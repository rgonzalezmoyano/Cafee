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the literature,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to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w:t>
      </w:r>
      <w:proofErr w:type="gramStart"/>
      <w:r w:rsidR="009D1A09" w:rsidRPr="0050535F">
        <w:rPr>
          <w:rFonts w:cs="Times New Roman"/>
          <w:lang w:val="en-US"/>
        </w:rPr>
        <w:t>support</w:t>
      </w:r>
      <w:proofErr w:type="gramEnd"/>
      <w:r w:rsidR="009D1A09" w:rsidRPr="0050535F">
        <w:rPr>
          <w:rFonts w:cs="Times New Roman"/>
          <w:lang w:val="en-US"/>
        </w:rPr>
        <w:t xml:space="preserve">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proofErr w:type="gramStart"/>
      <w:r w:rsidR="0079571C" w:rsidRPr="0050535F">
        <w:rPr>
          <w:rFonts w:cs="Times New Roman"/>
          <w:lang w:val="en-US"/>
        </w:rPr>
        <w:t>important</w:t>
      </w:r>
      <w:proofErr w:type="gramEnd"/>
      <w:r w:rsidR="0079571C" w:rsidRPr="0050535F">
        <w:rPr>
          <w:rFonts w:cs="Times New Roman"/>
          <w:lang w:val="en-US"/>
        </w:rPr>
        <w:t xml:space="preserve">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w:t>
      </w:r>
      <w:proofErr w:type="gramEnd"/>
      <w:r w:rsidR="00992716" w:rsidRPr="006C0E5E">
        <w:rPr>
          <w:rFonts w:cs="Times New Roman"/>
          <w:lang w:val="en-US"/>
        </w:rPr>
        <w:t xml:space="preserve">.e.,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First, the DEA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w:t>
      </w:r>
      <w:proofErr w:type="gramStart"/>
      <w:r w:rsidR="00AC4C1B" w:rsidRPr="00415FE2">
        <w:rPr>
          <w:rFonts w:cs="Times New Roman"/>
          <w:lang w:val="en-US"/>
        </w:rPr>
        <w:t>allows</w:t>
      </w:r>
      <w:proofErr w:type="gramEnd"/>
      <w:r w:rsidR="00AC4C1B" w:rsidRPr="00415FE2">
        <w:rPr>
          <w:rFonts w:cs="Times New Roman"/>
          <w:lang w:val="en-US"/>
        </w:rPr>
        <w:t xml:space="preserve">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between the feasible and unfeasible categories</w:t>
      </w:r>
      <w:r w:rsidR="00AC4C1B" w:rsidRPr="00415FE2">
        <w:rPr>
          <w:rFonts w:cs="Times New Roman"/>
          <w:lang w:val="en-US"/>
        </w:rPr>
        <w:t xml:space="preserve">.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proofErr w:type="gramStart"/>
      <w:r w:rsidR="006C0E5E" w:rsidRPr="00415FE2">
        <w:rPr>
          <w:rFonts w:cs="Times New Roman"/>
          <w:lang w:val="en-US"/>
        </w:rPr>
        <w:t>the efficient</w:t>
      </w:r>
      <w:proofErr w:type="gramEnd"/>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methods—ensuring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100D762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ins w:id="1" w:author="Jose Luis Zofio Prieto" w:date="2025-02-27T14:35:00Z">
        <w:r w:rsidR="007F1144" w:rsidRPr="0050535F">
          <w:rPr>
            <w:rFonts w:cs="Times New Roman"/>
            <w:lang w:val="en-US"/>
          </w:rPr>
          <w:t>,</w:t>
        </w:r>
      </w:ins>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del w:id="2" w:author="Jose Luis Zofio Prieto" w:date="2025-02-27T14:37:00Z">
        <w:r w:rsidRPr="0050535F" w:rsidDel="00CA0308">
          <w:rPr>
            <w:rFonts w:cs="Times New Roman"/>
            <w:lang w:val="en-US"/>
          </w:rPr>
          <w:delText xml:space="preserve"> </w:delText>
        </w:r>
      </w:del>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65pt;height:20.25pt" o:ole="">
            <v:imagedata r:id="rId8" o:title=""/>
          </v:shape>
          <o:OLEObject Type="Embed" ProgID="Equation.DSMT4" ShapeID="_x0000_i1025" DrawAspect="Content" ObjectID="_1803494084"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9pt;height:20.25pt" o:ole="">
            <v:imagedata r:id="rId10" o:title=""/>
          </v:shape>
          <o:OLEObject Type="Embed" ProgID="Equation.DSMT4" ShapeID="_x0000_i1026" DrawAspect="Content" ObjectID="_1803494085"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2pt;height:20.25pt" o:ole="">
            <v:imagedata r:id="rId12" o:title=""/>
          </v:shape>
          <o:OLEObject Type="Embed" ProgID="Equation.DSMT4" ShapeID="_x0000_i1027" DrawAspect="Content" ObjectID="_1803494086"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w:t>
      </w:r>
      <w:r w:rsidR="007C2E50" w:rsidRPr="0050535F">
        <w:rPr>
          <w:rFonts w:cs="Times New Roman"/>
          <w:lang w:val="en-US" w:eastAsia="es-ES"/>
        </w:rPr>
        <w:t xml:space="preserve">empirically approximates </w:t>
      </w:r>
      <w:r w:rsidR="007C2E50" w:rsidRPr="0050535F">
        <w:rPr>
          <w:position w:val="-4"/>
          <w:lang w:val="en-US"/>
        </w:rPr>
        <w:object w:dxaOrig="220" w:dyaOrig="240" w14:anchorId="5A5F1D43">
          <v:shape id="_x0000_i1029" type="#_x0000_t75" style="width:11.65pt;height:11.65pt" o:ole="">
            <v:imagedata r:id="rId14" o:title=""/>
          </v:shape>
          <o:OLEObject Type="Embed" ProgID="Equation.DSMT4" ShapeID="_x0000_i1029" DrawAspect="Content" ObjectID="_1803494087"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commentRangeStart w:id="4"/>
      <w:r w:rsidR="004F148C" w:rsidRPr="0050535F">
        <w:rPr>
          <w:position w:val="-30"/>
          <w:lang w:val="en-US"/>
        </w:rPr>
        <w:object w:dxaOrig="6680" w:dyaOrig="720" w14:anchorId="0AA96EFA">
          <v:shape id="_x0000_i1031" type="#_x0000_t75" style="width:333pt;height:37.15pt" o:ole="">
            <v:imagedata r:id="rId16" o:title=""/>
          </v:shape>
          <o:OLEObject Type="Embed" ProgID="Equation.DSMT4" ShapeID="_x0000_i1031" DrawAspect="Content" ObjectID="_1803494088" r:id="rId17"/>
        </w:object>
      </w:r>
      <w:commentRangeEnd w:id="4"/>
      <w:r w:rsidR="00AE46F7">
        <w:rPr>
          <w:rStyle w:val="Refdecomentario"/>
          <w:kern w:val="2"/>
          <w14:ligatures w14:val="standardContextual"/>
        </w:rPr>
        <w:commentReference w:id="4"/>
      </w:r>
      <w:r w:rsidRPr="0050535F">
        <w:rPr>
          <w:rFonts w:cs="Times New Roman"/>
          <w:lang w:val="en-US"/>
        </w:rPr>
        <w:t>.</w:t>
      </w:r>
      <w:r w:rsidRPr="0050535F">
        <w:rPr>
          <w:rFonts w:cs="Times New Roman"/>
          <w:lang w:val="en-US"/>
        </w:rPr>
        <w:tab/>
      </w:r>
      <w:bookmarkStart w:id="5"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6"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6"/>
      <w:r w:rsidRPr="0050535F">
        <w:rPr>
          <w:rFonts w:cs="Times New Roman"/>
          <w:lang w:val="en-US"/>
        </w:rPr>
        <w:fldChar w:fldCharType="end"/>
      </w:r>
      <w:bookmarkEnd w:id="5"/>
    </w:p>
    <w:p w14:paraId="3DF9E58E" w14:textId="5F047B84" w:rsidR="00F540C6" w:rsidRPr="0050535F" w:rsidRDefault="006C0036" w:rsidP="00DF3B00">
      <w:pPr>
        <w:spacing w:line="360" w:lineRule="auto"/>
        <w:rPr>
          <w:rFonts w:cs="Times New Roman"/>
          <w:lang w:val="en-US"/>
        </w:rPr>
      </w:pPr>
      <w:r>
        <w:rPr>
          <w:rFonts w:cs="Times New Roman"/>
          <w:lang w:val="en-US"/>
        </w:rPr>
        <w:t xml:space="preserve">The DEA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ins w:id="7" w:author="Jose Luis Zofio Prieto [2]" w:date="2025-03-14T14:17:00Z">
        <w:r w:rsidR="004F148C" w:rsidRPr="007A5D94">
          <w:rPr>
            <w:position w:val="-10"/>
          </w:rPr>
          <w:object w:dxaOrig="480" w:dyaOrig="340" w14:anchorId="3BEA8381">
            <v:shape id="_x0000_i1032" type="#_x0000_t75" style="width:24pt;height:16.9pt" o:ole="">
              <v:imagedata r:id="rId22" o:title=""/>
            </v:shape>
            <o:OLEObject Type="Embed" ProgID="Equation.DSMT4" ShapeID="_x0000_i1032" DrawAspect="Content" ObjectID="_1803494089" r:id="rId23"/>
          </w:object>
        </w:r>
      </w:ins>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3" type="#_x0000_t75" style="width:20.25pt;height:15.4pt" o:ole="">
            <v:imagedata r:id="rId24" o:title=""/>
          </v:shape>
          <o:OLEObject Type="Embed" ProgID="Equation.DSMT4" ShapeID="_x0000_i1033" DrawAspect="Content" ObjectID="_1803494090"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5" type="#_x0000_t75" style="width:39pt;height:18pt" o:ole="">
            <v:imagedata r:id="rId26" o:title=""/>
          </v:shape>
          <o:OLEObject Type="Embed" ProgID="Equation.DSMT4" ShapeID="_x0000_i1035" DrawAspect="Content" ObjectID="_1803494091"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6" type="#_x0000_t75" style="width:39.4pt;height:20.25pt" o:ole="">
            <v:imagedata r:id="rId28" o:title=""/>
          </v:shape>
          <o:OLEObject Type="Embed" ProgID="Equation.DSMT4" ShapeID="_x0000_i1036" DrawAspect="Content" ObjectID="_1803494092"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7" type="#_x0000_t75" style="width:20.25pt;height:15.4pt" o:ole="">
            <v:imagedata r:id="rId24" o:title=""/>
          </v:shape>
          <o:OLEObject Type="Embed" ProgID="Equation.DSMT4" ShapeID="_x0000_i1037" DrawAspect="Content" ObjectID="_1803494093" r:id="rId30"/>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8" type="#_x0000_t75" style="width:306pt;height:153.4pt" o:ole="">
            <v:imagedata r:id="rId31" o:title=""/>
          </v:shape>
          <o:OLEObject Type="Embed" ProgID="Equation.DSMT4" ShapeID="_x0000_i1038" DrawAspect="Content" ObjectID="_1803494094" r:id="rId32"/>
        </w:object>
      </w:r>
      <w:r w:rsidRPr="0050535F">
        <w:rPr>
          <w:rFonts w:cs="Times New Roman"/>
          <w:lang w:val="en-US"/>
        </w:rPr>
        <w:tab/>
      </w:r>
      <w:bookmarkStart w:id="8" w:name="BCC_model"/>
      <w:bookmarkStart w:id="9" w:name="eq_3"/>
      <w:bookmarkEnd w:id="8"/>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10"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10"/>
      <w:r w:rsidRPr="0050535F">
        <w:rPr>
          <w:rFonts w:cs="Times New Roman"/>
          <w:lang w:val="en-US"/>
        </w:rPr>
        <w:fldChar w:fldCharType="end"/>
      </w:r>
      <w:bookmarkEnd w:id="9"/>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9" type="#_x0000_t75" style="width:117pt;height:20.25pt" o:ole="">
            <v:imagedata r:id="rId33" o:title=""/>
          </v:shape>
          <o:OLEObject Type="Embed" ProgID="Equation.DSMT4" ShapeID="_x0000_i1039" DrawAspect="Content" ObjectID="_1803494095" r:id="rId34"/>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40" type="#_x0000_t75" style="width:20.25pt;height:15.4pt" o:ole="">
            <v:imagedata r:id="rId35" o:title=""/>
          </v:shape>
          <o:OLEObject Type="Embed" ProgID="Equation.DSMT4" ShapeID="_x0000_i1040" DrawAspect="Content" ObjectID="_1803494096" r:id="rId36"/>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41" type="#_x0000_t75" style="width:117pt;height:20.25pt" o:ole="">
            <v:imagedata r:id="rId37" o:title=""/>
          </v:shape>
          <o:OLEObject Type="Embed" ProgID="Equation.DSMT4" ShapeID="_x0000_i1041" DrawAspect="Content" ObjectID="_1803494097" r:id="rId38"/>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42" type="#_x0000_t75" style="width:20.25pt;height:15.4pt" o:ole="">
            <v:imagedata r:id="rId39" o:title=""/>
          </v:shape>
          <o:OLEObject Type="Embed" ProgID="Equation.DSMT4" ShapeID="_x0000_i1042" DrawAspect="Content" ObjectID="_1803494098" r:id="rId40"/>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that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3" type="#_x0000_t75" style="width:31.5pt;height:14.65pt" o:ole="">
            <v:imagedata r:id="rId41" o:title=""/>
          </v:shape>
          <o:OLEObject Type="Embed" ProgID="Equation.DSMT4" ShapeID="_x0000_i1043" DrawAspect="Content" ObjectID="_1803494099" r:id="rId42"/>
        </w:object>
      </w:r>
      <w:r w:rsidRPr="0050535F">
        <w:rPr>
          <w:rFonts w:cs="Times New Roman"/>
          <w:lang w:val="en-US"/>
        </w:rPr>
        <w:t>) and a negative class (</w:t>
      </w:r>
      <w:r w:rsidR="00EB6266" w:rsidRPr="0050535F">
        <w:rPr>
          <w:position w:val="-10"/>
          <w:lang w:val="en-US"/>
        </w:rPr>
        <w:object w:dxaOrig="639" w:dyaOrig="300" w14:anchorId="56A13B0B">
          <v:shape id="_x0000_i1044" type="#_x0000_t75" style="width:31.5pt;height:14.65pt" o:ole="">
            <v:imagedata r:id="rId43" o:title=""/>
          </v:shape>
          <o:OLEObject Type="Embed" ProgID="Equation.DSMT4" ShapeID="_x0000_i1044" DrawAspect="Content" ObjectID="_1803494100" r:id="rId44"/>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5" type="#_x0000_t75" style="width:11.65pt;height:11.65pt" o:ole="">
            <v:imagedata r:id="rId45" o:title=""/>
          </v:shape>
          <o:OLEObject Type="Embed" ProgID="Equation.DSMT4" ShapeID="_x0000_i1045" DrawAspect="Content" ObjectID="_1803494101" r:id="rId46"/>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6" type="#_x0000_t75" style="width:104.65pt;height:22.9pt" o:ole="">
            <v:imagedata r:id="rId47" o:title=""/>
          </v:shape>
          <o:OLEObject Type="Embed" ProgID="Equation.DSMT4" ShapeID="_x0000_i1046" DrawAspect="Content" ObjectID="_1803494102" r:id="rId48"/>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7" type="#_x0000_t75" style="width:16.5pt;height:14.65pt" o:ole="">
            <v:imagedata r:id="rId49" o:title=""/>
          </v:shape>
          <o:OLEObject Type="Embed" ProgID="Equation.DSMT4" ShapeID="_x0000_i1047" DrawAspect="Content" ObjectID="_1803494103" r:id="rId50"/>
        </w:object>
      </w:r>
      <w:r w:rsidRPr="0050535F">
        <w:rPr>
          <w:rFonts w:cs="Times New Roman"/>
          <w:lang w:val="en-US"/>
        </w:rPr>
        <w:t xml:space="preserve"> and </w:t>
      </w:r>
      <w:r w:rsidR="00EB6266" w:rsidRPr="0050535F">
        <w:rPr>
          <w:position w:val="-6"/>
          <w:lang w:val="en-US"/>
        </w:rPr>
        <w:object w:dxaOrig="340" w:dyaOrig="320" w14:anchorId="1EEE9C1A">
          <v:shape id="_x0000_i1048" type="#_x0000_t75" style="width:16.5pt;height:15.4pt" o:ole="">
            <v:imagedata r:id="rId51" o:title=""/>
          </v:shape>
          <o:OLEObject Type="Embed" ProgID="Equation.DSMT4" ShapeID="_x0000_i1048" DrawAspect="Content" ObjectID="_1803494104" r:id="rId52"/>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9" type="#_x0000_t75" style="width:6pt;height:12.75pt" o:ole="">
            <v:imagedata r:id="rId53" o:title=""/>
          </v:shape>
          <o:OLEObject Type="Embed" ProgID="Equation.DSMT4" ShapeID="_x0000_i1049" DrawAspect="Content" ObjectID="_1803494105" r:id="rId54"/>
        </w:object>
      </w:r>
      <w:r w:rsidRPr="0050535F">
        <w:rPr>
          <w:rFonts w:cs="Times New Roman"/>
          <w:lang w:val="en-US"/>
        </w:rPr>
        <w:t xml:space="preserve">, and </w:t>
      </w:r>
      <w:r w:rsidR="00EB6266" w:rsidRPr="0050535F">
        <w:rPr>
          <w:position w:val="-12"/>
          <w:lang w:val="en-US"/>
        </w:rPr>
        <w:object w:dxaOrig="460" w:dyaOrig="360" w14:anchorId="267FACBF">
          <v:shape id="_x0000_i1050" type="#_x0000_t75" style="width:22.9pt;height:18pt" o:ole="">
            <v:imagedata r:id="rId55" o:title=""/>
          </v:shape>
          <o:OLEObject Type="Embed" ProgID="Equation.DSMT4" ShapeID="_x0000_i1050" DrawAspect="Content" ObjectID="_1803494106" r:id="rId56"/>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51" type="#_x0000_t75" style="width:9.4pt;height:9.4pt" o:ole="">
            <v:imagedata r:id="rId57" o:title=""/>
          </v:shape>
          <o:OLEObject Type="Embed" ProgID="Equation.DSMT4" ShapeID="_x0000_i1051" DrawAspect="Content" ObjectID="_1803494107" r:id="rId58"/>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52" type="#_x0000_t75" style="width:134.65pt;height:29.25pt" o:ole="">
            <v:imagedata r:id="rId59" o:title=""/>
          </v:shape>
          <o:OLEObject Type="Embed" ProgID="Equation.DSMT4" ShapeID="_x0000_i1052" DrawAspect="Content" ObjectID="_1803494108" r:id="rId60"/>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3" type="#_x0000_t75" style="width:41.25pt;height:18pt" o:ole="">
            <v:imagedata r:id="rId61" o:title=""/>
          </v:shape>
          <o:OLEObject Type="Embed" ProgID="Equation.DSMT4" ShapeID="_x0000_i1053" DrawAspect="Content" ObjectID="_1803494109" r:id="rId62"/>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4" type="#_x0000_t75" style="width:41.25pt;height:18pt" o:ole="">
            <v:imagedata r:id="rId63" o:title=""/>
          </v:shape>
          <o:OLEObject Type="Embed" ProgID="Equation.DSMT4" ShapeID="_x0000_i1054" DrawAspect="Content" ObjectID="_1803494110" r:id="rId64"/>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5" type="#_x0000_t75" style="width:2in;height:18pt" o:ole="">
            <v:imagedata r:id="rId65" o:title=""/>
          </v:shape>
          <o:OLEObject Type="Embed" ProgID="Equation.DSMT4" ShapeID="_x0000_i1055" DrawAspect="Content" ObjectID="_1803494111" r:id="rId66"/>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7">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1113B6C6" w14:textId="0C0A16DB" w:rsidR="008F0011" w:rsidRPr="00001C9B" w:rsidRDefault="00B71FDF" w:rsidP="00DF3B00">
      <w:pPr>
        <w:pStyle w:val="Descripcin"/>
        <w:spacing w:line="360" w:lineRule="auto"/>
        <w:jc w:val="center"/>
        <w:rPr>
          <w:rFonts w:cs="Times New Roman"/>
          <w:color w:val="auto"/>
          <w:sz w:val="22"/>
          <w:szCs w:val="22"/>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6" type="#_x0000_t75" style="width:31.5pt;height:14.65pt" o:ole="">
            <v:imagedata r:id="rId68" o:title=""/>
          </v:shape>
          <o:OLEObject Type="Embed" ProgID="Equation.DSMT4" ShapeID="_x0000_i1056" DrawAspect="Content" ObjectID="_1803494112" r:id="rId69"/>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7" type="#_x0000_t75" style="width:31.5pt;height:14.65pt" o:ole="">
            <v:imagedata r:id="rId70" o:title=""/>
          </v:shape>
          <o:OLEObject Type="Embed" ProgID="Equation.DSMT4" ShapeID="_x0000_i1057" DrawAspect="Content" ObjectID="_1803494113" r:id="rId71"/>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77777777" w:rsidR="00E608F1" w:rsidRPr="0050535F" w:rsidRDefault="00E608F1" w:rsidP="00E608F1">
      <w:pPr>
        <w:keepNext/>
        <w:spacing w:line="360" w:lineRule="auto"/>
        <w:jc w:val="center"/>
        <w:rPr>
          <w:lang w:val="en-US"/>
        </w:rPr>
      </w:pPr>
      <w:commentRangeStart w:id="11"/>
      <w:r w:rsidRPr="0050535F">
        <w:rPr>
          <w:rFonts w:cs="Times New Roman"/>
          <w:noProof/>
          <w:lang w:val="en-US"/>
        </w:rPr>
        <w:lastRenderedPageBreak/>
        <w:drawing>
          <wp:inline distT="0" distB="0" distL="0" distR="0" wp14:anchorId="14F5D481" wp14:editId="411E5D92">
            <wp:extent cx="3229874" cy="2566657"/>
            <wp:effectExtent l="0" t="0" r="0" b="0"/>
            <wp:docPr id="15257592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9236" name="Imagen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9707" b="9352"/>
                    <a:stretch/>
                  </pic:blipFill>
                  <pic:spPr bwMode="auto">
                    <a:xfrm>
                      <a:off x="0" y="0"/>
                      <a:ext cx="3250668" cy="25831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1"/>
      <w:r w:rsidR="003E7F00" w:rsidRPr="0050535F">
        <w:rPr>
          <w:rStyle w:val="Refdecomentario"/>
          <w:lang w:val="en-US"/>
        </w:rPr>
        <w:commentReference w:id="11"/>
      </w:r>
    </w:p>
    <w:p w14:paraId="599157A8" w14:textId="12B58DAD" w:rsidR="00B514A7" w:rsidRPr="00D36C35" w:rsidRDefault="00E608F1" w:rsidP="00E608F1">
      <w:pPr>
        <w:pStyle w:val="Descripcin"/>
        <w:jc w:val="center"/>
        <w:rPr>
          <w:sz w:val="22"/>
          <w:szCs w:val="22"/>
          <w:lang w:val="en-US"/>
        </w:rPr>
      </w:pPr>
      <w:r w:rsidRPr="00D36C35">
        <w:rPr>
          <w:sz w:val="22"/>
          <w:szCs w:val="22"/>
          <w:lang w:val="en-US"/>
        </w:rPr>
        <w:t xml:space="preserve">Figure 2. Nonlinear </w:t>
      </w:r>
      <w:r w:rsidR="002D44CF" w:rsidRPr="00D36C35">
        <w:rPr>
          <w:sz w:val="22"/>
          <w:szCs w:val="22"/>
          <w:lang w:val="en-US"/>
        </w:rPr>
        <w:t>separating surface</w:t>
      </w:r>
      <w:r w:rsidRPr="00D36C35">
        <w:rPr>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proofErr w:type="spellStart"/>
      <w:r w:rsidR="0032435D" w:rsidRPr="00A96069">
        <w:rPr>
          <w:lang w:val="en-US"/>
        </w:rPr>
        <w:t>eXplainable</w:t>
      </w:r>
      <w:proofErr w:type="spellEnd"/>
      <w:r w:rsidR="0032435D" w:rsidRPr="00A96069">
        <w:rPr>
          <w:lang w:val="en-US"/>
        </w:rPr>
        <w:t xml:space="preserv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w:t>
      </w:r>
      <w:r w:rsidR="009040CB" w:rsidRPr="0050535F">
        <w:rPr>
          <w:rFonts w:cs="Times New Roman"/>
          <w:lang w:val="en-US"/>
        </w:rPr>
        <w:lastRenderedPageBreak/>
        <w:t xml:space="preserve">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To complement counterfactual analysis, we incorporate feature significance analysis, focusing on understanding the contribution of variables to the model’s predictions. In this regard, several approaches exist for feature significance analysis. One approach is rule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w:t>
      </w:r>
      <w:r w:rsidR="001E4271" w:rsidRPr="0050535F">
        <w:rPr>
          <w:rFonts w:cs="Times New Roman"/>
          <w:lang w:val="en-US"/>
        </w:rPr>
        <w:lastRenderedPageBreak/>
        <w:t xml:space="preserve">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00B025FB"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w:t>
      </w:r>
      <w:proofErr w:type="spellStart"/>
      <w:r w:rsidR="005F145D" w:rsidRPr="0050535F">
        <w:rPr>
          <w:rFonts w:cs="Times New Roman"/>
          <w:lang w:val="en-US"/>
        </w:rPr>
        <w:t>Saltelli</w:t>
      </w:r>
      <w:proofErr w:type="spellEnd"/>
      <w:r w:rsidR="005F145D" w:rsidRPr="0050535F">
        <w:rPr>
          <w:rFonts w:cs="Times New Roman"/>
          <w:lang w:val="en-US"/>
        </w:rPr>
        <w:t xml:space="preserve">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proofErr w:type="spellStart"/>
      <w:proofErr w:type="gramStart"/>
      <w:r w:rsidR="00F9545E" w:rsidRPr="0050535F">
        <w:rPr>
          <w:rFonts w:cs="Times New Roman"/>
          <w:lang w:val="en-US"/>
        </w:rPr>
        <w:t>field</w:t>
      </w:r>
      <w:r w:rsidR="00007F97">
        <w:rPr>
          <w:rFonts w:cs="Times New Roman"/>
          <w:lang w:val="en-US"/>
        </w:rPr>
        <w:t>of</w:t>
      </w:r>
      <w:proofErr w:type="spellEnd"/>
      <w:proofErr w:type="gramEnd"/>
      <w:r w:rsidR="00007F97">
        <w:rPr>
          <w:rFonts w:cs="Times New Roman"/>
          <w:lang w:val="en-US"/>
        </w:rPr>
        <w:t xml:space="preserve"> </w:t>
      </w:r>
      <w:r w:rsidR="00F9545E" w:rsidRPr="0050535F">
        <w:rPr>
          <w:rFonts w:cs="Times New Roman"/>
          <w:lang w:val="en-US"/>
        </w:rPr>
        <w:t>neural networks (Dimopoulos et al., 199</w:t>
      </w:r>
      <w:r w:rsidR="00210795" w:rsidRPr="0050535F">
        <w:rPr>
          <w:rFonts w:cs="Times New Roman"/>
          <w:lang w:val="en-US"/>
        </w:rPr>
        <w:t>9</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finance (</w:t>
      </w:r>
      <w:proofErr w:type="spellStart"/>
      <w:r w:rsidR="00F9545E" w:rsidRPr="0050535F">
        <w:rPr>
          <w:rFonts w:cs="Times New Roman"/>
          <w:lang w:val="en-US"/>
        </w:rPr>
        <w:t>Saltelli</w:t>
      </w:r>
      <w:proofErr w:type="spellEnd"/>
      <w:r w:rsidR="00F9545E" w:rsidRPr="0050535F">
        <w:rPr>
          <w:rFonts w:cs="Times New Roman"/>
          <w:lang w:val="en-US"/>
        </w:rPr>
        <w:t xml:space="preserve">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w:t>
      </w:r>
      <w:proofErr w:type="spellStart"/>
      <w:r w:rsidR="00115AE9" w:rsidRPr="0050535F">
        <w:rPr>
          <w:rFonts w:cs="Times New Roman"/>
          <w:lang w:val="en-US"/>
        </w:rPr>
        <w:t>Gevrey</w:t>
      </w:r>
      <w:proofErr w:type="spellEnd"/>
      <w:r w:rsidR="00115AE9" w:rsidRPr="0050535F">
        <w:rPr>
          <w:rFonts w:cs="Times New Roman"/>
          <w:lang w:val="en-US"/>
        </w:rPr>
        <w:t xml:space="preserve">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w:t>
      </w:r>
      <w:proofErr w:type="gramStart"/>
      <w:r w:rsidR="00664629" w:rsidRPr="0050535F">
        <w:rPr>
          <w:rFonts w:cs="Times New Roman"/>
          <w:lang w:val="en-US"/>
        </w:rPr>
        <w:t>feature</w:t>
      </w:r>
      <w:proofErr w:type="gramEnd"/>
      <w:r w:rsidR="00664629" w:rsidRPr="0050535F">
        <w:rPr>
          <w:rFonts w:cs="Times New Roman"/>
          <w:lang w:val="en-US"/>
        </w:rPr>
        <w:t xml:space="preserv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12" w:name="_Hlk176366173"/>
      <w:r>
        <w:rPr>
          <w:lang w:val="en-US"/>
        </w:rPr>
        <w:lastRenderedPageBreak/>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2"/>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r w:rsidR="00EC604E">
        <w:rPr>
          <w:rFonts w:cs="Times New Roman"/>
          <w:iCs/>
          <w:lang w:val="en-US"/>
        </w:rPr>
        <w:fldChar w:fldCharType="begin"/>
      </w:r>
      <w:r w:rsidR="00EC604E">
        <w:rPr>
          <w:rFonts w:cs="Times New Roman"/>
          <w:iCs/>
          <w:lang w:val="en-US"/>
        </w:rPr>
        <w:instrText>HYPERLINK  \l "eq_2"</w:instrText>
      </w:r>
      <w:r w:rsidR="00EC604E">
        <w:rPr>
          <w:rFonts w:cs="Times New Roman"/>
          <w:iCs/>
          <w:lang w:val="en-US"/>
        </w:rPr>
        <w:fldChar w:fldCharType="separate"/>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r w:rsidR="00EC604E">
        <w:rPr>
          <w:rFonts w:cs="Times New Roman"/>
          <w:iCs/>
          <w:lang w:val="en-US"/>
        </w:rPr>
        <w:fldChar w:fldCharType="end"/>
      </w:r>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commentRangeStart w:id="13"/>
      <w:r w:rsidRPr="0050535F">
        <w:rPr>
          <w:rFonts w:cs="Times New Roman"/>
          <w:noProof/>
          <w:lang w:val="en-US"/>
        </w:rPr>
        <w:drawing>
          <wp:inline distT="0" distB="0" distL="0" distR="0" wp14:anchorId="6FFAEC31" wp14:editId="1A67FE41">
            <wp:extent cx="3774643" cy="3002133"/>
            <wp:effectExtent l="0" t="0" r="0" b="8255"/>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03076" cy="3024747"/>
                    </a:xfrm>
                    <a:prstGeom prst="rect">
                      <a:avLst/>
                    </a:prstGeom>
                    <a:noFill/>
                    <a:ln>
                      <a:noFill/>
                    </a:ln>
                  </pic:spPr>
                </pic:pic>
              </a:graphicData>
            </a:graphic>
          </wp:inline>
        </w:drawing>
      </w:r>
      <w:commentRangeEnd w:id="13"/>
      <w:r w:rsidR="00FE41C0" w:rsidRPr="0050535F">
        <w:rPr>
          <w:rStyle w:val="Refdecomentario"/>
          <w:lang w:val="en-US"/>
        </w:rPr>
        <w:commentReference w:id="13"/>
      </w:r>
    </w:p>
    <w:p w14:paraId="76BC2057" w14:textId="7CDF3735" w:rsidR="00DD0094" w:rsidRPr="00336D04" w:rsidRDefault="007B12FD" w:rsidP="00DF3B00">
      <w:pPr>
        <w:pStyle w:val="Descripcin"/>
        <w:spacing w:line="360" w:lineRule="auto"/>
        <w:jc w:val="center"/>
        <w:rPr>
          <w:rFonts w:cs="Times New Roman"/>
          <w:sz w:val="22"/>
          <w:szCs w:val="22"/>
          <w:lang w:val="en-US"/>
        </w:rPr>
      </w:pPr>
      <w:r w:rsidRPr="00336D04">
        <w:rPr>
          <w:rFonts w:cs="Times New Roman"/>
          <w:sz w:val="22"/>
          <w:szCs w:val="22"/>
          <w:lang w:val="en-US"/>
        </w:rPr>
        <w:t xml:space="preserve">Figure </w:t>
      </w:r>
      <w:r w:rsidR="00E3519C" w:rsidRPr="00336D04">
        <w:rPr>
          <w:rFonts w:cs="Times New Roman"/>
          <w:sz w:val="22"/>
          <w:szCs w:val="22"/>
          <w:lang w:val="en-US"/>
        </w:rPr>
        <w:t>3</w:t>
      </w:r>
      <w:r w:rsidRPr="00336D04">
        <w:rPr>
          <w:rFonts w:cs="Times New Roman"/>
          <w:sz w:val="22"/>
          <w:szCs w:val="22"/>
          <w:lang w:val="en-US"/>
        </w:rPr>
        <w:t xml:space="preserve">. </w:t>
      </w:r>
      <w:r w:rsidR="00CC5D03" w:rsidRPr="00336D04">
        <w:rPr>
          <w:rFonts w:cs="Times New Roman"/>
          <w:sz w:val="22"/>
          <w:szCs w:val="22"/>
          <w:lang w:val="en-US"/>
        </w:rPr>
        <w:t>Data Envelopment Analysis and the Directional Distance Function</w:t>
      </w:r>
      <w:r w:rsidR="003C1543" w:rsidRPr="00336D04">
        <w:rPr>
          <w:rFonts w:cs="Times New Roman"/>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pPr>
        <w:pStyle w:val="Ttulo2"/>
        <w:rPr>
          <w:lang w:val="en-US"/>
        </w:rPr>
        <w:pPrChange w:id="14" w:author="Jose Luis Zofio Prieto [2]" w:date="2025-03-10T15:13:00Z">
          <w:pPr>
            <w:spacing w:line="360" w:lineRule="auto"/>
            <w:ind w:left="360" w:firstLine="348"/>
          </w:pPr>
        </w:pPrChange>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lastRenderedPageBreak/>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9" type="#_x0000_t75" style="width:39pt;height:18pt" o:ole="">
            <v:imagedata r:id="rId74" o:title=""/>
          </v:shape>
          <o:OLEObject Type="Embed" ProgID="Equation.DSMT4" ShapeID="_x0000_i1059" DrawAspect="Content" ObjectID="_1803494114"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60" type="#_x0000_t75" style="width:12.75pt;height:17.65pt" o:ole="">
            <v:imagedata r:id="rId76" o:title=""/>
          </v:shape>
          <o:OLEObject Type="Embed" ProgID="Equation.DSMT4" ShapeID="_x0000_i1060" DrawAspect="Content" ObjectID="_1803494115" r:id="rId77"/>
        </w:object>
      </w:r>
      <w:r w:rsidR="00BF4F48">
        <w:t xml:space="preserve"> = </w:t>
      </w:r>
      <w:r w:rsidR="00BF4F48" w:rsidRPr="00DC09FE">
        <w:rPr>
          <w:position w:val="-10"/>
        </w:rPr>
        <w:object w:dxaOrig="279" w:dyaOrig="340" w14:anchorId="119F1138">
          <v:shape id="_x0000_i1061" type="#_x0000_t75" style="width:14.25pt;height:17.65pt" o:ole="">
            <v:imagedata r:id="rId78" o:title=""/>
          </v:shape>
          <o:OLEObject Type="Embed" ProgID="Equation.DSMT4" ShapeID="_x0000_i1061" DrawAspect="Content" ObjectID="_1803494116" r:id="rId79"/>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62" type="#_x0000_t75" style="width:264.4pt;height:159pt" o:ole="">
            <v:imagedata r:id="rId80" o:title=""/>
          </v:shape>
          <o:OLEObject Type="Embed" ProgID="Equation.DSMT4" ShapeID="_x0000_i1062" DrawAspect="Content" ObjectID="_1803494117" r:id="rId81"/>
        </w:object>
      </w:r>
      <w:r w:rsidR="00B9542A" w:rsidRPr="0050535F">
        <w:rPr>
          <w:rFonts w:cs="Times New Roman"/>
          <w:lang w:val="en-US"/>
        </w:rPr>
        <w:tab/>
      </w:r>
      <w:bookmarkStart w:id="15"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6"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6"/>
      <w:r w:rsidR="003B083A" w:rsidRPr="0050535F">
        <w:rPr>
          <w:rFonts w:cs="Times New Roman"/>
          <w:lang w:val="en-US"/>
        </w:rPr>
        <w:fldChar w:fldCharType="end"/>
      </w:r>
      <w:bookmarkEnd w:id="15"/>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63" type="#_x0000_t75" style="width:74.25pt;height:19.15pt" o:ole="">
            <v:imagedata r:id="rId82" o:title=""/>
          </v:shape>
          <o:OLEObject Type="Embed" ProgID="Equation.DSMT4" ShapeID="_x0000_i1063" DrawAspect="Content" ObjectID="_1803494118"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4" type="#_x0000_t75" style="width:39pt;height:18pt" o:ole="">
            <v:imagedata r:id="rId74" o:title=""/>
          </v:shape>
          <o:OLEObject Type="Embed" ProgID="Equation.DSMT4" ShapeID="_x0000_i1064" DrawAspect="Content" ObjectID="_1803494119"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5" type="#_x0000_t75" style="width:9.4pt;height:11.65pt" o:ole="">
            <v:imagedata r:id="rId85" o:title=""/>
          </v:shape>
          <o:OLEObject Type="Embed" ProgID="Equation.DSMT4" ShapeID="_x0000_i1065" DrawAspect="Content" ObjectID="_1803494120"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6" type="#_x0000_t75" style="width:74.25pt;height:19.15pt" o:ole="">
            <v:imagedata r:id="rId87" o:title=""/>
          </v:shape>
          <o:OLEObject Type="Embed" ProgID="Equation.DSMT4" ShapeID="_x0000_i1066" DrawAspect="Content" ObjectID="_1803494121"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7" type="#_x0000_t75" style="width:39pt;height:18pt" o:ole="">
            <v:imagedata r:id="rId89" o:title=""/>
          </v:shape>
          <o:OLEObject Type="Embed" ProgID="Equation.DSMT4" ShapeID="_x0000_i1067" DrawAspect="Content" ObjectID="_1803494122"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8" type="#_x0000_t75" style="width:11.65pt;height:11.65pt" o:ole="">
            <v:imagedata r:id="rId91" o:title=""/>
          </v:shape>
          <o:OLEObject Type="Embed" ProgID="Equation.DSMT4" ShapeID="_x0000_i1068" DrawAspect="Content" ObjectID="_1803494123"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w:t>
      </w:r>
      <w:r w:rsidRPr="0050535F">
        <w:rPr>
          <w:rFonts w:cs="Times New Roman"/>
          <w:lang w:val="en-US"/>
        </w:rPr>
        <w:lastRenderedPageBreak/>
        <w:t xml:space="preserve">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9" type="#_x0000_t75" style="width:135.75pt;height:18pt" o:ole="">
            <v:imagedata r:id="rId93" o:title=""/>
          </v:shape>
          <o:OLEObject Type="Embed" ProgID="Equation.DSMT4" ShapeID="_x0000_i1069" DrawAspect="Content" ObjectID="_1803494124"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w:t>
      </w:r>
      <w:proofErr w:type="gramStart"/>
      <w:r w:rsidR="00350049" w:rsidRPr="0050535F">
        <w:rPr>
          <w:rFonts w:cs="Times New Roman"/>
          <w:lang w:val="en-US"/>
        </w:rPr>
        <w:t>balance</w:t>
      </w:r>
      <w:proofErr w:type="gramEnd"/>
      <w:r w:rsidR="00350049" w:rsidRPr="0050535F">
        <w:rPr>
          <w:rFonts w:cs="Times New Roman"/>
          <w:lang w:val="en-US"/>
        </w:rPr>
        <w:t xml:space="preserve"> we adopt two different strategies depending on the dataset’s observed class distribution and the selected minority class proportion </w:t>
      </w:r>
      <w:r w:rsidR="004371C8" w:rsidRPr="0050535F">
        <w:rPr>
          <w:position w:val="-10"/>
          <w:lang w:val="en-US"/>
        </w:rPr>
        <w:object w:dxaOrig="420" w:dyaOrig="320" w14:anchorId="1CEC4837">
          <v:shape id="_x0000_i1070" type="#_x0000_t75" style="width:20.25pt;height:16.5pt" o:ole="">
            <v:imagedata r:id="rId95" o:title=""/>
          </v:shape>
          <o:OLEObject Type="Embed" ProgID="Equation.DSMT4" ShapeID="_x0000_i1070" DrawAspect="Content" ObjectID="_1803494125"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71" type="#_x0000_t75" style="width:20.25pt;height:16.5pt" o:ole="">
            <v:imagedata r:id="rId95" o:title=""/>
          </v:shape>
          <o:OLEObject Type="Embed" ProgID="Equation.DSMT4" ShapeID="_x0000_i1071" DrawAspect="Content" ObjectID="_1803494126"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72" type="#_x0000_t75" style="width:27.4pt;height:10.9pt" o:ole="">
            <v:imagedata r:id="rId98" o:title=""/>
          </v:shape>
          <o:OLEObject Type="Embed" ProgID="Equation.DSMT4" ShapeID="_x0000_i1072" DrawAspect="Content" ObjectID="_1803494127"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73" type="#_x0000_t75" style="width:39pt;height:33.4pt" o:ole="">
            <v:imagedata r:id="rId100" o:title=""/>
          </v:shape>
          <o:OLEObject Type="Embed" ProgID="Equation.DSMT4" ShapeID="_x0000_i1073" DrawAspect="Content" ObjectID="_1803494128"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4" type="#_x0000_t75" style="width:14.65pt;height:15.4pt" o:ole="">
            <v:imagedata r:id="rId102" o:title=""/>
          </v:shape>
          <o:OLEObject Type="Embed" ProgID="Equation.DSMT4" ShapeID="_x0000_i1074" DrawAspect="Content" ObjectID="_1803494129"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5" type="#_x0000_t75" style="width:25.9pt;height:10.15pt" o:ole="">
            <v:imagedata r:id="rId104" o:title=""/>
          </v:shape>
          <o:OLEObject Type="Embed" ProgID="Equation.DSMT4" ShapeID="_x0000_i1075" DrawAspect="Content" ObjectID="_1803494130"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7" w:author="Jose Luis Zofio Prieto [2]" w:date="2025-03-03T12:16:00Z" w:name="move191896630"/>
      <w:moveFrom w:id="18" w:author="Jose Luis Zofio Prieto" w:date="2025-03-03T12:16:00Z">
        <w:r w:rsidR="002B0E95" w:rsidRPr="0050535F" w:rsidDel="00CD0E7E">
          <w:rPr>
            <w:position w:val="-6"/>
            <w:lang w:val="en-US"/>
          </w:rPr>
          <w:object w:dxaOrig="540" w:dyaOrig="220" w14:anchorId="059F102D">
            <v:shape id="_x0000_i1076" type="#_x0000_t75" style="width:27.4pt;height:10.9pt" o:ole="">
              <v:imagedata r:id="rId98" o:title=""/>
            </v:shape>
            <o:OLEObject Type="Embed" ProgID="Equation.DSMT4" ShapeID="_x0000_i1076" DrawAspect="Content" ObjectID="_1803494131" r:id="rId106"/>
          </w:object>
        </w:r>
      </w:moveFrom>
      <w:moveFromRangeEnd w:id="17"/>
      <w:r w:rsidR="002B0E95" w:rsidRPr="0050535F">
        <w:rPr>
          <w:lang w:val="en-US"/>
        </w:rPr>
        <w:t xml:space="preserve"> efficient DMUs</w:t>
      </w:r>
      <w:r w:rsidR="00CD0E7E">
        <w:rPr>
          <w:lang w:val="en-US"/>
        </w:rPr>
        <w:t xml:space="preserve"> in the </w:t>
      </w:r>
      <w:moveToRangeStart w:id="19" w:author="Jose Luis Zofio Prieto [2]" w:date="2025-03-03T12:16:00Z" w:name="move191896630"/>
      <w:moveTo w:id="20" w:author="Jose Luis Zofio Prieto" w:date="2025-03-03T12:16:00Z">
        <w:r w:rsidR="00CD0E7E" w:rsidRPr="0050535F">
          <w:rPr>
            <w:position w:val="-6"/>
            <w:lang w:val="en-US"/>
          </w:rPr>
          <w:object w:dxaOrig="540" w:dyaOrig="220" w14:anchorId="25CC6A63">
            <v:shape id="_x0000_i1077" type="#_x0000_t75" style="width:27.4pt;height:10.9pt" o:ole="">
              <v:imagedata r:id="rId98" o:title=""/>
            </v:shape>
            <o:OLEObject Type="Embed" ProgID="Equation.DSMT4" ShapeID="_x0000_i1077" DrawAspect="Content" ObjectID="_1803494132" r:id="rId107"/>
          </w:object>
        </w:r>
      </w:moveTo>
      <w:moveToRangeEnd w:id="19"/>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8" type="#_x0000_t75" style="width:46.15pt;height:29.25pt" o:ole="">
            <v:imagedata r:id="rId108" o:title=""/>
          </v:shape>
          <o:OLEObject Type="Embed" ProgID="Equation.DSMT4" ShapeID="_x0000_i1078" DrawAspect="Content" ObjectID="_1803494133"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9" type="#_x0000_t75" style="width:27.4pt;height:10.9pt" o:ole="">
            <v:imagedata r:id="rId98" o:title=""/>
          </v:shape>
          <o:OLEObject Type="Embed" ProgID="Equation.DSMT4" ShapeID="_x0000_i1079" DrawAspect="Content" ObjectID="_1803494134"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lastRenderedPageBreak/>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81" type="#_x0000_t75" style="width:39pt;height:33.4pt" o:ole="">
            <v:imagedata r:id="rId111" o:title=""/>
          </v:shape>
          <o:OLEObject Type="Embed" ProgID="Equation.DSMT4" ShapeID="_x0000_i1081" DrawAspect="Content" ObjectID="_1803494135"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82" type="#_x0000_t75" style="width:41.25pt;height:12.75pt" o:ole="">
            <v:imagedata r:id="rId113" o:title=""/>
          </v:shape>
          <o:OLEObject Type="Embed" ProgID="Equation.DSMT4" ShapeID="_x0000_i1082" DrawAspect="Content" ObjectID="_1803494136"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83" type="#_x0000_t75" style="width:42.75pt;height:12.75pt" o:ole="">
            <v:imagedata r:id="rId115" o:title=""/>
          </v:shape>
          <o:OLEObject Type="Embed" ProgID="Equation.DSMT4" ShapeID="_x0000_i1083" DrawAspect="Content" ObjectID="_1803494137"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84" type="#_x0000_t75" style="width:57pt;height:19.15pt" o:ole="">
            <v:imagedata r:id="rId117" o:title=""/>
          </v:shape>
          <o:OLEObject Type="Embed" ProgID="Equation.DSMT4" ShapeID="_x0000_i1084" DrawAspect="Content" ObjectID="_1803494138"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w:t>
      </w:r>
      <w:proofErr w:type="gramStart"/>
      <w:r w:rsidR="005D717F">
        <w:rPr>
          <w:rFonts w:cs="Times New Roman"/>
          <w:lang w:val="en-US"/>
        </w:rPr>
        <w:t>is</w:t>
      </w:r>
      <w:proofErr w:type="gramEnd"/>
      <w:r w:rsidR="005D717F">
        <w:rPr>
          <w:rFonts w:cs="Times New Roman"/>
          <w:lang w:val="en-US"/>
        </w:rPr>
        <w:t xml:space="preserve">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ins w:id="21" w:author="España Roch, Víctor Javier" w:date="2025-02-16T16:48:00Z">
        <w:r w:rsidR="006C646C" w:rsidRPr="0050535F">
          <w:rPr>
            <w:rFonts w:cs="Times New Roman"/>
            <w:position w:val="-12"/>
            <w:lang w:val="en-US"/>
          </w:rPr>
          <w:object w:dxaOrig="600" w:dyaOrig="360" w14:anchorId="7381F245">
            <v:shape id="_x0000_i1085" type="#_x0000_t75" style="width:29.65pt;height:18pt" o:ole="">
              <v:imagedata r:id="rId119" o:title=""/>
            </v:shape>
            <o:OLEObject Type="Embed" ProgID="Equation.DSMT4" ShapeID="_x0000_i1085" DrawAspect="Content" ObjectID="_1803494139" r:id="rId120"/>
          </w:object>
        </w:r>
      </w:ins>
      <w:r w:rsidR="005D12B9" w:rsidRPr="0050535F">
        <w:rPr>
          <w:rFonts w:cs="Times New Roman"/>
          <w:lang w:val="en-US"/>
        </w:rPr>
        <w:t xml:space="preserve"> and the hyperparameters of the selected methodology </w:t>
      </w:r>
      <w:ins w:id="22" w:author="España Roch, Víctor Javier" w:date="2025-02-16T16:48:00Z">
        <w:r w:rsidR="005D12B9" w:rsidRPr="0050535F">
          <w:rPr>
            <w:rFonts w:cs="Times New Roman"/>
            <w:position w:val="-12"/>
            <w:lang w:val="en-US"/>
          </w:rPr>
          <w:object w:dxaOrig="420" w:dyaOrig="360" w14:anchorId="2BFE6CAB">
            <v:shape id="_x0000_i1086" type="#_x0000_t75" style="width:20.25pt;height:18pt" o:ole="">
              <v:imagedata r:id="rId121" o:title=""/>
            </v:shape>
            <o:OLEObject Type="Embed" ProgID="Equation.DSMT4" ShapeID="_x0000_i1086" DrawAspect="Content" ObjectID="_1803494140" r:id="rId122"/>
          </w:object>
        </w:r>
      </w:ins>
      <w:r w:rsidR="005D12B9" w:rsidRPr="0050535F">
        <w:rPr>
          <w:rFonts w:cs="Times New Roman"/>
          <w:lang w:val="en-US"/>
        </w:rPr>
        <w:t xml:space="preserve">. </w:t>
      </w:r>
    </w:p>
    <w:p w14:paraId="667734D0" w14:textId="0D69EE5C" w:rsidR="005D0751" w:rsidRPr="0050535F" w:rsidRDefault="005D0751" w:rsidP="00DF3B00">
      <w:pPr>
        <w:spacing w:line="360" w:lineRule="auto"/>
        <w:rPr>
          <w:lang w:val="en-US"/>
        </w:rPr>
      </w:pPr>
      <w:r w:rsidRPr="0050535F">
        <w:rPr>
          <w:rFonts w:cs="Times New Roman"/>
          <w:lang w:val="en-US"/>
        </w:rPr>
        <w:lastRenderedPageBreak/>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033DA4">
        <w:rPr>
          <w:i/>
          <w:iCs/>
          <w:lang w:val="en-US"/>
          <w:rPrChange w:id="23" w:author="Jose Luis Zofio Prieto" w:date="2025-03-05T10:26:00Z">
            <w:rPr>
              <w:lang w:val="en-US"/>
            </w:rPr>
          </w:rPrChange>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7" type="#_x0000_t75" style="width:20.25pt;height:16.5pt" o:ole="">
            <v:imagedata r:id="rId123" o:title=""/>
          </v:shape>
          <o:OLEObject Type="Embed" ProgID="Equation.DSMT4" ShapeID="_x0000_i1087" DrawAspect="Content" ObjectID="_1803494141"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8" type="#_x0000_t75" style="width:47.65pt;height:19.9pt" o:ole="">
            <v:imagedata r:id="rId125" o:title=""/>
          </v:shape>
          <o:OLEObject Type="Embed" ProgID="Equation.DSMT4" ShapeID="_x0000_i1088" DrawAspect="Content" ObjectID="_1803494142"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9" type="#_x0000_t75" style="width:79.9pt;height:19.9pt" o:ole="">
            <v:imagedata r:id="rId127" o:title=""/>
          </v:shape>
          <o:OLEObject Type="Embed" ProgID="Equation.DSMT4" ShapeID="_x0000_i1089" DrawAspect="Content" ObjectID="_1803494143"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90" type="#_x0000_t75" style="width:40.15pt;height:18pt" o:ole="">
            <v:imagedata r:id="rId129" o:title=""/>
          </v:shape>
          <o:OLEObject Type="Embed" ProgID="Equation.DSMT4" ShapeID="_x0000_i1090" DrawAspect="Content" ObjectID="_1803494144"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1D5A001F" w14:textId="363548E3" w:rsidR="00544E0E" w:rsidRPr="0050535F" w:rsidRDefault="001849EC" w:rsidP="00DF3B00">
      <w:pPr>
        <w:spacing w:line="360" w:lineRule="auto"/>
        <w:rPr>
          <w:rFonts w:cs="Times New Roman"/>
          <w:lang w:val="en-US"/>
        </w:rPr>
      </w:pPr>
      <w:commentRangeStart w:id="24"/>
      <w:r w:rsidRPr="0050535F">
        <w:rPr>
          <w:rFonts w:cs="Times New Roman"/>
          <w:lang w:val="en-US"/>
        </w:rPr>
        <w:t xml:space="preserve">If the original dataset is </w:t>
      </w:r>
      <w:r w:rsidR="005F0C55" w:rsidRPr="0050535F">
        <w:rPr>
          <w:rFonts w:cs="Times New Roman"/>
          <w:lang w:val="en-US"/>
        </w:rPr>
        <w:t xml:space="preserve">sufficiently </w:t>
      </w:r>
      <w:r w:rsidRPr="0050535F">
        <w:rPr>
          <w:rFonts w:cs="Times New Roman"/>
          <w:lang w:val="en-US"/>
        </w:rPr>
        <w:t>large, we propose creating training and validation partitions to evaluate the model</w:t>
      </w:r>
      <w:r w:rsidR="00544E0E" w:rsidRPr="0050535F">
        <w:rPr>
          <w:rFonts w:cs="Times New Roman"/>
          <w:lang w:val="en-US"/>
        </w:rPr>
        <w:t>’s</w:t>
      </w:r>
      <w:r w:rsidRPr="0050535F">
        <w:rPr>
          <w:rFonts w:cs="Times New Roman"/>
          <w:lang w:val="en-US"/>
        </w:rPr>
        <w:t xml:space="preserve"> </w:t>
      </w:r>
      <w:r w:rsidR="00544E0E" w:rsidRPr="0050535F">
        <w:rPr>
          <w:rFonts w:cs="Times New Roman"/>
          <w:lang w:val="en-US"/>
        </w:rPr>
        <w:t xml:space="preserve">performance </w:t>
      </w:r>
      <w:r w:rsidRPr="0050535F">
        <w:rPr>
          <w:rFonts w:cs="Times New Roman"/>
          <w:lang w:val="en-US"/>
        </w:rPr>
        <w:t>with data not used during the fitting phase.</w:t>
      </w:r>
      <w:r w:rsidR="00FE7BE5" w:rsidRPr="0050535F">
        <w:rPr>
          <w:rFonts w:cs="Times New Roman"/>
          <w:lang w:val="en-US"/>
        </w:rPr>
        <w:t xml:space="preserve"> However,</w:t>
      </w:r>
      <w:r w:rsidRPr="0050535F">
        <w:rPr>
          <w:rFonts w:cs="Times New Roman"/>
          <w:lang w:val="en-US"/>
        </w:rPr>
        <w:t xml:space="preserve"> </w:t>
      </w:r>
      <w:r w:rsidR="00FE7BE5" w:rsidRPr="0050535F">
        <w:rPr>
          <w:rFonts w:cs="Times New Roman"/>
          <w:lang w:val="en-US"/>
        </w:rPr>
        <w:t>i</w:t>
      </w:r>
      <w:r w:rsidR="00070CEB" w:rsidRPr="0050535F">
        <w:rPr>
          <w:rFonts w:cs="Times New Roman"/>
          <w:lang w:val="en-US"/>
        </w:rPr>
        <w:t xml:space="preserve">f </w:t>
      </w:r>
      <w:r w:rsidR="00544E0E" w:rsidRPr="0050535F">
        <w:rPr>
          <w:rFonts w:cs="Times New Roman"/>
          <w:lang w:val="en-US"/>
        </w:rPr>
        <w:t xml:space="preserve">the dataset size is too small for a </w:t>
      </w:r>
      <w:r w:rsidR="00070CEB" w:rsidRPr="0050535F">
        <w:rPr>
          <w:rFonts w:cs="Times New Roman"/>
          <w:lang w:val="en-US"/>
        </w:rPr>
        <w:t>three</w:t>
      </w:r>
      <w:r w:rsidR="00544E0E" w:rsidRPr="0050535F">
        <w:rPr>
          <w:rFonts w:cs="Times New Roman"/>
          <w:lang w:val="en-US"/>
        </w:rPr>
        <w:t>-way</w:t>
      </w:r>
      <w:r w:rsidR="00070CEB" w:rsidRPr="0050535F">
        <w:rPr>
          <w:rFonts w:cs="Times New Roman"/>
          <w:lang w:val="en-US"/>
        </w:rPr>
        <w:t xml:space="preserve"> partition</w:t>
      </w:r>
      <w:r w:rsidR="00544E0E" w:rsidRPr="0050535F">
        <w:rPr>
          <w:rFonts w:cs="Times New Roman"/>
          <w:lang w:val="en-US"/>
        </w:rPr>
        <w:t xml:space="preserve">, </w:t>
      </w:r>
      <w:r w:rsidR="00070CEB" w:rsidRPr="0050535F">
        <w:rPr>
          <w:rFonts w:cs="Times New Roman"/>
          <w:lang w:val="en-US"/>
        </w:rPr>
        <w:t>we propose testing the model</w:t>
      </w:r>
      <w:r w:rsidR="00544E0E" w:rsidRPr="0050535F">
        <w:rPr>
          <w:rFonts w:cs="Times New Roman"/>
          <w:lang w:val="en-US"/>
        </w:rPr>
        <w:t xml:space="preserve"> directly</w:t>
      </w:r>
      <w:r w:rsidR="00070CEB" w:rsidRPr="0050535F">
        <w:rPr>
          <w:rFonts w:cs="Times New Roman"/>
          <w:lang w:val="en-US"/>
        </w:rPr>
        <w:t xml:space="preserve"> on the original dataset and select the </w:t>
      </w:r>
      <w:commentRangeEnd w:id="24"/>
      <w:r w:rsidR="00060749">
        <w:rPr>
          <w:rStyle w:val="Refdecomentario"/>
        </w:rPr>
        <w:commentReference w:id="24"/>
      </w:r>
      <w:r w:rsidR="00070CEB" w:rsidRPr="0050535F">
        <w:rPr>
          <w:rFonts w:cs="Times New Roman"/>
          <w:lang w:val="en-US"/>
        </w:rPr>
        <w:t>balance level that provides the best results.</w:t>
      </w:r>
      <w:r w:rsidR="00544E0E" w:rsidRPr="0050535F">
        <w:rPr>
          <w:rFonts w:cs="Times New Roman"/>
          <w:lang w:val="en-US"/>
        </w:rPr>
        <w:t xml:space="preserve"> If</w:t>
      </w:r>
      <w:r w:rsidR="00C4658B" w:rsidRPr="0050535F">
        <w:rPr>
          <w:rFonts w:cs="Times New Roman"/>
          <w:lang w:val="en-US"/>
        </w:rPr>
        <w:t xml:space="preserve"> multiple models exhibit equal performance, </w:t>
      </w:r>
      <w:commentRangeStart w:id="25"/>
      <w:r w:rsidR="00C4658B" w:rsidRPr="0050535F">
        <w:rPr>
          <w:rFonts w:cs="Times New Roman"/>
          <w:lang w:val="en-US"/>
        </w:rPr>
        <w:t xml:space="preserve">the balance </w:t>
      </w:r>
      <w:r w:rsidR="00463351">
        <w:rPr>
          <w:rFonts w:cs="Times New Roman"/>
          <w:lang w:val="en-US"/>
        </w:rPr>
        <w:t xml:space="preserve">proportion </w:t>
      </w:r>
      <w:r w:rsidR="00C4658B" w:rsidRPr="0050535F">
        <w:rPr>
          <w:rFonts w:cs="Times New Roman"/>
          <w:lang w:val="en-US"/>
        </w:rPr>
        <w:t xml:space="preserve">will be determined based on the model's performance with its </w:t>
      </w:r>
      <w:r w:rsidR="00544E0E" w:rsidRPr="0050535F">
        <w:rPr>
          <w:rFonts w:cs="Times New Roman"/>
          <w:lang w:val="en-US"/>
        </w:rPr>
        <w:t xml:space="preserve">corresponding </w:t>
      </w:r>
      <w:r w:rsidR="00C4658B" w:rsidRPr="0050535F">
        <w:rPr>
          <w:rFonts w:cs="Times New Roman"/>
          <w:lang w:val="en-US"/>
        </w:rPr>
        <w:t>balanced dataset</w:t>
      </w:r>
      <w:commentRangeEnd w:id="25"/>
      <w:r w:rsidR="00037316">
        <w:rPr>
          <w:rStyle w:val="Refdecomentario"/>
        </w:rPr>
        <w:commentReference w:id="25"/>
      </w:r>
      <w:r w:rsidR="00C4658B" w:rsidRPr="0050535F">
        <w:rPr>
          <w:rFonts w:cs="Times New Roman"/>
          <w:lang w:val="en-US"/>
        </w:rPr>
        <w:t xml:space="preserve">. If </w:t>
      </w:r>
      <w:r w:rsidR="00855AC7" w:rsidRPr="0050535F">
        <w:rPr>
          <w:rFonts w:cs="Times New Roman"/>
          <w:lang w:val="en-US"/>
        </w:rPr>
        <w:t>equality</w:t>
      </w:r>
      <w:r w:rsidR="00C4658B" w:rsidRPr="0050535F">
        <w:rPr>
          <w:rFonts w:cs="Times New Roman"/>
          <w:lang w:val="en-US"/>
        </w:rPr>
        <w:t xml:space="preserve"> persists, the smallest </w:t>
      </w:r>
      <w:r w:rsidR="006C646C" w:rsidRPr="0050535F">
        <w:rPr>
          <w:rFonts w:cs="Times New Roman"/>
          <w:position w:val="-10"/>
          <w:lang w:val="en-US"/>
        </w:rPr>
        <w:object w:dxaOrig="420" w:dyaOrig="320" w14:anchorId="2B073DC3">
          <v:shape id="_x0000_i1091" type="#_x0000_t75" style="width:20.25pt;height:16.5pt" o:ole="">
            <v:imagedata r:id="rId131" o:title=""/>
          </v:shape>
          <o:OLEObject Type="Embed" ProgID="Equation.DSMT4" ShapeID="_x0000_i1091" DrawAspect="Content" ObjectID="_1803494145" r:id="rId132"/>
        </w:object>
      </w:r>
      <w:r w:rsidR="00544E0E" w:rsidRPr="0050535F">
        <w:rPr>
          <w:rFonts w:cs="Times New Roman"/>
          <w:lang w:val="en-US"/>
        </w:rPr>
        <w:t xml:space="preserve"> </w:t>
      </w:r>
      <w:r w:rsidR="00C4658B" w:rsidRPr="0050535F">
        <w:rPr>
          <w:rFonts w:cs="Times New Roman"/>
          <w:lang w:val="en-US"/>
        </w:rPr>
        <w:t xml:space="preserve">level </w:t>
      </w:r>
      <w:r w:rsidR="00544E0E" w:rsidRPr="0050535F">
        <w:rPr>
          <w:rFonts w:cs="Times New Roman"/>
          <w:lang w:val="en-US"/>
        </w:rPr>
        <w:t xml:space="preserve">is </w:t>
      </w:r>
      <w:r w:rsidR="00C4658B" w:rsidRPr="0050535F">
        <w:rPr>
          <w:rFonts w:cs="Times New Roman"/>
          <w:lang w:val="en-US"/>
        </w:rPr>
        <w:t>selected, following the principle of parsimony</w:t>
      </w:r>
      <w:r w:rsidR="00305CAD">
        <w:rPr>
          <w:rFonts w:cs="Times New Roman"/>
          <w:lang w:val="en-US"/>
        </w:rPr>
        <w:t xml:space="preserve"> (as </w:t>
      </w:r>
      <w:r w:rsidR="00CB6565">
        <w:rPr>
          <w:rFonts w:cs="Times New Roman"/>
          <w:lang w:val="en-US"/>
        </w:rPr>
        <w:t>fewer</w:t>
      </w:r>
      <w:r w:rsidR="00305CAD">
        <w:rPr>
          <w:rFonts w:cs="Times New Roman"/>
          <w:lang w:val="en-US"/>
        </w:rPr>
        <w:t xml:space="preserve"> synthetic observations are </w:t>
      </w:r>
      <w:r w:rsidR="00CB6565">
        <w:rPr>
          <w:rFonts w:cs="Times New Roman"/>
          <w:lang w:val="en-US"/>
        </w:rPr>
        <w:t xml:space="preserve">required to reach </w:t>
      </w:r>
      <w:r w:rsidR="00CB6565" w:rsidRPr="0050535F">
        <w:rPr>
          <w:rFonts w:cs="Times New Roman"/>
          <w:position w:val="-10"/>
          <w:lang w:val="en-US"/>
        </w:rPr>
        <w:object w:dxaOrig="420" w:dyaOrig="320" w14:anchorId="2CB02C02">
          <v:shape id="_x0000_i1092" type="#_x0000_t75" style="width:20.25pt;height:16.5pt" o:ole="">
            <v:imagedata r:id="rId131" o:title=""/>
          </v:shape>
          <o:OLEObject Type="Embed" ProgID="Equation.DSMT4" ShapeID="_x0000_i1092" DrawAspect="Content" ObjectID="_1803494146" r:id="rId133"/>
        </w:object>
      </w:r>
      <w:r w:rsidR="00305CAD">
        <w:rPr>
          <w:rFonts w:cs="Times New Roman"/>
          <w:lang w:val="en-US"/>
        </w:rPr>
        <w:t>)</w:t>
      </w:r>
      <w:r w:rsidR="00C4658B" w:rsidRPr="0050535F">
        <w:rPr>
          <w:rFonts w:cs="Times New Roman"/>
          <w:lang w:val="en-US"/>
        </w:rPr>
        <w:t xml:space="preserve">. </w:t>
      </w:r>
    </w:p>
    <w:p w14:paraId="75A22BB6" w14:textId="78875FED"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ins w:id="26" w:author="Jose Luis Zofio Prieto" w:date="2025-03-05T17:48:00Z">
        <w:r w:rsidR="0085718E">
          <w:rPr>
            <w:rFonts w:cs="Times New Roman"/>
            <w:lang w:val="en-US"/>
          </w:rPr>
          <w:t xml:space="preserve">classification model </w:t>
        </w:r>
      </w:ins>
      <w:ins w:id="27" w:author="España Roch, Víctor Javier" w:date="2025-02-16T17:32:00Z">
        <w:r w:rsidR="006C646C" w:rsidRPr="0050535F">
          <w:rPr>
            <w:position w:val="-14"/>
            <w:lang w:val="en-US"/>
          </w:rPr>
          <w:object w:dxaOrig="1600" w:dyaOrig="400" w14:anchorId="15459853">
            <v:shape id="_x0000_i1093" type="#_x0000_t75" style="width:79.9pt;height:19.9pt" o:ole="">
              <v:imagedata r:id="rId134" o:title=""/>
            </v:shape>
            <o:OLEObject Type="Embed" ProgID="Equation.DSMT4" ShapeID="_x0000_i1093" DrawAspect="Content" ObjectID="_1803494147" r:id="rId135"/>
          </w:object>
        </w:r>
      </w:ins>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commentRangeStart w:id="28"/>
      <w:commentRangeStart w:id="29"/>
      <w:r w:rsidR="00EB6266" w:rsidRPr="0050535F">
        <w:rPr>
          <w:position w:val="-12"/>
          <w:lang w:val="en-US"/>
        </w:rPr>
        <w:object w:dxaOrig="600" w:dyaOrig="360" w14:anchorId="25D2C02B">
          <v:shape id="_x0000_i1094" type="#_x0000_t75" style="width:29.65pt;height:18pt" o:ole="">
            <v:imagedata r:id="rId136" o:title=""/>
          </v:shape>
          <o:OLEObject Type="Embed" ProgID="Equation.DSMT4" ShapeID="_x0000_i1094" DrawAspect="Content" ObjectID="_1803494148" r:id="rId137"/>
        </w:object>
      </w:r>
      <w:commentRangeEnd w:id="28"/>
      <w:r w:rsidR="009646D4" w:rsidRPr="0050535F">
        <w:rPr>
          <w:rStyle w:val="Refdecomentario"/>
          <w:lang w:val="en-US"/>
        </w:rPr>
        <w:commentReference w:id="28"/>
      </w:r>
      <w:commentRangeEnd w:id="29"/>
      <w:r w:rsidR="00A66A50" w:rsidRPr="0050535F">
        <w:rPr>
          <w:rStyle w:val="Refdecomentario"/>
          <w:lang w:val="en-US"/>
        </w:rPr>
        <w:commentReference w:id="29"/>
      </w:r>
      <w:r w:rsidR="003F7042" w:rsidRPr="0050535F">
        <w:rPr>
          <w:rFonts w:cs="Times New Roman"/>
          <w:lang w:val="en-US"/>
        </w:rPr>
        <w:t xml:space="preserve"> as </w:t>
      </w:r>
      <w:del w:id="30" w:author="Jose Luis Zofio Prieto" w:date="2025-03-05T17:50:00Z">
        <w:r w:rsidR="00CC7EEB" w:rsidRPr="0050535F" w:rsidDel="00A014FB">
          <w:rPr>
            <w:rFonts w:cs="Times New Roman"/>
            <w:lang w:val="en-US"/>
          </w:rPr>
          <w:delText>(</w:delText>
        </w:r>
      </w:del>
      <w:r w:rsidR="00CC7EEB" w:rsidRPr="0050535F">
        <w:rPr>
          <w:rFonts w:cs="Times New Roman"/>
          <w:lang w:val="en-US"/>
        </w:rPr>
        <w:t>technically</w:t>
      </w:r>
      <w:del w:id="31" w:author="Jose Luis Zofio Prieto" w:date="2025-03-05T17:50:00Z">
        <w:r w:rsidR="00CC7EEB" w:rsidRPr="0050535F" w:rsidDel="00A014FB">
          <w:rPr>
            <w:rFonts w:cs="Times New Roman"/>
            <w:lang w:val="en-US"/>
          </w:rPr>
          <w:delText>)</w:delText>
        </w:r>
      </w:del>
      <w:r w:rsidR="00CC7EEB" w:rsidRPr="0050535F">
        <w:rPr>
          <w:rFonts w:cs="Times New Roman"/>
          <w:lang w:val="en-US"/>
        </w:rPr>
        <w:t xml:space="preserve">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ins w:id="32" w:author="Jose Luis Zofio Prieto" w:date="2025-03-05T17:50:00Z">
        <w:r w:rsidR="00A014FB">
          <w:rPr>
            <w:rFonts w:cs="Times New Roman"/>
            <w:lang w:val="en-US"/>
          </w:rPr>
          <w:t xml:space="preserve">following </w:t>
        </w:r>
      </w:ins>
      <w:r w:rsidR="008C5423" w:rsidRPr="0050535F">
        <w:rPr>
          <w:rFonts w:cs="Times New Roman"/>
          <w:lang w:val="en-US"/>
        </w:rPr>
        <w:t xml:space="preserve">rule: if </w:t>
      </w:r>
      <w:r w:rsidR="006C646C" w:rsidRPr="0050535F">
        <w:rPr>
          <w:position w:val="-14"/>
          <w:lang w:val="en-US"/>
        </w:rPr>
        <w:object w:dxaOrig="2079" w:dyaOrig="400" w14:anchorId="043F52CD">
          <v:shape id="_x0000_i1095" type="#_x0000_t75" style="width:103.15pt;height:19.9pt" o:ole="">
            <v:imagedata r:id="rId138" o:title=""/>
          </v:shape>
          <o:OLEObject Type="Embed" ProgID="Equation.DSMT4" ShapeID="_x0000_i1095" DrawAspect="Content" ObjectID="_1803494149"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6" type="#_x0000_t75" style="width:29.65pt;height:18pt" o:ole="">
            <v:imagedata r:id="rId140" o:title=""/>
          </v:shape>
          <o:OLEObject Type="Embed" ProgID="Equation.DSMT4" ShapeID="_x0000_i1096" DrawAspect="Content" ObjectID="_1803494150"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7" type="#_x0000_t75" style="width:29.65pt;height:18pt" o:ole="">
            <v:imagedata r:id="rId142" o:title=""/>
          </v:shape>
          <o:OLEObject Type="Embed" ProgID="Equation.DSMT4" ShapeID="_x0000_i1097" DrawAspect="Content" ObjectID="_1803494151"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46BEF288"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del w:id="33" w:author="Jose Luis Zofio Prieto" w:date="2025-03-05T17:51:00Z">
        <w:r w:rsidR="00172634" w:rsidRPr="0050535F" w:rsidDel="00CB6565">
          <w:rPr>
            <w:rFonts w:cs="Times New Roman"/>
            <w:lang w:val="en-US"/>
          </w:rPr>
          <w:delText>,</w:delText>
        </w:r>
      </w:del>
      <w:r w:rsidR="004C721D" w:rsidRPr="0050535F">
        <w:rPr>
          <w:rFonts w:cs="Times New Roman"/>
          <w:lang w:val="en-US"/>
        </w:rPr>
        <w:t xml:space="preserve"> </w:t>
      </w:r>
      <w:del w:id="34" w:author="Jose Luis Zofio Prieto" w:date="2025-03-05T17:51:00Z">
        <w:r w:rsidR="004C721D" w:rsidRPr="0050535F" w:rsidDel="00CB6565">
          <w:rPr>
            <w:rFonts w:cs="Times New Roman"/>
            <w:lang w:val="en-US"/>
          </w:rPr>
          <w:delText>which requires</w:delText>
        </w:r>
        <w:r w:rsidR="00172634" w:rsidRPr="0050535F" w:rsidDel="00CB6565">
          <w:rPr>
            <w:rFonts w:cs="Times New Roman"/>
            <w:lang w:val="en-US"/>
          </w:rPr>
          <w:delText xml:space="preserve"> </w:delText>
        </w:r>
      </w:del>
      <w:ins w:id="35" w:author="Jose Luis Zofio Prieto" w:date="2025-03-05T17:51:00Z">
        <w:r w:rsidR="00CB6565">
          <w:rPr>
            <w:rFonts w:cs="Times New Roman"/>
            <w:lang w:val="en-US"/>
          </w:rPr>
          <w:t xml:space="preserve">using </w:t>
        </w:r>
      </w:ins>
      <w:del w:id="36" w:author="Jose Luis Zofio Prieto" w:date="2025-03-05T17:51:00Z">
        <w:r w:rsidR="00172634" w:rsidRPr="0050535F" w:rsidDel="00CB6565">
          <w:rPr>
            <w:rFonts w:cs="Times New Roman"/>
            <w:lang w:val="en-US"/>
          </w:rPr>
          <w:delText>s</w:delText>
        </w:r>
        <w:r w:rsidR="00ED614F" w:rsidRPr="0050535F" w:rsidDel="00CB6565">
          <w:rPr>
            <w:rFonts w:cs="Times New Roman"/>
            <w:lang w:val="en-US"/>
          </w:rPr>
          <w:delText>elect</w:delText>
        </w:r>
        <w:r w:rsidR="004C721D" w:rsidRPr="0050535F" w:rsidDel="00CB6565">
          <w:rPr>
            <w:rFonts w:cs="Times New Roman"/>
            <w:lang w:val="en-US"/>
          </w:rPr>
          <w:delText>ing</w:delText>
        </w:r>
        <w:r w:rsidR="00ED614F" w:rsidRPr="0050535F" w:rsidDel="00CB6565">
          <w:rPr>
            <w:rFonts w:cs="Times New Roman"/>
            <w:lang w:val="en-US"/>
          </w:rPr>
          <w:delText xml:space="preserve"> </w:delText>
        </w:r>
      </w:del>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ins w:id="37" w:author="Jose Luis Zofio Prieto" w:date="2025-03-05T17:53:00Z">
        <w:r w:rsidR="00FC7002">
          <w:rPr>
            <w:rFonts w:cs="Times New Roman"/>
            <w:lang w:val="en-US"/>
          </w:rPr>
          <w:t xml:space="preserve">popular </w:t>
        </w:r>
      </w:ins>
      <w:r w:rsidR="00903963" w:rsidRPr="0050535F">
        <w:rPr>
          <w:rFonts w:cs="Times New Roman"/>
          <w:lang w:val="en-US"/>
        </w:rPr>
        <w:t>DDF</w:t>
      </w:r>
      <w:ins w:id="38" w:author="Jose Luis Zofio Prieto" w:date="2025-03-05T17:51:00Z">
        <w:r w:rsidR="00CB6565">
          <w:rPr>
            <w:rFonts w:cs="Times New Roman"/>
            <w:lang w:val="en-US"/>
          </w:rPr>
          <w:t xml:space="preserve"> </w:t>
        </w:r>
      </w:ins>
      <w:ins w:id="39" w:author="Jose Luis Zofio Prieto" w:date="2025-03-05T17:53:00Z">
        <w:r w:rsidR="00FC7002">
          <w:rPr>
            <w:rFonts w:cs="Times New Roman"/>
            <w:lang w:val="en-US"/>
          </w:rPr>
          <w:t>presente</w:t>
        </w:r>
      </w:ins>
      <w:ins w:id="40" w:author="Jose Luis Zofio Prieto" w:date="2025-03-05T17:54:00Z">
        <w:r w:rsidR="00FC7002">
          <w:rPr>
            <w:rFonts w:cs="Times New Roman"/>
            <w:lang w:val="en-US"/>
          </w:rPr>
          <w:t xml:space="preserve">d in model </w:t>
        </w:r>
      </w:ins>
      <w:ins w:id="41" w:author="Jose Luis Zofio Prieto" w:date="2025-03-05T17:52:00Z">
        <w:r w:rsidR="00CB6565">
          <w:rPr>
            <w:rFonts w:cs="Times New Roman"/>
            <w:iCs/>
            <w:lang w:val="en-US"/>
          </w:rPr>
          <w:fldChar w:fldCharType="begin"/>
        </w:r>
        <w:r w:rsidR="00CB6565">
          <w:rPr>
            <w:rFonts w:cs="Times New Roman"/>
            <w:iCs/>
            <w:lang w:val="en-US"/>
          </w:rPr>
          <w:instrText xml:space="preserve"> GOTOBUTTON ZEqnNum518479  \* MERGEFORMAT </w:instrText>
        </w:r>
        <w:r w:rsidR="00CB6565">
          <w:rPr>
            <w:rFonts w:cs="Times New Roman"/>
            <w:iCs/>
            <w:lang w:val="en-US"/>
          </w:rPr>
          <w:fldChar w:fldCharType="begin"/>
        </w:r>
        <w:r w:rsidR="00CB6565">
          <w:rPr>
            <w:rFonts w:cs="Times New Roman"/>
            <w:iCs/>
            <w:lang w:val="en-US"/>
          </w:rPr>
          <w:instrText xml:space="preserve"> REF ZEqnNum518479 \* Charformat \! \* MERGEFORMAT </w:instrText>
        </w:r>
      </w:ins>
      <w:r w:rsidR="00CB6565">
        <w:rPr>
          <w:rFonts w:cs="Times New Roman"/>
          <w:iCs/>
          <w:lang w:val="en-US"/>
        </w:rPr>
        <w:fldChar w:fldCharType="separate"/>
      </w:r>
      <w:ins w:id="42" w:author="Jose Luis Zofio Prieto [2]" w:date="2025-03-14T09:19:00Z">
        <w:r w:rsidR="00AB32F0" w:rsidRPr="007A5D94">
          <w:rPr>
            <w:rFonts w:cs="Times New Roman"/>
            <w:iCs/>
            <w:lang w:val="en-US"/>
          </w:rPr>
          <w:instrText>(</w:instrText>
        </w:r>
        <w:r w:rsidR="00AB32F0" w:rsidRPr="00AB32F0">
          <w:rPr>
            <w:rFonts w:cs="Times New Roman"/>
            <w:iCs/>
            <w:lang w:val="en-US"/>
            <w:rPrChange w:id="43" w:author="Jose Luis Zofio Prieto [2]" w:date="2025-03-14T09:19:00Z">
              <w:rPr>
                <w:rFonts w:cs="Times New Roman"/>
                <w:noProof/>
                <w:lang w:val="en-US"/>
              </w:rPr>
            </w:rPrChange>
          </w:rPr>
          <w:instrText>3</w:instrText>
        </w:r>
        <w:r w:rsidR="00AB32F0" w:rsidRPr="007A5D94">
          <w:rPr>
            <w:rFonts w:cs="Times New Roman"/>
            <w:iCs/>
            <w:lang w:val="en-US"/>
          </w:rPr>
          <w:instrText>)</w:instrText>
        </w:r>
      </w:ins>
      <w:ins w:id="44" w:author="Jose Luis Zofio Prieto" w:date="2025-03-12T14:39:00Z">
        <w:del w:id="45" w:author="Jose Luis Zofio Prieto [2]" w:date="2025-03-14T09:18:00Z">
          <w:r w:rsidR="00DD3A46" w:rsidRPr="00DD3A46" w:rsidDel="00AB32F0">
            <w:rPr>
              <w:rFonts w:cs="Times New Roman"/>
              <w:iCs/>
              <w:lang w:val="en-US"/>
            </w:rPr>
            <w:delInstrText>(</w:delInstrText>
          </w:r>
          <w:r w:rsidR="00DD3A46" w:rsidRPr="00DD3A46" w:rsidDel="00AB32F0">
            <w:rPr>
              <w:rFonts w:cs="Times New Roman"/>
              <w:iCs/>
              <w:lang w:val="en-US"/>
              <w:rPrChange w:id="46" w:author="Jose Luis Zofio Prieto" w:date="2025-03-12T14:39:00Z">
                <w:rPr>
                  <w:rFonts w:cs="Times New Roman"/>
                  <w:noProof/>
                  <w:lang w:val="en-US"/>
                </w:rPr>
              </w:rPrChange>
            </w:rPr>
            <w:delInstrText>3</w:delInstrText>
          </w:r>
          <w:r w:rsidR="00DD3A46" w:rsidRPr="00DD3A46" w:rsidDel="00AB32F0">
            <w:rPr>
              <w:rFonts w:cs="Times New Roman"/>
              <w:iCs/>
              <w:lang w:val="en-US"/>
            </w:rPr>
            <w:delInstrText>)</w:delInstrText>
          </w:r>
        </w:del>
      </w:ins>
      <w:ins w:id="47" w:author="Jose Luis Zofio Prieto" w:date="2025-03-05T17:52:00Z">
        <w:r w:rsidR="00CB6565">
          <w:rPr>
            <w:rFonts w:cs="Times New Roman"/>
            <w:iCs/>
            <w:lang w:val="en-US"/>
          </w:rPr>
          <w:fldChar w:fldCharType="end"/>
        </w:r>
        <w:r w:rsidR="00CB6565">
          <w:rPr>
            <w:rFonts w:cs="Times New Roman"/>
            <w:iCs/>
            <w:lang w:val="en-US"/>
          </w:rPr>
          <w:fldChar w:fldCharType="end"/>
        </w:r>
      </w:ins>
      <w:ins w:id="48" w:author="Jose Luis Zofio Prieto" w:date="2025-03-05T17:51:00Z">
        <w:r w:rsidR="00CB6565">
          <w:rPr>
            <w:rFonts w:cs="Times New Roman"/>
            <w:lang w:val="en-US"/>
          </w:rPr>
          <w:t xml:space="preserve">, which </w:t>
        </w:r>
      </w:ins>
      <w:del w:id="49" w:author="Jose Luis Zofio Prieto" w:date="2025-03-05T17:51:00Z">
        <w:r w:rsidR="00ED614F" w:rsidRPr="0050535F" w:rsidDel="00CB6565">
          <w:rPr>
            <w:rFonts w:cs="Times New Roman"/>
            <w:lang w:val="en-US"/>
          </w:rPr>
          <w:delText xml:space="preserve"> </w:delText>
        </w:r>
      </w:del>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ins w:id="50" w:author="Jose Luis Zofio Prieto" w:date="2025-03-05T17:58:00Z">
        <w:r w:rsidR="00034053">
          <w:rPr>
            <w:rFonts w:cs="Times New Roman"/>
            <w:lang w:val="en-US"/>
          </w:rPr>
          <w:t xml:space="preserve"> by </w:t>
        </w:r>
      </w:ins>
      <w:del w:id="51" w:author="Jose Luis Zofio Prieto" w:date="2025-03-05T17:58:00Z">
        <w:r w:rsidR="00ED614F" w:rsidRPr="0050535F" w:rsidDel="00034053">
          <w:rPr>
            <w:rFonts w:cs="Times New Roman"/>
            <w:lang w:val="en-US"/>
          </w:rPr>
          <w:delText xml:space="preserve">. The objective of this measure is to </w:delText>
        </w:r>
      </w:del>
      <w:r w:rsidR="00ED614F" w:rsidRPr="0050535F">
        <w:rPr>
          <w:rFonts w:cs="Times New Roman"/>
          <w:lang w:val="en-US"/>
        </w:rPr>
        <w:t>reduc</w:t>
      </w:r>
      <w:del w:id="52" w:author="Jose Luis Zofio Prieto" w:date="2025-03-05T17:58:00Z">
        <w:r w:rsidR="00ED614F" w:rsidRPr="0050535F" w:rsidDel="00034053">
          <w:rPr>
            <w:rFonts w:cs="Times New Roman"/>
            <w:lang w:val="en-US"/>
          </w:rPr>
          <w:delText>e</w:delText>
        </w:r>
      </w:del>
      <w:ins w:id="53" w:author="Jose Luis Zofio Prieto" w:date="2025-03-05T17:58:00Z">
        <w:r w:rsidR="00034053">
          <w:rPr>
            <w:rFonts w:cs="Times New Roman"/>
            <w:lang w:val="en-US"/>
          </w:rPr>
          <w:t>ing</w:t>
        </w:r>
      </w:ins>
      <w:r w:rsidR="00ED614F" w:rsidRPr="0050535F">
        <w:rPr>
          <w:rFonts w:cs="Times New Roman"/>
          <w:lang w:val="en-US"/>
        </w:rPr>
        <w:t xml:space="preserve"> inputs</w:t>
      </w:r>
      <w:del w:id="54" w:author="Jose Luis Zofio Prieto" w:date="2025-03-05T17:58:00Z">
        <w:r w:rsidR="00903963" w:rsidRPr="0050535F" w:rsidDel="00034053">
          <w:rPr>
            <w:rFonts w:cs="Times New Roman"/>
            <w:lang w:val="en-US"/>
          </w:rPr>
          <w:delText>,</w:delText>
        </w:r>
        <w:r w:rsidR="00ED614F" w:rsidRPr="0050535F" w:rsidDel="00034053">
          <w:rPr>
            <w:rFonts w:cs="Times New Roman"/>
            <w:lang w:val="en-US"/>
          </w:rPr>
          <w:delText xml:space="preserve"> </w:delText>
        </w:r>
      </w:del>
      <w:ins w:id="55" w:author="Jose Luis Zofio Prieto" w:date="2025-03-05T17:58:00Z">
        <w:r w:rsidR="00034053">
          <w:rPr>
            <w:rFonts w:cs="Times New Roman"/>
            <w:lang w:val="en-US"/>
          </w:rPr>
          <w:t xml:space="preserve"> and </w:t>
        </w:r>
      </w:ins>
      <w:del w:id="56" w:author="Jose Luis Zofio Prieto" w:date="2025-03-05T17:58:00Z">
        <w:r w:rsidR="00ED614F" w:rsidRPr="0050535F" w:rsidDel="00034053">
          <w:rPr>
            <w:rFonts w:cs="Times New Roman"/>
            <w:lang w:val="en-US"/>
          </w:rPr>
          <w:delText xml:space="preserve">while </w:delText>
        </w:r>
      </w:del>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8" type="#_x0000_t75" style="width:39.4pt;height:21.75pt" o:ole="">
            <v:imagedata r:id="rId144" o:title=""/>
          </v:shape>
          <o:OLEObject Type="Embed" ProgID="Equation.DSMT4" ShapeID="_x0000_i1098" DrawAspect="Content" ObjectID="_1803494152" r:id="rId145"/>
        </w:object>
      </w:r>
      <w:ins w:id="57" w:author="Jose Luis Zofio Prieto" w:date="2025-03-05T17:59:00Z">
        <w:r w:rsidR="00E127B8">
          <w:rPr>
            <w:lang w:val="en-US"/>
          </w:rPr>
          <w:t xml:space="preserve"> and can be interpreted as the rel</w:t>
        </w:r>
        <w:r w:rsidR="00FB2FF0">
          <w:rPr>
            <w:lang w:val="en-US"/>
          </w:rPr>
          <w:t>a</w:t>
        </w:r>
        <w:r w:rsidR="00E127B8">
          <w:rPr>
            <w:lang w:val="en-US"/>
          </w:rPr>
          <w:t xml:space="preserve">tive weight </w:t>
        </w:r>
        <w:r w:rsidR="00E127B8">
          <w:rPr>
            <w:lang w:val="en-US"/>
          </w:rPr>
          <w:lastRenderedPageBreak/>
          <w:t>assigned to</w:t>
        </w:r>
        <w:r w:rsidR="00FB2FF0">
          <w:rPr>
            <w:lang w:val="en-US"/>
          </w:rPr>
          <w:t xml:space="preserve"> inputs and outputs when measuring ineffi</w:t>
        </w:r>
      </w:ins>
      <w:ins w:id="58" w:author="Jose Luis Zofio Prieto" w:date="2025-03-05T18:00:00Z">
        <w:r w:rsidR="00FB2FF0">
          <w:rPr>
            <w:lang w:val="en-US"/>
          </w:rPr>
          <w:t xml:space="preserve">ciency. </w:t>
        </w:r>
        <w:r w:rsidR="001F6B34">
          <w:rPr>
            <w:lang w:val="en-US"/>
          </w:rPr>
          <w:t>Each element of</w:t>
        </w:r>
      </w:ins>
      <w:ins w:id="59" w:author="Jose Luis Zofio Prieto" w:date="2025-03-05T18:01:00Z">
        <w:r w:rsidR="000C02C7">
          <w:rPr>
            <w:lang w:val="en-US"/>
          </w:rPr>
          <w:t xml:space="preserve"> </w:t>
        </w:r>
      </w:ins>
      <w:del w:id="60" w:author="Jose Luis Zofio Prieto" w:date="2025-03-05T17:58:00Z">
        <w:r w:rsidR="008B3AB5" w:rsidRPr="0050535F" w:rsidDel="00E127B8">
          <w:rPr>
            <w:rFonts w:cs="Times New Roman"/>
            <w:lang w:val="en-US"/>
          </w:rPr>
          <w:delText>,</w:delText>
        </w:r>
      </w:del>
      <w:del w:id="61" w:author="Jose Luis Zofio Prieto" w:date="2025-03-05T17:59:00Z">
        <w:r w:rsidR="00256F89" w:rsidRPr="0050535F" w:rsidDel="00E127B8">
          <w:rPr>
            <w:rFonts w:cs="Times New Roman"/>
            <w:lang w:val="en-US"/>
          </w:rPr>
          <w:delText xml:space="preserve"> </w:delText>
        </w:r>
        <w:r w:rsidR="00C87EEB" w:rsidRPr="0050535F" w:rsidDel="00E127B8">
          <w:rPr>
            <w:rFonts w:cs="Times New Roman"/>
            <w:lang w:val="en-US"/>
          </w:rPr>
          <w:delText>where</w:delText>
        </w:r>
        <w:r w:rsidR="00865ECF" w:rsidRPr="0050535F" w:rsidDel="00E127B8">
          <w:rPr>
            <w:rFonts w:cs="Times New Roman"/>
            <w:lang w:val="en-US"/>
          </w:rPr>
          <w:delText xml:space="preserve"> </w:delText>
        </w:r>
      </w:del>
      <w:r w:rsidR="00EB6266" w:rsidRPr="0050535F">
        <w:rPr>
          <w:position w:val="-10"/>
          <w:lang w:val="en-US"/>
        </w:rPr>
        <w:object w:dxaOrig="279" w:dyaOrig="340" w14:anchorId="0AB3E3A3">
          <v:shape id="_x0000_i1099" type="#_x0000_t75" style="width:14.65pt;height:16.5pt" o:ole="">
            <v:imagedata r:id="rId146" o:title=""/>
          </v:shape>
          <o:OLEObject Type="Embed" ProgID="Equation.DSMT4" ShapeID="_x0000_i1099" DrawAspect="Content" ObjectID="_1803494153"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ins w:id="62" w:author="Jose Luis Zofio Prieto" w:date="2025-03-05T18:00:00Z">
        <w:r w:rsidR="001F6B34">
          <w:rPr>
            <w:rFonts w:eastAsiaTheme="minorEastAsia" w:cs="Times New Roman"/>
            <w:lang w:val="en-US"/>
          </w:rPr>
          <w:t xml:space="preserve">the </w:t>
        </w:r>
      </w:ins>
      <w:ins w:id="63" w:author="Jose Luis Zofio Prieto" w:date="2025-03-05T17:59:00Z">
        <w:r w:rsidR="00E127B8">
          <w:rPr>
            <w:rFonts w:eastAsiaTheme="minorEastAsia" w:cs="Times New Roman"/>
            <w:lang w:val="en-US"/>
          </w:rPr>
          <w:t xml:space="preserve">weight capturing </w:t>
        </w:r>
      </w:ins>
      <w:r w:rsidR="00B1514D" w:rsidRPr="0050535F">
        <w:rPr>
          <w:rFonts w:eastAsiaTheme="minorEastAsia" w:cs="Times New Roman"/>
          <w:lang w:val="en-US"/>
        </w:rPr>
        <w:t xml:space="preserve">the relative importance of </w:t>
      </w:r>
      <w:del w:id="64" w:author="Jose Luis Zofio Prieto" w:date="2025-03-05T18:01:00Z">
        <w:r w:rsidR="00B1514D" w:rsidRPr="0050535F" w:rsidDel="005E0B26">
          <w:rPr>
            <w:rFonts w:eastAsiaTheme="minorEastAsia" w:cs="Times New Roman"/>
            <w:lang w:val="en-US"/>
          </w:rPr>
          <w:delText xml:space="preserve">each </w:delText>
        </w:r>
      </w:del>
      <w:r w:rsidR="00B1514D" w:rsidRPr="0050535F">
        <w:rPr>
          <w:rFonts w:eastAsiaTheme="minorEastAsia" w:cs="Times New Roman"/>
          <w:lang w:val="en-US"/>
        </w:rPr>
        <w:t xml:space="preserve">input </w:t>
      </w:r>
      <w:proofErr w:type="spellStart"/>
      <w:ins w:id="65" w:author="Jose Luis Zofio Prieto" w:date="2025-03-05T18:01:00Z">
        <w:r w:rsidR="005E0B26">
          <w:rPr>
            <w:rFonts w:eastAsiaTheme="minorEastAsia" w:cs="Times New Roman"/>
            <w:i/>
            <w:iCs/>
            <w:lang w:val="en-US"/>
          </w:rPr>
          <w:t>i</w:t>
        </w:r>
        <w:proofErr w:type="spellEnd"/>
        <w:r w:rsidR="005E0B26">
          <w:rPr>
            <w:rFonts w:eastAsiaTheme="minorEastAsia" w:cs="Times New Roman"/>
            <w:i/>
            <w:iCs/>
            <w:lang w:val="en-US"/>
          </w:rPr>
          <w:t xml:space="preserve"> </w:t>
        </w:r>
      </w:ins>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ins w:id="66" w:author="Jose Luis Zofio Prieto" w:date="2025-03-05T18:01:00Z">
        <w:r w:rsidR="000C02C7">
          <w:rPr>
            <w:rFonts w:eastAsiaTheme="minorEastAsia" w:cs="Times New Roman"/>
            <w:lang w:val="en-US"/>
          </w:rPr>
          <w:t xml:space="preserve">each element of </w:t>
        </w:r>
      </w:ins>
      <w:r w:rsidR="00EB6266" w:rsidRPr="0050535F">
        <w:rPr>
          <w:position w:val="-10"/>
          <w:lang w:val="en-US"/>
        </w:rPr>
        <w:object w:dxaOrig="300" w:dyaOrig="340" w14:anchorId="265161EB">
          <v:shape id="_x0000_i1100" type="#_x0000_t75" style="width:14.65pt;height:16.5pt" o:ole="">
            <v:imagedata r:id="rId148" o:title=""/>
          </v:shape>
          <o:OLEObject Type="Embed" ProgID="Equation.DSMT4" ShapeID="_x0000_i1100" DrawAspect="Content" ObjectID="_1803494154" r:id="rId149"/>
        </w:object>
      </w:r>
      <w:r w:rsidR="00E54D98" w:rsidRPr="0050535F">
        <w:rPr>
          <w:rFonts w:cs="Times New Roman"/>
          <w:lang w:val="en-US"/>
        </w:rPr>
        <w:t xml:space="preserve"> </w:t>
      </w:r>
      <w:r w:rsidR="00F4160C" w:rsidRPr="0050535F">
        <w:rPr>
          <w:rFonts w:eastAsiaTheme="minorEastAsia" w:cs="Times New Roman"/>
          <w:lang w:val="en-US"/>
        </w:rPr>
        <w:t xml:space="preserve">represents the relative importance of </w:t>
      </w:r>
      <w:del w:id="67" w:author="Jose Luis Zofio Prieto" w:date="2025-03-05T18:01:00Z">
        <w:r w:rsidR="00F4160C" w:rsidRPr="0050535F" w:rsidDel="005E0B26">
          <w:rPr>
            <w:rFonts w:eastAsiaTheme="minorEastAsia" w:cs="Times New Roman"/>
            <w:lang w:val="en-US"/>
          </w:rPr>
          <w:delText xml:space="preserve">each </w:delText>
        </w:r>
      </w:del>
      <w:r w:rsidR="00F4160C" w:rsidRPr="0050535F">
        <w:rPr>
          <w:rFonts w:eastAsiaTheme="minorEastAsia" w:cs="Times New Roman"/>
          <w:lang w:val="en-US"/>
        </w:rPr>
        <w:t>output</w:t>
      </w:r>
      <w:ins w:id="68" w:author="Jose Luis Zofio Prieto" w:date="2025-03-05T18:01:00Z">
        <w:r w:rsidR="005E0B26">
          <w:rPr>
            <w:rFonts w:eastAsiaTheme="minorEastAsia" w:cs="Times New Roman"/>
            <w:lang w:val="en-US"/>
          </w:rPr>
          <w:t xml:space="preserve"> </w:t>
        </w:r>
        <w:r w:rsidR="005E0B26">
          <w:rPr>
            <w:rFonts w:eastAsiaTheme="minorEastAsia" w:cs="Times New Roman"/>
            <w:i/>
            <w:iCs/>
            <w:lang w:val="en-US"/>
          </w:rPr>
          <w:t>r</w:t>
        </w:r>
      </w:ins>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del w:id="69" w:author="Jose Luis Zofio Prieto [2]" w:date="2025-03-10T10:15:00Z">
        <w:r w:rsidR="008E4FAB" w:rsidRPr="0050535F" w:rsidDel="00FF51B5">
          <w:rPr>
            <w:rFonts w:eastAsiaTheme="minorEastAsia" w:cs="Times New Roman"/>
            <w:lang w:val="en-US"/>
          </w:rPr>
          <w:delText xml:space="preserve"> </w:delText>
        </w:r>
      </w:del>
      <w:ins w:id="70" w:author="Jose Luis Zofio Prieto" w:date="2025-03-05T18:02:00Z">
        <w:del w:id="71" w:author="Jose Luis Zofio Prieto [2]" w:date="2025-03-10T10:15:00Z">
          <w:r w:rsidR="000C02C7" w:rsidRPr="000C02C7" w:rsidDel="00FF51B5">
            <w:rPr>
              <w:rFonts w:eastAsiaTheme="minorEastAsia" w:cs="Times New Roman"/>
              <w:color w:val="C00000"/>
              <w:lang w:val="en-US"/>
              <w:rPrChange w:id="72" w:author="Jose Luis Zofio Prieto" w:date="2025-03-05T18:02:00Z">
                <w:rPr>
                  <w:rFonts w:eastAsiaTheme="minorEastAsia" w:cs="Times New Roman"/>
                  <w:lang w:val="en-US"/>
                </w:rPr>
              </w:rPrChange>
            </w:rPr>
            <w:delText>HERE</w:delText>
          </w:r>
        </w:del>
        <w:r w:rsidR="000C02C7">
          <w:rPr>
            <w:rFonts w:eastAsiaTheme="minorEastAsia" w:cs="Times New Roman"/>
            <w:lang w:val="en-US"/>
          </w:rPr>
          <w:t xml:space="preserve"> </w:t>
        </w:r>
      </w:ins>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w:t>
      </w:r>
      <w:commentRangeStart w:id="73"/>
      <w:commentRangeStart w:id="74"/>
      <w:commentRangeStart w:id="75"/>
      <w:r w:rsidR="00521A79" w:rsidRPr="0050535F">
        <w:rPr>
          <w:rFonts w:eastAsiaTheme="minorEastAsia" w:cs="Times New Roman"/>
          <w:lang w:val="en-US"/>
        </w:rPr>
        <w:t xml:space="preserve">First, incorporating the relative importance of input and output variables—derived from their contribution to predicting efficiency status—introduces a novel and objective criterion for defining the direction of improvement. Unlike traditional approaches that often rely on </w:t>
      </w:r>
      <w:ins w:id="76" w:author="Jose Luis Zofio Prieto [2]" w:date="2025-03-10T10:21:00Z">
        <w:r w:rsidR="00FF51B5">
          <w:rPr>
            <w:rFonts w:eastAsiaTheme="minorEastAsia" w:cs="Times New Roman"/>
            <w:lang w:val="en-US"/>
          </w:rPr>
          <w:t xml:space="preserve">subjective </w:t>
        </w:r>
      </w:ins>
      <w:del w:id="77" w:author="Jose Luis Zofio Prieto [2]" w:date="2025-03-10T10:21:00Z">
        <w:r w:rsidR="00521A79" w:rsidRPr="0050535F" w:rsidDel="00FF51B5">
          <w:rPr>
            <w:rFonts w:eastAsiaTheme="minorEastAsia" w:cs="Times New Roman"/>
            <w:lang w:val="en-US"/>
          </w:rPr>
          <w:delText xml:space="preserve">arbitrary </w:delText>
        </w:r>
      </w:del>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commentRangeEnd w:id="73"/>
      <w:r w:rsidR="009646D4" w:rsidRPr="0050535F">
        <w:rPr>
          <w:rStyle w:val="Refdecomentario"/>
          <w:lang w:val="en-US"/>
        </w:rPr>
        <w:commentReference w:id="73"/>
      </w:r>
      <w:commentRangeEnd w:id="74"/>
      <w:r w:rsidR="00C555E3" w:rsidRPr="0050535F">
        <w:rPr>
          <w:rStyle w:val="Refdecomentario"/>
          <w:lang w:val="en-US"/>
        </w:rPr>
        <w:commentReference w:id="74"/>
      </w:r>
      <w:commentRangeEnd w:id="75"/>
      <w:r w:rsidR="00784333">
        <w:rPr>
          <w:rStyle w:val="Refdecomentario"/>
        </w:rPr>
        <w:commentReference w:id="75"/>
      </w:r>
      <w:ins w:id="78" w:author="Jose Luis Zofio Prieto [2]" w:date="2025-03-10T11:14:00Z">
        <w:r w:rsidR="004B692F">
          <w:rPr>
            <w:rFonts w:eastAsiaTheme="minorEastAsia" w:cs="Times New Roman"/>
            <w:lang w:val="en-US"/>
          </w:rPr>
          <w:t xml:space="preserve">This could result </w:t>
        </w:r>
      </w:ins>
      <w:ins w:id="79" w:author="Jose Luis Zofio Prieto [2]" w:date="2025-03-10T13:42:00Z">
        <w:r w:rsidR="00883172">
          <w:rPr>
            <w:rFonts w:eastAsiaTheme="minorEastAsia" w:cs="Times New Roman"/>
            <w:lang w:val="en-US"/>
          </w:rPr>
          <w:t xml:space="preserve">eventually </w:t>
        </w:r>
      </w:ins>
      <w:ins w:id="80" w:author="Jose Luis Zofio Prieto [2]" w:date="2025-03-10T11:15:00Z">
        <w:r w:rsidR="004B692F">
          <w:rPr>
            <w:rFonts w:eastAsiaTheme="minorEastAsia" w:cs="Times New Roman"/>
            <w:lang w:val="en-US"/>
          </w:rPr>
          <w:t xml:space="preserve">in inputs or outputs being dropped </w:t>
        </w:r>
      </w:ins>
      <w:ins w:id="81" w:author="Jose Luis Zofio Prieto [2]" w:date="2025-03-10T11:16:00Z">
        <w:r w:rsidR="004B692F">
          <w:rPr>
            <w:rFonts w:eastAsiaTheme="minorEastAsia" w:cs="Times New Roman"/>
            <w:lang w:val="en-US"/>
          </w:rPr>
          <w:t>from the directional vector</w:t>
        </w:r>
      </w:ins>
      <w:ins w:id="82" w:author="Jose Luis Zofio Prieto [2]" w:date="2025-03-10T11:17:00Z">
        <w:r w:rsidR="004B692F">
          <w:rPr>
            <w:rFonts w:eastAsiaTheme="minorEastAsia" w:cs="Times New Roman"/>
            <w:lang w:val="en-US"/>
          </w:rPr>
          <w:t xml:space="preserve"> evaluating inefficiency i</w:t>
        </w:r>
      </w:ins>
      <w:ins w:id="83" w:author="Jose Luis Zofio Prieto [2]" w:date="2025-03-10T11:16:00Z">
        <w:r w:rsidR="004B692F">
          <w:rPr>
            <w:rFonts w:eastAsiaTheme="minorEastAsia" w:cs="Times New Roman"/>
            <w:lang w:val="en-US"/>
          </w:rPr>
          <w:t>f they do not contribute to the predictive status of t</w:t>
        </w:r>
      </w:ins>
      <w:ins w:id="84" w:author="Jose Luis Zofio Prieto [2]" w:date="2025-03-10T11:17:00Z">
        <w:r w:rsidR="004B692F">
          <w:rPr>
            <w:rFonts w:eastAsiaTheme="minorEastAsia" w:cs="Times New Roman"/>
            <w:lang w:val="en-US"/>
          </w:rPr>
          <w:t>h</w:t>
        </w:r>
      </w:ins>
      <w:ins w:id="85" w:author="Jose Luis Zofio Prieto [2]" w:date="2025-03-10T11:16:00Z">
        <w:r w:rsidR="004B692F">
          <w:rPr>
            <w:rFonts w:eastAsiaTheme="minorEastAsia" w:cs="Times New Roman"/>
            <w:lang w:val="en-US"/>
          </w:rPr>
          <w:t>e</w:t>
        </w:r>
      </w:ins>
      <w:ins w:id="86" w:author="Jose Luis Zofio Prieto [2]" w:date="2025-03-10T11:17:00Z">
        <w:r w:rsidR="004B692F">
          <w:rPr>
            <w:rFonts w:eastAsiaTheme="minorEastAsia" w:cs="Times New Roman"/>
            <w:lang w:val="en-US"/>
          </w:rPr>
          <w:t xml:space="preserve"> observations. </w:t>
        </w:r>
      </w:ins>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ins w:id="87" w:author="Jose Luis Zofio Prieto [2]" w:date="2025-03-10T13:44:00Z">
        <w:r w:rsidR="00883172">
          <w:rPr>
            <w:rFonts w:eastAsiaTheme="minorEastAsia" w:cs="Times New Roman"/>
            <w:lang w:val="en-US"/>
          </w:rPr>
          <w:t>inefficiency values</w:t>
        </w:r>
        <w:r w:rsidR="00883172">
          <w:rPr>
            <w:rFonts w:eastAsiaTheme="minorEastAsia" w:cs="Times New Roman"/>
            <w:lang w:val="en-US"/>
          </w:rPr>
          <w:sym w:font="Symbol" w:char="F0BE"/>
        </w:r>
      </w:ins>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101" type="#_x0000_t75" style="width:13.15pt;height:16.9pt" o:ole="">
            <v:imagedata r:id="rId150" o:title=""/>
          </v:shape>
          <o:OLEObject Type="Embed" ProgID="Equation.DSMT4" ShapeID="_x0000_i1101" DrawAspect="Content" ObjectID="_1803494155" r:id="rId151"/>
        </w:object>
      </w:r>
      <w:ins w:id="88" w:author="Jose Luis Zofio Prieto [2]" w:date="2025-03-10T14:06:00Z">
        <w:r w:rsidR="00BA31F8">
          <w:rPr>
            <w:lang w:val="en-US"/>
          </w:rPr>
          <w:t>’s</w:t>
        </w:r>
      </w:ins>
      <w:ins w:id="89" w:author="Jose Luis Zofio Prieto [2]" w:date="2025-03-10T13:45:00Z">
        <w:r w:rsidR="00883172">
          <w:rPr>
            <w:lang w:val="en-US"/>
          </w:rPr>
          <w:sym w:font="Symbol" w:char="F0BE"/>
        </w:r>
      </w:ins>
      <w:del w:id="90" w:author="Jose Luis Zofio Prieto [2]" w:date="2025-03-10T13:45:00Z">
        <w:r w:rsidR="00521A79" w:rsidRPr="0050535F" w:rsidDel="00883172">
          <w:rPr>
            <w:rFonts w:eastAsiaTheme="minorEastAsia" w:cs="Times New Roman"/>
            <w:lang w:val="en-US"/>
          </w:rPr>
          <w:delText xml:space="preserve"> value </w:delText>
        </w:r>
      </w:del>
      <w:r w:rsidR="00521A79" w:rsidRPr="0050535F">
        <w:rPr>
          <w:rFonts w:eastAsiaTheme="minorEastAsia" w:cs="Times New Roman"/>
          <w:lang w:val="en-US"/>
        </w:rPr>
        <w:t>remain</w:t>
      </w:r>
      <w:del w:id="91" w:author="Jose Luis Zofio Prieto [2]" w:date="2025-03-10T13:45:00Z">
        <w:r w:rsidR="00521A79" w:rsidRPr="0050535F" w:rsidDel="00883172">
          <w:rPr>
            <w:rFonts w:eastAsiaTheme="minorEastAsia" w:cs="Times New Roman"/>
            <w:lang w:val="en-US"/>
          </w:rPr>
          <w:delText>s</w:delText>
        </w:r>
      </w:del>
      <w:r w:rsidR="00521A79" w:rsidRPr="0050535F">
        <w:rPr>
          <w:rFonts w:eastAsiaTheme="minorEastAsia" w:cs="Times New Roman"/>
          <w:lang w:val="en-US"/>
        </w:rPr>
        <w:t xml:space="preserve"> comparable across units. This uniformity enhances the interpretability of inefficiency scores, as differences in inefficiency are not influenced by unit-specific directional choices but rather reflect genuine performance gaps relative to a common </w:t>
      </w:r>
      <w:del w:id="92" w:author="Jose Luis Zofio Prieto [2]" w:date="2025-03-10T13:45:00Z">
        <w:r w:rsidR="00521A79" w:rsidRPr="0050535F" w:rsidDel="00883172">
          <w:rPr>
            <w:rFonts w:eastAsiaTheme="minorEastAsia" w:cs="Times New Roman"/>
            <w:lang w:val="en-US"/>
          </w:rPr>
          <w:delText>benchmark</w:delText>
        </w:r>
      </w:del>
      <w:ins w:id="93" w:author="Jose Luis Zofio Prieto [2]" w:date="2025-03-10T13:45:00Z">
        <w:r w:rsidR="00883172">
          <w:rPr>
            <w:rFonts w:eastAsiaTheme="minorEastAsia" w:cs="Times New Roman"/>
            <w:lang w:val="en-US"/>
          </w:rPr>
          <w:t>yardstick</w:t>
        </w:r>
      </w:ins>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ins w:id="94" w:author="Jose Luis Zofio Prieto [2]" w:date="2025-03-10T13:47:00Z">
        <w:r w:rsidR="00883172">
          <w:rPr>
            <w:rFonts w:eastAsiaTheme="minorEastAsia" w:cs="Times New Roman"/>
            <w:lang w:val="en-US"/>
          </w:rPr>
          <w:t>s</w:t>
        </w:r>
      </w:ins>
      <w:del w:id="95" w:author="Jose Luis Zofio Prieto [2]" w:date="2025-03-10T13:47:00Z">
        <w:r w:rsidR="00521A79" w:rsidRPr="0050535F" w:rsidDel="00883172">
          <w:rPr>
            <w:rFonts w:eastAsiaTheme="minorEastAsia" w:cs="Times New Roman"/>
            <w:lang w:val="en-US"/>
          </w:rPr>
          <w:delText>-</w:delText>
        </w:r>
      </w:del>
      <w:ins w:id="96" w:author="Jose Luis Zofio Prieto [2]" w:date="2025-03-10T13:47:00Z">
        <w:r w:rsidR="00883172">
          <w:rPr>
            <w:rFonts w:eastAsiaTheme="minorEastAsia" w:cs="Times New Roman"/>
            <w:lang w:val="en-US"/>
          </w:rPr>
          <w:t xml:space="preserve">’ </w:t>
        </w:r>
      </w:ins>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2E4AAB10"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del w:id="97" w:author="Jose Luis Zofio Prieto [2]" w:date="2025-03-10T13:51:00Z">
        <w:r w:rsidR="00B609A9" w:rsidRPr="0050535F" w:rsidDel="00883172">
          <w:rPr>
            <w:rFonts w:eastAsiaTheme="minorEastAsia" w:cs="Times New Roman"/>
            <w:lang w:val="en-US"/>
          </w:rPr>
          <w:delText xml:space="preserve">unknown </w:delText>
        </w:r>
      </w:del>
      <w:r w:rsidR="002D3C15" w:rsidRPr="0050535F">
        <w:rPr>
          <w:rFonts w:eastAsiaTheme="minorEastAsia" w:cs="Times New Roman"/>
          <w:lang w:val="en-US"/>
        </w:rPr>
        <w:t xml:space="preserve">value </w:t>
      </w:r>
      <w:moveFromRangeStart w:id="98" w:author="Jose Luis Zofio Prieto [2]" w:date="2025-03-10T13:51:00Z" w:name="move192507116"/>
      <w:moveFrom w:id="99" w:author="Jose Luis Zofio Prieto [2]" w:date="2025-03-10T13:51:00Z">
        <w:r w:rsidR="00EB6266" w:rsidRPr="0050535F" w:rsidDel="00883172">
          <w:rPr>
            <w:position w:val="-10"/>
            <w:lang w:val="en-US"/>
          </w:rPr>
          <w:object w:dxaOrig="279" w:dyaOrig="340" w14:anchorId="063120AC">
            <v:shape id="_x0000_i1102" type="#_x0000_t75" style="width:14.65pt;height:16.5pt" o:ole="">
              <v:imagedata r:id="rId152" o:title=""/>
            </v:shape>
            <o:OLEObject Type="Embed" ProgID="Equation.DSMT4" ShapeID="_x0000_i1102" DrawAspect="Content" ObjectID="_1803494156" r:id="rId153"/>
          </w:object>
        </w:r>
      </w:moveFrom>
      <w:moveFromRangeEnd w:id="98"/>
      <w:del w:id="100" w:author="Jose Luis Zofio Prieto [2]" w:date="2025-03-10T13:51:00Z">
        <w:r w:rsidR="00150698" w:rsidRPr="0050535F" w:rsidDel="00883172">
          <w:rPr>
            <w:rFonts w:eastAsiaTheme="minorEastAsia" w:cs="Times New Roman"/>
            <w:lang w:val="en-US"/>
          </w:rPr>
          <w:delText xml:space="preserve"> (i.e., the level </w:delText>
        </w:r>
      </w:del>
      <w:r w:rsidR="00150698" w:rsidRPr="0050535F">
        <w:rPr>
          <w:rFonts w:eastAsiaTheme="minorEastAsia" w:cs="Times New Roman"/>
          <w:lang w:val="en-US"/>
        </w:rPr>
        <w:t>of technical inefficiency</w:t>
      </w:r>
      <w:moveToRangeStart w:id="101" w:author="Jose Luis Zofio Prieto [2]" w:date="2025-03-10T13:51:00Z" w:name="move192507116"/>
      <w:moveTo w:id="102" w:author="Jose Luis Zofio Prieto [2]" w:date="2025-03-10T13:51:00Z">
        <w:r w:rsidR="00883172" w:rsidRPr="0050535F">
          <w:rPr>
            <w:position w:val="-10"/>
            <w:lang w:val="en-US"/>
          </w:rPr>
          <w:object w:dxaOrig="279" w:dyaOrig="340" w14:anchorId="0400926C">
            <v:shape id="_x0000_i1103" type="#_x0000_t75" style="width:14.65pt;height:16.5pt" o:ole="">
              <v:imagedata r:id="rId152" o:title=""/>
            </v:shape>
            <o:OLEObject Type="Embed" ProgID="Equation.DSMT4" ShapeID="_x0000_i1103" DrawAspect="Content" ObjectID="_1803494157" r:id="rId154"/>
          </w:object>
        </w:r>
      </w:moveTo>
      <w:moveToRangeEnd w:id="101"/>
      <w:del w:id="103" w:author="Jose Luis Zofio Prieto [2]" w:date="2025-03-10T13:51:00Z">
        <w:r w:rsidR="00150698" w:rsidRPr="0050535F" w:rsidDel="00883172">
          <w:rPr>
            <w:rFonts w:eastAsiaTheme="minorEastAsia" w:cs="Times New Roman"/>
            <w:lang w:val="en-US"/>
          </w:rPr>
          <w:delText>)</w:delText>
        </w:r>
      </w:del>
      <w:del w:id="104" w:author="Jose Luis Zofio Prieto [2]" w:date="2025-03-10T13:54:00Z">
        <w:r w:rsidR="00150698" w:rsidRPr="0050535F" w:rsidDel="007146A5">
          <w:rPr>
            <w:rFonts w:eastAsiaTheme="minorEastAsia" w:cs="Times New Roman"/>
            <w:lang w:val="en-US"/>
          </w:rPr>
          <w:delText xml:space="preserve"> </w:delText>
        </w:r>
      </w:del>
      <w:ins w:id="105" w:author="Jose Luis Zofio Prieto [2]" w:date="2025-03-10T13:54:00Z">
        <w:r w:rsidR="007146A5">
          <w:rPr>
            <w:rFonts w:eastAsiaTheme="minorEastAsia" w:cs="Times New Roman"/>
            <w:lang w:val="en-US"/>
          </w:rPr>
          <w:t xml:space="preserve"> </w:t>
        </w:r>
      </w:ins>
      <w:r w:rsidR="00B609A9" w:rsidRPr="0050535F">
        <w:rPr>
          <w:rFonts w:eastAsiaTheme="minorEastAsia" w:cs="Times New Roman"/>
          <w:lang w:val="en-US"/>
        </w:rPr>
        <w:t xml:space="preserve">is </w:t>
      </w:r>
      <w:r w:rsidR="00150698" w:rsidRPr="0050535F">
        <w:rPr>
          <w:rFonts w:eastAsiaTheme="minorEastAsia" w:cs="Times New Roman"/>
          <w:lang w:val="en-US"/>
        </w:rPr>
        <w:t>determined</w:t>
      </w:r>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w:t>
      </w:r>
      <w:del w:id="106" w:author="Jose Luis Zofio Prieto [2]" w:date="2025-03-10T13:52:00Z">
        <w:r w:rsidR="00A342AA" w:rsidRPr="0050535F" w:rsidDel="00883172">
          <w:rPr>
            <w:rFonts w:eastAsiaTheme="minorEastAsia" w:cs="Times New Roman"/>
            <w:lang w:val="en-US"/>
          </w:rPr>
          <w:delText xml:space="preserve">should </w:delText>
        </w:r>
      </w:del>
      <w:r w:rsidR="00A342AA" w:rsidRPr="0050535F">
        <w:rPr>
          <w:rFonts w:eastAsiaTheme="minorEastAsia" w:cs="Times New Roman"/>
          <w:lang w:val="en-US"/>
        </w:rPr>
        <w:t xml:space="preserve">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del w:id="107" w:author="Jose Luis Zofio Prieto [2]" w:date="2025-03-14T09:18:00Z">
        <w:r w:rsidR="005B706F" w:rsidRPr="0050535F">
          <w:rPr>
            <w:rFonts w:eastAsiaTheme="minorEastAsia" w:cs="Times New Roman"/>
            <w:iCs/>
            <w:lang w:val="en-US"/>
          </w:rPr>
          <w:fldChar w:fldCharType="separate"/>
        </w:r>
        <w:r w:rsidR="004371C8" w:rsidRPr="0050535F" w:rsidDel="00AB32F0">
          <w:rPr>
            <w:rFonts w:eastAsiaTheme="minorEastAsia" w:cs="Times New Roman"/>
            <w:iCs/>
            <w:lang w:val="en-US"/>
          </w:rPr>
          <w:delInstrText>(7)</w:delInstrText>
        </w:r>
        <w:r w:rsidR="00310C85" w:rsidRPr="0050535F" w:rsidDel="00AB32F0">
          <w:rPr>
            <w:rFonts w:eastAsiaTheme="minorEastAsia" w:cs="Times New Roman"/>
            <w:iCs/>
            <w:lang w:val="en-US"/>
          </w:rPr>
          <w:delInstrText>(7)</w:delInstrText>
        </w:r>
      </w:del>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104" type="#_x0000_t75" style="width:11.65pt;height:15.4pt" o:ole="">
            <v:imagedata r:id="rId155" o:title=""/>
          </v:shape>
          <o:OLEObject Type="Embed" ProgID="Equation.DSMT4" ShapeID="_x0000_i1104" DrawAspect="Content" ObjectID="_1803494158" r:id="rId156"/>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105" type="#_x0000_t75" style="width:11.65pt;height:15.4pt" o:ole="">
            <v:imagedata r:id="rId157" o:title=""/>
          </v:shape>
          <o:OLEObject Type="Embed" ProgID="Equation.DSMT4" ShapeID="_x0000_i1105" DrawAspect="Content" ObjectID="_1803494159" r:id="rId158"/>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6" type="#_x0000_t75" style="width:33.4pt;height:18pt" o:ole="">
            <v:imagedata r:id="rId159" o:title=""/>
          </v:shape>
          <o:OLEObject Type="Embed" ProgID="Equation.DSMT4" ShapeID="_x0000_i1106" DrawAspect="Content" ObjectID="_1803494160" r:id="rId160"/>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7" type="#_x0000_t75" style="width:11.65pt;height:14.65pt" o:ole="">
            <v:imagedata r:id="rId161" o:title=""/>
          </v:shape>
          <o:OLEObject Type="Embed" ProgID="Equation.DSMT4" ShapeID="_x0000_i1107" DrawAspect="Content" ObjectID="_1803494161" r:id="rId162"/>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6C5D9A93" w:rsidR="00B41038" w:rsidRPr="0050535F" w:rsidRDefault="00EB6266">
      <w:pPr>
        <w:spacing w:line="360" w:lineRule="auto"/>
        <w:ind w:left="3150"/>
        <w:rPr>
          <w:rFonts w:cs="Times New Roman"/>
          <w:lang w:val="en-US"/>
        </w:rPr>
        <w:pPrChange w:id="108" w:author="Jose Luis Zofio Prieto [2]" w:date="2025-03-10T13:54:00Z">
          <w:pPr>
            <w:spacing w:line="360" w:lineRule="auto"/>
            <w:ind w:left="708" w:firstLine="708"/>
            <w:jc w:val="center"/>
          </w:pPr>
        </w:pPrChange>
      </w:pPr>
      <w:r w:rsidRPr="0050535F">
        <w:rPr>
          <w:position w:val="-16"/>
          <w:lang w:val="en-US"/>
        </w:rPr>
        <w:object w:dxaOrig="1880" w:dyaOrig="420" w14:anchorId="641304C6">
          <v:shape id="_x0000_i1108" type="#_x0000_t75" style="width:93.75pt;height:21.75pt" o:ole="">
            <v:imagedata r:id="rId163" o:title=""/>
          </v:shape>
          <o:OLEObject Type="Embed" ProgID="Equation.DSMT4" ShapeID="_x0000_i1108" DrawAspect="Content" ObjectID="_1803494162" r:id="rId164"/>
        </w:object>
      </w:r>
      <w:ins w:id="109" w:author="Jose Luis Zofio Prieto [2]" w:date="2025-03-10T13:53:00Z">
        <w:r w:rsidR="00883172">
          <w:rPr>
            <w:lang w:val="en-US"/>
          </w:rPr>
          <w:t>.</w:t>
        </w:r>
        <w:r w:rsidR="00883172">
          <w:rPr>
            <w:lang w:val="en-US"/>
          </w:rPr>
          <w:tab/>
        </w:r>
        <w:r w:rsidR="00883172">
          <w:rPr>
            <w:lang w:val="en-US"/>
          </w:rPr>
          <w:tab/>
        </w:r>
      </w:ins>
      <w:ins w:id="110" w:author="Jose Luis Zofio Prieto [2]" w:date="2025-03-10T13:54:00Z">
        <w:r w:rsidR="007146A5">
          <w:rPr>
            <w:lang w:val="en-US"/>
          </w:rPr>
          <w:tab/>
        </w:r>
        <w:r w:rsidR="007146A5">
          <w:rPr>
            <w:lang w:val="en-US"/>
          </w:rPr>
          <w:tab/>
          <w:t xml:space="preserve">        </w:t>
        </w:r>
      </w:ins>
      <w:ins w:id="111" w:author="Jose Luis Zofio Prieto [2]" w:date="2025-03-10T13:53:00Z">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ins>
      <w:ins w:id="112" w:author="Jose Luis Zofio Prieto [2]" w:date="2025-03-14T09:19:00Z">
        <w:r w:rsidR="00AB32F0">
          <w:rPr>
            <w:rFonts w:cs="Times New Roman"/>
            <w:noProof/>
            <w:lang w:val="en-US"/>
          </w:rPr>
          <w:instrText>7</w:instrText>
        </w:r>
      </w:ins>
      <w:ins w:id="113" w:author="Jose Luis Zofio Prieto [2]" w:date="2025-03-10T13:53:00Z">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ins>
      <w:del w:id="114" w:author="Jose Luis Zofio Prieto [2]" w:date="2025-03-10T13:53:00Z">
        <w:r w:rsidR="005B706F" w:rsidRPr="0050535F" w:rsidDel="00883172">
          <w:rPr>
            <w:rFonts w:cs="Times New Roman"/>
            <w:lang w:val="en-US"/>
          </w:rPr>
          <w:delText>.</w:delText>
        </w:r>
        <w:r w:rsidR="00B41038" w:rsidRPr="0050535F" w:rsidDel="00883172">
          <w:rPr>
            <w:rFonts w:cs="Times New Roman"/>
            <w:lang w:val="en-US"/>
          </w:rPr>
          <w:tab/>
        </w:r>
        <w:r w:rsidR="00B41038" w:rsidRPr="0050535F" w:rsidDel="00883172">
          <w:rPr>
            <w:rFonts w:cs="Times New Roman"/>
            <w:lang w:val="en-US"/>
          </w:rPr>
          <w:fldChar w:fldCharType="begin"/>
        </w:r>
        <w:r w:rsidR="00B41038" w:rsidRPr="0050535F" w:rsidDel="00883172">
          <w:rPr>
            <w:rFonts w:cs="Times New Roman"/>
            <w:lang w:val="en-US"/>
          </w:rPr>
          <w:delInstrText xml:space="preserve"> MACROBUTTON MTPlaceRef \* MERGEFORMAT </w:delInstrText>
        </w:r>
        <w:r w:rsidR="00B41038" w:rsidRPr="0050535F" w:rsidDel="00883172">
          <w:rPr>
            <w:rFonts w:cs="Times New Roman"/>
            <w:lang w:val="en-US"/>
          </w:rPr>
          <w:fldChar w:fldCharType="begin"/>
        </w:r>
        <w:r w:rsidR="00B41038" w:rsidRPr="0050535F" w:rsidDel="00883172">
          <w:rPr>
            <w:rFonts w:cs="Times New Roman"/>
            <w:lang w:val="en-US"/>
          </w:rPr>
          <w:delInstrText xml:space="preserve"> SEQ MTEqn \h \* MERGEFORMAT </w:delInstrText>
        </w:r>
        <w:r w:rsidR="00B41038" w:rsidRPr="0050535F" w:rsidDel="00883172">
          <w:rPr>
            <w:rFonts w:cs="Times New Roman"/>
            <w:lang w:val="en-US"/>
          </w:rPr>
          <w:fldChar w:fldCharType="end"/>
        </w:r>
        <w:bookmarkStart w:id="115" w:name="ZEqnNum482073"/>
        <w:r w:rsidR="00B41038" w:rsidRPr="0050535F" w:rsidDel="00883172">
          <w:rPr>
            <w:rFonts w:cs="Times New Roman"/>
            <w:lang w:val="en-US"/>
          </w:rPr>
          <w:delInstrText>(</w:delInstrText>
        </w:r>
        <w:r w:rsidR="00B41038" w:rsidRPr="0050535F" w:rsidDel="00883172">
          <w:rPr>
            <w:rFonts w:cs="Times New Roman"/>
            <w:lang w:val="en-US"/>
          </w:rPr>
          <w:fldChar w:fldCharType="begin"/>
        </w:r>
        <w:r w:rsidR="00B41038" w:rsidRPr="0050535F" w:rsidDel="00883172">
          <w:rPr>
            <w:rFonts w:cs="Times New Roman"/>
            <w:lang w:val="en-US"/>
          </w:rPr>
          <w:delInstrText xml:space="preserve"> SEQ MTEqn \c \* Arabic \* MERGEFORMAT </w:delInstrText>
        </w:r>
        <w:r w:rsidR="00B41038" w:rsidRPr="0050535F" w:rsidDel="00883172">
          <w:rPr>
            <w:rFonts w:cs="Times New Roman"/>
            <w:lang w:val="en-US"/>
          </w:rPr>
          <w:fldChar w:fldCharType="separate"/>
        </w:r>
        <w:r w:rsidR="00CB6565" w:rsidDel="00883172">
          <w:rPr>
            <w:rFonts w:cs="Times New Roman"/>
            <w:noProof/>
            <w:lang w:val="en-US"/>
          </w:rPr>
          <w:delInstrText>7</w:delInstrText>
        </w:r>
        <w:r w:rsidR="00B41038" w:rsidRPr="0050535F" w:rsidDel="00883172">
          <w:rPr>
            <w:rFonts w:cs="Times New Roman"/>
            <w:lang w:val="en-US"/>
          </w:rPr>
          <w:fldChar w:fldCharType="end"/>
        </w:r>
        <w:r w:rsidR="00B41038" w:rsidRPr="0050535F" w:rsidDel="00883172">
          <w:rPr>
            <w:rFonts w:cs="Times New Roman"/>
            <w:lang w:val="en-US"/>
          </w:rPr>
          <w:delInstrText>)</w:delInstrText>
        </w:r>
        <w:bookmarkEnd w:id="115"/>
        <w:r w:rsidR="00B41038" w:rsidRPr="0050535F" w:rsidDel="00883172">
          <w:rPr>
            <w:rFonts w:cs="Times New Roman"/>
            <w:lang w:val="en-US"/>
          </w:rPr>
          <w:fldChar w:fldCharType="end"/>
        </w:r>
      </w:del>
    </w:p>
    <w:p w14:paraId="08490547" w14:textId="77777777" w:rsidR="00953589" w:rsidRDefault="009E23B4" w:rsidP="00BB4815">
      <w:pPr>
        <w:spacing w:line="360" w:lineRule="auto"/>
        <w:rPr>
          <w:ins w:id="116" w:author="Jose Luis Zofio Prieto [2]" w:date="2025-03-10T15:08:00Z"/>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9" type="#_x0000_t75" style="width:11.65pt;height:14.65pt" o:ole="">
            <v:imagedata r:id="rId165" o:title=""/>
          </v:shape>
          <o:OLEObject Type="Embed" ProgID="Equation.DSMT4" ShapeID="_x0000_i1109" DrawAspect="Content" ObjectID="_1803494163" r:id="rId166"/>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10" type="#_x0000_t75" style="width:11.65pt;height:14.65pt" o:ole="">
            <v:imagedata r:id="rId165" o:title=""/>
          </v:shape>
          <o:OLEObject Type="Embed" ProgID="Equation.DSMT4" ShapeID="_x0000_i1110" DrawAspect="Content" ObjectID="_1803494164" r:id="rId167"/>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11" type="#_x0000_t75" style="width:144.75pt;height:21.75pt" o:ole="">
            <v:imagedata r:id="rId168" o:title=""/>
          </v:shape>
          <o:OLEObject Type="Embed" ProgID="Equation.DSMT4" ShapeID="_x0000_i1111" DrawAspect="Content" ObjectID="_1803494165" r:id="rId169"/>
        </w:object>
      </w:r>
      <w:r w:rsidRPr="0050535F">
        <w:rPr>
          <w:rFonts w:eastAsiaTheme="minorEastAsia" w:cs="Times New Roman"/>
          <w:lang w:val="en-US"/>
        </w:rPr>
        <w:t xml:space="preserve">. When the algorithm converges to the probability that meets the </w:t>
      </w:r>
      <w:r w:rsidRPr="0050535F">
        <w:rPr>
          <w:rFonts w:eastAsiaTheme="minorEastAsia" w:cs="Times New Roman"/>
          <w:lang w:val="en-US"/>
        </w:rPr>
        <w:lastRenderedPageBreak/>
        <w:t xml:space="preserve">desired confidence threshold, the corresponding </w:t>
      </w:r>
      <w:commentRangeStart w:id="117"/>
      <w:commentRangeStart w:id="118"/>
      <w:r w:rsidR="00C555E3" w:rsidRPr="0050535F">
        <w:rPr>
          <w:position w:val="-10"/>
          <w:lang w:val="en-US"/>
        </w:rPr>
        <w:object w:dxaOrig="279" w:dyaOrig="340" w14:anchorId="058CFCC0">
          <v:shape id="_x0000_i1112" type="#_x0000_t75" style="width:14.65pt;height:16.5pt" o:ole="">
            <v:imagedata r:id="rId170" o:title=""/>
          </v:shape>
          <o:OLEObject Type="Embed" ProgID="Equation.DSMT4" ShapeID="_x0000_i1112" DrawAspect="Content" ObjectID="_1803494166" r:id="rId171"/>
        </w:object>
      </w:r>
      <w:commentRangeEnd w:id="117"/>
      <w:r w:rsidR="008E4CF4" w:rsidRPr="0050535F">
        <w:rPr>
          <w:rStyle w:val="Refdecomentario"/>
          <w:lang w:val="en-US"/>
        </w:rPr>
        <w:commentReference w:id="117"/>
      </w:r>
      <w:commentRangeEnd w:id="118"/>
      <w:r w:rsidR="00C555E3" w:rsidRPr="0050535F">
        <w:rPr>
          <w:rStyle w:val="Refdecomentario"/>
          <w:lang w:val="en-US"/>
        </w:rPr>
        <w:commentReference w:id="118"/>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ins w:id="119" w:author="Jose Luis Zofio Prieto [2]" w:date="2025-03-10T14:32:00Z">
        <w:r w:rsidR="00844BC2">
          <w:rPr>
            <w:rFonts w:eastAsiaTheme="minorEastAsia" w:cs="Times New Roman"/>
            <w:lang w:val="en-US"/>
          </w:rPr>
          <w:t xml:space="preserve">. </w:t>
        </w:r>
      </w:ins>
      <w:ins w:id="120" w:author="Jose Luis Zofio Prieto [2]" w:date="2025-03-10T14:37:00Z">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ins>
      <w:ins w:id="121" w:author="Jose Luis Zofio Prieto [2]" w:date="2025-03-10T14:39:00Z">
        <w:r w:rsidR="00BB4815">
          <w:rPr>
            <w:rFonts w:cs="Times New Roman"/>
            <w:lang w:val="en-US"/>
          </w:rPr>
          <w:t xml:space="preserve">the benchmark </w:t>
        </w:r>
      </w:ins>
      <w:ins w:id="122" w:author="Jose Luis Zofio Prieto [2]" w:date="2025-03-10T14:37:00Z">
        <w:r w:rsidR="00BB4815" w:rsidRPr="0050535F">
          <w:rPr>
            <w:rFonts w:cs="Times New Roman"/>
            <w:lang w:val="en-US"/>
          </w:rPr>
          <w:t xml:space="preserve">for each evaluated DMU </w:t>
        </w:r>
      </w:ins>
      <w:ins w:id="123" w:author="Jose Luis Zofio Prieto [2]" w:date="2025-03-10T14:39:00Z">
        <w:r w:rsidR="00BB4815">
          <w:rPr>
            <w:rFonts w:cs="Times New Roman"/>
            <w:lang w:val="en-US"/>
          </w:rPr>
          <w:t xml:space="preserve">is </w:t>
        </w:r>
      </w:ins>
      <w:ins w:id="124" w:author="Jose Luis Zofio Prieto [2]" w:date="2025-03-10T14:37:00Z">
        <w:r w:rsidR="00BB4815" w:rsidRPr="0050535F">
          <w:rPr>
            <w:rFonts w:cs="Times New Roman"/>
            <w:lang w:val="en-US"/>
          </w:rPr>
          <w:t>identified as the closest unit</w:t>
        </w:r>
      </w:ins>
      <w:ins w:id="125" w:author="Jose Luis Zofio Prieto [2]" w:date="2025-03-10T14:42:00Z">
        <w:r w:rsidR="00BB4815">
          <w:rPr>
            <w:rFonts w:cs="Times New Roman"/>
            <w:lang w:val="en-US"/>
          </w:rPr>
          <w:sym w:font="Symbol" w:char="F0BE"/>
        </w:r>
        <w:r w:rsidR="00BB4815">
          <w:rPr>
            <w:rFonts w:cs="Times New Roman"/>
            <w:lang w:val="en-US"/>
          </w:rPr>
          <w:t>e.g.,</w:t>
        </w:r>
      </w:ins>
      <w:ins w:id="126" w:author="Jose Luis Zofio Prieto [2]" w:date="2025-03-10T14:39:00Z">
        <w:r w:rsidR="00BB4815">
          <w:rPr>
            <w:rFonts w:cs="Times New Roman"/>
            <w:lang w:val="en-US"/>
          </w:rPr>
          <w:t xml:space="preserve"> </w:t>
        </w:r>
      </w:ins>
      <w:ins w:id="127" w:author="Jose Luis Zofio Prieto [2]" w:date="2025-03-10T14:37:00Z">
        <w:r w:rsidR="00BB4815" w:rsidRPr="0050535F">
          <w:rPr>
            <w:rFonts w:cs="Times New Roman"/>
            <w:lang w:val="en-US"/>
          </w:rPr>
          <w:t xml:space="preserve">based on </w:t>
        </w:r>
      </w:ins>
      <w:ins w:id="128" w:author="Jose Luis Zofio Prieto [2]" w:date="2025-03-10T14:42:00Z">
        <w:r w:rsidR="00BB4815">
          <w:rPr>
            <w:rFonts w:cs="Times New Roman"/>
            <w:lang w:val="en-US"/>
          </w:rPr>
          <w:t xml:space="preserve">the </w:t>
        </w:r>
      </w:ins>
      <w:ins w:id="129" w:author="Jose Luis Zofio Prieto [2]" w:date="2025-03-10T14:37:00Z">
        <w:r w:rsidR="00BB4815" w:rsidRPr="0050535F">
          <w:rPr>
            <w:rFonts w:cs="Times New Roman"/>
            <w:lang w:val="en-US"/>
          </w:rPr>
          <w:t xml:space="preserve">Euclidean 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ins>
      <w:ins w:id="130" w:author="Jose Luis Zofio Prieto [2]" w:date="2025-03-10T14:37:00Z">
        <w:r w:rsidR="00BB4815" w:rsidRPr="0050535F">
          <w:rPr>
            <w:position w:val="-12"/>
            <w:lang w:val="en-US"/>
          </w:rPr>
          <w:object w:dxaOrig="700" w:dyaOrig="360" w14:anchorId="6964AA19">
            <v:shape id="_x0000_i1113" type="#_x0000_t75" style="width:34.9pt;height:18pt" o:ole="">
              <v:imagedata r:id="rId172" o:title=""/>
            </v:shape>
            <o:OLEObject Type="Embed" ProgID="Equation.DSMT4" ShapeID="_x0000_i1113" DrawAspect="Content" ObjectID="_1803494167" r:id="rId173"/>
          </w:object>
        </w:r>
      </w:ins>
      <w:ins w:id="131" w:author="Jose Luis Zofio Prieto [2]" w:date="2025-03-10T14:37:00Z">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ins>
      <w:ins w:id="132" w:author="Jose Luis Zofio Prieto [2]" w:date="2025-03-10T14:37:00Z">
        <w:r w:rsidR="00BB4815" w:rsidRPr="0050535F">
          <w:rPr>
            <w:position w:val="-20"/>
            <w:lang w:val="en-US"/>
          </w:rPr>
          <w:object w:dxaOrig="5880" w:dyaOrig="480" w14:anchorId="55DE632A">
            <v:shape id="_x0000_i1114" type="#_x0000_t75" style="width:295.15pt;height:24.4pt" o:ole="">
              <v:imagedata r:id="rId174" o:title=""/>
            </v:shape>
            <o:OLEObject Type="Embed" ProgID="Equation.DSMT4" ShapeID="_x0000_i1114" DrawAspect="Content" ObjectID="_1803494168" r:id="rId175"/>
          </w:object>
        </w:r>
      </w:ins>
      <w:ins w:id="133" w:author="Jose Luis Zofio Prieto [2]" w:date="2025-03-10T14:37:00Z">
        <w:r w:rsidR="00BB4815" w:rsidRPr="0050535F">
          <w:rPr>
            <w:rFonts w:cs="Times New Roman"/>
            <w:lang w:val="en-US"/>
          </w:rPr>
          <w:t xml:space="preserve">. In case of a tie, we </w:t>
        </w:r>
      </w:ins>
      <w:ins w:id="134" w:author="Jose Luis Zofio Prieto [2]" w:date="2025-03-10T15:08:00Z">
        <w:r w:rsidR="00953589">
          <w:rPr>
            <w:rFonts w:cs="Times New Roman"/>
            <w:lang w:val="en-US"/>
          </w:rPr>
          <w:t xml:space="preserve">report the group of peers and </w:t>
        </w:r>
      </w:ins>
      <w:ins w:id="135" w:author="Jose Luis Zofio Prieto [2]" w:date="2025-03-10T14:37:00Z">
        <w:r w:rsidR="00BB4815" w:rsidRPr="0050535F">
          <w:rPr>
            <w:rFonts w:cs="Times New Roman"/>
            <w:lang w:val="en-US"/>
          </w:rPr>
          <w:t>randomly select one of the possible solutions</w:t>
        </w:r>
      </w:ins>
      <w:ins w:id="136" w:author="Jose Luis Zofio Prieto [2]" w:date="2025-03-10T14:38:00Z">
        <w:r w:rsidR="00BB4815">
          <w:rPr>
            <w:rFonts w:cs="Times New Roman"/>
            <w:lang w:val="en-US"/>
          </w:rPr>
          <w:t xml:space="preserve">. </w:t>
        </w:r>
      </w:ins>
    </w:p>
    <w:p w14:paraId="53B2E054" w14:textId="34DAFEED" w:rsidR="006457D9" w:rsidRPr="0050535F" w:rsidDel="00BB4815" w:rsidRDefault="00953589" w:rsidP="00A96069">
      <w:pPr>
        <w:spacing w:line="360" w:lineRule="auto"/>
        <w:rPr>
          <w:del w:id="137" w:author="Jose Luis Zofio Prieto [2]" w:date="2025-03-10T14:36:00Z"/>
          <w:rFonts w:cs="Times New Roman"/>
          <w:lang w:val="en-US"/>
        </w:rPr>
      </w:pPr>
      <w:ins w:id="138" w:author="Jose Luis Zofio Prieto [2]" w:date="2025-03-10T15:09:00Z">
        <w:r>
          <w:rPr>
            <w:rFonts w:cs="Times New Roman"/>
            <w:lang w:val="en-US"/>
          </w:rPr>
          <w:t>Additionally, i</w:t>
        </w:r>
      </w:ins>
      <w:ins w:id="139" w:author="Jose Luis Zofio Prieto [2]" w:date="2025-03-10T14:35:00Z">
        <w:r w:rsidR="00BB4815" w:rsidRPr="0050535F">
          <w:rPr>
            <w:rFonts w:cs="Times New Roman"/>
            <w:lang w:val="en-US"/>
          </w:rPr>
          <w:t>f</w:t>
        </w:r>
      </w:ins>
      <w:ins w:id="140" w:author="Jose Luis Zofio Prieto [2]" w:date="2025-03-10T15:08:00Z">
        <w:r>
          <w:rPr>
            <w:rFonts w:cs="Times New Roman"/>
            <w:lang w:val="en-US"/>
          </w:rPr>
          <w:t xml:space="preserve"> in the evaluation process, </w:t>
        </w:r>
      </w:ins>
      <w:ins w:id="141" w:author="Jose Luis Zofio Prieto [2]" w:date="2025-03-10T14:35:00Z">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ins>
      <w:commentRangeStart w:id="142"/>
      <w:commentRangeStart w:id="143"/>
      <w:commentRangeStart w:id="144"/>
      <w:ins w:id="145" w:author="Jose Luis Zofio Prieto [2]" w:date="2025-03-10T14:35:00Z">
        <w:r w:rsidR="00BB4815" w:rsidRPr="0050535F">
          <w:rPr>
            <w:position w:val="-10"/>
            <w:lang w:val="en-US"/>
          </w:rPr>
          <w:object w:dxaOrig="279" w:dyaOrig="340" w14:anchorId="5A9343E9">
            <v:shape id="_x0000_i1115" type="#_x0000_t75" style="width:14.65pt;height:16.5pt" o:ole="">
              <v:imagedata r:id="rId176" o:title=""/>
            </v:shape>
            <o:OLEObject Type="Embed" ProgID="Equation.DSMT4" ShapeID="_x0000_i1115" DrawAspect="Content" ObjectID="_1803494169" r:id="rId177"/>
          </w:object>
        </w:r>
      </w:ins>
      <w:ins w:id="146" w:author="Jose Luis Zofio Prieto [2]" w:date="2025-03-10T14:35:00Z">
        <w:r w:rsidR="00BB4815">
          <w:rPr>
            <w:rFonts w:eastAsiaTheme="minorEastAsia" w:cs="Times New Roman"/>
            <w:lang w:val="en-US"/>
          </w:rPr>
          <w:t xml:space="preserve">is set </w:t>
        </w:r>
        <w:r w:rsidR="00BB4815" w:rsidRPr="0050535F">
          <w:rPr>
            <w:rFonts w:eastAsiaTheme="minorEastAsia" w:cs="Times New Roman"/>
            <w:lang w:val="en-US"/>
          </w:rPr>
          <w:t>to 0</w:t>
        </w:r>
        <w:commentRangeEnd w:id="142"/>
        <w:r w:rsidR="00BB4815" w:rsidRPr="0050535F">
          <w:rPr>
            <w:rStyle w:val="Refdecomentario"/>
            <w:lang w:val="en-US"/>
          </w:rPr>
          <w:commentReference w:id="142"/>
        </w:r>
        <w:commentRangeEnd w:id="143"/>
        <w:r w:rsidR="00BB4815" w:rsidRPr="0050535F">
          <w:rPr>
            <w:rStyle w:val="Refdecomentario"/>
            <w:lang w:val="en-US"/>
          </w:rPr>
          <w:commentReference w:id="143"/>
        </w:r>
        <w:commentRangeEnd w:id="144"/>
        <w:r w:rsidR="00BB4815">
          <w:rPr>
            <w:rStyle w:val="Refdecomentario"/>
          </w:rPr>
          <w:commentReference w:id="144"/>
        </w:r>
        <w:r w:rsidR="00BB4815">
          <w:rPr>
            <w:rFonts w:eastAsiaTheme="minorEastAsia" w:cs="Times New Roman"/>
            <w:lang w:val="en-US"/>
          </w:rPr>
          <w:t xml:space="preserve"> as it is ‘superefficient’ at the selected probability level. This implies that we do not calculate negative </w:t>
        </w:r>
      </w:ins>
      <w:ins w:id="147" w:author="Jose Luis Zofio Prieto [2]" w:date="2025-03-10T14:35:00Z">
        <w:r w:rsidR="00BB4815" w:rsidRPr="0050535F">
          <w:rPr>
            <w:position w:val="-10"/>
            <w:lang w:val="en-US"/>
          </w:rPr>
          <w:object w:dxaOrig="279" w:dyaOrig="340" w14:anchorId="5EA12406">
            <v:shape id="_x0000_i1116" type="#_x0000_t75" style="width:14.65pt;height:16.5pt" o:ole="">
              <v:imagedata r:id="rId178" o:title=""/>
            </v:shape>
            <o:OLEObject Type="Embed" ProgID="Equation.DSMT4" ShapeID="_x0000_i1116" DrawAspect="Content" ObjectID="_1803494170" r:id="rId179"/>
          </w:object>
        </w:r>
      </w:ins>
      <w:ins w:id="148" w:author="Jose Luis Zofio Prieto [2]" w:date="2025-03-10T14:35:00Z">
        <w:r w:rsidR="00BB4815">
          <w:rPr>
            <w:lang w:val="en-US"/>
          </w:rPr>
          <w:t>’s increasing inputs and reducing outputs to project the DMUs ‘backwards’ towards lower level probability frontiers</w:t>
        </w:r>
      </w:ins>
      <w:ins w:id="149" w:author="Jose Luis Zofio Prieto [2]" w:date="2025-03-10T14:44:00Z">
        <w:r w:rsidR="008C4EE2">
          <w:rPr>
            <w:lang w:val="en-US"/>
          </w:rPr>
          <w:sym w:font="Symbol" w:char="F0BE"/>
        </w:r>
        <w:r w:rsidR="008C4EE2">
          <w:rPr>
            <w:lang w:val="en-US"/>
          </w:rPr>
          <w:t xml:space="preserve">although it would be possible </w:t>
        </w:r>
      </w:ins>
      <w:ins w:id="150" w:author="Jose Luis Zofio Prieto [2]" w:date="2025-03-10T14:45:00Z">
        <w:r w:rsidR="008C4EE2">
          <w:rPr>
            <w:lang w:val="en-US"/>
          </w:rPr>
          <w:t>following Anderse and Petersen (1993)</w:t>
        </w:r>
      </w:ins>
      <w:ins w:id="151" w:author="Jose Luis Zofio Prieto [2]" w:date="2025-03-10T14:35:00Z">
        <w:r w:rsidR="00BB4815">
          <w:rPr>
            <w:lang w:val="en-US"/>
          </w:rPr>
          <w:t xml:space="preserve">. </w:t>
        </w:r>
      </w:ins>
      <w:del w:id="152" w:author="Jose Luis Zofio Prieto [2]" w:date="2025-03-10T14:32:00Z">
        <w:r w:rsidR="009E23B4" w:rsidRPr="0050535F" w:rsidDel="00844BC2">
          <w:rPr>
            <w:rFonts w:eastAsiaTheme="minorEastAsia" w:cs="Times New Roman"/>
            <w:lang w:val="en-US"/>
          </w:rPr>
          <w:delText>.</w:delText>
        </w:r>
        <w:r w:rsidR="00CC7C20" w:rsidRPr="0050535F" w:rsidDel="00844BC2">
          <w:rPr>
            <w:rFonts w:eastAsiaTheme="minorEastAsia" w:cs="Times New Roman"/>
            <w:lang w:val="en-US"/>
          </w:rPr>
          <w:delText xml:space="preserve"> </w:delText>
        </w:r>
        <w:r w:rsidR="00407ACA" w:rsidRPr="0050535F" w:rsidDel="00844BC2">
          <w:rPr>
            <w:rFonts w:cs="Times New Roman"/>
            <w:lang w:val="en-US"/>
          </w:rPr>
          <w:delText>If the efficiency probability of a</w:delText>
        </w:r>
        <w:r w:rsidR="00714CD3" w:rsidRPr="0050535F" w:rsidDel="00844BC2">
          <w:rPr>
            <w:rFonts w:cs="Times New Roman"/>
            <w:lang w:val="en-US"/>
          </w:rPr>
          <w:delText>n</w:delText>
        </w:r>
        <w:r w:rsidR="00407ACA" w:rsidRPr="0050535F" w:rsidDel="00844BC2">
          <w:rPr>
            <w:rFonts w:cs="Times New Roman"/>
            <w:lang w:val="en-US"/>
          </w:rPr>
          <w:delText xml:space="preserve"> </w:delText>
        </w:r>
        <w:r w:rsidR="00714CD3" w:rsidRPr="0050535F" w:rsidDel="00844BC2">
          <w:rPr>
            <w:rFonts w:cs="Times New Roman"/>
            <w:lang w:val="en-US"/>
          </w:rPr>
          <w:delText xml:space="preserve">observed </w:delText>
        </w:r>
        <w:r w:rsidR="00407ACA" w:rsidRPr="0050535F" w:rsidDel="00844BC2">
          <w:rPr>
            <w:rFonts w:cs="Times New Roman"/>
            <w:lang w:val="en-US"/>
          </w:rPr>
          <w:delText xml:space="preserve">DMU exceeds the </w:delText>
        </w:r>
        <w:r w:rsidR="009A56B7" w:rsidRPr="0050535F" w:rsidDel="00844BC2">
          <w:rPr>
            <w:rFonts w:cs="Times New Roman"/>
            <w:lang w:val="en-US"/>
          </w:rPr>
          <w:delText>pre-fixed</w:delText>
        </w:r>
        <w:r w:rsidR="00407ACA" w:rsidRPr="0050535F" w:rsidDel="00844BC2">
          <w:rPr>
            <w:rFonts w:cs="Times New Roman"/>
            <w:lang w:val="en-US"/>
          </w:rPr>
          <w:delText xml:space="preserve"> threshold</w:delText>
        </w:r>
        <w:r w:rsidR="009A56B7" w:rsidRPr="0050535F" w:rsidDel="00844BC2">
          <w:rPr>
            <w:rFonts w:cs="Times New Roman"/>
            <w:lang w:val="en-US"/>
          </w:rPr>
          <w:delText xml:space="preserve"> </w:delText>
        </w:r>
        <w:r w:rsidR="009A56B7" w:rsidRPr="0050535F" w:rsidDel="00844BC2">
          <w:rPr>
            <w:rFonts w:cs="Times New Roman"/>
            <w:i/>
            <w:iCs/>
            <w:lang w:val="en-US"/>
          </w:rPr>
          <w:delText>p</w:delText>
        </w:r>
        <w:r w:rsidR="00407ACA" w:rsidRPr="0050535F" w:rsidDel="00844BC2">
          <w:rPr>
            <w:rFonts w:cs="Times New Roman"/>
            <w:lang w:val="en-US"/>
          </w:rPr>
          <w:delText xml:space="preserve">, </w:delText>
        </w:r>
      </w:del>
      <w:commentRangeStart w:id="153"/>
      <w:commentRangeStart w:id="154"/>
      <w:commentRangeStart w:id="155"/>
      <w:del w:id="156" w:author="Jose Luis Zofio Prieto [2]" w:date="2025-03-10T14:01:00Z">
        <w:r w:rsidR="00407ACA" w:rsidRPr="0050535F" w:rsidDel="007146A5">
          <w:rPr>
            <w:rFonts w:cs="Times New Roman"/>
            <w:lang w:val="en-US"/>
          </w:rPr>
          <w:delText>the</w:delText>
        </w:r>
        <w:r w:rsidR="00315E27" w:rsidRPr="0050535F" w:rsidDel="007146A5">
          <w:rPr>
            <w:rFonts w:cs="Times New Roman"/>
            <w:lang w:val="en-US"/>
          </w:rPr>
          <w:delText xml:space="preserve"> </w:delText>
        </w:r>
      </w:del>
      <w:del w:id="157" w:author="Jose Luis Zofio Prieto [2]" w:date="2025-03-10T14:32:00Z">
        <w:r w:rsidR="00714CD3" w:rsidRPr="0050535F" w:rsidDel="00844BC2">
          <w:rPr>
            <w:position w:val="-10"/>
            <w:lang w:val="en-US"/>
          </w:rPr>
          <w:object w:dxaOrig="279" w:dyaOrig="340" w14:anchorId="2B068A45">
            <v:shape id="_x0000_i1117" type="#_x0000_t75" style="width:14.65pt;height:16.5pt" o:ole="">
              <v:imagedata r:id="rId176" o:title=""/>
            </v:shape>
            <o:OLEObject Type="Embed" ProgID="Equation.DSMT4" ShapeID="_x0000_i1117" DrawAspect="Content" ObjectID="_1803494171" r:id="rId180"/>
          </w:object>
        </w:r>
      </w:del>
      <w:del w:id="158" w:author="Jose Luis Zofio Prieto [2]" w:date="2025-03-10T14:02:00Z">
        <w:r w:rsidR="00591E27" w:rsidRPr="0050535F" w:rsidDel="007146A5">
          <w:rPr>
            <w:rFonts w:eastAsiaTheme="minorEastAsia" w:cs="Times New Roman"/>
            <w:lang w:val="en-US"/>
          </w:rPr>
          <w:delText xml:space="preserve"> </w:delText>
        </w:r>
      </w:del>
      <w:del w:id="159" w:author="Jose Luis Zofio Prieto [2]" w:date="2025-03-10T14:01:00Z">
        <w:r w:rsidR="00407ACA" w:rsidRPr="0050535F" w:rsidDel="007146A5">
          <w:rPr>
            <w:rFonts w:eastAsiaTheme="minorEastAsia" w:cs="Times New Roman"/>
            <w:lang w:val="en-US"/>
          </w:rPr>
          <w:delText xml:space="preserve">value will be set </w:delText>
        </w:r>
      </w:del>
      <w:del w:id="160" w:author="Jose Luis Zofio Prieto [2]" w:date="2025-03-10T14:32:00Z">
        <w:r w:rsidR="00407ACA" w:rsidRPr="0050535F" w:rsidDel="00844BC2">
          <w:rPr>
            <w:rFonts w:eastAsiaTheme="minorEastAsia" w:cs="Times New Roman"/>
            <w:lang w:val="en-US"/>
          </w:rPr>
          <w:delText>to 0</w:delText>
        </w:r>
        <w:commentRangeEnd w:id="153"/>
        <w:r w:rsidR="008E4CF4" w:rsidRPr="0050535F" w:rsidDel="00844BC2">
          <w:rPr>
            <w:rStyle w:val="Refdecomentario"/>
            <w:lang w:val="en-US"/>
          </w:rPr>
          <w:commentReference w:id="153"/>
        </w:r>
        <w:commentRangeEnd w:id="154"/>
        <w:r w:rsidR="00714CD3" w:rsidRPr="0050535F" w:rsidDel="00844BC2">
          <w:rPr>
            <w:rStyle w:val="Refdecomentario"/>
            <w:lang w:val="en-US"/>
          </w:rPr>
          <w:commentReference w:id="154"/>
        </w:r>
        <w:commentRangeEnd w:id="155"/>
        <w:r w:rsidR="007146A5" w:rsidDel="00844BC2">
          <w:rPr>
            <w:rStyle w:val="Refdecomentario"/>
          </w:rPr>
          <w:commentReference w:id="155"/>
        </w:r>
      </w:del>
      <w:del w:id="161" w:author="Jose Luis Zofio Prieto [2]" w:date="2025-03-10T14:02:00Z">
        <w:r w:rsidR="00407ACA" w:rsidRPr="0050535F" w:rsidDel="007146A5">
          <w:rPr>
            <w:rFonts w:eastAsiaTheme="minorEastAsia" w:cs="Times New Roman"/>
            <w:lang w:val="en-US"/>
          </w:rPr>
          <w:delText xml:space="preserve">, and </w:delText>
        </w:r>
      </w:del>
      <w:del w:id="162" w:author="Jose Luis Zofio Prieto [2]" w:date="2025-03-10T14:05:00Z">
        <w:r w:rsidR="00407ACA" w:rsidRPr="0050535F" w:rsidDel="00BA31F8">
          <w:rPr>
            <w:rFonts w:eastAsiaTheme="minorEastAsia" w:cs="Times New Roman"/>
            <w:lang w:val="en-US"/>
          </w:rPr>
          <w:delText>the projection will coincide with the observed DMU</w:delText>
        </w:r>
      </w:del>
      <w:del w:id="163" w:author="Jose Luis Zofio Prieto [2]" w:date="2025-03-10T13:55:00Z">
        <w:r w:rsidR="00407ACA" w:rsidRPr="0050535F" w:rsidDel="007146A5">
          <w:rPr>
            <w:rFonts w:eastAsiaTheme="minorEastAsia" w:cs="Times New Roman"/>
            <w:lang w:val="en-US"/>
          </w:rPr>
          <w:delText>.</w:delText>
        </w:r>
      </w:del>
      <w:del w:id="164" w:author="Jose Luis Zofio Prieto [2]" w:date="2025-03-10T14:10:00Z">
        <w:r w:rsidR="00A40A5D" w:rsidRPr="0050535F" w:rsidDel="00BA31F8">
          <w:rPr>
            <w:rFonts w:cs="Times New Roman"/>
            <w:lang w:val="en-US"/>
          </w:rPr>
          <w:delText xml:space="preserve"> </w:delText>
        </w:r>
      </w:del>
      <w:del w:id="165" w:author="Jose Luis Zofio Prieto [2]" w:date="2025-03-10T14:32:00Z">
        <w:r w:rsidR="00894FB0" w:rsidRPr="0050535F" w:rsidDel="00844BC2">
          <w:rPr>
            <w:rFonts w:cs="Times New Roman"/>
            <w:lang w:val="en-US"/>
          </w:rPr>
          <w:delText xml:space="preserve">Moreover, </w:delText>
        </w:r>
        <w:r w:rsidR="004F7D82" w:rsidRPr="0050535F" w:rsidDel="00844BC2">
          <w:rPr>
            <w:rFonts w:cs="Times New Roman"/>
            <w:lang w:val="en-US"/>
          </w:rPr>
          <w:delText>o</w:delText>
        </w:r>
      </w:del>
      <w:del w:id="166" w:author="Jose Luis Zofio Prieto [2]" w:date="2025-03-10T14:36:00Z">
        <w:r w:rsidR="004F7D82" w:rsidRPr="0050535F" w:rsidDel="00BB4815">
          <w:rPr>
            <w:rFonts w:cs="Times New Roman"/>
            <w:lang w:val="en-US"/>
          </w:rPr>
          <w:delText>ur</w:delText>
        </w:r>
        <w:r w:rsidR="00894FB0" w:rsidRPr="0050535F" w:rsidDel="00BB4815">
          <w:rPr>
            <w:rFonts w:cs="Times New Roman"/>
            <w:lang w:val="en-US"/>
          </w:rPr>
          <w:delText xml:space="preserve"> algorithm does not consider projections with </w:delText>
        </w:r>
        <w:r w:rsidR="004F7D82" w:rsidRPr="0050535F" w:rsidDel="00BB4815">
          <w:rPr>
            <w:rFonts w:cs="Times New Roman"/>
            <w:lang w:val="en-US"/>
          </w:rPr>
          <w:delText>input</w:delText>
        </w:r>
        <w:r w:rsidR="00894FB0" w:rsidRPr="0050535F" w:rsidDel="00BB4815">
          <w:rPr>
            <w:rFonts w:cs="Times New Roman"/>
            <w:lang w:val="en-US"/>
          </w:rPr>
          <w:delText xml:space="preserve"> values </w:delText>
        </w:r>
      </w:del>
      <w:del w:id="167" w:author="Jose Luis Zofio Prieto [2]" w:date="2025-03-10T13:56:00Z">
        <w:r w:rsidR="004F7D82" w:rsidRPr="0050535F" w:rsidDel="007146A5">
          <w:rPr>
            <w:rFonts w:cs="Times New Roman"/>
            <w:lang w:val="en-US"/>
          </w:rPr>
          <w:delText>less</w:delText>
        </w:r>
        <w:r w:rsidR="00894FB0" w:rsidRPr="0050535F" w:rsidDel="007146A5">
          <w:rPr>
            <w:rFonts w:cs="Times New Roman"/>
            <w:lang w:val="en-US"/>
          </w:rPr>
          <w:delText xml:space="preserve"> </w:delText>
        </w:r>
      </w:del>
      <w:del w:id="168" w:author="Jose Luis Zofio Prieto [2]" w:date="2025-03-10T14:36:00Z">
        <w:r w:rsidR="00894FB0" w:rsidRPr="0050535F" w:rsidDel="00BB4815">
          <w:rPr>
            <w:rFonts w:cs="Times New Roman"/>
            <w:lang w:val="en-US"/>
          </w:rPr>
          <w:delText xml:space="preserve">than the </w:delText>
        </w:r>
        <w:r w:rsidR="004F7D82" w:rsidRPr="0050535F" w:rsidDel="00BB4815">
          <w:rPr>
            <w:rFonts w:cs="Times New Roman"/>
            <w:lang w:val="en-US"/>
          </w:rPr>
          <w:delText xml:space="preserve">minimum </w:delText>
        </w:r>
        <w:r w:rsidR="00894FB0" w:rsidRPr="0050535F" w:rsidDel="00BB4815">
          <w:rPr>
            <w:rFonts w:cs="Times New Roman"/>
            <w:lang w:val="en-US"/>
          </w:rPr>
          <w:delText>observed</w:delText>
        </w:r>
      </w:del>
      <w:del w:id="169" w:author="Jose Luis Zofio Prieto [2]" w:date="2025-03-10T13:56:00Z">
        <w:r w:rsidR="00894FB0" w:rsidRPr="0050535F" w:rsidDel="007146A5">
          <w:rPr>
            <w:rFonts w:cs="Times New Roman"/>
            <w:lang w:val="en-US"/>
          </w:rPr>
          <w:delText>.</w:delText>
        </w:r>
        <w:r w:rsidR="00307FD2" w:rsidRPr="0050535F" w:rsidDel="007146A5">
          <w:rPr>
            <w:rFonts w:cs="Times New Roman"/>
            <w:lang w:val="en-US"/>
          </w:rPr>
          <w:delText xml:space="preserve"> </w:delText>
        </w:r>
      </w:del>
      <w:del w:id="170" w:author="Jose Luis Zofio Prieto [2]" w:date="2025-03-10T14:36:00Z">
        <w:r w:rsidR="00267DAC" w:rsidRPr="0050535F" w:rsidDel="00BB4815">
          <w:rPr>
            <w:rFonts w:cs="Times New Roman"/>
            <w:lang w:val="en-US"/>
          </w:rPr>
          <w:delText xml:space="preserve">As a result, </w:delText>
        </w:r>
        <w:r w:rsidR="000A7F0A" w:rsidRPr="0050535F" w:rsidDel="00BB4815">
          <w:rPr>
            <w:rFonts w:cs="Times New Roman"/>
            <w:lang w:val="en-US"/>
          </w:rPr>
          <w:delText>some DMU</w:delText>
        </w:r>
        <w:r w:rsidR="001F781D" w:rsidRPr="0050535F" w:rsidDel="00BB4815">
          <w:rPr>
            <w:rFonts w:cs="Times New Roman"/>
            <w:lang w:val="en-US"/>
          </w:rPr>
          <w:delText xml:space="preserve">s </w:delText>
        </w:r>
        <w:r w:rsidR="00F6610D" w:rsidRPr="0050535F" w:rsidDel="00BB4815">
          <w:rPr>
            <w:rFonts w:cs="Times New Roman"/>
            <w:lang w:val="en-US"/>
          </w:rPr>
          <w:delText>could</w:delText>
        </w:r>
        <w:r w:rsidR="001F6DDE" w:rsidRPr="0050535F" w:rsidDel="00BB4815">
          <w:rPr>
            <w:rFonts w:cs="Times New Roman"/>
            <w:lang w:val="en-US"/>
          </w:rPr>
          <w:delText xml:space="preserve"> never reach the established threshold</w:delText>
        </w:r>
        <w:r w:rsidR="00F6610D" w:rsidRPr="0050535F" w:rsidDel="00BB4815">
          <w:rPr>
            <w:rFonts w:cs="Times New Roman"/>
            <w:lang w:val="en-US"/>
          </w:rPr>
          <w:delText xml:space="preserve"> </w:delText>
        </w:r>
        <w:r w:rsidR="00F6610D" w:rsidRPr="0050535F" w:rsidDel="00BB4815">
          <w:rPr>
            <w:rFonts w:cs="Times New Roman"/>
            <w:i/>
            <w:iCs/>
            <w:lang w:val="en-US"/>
          </w:rPr>
          <w:delText>p</w:delText>
        </w:r>
        <w:r w:rsidR="001D6A5E" w:rsidRPr="0050535F" w:rsidDel="00BB4815">
          <w:rPr>
            <w:rFonts w:cs="Times New Roman"/>
            <w:lang w:val="en-US"/>
          </w:rPr>
          <w:delText xml:space="preserve">. In </w:delText>
        </w:r>
        <w:r w:rsidR="001F6DDE" w:rsidRPr="0050535F" w:rsidDel="00BB4815">
          <w:rPr>
            <w:rFonts w:cs="Times New Roman"/>
            <w:lang w:val="en-US"/>
          </w:rPr>
          <w:delText>such</w:delText>
        </w:r>
        <w:r w:rsidR="00DE7A1F" w:rsidRPr="0050535F" w:rsidDel="00BB4815">
          <w:rPr>
            <w:rFonts w:cs="Times New Roman"/>
            <w:lang w:val="en-US"/>
          </w:rPr>
          <w:delText xml:space="preserve"> cases, </w:delText>
        </w:r>
        <w:r w:rsidR="001F6DDE" w:rsidRPr="0050535F" w:rsidDel="00BB4815">
          <w:rPr>
            <w:rFonts w:cs="Times New Roman"/>
            <w:lang w:val="en-US"/>
          </w:rPr>
          <w:delText xml:space="preserve">we </w:delText>
        </w:r>
      </w:del>
      <w:del w:id="171" w:author="Jose Luis Zofio Prieto [2]" w:date="2025-03-10T14:34:00Z">
        <w:r w:rsidR="00A51316" w:rsidRPr="0050535F" w:rsidDel="00BB4815">
          <w:rPr>
            <w:rFonts w:cs="Times New Roman"/>
            <w:lang w:val="en-US"/>
          </w:rPr>
          <w:delText xml:space="preserve">use as </w:delText>
        </w:r>
      </w:del>
      <w:del w:id="172" w:author="Jose Luis Zofio Prieto [2]" w:date="2025-03-10T14:36:00Z">
        <w:r w:rsidR="00EB6266" w:rsidRPr="0050535F" w:rsidDel="00BB4815">
          <w:rPr>
            <w:position w:val="-10"/>
            <w:lang w:val="en-US"/>
          </w:rPr>
          <w:object w:dxaOrig="279" w:dyaOrig="340" w14:anchorId="53ADECDB">
            <v:shape id="_x0000_i1118" type="#_x0000_t75" style="width:14.65pt;height:16.5pt" o:ole="">
              <v:imagedata r:id="rId181" o:title=""/>
            </v:shape>
            <o:OLEObject Type="Embed" ProgID="Equation.DSMT4" ShapeID="_x0000_i1118" DrawAspect="Content" ObjectID="_1803494172" r:id="rId182"/>
          </w:object>
        </w:r>
        <w:r w:rsidR="00A51316" w:rsidRPr="0050535F" w:rsidDel="00BB4815">
          <w:rPr>
            <w:rFonts w:eastAsiaTheme="minorEastAsia" w:cs="Times New Roman"/>
            <w:lang w:val="en-US"/>
          </w:rPr>
          <w:delText xml:space="preserve"> </w:delText>
        </w:r>
        <w:r w:rsidR="00AD54A5" w:rsidRPr="0050535F" w:rsidDel="00BB4815">
          <w:rPr>
            <w:rFonts w:cs="Times New Roman"/>
            <w:lang w:val="en-US"/>
          </w:rPr>
          <w:delText>the</w:delText>
        </w:r>
        <w:r w:rsidR="00683B0D" w:rsidRPr="0050535F" w:rsidDel="00BB4815">
          <w:rPr>
            <w:rFonts w:cs="Times New Roman"/>
            <w:lang w:val="en-US"/>
          </w:rPr>
          <w:delText xml:space="preserve"> biggest feasible </w:delText>
        </w:r>
        <w:r w:rsidR="00EB6266" w:rsidRPr="0050535F" w:rsidDel="00BB4815">
          <w:rPr>
            <w:position w:val="-10"/>
            <w:lang w:val="en-US"/>
          </w:rPr>
          <w:object w:dxaOrig="240" w:dyaOrig="300" w14:anchorId="0AF81E4D">
            <v:shape id="_x0000_i1119" type="#_x0000_t75" style="width:11.65pt;height:14.65pt" o:ole="">
              <v:imagedata r:id="rId161" o:title=""/>
            </v:shape>
            <o:OLEObject Type="Embed" ProgID="Equation.DSMT4" ShapeID="_x0000_i1119" DrawAspect="Content" ObjectID="_1803494173" r:id="rId183"/>
          </w:object>
        </w:r>
        <w:r w:rsidR="00591E27" w:rsidRPr="0050535F" w:rsidDel="00BB4815">
          <w:rPr>
            <w:rFonts w:eastAsiaTheme="minorEastAsia" w:cs="Times New Roman"/>
            <w:lang w:val="en-US"/>
          </w:rPr>
          <w:delText xml:space="preserve"> </w:delText>
        </w:r>
        <w:r w:rsidR="00683B0D" w:rsidRPr="0050535F" w:rsidDel="00BB4815">
          <w:rPr>
            <w:rFonts w:eastAsiaTheme="minorEastAsia" w:cs="Times New Roman"/>
            <w:lang w:val="en-US"/>
          </w:rPr>
          <w:delText>in the considered grid</w:delText>
        </w:r>
        <w:r w:rsidR="00E42F4C" w:rsidRPr="0050535F" w:rsidDel="00BB4815">
          <w:rPr>
            <w:rFonts w:eastAsiaTheme="minorEastAsia" w:cs="Times New Roman"/>
            <w:lang w:val="en-US"/>
          </w:rPr>
          <w:delText>.</w:delText>
        </w:r>
      </w:del>
    </w:p>
    <w:p w14:paraId="5AEF77BD" w14:textId="4DB6659A" w:rsidR="007263B5" w:rsidRPr="0050535F" w:rsidRDefault="00457EB6" w:rsidP="00A96069">
      <w:pPr>
        <w:spacing w:line="360" w:lineRule="auto"/>
        <w:rPr>
          <w:rFonts w:cs="Times New Roman"/>
          <w:lang w:val="en-US"/>
        </w:rPr>
      </w:pPr>
      <w:del w:id="173" w:author="Jose Luis Zofio Prieto [2]" w:date="2025-03-10T14:36:00Z">
        <w:r w:rsidRPr="0050535F" w:rsidDel="00BB4815">
          <w:rPr>
            <w:rFonts w:cs="Times New Roman"/>
            <w:lang w:val="en-US"/>
          </w:rPr>
          <w:delText xml:space="preserve">Finally, </w:delText>
        </w:r>
      </w:del>
      <w:del w:id="174" w:author="Jose Luis Zofio Prieto [2]" w:date="2025-03-10T14:37:00Z">
        <w:r w:rsidRPr="0050535F" w:rsidDel="00BB4815">
          <w:rPr>
            <w:rFonts w:cs="Times New Roman"/>
            <w:lang w:val="en-US"/>
          </w:rPr>
          <w:delText xml:space="preserve">given a predefined threshold </w:delText>
        </w:r>
        <w:r w:rsidRPr="0050535F" w:rsidDel="00BB4815">
          <w:rPr>
            <w:rFonts w:cs="Times New Roman"/>
            <w:i/>
            <w:iCs/>
            <w:lang w:val="en-US"/>
          </w:rPr>
          <w:delText>p</w:delText>
        </w:r>
        <w:r w:rsidRPr="0050535F" w:rsidDel="00BB4815">
          <w:rPr>
            <w:rFonts w:cs="Times New Roman"/>
            <w:lang w:val="en-US"/>
          </w:rPr>
          <w:delText xml:space="preserve">, the peers for each evaluated DMU are identified as the closest </w:delText>
        </w:r>
        <w:r w:rsidR="00C75B05" w:rsidRPr="0050535F" w:rsidDel="00BB4815">
          <w:rPr>
            <w:rFonts w:cs="Times New Roman"/>
            <w:lang w:val="en-US"/>
          </w:rPr>
          <w:delText>unit</w:delText>
        </w:r>
        <w:r w:rsidR="00B6043A" w:rsidRPr="0050535F" w:rsidDel="00BB4815">
          <w:rPr>
            <w:rFonts w:cs="Times New Roman"/>
            <w:lang w:val="en-US"/>
          </w:rPr>
          <w:delText>—based on Euclidean distance, for example—</w:delText>
        </w:r>
        <w:r w:rsidR="00C75B05" w:rsidRPr="0050535F" w:rsidDel="00BB4815">
          <w:rPr>
            <w:rFonts w:cs="Times New Roman"/>
            <w:lang w:val="en-US"/>
          </w:rPr>
          <w:delText xml:space="preserve">classified as efficient at level </w:delText>
        </w:r>
        <w:r w:rsidR="00C75B05" w:rsidRPr="0050535F" w:rsidDel="00BB4815">
          <w:rPr>
            <w:rFonts w:cs="Times New Roman"/>
            <w:i/>
            <w:iCs/>
            <w:lang w:val="en-US"/>
          </w:rPr>
          <w:delText>p</w:delText>
        </w:r>
        <w:r w:rsidRPr="0050535F" w:rsidDel="00BB4815">
          <w:rPr>
            <w:rFonts w:cs="Times New Roman"/>
            <w:lang w:val="en-US"/>
          </w:rPr>
          <w:delText xml:space="preserve"> to the assessed </w:delText>
        </w:r>
        <w:r w:rsidR="00C75B05" w:rsidRPr="0050535F" w:rsidDel="00BB4815">
          <w:rPr>
            <w:rFonts w:cs="Times New Roman"/>
            <w:lang w:val="en-US"/>
          </w:rPr>
          <w:delText>DMU.</w:delText>
        </w:r>
        <w:r w:rsidR="00066603" w:rsidRPr="0050535F" w:rsidDel="00BB4815">
          <w:rPr>
            <w:rFonts w:cs="Times New Roman"/>
            <w:lang w:val="en-US"/>
          </w:rPr>
          <w:delTex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w:delText>
        </w:r>
        <w:r w:rsidR="000F0D5E" w:rsidRPr="0050535F" w:rsidDel="00BB4815">
          <w:rPr>
            <w:rFonts w:cs="Times New Roman"/>
            <w:lang w:val="en-US"/>
          </w:rPr>
          <w:delText xml:space="preserve"> Note that peers can change</w:delText>
        </w:r>
        <w:r w:rsidR="00320857" w:rsidRPr="0050535F" w:rsidDel="00BB4815">
          <w:rPr>
            <w:rFonts w:cs="Times New Roman"/>
            <w:lang w:val="en-US"/>
          </w:rPr>
          <w:delText xml:space="preserve"> for each DMU</w:delText>
        </w:r>
        <w:r w:rsidR="000F0D5E" w:rsidRPr="0050535F" w:rsidDel="00BB4815">
          <w:rPr>
            <w:rFonts w:cs="Times New Roman"/>
            <w:lang w:val="en-US"/>
          </w:rPr>
          <w:delText xml:space="preserve"> depending on </w:delText>
        </w:r>
        <w:r w:rsidR="000F0D5E" w:rsidRPr="0050535F" w:rsidDel="00BB4815">
          <w:rPr>
            <w:rFonts w:cs="Times New Roman"/>
            <w:i/>
            <w:iCs/>
            <w:lang w:val="en-US"/>
          </w:rPr>
          <w:delText>p</w:delText>
        </w:r>
        <w:r w:rsidR="000F0D5E" w:rsidRPr="0050535F" w:rsidDel="00BB4815">
          <w:rPr>
            <w:rFonts w:cs="Times New Roman"/>
            <w:lang w:val="en-US"/>
          </w:rPr>
          <w:delText>.</w:delText>
        </w:r>
        <w:r w:rsidR="00740EC2" w:rsidRPr="0050535F" w:rsidDel="00BB4815">
          <w:rPr>
            <w:rFonts w:cs="Times New Roman"/>
            <w:lang w:val="en-US"/>
          </w:rPr>
          <w:delText xml:space="preserve"> Formally, for </w:delText>
        </w:r>
        <w:r w:rsidR="00AB6112" w:rsidRPr="0050535F" w:rsidDel="00BB4815">
          <w:rPr>
            <w:rFonts w:cs="Times New Roman"/>
            <w:lang w:val="en-US"/>
          </w:rPr>
          <w:delText xml:space="preserve">DMU </w:delText>
        </w:r>
        <w:r w:rsidR="00EB6266" w:rsidRPr="0050535F" w:rsidDel="00BB4815">
          <w:rPr>
            <w:position w:val="-12"/>
            <w:lang w:val="en-US"/>
          </w:rPr>
          <w:object w:dxaOrig="700" w:dyaOrig="360" w14:anchorId="7A17C306">
            <v:shape id="_x0000_i1120" type="#_x0000_t75" style="width:34.9pt;height:18pt" o:ole="">
              <v:imagedata r:id="rId172" o:title=""/>
            </v:shape>
            <o:OLEObject Type="Embed" ProgID="Equation.DSMT4" ShapeID="_x0000_i1120" DrawAspect="Content" ObjectID="_1803494174" r:id="rId184"/>
          </w:object>
        </w:r>
        <w:r w:rsidR="005B7855" w:rsidRPr="0050535F" w:rsidDel="00BB4815">
          <w:rPr>
            <w:rFonts w:eastAsiaTheme="minorEastAsia" w:cs="Times New Roman"/>
            <w:lang w:val="en-US"/>
          </w:rPr>
          <w:delText xml:space="preserve">, and given probability threshold </w:delText>
        </w:r>
        <w:r w:rsidR="005B7855" w:rsidRPr="0050535F" w:rsidDel="00BB4815">
          <w:rPr>
            <w:rFonts w:eastAsiaTheme="minorEastAsia" w:cs="Times New Roman"/>
            <w:i/>
            <w:iCs/>
            <w:lang w:val="en-US"/>
          </w:rPr>
          <w:delText>p</w:delText>
        </w:r>
        <w:r w:rsidR="005B7855" w:rsidRPr="0050535F" w:rsidDel="00BB4815">
          <w:rPr>
            <w:rFonts w:eastAsiaTheme="minorEastAsia" w:cs="Times New Roman"/>
            <w:lang w:val="en-US"/>
          </w:rPr>
          <w:delText xml:space="preserve">, </w:delText>
        </w:r>
        <w:r w:rsidR="007E33E4" w:rsidRPr="0050535F" w:rsidDel="00BB4815">
          <w:rPr>
            <w:rFonts w:eastAsiaTheme="minorEastAsia" w:cs="Times New Roman"/>
            <w:lang w:val="en-US"/>
          </w:rPr>
          <w:delText xml:space="preserve">its corresponding peer is determined as </w:delText>
        </w:r>
        <w:r w:rsidR="006C646C" w:rsidRPr="0050535F" w:rsidDel="00BB4815">
          <w:rPr>
            <w:position w:val="-20"/>
            <w:lang w:val="en-US"/>
          </w:rPr>
          <w:object w:dxaOrig="5880" w:dyaOrig="480" w14:anchorId="1927B66B">
            <v:shape id="_x0000_i1121" type="#_x0000_t75" style="width:295.15pt;height:24.4pt" o:ole="">
              <v:imagedata r:id="rId174" o:title=""/>
            </v:shape>
            <o:OLEObject Type="Embed" ProgID="Equation.DSMT4" ShapeID="_x0000_i1121" DrawAspect="Content" ObjectID="_1803494175" r:id="rId185"/>
          </w:object>
        </w:r>
        <w:r w:rsidR="006E5F9F" w:rsidRPr="0050535F" w:rsidDel="00BB4815">
          <w:rPr>
            <w:rFonts w:cs="Times New Roman"/>
            <w:lang w:val="en-US"/>
          </w:rPr>
          <w:delText>.</w:delText>
        </w:r>
        <w:r w:rsidR="00C95B2C" w:rsidRPr="0050535F" w:rsidDel="00BB4815">
          <w:rPr>
            <w:rFonts w:cs="Times New Roman"/>
            <w:lang w:val="en-US"/>
          </w:rPr>
          <w:delText xml:space="preserve"> </w:delText>
        </w:r>
        <w:r w:rsidR="00593673" w:rsidRPr="0050535F" w:rsidDel="00BB4815">
          <w:rPr>
            <w:rFonts w:cs="Times New Roman"/>
            <w:lang w:val="en-US"/>
          </w:rPr>
          <w:delText>In case of a tie, we randomly select one of the possible solutions.</w:delText>
        </w:r>
      </w:del>
      <w:ins w:id="175" w:author="Jose Luis Zofio Prieto [2]" w:date="2025-03-10T14:37:00Z">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w:t>
        </w:r>
        <w:r w:rsidR="00BB4815" w:rsidRPr="0050535F">
          <w:rPr>
            <w:rFonts w:cs="Times New Roman"/>
            <w:lang w:val="en-US"/>
          </w:rPr>
          <w:lastRenderedPageBreak/>
          <w:t xml:space="preserve">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ins>
      <w:ins w:id="176" w:author="Jose Luis Zofio Prieto [2]" w:date="2025-03-10T14:37:00Z">
        <w:r w:rsidR="00BB4815" w:rsidRPr="0050535F">
          <w:rPr>
            <w:position w:val="-10"/>
            <w:lang w:val="en-US"/>
          </w:rPr>
          <w:object w:dxaOrig="279" w:dyaOrig="340" w14:anchorId="722AA41A">
            <v:shape id="_x0000_i1122" type="#_x0000_t75" style="width:14.65pt;height:16.5pt" o:ole="">
              <v:imagedata r:id="rId181" o:title=""/>
            </v:shape>
            <o:OLEObject Type="Embed" ProgID="Equation.DSMT4" ShapeID="_x0000_i1122" DrawAspect="Content" ObjectID="_1803494176" r:id="rId186"/>
          </w:object>
        </w:r>
      </w:ins>
      <w:ins w:id="177" w:author="Jose Luis Zofio Prieto [2]" w:date="2025-03-10T14:37:00Z">
        <w:r w:rsidR="00BB4815" w:rsidRPr="0050535F">
          <w:rPr>
            <w:rFonts w:eastAsiaTheme="minorEastAsia" w:cs="Times New Roman"/>
            <w:lang w:val="en-US"/>
          </w:rPr>
          <w:t xml:space="preserve"> </w:t>
        </w:r>
        <w:r w:rsidR="00BB4815" w:rsidRPr="0050535F">
          <w:rPr>
            <w:rFonts w:cs="Times New Roman"/>
            <w:lang w:val="en-US"/>
          </w:rPr>
          <w:t xml:space="preserve">the biggest feasible </w:t>
        </w:r>
      </w:ins>
      <w:ins w:id="178" w:author="Jose Luis Zofio Prieto [2]" w:date="2025-03-10T14:37:00Z">
        <w:r w:rsidR="00BB4815" w:rsidRPr="0050535F">
          <w:rPr>
            <w:position w:val="-10"/>
            <w:lang w:val="en-US"/>
          </w:rPr>
          <w:object w:dxaOrig="240" w:dyaOrig="300" w14:anchorId="68E661AB">
            <v:shape id="_x0000_i1123" type="#_x0000_t75" style="width:11.65pt;height:14.65pt" o:ole="">
              <v:imagedata r:id="rId161" o:title=""/>
            </v:shape>
            <o:OLEObject Type="Embed" ProgID="Equation.DSMT4" ShapeID="_x0000_i1123" DrawAspect="Content" ObjectID="_1803494177" r:id="rId187"/>
          </w:object>
        </w:r>
      </w:ins>
      <w:ins w:id="179" w:author="Jose Luis Zofio Prieto [2]" w:date="2025-03-10T14:37:00Z">
        <w:r w:rsidR="00BB4815" w:rsidRPr="0050535F">
          <w:rPr>
            <w:rFonts w:eastAsiaTheme="minorEastAsia" w:cs="Times New Roman"/>
            <w:lang w:val="en-US"/>
          </w:rPr>
          <w:t xml:space="preserve"> in the considered grid. </w:t>
        </w:r>
        <w:r w:rsidR="00BB4815" w:rsidRPr="0050535F">
          <w:rPr>
            <w:rFonts w:cs="Times New Roman"/>
            <w:lang w:val="en-US"/>
          </w:rPr>
          <w:t>Finally</w:t>
        </w:r>
      </w:ins>
    </w:p>
    <w:p w14:paraId="67120775" w14:textId="507290D4" w:rsidR="00457EB6" w:rsidRPr="0050535F" w:rsidDel="00953589" w:rsidRDefault="00457EB6" w:rsidP="00DF3B00">
      <w:pPr>
        <w:spacing w:line="360" w:lineRule="auto"/>
        <w:rPr>
          <w:del w:id="180" w:author="Jose Luis Zofio Prieto [2]" w:date="2025-03-10T15:09:00Z"/>
          <w:rFonts w:cs="Times New Roman"/>
          <w:lang w:val="en-US"/>
        </w:rPr>
      </w:pPr>
    </w:p>
    <w:p w14:paraId="42CFF8AD" w14:textId="1FDA63EE" w:rsidR="00BF2AF0" w:rsidRPr="00A96069" w:rsidRDefault="00BF2AF0">
      <w:pPr>
        <w:pStyle w:val="Ttulo2"/>
        <w:rPr>
          <w:lang w:val="en-US"/>
        </w:rPr>
        <w:pPrChange w:id="181" w:author="Jose Luis Zofio Prieto [2]" w:date="2025-03-10T15:12:00Z">
          <w:pPr>
            <w:pStyle w:val="Prrafodelista"/>
            <w:spacing w:line="360" w:lineRule="auto"/>
          </w:pPr>
        </w:pPrChange>
      </w:pPr>
      <w:commentRangeStart w:id="182"/>
      <w:commentRangeStart w:id="183"/>
      <w:commentRangeStart w:id="184"/>
      <w:r w:rsidRPr="00A96069">
        <w:rPr>
          <w:lang w:val="en-US"/>
        </w:rPr>
        <w:t>3.3. An illustrative example</w:t>
      </w:r>
      <w:del w:id="185" w:author="Jose Luis Zofio Prieto [2]" w:date="2025-03-13T09:18:00Z">
        <w:r w:rsidRPr="00A96069" w:rsidDel="003A5DC0">
          <w:rPr>
            <w:lang w:val="en-US"/>
          </w:rPr>
          <w:delText>.</w:delText>
        </w:r>
      </w:del>
      <w:commentRangeEnd w:id="182"/>
      <w:r w:rsidR="008E4CF4" w:rsidRPr="0050535F">
        <w:rPr>
          <w:rStyle w:val="Refdecomentario"/>
          <w:b/>
          <w:bCs/>
          <w:lang w:val="en-US"/>
        </w:rPr>
        <w:commentReference w:id="182"/>
      </w:r>
      <w:commentRangeEnd w:id="183"/>
      <w:r w:rsidR="00B935F3" w:rsidRPr="0050535F">
        <w:rPr>
          <w:rStyle w:val="Refdecomentario"/>
          <w:b/>
          <w:bCs/>
          <w:lang w:val="en-US"/>
        </w:rPr>
        <w:commentReference w:id="183"/>
      </w:r>
      <w:commentRangeEnd w:id="184"/>
      <w:r w:rsidR="006C646C" w:rsidRPr="0050535F">
        <w:rPr>
          <w:rStyle w:val="Refdecomentario"/>
          <w:b/>
          <w:bCs/>
          <w:lang w:val="en-US"/>
        </w:rPr>
        <w:commentReference w:id="184"/>
      </w:r>
    </w:p>
    <w:p w14:paraId="561DC8D1" w14:textId="4996A8FE" w:rsidR="004E2D7E" w:rsidRPr="0050535F" w:rsidRDefault="004E2D7E" w:rsidP="00DF3B00">
      <w:pPr>
        <w:spacing w:line="360" w:lineRule="auto"/>
        <w:rPr>
          <w:rFonts w:cs="Times New Roman"/>
          <w:lang w:val="en-US"/>
        </w:rPr>
      </w:pPr>
      <w:r w:rsidRPr="0050535F">
        <w:rPr>
          <w:rFonts w:cs="Times New Roman"/>
          <w:lang w:val="en-US"/>
        </w:rPr>
        <w:t xml:space="preserve">Next, we </w:t>
      </w:r>
      <w:del w:id="186" w:author="Jose Luis Zofio Prieto [2]" w:date="2025-03-10T15:12:00Z">
        <w:r w:rsidRPr="0050535F" w:rsidDel="00953589">
          <w:rPr>
            <w:rFonts w:cs="Times New Roman"/>
            <w:lang w:val="en-US"/>
          </w:rPr>
          <w:delText xml:space="preserve">will </w:delText>
        </w:r>
      </w:del>
      <w:r w:rsidRPr="0050535F">
        <w:rPr>
          <w:rFonts w:cs="Times New Roman"/>
          <w:lang w:val="en-US"/>
        </w:rPr>
        <w:t xml:space="preserve">illustrate our method </w:t>
      </w:r>
      <w:ins w:id="187" w:author="Jose Luis Zofio Prieto [2]" w:date="2025-03-10T15:17:00Z">
        <w:r w:rsidR="00CF1562">
          <w:rPr>
            <w:rFonts w:cs="Times New Roman"/>
            <w:lang w:val="en-US"/>
          </w:rPr>
          <w:t xml:space="preserve">using NNs as </w:t>
        </w:r>
      </w:ins>
      <w:ins w:id="188" w:author="Jose Luis Zofio Prieto [2]" w:date="2025-03-11T14:17:00Z">
        <w:r w:rsidR="00B44D34">
          <w:rPr>
            <w:rFonts w:cs="Times New Roman"/>
            <w:lang w:val="en-US"/>
          </w:rPr>
          <w:t xml:space="preserve">ML </w:t>
        </w:r>
      </w:ins>
      <w:ins w:id="189" w:author="Jose Luis Zofio Prieto [2]" w:date="2025-03-11T14:18:00Z">
        <w:r w:rsidR="00B44D34">
          <w:rPr>
            <w:rFonts w:cs="Times New Roman"/>
            <w:lang w:val="en-US"/>
          </w:rPr>
          <w:t xml:space="preserve">classification technique </w:t>
        </w:r>
      </w:ins>
      <w:ins w:id="190" w:author="Jose Luis Zofio Prieto [2]" w:date="2025-03-11T14:17:00Z">
        <w:r w:rsidR="00B44D34">
          <w:rPr>
            <w:rFonts w:cs="Times New Roman"/>
            <w:lang w:val="en-US"/>
          </w:rPr>
          <w:t xml:space="preserve">of choice </w:t>
        </w:r>
      </w:ins>
      <w:r w:rsidRPr="0050535F">
        <w:rPr>
          <w:rFonts w:cs="Times New Roman"/>
          <w:lang w:val="en-US"/>
        </w:rPr>
        <w:t xml:space="preserve">through a numerical example, complemented by several figures. </w:t>
      </w:r>
      <w:del w:id="191" w:author="Jose Luis Zofio Prieto [2]" w:date="2025-03-11T14:18:00Z">
        <w:r w:rsidR="00690AA1" w:rsidRPr="0050535F" w:rsidDel="00B44D34">
          <w:rPr>
            <w:rFonts w:cs="Times New Roman"/>
            <w:lang w:val="en-US"/>
          </w:rPr>
          <w:delText>As</w:delText>
        </w:r>
        <w:r w:rsidRPr="0050535F" w:rsidDel="00B44D34">
          <w:rPr>
            <w:rFonts w:cs="Times New Roman"/>
            <w:lang w:val="en-US"/>
          </w:rPr>
          <w:delText xml:space="preserve"> the classification ML model, we employ </w:delText>
        </w:r>
        <w:r w:rsidR="00AD6EDD" w:rsidRPr="0050535F" w:rsidDel="00B44D34">
          <w:rPr>
            <w:rFonts w:cs="Times New Roman"/>
            <w:lang w:val="en-US"/>
          </w:rPr>
          <w:delText>Neural Networ</w:delText>
        </w:r>
        <w:r w:rsidR="00F72FBD" w:rsidRPr="0050535F" w:rsidDel="00B44D34">
          <w:rPr>
            <w:rFonts w:cs="Times New Roman"/>
            <w:lang w:val="en-US"/>
          </w:rPr>
          <w:delText>ks</w:delText>
        </w:r>
        <w:r w:rsidRPr="0050535F" w:rsidDel="00B44D34">
          <w:rPr>
            <w:rFonts w:cs="Times New Roman"/>
            <w:lang w:val="en-US"/>
          </w:rPr>
          <w:delText xml:space="preserve"> (</w:delText>
        </w:r>
        <w:r w:rsidR="00F72FBD" w:rsidRPr="0050535F" w:rsidDel="00B44D34">
          <w:rPr>
            <w:rFonts w:cs="Times New Roman"/>
            <w:lang w:val="en-US"/>
          </w:rPr>
          <w:delText>NN</w:delText>
        </w:r>
        <w:r w:rsidRPr="0050535F" w:rsidDel="00B44D34">
          <w:rPr>
            <w:rFonts w:cs="Times New Roman"/>
            <w:lang w:val="en-US"/>
          </w:rPr>
          <w:delText>).</w:delText>
        </w:r>
      </w:del>
    </w:p>
    <w:p w14:paraId="53317BD3" w14:textId="64674DCB" w:rsidR="00D846E5" w:rsidRPr="0050535F" w:rsidDel="00953589" w:rsidRDefault="00D846E5" w:rsidP="00DF3B00">
      <w:pPr>
        <w:spacing w:line="360" w:lineRule="auto"/>
        <w:rPr>
          <w:del w:id="192" w:author="Jose Luis Zofio Prieto [2]" w:date="2025-03-10T15:10:00Z"/>
          <w:rFonts w:cs="Times New Roman"/>
          <w:lang w:val="en-US"/>
        </w:rPr>
      </w:pPr>
    </w:p>
    <w:p w14:paraId="2BD9A044" w14:textId="5AF962E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24" type="#_x0000_t75" style="width:70.5pt;height:22.9pt" o:ole="">
            <v:imagedata r:id="rId188" o:title=""/>
          </v:shape>
          <o:OLEObject Type="Embed" ProgID="Equation.DSMT4" ShapeID="_x0000_i1124" DrawAspect="Content" ObjectID="_1803494178" r:id="rId189"/>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25" type="#_x0000_t75" style="width:29.65pt;height:15.4pt" o:ole="">
            <v:imagedata r:id="rId190" o:title=""/>
          </v:shape>
          <o:OLEObject Type="Embed" ProgID="Equation.DSMT4" ShapeID="_x0000_i1125" DrawAspect="Content" ObjectID="_1803494179" r:id="rId191"/>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26" type="#_x0000_t75" style="width:10.15pt;height:15.4pt" o:ole="">
            <v:imagedata r:id="rId192" o:title=""/>
          </v:shape>
          <o:OLEObject Type="Embed" ProgID="Equation.DSMT4" ShapeID="_x0000_i1126" DrawAspect="Content" ObjectID="_1803494180" r:id="rId193"/>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27" type="#_x0000_t75" style="width:11.65pt;height:15.4pt" o:ole="">
            <v:imagedata r:id="rId194" o:title=""/>
          </v:shape>
          <o:OLEObject Type="Embed" ProgID="Equation.DSMT4" ShapeID="_x0000_i1127" DrawAspect="Content" ObjectID="_1803494181" r:id="rId195"/>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28" type="#_x0000_t75" style="width:29.65pt;height:15.4pt" o:ole="">
            <v:imagedata r:id="rId190" o:title=""/>
          </v:shape>
          <o:OLEObject Type="Embed" ProgID="Equation.DSMT4" ShapeID="_x0000_i1128" DrawAspect="Content" ObjectID="_1803494182" r:id="rId196"/>
        </w:object>
      </w:r>
      <w:r w:rsidR="00310C85" w:rsidRPr="0050535F">
        <w:rPr>
          <w:rFonts w:eastAsiaTheme="minorEastAsia" w:cs="Times New Roman"/>
          <w:lang w:val="en-US"/>
        </w:rPr>
        <w:t xml:space="preserve"> is classified as efficient if and only if all its (optimal) slacks in model </w:t>
      </w:r>
      <w:r w:rsidR="00310C85" w:rsidRPr="0050535F">
        <w:rPr>
          <w:lang w:val="en-US"/>
        </w:rPr>
        <w:fldChar w:fldCharType="begin"/>
      </w:r>
      <w:r w:rsidR="00310C85" w:rsidRPr="0050535F">
        <w:rPr>
          <w:lang w:val="en-US"/>
        </w:rPr>
        <w:instrText>HYPERLINK \l "eq_6"</w:instrText>
      </w:r>
      <w:r w:rsidR="00310C85" w:rsidRPr="0050535F">
        <w:rPr>
          <w:lang w:val="en-US"/>
        </w:rPr>
      </w:r>
      <w:r w:rsidR="00310C85" w:rsidRPr="0050535F">
        <w:rPr>
          <w:lang w:val="en-US"/>
        </w:rPr>
        <w:fldChar w:fldCharType="separate"/>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ins w:id="193" w:author="Jose Luis Zofio Prieto [2]" w:date="2025-03-14T09:19:00Z">
        <w:r w:rsidR="00AB32F0" w:rsidRPr="00AB32F0">
          <w:rPr>
            <w:rStyle w:val="Hipervnculo"/>
            <w:rFonts w:eastAsiaTheme="minorEastAsia"/>
            <w:rPrChange w:id="194" w:author="Jose Luis Zofio Prieto [2]" w:date="2025-03-14T09:19:00Z">
              <w:rPr>
                <w:rFonts w:cs="Times New Roman"/>
                <w:lang w:val="en-US"/>
              </w:rPr>
            </w:rPrChange>
          </w:rPr>
          <w:instrText>(</w:instrText>
        </w:r>
        <w:r w:rsidR="00AB32F0" w:rsidRPr="00AB32F0">
          <w:rPr>
            <w:rStyle w:val="Hipervnculo"/>
            <w:rFonts w:eastAsiaTheme="minorEastAsia"/>
            <w:rPrChange w:id="195" w:author="Jose Luis Zofio Prieto [2]" w:date="2025-03-14T09:19:00Z">
              <w:rPr>
                <w:rFonts w:cs="Times New Roman"/>
                <w:noProof/>
                <w:lang w:val="en-US"/>
              </w:rPr>
            </w:rPrChange>
          </w:rPr>
          <w:instrText>6</w:instrText>
        </w:r>
        <w:r w:rsidR="00AB32F0" w:rsidRPr="00AB32F0">
          <w:rPr>
            <w:rStyle w:val="Hipervnculo"/>
            <w:rFonts w:eastAsiaTheme="minorEastAsia"/>
            <w:rPrChange w:id="196" w:author="Jose Luis Zofio Prieto [2]" w:date="2025-03-14T09:19:00Z">
              <w:rPr>
                <w:rFonts w:cs="Times New Roman"/>
                <w:lang w:val="en-US"/>
              </w:rPr>
            </w:rPrChange>
          </w:rPr>
          <w:instrText>)</w:instrText>
        </w:r>
      </w:ins>
      <w:ins w:id="197" w:author="Jose Luis Zofio Prieto" w:date="2025-03-12T14:39:00Z">
        <w:del w:id="198" w:author="Jose Luis Zofio Prieto [2]" w:date="2025-03-14T09:18:00Z">
          <w:r w:rsidR="00DD3A46" w:rsidRPr="00DD3A46" w:rsidDel="00AB32F0">
            <w:rPr>
              <w:rStyle w:val="Hipervnculo"/>
              <w:rFonts w:eastAsiaTheme="minorEastAsia"/>
              <w:rPrChange w:id="199" w:author="Jose Luis Zofio Prieto" w:date="2025-03-12T14:39:00Z">
                <w:rPr>
                  <w:rFonts w:cs="Times New Roman"/>
                  <w:lang w:val="en-US"/>
                </w:rPr>
              </w:rPrChange>
            </w:rPr>
            <w:delInstrText>(</w:delInstrText>
          </w:r>
          <w:r w:rsidR="00DD3A46" w:rsidRPr="00DD3A46" w:rsidDel="00AB32F0">
            <w:rPr>
              <w:rStyle w:val="Hipervnculo"/>
              <w:rFonts w:eastAsiaTheme="minorEastAsia"/>
              <w:rPrChange w:id="200" w:author="Jose Luis Zofio Prieto" w:date="2025-03-12T14:39:00Z">
                <w:rPr>
                  <w:rFonts w:cs="Times New Roman"/>
                  <w:noProof/>
                  <w:lang w:val="en-US"/>
                </w:rPr>
              </w:rPrChange>
            </w:rPr>
            <w:delInstrText>6</w:delInstrText>
          </w:r>
          <w:r w:rsidR="00DD3A46" w:rsidRPr="00DD3A46" w:rsidDel="00AB32F0">
            <w:rPr>
              <w:rStyle w:val="Hipervnculo"/>
              <w:rFonts w:eastAsiaTheme="minorEastAsia"/>
              <w:rPrChange w:id="201" w:author="Jose Luis Zofio Prieto" w:date="2025-03-12T14:39:00Z">
                <w:rPr>
                  <w:rFonts w:cs="Times New Roman"/>
                  <w:lang w:val="en-US"/>
                </w:rPr>
              </w:rPrChange>
            </w:rPr>
            <w:delInstrText>)</w:delInstrText>
          </w:r>
        </w:del>
      </w:ins>
      <w:ins w:id="202" w:author="España Roch, Víctor Javier" w:date="2025-02-17T09:41:00Z">
        <w:del w:id="203" w:author="Jose Luis Zofio Prieto [2]" w:date="2025-03-14T09:18:00Z">
          <w:r w:rsidR="004371C8" w:rsidRPr="0050535F" w:rsidDel="00AB32F0">
            <w:rPr>
              <w:rStyle w:val="Hipervnculo"/>
              <w:rFonts w:eastAsiaTheme="minorEastAsia"/>
              <w:lang w:val="en-US"/>
            </w:rPr>
            <w:delInstrText>(6)</w:delInstrText>
          </w:r>
        </w:del>
      </w:ins>
      <w:del w:id="204" w:author="Jose Luis Zofio Prieto [2]" w:date="2025-03-14T09:18:00Z">
        <w:r w:rsidR="00D846E5" w:rsidRPr="0050535F" w:rsidDel="00AB32F0">
          <w:rPr>
            <w:rStyle w:val="Hipervnculo"/>
            <w:rFonts w:eastAsiaTheme="minorEastAsia" w:cs="Times New Roman"/>
            <w:lang w:val="en-US"/>
          </w:rPr>
          <w:delInstrText>(6)</w:delInstrText>
        </w:r>
      </w:del>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r w:rsidR="00310C85" w:rsidRPr="0050535F">
        <w:rPr>
          <w:lang w:val="en-US"/>
        </w:rPr>
        <w:fldChar w:fldCharType="end"/>
      </w:r>
      <w:r w:rsidR="00310C85" w:rsidRPr="0050535F">
        <w:rPr>
          <w:rFonts w:eastAsiaTheme="minorEastAsia" w:cs="Times New Roman"/>
          <w:lang w:val="en-US"/>
        </w:rPr>
        <w:t xml:space="preserve"> are zero. In our simulated dataset, only 3 DMUs are </w:t>
      </w:r>
      <w:ins w:id="205" w:author="Jose Luis Zofio Prieto [2]" w:date="2025-03-11T14:20:00Z">
        <w:r w:rsidR="00B44D34">
          <w:rPr>
            <w:rFonts w:eastAsiaTheme="minorEastAsia" w:cs="Times New Roman"/>
            <w:lang w:val="en-US"/>
          </w:rPr>
          <w:t>Pareto-</w:t>
        </w:r>
      </w:ins>
      <w:r w:rsidR="00310C85" w:rsidRPr="0050535F">
        <w:rPr>
          <w:rFonts w:eastAsiaTheme="minorEastAsia" w:cs="Times New Roman"/>
          <w:lang w:val="en-US"/>
        </w:rPr>
        <w:t xml:space="preserve">efficient, namely DMUs 6, 7 and 31 (see Figure 4), while the remaining DMUs are </w:t>
      </w:r>
      <w:del w:id="206" w:author="Jose Luis Zofio Prieto [2]" w:date="2025-03-11T14:20:00Z">
        <w:r w:rsidR="00310C85" w:rsidRPr="0050535F" w:rsidDel="00B44D34">
          <w:rPr>
            <w:rFonts w:eastAsiaTheme="minorEastAsia" w:cs="Times New Roman"/>
            <w:lang w:val="en-US"/>
          </w:rPr>
          <w:delText xml:space="preserve">deemed </w:delText>
        </w:r>
      </w:del>
      <w:r w:rsidR="00310C85" w:rsidRPr="0050535F">
        <w:rPr>
          <w:rFonts w:eastAsiaTheme="minorEastAsia" w:cs="Times New Roman"/>
          <w:lang w:val="en-US"/>
        </w:rPr>
        <w:t>inefficient. Consequently, the label distribution is high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commentRangeStart w:id="207"/>
      <w:r w:rsidRPr="0050535F">
        <w:rPr>
          <w:rFonts w:cs="Times New Roman"/>
          <w:noProof/>
          <w:lang w:val="en-US"/>
        </w:rPr>
        <w:drawing>
          <wp:inline distT="0" distB="0" distL="0" distR="0" wp14:anchorId="368B3123" wp14:editId="450C84A3">
            <wp:extent cx="3206932" cy="3302509"/>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218520" cy="3314443"/>
                    </a:xfrm>
                    <a:prstGeom prst="rect">
                      <a:avLst/>
                    </a:prstGeom>
                    <a:noFill/>
                    <a:ln>
                      <a:noFill/>
                    </a:ln>
                  </pic:spPr>
                </pic:pic>
              </a:graphicData>
            </a:graphic>
          </wp:inline>
        </w:drawing>
      </w:r>
      <w:commentRangeEnd w:id="207"/>
      <w:r w:rsidR="007028AA" w:rsidRPr="0050535F">
        <w:rPr>
          <w:rStyle w:val="Refdecomentario"/>
          <w:lang w:val="en-US"/>
        </w:rPr>
        <w:commentReference w:id="207"/>
      </w:r>
    </w:p>
    <w:p w14:paraId="5A4CFBFA" w14:textId="217372D9" w:rsidR="009B11A6" w:rsidRPr="00F2021E" w:rsidRDefault="00C60F8F" w:rsidP="00DF3B00">
      <w:pPr>
        <w:pStyle w:val="Descripcin"/>
        <w:spacing w:line="360" w:lineRule="auto"/>
        <w:jc w:val="center"/>
        <w:rPr>
          <w:rFonts w:cs="Times New Roman"/>
          <w:sz w:val="22"/>
          <w:szCs w:val="22"/>
          <w:lang w:val="en-US"/>
          <w:rPrChange w:id="208" w:author="Jose Luis Zofio Prieto" w:date="2025-03-12T12:07:00Z">
            <w:rPr>
              <w:rFonts w:cs="Times New Roman"/>
              <w:lang w:val="en-US"/>
            </w:rPr>
          </w:rPrChange>
        </w:rPr>
      </w:pPr>
      <w:r w:rsidRPr="00F2021E">
        <w:rPr>
          <w:rFonts w:cs="Times New Roman"/>
          <w:sz w:val="22"/>
          <w:szCs w:val="22"/>
          <w:lang w:val="en-US"/>
          <w:rPrChange w:id="209" w:author="Jose Luis Zofio Prieto" w:date="2025-03-12T12:07:00Z">
            <w:rPr>
              <w:rFonts w:cs="Times New Roman"/>
              <w:lang w:val="en-US"/>
            </w:rPr>
          </w:rPrChange>
        </w:rPr>
        <w:t>Figure</w:t>
      </w:r>
      <w:r w:rsidR="00711505" w:rsidRPr="00F2021E">
        <w:rPr>
          <w:rFonts w:cs="Times New Roman"/>
          <w:sz w:val="22"/>
          <w:szCs w:val="22"/>
          <w:lang w:val="en-US"/>
          <w:rPrChange w:id="210" w:author="Jose Luis Zofio Prieto" w:date="2025-03-12T12:07:00Z">
            <w:rPr>
              <w:rFonts w:cs="Times New Roman"/>
              <w:lang w:val="en-US"/>
            </w:rPr>
          </w:rPrChange>
        </w:rPr>
        <w:t xml:space="preserve"> </w:t>
      </w:r>
      <w:r w:rsidRPr="00F2021E">
        <w:rPr>
          <w:rFonts w:cs="Times New Roman"/>
          <w:sz w:val="22"/>
          <w:szCs w:val="22"/>
          <w:lang w:val="en-US"/>
          <w:rPrChange w:id="211" w:author="Jose Luis Zofio Prieto" w:date="2025-03-12T12:07:00Z">
            <w:rPr>
              <w:rFonts w:cs="Times New Roman"/>
              <w:lang w:val="en-US"/>
            </w:rPr>
          </w:rPrChange>
        </w:rPr>
        <w:t>4</w:t>
      </w:r>
      <w:r w:rsidR="00711505" w:rsidRPr="00F2021E">
        <w:rPr>
          <w:rFonts w:cs="Times New Roman"/>
          <w:sz w:val="22"/>
          <w:szCs w:val="22"/>
          <w:lang w:val="en-US"/>
          <w:rPrChange w:id="212" w:author="Jose Luis Zofio Prieto" w:date="2025-03-12T12:07:00Z">
            <w:rPr>
              <w:rFonts w:cs="Times New Roman"/>
              <w:lang w:val="en-US"/>
            </w:rPr>
          </w:rPrChange>
        </w:rPr>
        <w:t xml:space="preserve">. </w:t>
      </w:r>
      <w:r w:rsidR="00590F80" w:rsidRPr="00F2021E">
        <w:rPr>
          <w:rFonts w:cs="Times New Roman"/>
          <w:sz w:val="22"/>
          <w:szCs w:val="22"/>
          <w:lang w:val="en-US"/>
          <w:rPrChange w:id="213" w:author="Jose Luis Zofio Prieto" w:date="2025-03-12T12:07:00Z">
            <w:rPr>
              <w:rFonts w:cs="Times New Roman"/>
              <w:lang w:val="en-US"/>
            </w:rPr>
          </w:rPrChange>
        </w:rPr>
        <w:t>Labeling</w:t>
      </w:r>
      <w:r w:rsidR="00711505" w:rsidRPr="00F2021E">
        <w:rPr>
          <w:rFonts w:cs="Times New Roman"/>
          <w:sz w:val="22"/>
          <w:szCs w:val="22"/>
          <w:lang w:val="en-US"/>
          <w:rPrChange w:id="214" w:author="Jose Luis Zofio Prieto" w:date="2025-03-12T12:07:00Z">
            <w:rPr>
              <w:rFonts w:cs="Times New Roman"/>
              <w:lang w:val="en-US"/>
            </w:rPr>
          </w:rPrChange>
        </w:rPr>
        <w:t xml:space="preserve"> through </w:t>
      </w:r>
      <w:r w:rsidR="000E31C3" w:rsidRPr="00F2021E">
        <w:rPr>
          <w:rFonts w:cs="Times New Roman"/>
          <w:sz w:val="22"/>
          <w:szCs w:val="22"/>
          <w:lang w:val="en-US"/>
          <w:rPrChange w:id="215" w:author="Jose Luis Zofio Prieto" w:date="2025-03-12T12:07:00Z">
            <w:rPr>
              <w:rFonts w:cs="Times New Roman"/>
              <w:lang w:val="en-US"/>
            </w:rPr>
          </w:rPrChange>
        </w:rPr>
        <w:t xml:space="preserve">the standard DEA </w:t>
      </w:r>
      <w:r w:rsidR="00711505" w:rsidRPr="00F2021E">
        <w:rPr>
          <w:rFonts w:cs="Times New Roman"/>
          <w:sz w:val="22"/>
          <w:szCs w:val="22"/>
          <w:lang w:val="en-US"/>
          <w:rPrChange w:id="216" w:author="Jose Luis Zofio Prieto" w:date="2025-03-12T12:07:00Z">
            <w:rPr>
              <w:rFonts w:cs="Times New Roman"/>
              <w:lang w:val="en-US"/>
            </w:rPr>
          </w:rPrChange>
        </w:rPr>
        <w:t>additive model</w:t>
      </w:r>
      <w:r w:rsidR="00726A74" w:rsidRPr="00F2021E">
        <w:rPr>
          <w:rFonts w:cs="Times New Roman"/>
          <w:sz w:val="22"/>
          <w:szCs w:val="22"/>
          <w:lang w:val="en-US"/>
          <w:rPrChange w:id="217" w:author="Jose Luis Zofio Prieto" w:date="2025-03-12T12:07:00Z">
            <w:rPr>
              <w:rFonts w:cs="Times New Roman"/>
              <w:lang w:val="en-US"/>
            </w:rPr>
          </w:rPrChange>
        </w:rPr>
        <w:t>.</w:t>
      </w:r>
    </w:p>
    <w:p w14:paraId="4508AC56" w14:textId="2A05093E" w:rsidR="00DC1C35" w:rsidRPr="0050535F" w:rsidRDefault="00DC1C35" w:rsidP="00DF3B00">
      <w:pPr>
        <w:spacing w:line="360" w:lineRule="auto"/>
        <w:rPr>
          <w:rFonts w:cs="Times New Roman"/>
          <w:highlight w:val="yellow"/>
          <w:lang w:val="en-US"/>
        </w:rPr>
      </w:pPr>
    </w:p>
    <w:p w14:paraId="78300876" w14:textId="1CCA15F2" w:rsidR="009028C0" w:rsidRPr="0050535F" w:rsidRDefault="00310C85" w:rsidP="00DF3B00">
      <w:pPr>
        <w:spacing w:line="360" w:lineRule="auto"/>
        <w:rPr>
          <w:rFonts w:cs="Times New Roman"/>
          <w:lang w:val="en-US"/>
        </w:rPr>
      </w:pPr>
      <w:r w:rsidRPr="0050535F">
        <w:rPr>
          <w:rFonts w:cs="Times New Roman"/>
          <w:lang w:val="en-US"/>
        </w:rPr>
        <w:lastRenderedPageBreak/>
        <w:t xml:space="preserve">Step 2 </w:t>
      </w:r>
      <w:del w:id="218" w:author="Jose Luis Zofio Prieto [2]" w:date="2025-03-11T14:21:00Z">
        <w:r w:rsidRPr="0050535F" w:rsidDel="00B44D34">
          <w:rPr>
            <w:rFonts w:cs="Times New Roman"/>
            <w:lang w:val="en-US"/>
          </w:rPr>
          <w:delText xml:space="preserve">of the method </w:delText>
        </w:r>
      </w:del>
      <w:r w:rsidRPr="0050535F">
        <w:rPr>
          <w:rFonts w:cs="Times New Roman"/>
          <w:lang w:val="en-US"/>
        </w:rPr>
        <w:t xml:space="preserve">addresses the dataset imbalance by generating synthetic observations for the </w:t>
      </w:r>
      <w:ins w:id="219" w:author="Jose Luis Zofio Prieto [2]" w:date="2025-03-11T14:21:00Z">
        <w:r w:rsidR="00B44D34">
          <w:rPr>
            <w:rFonts w:cs="Times New Roman"/>
            <w:lang w:val="en-US"/>
          </w:rPr>
          <w:t xml:space="preserve">efficient </w:t>
        </w:r>
      </w:ins>
      <w:r w:rsidRPr="0050535F">
        <w:rPr>
          <w:rFonts w:cs="Times New Roman"/>
          <w:lang w:val="en-US"/>
        </w:rPr>
        <w:t>minority class</w:t>
      </w:r>
      <w:ins w:id="220" w:author="Jose Luis Zofio Prieto [2]" w:date="2025-03-11T14:51:00Z">
        <w:r w:rsidR="00642A1E">
          <w:rPr>
            <w:rFonts w:cs="Times New Roman"/>
            <w:lang w:val="en-US"/>
          </w:rPr>
          <w:t xml:space="preserve"> in this example</w:t>
        </w:r>
      </w:ins>
      <w:del w:id="221" w:author="Jose Luis Zofio Prieto [2]" w:date="2025-03-11T14:21:00Z">
        <w:r w:rsidRPr="0050535F" w:rsidDel="00B44D34">
          <w:rPr>
            <w:rFonts w:cs="Times New Roman"/>
            <w:lang w:val="en-US"/>
          </w:rPr>
          <w:delText>. In this example, the minority class consist of efficient DMUs</w:delText>
        </w:r>
      </w:del>
      <w:del w:id="222" w:author="Jose Luis Zofio Prieto [2]" w:date="2025-03-11T14:26:00Z">
        <w:r w:rsidRPr="0050535F" w:rsidDel="00B44D34">
          <w:rPr>
            <w:rFonts w:cs="Times New Roman"/>
            <w:lang w:val="en-US"/>
          </w:rPr>
          <w:delText xml:space="preserve">. </w:delText>
        </w:r>
        <w:r w:rsidR="00E25289" w:rsidRPr="0050535F" w:rsidDel="00B44D34">
          <w:rPr>
            <w:rFonts w:cs="Times New Roman"/>
            <w:lang w:val="en-US"/>
          </w:rPr>
          <w:delText xml:space="preserve">Starting with the dataset </w:delText>
        </w:r>
        <w:r w:rsidR="00E25289" w:rsidRPr="0050535F" w:rsidDel="00B44D34">
          <w:rPr>
            <w:rFonts w:cs="Times New Roman"/>
            <w:position w:val="-4"/>
            <w:lang w:val="en-US"/>
          </w:rPr>
          <w:object w:dxaOrig="240" w:dyaOrig="240" w14:anchorId="49538B51">
            <v:shape id="_x0000_i1129" type="#_x0000_t75" style="width:11.65pt;height:11.65pt" o:ole="">
              <v:imagedata r:id="rId198" o:title=""/>
            </v:shape>
            <o:OLEObject Type="Embed" ProgID="Equation.DSMT4" ShapeID="_x0000_i1129" DrawAspect="Content" ObjectID="_1803494183" r:id="rId199"/>
          </w:object>
        </w:r>
        <w:r w:rsidR="00E25289" w:rsidRPr="0050535F" w:rsidDel="00B44D34">
          <w:rPr>
            <w:rFonts w:cs="Times New Roman"/>
            <w:lang w:val="en-US"/>
          </w:rPr>
          <w:delText xml:space="preserve"> of 40 DMUs, only 3 are originally labeled as efficient. Then,</w:delText>
        </w:r>
      </w:del>
      <w:ins w:id="223" w:author="Jose Luis Zofio Prieto [2]" w:date="2025-03-11T14:26:00Z">
        <w:r w:rsidR="00B44D34">
          <w:rPr>
            <w:rFonts w:cs="Times New Roman"/>
            <w:lang w:val="en-US"/>
          </w:rPr>
          <w:t>.</w:t>
        </w:r>
      </w:ins>
      <w:r w:rsidR="00E25289" w:rsidRPr="0050535F">
        <w:rPr>
          <w:rFonts w:cs="Times New Roman"/>
          <w:lang w:val="en-US"/>
        </w:rPr>
        <w:t xml:space="preserve"> </w:t>
      </w:r>
      <w:del w:id="224" w:author="Jose Luis Zofio Prieto [2]" w:date="2025-03-11T14:26:00Z">
        <w:r w:rsidR="00E25289" w:rsidRPr="0050535F" w:rsidDel="00B44D34">
          <w:rPr>
            <w:rFonts w:cs="Times New Roman"/>
            <w:lang w:val="en-US"/>
          </w:rPr>
          <w:delText>s</w:delText>
        </w:r>
      </w:del>
      <w:ins w:id="225" w:author="Jose Luis Zofio Prieto [2]" w:date="2025-03-11T14:26:00Z">
        <w:r w:rsidR="00B44D34">
          <w:rPr>
            <w:rFonts w:cs="Times New Roman"/>
            <w:lang w:val="en-US"/>
          </w:rPr>
          <w:t>S</w:t>
        </w:r>
      </w:ins>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30" type="#_x0000_t75" style="width:11.65pt;height:14.65pt" o:ole="">
            <v:imagedata r:id="rId200" o:title=""/>
          </v:shape>
          <o:OLEObject Type="Embed" ProgID="Equation.DSMT4" ShapeID="_x0000_i1130" DrawAspect="Content" ObjectID="_1803494184" r:id="rId201"/>
        </w:object>
      </w:r>
      <w:r w:rsidR="00E25289" w:rsidRPr="0050535F">
        <w:rPr>
          <w:rFonts w:cs="Times New Roman"/>
          <w:lang w:val="en-US"/>
        </w:rPr>
        <w:t xml:space="preserve">, are generated </w:t>
      </w:r>
      <w:ins w:id="226" w:author="Jose Luis Zofio Prieto [2]" w:date="2025-03-11T14:26:00Z">
        <w:r w:rsidR="00B44D34">
          <w:rPr>
            <w:rFonts w:cs="Times New Roman"/>
            <w:lang w:val="en-US"/>
          </w:rPr>
          <w:t>as linear combination of the 3 effi</w:t>
        </w:r>
      </w:ins>
      <w:ins w:id="227" w:author="Jose Luis Zofio Prieto [2]" w:date="2025-03-11T14:27:00Z">
        <w:r w:rsidR="00B44D34">
          <w:rPr>
            <w:rFonts w:cs="Times New Roman"/>
            <w:lang w:val="en-US"/>
          </w:rPr>
          <w:t>ci</w:t>
        </w:r>
      </w:ins>
      <w:ins w:id="228" w:author="Jose Luis Zofio Prieto [2]" w:date="2025-03-11T14:26:00Z">
        <w:r w:rsidR="00B44D34">
          <w:rPr>
            <w:rFonts w:cs="Times New Roman"/>
            <w:lang w:val="en-US"/>
          </w:rPr>
          <w:t xml:space="preserve">ent DMUs </w:t>
        </w:r>
      </w:ins>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31" type="#_x0000_t75" style="width:52.15pt;height:14.65pt" o:ole="">
            <v:imagedata r:id="rId202" o:title=""/>
          </v:shape>
          <o:OLEObject Type="Embed" ProgID="Equation.DSMT4" ShapeID="_x0000_i1131" DrawAspect="Content" ObjectID="_1803494185" r:id="rId203"/>
        </w:object>
      </w:r>
      <w:r w:rsidR="009028C0" w:rsidRPr="0050535F">
        <w:rPr>
          <w:rFonts w:cs="Times New Roman"/>
          <w:lang w:val="en-US"/>
        </w:rPr>
        <w:t xml:space="preserve">, where the efficient DMUs represent approximately 25% of the observations. </w:t>
      </w:r>
      <w:del w:id="229" w:author="Jose Luis Zofio Prieto" w:date="2025-03-12T11:01:00Z">
        <w:r w:rsidR="009028C0" w:rsidRPr="0050535F" w:rsidDel="00277459">
          <w:rPr>
            <w:rFonts w:cs="Times New Roman"/>
            <w:lang w:val="en-US"/>
          </w:rPr>
          <w:delText>Nevertheless, t</w:delText>
        </w:r>
      </w:del>
      <w:ins w:id="230" w:author="Jose Luis Zofio Prieto" w:date="2025-03-12T11:01:00Z">
        <w:r w:rsidR="00277459">
          <w:rPr>
            <w:rFonts w:cs="Times New Roman"/>
            <w:lang w:val="en-US"/>
          </w:rPr>
          <w:t>T</w:t>
        </w:r>
      </w:ins>
      <w:r w:rsidR="009028C0" w:rsidRPr="0050535F">
        <w:rPr>
          <w:rFonts w:cs="Times New Roman"/>
          <w:lang w:val="en-US"/>
        </w:rPr>
        <w:t xml:space="preserve">his </w:t>
      </w:r>
      <w:proofErr w:type="gramStart"/>
      <w:ins w:id="231" w:author="Jose Luis Zofio Prieto" w:date="2025-03-12T11:01:00Z">
        <w:r w:rsidR="00462BD9">
          <w:rPr>
            <w:rFonts w:cs="Times New Roman"/>
            <w:lang w:val="en-US"/>
          </w:rPr>
          <w:t xml:space="preserve">particular </w:t>
        </w:r>
      </w:ins>
      <w:ins w:id="232" w:author="Jose Luis Zofio Prieto [2]" w:date="2025-03-11T15:12:00Z">
        <w:r w:rsidR="001B0E62">
          <w:rPr>
            <w:rFonts w:cs="Times New Roman"/>
            <w:lang w:val="en-US"/>
          </w:rPr>
          <w:t>balance</w:t>
        </w:r>
        <w:proofErr w:type="gramEnd"/>
        <w:r w:rsidR="001B0E62">
          <w:rPr>
            <w:rFonts w:cs="Times New Roman"/>
            <w:lang w:val="en-US"/>
          </w:rPr>
          <w:t xml:space="preserve"> percentage </w:t>
        </w:r>
      </w:ins>
      <w:del w:id="233" w:author="Jose Luis Zofio Prieto [2]" w:date="2025-03-11T15:12:00Z">
        <w:r w:rsidR="009028C0" w:rsidRPr="0050535F" w:rsidDel="001B0E62">
          <w:rPr>
            <w:rFonts w:cs="Times New Roman"/>
            <w:lang w:val="en-US"/>
          </w:rPr>
          <w:delText xml:space="preserve">example </w:delText>
        </w:r>
      </w:del>
      <w:r w:rsidR="009028C0" w:rsidRPr="0050535F">
        <w:rPr>
          <w:rFonts w:cs="Times New Roman"/>
          <w:lang w:val="en-US"/>
        </w:rPr>
        <w:t xml:space="preserve">is merely illustrative of the outcomes obtained through the balancing process. In practice, </w:t>
      </w:r>
      <w:ins w:id="234" w:author="Jose Luis Zofio Prieto [2]" w:date="2025-03-11T14:51:00Z">
        <w:r w:rsidR="00642A1E">
          <w:rPr>
            <w:rFonts w:cs="Times New Roman"/>
            <w:lang w:val="en-US"/>
          </w:rPr>
          <w:t xml:space="preserve">we use </w:t>
        </w:r>
      </w:ins>
      <w:del w:id="235" w:author="Jose Luis Zofio Prieto [2]" w:date="2025-03-11T14:51:00Z">
        <w:r w:rsidR="009028C0" w:rsidRPr="0050535F" w:rsidDel="00642A1E">
          <w:rPr>
            <w:rFonts w:cs="Times New Roman"/>
            <w:lang w:val="en-US"/>
          </w:rPr>
          <w:delText xml:space="preserve">a </w:delText>
        </w:r>
      </w:del>
      <w:ins w:id="236" w:author="Jose Luis Zofio Prieto [2]" w:date="2025-03-11T14:51:00Z">
        <w:r w:rsidR="00642A1E">
          <w:rPr>
            <w:rFonts w:cs="Times New Roman"/>
            <w:lang w:val="en-US"/>
          </w:rPr>
          <w:t xml:space="preserve">the </w:t>
        </w:r>
      </w:ins>
      <w:r w:rsidR="009028C0" w:rsidRPr="0050535F">
        <w:rPr>
          <w:rFonts w:cs="Times New Roman"/>
          <w:lang w:val="en-US"/>
        </w:rPr>
        <w:t xml:space="preserve">neural network </w:t>
      </w:r>
      <w:del w:id="237" w:author="Jose Luis Zofio Prieto [2]" w:date="2025-03-11T14:51:00Z">
        <w:r w:rsidR="009028C0" w:rsidRPr="0050535F" w:rsidDel="00642A1E">
          <w:rPr>
            <w:rFonts w:cs="Times New Roman"/>
            <w:lang w:val="en-US"/>
          </w:rPr>
          <w:delText xml:space="preserve">is employed </w:delText>
        </w:r>
      </w:del>
      <w:r w:rsidR="009028C0" w:rsidRPr="0050535F">
        <w:rPr>
          <w:rFonts w:cs="Times New Roman"/>
          <w:lang w:val="en-US"/>
        </w:rPr>
        <w:t xml:space="preserve">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drawing>
          <wp:inline distT="0" distB="0" distL="0" distR="0" wp14:anchorId="2B9D6D28" wp14:editId="4ABC0722">
            <wp:extent cx="3609474" cy="3714207"/>
            <wp:effectExtent l="0" t="0" r="0" b="635"/>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621588" cy="3726673"/>
                    </a:xfrm>
                    <a:prstGeom prst="rect">
                      <a:avLst/>
                    </a:prstGeom>
                    <a:noFill/>
                    <a:ln>
                      <a:noFill/>
                    </a:ln>
                  </pic:spPr>
                </pic:pic>
              </a:graphicData>
            </a:graphic>
          </wp:inline>
        </w:drawing>
      </w:r>
    </w:p>
    <w:p w14:paraId="4D0F9C5F" w14:textId="5366DF06" w:rsidR="00FB7E26" w:rsidRPr="00F2021E" w:rsidRDefault="004A3300" w:rsidP="009028C0">
      <w:pPr>
        <w:pStyle w:val="Descripcin"/>
        <w:spacing w:line="360" w:lineRule="auto"/>
        <w:jc w:val="center"/>
        <w:rPr>
          <w:rFonts w:cs="Times New Roman"/>
          <w:color w:val="auto"/>
          <w:sz w:val="22"/>
          <w:szCs w:val="22"/>
          <w:lang w:val="en-US"/>
          <w:rPrChange w:id="238" w:author="Jose Luis Zofio Prieto" w:date="2025-03-12T12:07:00Z">
            <w:rPr>
              <w:rFonts w:cs="Times New Roman"/>
              <w:color w:val="auto"/>
              <w:lang w:val="en-US"/>
            </w:rPr>
          </w:rPrChange>
        </w:rPr>
      </w:pPr>
      <w:r w:rsidRPr="00F2021E">
        <w:rPr>
          <w:rFonts w:cs="Times New Roman"/>
          <w:color w:val="auto"/>
          <w:sz w:val="22"/>
          <w:szCs w:val="22"/>
          <w:lang w:val="en-US"/>
          <w:rPrChange w:id="239" w:author="Jose Luis Zofio Prieto" w:date="2025-03-12T12:07:00Z">
            <w:rPr>
              <w:rFonts w:cs="Times New Roman"/>
              <w:color w:val="auto"/>
              <w:lang w:val="en-US"/>
            </w:rPr>
          </w:rPrChange>
        </w:rPr>
        <w:t>Figure</w:t>
      </w:r>
      <w:r w:rsidR="00B02895" w:rsidRPr="00F2021E">
        <w:rPr>
          <w:rFonts w:cs="Times New Roman"/>
          <w:color w:val="auto"/>
          <w:sz w:val="22"/>
          <w:szCs w:val="22"/>
          <w:lang w:val="en-US"/>
          <w:rPrChange w:id="240" w:author="Jose Luis Zofio Prieto" w:date="2025-03-12T12:07:00Z">
            <w:rPr>
              <w:rFonts w:cs="Times New Roman"/>
              <w:color w:val="auto"/>
              <w:lang w:val="en-US"/>
            </w:rPr>
          </w:rPrChange>
        </w:rPr>
        <w:t xml:space="preserve"> </w:t>
      </w:r>
      <w:r w:rsidRPr="00F2021E">
        <w:rPr>
          <w:rFonts w:cs="Times New Roman"/>
          <w:color w:val="auto"/>
          <w:sz w:val="22"/>
          <w:szCs w:val="22"/>
          <w:lang w:val="en-US"/>
          <w:rPrChange w:id="241" w:author="Jose Luis Zofio Prieto" w:date="2025-03-12T12:07:00Z">
            <w:rPr>
              <w:rFonts w:cs="Times New Roman"/>
              <w:color w:val="auto"/>
              <w:lang w:val="en-US"/>
            </w:rPr>
          </w:rPrChange>
        </w:rPr>
        <w:t>5</w:t>
      </w:r>
      <w:r w:rsidR="00B02895" w:rsidRPr="00F2021E">
        <w:rPr>
          <w:rFonts w:cs="Times New Roman"/>
          <w:color w:val="auto"/>
          <w:sz w:val="22"/>
          <w:szCs w:val="22"/>
          <w:lang w:val="en-US"/>
          <w:rPrChange w:id="242" w:author="Jose Luis Zofio Prieto" w:date="2025-03-12T12:07:00Z">
            <w:rPr>
              <w:rFonts w:cs="Times New Roman"/>
              <w:color w:val="auto"/>
              <w:lang w:val="en-US"/>
            </w:rPr>
          </w:rPrChange>
        </w:rPr>
        <w:t xml:space="preserve">. </w:t>
      </w:r>
      <w:r w:rsidR="004254B3" w:rsidRPr="00F2021E">
        <w:rPr>
          <w:rFonts w:cs="Times New Roman"/>
          <w:color w:val="auto"/>
          <w:sz w:val="22"/>
          <w:szCs w:val="22"/>
          <w:lang w:val="en-US"/>
          <w:rPrChange w:id="243" w:author="Jose Luis Zofio Prieto" w:date="2025-03-12T12:07:00Z">
            <w:rPr>
              <w:rFonts w:cs="Times New Roman"/>
              <w:color w:val="auto"/>
              <w:lang w:val="en-US"/>
            </w:rPr>
          </w:rPrChange>
        </w:rPr>
        <w:t>T</w:t>
      </w:r>
      <w:r w:rsidR="00383269" w:rsidRPr="00F2021E">
        <w:rPr>
          <w:rFonts w:cs="Times New Roman"/>
          <w:color w:val="auto"/>
          <w:sz w:val="22"/>
          <w:szCs w:val="22"/>
          <w:lang w:val="en-US"/>
          <w:rPrChange w:id="244" w:author="Jose Luis Zofio Prieto" w:date="2025-03-12T12:07:00Z">
            <w:rPr>
              <w:rFonts w:cs="Times New Roman"/>
              <w:color w:val="auto"/>
              <w:lang w:val="en-US"/>
            </w:rPr>
          </w:rPrChange>
        </w:rPr>
        <w:t xml:space="preserve">he </w:t>
      </w:r>
      <w:r w:rsidR="004254B3" w:rsidRPr="00F2021E">
        <w:rPr>
          <w:rFonts w:cs="Times New Roman"/>
          <w:color w:val="auto"/>
          <w:sz w:val="22"/>
          <w:szCs w:val="22"/>
          <w:lang w:val="en-US"/>
          <w:rPrChange w:id="245" w:author="Jose Luis Zofio Prieto" w:date="2025-03-12T12:07:00Z">
            <w:rPr>
              <w:rFonts w:cs="Times New Roman"/>
              <w:color w:val="auto"/>
              <w:lang w:val="en-US"/>
            </w:rPr>
          </w:rPrChange>
        </w:rPr>
        <w:t>labeled</w:t>
      </w:r>
      <w:r w:rsidR="00383269" w:rsidRPr="00F2021E">
        <w:rPr>
          <w:rFonts w:cs="Times New Roman"/>
          <w:color w:val="auto"/>
          <w:sz w:val="22"/>
          <w:szCs w:val="22"/>
          <w:lang w:val="en-US"/>
          <w:rPrChange w:id="246" w:author="Jose Luis Zofio Prieto" w:date="2025-03-12T12:07:00Z">
            <w:rPr>
              <w:rFonts w:cs="Times New Roman"/>
              <w:color w:val="auto"/>
              <w:lang w:val="en-US"/>
            </w:rPr>
          </w:rPrChange>
        </w:rPr>
        <w:t xml:space="preserve"> dataset that will be used for model training.</w:t>
      </w:r>
    </w:p>
    <w:p w14:paraId="47FD339C" w14:textId="77777777" w:rsidR="009028C0" w:rsidRPr="0050535F" w:rsidRDefault="009028C0" w:rsidP="009028C0">
      <w:pPr>
        <w:rPr>
          <w:lang w:val="en-US"/>
        </w:rPr>
      </w:pPr>
    </w:p>
    <w:p w14:paraId="355FD70D" w14:textId="2668E36B"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a NN with an </w:t>
      </w:r>
      <w:ins w:id="247" w:author="Jose Luis Zofio Prieto [2]" w:date="2025-03-11T15:15:00Z">
        <w:r w:rsidR="001B0E62">
          <w:rPr>
            <w:rFonts w:cs="Times New Roman"/>
            <w:lang w:val="en-US"/>
          </w:rPr>
          <w:t xml:space="preserve">initial </w:t>
        </w:r>
      </w:ins>
      <w:ins w:id="248" w:author="Jose Luis Zofio Prieto [2]" w:date="2025-03-11T15:16:00Z">
        <w:r w:rsidR="001B0E62">
          <w:rPr>
            <w:rFonts w:cs="Times New Roman"/>
            <w:lang w:val="en-US"/>
          </w:rPr>
          <w:t xml:space="preserve">(input) </w:t>
        </w:r>
      </w:ins>
      <w:del w:id="249" w:author="Jose Luis Zofio Prieto [2]" w:date="2025-03-11T15:14:00Z">
        <w:r w:rsidR="000507C5" w:rsidRPr="0050535F" w:rsidDel="001B0E62">
          <w:rPr>
            <w:rFonts w:cs="Times New Roman"/>
            <w:lang w:val="en-US"/>
          </w:rPr>
          <w:delText xml:space="preserve">input </w:delText>
        </w:r>
      </w:del>
      <w:r w:rsidR="000507C5" w:rsidRPr="0050535F">
        <w:rPr>
          <w:rFonts w:cs="Times New Roman"/>
          <w:lang w:val="en-US"/>
        </w:rPr>
        <w:t xml:space="preserve">layer containing as many nodes as input </w:t>
      </w:r>
      <w:ins w:id="250" w:author="Jose Luis Zofio Prieto [2]" w:date="2025-03-11T15:13:00Z">
        <w:r w:rsidR="001B0E62">
          <w:rPr>
            <w:rFonts w:cs="Times New Roman"/>
            <w:lang w:val="en-US"/>
          </w:rPr>
          <w:t xml:space="preserve">and output </w:t>
        </w:r>
      </w:ins>
      <w:r w:rsidR="000507C5" w:rsidRPr="0050535F">
        <w:rPr>
          <w:rFonts w:cs="Times New Roman"/>
          <w:lang w:val="en-US"/>
        </w:rPr>
        <w:t>variables</w:t>
      </w:r>
      <w:ins w:id="251" w:author="Jose Luis Zofio Prieto [2]" w:date="2025-03-11T15:16:00Z">
        <w:r w:rsidR="001B0E62">
          <w:rPr>
            <w:rFonts w:cs="Times New Roman"/>
            <w:lang w:val="en-US"/>
          </w:rPr>
          <w:t xml:space="preserve"> (</w:t>
        </w:r>
      </w:ins>
      <w:ins w:id="252" w:author="Jose Luis Zofio Prieto [2]" w:date="2025-03-11T15:18:00Z">
        <w:r w:rsidR="001B0E62">
          <w:rPr>
            <w:rFonts w:cs="Times New Roman"/>
            <w:lang w:val="en-US"/>
          </w:rPr>
          <w:t xml:space="preserve">represented in in Figure 1 by </w:t>
        </w:r>
      </w:ins>
      <w:ins w:id="253" w:author="Jose Luis Zofio Prieto [2]" w:date="2025-03-11T15:16:00Z">
        <w:r w:rsidR="001B0E62">
          <w:rPr>
            <w:rFonts w:cs="Times New Roman"/>
            <w:lang w:val="en-US"/>
          </w:rPr>
          <w:t>I1 (input) and I2 (output))</w:t>
        </w:r>
      </w:ins>
      <w:r w:rsidR="000507C5" w:rsidRPr="0050535F">
        <w:rPr>
          <w:rFonts w:cs="Times New Roman"/>
          <w:lang w:val="en-US"/>
        </w:rPr>
        <w:t>, a single hidden layer</w:t>
      </w:r>
      <w:ins w:id="254" w:author="Jose Luis Zofio Prieto [2]" w:date="2025-03-11T15:17:00Z">
        <w:r w:rsidR="001B0E62">
          <w:rPr>
            <w:rFonts w:cs="Times New Roman"/>
            <w:lang w:val="en-US"/>
          </w:rPr>
          <w:t xml:space="preserve"> (H1)</w:t>
        </w:r>
      </w:ins>
      <w:r w:rsidR="000507C5" w:rsidRPr="0050535F">
        <w:rPr>
          <w:rFonts w:cs="Times New Roman"/>
          <w:lang w:val="en-US"/>
        </w:rPr>
        <w:t xml:space="preserve">, and a final </w:t>
      </w:r>
      <w:del w:id="255" w:author="Jose Luis Zofio Prieto [2]" w:date="2025-03-11T15:17:00Z">
        <w:r w:rsidR="000507C5" w:rsidRPr="0050535F" w:rsidDel="001B0E62">
          <w:rPr>
            <w:rFonts w:cs="Times New Roman"/>
            <w:lang w:val="en-US"/>
          </w:rPr>
          <w:delText xml:space="preserve">output </w:delText>
        </w:r>
      </w:del>
      <w:ins w:id="256" w:author="Jose Luis Zofio Prieto [2]" w:date="2025-03-11T15:17:00Z">
        <w:r w:rsidR="001B0E62">
          <w:rPr>
            <w:rFonts w:cs="Times New Roman"/>
            <w:lang w:val="en-US"/>
          </w:rPr>
          <w:t xml:space="preserve">exit (output) </w:t>
        </w:r>
      </w:ins>
      <w:r w:rsidR="000507C5" w:rsidRPr="0050535F">
        <w:rPr>
          <w:rFonts w:cs="Times New Roman"/>
          <w:lang w:val="en-US"/>
        </w:rPr>
        <w:t>layer consisting of a single neuron</w:t>
      </w:r>
      <w:ins w:id="257" w:author="Jose Luis Zofio Prieto [2]" w:date="2025-03-11T15:17:00Z">
        <w:r w:rsidR="001B0E62">
          <w:rPr>
            <w:rFonts w:cs="Times New Roman"/>
            <w:lang w:val="en-US"/>
          </w:rPr>
          <w:t xml:space="preserve"> (O1)</w:t>
        </w:r>
      </w:ins>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1B0E62">
        <w:rPr>
          <w:rFonts w:cs="Times New Roman"/>
          <w:i/>
          <w:iCs/>
          <w:lang w:val="en-US"/>
          <w:rPrChange w:id="258" w:author="Jose Luis Zofio Prieto [2]" w:date="2025-03-11T15:18:00Z">
            <w:rPr>
              <w:rFonts w:cs="Times New Roman"/>
              <w:lang w:val="en-US"/>
            </w:rPr>
          </w:rPrChange>
        </w:rPr>
        <w:t>R</w:t>
      </w:r>
      <w:r w:rsidR="00683CF1" w:rsidRPr="0050535F">
        <w:rPr>
          <w:rFonts w:cs="Times New Roman"/>
          <w:lang w:val="en-US"/>
        </w:rPr>
        <w:t xml:space="preserve"> package </w:t>
      </w:r>
      <w:ins w:id="259" w:author="Jose Luis Zofio Prieto [2]" w:date="2025-03-11T15:23:00Z">
        <w:r w:rsidR="006B7C77">
          <w:rPr>
            <w:rFonts w:cs="Times New Roman"/>
            <w:lang w:val="en-US"/>
          </w:rPr>
          <w:t>‘</w:t>
        </w:r>
      </w:ins>
      <w:r w:rsidR="00683CF1" w:rsidRPr="001B0E62">
        <w:rPr>
          <w:rFonts w:cs="Times New Roman"/>
          <w:i/>
          <w:iCs/>
          <w:lang w:val="en-US"/>
          <w:rPrChange w:id="260" w:author="Jose Luis Zofio Prieto [2]" w:date="2025-03-11T15:18:00Z">
            <w:rPr>
              <w:rFonts w:cs="Times New Roman"/>
              <w:lang w:val="en-US"/>
            </w:rPr>
          </w:rPrChange>
        </w:rPr>
        <w:t>caret</w:t>
      </w:r>
      <w:ins w:id="261" w:author="Jose Luis Zofio Prieto [2]" w:date="2025-03-11T15:23:00Z">
        <w:r w:rsidR="006B7C77" w:rsidRPr="006B7C77">
          <w:rPr>
            <w:rFonts w:cs="Times New Roman"/>
            <w:lang w:val="en-US"/>
            <w:rPrChange w:id="262" w:author="Jose Luis Zofio Prieto [2]" w:date="2025-03-11T15:23:00Z">
              <w:rPr>
                <w:rFonts w:cs="Times New Roman"/>
                <w:i/>
                <w:iCs/>
                <w:lang w:val="en-US"/>
              </w:rPr>
            </w:rPrChange>
          </w:rPr>
          <w:t>’</w:t>
        </w:r>
      </w:ins>
      <w:r w:rsidR="00683CF1" w:rsidRPr="001B0E62">
        <w:rPr>
          <w:rFonts w:cs="Times New Roman"/>
          <w:i/>
          <w:iCs/>
          <w:lang w:val="en-US"/>
          <w:rPrChange w:id="263" w:author="Jose Luis Zofio Prieto [2]" w:date="2025-03-11T15:18:00Z">
            <w:rPr>
              <w:rFonts w:cs="Times New Roman"/>
              <w:lang w:val="en-US"/>
            </w:rPr>
          </w:rPrChange>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ins w:id="264" w:author="Jose Luis Zofio Prieto [2]" w:date="2025-03-11T15:23:00Z">
        <w:r w:rsidR="006B7C77">
          <w:rPr>
            <w:rFonts w:cs="Times New Roman"/>
            <w:lang w:val="en-US"/>
          </w:rPr>
          <w:t>‘</w:t>
        </w:r>
      </w:ins>
      <w:proofErr w:type="spellStart"/>
      <w:r w:rsidR="00683CF1" w:rsidRPr="006B7C77">
        <w:rPr>
          <w:rFonts w:cs="Times New Roman"/>
          <w:i/>
          <w:iCs/>
          <w:lang w:val="en-US"/>
          <w:rPrChange w:id="265" w:author="Jose Luis Zofio Prieto [2]" w:date="2025-03-11T15:23:00Z">
            <w:rPr>
              <w:rFonts w:cs="Times New Roman"/>
              <w:lang w:val="en-US"/>
            </w:rPr>
          </w:rPrChange>
        </w:rPr>
        <w:t>nnet</w:t>
      </w:r>
      <w:proofErr w:type="spellEnd"/>
      <w:ins w:id="266" w:author="Jose Luis Zofio Prieto [2]" w:date="2025-03-11T15:23:00Z">
        <w:r w:rsidR="006B7C77" w:rsidRPr="006B7C77">
          <w:rPr>
            <w:rFonts w:cs="Times New Roman"/>
            <w:lang w:val="en-US"/>
            <w:rPrChange w:id="267" w:author="Jose Luis Zofio Prieto [2]" w:date="2025-03-11T15:23:00Z">
              <w:rPr>
                <w:rFonts w:cs="Times New Roman"/>
                <w:i/>
                <w:iCs/>
                <w:lang w:val="en-US"/>
              </w:rPr>
            </w:rPrChange>
          </w:rPr>
          <w:t>’</w:t>
        </w:r>
      </w:ins>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pPr>
        <w:pStyle w:val="Prrafodelista"/>
        <w:numPr>
          <w:ilvl w:val="0"/>
          <w:numId w:val="7"/>
        </w:numPr>
        <w:spacing w:line="360" w:lineRule="auto"/>
        <w:rPr>
          <w:rFonts w:cs="Times New Roman"/>
          <w:lang w:val="en-US"/>
        </w:rPr>
        <w:pPrChange w:id="268" w:author="Jose Luis Zofio Prieto [2]" w:date="2025-03-11T15:24:00Z">
          <w:pPr>
            <w:spacing w:line="360" w:lineRule="auto"/>
          </w:pPr>
        </w:pPrChange>
      </w:pPr>
      <w:r w:rsidRPr="00A96069">
        <w:rPr>
          <w:rFonts w:cs="Times New Roman"/>
          <w:lang w:val="en-US"/>
        </w:rPr>
        <w:lastRenderedPageBreak/>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ins w:id="269" w:author="España Roch, Víctor Javier" w:date="2025-02-16T18:31:00Z">
        <w:r w:rsidRPr="0050535F">
          <w:rPr>
            <w:position w:val="-12"/>
            <w:lang w:val="en-US"/>
          </w:rPr>
          <w:object w:dxaOrig="3140" w:dyaOrig="360" w14:anchorId="01238B88">
            <v:shape id="_x0000_i1132" type="#_x0000_t75" style="width:156.4pt;height:18pt" o:ole="">
              <v:imagedata r:id="rId205" o:title=""/>
            </v:shape>
            <o:OLEObject Type="Embed" ProgID="Equation.DSMT4" ShapeID="_x0000_i1132" DrawAspect="Content" ObjectID="_1803494186" r:id="rId206"/>
          </w:object>
        </w:r>
      </w:ins>
      <w:r w:rsidRPr="00E72AC7">
        <w:rPr>
          <w:lang w:val="en-US"/>
        </w:rPr>
        <w:t>. Then, for each value in</w:t>
      </w:r>
      <w:r w:rsidR="008B27BD" w:rsidRPr="00E72AC7">
        <w:rPr>
          <w:lang w:val="en-US"/>
        </w:rPr>
        <w:t xml:space="preserve"> </w:t>
      </w:r>
      <w:ins w:id="270" w:author="España Roch, Víctor Javier" w:date="2025-02-16T18:31:00Z">
        <w:r w:rsidR="008B27BD" w:rsidRPr="0050535F">
          <w:rPr>
            <w:position w:val="-10"/>
            <w:lang w:val="en-US"/>
          </w:rPr>
          <w:object w:dxaOrig="420" w:dyaOrig="320" w14:anchorId="6243C4FA">
            <v:shape id="_x0000_i1133" type="#_x0000_t75" style="width:20.65pt;height:16.5pt" o:ole="">
              <v:imagedata r:id="rId207" o:title=""/>
            </v:shape>
            <o:OLEObject Type="Embed" ProgID="Equation.DSMT4" ShapeID="_x0000_i1133" DrawAspect="Content" ObjectID="_1803494187" r:id="rId208"/>
          </w:object>
        </w:r>
      </w:ins>
      <w:r w:rsidRPr="00E72AC7">
        <w:rPr>
          <w:lang w:val="en-US"/>
        </w:rPr>
        <w:t xml:space="preserve">, we </w:t>
      </w:r>
      <w:r w:rsidR="009C3CEA" w:rsidRPr="00E72AC7">
        <w:rPr>
          <w:lang w:val="en-US"/>
        </w:rPr>
        <w:t>construct</w:t>
      </w:r>
      <w:r w:rsidRPr="00E72AC7">
        <w:rPr>
          <w:lang w:val="en-US"/>
        </w:rPr>
        <w:t xml:space="preserve"> a grid of possible values for two hyperparameters: (</w:t>
      </w:r>
      <w:proofErr w:type="spellStart"/>
      <w:r w:rsidRPr="00E72AC7">
        <w:rPr>
          <w:lang w:val="en-US"/>
        </w:rPr>
        <w:t>i</w:t>
      </w:r>
      <w:proofErr w:type="spellEnd"/>
      <w:r w:rsidRPr="00E72AC7">
        <w:rPr>
          <w:lang w:val="en-US"/>
        </w:rPr>
        <w:t>) model fitting size</w:t>
      </w:r>
      <w:r w:rsidR="009C3CEA" w:rsidRPr="00E72AC7">
        <w:rPr>
          <w:lang w:val="en-US"/>
        </w:rPr>
        <w:t xml:space="preserve"> </w:t>
      </w:r>
      <w:ins w:id="271" w:author="España Roch, Víctor Javier" w:date="2025-02-16T18:35:00Z">
        <w:r w:rsidR="009C3CEA" w:rsidRPr="0050535F">
          <w:rPr>
            <w:position w:val="-12"/>
            <w:lang w:val="en-US"/>
          </w:rPr>
          <w:object w:dxaOrig="360" w:dyaOrig="360" w14:anchorId="32A2200E">
            <v:shape id="_x0000_i1134" type="#_x0000_t75" style="width:18pt;height:18pt" o:ole="">
              <v:imagedata r:id="rId209" o:title=""/>
            </v:shape>
            <o:OLEObject Type="Embed" ProgID="Equation.DSMT4" ShapeID="_x0000_i1134" DrawAspect="Content" ObjectID="_1803494188" r:id="rId210"/>
          </w:object>
        </w:r>
      </w:ins>
      <w:r w:rsidR="009C3CEA" w:rsidRPr="00E72AC7">
        <w:rPr>
          <w:lang w:val="en-US"/>
        </w:rPr>
        <w:t xml:space="preserve">, representing the number of neurons in the hidden layer and can take the following values </w:t>
      </w:r>
      <w:ins w:id="272" w:author="España Roch, Víctor Javier" w:date="2025-02-16T18:36:00Z">
        <w:r w:rsidR="009C3CEA" w:rsidRPr="0050535F">
          <w:rPr>
            <w:position w:val="-12"/>
            <w:lang w:val="en-US"/>
          </w:rPr>
          <w:object w:dxaOrig="1680" w:dyaOrig="360" w14:anchorId="1F1F0EAD">
            <v:shape id="_x0000_i1135" type="#_x0000_t75" style="width:84pt;height:18pt" o:ole="">
              <v:imagedata r:id="rId211" o:title=""/>
            </v:shape>
            <o:OLEObject Type="Embed" ProgID="Equation.DSMT4" ShapeID="_x0000_i1135" DrawAspect="Content" ObjectID="_1803494189" r:id="rId212"/>
          </w:object>
        </w:r>
      </w:ins>
      <w:r w:rsidR="009C3CEA" w:rsidRPr="00E72AC7">
        <w:rPr>
          <w:lang w:val="en-US"/>
        </w:rPr>
        <w:t xml:space="preserve">, and a decay parameter </w:t>
      </w:r>
      <w:ins w:id="273" w:author="España Roch, Víctor Javier" w:date="2025-02-16T18:36:00Z">
        <w:r w:rsidR="009C3CEA" w:rsidRPr="0050535F">
          <w:rPr>
            <w:position w:val="-12"/>
            <w:lang w:val="en-US"/>
          </w:rPr>
          <w:object w:dxaOrig="400" w:dyaOrig="360" w14:anchorId="019CC25F">
            <v:shape id="_x0000_i1136" type="#_x0000_t75" style="width:19.9pt;height:18pt" o:ole="">
              <v:imagedata r:id="rId213" o:title=""/>
            </v:shape>
            <o:OLEObject Type="Embed" ProgID="Equation.DSMT4" ShapeID="_x0000_i1136" DrawAspect="Content" ObjectID="_1803494190" r:id="rId214"/>
          </w:object>
        </w:r>
      </w:ins>
      <w:r w:rsidR="009C3CEA" w:rsidRPr="00E72AC7">
        <w:rPr>
          <w:lang w:val="en-US"/>
        </w:rPr>
        <w:t xml:space="preserve">, acting as a regularization constrained, which can take values </w:t>
      </w:r>
      <w:ins w:id="274" w:author="España Roch, Víctor Javier" w:date="2025-02-16T18:32:00Z">
        <w:r w:rsidRPr="0050535F">
          <w:rPr>
            <w:position w:val="-12"/>
            <w:lang w:val="en-US"/>
          </w:rPr>
          <w:object w:dxaOrig="2980" w:dyaOrig="360" w14:anchorId="462C0D33">
            <v:shape id="_x0000_i1137" type="#_x0000_t75" style="width:149.65pt;height:18pt" o:ole="">
              <v:imagedata r:id="rId215" o:title=""/>
            </v:shape>
            <o:OLEObject Type="Embed" ProgID="Equation.DSMT4" ShapeID="_x0000_i1137" DrawAspect="Content" ObjectID="_1803494191" r:id="rId216"/>
          </w:object>
        </w:r>
      </w:ins>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ins w:id="275" w:author="España Roch, Víctor Javier" w:date="2025-02-16T19:01:00Z">
        <w:r w:rsidR="002C644C" w:rsidRPr="0050535F">
          <w:rPr>
            <w:rFonts w:cs="Times New Roman"/>
            <w:position w:val="-12"/>
            <w:lang w:val="en-US"/>
          </w:rPr>
          <w:object w:dxaOrig="600" w:dyaOrig="360" w14:anchorId="4564AB05">
            <v:shape id="_x0000_i1138" type="#_x0000_t75" style="width:29.65pt;height:18pt" o:ole="">
              <v:imagedata r:id="rId217" o:title=""/>
            </v:shape>
            <o:OLEObject Type="Embed" ProgID="Equation.DSMT4" ShapeID="_x0000_i1138" DrawAspect="Content" ObjectID="_1803494192" r:id="rId218"/>
          </w:object>
        </w:r>
      </w:ins>
      <w:r w:rsidR="009C3CEA" w:rsidRPr="00E72AC7">
        <w:rPr>
          <w:rFonts w:cs="Times New Roman"/>
          <w:lang w:val="en-US"/>
        </w:rPr>
        <w:t xml:space="preserve"> for a given minority class proportion using the full dataset </w:t>
      </w:r>
      <w:ins w:id="276" w:author="España Roch, Víctor Javier" w:date="2025-02-16T18:58:00Z">
        <w:r w:rsidR="002C644C" w:rsidRPr="0050535F">
          <w:rPr>
            <w:rFonts w:cs="Times New Roman"/>
            <w:position w:val="-4"/>
            <w:lang w:val="en-US"/>
          </w:rPr>
          <w:object w:dxaOrig="240" w:dyaOrig="240" w14:anchorId="4C3B4163">
            <v:shape id="_x0000_i1139" type="#_x0000_t75" style="width:12pt;height:12pt" o:ole="">
              <v:imagedata r:id="rId219" o:title=""/>
            </v:shape>
            <o:OLEObject Type="Embed" ProgID="Equation.DSMT4" ShapeID="_x0000_i1139" DrawAspect="Content" ObjectID="_1803494193" r:id="rId220"/>
          </w:object>
        </w:r>
      </w:ins>
      <w:r w:rsidR="002C644C" w:rsidRPr="00E72AC7">
        <w:rPr>
          <w:rFonts w:cs="Times New Roman"/>
          <w:lang w:val="en-US"/>
        </w:rPr>
        <w:t xml:space="preserve">. Due to the limited sample size of </w:t>
      </w:r>
      <w:ins w:id="277" w:author="España Roch, Víctor Javier" w:date="2025-02-16T18:43:00Z">
        <w:r w:rsidR="009C3CEA" w:rsidRPr="0050535F">
          <w:rPr>
            <w:rFonts w:cs="Times New Roman"/>
            <w:position w:val="-4"/>
            <w:lang w:val="en-US"/>
          </w:rPr>
          <w:object w:dxaOrig="240" w:dyaOrig="240" w14:anchorId="6C41469F">
            <v:shape id="_x0000_i1140" type="#_x0000_t75" style="width:12pt;height:12pt" o:ole="">
              <v:imagedata r:id="rId221" o:title=""/>
            </v:shape>
            <o:OLEObject Type="Embed" ProgID="Equation.DSMT4" ShapeID="_x0000_i1140" DrawAspect="Content" ObjectID="_1803494194" r:id="rId222"/>
          </w:object>
        </w:r>
      </w:ins>
      <w:r w:rsidR="002C644C" w:rsidRPr="00E72AC7">
        <w:rPr>
          <w:rFonts w:cs="Times New Roman"/>
          <w:lang w:val="en-US"/>
        </w:rPr>
        <w:t xml:space="preserve">, we do not use </w:t>
      </w:r>
      <w:ins w:id="278" w:author="Jose Luis Zofio Prieto [2]" w:date="2025-03-11T15:25:00Z">
        <w:r w:rsidR="00E72AC7">
          <w:rPr>
            <w:rFonts w:cs="Times New Roman"/>
            <w:lang w:val="en-US"/>
          </w:rPr>
          <w:t xml:space="preserve">in this example </w:t>
        </w:r>
      </w:ins>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327EF073" w14:textId="3E464571" w:rsidR="00E72AC7" w:rsidRPr="0050535F" w:rsidRDefault="00C90C46">
      <w:pPr>
        <w:pStyle w:val="Prrafodelista"/>
        <w:spacing w:line="360" w:lineRule="auto"/>
        <w:ind w:left="360"/>
        <w:rPr>
          <w:moveTo w:id="279" w:author="Jose Luis Zofio Prieto [2]" w:date="2025-03-11T15:33:00Z"/>
          <w:rFonts w:cs="Times New Roman"/>
          <w:lang w:val="en-US"/>
        </w:rPr>
        <w:pPrChange w:id="280" w:author="Jose Luis Zofio Prieto [2]" w:date="2025-03-11T15:34:00Z">
          <w:pPr>
            <w:pStyle w:val="Prrafodelista"/>
            <w:numPr>
              <w:numId w:val="7"/>
            </w:numPr>
            <w:spacing w:line="360" w:lineRule="auto"/>
            <w:ind w:left="360" w:hanging="360"/>
          </w:pPr>
        </w:pPrChange>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ins w:id="281" w:author="España Roch, Víctor Javier" w:date="2025-02-16T18:43:00Z">
        <w:r w:rsidR="00B9148F" w:rsidRPr="0050535F">
          <w:rPr>
            <w:rFonts w:cs="Times New Roman"/>
            <w:position w:val="-10"/>
            <w:lang w:val="en-US"/>
          </w:rPr>
          <w:object w:dxaOrig="420" w:dyaOrig="320" w14:anchorId="1BC7E1DA">
            <v:shape id="_x0000_i1141" type="#_x0000_t75" style="width:20.25pt;height:16.5pt" o:ole="">
              <v:imagedata r:id="rId223" o:title=""/>
            </v:shape>
            <o:OLEObject Type="Embed" ProgID="Equation.DSMT4" ShapeID="_x0000_i1141" DrawAspect="Content" ObjectID="_1803494195" r:id="rId224"/>
          </w:object>
        </w:r>
      </w:ins>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mean.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ins w:id="282" w:author="Jose Luis Zofio Prieto [2]" w:date="2025-03-11T15:32:00Z">
        <w:r w:rsidR="00E72AC7">
          <w:rPr>
            <w:rFonts w:cs="Times New Roman"/>
            <w:lang w:val="en-US"/>
          </w:rPr>
          <w:t xml:space="preserve">for all metrics </w:t>
        </w:r>
      </w:ins>
      <w:r w:rsidR="0050301B" w:rsidRPr="0050535F">
        <w:rPr>
          <w:rFonts w:cs="Times New Roman"/>
          <w:lang w:val="en-US"/>
        </w:rPr>
        <w:t xml:space="preserve">is tied </w:t>
      </w:r>
      <w:r w:rsidRPr="0050535F">
        <w:rPr>
          <w:rFonts w:cs="Times New Roman"/>
          <w:lang w:val="en-US"/>
        </w:rPr>
        <w:t xml:space="preserve">for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ins w:id="283" w:author="Jose Luis Zofio Prieto" w:date="2025-03-12T11:04:00Z">
        <w:r w:rsidR="00710CD2">
          <w:rPr>
            <w:rFonts w:cs="Times New Roman"/>
            <w:lang w:val="en-US"/>
          </w:rPr>
          <w:t xml:space="preserve">upper panel of </w:t>
        </w:r>
      </w:ins>
      <w:r w:rsidR="0050301B" w:rsidRPr="0050535F">
        <w:rPr>
          <w:rFonts w:cs="Times New Roman"/>
          <w:lang w:val="en-US"/>
        </w:rPr>
        <w:t>Table 1</w:t>
      </w:r>
      <w:ins w:id="284" w:author="Jose Luis Zofio Prieto [2]" w:date="2025-03-11T15:33:00Z">
        <w:r w:rsidR="00E72AC7">
          <w:rPr>
            <w:rFonts w:cs="Times New Roman"/>
            <w:lang w:val="en-US"/>
          </w:rPr>
          <w:t xml:space="preserve">. </w:t>
        </w:r>
      </w:ins>
      <w:ins w:id="285" w:author="Jose Luis Zofio Prieto [2]" w:date="2025-03-11T15:35:00Z">
        <w:r w:rsidR="00A96069">
          <w:rPr>
            <w:rFonts w:cs="Times New Roman"/>
            <w:lang w:val="en-US"/>
          </w:rPr>
          <w:t>Stage 1</w:t>
        </w:r>
      </w:ins>
      <w:ins w:id="286" w:author="Jose Luis Zofio Prieto [2]" w:date="2025-03-11T15:39:00Z">
        <w:del w:id="287" w:author="Jose Luis Zofio Prieto" w:date="2025-03-12T11:04:00Z">
          <w:r w:rsidR="00A96069" w:rsidDel="00710CD2">
            <w:rPr>
              <w:rFonts w:cs="Times New Roman"/>
              <w:lang w:val="en-US"/>
            </w:rPr>
            <w:delText>.</w:delText>
          </w:r>
        </w:del>
      </w:ins>
      <w:ins w:id="288" w:author="Jose Luis Zofio Prieto" w:date="2025-03-12T11:04:00Z">
        <w:r w:rsidR="00710CD2">
          <w:rPr>
            <w:rFonts w:cs="Times New Roman"/>
            <w:lang w:val="en-US"/>
          </w:rPr>
          <w:t>:</w:t>
        </w:r>
      </w:ins>
      <w:ins w:id="289" w:author="Jose Luis Zofio Prieto [2]" w:date="2025-03-11T15:35:00Z">
        <w:r w:rsidR="00A96069">
          <w:rPr>
            <w:rFonts w:cs="Times New Roman"/>
            <w:lang w:val="en-US"/>
          </w:rPr>
          <w:t xml:space="preserve"> </w:t>
        </w:r>
      </w:ins>
      <w:ins w:id="290" w:author="Jose Luis Zofio Prieto [2]" w:date="2025-03-11T15:34:00Z">
        <w:r w:rsidR="00A96069" w:rsidRPr="0050535F">
          <w:rPr>
            <w:rFonts w:eastAsia="Times New Roman" w:cs="Times New Roman"/>
            <w:color w:val="000000"/>
            <w:kern w:val="0"/>
            <w:lang w:val="en-US" w:eastAsia="es-ES"/>
            <w14:ligatures w14:val="none"/>
          </w:rPr>
          <w:t>Performance using real dataset</w:t>
        </w:r>
      </w:ins>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ins w:id="291" w:author="España Roch, Víctor Javier" w:date="2025-02-16T19:07:00Z">
        <w:r w:rsidR="0050301B" w:rsidRPr="0050535F">
          <w:rPr>
            <w:rFonts w:cs="Times New Roman"/>
            <w:position w:val="-16"/>
            <w:lang w:val="en-US"/>
          </w:rPr>
          <w:object w:dxaOrig="420" w:dyaOrig="440" w14:anchorId="0B6FA08D">
            <v:shape id="_x0000_i1142" type="#_x0000_t75" style="width:20.25pt;height:21.75pt" o:ole="">
              <v:imagedata r:id="rId225" o:title=""/>
            </v:shape>
            <o:OLEObject Type="Embed" ProgID="Equation.DSMT4" ShapeID="_x0000_i1142" DrawAspect="Content" ObjectID="_1803494196" r:id="rId226"/>
          </w:object>
        </w:r>
      </w:ins>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ins w:id="292" w:author="Jose Luis Zofio Prieto" w:date="2025-03-12T11:03:00Z">
        <w:r w:rsidR="007B7EB2" w:rsidRPr="008A1B79">
          <w:rPr>
            <w:rFonts w:cs="Times New Roman"/>
            <w:color w:val="C00000"/>
            <w:lang w:val="en-US"/>
            <w:rPrChange w:id="293" w:author="Jose Luis Zofio Prieto" w:date="2025-03-12T11:11:00Z">
              <w:rPr>
                <w:rFonts w:cs="Times New Roman"/>
                <w:lang w:val="en-US"/>
              </w:rPr>
            </w:rPrChange>
          </w:rPr>
          <w:sym w:font="Symbol" w:char="F0BE"/>
        </w:r>
        <w:r w:rsidR="007B7EB2" w:rsidRPr="008A1B79">
          <w:rPr>
            <w:rFonts w:cs="Times New Roman"/>
            <w:color w:val="C00000"/>
            <w:lang w:val="en-US"/>
            <w:rPrChange w:id="294" w:author="Jose Luis Zofio Prieto" w:date="2025-03-12T11:11:00Z">
              <w:rPr>
                <w:rFonts w:cs="Times New Roman"/>
                <w:lang w:val="en-US"/>
              </w:rPr>
            </w:rPrChange>
          </w:rPr>
          <w:t>i.e. used as train dataset</w:t>
        </w:r>
      </w:ins>
      <w:ins w:id="295" w:author="Jose Luis Zofio Prieto [2]" w:date="2025-03-14T10:03:00Z">
        <w:r w:rsidR="002737AF">
          <w:rPr>
            <w:rFonts w:cs="Times New Roman"/>
            <w:color w:val="C00000"/>
            <w:lang w:val="en-US"/>
          </w:rPr>
          <w:t xml:space="preserve"> </w:t>
        </w:r>
        <w:r w:rsidR="002737AF" w:rsidRPr="002737AF">
          <w:rPr>
            <w:rFonts w:cs="Times New Roman"/>
            <w:color w:val="C00000"/>
            <w:u w:val="single"/>
            <w:lang w:val="en-US"/>
            <w:rPrChange w:id="296" w:author="Jose Luis Zofio Prieto [2]" w:date="2025-03-14T10:04:00Z">
              <w:rPr>
                <w:rFonts w:cs="Times New Roman"/>
                <w:color w:val="C00000"/>
                <w:lang w:val="en-US"/>
              </w:rPr>
            </w:rPrChange>
          </w:rPr>
          <w:t>on this occasion given t</w:t>
        </w:r>
      </w:ins>
      <w:ins w:id="297" w:author="Jose Luis Zofio Prieto [2]" w:date="2025-03-14T10:04:00Z">
        <w:r w:rsidR="002737AF" w:rsidRPr="002737AF">
          <w:rPr>
            <w:rFonts w:cs="Times New Roman"/>
            <w:color w:val="C00000"/>
            <w:u w:val="single"/>
            <w:lang w:val="en-US"/>
            <w:rPrChange w:id="298" w:author="Jose Luis Zofio Prieto [2]" w:date="2025-03-14T10:04:00Z">
              <w:rPr>
                <w:rFonts w:cs="Times New Roman"/>
                <w:color w:val="C00000"/>
                <w:lang w:val="en-US"/>
              </w:rPr>
            </w:rPrChange>
          </w:rPr>
          <w:t>he small dataset</w:t>
        </w:r>
      </w:ins>
      <w:r w:rsidR="0050301B" w:rsidRPr="008A1B79">
        <w:rPr>
          <w:rFonts w:cs="Times New Roman"/>
          <w:color w:val="C00000"/>
          <w:lang w:val="en-US"/>
          <w:rPrChange w:id="299" w:author="Jose Luis Zofio Prieto" w:date="2025-03-12T11:11:00Z">
            <w:rPr>
              <w:rFonts w:cs="Times New Roman"/>
              <w:lang w:val="en-US"/>
            </w:rPr>
          </w:rPrChange>
        </w:rPr>
        <w:t>.</w:t>
      </w:r>
      <w:ins w:id="300" w:author="Jose Luis Zofio Prieto [2]" w:date="2025-03-11T15:33:00Z">
        <w:r w:rsidR="00E72AC7" w:rsidRPr="008A1B79">
          <w:rPr>
            <w:rFonts w:cs="Times New Roman"/>
            <w:color w:val="C00000"/>
            <w:lang w:val="en-US"/>
            <w:rPrChange w:id="301" w:author="Jose Luis Zofio Prieto" w:date="2025-03-12T11:11:00Z">
              <w:rPr>
                <w:rFonts w:cs="Times New Roman"/>
                <w:lang w:val="en-US"/>
              </w:rPr>
            </w:rPrChange>
          </w:rPr>
          <w:t xml:space="preserve"> </w:t>
        </w:r>
      </w:ins>
      <w:moveToRangeStart w:id="302" w:author="Jose Luis Zofio Prieto [2]" w:date="2025-03-11T15:33:00Z" w:name="move192599630"/>
      <w:moveTo w:id="303" w:author="Jose Luis Zofio Prieto [2]" w:date="2025-03-11T15:33:00Z">
        <w:r w:rsidR="00E72AC7" w:rsidRPr="008A1B79">
          <w:rPr>
            <w:rFonts w:cs="Times New Roman"/>
            <w:color w:val="C00000"/>
            <w:lang w:val="en-US"/>
            <w:rPrChange w:id="304" w:author="Jose Luis Zofio Prieto" w:date="2025-03-12T11:11:00Z">
              <w:rPr>
                <w:rFonts w:cs="Times New Roman"/>
                <w:lang w:val="en-US"/>
              </w:rPr>
            </w:rPrChange>
          </w:rPr>
          <w:t xml:space="preserve">After this evaluation, configurations with minority class proportion of 25% and 40% remained tied (see </w:t>
        </w:r>
      </w:moveTo>
      <w:ins w:id="305" w:author="Jose Luis Zofio Prieto" w:date="2025-03-12T11:03:00Z">
        <w:r w:rsidR="00212AED" w:rsidRPr="008A1B79">
          <w:rPr>
            <w:rFonts w:cs="Times New Roman"/>
            <w:color w:val="C00000"/>
            <w:lang w:val="en-US"/>
            <w:rPrChange w:id="306" w:author="Jose Luis Zofio Prieto" w:date="2025-03-12T11:11:00Z">
              <w:rPr>
                <w:rFonts w:cs="Times New Roman"/>
                <w:color w:val="FF0000"/>
                <w:lang w:val="en-US"/>
              </w:rPr>
            </w:rPrChange>
          </w:rPr>
          <w:t xml:space="preserve">lower panel of </w:t>
        </w:r>
      </w:ins>
      <w:moveTo w:id="307" w:author="Jose Luis Zofio Prieto [2]" w:date="2025-03-11T15:33:00Z">
        <w:r w:rsidR="00E72AC7" w:rsidRPr="008A1B79">
          <w:rPr>
            <w:rFonts w:cs="Times New Roman"/>
            <w:color w:val="C00000"/>
            <w:lang w:val="en-US"/>
            <w:rPrChange w:id="308" w:author="Jose Luis Zofio Prieto" w:date="2025-03-12T11:11:00Z">
              <w:rPr>
                <w:rFonts w:cs="Times New Roman"/>
                <w:lang w:val="en-US"/>
              </w:rPr>
            </w:rPrChange>
          </w:rPr>
          <w:t xml:space="preserve">Table </w:t>
        </w:r>
      </w:moveTo>
      <w:ins w:id="309" w:author="Jose Luis Zofio Prieto" w:date="2025-03-12T11:03:00Z">
        <w:r w:rsidR="00212AED" w:rsidRPr="008A1B79">
          <w:rPr>
            <w:rFonts w:cs="Times New Roman"/>
            <w:color w:val="C00000"/>
            <w:lang w:val="en-US"/>
            <w:rPrChange w:id="310" w:author="Jose Luis Zofio Prieto" w:date="2025-03-12T11:11:00Z">
              <w:rPr>
                <w:rFonts w:cs="Times New Roman"/>
                <w:color w:val="FF0000"/>
                <w:lang w:val="en-US"/>
              </w:rPr>
            </w:rPrChange>
          </w:rPr>
          <w:t>1</w:t>
        </w:r>
      </w:ins>
      <w:ins w:id="311" w:author="Jose Luis Zofio Prieto" w:date="2025-03-12T11:04:00Z">
        <w:r w:rsidR="00710CD2" w:rsidRPr="008A1B79">
          <w:rPr>
            <w:rFonts w:cs="Times New Roman"/>
            <w:color w:val="C00000"/>
            <w:lang w:val="en-US"/>
            <w:rPrChange w:id="312" w:author="Jose Luis Zofio Prieto" w:date="2025-03-12T11:11:00Z">
              <w:rPr>
                <w:rFonts w:cs="Times New Roman"/>
                <w:color w:val="FF0000"/>
                <w:lang w:val="en-US"/>
              </w:rPr>
            </w:rPrChange>
          </w:rPr>
          <w:t>.</w:t>
        </w:r>
        <w:r w:rsidR="00710CD2" w:rsidRPr="008A1B79">
          <w:rPr>
            <w:color w:val="C00000"/>
            <w:rPrChange w:id="313" w:author="Jose Luis Zofio Prieto" w:date="2025-03-12T11:11:00Z">
              <w:rPr/>
            </w:rPrChange>
          </w:rPr>
          <w:t xml:space="preserve"> </w:t>
        </w:r>
        <w:r w:rsidR="00710CD2" w:rsidRPr="008A1B79">
          <w:rPr>
            <w:rFonts w:cs="Times New Roman"/>
            <w:color w:val="C00000"/>
            <w:lang w:val="en-US"/>
            <w:rPrChange w:id="314" w:author="Jose Luis Zofio Prieto" w:date="2025-03-12T11:11:00Z">
              <w:rPr>
                <w:rFonts w:cs="Times New Roman"/>
                <w:color w:val="FF0000"/>
                <w:lang w:val="en-US"/>
              </w:rPr>
            </w:rPrChange>
          </w:rPr>
          <w:t>Stage 2: Performance using train dataset</w:t>
        </w:r>
      </w:ins>
      <w:moveTo w:id="315" w:author="Jose Luis Zofio Prieto [2]" w:date="2025-03-11T15:33:00Z">
        <w:del w:id="316" w:author="Jose Luis Zofio Prieto" w:date="2025-03-12T11:03:00Z">
          <w:r w:rsidR="00E72AC7" w:rsidRPr="008A1B79" w:rsidDel="00212AED">
            <w:rPr>
              <w:rFonts w:cs="Times New Roman"/>
              <w:color w:val="C00000"/>
              <w:lang w:val="en-US"/>
              <w:rPrChange w:id="317" w:author="Jose Luis Zofio Prieto" w:date="2025-03-12T11:11:00Z">
                <w:rPr>
                  <w:rFonts w:cs="Times New Roman"/>
                  <w:lang w:val="en-US"/>
                </w:rPr>
              </w:rPrChange>
            </w:rPr>
            <w:delText>2</w:delText>
          </w:r>
        </w:del>
        <w:r w:rsidR="00E72AC7" w:rsidRPr="008A1B79">
          <w:rPr>
            <w:rFonts w:cs="Times New Roman"/>
            <w:color w:val="C00000"/>
            <w:lang w:val="en-US"/>
            <w:rPrChange w:id="318" w:author="Jose Luis Zofio Prieto" w:date="2025-03-12T11:11:00Z">
              <w:rPr>
                <w:rFonts w:cs="Times New Roman"/>
                <w:lang w:val="en-US"/>
              </w:rPr>
            </w:rPrChange>
          </w:rPr>
          <w:t xml:space="preserve">). </w:t>
        </w:r>
        <w:r w:rsidR="00E72AC7" w:rsidRPr="0050535F">
          <w:rPr>
            <w:rFonts w:cs="Times New Roman"/>
            <w:lang w:val="en-US"/>
          </w:rPr>
          <w:t>Hence, following the principle of parsimony, we select</w:t>
        </w:r>
        <w:del w:id="319" w:author="Jose Luis Zofio Prieto [2]" w:date="2025-03-11T15:39:00Z">
          <w:r w:rsidR="00E72AC7" w:rsidRPr="0050535F" w:rsidDel="00A96069">
            <w:rPr>
              <w:rFonts w:cs="Times New Roman"/>
              <w:lang w:val="en-US"/>
            </w:rPr>
            <w:delText>ed</w:delText>
          </w:r>
        </w:del>
        <w:r w:rsidR="00E72AC7" w:rsidRPr="0050535F">
          <w:rPr>
            <w:rFonts w:cs="Times New Roman"/>
            <w:lang w:val="en-US"/>
          </w:rPr>
          <w:t xml:space="preserve"> the dataset with a minority class proportion of 0.25. </w:t>
        </w:r>
      </w:moveTo>
    </w:p>
    <w:moveToRangeEnd w:id="302"/>
    <w:p w14:paraId="03C20105" w14:textId="23DDFE64" w:rsidR="00046CEE" w:rsidRDefault="00046CEE">
      <w:pPr>
        <w:jc w:val="left"/>
        <w:rPr>
          <w:ins w:id="320" w:author="Jose Luis Zofio Prieto" w:date="2025-03-12T12:24:00Z"/>
          <w:rFonts w:cs="Times New Roman"/>
          <w:lang w:val="en-US"/>
        </w:rPr>
      </w:pPr>
      <w:ins w:id="321" w:author="Jose Luis Zofio Prieto" w:date="2025-03-12T12:24:00Z">
        <w:r>
          <w:rPr>
            <w:rFonts w:cs="Times New Roman"/>
            <w:lang w:val="en-US"/>
          </w:rPr>
          <w:br w:type="page"/>
        </w:r>
      </w:ins>
    </w:p>
    <w:p w14:paraId="167502C5" w14:textId="77777777" w:rsidR="00E72AC7" w:rsidRDefault="00E72AC7" w:rsidP="00E72AC7">
      <w:pPr>
        <w:pStyle w:val="Prrafodelista"/>
        <w:spacing w:line="360" w:lineRule="auto"/>
        <w:ind w:left="360"/>
        <w:rPr>
          <w:ins w:id="322" w:author="Jose Luis Zofio Prieto [2]" w:date="2025-03-11T15:27:00Z"/>
          <w:rFonts w:cs="Times New Roman"/>
          <w:lang w:val="en-US"/>
        </w:rPr>
      </w:pPr>
    </w:p>
    <w:tbl>
      <w:tblPr>
        <w:tblW w:w="6887" w:type="dxa"/>
        <w:jc w:val="center"/>
        <w:tblCellMar>
          <w:left w:w="70" w:type="dxa"/>
          <w:right w:w="70" w:type="dxa"/>
        </w:tblCellMar>
        <w:tblLook w:val="04A0" w:firstRow="1" w:lastRow="0" w:firstColumn="1" w:lastColumn="0" w:noHBand="0" w:noVBand="1"/>
      </w:tblPr>
      <w:tblGrid>
        <w:gridCol w:w="1299"/>
        <w:gridCol w:w="1240"/>
        <w:gridCol w:w="1240"/>
        <w:gridCol w:w="1240"/>
        <w:gridCol w:w="1868"/>
        <w:tblGridChange w:id="323">
          <w:tblGrid>
            <w:gridCol w:w="1299"/>
            <w:gridCol w:w="1240"/>
            <w:gridCol w:w="1240"/>
            <w:gridCol w:w="1240"/>
            <w:gridCol w:w="1868"/>
          </w:tblGrid>
        </w:tblGridChange>
      </w:tblGrid>
      <w:tr w:rsidR="00E72AC7" w:rsidRPr="0050535F" w14:paraId="13311C3E" w14:textId="77777777" w:rsidTr="00C41843">
        <w:trPr>
          <w:trHeight w:val="292"/>
          <w:jc w:val="center"/>
        </w:trPr>
        <w:tc>
          <w:tcPr>
            <w:tcW w:w="6887" w:type="dxa"/>
            <w:gridSpan w:val="5"/>
            <w:tcBorders>
              <w:bottom w:val="single" w:sz="4" w:space="0" w:color="auto"/>
            </w:tcBorders>
            <w:shd w:val="clear" w:color="auto" w:fill="auto"/>
            <w:noWrap/>
            <w:vAlign w:val="bottom"/>
          </w:tcPr>
          <w:p w14:paraId="69FFBE36" w14:textId="2EBF8D5B" w:rsidR="00E72AC7" w:rsidRPr="002737AF" w:rsidRDefault="00E72AC7">
            <w:pPr>
              <w:spacing w:after="0" w:line="360" w:lineRule="auto"/>
              <w:jc w:val="center"/>
              <w:rPr>
                <w:moveTo w:id="324" w:author="Jose Luis Zofio Prieto [2]" w:date="2025-03-11T15:27:00Z"/>
                <w:rFonts w:eastAsia="Times New Roman" w:cs="Times New Roman"/>
                <w:color w:val="000000"/>
                <w:kern w:val="0"/>
                <w:lang w:val="en-US" w:eastAsia="es-ES"/>
                <w14:ligatures w14:val="none"/>
              </w:rPr>
              <w:pPrChange w:id="325" w:author="Jose Luis Zofio Prieto" w:date="2025-03-12T12:25:00Z">
                <w:pPr>
                  <w:spacing w:after="0" w:line="360" w:lineRule="auto"/>
                  <w:jc w:val="left"/>
                </w:pPr>
              </w:pPrChange>
            </w:pPr>
            <w:moveToRangeStart w:id="326" w:author="Jose Luis Zofio Prieto [2]" w:date="2025-03-11T15:27:00Z" w:name="move192599246"/>
            <w:moveTo w:id="327" w:author="Jose Luis Zofio Prieto [2]" w:date="2025-03-11T15:27:00Z">
              <w:r w:rsidRPr="0050535F">
                <w:rPr>
                  <w:rFonts w:eastAsia="Times New Roman" w:cs="Times New Roman"/>
                  <w:color w:val="000000"/>
                  <w:kern w:val="0"/>
                  <w:lang w:val="en-US" w:eastAsia="es-ES"/>
                  <w14:ligatures w14:val="none"/>
                </w:rPr>
                <w:t>Stage 1: Performance using real dataset</w:t>
              </w:r>
            </w:moveTo>
            <w:ins w:id="328" w:author="Jose Luis Zofio Prieto [2]" w:date="2025-03-14T10:01:00Z">
              <w:r w:rsidR="002737AF">
                <w:rPr>
                  <w:rFonts w:eastAsia="Times New Roman" w:cs="Times New Roman"/>
                  <w:color w:val="000000"/>
                  <w:kern w:val="0"/>
                  <w:lang w:val="en-US" w:eastAsia="es-ES"/>
                  <w14:ligatures w14:val="none"/>
                </w:rPr>
                <w:t xml:space="preserve"> (</w:t>
              </w:r>
              <w:r w:rsidR="002737AF" w:rsidRPr="002737AF">
                <w:rPr>
                  <w:rFonts w:eastAsia="Times New Roman" w:cs="Times New Roman"/>
                  <w:i/>
                  <w:iCs/>
                  <w:color w:val="000000"/>
                  <w:kern w:val="0"/>
                  <w:lang w:val="en-US" w:eastAsia="es-ES"/>
                  <w14:ligatures w14:val="none"/>
                  <w:rPrChange w:id="329" w:author="Jose Luis Zofio Prieto [2]" w:date="2025-03-14T10:01:00Z">
                    <w:rPr>
                      <w:rFonts w:eastAsia="Times New Roman" w:cs="Times New Roman"/>
                      <w:color w:val="000000"/>
                      <w:kern w:val="0"/>
                      <w:lang w:val="en-US" w:eastAsia="es-ES"/>
                      <w14:ligatures w14:val="none"/>
                    </w:rPr>
                  </w:rPrChange>
                </w:rPr>
                <w:t>D</w:t>
              </w:r>
              <w:r w:rsidR="002737AF">
                <w:rPr>
                  <w:rFonts w:eastAsia="Times New Roman" w:cs="Times New Roman"/>
                  <w:color w:val="000000"/>
                  <w:kern w:val="0"/>
                  <w:lang w:val="en-US" w:eastAsia="es-ES"/>
                  <w14:ligatures w14:val="none"/>
                </w:rPr>
                <w:t>)</w:t>
              </w:r>
            </w:ins>
          </w:p>
        </w:tc>
      </w:tr>
      <w:tr w:rsidR="00E72AC7" w:rsidRPr="0050535F" w14:paraId="46DD596B" w14:textId="77777777" w:rsidTr="002767DA">
        <w:tblPrEx>
          <w:tblW w:w="6887" w:type="dxa"/>
          <w:jc w:val="center"/>
          <w:tblCellMar>
            <w:left w:w="70" w:type="dxa"/>
            <w:right w:w="70" w:type="dxa"/>
          </w:tblCellMar>
          <w:tblPrExChange w:id="330" w:author="Jose Luis Zofio Prieto" w:date="2025-03-12T12:25:00Z">
            <w:tblPrEx>
              <w:tblW w:w="6887" w:type="dxa"/>
              <w:jc w:val="center"/>
              <w:tblCellMar>
                <w:left w:w="70" w:type="dxa"/>
                <w:right w:w="70" w:type="dxa"/>
              </w:tblCellMar>
            </w:tblPrEx>
          </w:tblPrExChange>
        </w:tblPrEx>
        <w:trPr>
          <w:trHeight w:val="292"/>
          <w:jc w:val="center"/>
          <w:trPrChange w:id="331"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hideMark/>
            <w:tcPrChange w:id="332" w:author="Jose Luis Zofio Prieto" w:date="2025-03-12T12:25:00Z">
              <w:tcPr>
                <w:tcW w:w="1299" w:type="dxa"/>
                <w:tcBorders>
                  <w:bottom w:val="single" w:sz="4" w:space="0" w:color="auto"/>
                </w:tcBorders>
                <w:shd w:val="clear" w:color="auto" w:fill="auto"/>
                <w:noWrap/>
                <w:vAlign w:val="bottom"/>
                <w:hideMark/>
              </w:tcPr>
            </w:tcPrChange>
          </w:tcPr>
          <w:p w14:paraId="5E153C35" w14:textId="77777777" w:rsidR="00E72AC7" w:rsidRPr="0050535F" w:rsidRDefault="00E72AC7">
            <w:pPr>
              <w:spacing w:after="0" w:line="360" w:lineRule="auto"/>
              <w:jc w:val="center"/>
              <w:rPr>
                <w:moveTo w:id="333" w:author="Jose Luis Zofio Prieto [2]" w:date="2025-03-11T15:27:00Z"/>
                <w:rFonts w:eastAsia="Times New Roman" w:cs="Times New Roman"/>
                <w:color w:val="000000"/>
                <w:kern w:val="0"/>
                <w:lang w:val="en-US" w:eastAsia="es-ES"/>
                <w14:ligatures w14:val="none"/>
              </w:rPr>
              <w:pPrChange w:id="334" w:author="Jose Luis Zofio Prieto" w:date="2025-03-12T12:25:00Z">
                <w:pPr>
                  <w:spacing w:after="0" w:line="360" w:lineRule="auto"/>
                  <w:jc w:val="left"/>
                </w:pPr>
              </w:pPrChange>
            </w:pPr>
            <w:moveTo w:id="335" w:author="Jose Luis Zofio Prieto [2]" w:date="2025-03-11T15:27:00Z">
              <w:r w:rsidRPr="0050535F">
                <w:rPr>
                  <w:rFonts w:eastAsia="Times New Roman" w:cs="Times New Roman"/>
                  <w:color w:val="000000"/>
                  <w:kern w:val="0"/>
                  <w:position w:val="-10"/>
                  <w:lang w:val="en-US" w:eastAsia="es-ES"/>
                  <w14:ligatures w14:val="none"/>
                </w:rPr>
                <w:object w:dxaOrig="420" w:dyaOrig="320" w14:anchorId="0275ED39">
                  <v:shape id="_x0000_i1143" type="#_x0000_t75" style="width:20.25pt;height:16.5pt" o:ole="">
                    <v:imagedata r:id="rId227" o:title=""/>
                  </v:shape>
                  <o:OLEObject Type="Embed" ProgID="Equation.DSMT4" ShapeID="_x0000_i1143" DrawAspect="Content" ObjectID="_1803494197" r:id="rId228"/>
                </w:object>
              </w:r>
            </w:moveTo>
          </w:p>
        </w:tc>
        <w:tc>
          <w:tcPr>
            <w:tcW w:w="1240" w:type="dxa"/>
            <w:tcBorders>
              <w:left w:val="single" w:sz="4" w:space="0" w:color="auto"/>
              <w:bottom w:val="single" w:sz="4" w:space="0" w:color="auto"/>
            </w:tcBorders>
            <w:shd w:val="clear" w:color="auto" w:fill="auto"/>
            <w:noWrap/>
            <w:vAlign w:val="bottom"/>
            <w:hideMark/>
            <w:tcPrChange w:id="336" w:author="Jose Luis Zofio Prieto" w:date="2025-03-12T12:25:00Z">
              <w:tcPr>
                <w:tcW w:w="1240" w:type="dxa"/>
                <w:tcBorders>
                  <w:bottom w:val="single" w:sz="4" w:space="0" w:color="auto"/>
                </w:tcBorders>
                <w:shd w:val="clear" w:color="auto" w:fill="auto"/>
                <w:noWrap/>
                <w:vAlign w:val="bottom"/>
                <w:hideMark/>
              </w:tcPr>
            </w:tcPrChange>
          </w:tcPr>
          <w:p w14:paraId="6FB3943E" w14:textId="77777777" w:rsidR="00E72AC7" w:rsidRPr="0050535F" w:rsidRDefault="00E72AC7">
            <w:pPr>
              <w:spacing w:after="0" w:line="360" w:lineRule="auto"/>
              <w:jc w:val="center"/>
              <w:rPr>
                <w:moveTo w:id="337" w:author="Jose Luis Zofio Prieto [2]" w:date="2025-03-11T15:27:00Z"/>
                <w:rFonts w:eastAsia="Times New Roman" w:cs="Times New Roman"/>
                <w:color w:val="000000"/>
                <w:kern w:val="0"/>
                <w:lang w:val="en-US" w:eastAsia="es-ES"/>
                <w14:ligatures w14:val="none"/>
              </w:rPr>
              <w:pPrChange w:id="338" w:author="Jose Luis Zofio Prieto [2]" w:date="2025-03-11T15:30:00Z">
                <w:pPr>
                  <w:spacing w:after="0" w:line="360" w:lineRule="auto"/>
                  <w:jc w:val="left"/>
                </w:pPr>
              </w:pPrChange>
            </w:pPr>
            <w:moveTo w:id="339" w:author="Jose Luis Zofio Prieto [2]" w:date="2025-03-11T15:27:00Z">
              <w:r w:rsidRPr="0050535F">
                <w:rPr>
                  <w:rFonts w:eastAsia="Times New Roman" w:cs="Times New Roman"/>
                  <w:color w:val="000000"/>
                  <w:kern w:val="0"/>
                  <w:lang w:val="en-US" w:eastAsia="es-ES"/>
                  <w14:ligatures w14:val="none"/>
                </w:rPr>
                <w:t>Sensitivity</w:t>
              </w:r>
            </w:moveTo>
          </w:p>
        </w:tc>
        <w:tc>
          <w:tcPr>
            <w:tcW w:w="1240" w:type="dxa"/>
            <w:tcBorders>
              <w:bottom w:val="single" w:sz="4" w:space="0" w:color="auto"/>
            </w:tcBorders>
            <w:shd w:val="clear" w:color="auto" w:fill="auto"/>
            <w:noWrap/>
            <w:vAlign w:val="bottom"/>
            <w:hideMark/>
            <w:tcPrChange w:id="340" w:author="Jose Luis Zofio Prieto" w:date="2025-03-12T12:25:00Z">
              <w:tcPr>
                <w:tcW w:w="1240" w:type="dxa"/>
                <w:tcBorders>
                  <w:bottom w:val="single" w:sz="4" w:space="0" w:color="auto"/>
                </w:tcBorders>
                <w:shd w:val="clear" w:color="auto" w:fill="auto"/>
                <w:noWrap/>
                <w:vAlign w:val="bottom"/>
                <w:hideMark/>
              </w:tcPr>
            </w:tcPrChange>
          </w:tcPr>
          <w:p w14:paraId="574B0A4E" w14:textId="77777777" w:rsidR="00E72AC7" w:rsidRPr="0050535F" w:rsidRDefault="00E72AC7">
            <w:pPr>
              <w:spacing w:after="0" w:line="360" w:lineRule="auto"/>
              <w:jc w:val="center"/>
              <w:rPr>
                <w:moveTo w:id="341" w:author="Jose Luis Zofio Prieto [2]" w:date="2025-03-11T15:27:00Z"/>
                <w:rFonts w:eastAsia="Times New Roman" w:cs="Times New Roman"/>
                <w:color w:val="000000"/>
                <w:kern w:val="0"/>
                <w:lang w:val="en-US" w:eastAsia="es-ES"/>
                <w14:ligatures w14:val="none"/>
              </w:rPr>
              <w:pPrChange w:id="342" w:author="Jose Luis Zofio Prieto [2]" w:date="2025-03-11T15:30:00Z">
                <w:pPr>
                  <w:spacing w:after="0" w:line="360" w:lineRule="auto"/>
                  <w:jc w:val="left"/>
                </w:pPr>
              </w:pPrChange>
            </w:pPr>
            <w:moveTo w:id="343" w:author="Jose Luis Zofio Prieto [2]" w:date="2025-03-11T15:27:00Z">
              <w:r w:rsidRPr="0050535F">
                <w:rPr>
                  <w:rFonts w:eastAsia="Times New Roman" w:cs="Times New Roman"/>
                  <w:color w:val="000000"/>
                  <w:kern w:val="0"/>
                  <w:lang w:val="en-US" w:eastAsia="es-ES"/>
                  <w14:ligatures w14:val="none"/>
                </w:rPr>
                <w:t>Precision</w:t>
              </w:r>
            </w:moveTo>
          </w:p>
        </w:tc>
        <w:tc>
          <w:tcPr>
            <w:tcW w:w="1240" w:type="dxa"/>
            <w:tcBorders>
              <w:bottom w:val="single" w:sz="4" w:space="0" w:color="auto"/>
            </w:tcBorders>
            <w:shd w:val="clear" w:color="auto" w:fill="auto"/>
            <w:noWrap/>
            <w:vAlign w:val="bottom"/>
            <w:hideMark/>
            <w:tcPrChange w:id="344" w:author="Jose Luis Zofio Prieto" w:date="2025-03-12T12:25:00Z">
              <w:tcPr>
                <w:tcW w:w="1240" w:type="dxa"/>
                <w:tcBorders>
                  <w:bottom w:val="single" w:sz="4" w:space="0" w:color="auto"/>
                </w:tcBorders>
                <w:shd w:val="clear" w:color="auto" w:fill="auto"/>
                <w:noWrap/>
                <w:vAlign w:val="bottom"/>
                <w:hideMark/>
              </w:tcPr>
            </w:tcPrChange>
          </w:tcPr>
          <w:p w14:paraId="74D72EDF" w14:textId="77777777" w:rsidR="00E72AC7" w:rsidRPr="0050535F" w:rsidRDefault="00E72AC7">
            <w:pPr>
              <w:spacing w:after="0" w:line="360" w:lineRule="auto"/>
              <w:jc w:val="center"/>
              <w:rPr>
                <w:moveTo w:id="345" w:author="Jose Luis Zofio Prieto [2]" w:date="2025-03-11T15:27:00Z"/>
                <w:rFonts w:eastAsia="Times New Roman" w:cs="Times New Roman"/>
                <w:color w:val="000000"/>
                <w:kern w:val="0"/>
                <w:lang w:val="en-US" w:eastAsia="es-ES"/>
                <w14:ligatures w14:val="none"/>
              </w:rPr>
              <w:pPrChange w:id="346" w:author="Jose Luis Zofio Prieto [2]" w:date="2025-03-11T15:30:00Z">
                <w:pPr>
                  <w:spacing w:after="0" w:line="360" w:lineRule="auto"/>
                  <w:jc w:val="left"/>
                </w:pPr>
              </w:pPrChange>
            </w:pPr>
            <w:moveTo w:id="347" w:author="Jose Luis Zofio Prieto [2]" w:date="2025-03-11T15:27:00Z">
              <w:r w:rsidRPr="0050535F">
                <w:rPr>
                  <w:rFonts w:eastAsia="Times New Roman" w:cs="Times New Roman"/>
                  <w:color w:val="000000"/>
                  <w:kern w:val="0"/>
                  <w:lang w:val="en-US" w:eastAsia="es-ES"/>
                  <w14:ligatures w14:val="none"/>
                </w:rPr>
                <w:t>F1</w:t>
              </w:r>
            </w:moveTo>
          </w:p>
        </w:tc>
        <w:tc>
          <w:tcPr>
            <w:tcW w:w="1868" w:type="dxa"/>
            <w:tcBorders>
              <w:bottom w:val="single" w:sz="4" w:space="0" w:color="auto"/>
            </w:tcBorders>
            <w:shd w:val="clear" w:color="auto" w:fill="auto"/>
            <w:noWrap/>
            <w:vAlign w:val="bottom"/>
            <w:hideMark/>
            <w:tcPrChange w:id="348" w:author="Jose Luis Zofio Prieto" w:date="2025-03-12T12:25:00Z">
              <w:tcPr>
                <w:tcW w:w="1868" w:type="dxa"/>
                <w:tcBorders>
                  <w:bottom w:val="single" w:sz="4" w:space="0" w:color="auto"/>
                </w:tcBorders>
                <w:shd w:val="clear" w:color="auto" w:fill="auto"/>
                <w:noWrap/>
                <w:vAlign w:val="bottom"/>
                <w:hideMark/>
              </w:tcPr>
            </w:tcPrChange>
          </w:tcPr>
          <w:p w14:paraId="7E2E075C" w14:textId="77777777" w:rsidR="00E72AC7" w:rsidRPr="0050535F" w:rsidRDefault="00E72AC7">
            <w:pPr>
              <w:spacing w:after="0" w:line="360" w:lineRule="auto"/>
              <w:jc w:val="center"/>
              <w:rPr>
                <w:moveTo w:id="349" w:author="Jose Luis Zofio Prieto [2]" w:date="2025-03-11T15:27:00Z"/>
                <w:rFonts w:eastAsia="Times New Roman" w:cs="Times New Roman"/>
                <w:color w:val="000000"/>
                <w:kern w:val="0"/>
                <w:lang w:val="en-US" w:eastAsia="es-ES"/>
                <w14:ligatures w14:val="none"/>
              </w:rPr>
              <w:pPrChange w:id="350" w:author="Jose Luis Zofio Prieto [2]" w:date="2025-03-11T15:30:00Z">
                <w:pPr>
                  <w:spacing w:after="0" w:line="360" w:lineRule="auto"/>
                  <w:jc w:val="left"/>
                </w:pPr>
              </w:pPrChange>
            </w:pPr>
            <w:moveTo w:id="351" w:author="Jose Luis Zofio Prieto [2]" w:date="2025-03-11T15:27:00Z">
              <w:r w:rsidRPr="0050535F">
                <w:rPr>
                  <w:rFonts w:eastAsia="Times New Roman" w:cs="Times New Roman"/>
                  <w:color w:val="000000"/>
                  <w:kern w:val="0"/>
                  <w:lang w:val="en-US" w:eastAsia="es-ES"/>
                  <w14:ligatures w14:val="none"/>
                </w:rPr>
                <w:t>Balanced accuracy</w:t>
              </w:r>
            </w:moveTo>
          </w:p>
        </w:tc>
      </w:tr>
      <w:tr w:rsidR="00E72AC7" w:rsidRPr="0050535F" w14:paraId="70E898A9" w14:textId="77777777" w:rsidTr="002767DA">
        <w:tblPrEx>
          <w:tblW w:w="6887" w:type="dxa"/>
          <w:jc w:val="center"/>
          <w:tblCellMar>
            <w:left w:w="70" w:type="dxa"/>
            <w:right w:w="70" w:type="dxa"/>
          </w:tblCellMar>
          <w:tblPrExChange w:id="352" w:author="Jose Luis Zofio Prieto" w:date="2025-03-12T12:25:00Z">
            <w:tblPrEx>
              <w:tblW w:w="6887" w:type="dxa"/>
              <w:jc w:val="center"/>
              <w:tblCellMar>
                <w:left w:w="70" w:type="dxa"/>
                <w:right w:w="70" w:type="dxa"/>
              </w:tblCellMar>
            </w:tblPrEx>
          </w:tblPrExChange>
        </w:tblPrEx>
        <w:trPr>
          <w:trHeight w:val="292"/>
          <w:jc w:val="center"/>
          <w:trPrChange w:id="353" w:author="Jose Luis Zofio Prieto" w:date="2025-03-12T12:25:00Z">
            <w:trPr>
              <w:trHeight w:val="292"/>
              <w:jc w:val="center"/>
            </w:trPr>
          </w:trPrChange>
        </w:trPr>
        <w:tc>
          <w:tcPr>
            <w:tcW w:w="1299" w:type="dxa"/>
            <w:tcBorders>
              <w:top w:val="single" w:sz="4" w:space="0" w:color="auto"/>
              <w:right w:val="single" w:sz="4" w:space="0" w:color="auto"/>
            </w:tcBorders>
            <w:shd w:val="clear" w:color="auto" w:fill="auto"/>
            <w:noWrap/>
            <w:vAlign w:val="bottom"/>
            <w:hideMark/>
            <w:tcPrChange w:id="354" w:author="Jose Luis Zofio Prieto" w:date="2025-03-12T12:25:00Z">
              <w:tcPr>
                <w:tcW w:w="1299" w:type="dxa"/>
                <w:tcBorders>
                  <w:top w:val="single" w:sz="4" w:space="0" w:color="auto"/>
                </w:tcBorders>
                <w:shd w:val="clear" w:color="auto" w:fill="auto"/>
                <w:noWrap/>
                <w:vAlign w:val="bottom"/>
                <w:hideMark/>
              </w:tcPr>
            </w:tcPrChange>
          </w:tcPr>
          <w:p w14:paraId="34BC4799" w14:textId="77777777" w:rsidR="00E72AC7" w:rsidRPr="0050535F" w:rsidRDefault="00E72AC7">
            <w:pPr>
              <w:spacing w:after="0" w:line="360" w:lineRule="auto"/>
              <w:jc w:val="center"/>
              <w:rPr>
                <w:moveTo w:id="355" w:author="Jose Luis Zofio Prieto [2]" w:date="2025-03-11T15:27:00Z"/>
                <w:rFonts w:eastAsia="Times New Roman" w:cs="Times New Roman"/>
                <w:color w:val="000000"/>
                <w:kern w:val="0"/>
                <w:lang w:val="en-US" w:eastAsia="es-ES"/>
                <w14:ligatures w14:val="none"/>
              </w:rPr>
              <w:pPrChange w:id="356" w:author="Jose Luis Zofio Prieto" w:date="2025-03-12T12:25:00Z">
                <w:pPr>
                  <w:spacing w:after="0" w:line="360" w:lineRule="auto"/>
                  <w:jc w:val="left"/>
                </w:pPr>
              </w:pPrChange>
            </w:pPr>
            <w:moveTo w:id="357" w:author="Jose Luis Zofio Prieto [2]" w:date="2025-03-11T15:27:00Z">
              <w:r w:rsidRPr="0050535F">
                <w:rPr>
                  <w:rFonts w:eastAsia="Times New Roman" w:cs="Times New Roman"/>
                  <w:color w:val="000000"/>
                  <w:kern w:val="0"/>
                  <w:lang w:val="en-US" w:eastAsia="es-ES"/>
                  <w14:ligatures w14:val="none"/>
                </w:rPr>
                <w:t>0.25</w:t>
              </w:r>
            </w:moveTo>
          </w:p>
        </w:tc>
        <w:tc>
          <w:tcPr>
            <w:tcW w:w="1240" w:type="dxa"/>
            <w:tcBorders>
              <w:top w:val="single" w:sz="4" w:space="0" w:color="auto"/>
              <w:left w:val="single" w:sz="4" w:space="0" w:color="auto"/>
            </w:tcBorders>
            <w:shd w:val="clear" w:color="auto" w:fill="auto"/>
            <w:noWrap/>
            <w:vAlign w:val="bottom"/>
            <w:hideMark/>
            <w:tcPrChange w:id="358" w:author="Jose Luis Zofio Prieto" w:date="2025-03-12T12:25:00Z">
              <w:tcPr>
                <w:tcW w:w="1240" w:type="dxa"/>
                <w:tcBorders>
                  <w:top w:val="single" w:sz="4" w:space="0" w:color="auto"/>
                </w:tcBorders>
                <w:shd w:val="clear" w:color="auto" w:fill="auto"/>
                <w:noWrap/>
                <w:vAlign w:val="bottom"/>
                <w:hideMark/>
              </w:tcPr>
            </w:tcPrChange>
          </w:tcPr>
          <w:p w14:paraId="3613775F" w14:textId="77777777" w:rsidR="00E72AC7" w:rsidRPr="0050535F" w:rsidRDefault="00E72AC7">
            <w:pPr>
              <w:spacing w:after="0" w:line="360" w:lineRule="auto"/>
              <w:jc w:val="center"/>
              <w:rPr>
                <w:moveTo w:id="359" w:author="Jose Luis Zofio Prieto [2]" w:date="2025-03-11T15:27:00Z"/>
                <w:rFonts w:eastAsia="Times New Roman" w:cs="Times New Roman"/>
                <w:color w:val="000000"/>
                <w:kern w:val="0"/>
                <w:lang w:val="en-US" w:eastAsia="es-ES"/>
                <w14:ligatures w14:val="none"/>
              </w:rPr>
              <w:pPrChange w:id="360" w:author="Jose Luis Zofio Prieto [2]" w:date="2025-03-11T15:30:00Z">
                <w:pPr>
                  <w:spacing w:after="0" w:line="360" w:lineRule="auto"/>
                  <w:jc w:val="left"/>
                </w:pPr>
              </w:pPrChange>
            </w:pPr>
            <w:moveTo w:id="361"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hideMark/>
            <w:tcPrChange w:id="362" w:author="Jose Luis Zofio Prieto" w:date="2025-03-12T12:25:00Z">
              <w:tcPr>
                <w:tcW w:w="1240" w:type="dxa"/>
                <w:tcBorders>
                  <w:top w:val="single" w:sz="4" w:space="0" w:color="auto"/>
                </w:tcBorders>
                <w:shd w:val="clear" w:color="auto" w:fill="auto"/>
                <w:noWrap/>
                <w:vAlign w:val="bottom"/>
                <w:hideMark/>
              </w:tcPr>
            </w:tcPrChange>
          </w:tcPr>
          <w:p w14:paraId="23D75998" w14:textId="77777777" w:rsidR="00E72AC7" w:rsidRPr="0050535F" w:rsidRDefault="00E72AC7">
            <w:pPr>
              <w:spacing w:after="0" w:line="360" w:lineRule="auto"/>
              <w:jc w:val="center"/>
              <w:rPr>
                <w:moveTo w:id="363" w:author="Jose Luis Zofio Prieto [2]" w:date="2025-03-11T15:27:00Z"/>
                <w:rFonts w:eastAsia="Times New Roman" w:cs="Times New Roman"/>
                <w:color w:val="000000"/>
                <w:kern w:val="0"/>
                <w:lang w:val="en-US" w:eastAsia="es-ES"/>
                <w14:ligatures w14:val="none"/>
              </w:rPr>
              <w:pPrChange w:id="364" w:author="Jose Luis Zofio Prieto [2]" w:date="2025-03-11T15:30:00Z">
                <w:pPr>
                  <w:spacing w:after="0" w:line="360" w:lineRule="auto"/>
                  <w:jc w:val="left"/>
                </w:pPr>
              </w:pPrChange>
            </w:pPr>
            <w:moveTo w:id="365"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hideMark/>
            <w:tcPrChange w:id="366" w:author="Jose Luis Zofio Prieto" w:date="2025-03-12T12:25:00Z">
              <w:tcPr>
                <w:tcW w:w="1240" w:type="dxa"/>
                <w:tcBorders>
                  <w:top w:val="single" w:sz="4" w:space="0" w:color="auto"/>
                </w:tcBorders>
                <w:shd w:val="clear" w:color="auto" w:fill="auto"/>
                <w:noWrap/>
                <w:vAlign w:val="bottom"/>
                <w:hideMark/>
              </w:tcPr>
            </w:tcPrChange>
          </w:tcPr>
          <w:p w14:paraId="1794ED25" w14:textId="77777777" w:rsidR="00E72AC7" w:rsidRPr="0050535F" w:rsidRDefault="00E72AC7">
            <w:pPr>
              <w:spacing w:after="0" w:line="360" w:lineRule="auto"/>
              <w:jc w:val="center"/>
              <w:rPr>
                <w:moveTo w:id="367" w:author="Jose Luis Zofio Prieto [2]" w:date="2025-03-11T15:27:00Z"/>
                <w:rFonts w:eastAsia="Times New Roman" w:cs="Times New Roman"/>
                <w:color w:val="000000"/>
                <w:kern w:val="0"/>
                <w:lang w:val="en-US" w:eastAsia="es-ES"/>
                <w14:ligatures w14:val="none"/>
              </w:rPr>
              <w:pPrChange w:id="368" w:author="Jose Luis Zofio Prieto [2]" w:date="2025-03-11T15:30:00Z">
                <w:pPr>
                  <w:spacing w:after="0" w:line="360" w:lineRule="auto"/>
                  <w:jc w:val="left"/>
                </w:pPr>
              </w:pPrChange>
            </w:pPr>
            <w:moveTo w:id="369" w:author="Jose Luis Zofio Prieto [2]" w:date="2025-03-11T15:27:00Z">
              <w:r w:rsidRPr="0050535F">
                <w:rPr>
                  <w:rFonts w:eastAsia="Times New Roman" w:cs="Times New Roman"/>
                  <w:color w:val="000000"/>
                  <w:kern w:val="0"/>
                  <w:lang w:val="en-US" w:eastAsia="es-ES"/>
                  <w14:ligatures w14:val="none"/>
                </w:rPr>
                <w:t>1</w:t>
              </w:r>
            </w:moveTo>
          </w:p>
        </w:tc>
        <w:tc>
          <w:tcPr>
            <w:tcW w:w="1868" w:type="dxa"/>
            <w:tcBorders>
              <w:top w:val="single" w:sz="4" w:space="0" w:color="auto"/>
            </w:tcBorders>
            <w:shd w:val="clear" w:color="auto" w:fill="auto"/>
            <w:noWrap/>
            <w:vAlign w:val="bottom"/>
            <w:hideMark/>
            <w:tcPrChange w:id="370" w:author="Jose Luis Zofio Prieto" w:date="2025-03-12T12:25:00Z">
              <w:tcPr>
                <w:tcW w:w="1868" w:type="dxa"/>
                <w:tcBorders>
                  <w:top w:val="single" w:sz="4" w:space="0" w:color="auto"/>
                </w:tcBorders>
                <w:shd w:val="clear" w:color="auto" w:fill="auto"/>
                <w:noWrap/>
                <w:vAlign w:val="bottom"/>
                <w:hideMark/>
              </w:tcPr>
            </w:tcPrChange>
          </w:tcPr>
          <w:p w14:paraId="475A5E83" w14:textId="77777777" w:rsidR="00E72AC7" w:rsidRPr="0050535F" w:rsidRDefault="00E72AC7">
            <w:pPr>
              <w:spacing w:after="0" w:line="360" w:lineRule="auto"/>
              <w:jc w:val="center"/>
              <w:rPr>
                <w:moveTo w:id="371" w:author="Jose Luis Zofio Prieto [2]" w:date="2025-03-11T15:27:00Z"/>
                <w:rFonts w:eastAsia="Times New Roman" w:cs="Times New Roman"/>
                <w:color w:val="000000"/>
                <w:kern w:val="0"/>
                <w:lang w:val="en-US" w:eastAsia="es-ES"/>
                <w14:ligatures w14:val="none"/>
              </w:rPr>
              <w:pPrChange w:id="372" w:author="Jose Luis Zofio Prieto [2]" w:date="2025-03-11T15:30:00Z">
                <w:pPr>
                  <w:spacing w:after="0" w:line="360" w:lineRule="auto"/>
                  <w:jc w:val="left"/>
                </w:pPr>
              </w:pPrChange>
            </w:pPr>
            <w:moveTo w:id="373"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0202112A" w14:textId="77777777" w:rsidTr="002767DA">
        <w:tblPrEx>
          <w:tblW w:w="6887" w:type="dxa"/>
          <w:jc w:val="center"/>
          <w:tblCellMar>
            <w:left w:w="70" w:type="dxa"/>
            <w:right w:w="70" w:type="dxa"/>
          </w:tblCellMar>
          <w:tblPrExChange w:id="374" w:author="Jose Luis Zofio Prieto" w:date="2025-03-12T12:25:00Z">
            <w:tblPrEx>
              <w:tblW w:w="6887" w:type="dxa"/>
              <w:jc w:val="center"/>
              <w:tblCellMar>
                <w:left w:w="70" w:type="dxa"/>
                <w:right w:w="70" w:type="dxa"/>
              </w:tblCellMar>
            </w:tblPrEx>
          </w:tblPrExChange>
        </w:tblPrEx>
        <w:trPr>
          <w:trHeight w:val="292"/>
          <w:jc w:val="center"/>
          <w:trPrChange w:id="375"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376" w:author="Jose Luis Zofio Prieto" w:date="2025-03-12T12:25:00Z">
              <w:tcPr>
                <w:tcW w:w="1299" w:type="dxa"/>
                <w:shd w:val="clear" w:color="auto" w:fill="auto"/>
                <w:noWrap/>
                <w:vAlign w:val="bottom"/>
                <w:hideMark/>
              </w:tcPr>
            </w:tcPrChange>
          </w:tcPr>
          <w:p w14:paraId="263579C4" w14:textId="77777777" w:rsidR="00E72AC7" w:rsidRPr="0050535F" w:rsidRDefault="00E72AC7">
            <w:pPr>
              <w:spacing w:after="0" w:line="360" w:lineRule="auto"/>
              <w:jc w:val="center"/>
              <w:rPr>
                <w:moveTo w:id="377" w:author="Jose Luis Zofio Prieto [2]" w:date="2025-03-11T15:27:00Z"/>
                <w:rFonts w:eastAsia="Times New Roman" w:cs="Times New Roman"/>
                <w:color w:val="000000"/>
                <w:kern w:val="0"/>
                <w:lang w:val="en-US" w:eastAsia="es-ES"/>
                <w14:ligatures w14:val="none"/>
              </w:rPr>
              <w:pPrChange w:id="378" w:author="Jose Luis Zofio Prieto" w:date="2025-03-12T12:25:00Z">
                <w:pPr>
                  <w:spacing w:after="0" w:line="360" w:lineRule="auto"/>
                  <w:jc w:val="left"/>
                </w:pPr>
              </w:pPrChange>
            </w:pPr>
            <w:moveTo w:id="379" w:author="Jose Luis Zofio Prieto [2]" w:date="2025-03-11T15:27:00Z">
              <w:r w:rsidRPr="0050535F">
                <w:rPr>
                  <w:rFonts w:eastAsia="Times New Roman" w:cs="Times New Roman"/>
                  <w:color w:val="000000"/>
                  <w:kern w:val="0"/>
                  <w:lang w:val="en-US" w:eastAsia="es-ES"/>
                  <w14:ligatures w14:val="none"/>
                </w:rPr>
                <w:t>0.35</w:t>
              </w:r>
            </w:moveTo>
          </w:p>
        </w:tc>
        <w:tc>
          <w:tcPr>
            <w:tcW w:w="1240" w:type="dxa"/>
            <w:tcBorders>
              <w:left w:val="single" w:sz="4" w:space="0" w:color="auto"/>
            </w:tcBorders>
            <w:shd w:val="clear" w:color="auto" w:fill="auto"/>
            <w:noWrap/>
            <w:vAlign w:val="bottom"/>
            <w:hideMark/>
            <w:tcPrChange w:id="380" w:author="Jose Luis Zofio Prieto" w:date="2025-03-12T12:25:00Z">
              <w:tcPr>
                <w:tcW w:w="1240" w:type="dxa"/>
                <w:shd w:val="clear" w:color="auto" w:fill="auto"/>
                <w:noWrap/>
                <w:vAlign w:val="bottom"/>
                <w:hideMark/>
              </w:tcPr>
            </w:tcPrChange>
          </w:tcPr>
          <w:p w14:paraId="6C8D1D1B" w14:textId="77777777" w:rsidR="00E72AC7" w:rsidRPr="0050535F" w:rsidRDefault="00E72AC7">
            <w:pPr>
              <w:spacing w:after="0" w:line="360" w:lineRule="auto"/>
              <w:jc w:val="center"/>
              <w:rPr>
                <w:moveTo w:id="381" w:author="Jose Luis Zofio Prieto [2]" w:date="2025-03-11T15:27:00Z"/>
                <w:rFonts w:eastAsia="Times New Roman" w:cs="Times New Roman"/>
                <w:color w:val="000000"/>
                <w:kern w:val="0"/>
                <w:lang w:val="en-US" w:eastAsia="es-ES"/>
                <w14:ligatures w14:val="none"/>
              </w:rPr>
              <w:pPrChange w:id="382" w:author="Jose Luis Zofio Prieto [2]" w:date="2025-03-11T15:30:00Z">
                <w:pPr>
                  <w:spacing w:after="0" w:line="360" w:lineRule="auto"/>
                  <w:jc w:val="left"/>
                </w:pPr>
              </w:pPrChange>
            </w:pPr>
            <w:moveTo w:id="383"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384" w:author="Jose Luis Zofio Prieto" w:date="2025-03-12T12:25:00Z">
              <w:tcPr>
                <w:tcW w:w="1240" w:type="dxa"/>
                <w:shd w:val="clear" w:color="auto" w:fill="auto"/>
                <w:noWrap/>
                <w:vAlign w:val="bottom"/>
                <w:hideMark/>
              </w:tcPr>
            </w:tcPrChange>
          </w:tcPr>
          <w:p w14:paraId="7CA28AE4" w14:textId="77777777" w:rsidR="00E72AC7" w:rsidRPr="0050535F" w:rsidRDefault="00E72AC7">
            <w:pPr>
              <w:spacing w:after="0" w:line="360" w:lineRule="auto"/>
              <w:jc w:val="center"/>
              <w:rPr>
                <w:moveTo w:id="385" w:author="Jose Luis Zofio Prieto [2]" w:date="2025-03-11T15:27:00Z"/>
                <w:rFonts w:eastAsia="Times New Roman" w:cs="Times New Roman"/>
                <w:color w:val="000000"/>
                <w:kern w:val="0"/>
                <w:lang w:val="en-US" w:eastAsia="es-ES"/>
                <w14:ligatures w14:val="none"/>
              </w:rPr>
              <w:pPrChange w:id="386" w:author="Jose Luis Zofio Prieto [2]" w:date="2025-03-11T15:30:00Z">
                <w:pPr>
                  <w:spacing w:after="0" w:line="360" w:lineRule="auto"/>
                  <w:jc w:val="left"/>
                </w:pPr>
              </w:pPrChange>
            </w:pPr>
            <w:moveTo w:id="387"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388" w:author="Jose Luis Zofio Prieto" w:date="2025-03-12T12:25:00Z">
              <w:tcPr>
                <w:tcW w:w="1240" w:type="dxa"/>
                <w:shd w:val="clear" w:color="auto" w:fill="auto"/>
                <w:noWrap/>
                <w:vAlign w:val="bottom"/>
                <w:hideMark/>
              </w:tcPr>
            </w:tcPrChange>
          </w:tcPr>
          <w:p w14:paraId="02B7573A" w14:textId="77777777" w:rsidR="00E72AC7" w:rsidRPr="0050535F" w:rsidRDefault="00E72AC7">
            <w:pPr>
              <w:spacing w:after="0" w:line="360" w:lineRule="auto"/>
              <w:jc w:val="center"/>
              <w:rPr>
                <w:moveTo w:id="389" w:author="Jose Luis Zofio Prieto [2]" w:date="2025-03-11T15:27:00Z"/>
                <w:rFonts w:eastAsia="Times New Roman" w:cs="Times New Roman"/>
                <w:color w:val="000000"/>
                <w:kern w:val="0"/>
                <w:lang w:val="en-US" w:eastAsia="es-ES"/>
                <w14:ligatures w14:val="none"/>
              </w:rPr>
              <w:pPrChange w:id="390" w:author="Jose Luis Zofio Prieto [2]" w:date="2025-03-11T15:30:00Z">
                <w:pPr>
                  <w:spacing w:after="0" w:line="360" w:lineRule="auto"/>
                  <w:jc w:val="left"/>
                </w:pPr>
              </w:pPrChange>
            </w:pPr>
            <w:moveTo w:id="391"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hideMark/>
            <w:tcPrChange w:id="392" w:author="Jose Luis Zofio Prieto" w:date="2025-03-12T12:25:00Z">
              <w:tcPr>
                <w:tcW w:w="1868" w:type="dxa"/>
                <w:shd w:val="clear" w:color="auto" w:fill="auto"/>
                <w:noWrap/>
                <w:vAlign w:val="bottom"/>
                <w:hideMark/>
              </w:tcPr>
            </w:tcPrChange>
          </w:tcPr>
          <w:p w14:paraId="4E99EC10" w14:textId="77777777" w:rsidR="00E72AC7" w:rsidRPr="0050535F" w:rsidRDefault="00E72AC7">
            <w:pPr>
              <w:spacing w:after="0" w:line="360" w:lineRule="auto"/>
              <w:jc w:val="center"/>
              <w:rPr>
                <w:moveTo w:id="393" w:author="Jose Luis Zofio Prieto [2]" w:date="2025-03-11T15:27:00Z"/>
                <w:rFonts w:eastAsia="Times New Roman" w:cs="Times New Roman"/>
                <w:color w:val="000000"/>
                <w:kern w:val="0"/>
                <w:lang w:val="en-US" w:eastAsia="es-ES"/>
                <w14:ligatures w14:val="none"/>
              </w:rPr>
              <w:pPrChange w:id="394" w:author="Jose Luis Zofio Prieto [2]" w:date="2025-03-11T15:30:00Z">
                <w:pPr>
                  <w:spacing w:after="0" w:line="360" w:lineRule="auto"/>
                  <w:jc w:val="left"/>
                </w:pPr>
              </w:pPrChange>
            </w:pPr>
            <w:moveTo w:id="395"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0FA9226A" w14:textId="77777777" w:rsidTr="002767DA">
        <w:tblPrEx>
          <w:tblW w:w="6887" w:type="dxa"/>
          <w:jc w:val="center"/>
          <w:tblCellMar>
            <w:left w:w="70" w:type="dxa"/>
            <w:right w:w="70" w:type="dxa"/>
          </w:tblCellMar>
          <w:tblPrExChange w:id="396" w:author="Jose Luis Zofio Prieto" w:date="2025-03-12T12:25:00Z">
            <w:tblPrEx>
              <w:tblW w:w="6887" w:type="dxa"/>
              <w:jc w:val="center"/>
              <w:tblCellMar>
                <w:left w:w="70" w:type="dxa"/>
                <w:right w:w="70" w:type="dxa"/>
              </w:tblCellMar>
            </w:tblPrEx>
          </w:tblPrExChange>
        </w:tblPrEx>
        <w:trPr>
          <w:trHeight w:val="292"/>
          <w:jc w:val="center"/>
          <w:trPrChange w:id="397"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398" w:author="Jose Luis Zofio Prieto" w:date="2025-03-12T12:25:00Z">
              <w:tcPr>
                <w:tcW w:w="1299" w:type="dxa"/>
                <w:shd w:val="clear" w:color="auto" w:fill="auto"/>
                <w:noWrap/>
                <w:vAlign w:val="bottom"/>
                <w:hideMark/>
              </w:tcPr>
            </w:tcPrChange>
          </w:tcPr>
          <w:p w14:paraId="2459193A" w14:textId="77777777" w:rsidR="00E72AC7" w:rsidRPr="0050535F" w:rsidRDefault="00E72AC7">
            <w:pPr>
              <w:spacing w:after="0" w:line="360" w:lineRule="auto"/>
              <w:jc w:val="center"/>
              <w:rPr>
                <w:moveTo w:id="399" w:author="Jose Luis Zofio Prieto [2]" w:date="2025-03-11T15:27:00Z"/>
                <w:rFonts w:eastAsia="Times New Roman" w:cs="Times New Roman"/>
                <w:color w:val="000000"/>
                <w:kern w:val="0"/>
                <w:lang w:val="en-US" w:eastAsia="es-ES"/>
                <w14:ligatures w14:val="none"/>
              </w:rPr>
              <w:pPrChange w:id="400" w:author="Jose Luis Zofio Prieto" w:date="2025-03-12T12:25:00Z">
                <w:pPr>
                  <w:spacing w:after="0" w:line="360" w:lineRule="auto"/>
                  <w:jc w:val="left"/>
                </w:pPr>
              </w:pPrChange>
            </w:pPr>
            <w:moveTo w:id="401" w:author="Jose Luis Zofio Prieto [2]" w:date="2025-03-11T15:27:00Z">
              <w:r w:rsidRPr="0050535F">
                <w:rPr>
                  <w:rFonts w:eastAsia="Times New Roman" w:cs="Times New Roman"/>
                  <w:color w:val="000000"/>
                  <w:kern w:val="0"/>
                  <w:lang w:val="en-US" w:eastAsia="es-ES"/>
                  <w14:ligatures w14:val="none"/>
                </w:rPr>
                <w:t>0.4</w:t>
              </w:r>
            </w:moveTo>
          </w:p>
        </w:tc>
        <w:tc>
          <w:tcPr>
            <w:tcW w:w="1240" w:type="dxa"/>
            <w:tcBorders>
              <w:left w:val="single" w:sz="4" w:space="0" w:color="auto"/>
            </w:tcBorders>
            <w:shd w:val="clear" w:color="auto" w:fill="auto"/>
            <w:noWrap/>
            <w:vAlign w:val="bottom"/>
            <w:hideMark/>
            <w:tcPrChange w:id="402" w:author="Jose Luis Zofio Prieto" w:date="2025-03-12T12:25:00Z">
              <w:tcPr>
                <w:tcW w:w="1240" w:type="dxa"/>
                <w:shd w:val="clear" w:color="auto" w:fill="auto"/>
                <w:noWrap/>
                <w:vAlign w:val="bottom"/>
                <w:hideMark/>
              </w:tcPr>
            </w:tcPrChange>
          </w:tcPr>
          <w:p w14:paraId="09299CEB" w14:textId="77777777" w:rsidR="00E72AC7" w:rsidRPr="0050535F" w:rsidRDefault="00E72AC7">
            <w:pPr>
              <w:spacing w:after="0" w:line="360" w:lineRule="auto"/>
              <w:jc w:val="center"/>
              <w:rPr>
                <w:moveTo w:id="403" w:author="Jose Luis Zofio Prieto [2]" w:date="2025-03-11T15:27:00Z"/>
                <w:rFonts w:eastAsia="Times New Roman" w:cs="Times New Roman"/>
                <w:color w:val="000000"/>
                <w:kern w:val="0"/>
                <w:lang w:val="en-US" w:eastAsia="es-ES"/>
                <w14:ligatures w14:val="none"/>
              </w:rPr>
              <w:pPrChange w:id="404" w:author="Jose Luis Zofio Prieto [2]" w:date="2025-03-11T15:30:00Z">
                <w:pPr>
                  <w:spacing w:after="0" w:line="360" w:lineRule="auto"/>
                  <w:jc w:val="left"/>
                </w:pPr>
              </w:pPrChange>
            </w:pPr>
            <w:moveTo w:id="405"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06" w:author="Jose Luis Zofio Prieto" w:date="2025-03-12T12:25:00Z">
              <w:tcPr>
                <w:tcW w:w="1240" w:type="dxa"/>
                <w:shd w:val="clear" w:color="auto" w:fill="auto"/>
                <w:noWrap/>
                <w:vAlign w:val="bottom"/>
                <w:hideMark/>
              </w:tcPr>
            </w:tcPrChange>
          </w:tcPr>
          <w:p w14:paraId="1C759B7F" w14:textId="77777777" w:rsidR="00E72AC7" w:rsidRPr="0050535F" w:rsidRDefault="00E72AC7">
            <w:pPr>
              <w:spacing w:after="0" w:line="360" w:lineRule="auto"/>
              <w:jc w:val="center"/>
              <w:rPr>
                <w:moveTo w:id="407" w:author="Jose Luis Zofio Prieto [2]" w:date="2025-03-11T15:27:00Z"/>
                <w:rFonts w:eastAsia="Times New Roman" w:cs="Times New Roman"/>
                <w:color w:val="000000"/>
                <w:kern w:val="0"/>
                <w:lang w:val="en-US" w:eastAsia="es-ES"/>
                <w14:ligatures w14:val="none"/>
              </w:rPr>
              <w:pPrChange w:id="408" w:author="Jose Luis Zofio Prieto [2]" w:date="2025-03-11T15:30:00Z">
                <w:pPr>
                  <w:spacing w:after="0" w:line="360" w:lineRule="auto"/>
                  <w:jc w:val="left"/>
                </w:pPr>
              </w:pPrChange>
            </w:pPr>
            <w:moveTo w:id="409"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10" w:author="Jose Luis Zofio Prieto" w:date="2025-03-12T12:25:00Z">
              <w:tcPr>
                <w:tcW w:w="1240" w:type="dxa"/>
                <w:shd w:val="clear" w:color="auto" w:fill="auto"/>
                <w:noWrap/>
                <w:vAlign w:val="bottom"/>
                <w:hideMark/>
              </w:tcPr>
            </w:tcPrChange>
          </w:tcPr>
          <w:p w14:paraId="66DB0C7C" w14:textId="77777777" w:rsidR="00E72AC7" w:rsidRPr="0050535F" w:rsidRDefault="00E72AC7">
            <w:pPr>
              <w:spacing w:after="0" w:line="360" w:lineRule="auto"/>
              <w:jc w:val="center"/>
              <w:rPr>
                <w:moveTo w:id="411" w:author="Jose Luis Zofio Prieto [2]" w:date="2025-03-11T15:27:00Z"/>
                <w:rFonts w:eastAsia="Times New Roman" w:cs="Times New Roman"/>
                <w:color w:val="000000"/>
                <w:kern w:val="0"/>
                <w:lang w:val="en-US" w:eastAsia="es-ES"/>
                <w14:ligatures w14:val="none"/>
              </w:rPr>
              <w:pPrChange w:id="412" w:author="Jose Luis Zofio Prieto [2]" w:date="2025-03-11T15:30:00Z">
                <w:pPr>
                  <w:spacing w:after="0" w:line="360" w:lineRule="auto"/>
                  <w:jc w:val="left"/>
                </w:pPr>
              </w:pPrChange>
            </w:pPr>
            <w:moveTo w:id="413"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hideMark/>
            <w:tcPrChange w:id="414" w:author="Jose Luis Zofio Prieto" w:date="2025-03-12T12:25:00Z">
              <w:tcPr>
                <w:tcW w:w="1868" w:type="dxa"/>
                <w:shd w:val="clear" w:color="auto" w:fill="auto"/>
                <w:noWrap/>
                <w:vAlign w:val="bottom"/>
                <w:hideMark/>
              </w:tcPr>
            </w:tcPrChange>
          </w:tcPr>
          <w:p w14:paraId="7C7AD778" w14:textId="77777777" w:rsidR="00E72AC7" w:rsidRPr="0050535F" w:rsidRDefault="00E72AC7">
            <w:pPr>
              <w:spacing w:after="0" w:line="360" w:lineRule="auto"/>
              <w:jc w:val="center"/>
              <w:rPr>
                <w:moveTo w:id="415" w:author="Jose Luis Zofio Prieto [2]" w:date="2025-03-11T15:27:00Z"/>
                <w:rFonts w:eastAsia="Times New Roman" w:cs="Times New Roman"/>
                <w:color w:val="000000"/>
                <w:kern w:val="0"/>
                <w:lang w:val="en-US" w:eastAsia="es-ES"/>
                <w14:ligatures w14:val="none"/>
              </w:rPr>
              <w:pPrChange w:id="416" w:author="Jose Luis Zofio Prieto [2]" w:date="2025-03-11T15:30:00Z">
                <w:pPr>
                  <w:spacing w:after="0" w:line="360" w:lineRule="auto"/>
                  <w:jc w:val="left"/>
                </w:pPr>
              </w:pPrChange>
            </w:pPr>
            <w:moveTo w:id="417"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1434DFED" w14:textId="77777777" w:rsidTr="002767DA">
        <w:tblPrEx>
          <w:tblW w:w="6887" w:type="dxa"/>
          <w:jc w:val="center"/>
          <w:tblCellMar>
            <w:left w:w="70" w:type="dxa"/>
            <w:right w:w="70" w:type="dxa"/>
          </w:tblCellMar>
          <w:tblPrExChange w:id="418" w:author="Jose Luis Zofio Prieto" w:date="2025-03-12T12:25:00Z">
            <w:tblPrEx>
              <w:tblW w:w="6887" w:type="dxa"/>
              <w:jc w:val="center"/>
              <w:tblCellMar>
                <w:left w:w="70" w:type="dxa"/>
                <w:right w:w="70" w:type="dxa"/>
              </w:tblCellMar>
            </w:tblPrEx>
          </w:tblPrExChange>
        </w:tblPrEx>
        <w:trPr>
          <w:trHeight w:val="292"/>
          <w:jc w:val="center"/>
          <w:trPrChange w:id="419"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420" w:author="Jose Luis Zofio Prieto" w:date="2025-03-12T12:25:00Z">
              <w:tcPr>
                <w:tcW w:w="1299" w:type="dxa"/>
                <w:shd w:val="clear" w:color="auto" w:fill="auto"/>
                <w:noWrap/>
                <w:vAlign w:val="bottom"/>
                <w:hideMark/>
              </w:tcPr>
            </w:tcPrChange>
          </w:tcPr>
          <w:p w14:paraId="6699EDE2" w14:textId="77777777" w:rsidR="00E72AC7" w:rsidRPr="0050535F" w:rsidRDefault="00E72AC7">
            <w:pPr>
              <w:spacing w:after="0" w:line="360" w:lineRule="auto"/>
              <w:jc w:val="center"/>
              <w:rPr>
                <w:moveTo w:id="421" w:author="Jose Luis Zofio Prieto [2]" w:date="2025-03-11T15:27:00Z"/>
                <w:rFonts w:eastAsia="Times New Roman" w:cs="Times New Roman"/>
                <w:color w:val="000000"/>
                <w:kern w:val="0"/>
                <w:lang w:val="en-US" w:eastAsia="es-ES"/>
                <w14:ligatures w14:val="none"/>
              </w:rPr>
              <w:pPrChange w:id="422" w:author="Jose Luis Zofio Prieto" w:date="2025-03-12T12:25:00Z">
                <w:pPr>
                  <w:spacing w:after="0" w:line="360" w:lineRule="auto"/>
                  <w:jc w:val="left"/>
                </w:pPr>
              </w:pPrChange>
            </w:pPr>
            <w:moveTo w:id="423" w:author="Jose Luis Zofio Prieto [2]" w:date="2025-03-11T15:27:00Z">
              <w:r w:rsidRPr="0050535F">
                <w:rPr>
                  <w:rFonts w:eastAsia="Times New Roman" w:cs="Times New Roman"/>
                  <w:color w:val="000000"/>
                  <w:kern w:val="0"/>
                  <w:lang w:val="en-US" w:eastAsia="es-ES"/>
                  <w14:ligatures w14:val="none"/>
                </w:rPr>
                <w:t>0.3</w:t>
              </w:r>
            </w:moveTo>
          </w:p>
        </w:tc>
        <w:tc>
          <w:tcPr>
            <w:tcW w:w="1240" w:type="dxa"/>
            <w:tcBorders>
              <w:left w:val="single" w:sz="4" w:space="0" w:color="auto"/>
            </w:tcBorders>
            <w:shd w:val="clear" w:color="auto" w:fill="auto"/>
            <w:noWrap/>
            <w:vAlign w:val="bottom"/>
            <w:hideMark/>
            <w:tcPrChange w:id="424" w:author="Jose Luis Zofio Prieto" w:date="2025-03-12T12:25:00Z">
              <w:tcPr>
                <w:tcW w:w="1240" w:type="dxa"/>
                <w:shd w:val="clear" w:color="auto" w:fill="auto"/>
                <w:noWrap/>
                <w:vAlign w:val="bottom"/>
                <w:hideMark/>
              </w:tcPr>
            </w:tcPrChange>
          </w:tcPr>
          <w:p w14:paraId="3A47EBD7" w14:textId="77777777" w:rsidR="00E72AC7" w:rsidRPr="0050535F" w:rsidRDefault="00E72AC7">
            <w:pPr>
              <w:spacing w:after="0" w:line="360" w:lineRule="auto"/>
              <w:jc w:val="center"/>
              <w:rPr>
                <w:moveTo w:id="425" w:author="Jose Luis Zofio Prieto [2]" w:date="2025-03-11T15:27:00Z"/>
                <w:rFonts w:eastAsia="Times New Roman" w:cs="Times New Roman"/>
                <w:color w:val="000000"/>
                <w:kern w:val="0"/>
                <w:lang w:val="en-US" w:eastAsia="es-ES"/>
                <w14:ligatures w14:val="none"/>
              </w:rPr>
              <w:pPrChange w:id="426" w:author="Jose Luis Zofio Prieto [2]" w:date="2025-03-11T15:30:00Z">
                <w:pPr>
                  <w:spacing w:after="0" w:line="360" w:lineRule="auto"/>
                  <w:jc w:val="left"/>
                </w:pPr>
              </w:pPrChange>
            </w:pPr>
            <w:moveTo w:id="427"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28" w:author="Jose Luis Zofio Prieto" w:date="2025-03-12T12:25:00Z">
              <w:tcPr>
                <w:tcW w:w="1240" w:type="dxa"/>
                <w:shd w:val="clear" w:color="auto" w:fill="auto"/>
                <w:noWrap/>
                <w:vAlign w:val="bottom"/>
                <w:hideMark/>
              </w:tcPr>
            </w:tcPrChange>
          </w:tcPr>
          <w:p w14:paraId="742F70CB" w14:textId="77777777" w:rsidR="00E72AC7" w:rsidRPr="0050535F" w:rsidRDefault="00E72AC7">
            <w:pPr>
              <w:spacing w:after="0" w:line="360" w:lineRule="auto"/>
              <w:jc w:val="center"/>
              <w:rPr>
                <w:moveTo w:id="429" w:author="Jose Luis Zofio Prieto [2]" w:date="2025-03-11T15:27:00Z"/>
                <w:rFonts w:eastAsia="Times New Roman" w:cs="Times New Roman"/>
                <w:color w:val="000000"/>
                <w:kern w:val="0"/>
                <w:lang w:val="en-US" w:eastAsia="es-ES"/>
                <w14:ligatures w14:val="none"/>
              </w:rPr>
              <w:pPrChange w:id="430" w:author="Jose Luis Zofio Prieto [2]" w:date="2025-03-11T15:30:00Z">
                <w:pPr>
                  <w:spacing w:after="0" w:line="360" w:lineRule="auto"/>
                  <w:jc w:val="left"/>
                </w:pPr>
              </w:pPrChange>
            </w:pPr>
            <w:moveTo w:id="431" w:author="Jose Luis Zofio Prieto [2]" w:date="2025-03-11T15:27:00Z">
              <w:r w:rsidRPr="0050535F">
                <w:rPr>
                  <w:rFonts w:eastAsia="Times New Roman" w:cs="Times New Roman"/>
                  <w:color w:val="000000"/>
                  <w:kern w:val="0"/>
                  <w:lang w:val="en-US" w:eastAsia="es-ES"/>
                  <w14:ligatures w14:val="none"/>
                </w:rPr>
                <w:t>0.75</w:t>
              </w:r>
            </w:moveTo>
          </w:p>
        </w:tc>
        <w:tc>
          <w:tcPr>
            <w:tcW w:w="1240" w:type="dxa"/>
            <w:shd w:val="clear" w:color="auto" w:fill="auto"/>
            <w:noWrap/>
            <w:vAlign w:val="bottom"/>
            <w:hideMark/>
            <w:tcPrChange w:id="432" w:author="Jose Luis Zofio Prieto" w:date="2025-03-12T12:25:00Z">
              <w:tcPr>
                <w:tcW w:w="1240" w:type="dxa"/>
                <w:shd w:val="clear" w:color="auto" w:fill="auto"/>
                <w:noWrap/>
                <w:vAlign w:val="bottom"/>
                <w:hideMark/>
              </w:tcPr>
            </w:tcPrChange>
          </w:tcPr>
          <w:p w14:paraId="5B0705D8" w14:textId="77777777" w:rsidR="00E72AC7" w:rsidRPr="0050535F" w:rsidRDefault="00E72AC7">
            <w:pPr>
              <w:spacing w:after="0" w:line="360" w:lineRule="auto"/>
              <w:jc w:val="center"/>
              <w:rPr>
                <w:moveTo w:id="433" w:author="Jose Luis Zofio Prieto [2]" w:date="2025-03-11T15:27:00Z"/>
                <w:rFonts w:eastAsia="Times New Roman" w:cs="Times New Roman"/>
                <w:color w:val="000000"/>
                <w:kern w:val="0"/>
                <w:lang w:val="en-US" w:eastAsia="es-ES"/>
                <w14:ligatures w14:val="none"/>
              </w:rPr>
              <w:pPrChange w:id="434" w:author="Jose Luis Zofio Prieto [2]" w:date="2025-03-11T15:30:00Z">
                <w:pPr>
                  <w:spacing w:after="0" w:line="360" w:lineRule="auto"/>
                  <w:jc w:val="left"/>
                </w:pPr>
              </w:pPrChange>
            </w:pPr>
            <w:moveTo w:id="435" w:author="Jose Luis Zofio Prieto [2]" w:date="2025-03-11T15:27:00Z">
              <w:r w:rsidRPr="0050535F">
                <w:rPr>
                  <w:rFonts w:eastAsia="Times New Roman" w:cs="Times New Roman"/>
                  <w:color w:val="000000"/>
                  <w:kern w:val="0"/>
                  <w:lang w:val="en-US" w:eastAsia="es-ES"/>
                  <w14:ligatures w14:val="none"/>
                </w:rPr>
                <w:t>0.86</w:t>
              </w:r>
            </w:moveTo>
          </w:p>
        </w:tc>
        <w:tc>
          <w:tcPr>
            <w:tcW w:w="1868" w:type="dxa"/>
            <w:shd w:val="clear" w:color="auto" w:fill="auto"/>
            <w:noWrap/>
            <w:vAlign w:val="bottom"/>
            <w:hideMark/>
            <w:tcPrChange w:id="436" w:author="Jose Luis Zofio Prieto" w:date="2025-03-12T12:25:00Z">
              <w:tcPr>
                <w:tcW w:w="1868" w:type="dxa"/>
                <w:shd w:val="clear" w:color="auto" w:fill="auto"/>
                <w:noWrap/>
                <w:vAlign w:val="bottom"/>
                <w:hideMark/>
              </w:tcPr>
            </w:tcPrChange>
          </w:tcPr>
          <w:p w14:paraId="3778111A" w14:textId="77777777" w:rsidR="00E72AC7" w:rsidRPr="0050535F" w:rsidRDefault="00E72AC7">
            <w:pPr>
              <w:spacing w:after="0" w:line="360" w:lineRule="auto"/>
              <w:jc w:val="center"/>
              <w:rPr>
                <w:moveTo w:id="437" w:author="Jose Luis Zofio Prieto [2]" w:date="2025-03-11T15:27:00Z"/>
                <w:rFonts w:eastAsia="Times New Roman" w:cs="Times New Roman"/>
                <w:color w:val="000000"/>
                <w:kern w:val="0"/>
                <w:lang w:val="en-US" w:eastAsia="es-ES"/>
                <w14:ligatures w14:val="none"/>
              </w:rPr>
              <w:pPrChange w:id="438" w:author="Jose Luis Zofio Prieto [2]" w:date="2025-03-11T15:30:00Z">
                <w:pPr>
                  <w:spacing w:after="0" w:line="360" w:lineRule="auto"/>
                  <w:jc w:val="left"/>
                </w:pPr>
              </w:pPrChange>
            </w:pPr>
            <w:moveTo w:id="439"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3E8691E4" w14:textId="77777777" w:rsidTr="002767DA">
        <w:tblPrEx>
          <w:tblW w:w="6887" w:type="dxa"/>
          <w:jc w:val="center"/>
          <w:tblCellMar>
            <w:left w:w="70" w:type="dxa"/>
            <w:right w:w="70" w:type="dxa"/>
          </w:tblCellMar>
          <w:tblPrExChange w:id="440" w:author="Jose Luis Zofio Prieto" w:date="2025-03-12T12:25:00Z">
            <w:tblPrEx>
              <w:tblW w:w="6887" w:type="dxa"/>
              <w:jc w:val="center"/>
              <w:tblCellMar>
                <w:left w:w="70" w:type="dxa"/>
                <w:right w:w="70" w:type="dxa"/>
              </w:tblCellMar>
            </w:tblPrEx>
          </w:tblPrExChange>
        </w:tblPrEx>
        <w:trPr>
          <w:trHeight w:val="292"/>
          <w:jc w:val="center"/>
          <w:trPrChange w:id="441"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hideMark/>
            <w:tcPrChange w:id="442" w:author="Jose Luis Zofio Prieto" w:date="2025-03-12T12:25:00Z">
              <w:tcPr>
                <w:tcW w:w="1299" w:type="dxa"/>
                <w:shd w:val="clear" w:color="auto" w:fill="auto"/>
                <w:noWrap/>
                <w:vAlign w:val="bottom"/>
                <w:hideMark/>
              </w:tcPr>
            </w:tcPrChange>
          </w:tcPr>
          <w:p w14:paraId="4B7F3388" w14:textId="77777777" w:rsidR="00E72AC7" w:rsidRPr="0050535F" w:rsidRDefault="00E72AC7">
            <w:pPr>
              <w:spacing w:after="0" w:line="360" w:lineRule="auto"/>
              <w:jc w:val="center"/>
              <w:rPr>
                <w:moveTo w:id="443" w:author="Jose Luis Zofio Prieto [2]" w:date="2025-03-11T15:27:00Z"/>
                <w:rFonts w:eastAsia="Times New Roman" w:cs="Times New Roman"/>
                <w:color w:val="000000"/>
                <w:kern w:val="0"/>
                <w:lang w:val="en-US" w:eastAsia="es-ES"/>
                <w14:ligatures w14:val="none"/>
              </w:rPr>
              <w:pPrChange w:id="444" w:author="Jose Luis Zofio Prieto" w:date="2025-03-12T12:25:00Z">
                <w:pPr>
                  <w:spacing w:after="0" w:line="360" w:lineRule="auto"/>
                  <w:jc w:val="left"/>
                </w:pPr>
              </w:pPrChange>
            </w:pPr>
            <w:moveTo w:id="445" w:author="Jose Luis Zofio Prieto [2]" w:date="2025-03-11T15:27:00Z">
              <w:r w:rsidRPr="0050535F">
                <w:rPr>
                  <w:rFonts w:eastAsia="Times New Roman" w:cs="Times New Roman"/>
                  <w:color w:val="000000"/>
                  <w:kern w:val="0"/>
                  <w:lang w:val="en-US" w:eastAsia="es-ES"/>
                  <w14:ligatures w14:val="none"/>
                </w:rPr>
                <w:t>0.2</w:t>
              </w:r>
            </w:moveTo>
          </w:p>
        </w:tc>
        <w:tc>
          <w:tcPr>
            <w:tcW w:w="1240" w:type="dxa"/>
            <w:tcBorders>
              <w:left w:val="single" w:sz="4" w:space="0" w:color="auto"/>
              <w:bottom w:val="single" w:sz="4" w:space="0" w:color="auto"/>
            </w:tcBorders>
            <w:shd w:val="clear" w:color="auto" w:fill="auto"/>
            <w:noWrap/>
            <w:vAlign w:val="bottom"/>
            <w:hideMark/>
            <w:tcPrChange w:id="446" w:author="Jose Luis Zofio Prieto" w:date="2025-03-12T12:25:00Z">
              <w:tcPr>
                <w:tcW w:w="1240" w:type="dxa"/>
                <w:shd w:val="clear" w:color="auto" w:fill="auto"/>
                <w:noWrap/>
                <w:vAlign w:val="bottom"/>
                <w:hideMark/>
              </w:tcPr>
            </w:tcPrChange>
          </w:tcPr>
          <w:p w14:paraId="69E8B73B" w14:textId="77777777" w:rsidR="00E72AC7" w:rsidRPr="0050535F" w:rsidRDefault="00E72AC7">
            <w:pPr>
              <w:spacing w:after="0" w:line="360" w:lineRule="auto"/>
              <w:jc w:val="center"/>
              <w:rPr>
                <w:moveTo w:id="447" w:author="Jose Luis Zofio Prieto [2]" w:date="2025-03-11T15:27:00Z"/>
                <w:rFonts w:eastAsia="Times New Roman" w:cs="Times New Roman"/>
                <w:color w:val="000000"/>
                <w:kern w:val="0"/>
                <w:lang w:val="en-US" w:eastAsia="es-ES"/>
                <w14:ligatures w14:val="none"/>
              </w:rPr>
              <w:pPrChange w:id="448" w:author="Jose Luis Zofio Prieto [2]" w:date="2025-03-11T15:30:00Z">
                <w:pPr>
                  <w:spacing w:after="0" w:line="360" w:lineRule="auto"/>
                  <w:jc w:val="left"/>
                </w:pPr>
              </w:pPrChange>
            </w:pPr>
            <w:moveTo w:id="449" w:author="Jose Luis Zofio Prieto [2]" w:date="2025-03-11T15:27:00Z">
              <w:r w:rsidRPr="0050535F">
                <w:rPr>
                  <w:rFonts w:eastAsia="Times New Roman" w:cs="Times New Roman"/>
                  <w:color w:val="000000"/>
                  <w:kern w:val="0"/>
                  <w:lang w:val="en-US" w:eastAsia="es-ES"/>
                  <w14:ligatures w14:val="none"/>
                </w:rPr>
                <w:t>0.67</w:t>
              </w:r>
            </w:moveTo>
          </w:p>
        </w:tc>
        <w:tc>
          <w:tcPr>
            <w:tcW w:w="1240" w:type="dxa"/>
            <w:tcBorders>
              <w:bottom w:val="single" w:sz="4" w:space="0" w:color="auto"/>
            </w:tcBorders>
            <w:shd w:val="clear" w:color="auto" w:fill="auto"/>
            <w:noWrap/>
            <w:vAlign w:val="bottom"/>
            <w:hideMark/>
            <w:tcPrChange w:id="450" w:author="Jose Luis Zofio Prieto" w:date="2025-03-12T12:25:00Z">
              <w:tcPr>
                <w:tcW w:w="1240" w:type="dxa"/>
                <w:shd w:val="clear" w:color="auto" w:fill="auto"/>
                <w:noWrap/>
                <w:vAlign w:val="bottom"/>
                <w:hideMark/>
              </w:tcPr>
            </w:tcPrChange>
          </w:tcPr>
          <w:p w14:paraId="1FCA2F92" w14:textId="77777777" w:rsidR="00E72AC7" w:rsidRPr="0050535F" w:rsidRDefault="00E72AC7">
            <w:pPr>
              <w:spacing w:after="0" w:line="360" w:lineRule="auto"/>
              <w:jc w:val="center"/>
              <w:rPr>
                <w:moveTo w:id="451" w:author="Jose Luis Zofio Prieto [2]" w:date="2025-03-11T15:27:00Z"/>
                <w:rFonts w:eastAsia="Times New Roman" w:cs="Times New Roman"/>
                <w:color w:val="000000"/>
                <w:kern w:val="0"/>
                <w:lang w:val="en-US" w:eastAsia="es-ES"/>
                <w14:ligatures w14:val="none"/>
              </w:rPr>
              <w:pPrChange w:id="452" w:author="Jose Luis Zofio Prieto [2]" w:date="2025-03-11T15:30:00Z">
                <w:pPr>
                  <w:spacing w:after="0" w:line="360" w:lineRule="auto"/>
                  <w:jc w:val="left"/>
                </w:pPr>
              </w:pPrChange>
            </w:pPr>
            <w:moveTo w:id="453"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bottom w:val="single" w:sz="4" w:space="0" w:color="auto"/>
            </w:tcBorders>
            <w:shd w:val="clear" w:color="auto" w:fill="auto"/>
            <w:noWrap/>
            <w:vAlign w:val="bottom"/>
            <w:hideMark/>
            <w:tcPrChange w:id="454" w:author="Jose Luis Zofio Prieto" w:date="2025-03-12T12:25:00Z">
              <w:tcPr>
                <w:tcW w:w="1240" w:type="dxa"/>
                <w:shd w:val="clear" w:color="auto" w:fill="auto"/>
                <w:noWrap/>
                <w:vAlign w:val="bottom"/>
                <w:hideMark/>
              </w:tcPr>
            </w:tcPrChange>
          </w:tcPr>
          <w:p w14:paraId="2A8FC56A" w14:textId="77777777" w:rsidR="00E72AC7" w:rsidRPr="0050535F" w:rsidRDefault="00E72AC7">
            <w:pPr>
              <w:spacing w:after="0" w:line="360" w:lineRule="auto"/>
              <w:jc w:val="center"/>
              <w:rPr>
                <w:moveTo w:id="455" w:author="Jose Luis Zofio Prieto [2]" w:date="2025-03-11T15:27:00Z"/>
                <w:rFonts w:eastAsia="Times New Roman" w:cs="Times New Roman"/>
                <w:color w:val="000000"/>
                <w:kern w:val="0"/>
                <w:lang w:val="en-US" w:eastAsia="es-ES"/>
                <w14:ligatures w14:val="none"/>
              </w:rPr>
              <w:pPrChange w:id="456" w:author="Jose Luis Zofio Prieto [2]" w:date="2025-03-11T15:30:00Z">
                <w:pPr>
                  <w:spacing w:after="0" w:line="360" w:lineRule="auto"/>
                  <w:jc w:val="left"/>
                </w:pPr>
              </w:pPrChange>
            </w:pPr>
            <w:moveTo w:id="457" w:author="Jose Luis Zofio Prieto [2]" w:date="2025-03-11T15:27:00Z">
              <w:r w:rsidRPr="0050535F">
                <w:rPr>
                  <w:rFonts w:eastAsia="Times New Roman" w:cs="Times New Roman"/>
                  <w:color w:val="000000"/>
                  <w:kern w:val="0"/>
                  <w:lang w:val="en-US" w:eastAsia="es-ES"/>
                  <w14:ligatures w14:val="none"/>
                </w:rPr>
                <w:t>0.8</w:t>
              </w:r>
            </w:moveTo>
          </w:p>
        </w:tc>
        <w:tc>
          <w:tcPr>
            <w:tcW w:w="1868" w:type="dxa"/>
            <w:tcBorders>
              <w:bottom w:val="single" w:sz="4" w:space="0" w:color="auto"/>
            </w:tcBorders>
            <w:shd w:val="clear" w:color="auto" w:fill="auto"/>
            <w:noWrap/>
            <w:vAlign w:val="bottom"/>
            <w:hideMark/>
            <w:tcPrChange w:id="458" w:author="Jose Luis Zofio Prieto" w:date="2025-03-12T12:25:00Z">
              <w:tcPr>
                <w:tcW w:w="1868" w:type="dxa"/>
                <w:shd w:val="clear" w:color="auto" w:fill="auto"/>
                <w:noWrap/>
                <w:vAlign w:val="bottom"/>
                <w:hideMark/>
              </w:tcPr>
            </w:tcPrChange>
          </w:tcPr>
          <w:p w14:paraId="68953106" w14:textId="77777777" w:rsidR="00E72AC7" w:rsidRPr="0050535F" w:rsidRDefault="00E72AC7">
            <w:pPr>
              <w:spacing w:after="0" w:line="360" w:lineRule="auto"/>
              <w:jc w:val="center"/>
              <w:rPr>
                <w:moveTo w:id="459" w:author="Jose Luis Zofio Prieto [2]" w:date="2025-03-11T15:27:00Z"/>
                <w:rFonts w:eastAsia="Times New Roman" w:cs="Times New Roman"/>
                <w:color w:val="000000"/>
                <w:kern w:val="0"/>
                <w:lang w:val="en-US" w:eastAsia="es-ES"/>
                <w14:ligatures w14:val="none"/>
              </w:rPr>
              <w:pPrChange w:id="460" w:author="Jose Luis Zofio Prieto [2]" w:date="2025-03-11T15:30:00Z">
                <w:pPr>
                  <w:spacing w:after="0" w:line="360" w:lineRule="auto"/>
                  <w:jc w:val="left"/>
                </w:pPr>
              </w:pPrChange>
            </w:pPr>
            <w:moveTo w:id="461" w:author="Jose Luis Zofio Prieto [2]" w:date="2025-03-11T15:27:00Z">
              <w:r w:rsidRPr="0050535F">
                <w:rPr>
                  <w:rFonts w:eastAsia="Times New Roman" w:cs="Times New Roman"/>
                  <w:color w:val="000000"/>
                  <w:kern w:val="0"/>
                  <w:lang w:val="en-US" w:eastAsia="es-ES"/>
                  <w14:ligatures w14:val="none"/>
                </w:rPr>
                <w:t>0.83</w:t>
              </w:r>
            </w:moveTo>
          </w:p>
        </w:tc>
      </w:tr>
      <w:tr w:rsidR="00E72AC7" w:rsidRPr="0050535F" w14:paraId="1968A7C7" w14:textId="77777777" w:rsidTr="002767DA">
        <w:tblPrEx>
          <w:tblW w:w="6887" w:type="dxa"/>
          <w:jc w:val="center"/>
          <w:tblCellMar>
            <w:left w:w="70" w:type="dxa"/>
            <w:right w:w="70" w:type="dxa"/>
          </w:tblCellMar>
          <w:tblPrExChange w:id="462" w:author="Jose Luis Zofio Prieto" w:date="2025-03-12T12:25:00Z">
            <w:tblPrEx>
              <w:tblW w:w="6887" w:type="dxa"/>
              <w:jc w:val="center"/>
              <w:tblCellMar>
                <w:left w:w="70" w:type="dxa"/>
                <w:right w:w="70" w:type="dxa"/>
              </w:tblCellMar>
            </w:tblPrEx>
          </w:tblPrExChange>
        </w:tblPrEx>
        <w:trPr>
          <w:trHeight w:val="292"/>
          <w:jc w:val="center"/>
          <w:trPrChange w:id="463" w:author="Jose Luis Zofio Prieto" w:date="2025-03-12T12:25:00Z">
            <w:trPr>
              <w:trHeight w:val="292"/>
              <w:jc w:val="center"/>
            </w:trPr>
          </w:trPrChange>
        </w:trPr>
        <w:tc>
          <w:tcPr>
            <w:tcW w:w="1299" w:type="dxa"/>
            <w:tcBorders>
              <w:top w:val="single" w:sz="4" w:space="0" w:color="auto"/>
            </w:tcBorders>
            <w:shd w:val="clear" w:color="auto" w:fill="auto"/>
            <w:noWrap/>
            <w:vAlign w:val="bottom"/>
            <w:tcPrChange w:id="464" w:author="Jose Luis Zofio Prieto" w:date="2025-03-12T12:25:00Z">
              <w:tcPr>
                <w:tcW w:w="1299" w:type="dxa"/>
                <w:shd w:val="clear" w:color="auto" w:fill="auto"/>
                <w:noWrap/>
                <w:vAlign w:val="bottom"/>
              </w:tcPr>
            </w:tcPrChange>
          </w:tcPr>
          <w:p w14:paraId="4B97A215" w14:textId="77777777" w:rsidR="00E72AC7" w:rsidRPr="0050535F" w:rsidRDefault="00E72AC7" w:rsidP="00C41843">
            <w:pPr>
              <w:spacing w:after="0" w:line="360" w:lineRule="auto"/>
              <w:jc w:val="left"/>
              <w:rPr>
                <w:moveTo w:id="465"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66" w:author="Jose Luis Zofio Prieto" w:date="2025-03-12T12:25:00Z">
              <w:tcPr>
                <w:tcW w:w="1240" w:type="dxa"/>
                <w:shd w:val="clear" w:color="auto" w:fill="auto"/>
                <w:noWrap/>
                <w:vAlign w:val="bottom"/>
              </w:tcPr>
            </w:tcPrChange>
          </w:tcPr>
          <w:p w14:paraId="1331D9B2" w14:textId="77777777" w:rsidR="00E72AC7" w:rsidRPr="0050535F" w:rsidRDefault="00E72AC7" w:rsidP="00C41843">
            <w:pPr>
              <w:spacing w:after="0" w:line="360" w:lineRule="auto"/>
              <w:jc w:val="left"/>
              <w:rPr>
                <w:moveTo w:id="467"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68" w:author="Jose Luis Zofio Prieto" w:date="2025-03-12T12:25:00Z">
              <w:tcPr>
                <w:tcW w:w="1240" w:type="dxa"/>
                <w:shd w:val="clear" w:color="auto" w:fill="auto"/>
                <w:noWrap/>
                <w:vAlign w:val="bottom"/>
              </w:tcPr>
            </w:tcPrChange>
          </w:tcPr>
          <w:p w14:paraId="7A7941E0" w14:textId="77777777" w:rsidR="00E72AC7" w:rsidRPr="0050535F" w:rsidRDefault="00E72AC7" w:rsidP="00C41843">
            <w:pPr>
              <w:spacing w:after="0" w:line="360" w:lineRule="auto"/>
              <w:jc w:val="left"/>
              <w:rPr>
                <w:moveTo w:id="469"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70" w:author="Jose Luis Zofio Prieto" w:date="2025-03-12T12:25:00Z">
              <w:tcPr>
                <w:tcW w:w="1240" w:type="dxa"/>
                <w:shd w:val="clear" w:color="auto" w:fill="auto"/>
                <w:noWrap/>
                <w:vAlign w:val="bottom"/>
              </w:tcPr>
            </w:tcPrChange>
          </w:tcPr>
          <w:p w14:paraId="18E121C4" w14:textId="77777777" w:rsidR="00E72AC7" w:rsidRPr="0050535F" w:rsidRDefault="00E72AC7" w:rsidP="00C41843">
            <w:pPr>
              <w:spacing w:after="0" w:line="360" w:lineRule="auto"/>
              <w:jc w:val="left"/>
              <w:rPr>
                <w:moveTo w:id="471" w:author="Jose Luis Zofio Prieto [2]" w:date="2025-03-11T15:27:00Z"/>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Change w:id="472" w:author="Jose Luis Zofio Prieto" w:date="2025-03-12T12:25:00Z">
              <w:tcPr>
                <w:tcW w:w="1868" w:type="dxa"/>
                <w:shd w:val="clear" w:color="auto" w:fill="auto"/>
                <w:noWrap/>
                <w:vAlign w:val="bottom"/>
              </w:tcPr>
            </w:tcPrChange>
          </w:tcPr>
          <w:p w14:paraId="0FD92B8E" w14:textId="77777777" w:rsidR="00E72AC7" w:rsidRPr="0050535F" w:rsidRDefault="00E72AC7" w:rsidP="00C41843">
            <w:pPr>
              <w:spacing w:after="0" w:line="360" w:lineRule="auto"/>
              <w:jc w:val="left"/>
              <w:rPr>
                <w:moveTo w:id="473" w:author="Jose Luis Zofio Prieto [2]" w:date="2025-03-11T15:27:00Z"/>
                <w:rFonts w:eastAsia="Times New Roman" w:cs="Times New Roman"/>
                <w:color w:val="000000"/>
                <w:kern w:val="0"/>
                <w:lang w:val="en-US" w:eastAsia="es-ES"/>
                <w14:ligatures w14:val="none"/>
              </w:rPr>
            </w:pPr>
          </w:p>
        </w:tc>
      </w:tr>
      <w:tr w:rsidR="00E72AC7" w:rsidRPr="0050535F" w14:paraId="18F9056E" w14:textId="77777777" w:rsidTr="00C41843">
        <w:trPr>
          <w:trHeight w:val="292"/>
          <w:jc w:val="center"/>
        </w:trPr>
        <w:tc>
          <w:tcPr>
            <w:tcW w:w="6887" w:type="dxa"/>
            <w:gridSpan w:val="5"/>
            <w:tcBorders>
              <w:bottom w:val="single" w:sz="4" w:space="0" w:color="auto"/>
            </w:tcBorders>
            <w:shd w:val="clear" w:color="auto" w:fill="auto"/>
            <w:noWrap/>
            <w:vAlign w:val="bottom"/>
          </w:tcPr>
          <w:p w14:paraId="5EF931D1" w14:textId="2BF9B6E9" w:rsidR="00E72AC7" w:rsidRPr="0050535F" w:rsidRDefault="00E72AC7">
            <w:pPr>
              <w:spacing w:after="0" w:line="360" w:lineRule="auto"/>
              <w:jc w:val="center"/>
              <w:rPr>
                <w:moveTo w:id="474" w:author="Jose Luis Zofio Prieto [2]" w:date="2025-03-11T15:27:00Z"/>
                <w:rFonts w:eastAsia="Times New Roman" w:cs="Times New Roman"/>
                <w:color w:val="000000"/>
                <w:kern w:val="0"/>
                <w:lang w:val="en-US" w:eastAsia="es-ES"/>
                <w14:ligatures w14:val="none"/>
              </w:rPr>
              <w:pPrChange w:id="475" w:author="Jose Luis Zofio Prieto" w:date="2025-03-12T12:25:00Z">
                <w:pPr>
                  <w:spacing w:after="0" w:line="360" w:lineRule="auto"/>
                  <w:jc w:val="left"/>
                </w:pPr>
              </w:pPrChange>
            </w:pPr>
            <w:moveTo w:id="476" w:author="Jose Luis Zofio Prieto [2]" w:date="2025-03-11T15:27:00Z">
              <w:r w:rsidRPr="0050535F">
                <w:rPr>
                  <w:rFonts w:eastAsia="Times New Roman" w:cs="Times New Roman"/>
                  <w:color w:val="000000"/>
                  <w:kern w:val="0"/>
                  <w:lang w:val="en-US" w:eastAsia="es-ES"/>
                  <w14:ligatures w14:val="none"/>
                </w:rPr>
                <w:t>Stage 2: Performance using train dataset</w:t>
              </w:r>
            </w:moveTo>
            <w:ins w:id="477" w:author="Jose Luis Zofio Prieto [2]" w:date="2025-03-14T10:01:00Z">
              <w:r w:rsidR="002737AF">
                <w:rPr>
                  <w:rFonts w:eastAsia="Times New Roman" w:cs="Times New Roman"/>
                  <w:color w:val="000000"/>
                  <w:kern w:val="0"/>
                  <w:lang w:val="en-US" w:eastAsia="es-ES"/>
                  <w14:ligatures w14:val="none"/>
                </w:rPr>
                <w:t xml:space="preserve"> </w:t>
              </w:r>
            </w:ins>
            <w:ins w:id="478" w:author="Jose Luis Zofio Prieto [2]" w:date="2025-03-14T10:01:00Z">
              <w:r w:rsidR="002737AF" w:rsidRPr="0050535F">
                <w:rPr>
                  <w:rFonts w:cs="Times New Roman"/>
                  <w:position w:val="-16"/>
                  <w:lang w:val="en-US"/>
                </w:rPr>
                <w:object w:dxaOrig="420" w:dyaOrig="440" w14:anchorId="05669241">
                  <v:shape id="_x0000_i1144" type="#_x0000_t75" style="width:20.25pt;height:21.75pt" o:ole="">
                    <v:imagedata r:id="rId225" o:title=""/>
                  </v:shape>
                  <o:OLEObject Type="Embed" ProgID="Equation.DSMT4" ShapeID="_x0000_i1144" DrawAspect="Content" ObjectID="_1803494198" r:id="rId229"/>
                </w:object>
              </w:r>
            </w:ins>
          </w:p>
        </w:tc>
      </w:tr>
      <w:tr w:rsidR="00E72AC7" w:rsidRPr="0050535F" w14:paraId="030FD762" w14:textId="77777777" w:rsidTr="002767DA">
        <w:tblPrEx>
          <w:tblW w:w="6887" w:type="dxa"/>
          <w:jc w:val="center"/>
          <w:tblCellMar>
            <w:left w:w="70" w:type="dxa"/>
            <w:right w:w="70" w:type="dxa"/>
          </w:tblCellMar>
          <w:tblPrExChange w:id="479" w:author="Jose Luis Zofio Prieto" w:date="2025-03-12T12:25:00Z">
            <w:tblPrEx>
              <w:tblW w:w="6887" w:type="dxa"/>
              <w:jc w:val="center"/>
              <w:tblCellMar>
                <w:left w:w="70" w:type="dxa"/>
                <w:right w:w="70" w:type="dxa"/>
              </w:tblCellMar>
            </w:tblPrEx>
          </w:tblPrExChange>
        </w:tblPrEx>
        <w:trPr>
          <w:trHeight w:val="292"/>
          <w:jc w:val="center"/>
          <w:trPrChange w:id="480" w:author="Jose Luis Zofio Prieto" w:date="2025-03-12T12:25:00Z">
            <w:trPr>
              <w:trHeight w:val="292"/>
              <w:jc w:val="center"/>
            </w:trPr>
          </w:trPrChange>
        </w:trPr>
        <w:tc>
          <w:tcPr>
            <w:tcW w:w="1299" w:type="dxa"/>
            <w:tcBorders>
              <w:top w:val="single" w:sz="4" w:space="0" w:color="auto"/>
              <w:bottom w:val="single" w:sz="4" w:space="0" w:color="auto"/>
              <w:right w:val="single" w:sz="4" w:space="0" w:color="auto"/>
            </w:tcBorders>
            <w:shd w:val="clear" w:color="auto" w:fill="auto"/>
            <w:noWrap/>
            <w:vAlign w:val="bottom"/>
            <w:tcPrChange w:id="481" w:author="Jose Luis Zofio Prieto" w:date="2025-03-12T12:25:00Z">
              <w:tcPr>
                <w:tcW w:w="1299" w:type="dxa"/>
                <w:tcBorders>
                  <w:top w:val="single" w:sz="4" w:space="0" w:color="auto"/>
                  <w:bottom w:val="single" w:sz="4" w:space="0" w:color="auto"/>
                </w:tcBorders>
                <w:shd w:val="clear" w:color="auto" w:fill="auto"/>
                <w:noWrap/>
                <w:vAlign w:val="bottom"/>
              </w:tcPr>
            </w:tcPrChange>
          </w:tcPr>
          <w:p w14:paraId="24521305" w14:textId="77777777" w:rsidR="00E72AC7" w:rsidRPr="0050535F" w:rsidRDefault="00E72AC7">
            <w:pPr>
              <w:spacing w:after="0" w:line="360" w:lineRule="auto"/>
              <w:jc w:val="center"/>
              <w:rPr>
                <w:moveTo w:id="482" w:author="Jose Luis Zofio Prieto [2]" w:date="2025-03-11T15:27:00Z"/>
                <w:rFonts w:eastAsia="Times New Roman" w:cs="Times New Roman"/>
                <w:color w:val="000000"/>
                <w:kern w:val="0"/>
                <w:lang w:val="en-US" w:eastAsia="es-ES"/>
                <w14:ligatures w14:val="none"/>
              </w:rPr>
              <w:pPrChange w:id="483" w:author="Jose Luis Zofio Prieto" w:date="2025-03-12T12:25:00Z">
                <w:pPr>
                  <w:spacing w:after="0" w:line="360" w:lineRule="auto"/>
                  <w:jc w:val="left"/>
                </w:pPr>
              </w:pPrChange>
            </w:pPr>
            <w:moveTo w:id="484" w:author="Jose Luis Zofio Prieto [2]" w:date="2025-03-11T15:27:00Z">
              <w:r w:rsidRPr="0050535F">
                <w:rPr>
                  <w:rFonts w:eastAsia="Times New Roman" w:cs="Times New Roman"/>
                  <w:color w:val="000000"/>
                  <w:kern w:val="0"/>
                  <w:position w:val="-10"/>
                  <w:lang w:val="en-US" w:eastAsia="es-ES"/>
                  <w14:ligatures w14:val="none"/>
                </w:rPr>
                <w:object w:dxaOrig="420" w:dyaOrig="320" w14:anchorId="011A5371">
                  <v:shape id="_x0000_i1145" type="#_x0000_t75" style="width:20.25pt;height:16.5pt" o:ole="">
                    <v:imagedata r:id="rId230" o:title=""/>
                  </v:shape>
                  <o:OLEObject Type="Embed" ProgID="Equation.DSMT4" ShapeID="_x0000_i1145" DrawAspect="Content" ObjectID="_1803494199" r:id="rId231"/>
                </w:object>
              </w:r>
            </w:moveTo>
          </w:p>
        </w:tc>
        <w:tc>
          <w:tcPr>
            <w:tcW w:w="1240" w:type="dxa"/>
            <w:tcBorders>
              <w:top w:val="single" w:sz="4" w:space="0" w:color="auto"/>
              <w:left w:val="single" w:sz="4" w:space="0" w:color="auto"/>
              <w:bottom w:val="single" w:sz="4" w:space="0" w:color="auto"/>
            </w:tcBorders>
            <w:shd w:val="clear" w:color="auto" w:fill="auto"/>
            <w:noWrap/>
            <w:vAlign w:val="bottom"/>
            <w:tcPrChange w:id="485"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7BB07A49" w14:textId="77777777" w:rsidR="00E72AC7" w:rsidRPr="0050535F" w:rsidRDefault="00E72AC7">
            <w:pPr>
              <w:spacing w:after="0" w:line="360" w:lineRule="auto"/>
              <w:jc w:val="center"/>
              <w:rPr>
                <w:moveTo w:id="486" w:author="Jose Luis Zofio Prieto [2]" w:date="2025-03-11T15:27:00Z"/>
                <w:rFonts w:eastAsia="Times New Roman" w:cs="Times New Roman"/>
                <w:color w:val="000000"/>
                <w:kern w:val="0"/>
                <w:lang w:val="en-US" w:eastAsia="es-ES"/>
                <w14:ligatures w14:val="none"/>
              </w:rPr>
              <w:pPrChange w:id="487" w:author="Jose Luis Zofio Prieto [2]" w:date="2025-03-11T15:31:00Z">
                <w:pPr>
                  <w:spacing w:after="0" w:line="360" w:lineRule="auto"/>
                  <w:jc w:val="left"/>
                </w:pPr>
              </w:pPrChange>
            </w:pPr>
            <w:moveTo w:id="488" w:author="Jose Luis Zofio Prieto [2]" w:date="2025-03-11T15:27:00Z">
              <w:r w:rsidRPr="0050535F">
                <w:rPr>
                  <w:rFonts w:eastAsia="Times New Roman" w:cs="Times New Roman"/>
                  <w:color w:val="000000"/>
                  <w:kern w:val="0"/>
                  <w:lang w:val="en-US" w:eastAsia="es-ES"/>
                  <w14:ligatures w14:val="none"/>
                </w:rPr>
                <w:t>Sensitivity</w:t>
              </w:r>
            </w:moveTo>
          </w:p>
        </w:tc>
        <w:tc>
          <w:tcPr>
            <w:tcW w:w="1240" w:type="dxa"/>
            <w:tcBorders>
              <w:top w:val="single" w:sz="4" w:space="0" w:color="auto"/>
              <w:bottom w:val="single" w:sz="4" w:space="0" w:color="auto"/>
            </w:tcBorders>
            <w:shd w:val="clear" w:color="auto" w:fill="auto"/>
            <w:noWrap/>
            <w:vAlign w:val="bottom"/>
            <w:tcPrChange w:id="489"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3C5029B2" w14:textId="77777777" w:rsidR="00E72AC7" w:rsidRPr="0050535F" w:rsidRDefault="00E72AC7">
            <w:pPr>
              <w:spacing w:after="0" w:line="360" w:lineRule="auto"/>
              <w:jc w:val="center"/>
              <w:rPr>
                <w:moveTo w:id="490" w:author="Jose Luis Zofio Prieto [2]" w:date="2025-03-11T15:27:00Z"/>
                <w:rFonts w:eastAsia="Times New Roman" w:cs="Times New Roman"/>
                <w:color w:val="000000"/>
                <w:kern w:val="0"/>
                <w:lang w:val="en-US" w:eastAsia="es-ES"/>
                <w14:ligatures w14:val="none"/>
              </w:rPr>
              <w:pPrChange w:id="491" w:author="Jose Luis Zofio Prieto [2]" w:date="2025-03-11T15:31:00Z">
                <w:pPr>
                  <w:spacing w:after="0" w:line="360" w:lineRule="auto"/>
                  <w:jc w:val="left"/>
                </w:pPr>
              </w:pPrChange>
            </w:pPr>
            <w:moveTo w:id="492" w:author="Jose Luis Zofio Prieto [2]" w:date="2025-03-11T15:27:00Z">
              <w:r w:rsidRPr="0050535F">
                <w:rPr>
                  <w:rFonts w:eastAsia="Times New Roman" w:cs="Times New Roman"/>
                  <w:color w:val="000000"/>
                  <w:kern w:val="0"/>
                  <w:lang w:val="en-US" w:eastAsia="es-ES"/>
                  <w14:ligatures w14:val="none"/>
                </w:rPr>
                <w:t>Precision</w:t>
              </w:r>
            </w:moveTo>
          </w:p>
        </w:tc>
        <w:tc>
          <w:tcPr>
            <w:tcW w:w="1240" w:type="dxa"/>
            <w:tcBorders>
              <w:top w:val="single" w:sz="4" w:space="0" w:color="auto"/>
              <w:bottom w:val="single" w:sz="4" w:space="0" w:color="auto"/>
            </w:tcBorders>
            <w:shd w:val="clear" w:color="auto" w:fill="auto"/>
            <w:noWrap/>
            <w:vAlign w:val="bottom"/>
            <w:tcPrChange w:id="493"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6A5C7025" w14:textId="77777777" w:rsidR="00E72AC7" w:rsidRPr="0050535F" w:rsidRDefault="00E72AC7">
            <w:pPr>
              <w:spacing w:after="0" w:line="360" w:lineRule="auto"/>
              <w:jc w:val="center"/>
              <w:rPr>
                <w:moveTo w:id="494" w:author="Jose Luis Zofio Prieto [2]" w:date="2025-03-11T15:27:00Z"/>
                <w:rFonts w:eastAsia="Times New Roman" w:cs="Times New Roman"/>
                <w:color w:val="000000"/>
                <w:kern w:val="0"/>
                <w:lang w:val="en-US" w:eastAsia="es-ES"/>
                <w14:ligatures w14:val="none"/>
              </w:rPr>
              <w:pPrChange w:id="495" w:author="Jose Luis Zofio Prieto [2]" w:date="2025-03-11T15:31:00Z">
                <w:pPr>
                  <w:spacing w:after="0" w:line="360" w:lineRule="auto"/>
                  <w:jc w:val="left"/>
                </w:pPr>
              </w:pPrChange>
            </w:pPr>
            <w:moveTo w:id="496" w:author="Jose Luis Zofio Prieto [2]" w:date="2025-03-11T15:27:00Z">
              <w:r w:rsidRPr="0050535F">
                <w:rPr>
                  <w:rFonts w:eastAsia="Times New Roman" w:cs="Times New Roman"/>
                  <w:color w:val="000000"/>
                  <w:kern w:val="0"/>
                  <w:lang w:val="en-US" w:eastAsia="es-ES"/>
                  <w14:ligatures w14:val="none"/>
                </w:rPr>
                <w:t>F1</w:t>
              </w:r>
            </w:moveTo>
          </w:p>
        </w:tc>
        <w:tc>
          <w:tcPr>
            <w:tcW w:w="1868" w:type="dxa"/>
            <w:tcBorders>
              <w:top w:val="single" w:sz="4" w:space="0" w:color="auto"/>
              <w:bottom w:val="single" w:sz="4" w:space="0" w:color="auto"/>
            </w:tcBorders>
            <w:shd w:val="clear" w:color="auto" w:fill="auto"/>
            <w:noWrap/>
            <w:vAlign w:val="bottom"/>
            <w:tcPrChange w:id="497" w:author="Jose Luis Zofio Prieto" w:date="2025-03-12T12:25:00Z">
              <w:tcPr>
                <w:tcW w:w="1868" w:type="dxa"/>
                <w:tcBorders>
                  <w:top w:val="single" w:sz="4" w:space="0" w:color="auto"/>
                  <w:bottom w:val="single" w:sz="4" w:space="0" w:color="auto"/>
                </w:tcBorders>
                <w:shd w:val="clear" w:color="auto" w:fill="auto"/>
                <w:noWrap/>
                <w:vAlign w:val="bottom"/>
              </w:tcPr>
            </w:tcPrChange>
          </w:tcPr>
          <w:p w14:paraId="77473D84" w14:textId="77777777" w:rsidR="00E72AC7" w:rsidRPr="0050535F" w:rsidRDefault="00E72AC7">
            <w:pPr>
              <w:spacing w:after="0" w:line="360" w:lineRule="auto"/>
              <w:jc w:val="center"/>
              <w:rPr>
                <w:moveTo w:id="498" w:author="Jose Luis Zofio Prieto [2]" w:date="2025-03-11T15:27:00Z"/>
                <w:rFonts w:eastAsia="Times New Roman" w:cs="Times New Roman"/>
                <w:color w:val="000000"/>
                <w:kern w:val="0"/>
                <w:lang w:val="en-US" w:eastAsia="es-ES"/>
                <w14:ligatures w14:val="none"/>
              </w:rPr>
              <w:pPrChange w:id="499" w:author="Jose Luis Zofio Prieto [2]" w:date="2025-03-11T15:31:00Z">
                <w:pPr>
                  <w:spacing w:after="0" w:line="360" w:lineRule="auto"/>
                  <w:jc w:val="left"/>
                </w:pPr>
              </w:pPrChange>
            </w:pPr>
            <w:moveTo w:id="500" w:author="Jose Luis Zofio Prieto [2]" w:date="2025-03-11T15:27:00Z">
              <w:r w:rsidRPr="0050535F">
                <w:rPr>
                  <w:rFonts w:eastAsia="Times New Roman" w:cs="Times New Roman"/>
                  <w:color w:val="000000"/>
                  <w:kern w:val="0"/>
                  <w:lang w:val="en-US" w:eastAsia="es-ES"/>
                  <w14:ligatures w14:val="none"/>
                </w:rPr>
                <w:t>Balanced accuracy</w:t>
              </w:r>
            </w:moveTo>
          </w:p>
        </w:tc>
      </w:tr>
      <w:tr w:rsidR="00E72AC7" w:rsidRPr="0050535F" w14:paraId="6F25310B" w14:textId="77777777" w:rsidTr="002767DA">
        <w:tblPrEx>
          <w:tblW w:w="6887" w:type="dxa"/>
          <w:jc w:val="center"/>
          <w:tblCellMar>
            <w:left w:w="70" w:type="dxa"/>
            <w:right w:w="70" w:type="dxa"/>
          </w:tblCellMar>
          <w:tblPrExChange w:id="501" w:author="Jose Luis Zofio Prieto" w:date="2025-03-12T12:25:00Z">
            <w:tblPrEx>
              <w:tblW w:w="6887" w:type="dxa"/>
              <w:jc w:val="center"/>
              <w:tblCellMar>
                <w:left w:w="70" w:type="dxa"/>
                <w:right w:w="70" w:type="dxa"/>
              </w:tblCellMar>
            </w:tblPrEx>
          </w:tblPrExChange>
        </w:tblPrEx>
        <w:trPr>
          <w:trHeight w:val="292"/>
          <w:jc w:val="center"/>
          <w:trPrChange w:id="502" w:author="Jose Luis Zofio Prieto" w:date="2025-03-12T12:25:00Z">
            <w:trPr>
              <w:trHeight w:val="292"/>
              <w:jc w:val="center"/>
            </w:trPr>
          </w:trPrChange>
        </w:trPr>
        <w:tc>
          <w:tcPr>
            <w:tcW w:w="1299" w:type="dxa"/>
            <w:tcBorders>
              <w:top w:val="single" w:sz="4" w:space="0" w:color="auto"/>
              <w:right w:val="single" w:sz="4" w:space="0" w:color="auto"/>
            </w:tcBorders>
            <w:shd w:val="clear" w:color="auto" w:fill="auto"/>
            <w:noWrap/>
            <w:vAlign w:val="bottom"/>
            <w:tcPrChange w:id="503" w:author="Jose Luis Zofio Prieto" w:date="2025-03-12T12:25:00Z">
              <w:tcPr>
                <w:tcW w:w="1299" w:type="dxa"/>
                <w:tcBorders>
                  <w:top w:val="single" w:sz="4" w:space="0" w:color="auto"/>
                </w:tcBorders>
                <w:shd w:val="clear" w:color="auto" w:fill="auto"/>
                <w:noWrap/>
                <w:vAlign w:val="bottom"/>
              </w:tcPr>
            </w:tcPrChange>
          </w:tcPr>
          <w:p w14:paraId="11C689C5" w14:textId="77777777" w:rsidR="00E72AC7" w:rsidRPr="0050535F" w:rsidRDefault="00E72AC7">
            <w:pPr>
              <w:spacing w:after="0" w:line="360" w:lineRule="auto"/>
              <w:jc w:val="center"/>
              <w:rPr>
                <w:moveTo w:id="504" w:author="Jose Luis Zofio Prieto [2]" w:date="2025-03-11T15:27:00Z"/>
                <w:rFonts w:eastAsia="Times New Roman" w:cs="Times New Roman"/>
                <w:color w:val="000000"/>
                <w:kern w:val="0"/>
                <w:lang w:val="en-US" w:eastAsia="es-ES"/>
                <w14:ligatures w14:val="none"/>
              </w:rPr>
              <w:pPrChange w:id="505" w:author="Jose Luis Zofio Prieto" w:date="2025-03-12T12:25:00Z">
                <w:pPr>
                  <w:spacing w:after="0" w:line="360" w:lineRule="auto"/>
                  <w:jc w:val="left"/>
                </w:pPr>
              </w:pPrChange>
            </w:pPr>
            <w:moveTo w:id="506" w:author="Jose Luis Zofio Prieto [2]" w:date="2025-03-11T15:27:00Z">
              <w:r w:rsidRPr="0050535F">
                <w:rPr>
                  <w:rFonts w:eastAsia="Times New Roman" w:cs="Times New Roman"/>
                  <w:color w:val="000000"/>
                  <w:kern w:val="0"/>
                  <w:lang w:val="en-US" w:eastAsia="es-ES"/>
                  <w14:ligatures w14:val="none"/>
                </w:rPr>
                <w:t>0.25</w:t>
              </w:r>
            </w:moveTo>
          </w:p>
        </w:tc>
        <w:tc>
          <w:tcPr>
            <w:tcW w:w="1240" w:type="dxa"/>
            <w:tcBorders>
              <w:top w:val="single" w:sz="4" w:space="0" w:color="auto"/>
              <w:left w:val="single" w:sz="4" w:space="0" w:color="auto"/>
            </w:tcBorders>
            <w:shd w:val="clear" w:color="auto" w:fill="auto"/>
            <w:noWrap/>
            <w:vAlign w:val="bottom"/>
            <w:tcPrChange w:id="507" w:author="Jose Luis Zofio Prieto" w:date="2025-03-12T12:25:00Z">
              <w:tcPr>
                <w:tcW w:w="1240" w:type="dxa"/>
                <w:tcBorders>
                  <w:top w:val="single" w:sz="4" w:space="0" w:color="auto"/>
                </w:tcBorders>
                <w:shd w:val="clear" w:color="auto" w:fill="auto"/>
                <w:noWrap/>
                <w:vAlign w:val="bottom"/>
              </w:tcPr>
            </w:tcPrChange>
          </w:tcPr>
          <w:p w14:paraId="08A002C5" w14:textId="77777777" w:rsidR="00E72AC7" w:rsidRPr="0050535F" w:rsidRDefault="00E72AC7">
            <w:pPr>
              <w:spacing w:after="0" w:line="360" w:lineRule="auto"/>
              <w:jc w:val="center"/>
              <w:rPr>
                <w:moveTo w:id="508" w:author="Jose Luis Zofio Prieto [2]" w:date="2025-03-11T15:27:00Z"/>
                <w:rFonts w:eastAsia="Times New Roman" w:cs="Times New Roman"/>
                <w:color w:val="000000"/>
                <w:kern w:val="0"/>
                <w:lang w:val="en-US" w:eastAsia="es-ES"/>
                <w14:ligatures w14:val="none"/>
              </w:rPr>
              <w:pPrChange w:id="509" w:author="Jose Luis Zofio Prieto [2]" w:date="2025-03-11T15:31:00Z">
                <w:pPr>
                  <w:spacing w:after="0" w:line="360" w:lineRule="auto"/>
                  <w:jc w:val="left"/>
                </w:pPr>
              </w:pPrChange>
            </w:pPr>
            <w:moveTo w:id="510"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tcPrChange w:id="511" w:author="Jose Luis Zofio Prieto" w:date="2025-03-12T12:25:00Z">
              <w:tcPr>
                <w:tcW w:w="1240" w:type="dxa"/>
                <w:tcBorders>
                  <w:top w:val="single" w:sz="4" w:space="0" w:color="auto"/>
                </w:tcBorders>
                <w:shd w:val="clear" w:color="auto" w:fill="auto"/>
                <w:noWrap/>
                <w:vAlign w:val="bottom"/>
              </w:tcPr>
            </w:tcPrChange>
          </w:tcPr>
          <w:p w14:paraId="7D96EC85" w14:textId="77777777" w:rsidR="00E72AC7" w:rsidRPr="0050535F" w:rsidRDefault="00E72AC7">
            <w:pPr>
              <w:spacing w:after="0" w:line="360" w:lineRule="auto"/>
              <w:jc w:val="center"/>
              <w:rPr>
                <w:moveTo w:id="512" w:author="Jose Luis Zofio Prieto [2]" w:date="2025-03-11T15:27:00Z"/>
                <w:rFonts w:eastAsia="Times New Roman" w:cs="Times New Roman"/>
                <w:color w:val="000000"/>
                <w:kern w:val="0"/>
                <w:lang w:val="en-US" w:eastAsia="es-ES"/>
                <w14:ligatures w14:val="none"/>
              </w:rPr>
              <w:pPrChange w:id="513" w:author="Jose Luis Zofio Prieto [2]" w:date="2025-03-11T15:31:00Z">
                <w:pPr>
                  <w:spacing w:after="0" w:line="360" w:lineRule="auto"/>
                  <w:jc w:val="left"/>
                </w:pPr>
              </w:pPrChange>
            </w:pPr>
            <w:moveTo w:id="514"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tcPrChange w:id="515" w:author="Jose Luis Zofio Prieto" w:date="2025-03-12T12:25:00Z">
              <w:tcPr>
                <w:tcW w:w="1240" w:type="dxa"/>
                <w:tcBorders>
                  <w:top w:val="single" w:sz="4" w:space="0" w:color="auto"/>
                </w:tcBorders>
                <w:shd w:val="clear" w:color="auto" w:fill="auto"/>
                <w:noWrap/>
                <w:vAlign w:val="bottom"/>
              </w:tcPr>
            </w:tcPrChange>
          </w:tcPr>
          <w:p w14:paraId="21FCA9EC" w14:textId="77777777" w:rsidR="00E72AC7" w:rsidRPr="0050535F" w:rsidRDefault="00E72AC7">
            <w:pPr>
              <w:spacing w:after="0" w:line="360" w:lineRule="auto"/>
              <w:jc w:val="center"/>
              <w:rPr>
                <w:moveTo w:id="516" w:author="Jose Luis Zofio Prieto [2]" w:date="2025-03-11T15:27:00Z"/>
                <w:rFonts w:eastAsia="Times New Roman" w:cs="Times New Roman"/>
                <w:color w:val="000000"/>
                <w:kern w:val="0"/>
                <w:lang w:val="en-US" w:eastAsia="es-ES"/>
                <w14:ligatures w14:val="none"/>
              </w:rPr>
              <w:pPrChange w:id="517" w:author="Jose Luis Zofio Prieto [2]" w:date="2025-03-11T15:31:00Z">
                <w:pPr>
                  <w:spacing w:after="0" w:line="360" w:lineRule="auto"/>
                  <w:jc w:val="left"/>
                </w:pPr>
              </w:pPrChange>
            </w:pPr>
            <w:moveTo w:id="518" w:author="Jose Luis Zofio Prieto [2]" w:date="2025-03-11T15:27:00Z">
              <w:r w:rsidRPr="0050535F">
                <w:rPr>
                  <w:rFonts w:eastAsia="Times New Roman" w:cs="Times New Roman"/>
                  <w:color w:val="000000"/>
                  <w:kern w:val="0"/>
                  <w:lang w:val="en-US" w:eastAsia="es-ES"/>
                  <w14:ligatures w14:val="none"/>
                </w:rPr>
                <w:t>1</w:t>
              </w:r>
            </w:moveTo>
          </w:p>
        </w:tc>
        <w:tc>
          <w:tcPr>
            <w:tcW w:w="1868" w:type="dxa"/>
            <w:tcBorders>
              <w:top w:val="single" w:sz="4" w:space="0" w:color="auto"/>
            </w:tcBorders>
            <w:shd w:val="clear" w:color="auto" w:fill="auto"/>
            <w:noWrap/>
            <w:vAlign w:val="bottom"/>
            <w:tcPrChange w:id="519" w:author="Jose Luis Zofio Prieto" w:date="2025-03-12T12:25:00Z">
              <w:tcPr>
                <w:tcW w:w="1868" w:type="dxa"/>
                <w:tcBorders>
                  <w:top w:val="single" w:sz="4" w:space="0" w:color="auto"/>
                </w:tcBorders>
                <w:shd w:val="clear" w:color="auto" w:fill="auto"/>
                <w:noWrap/>
                <w:vAlign w:val="bottom"/>
              </w:tcPr>
            </w:tcPrChange>
          </w:tcPr>
          <w:p w14:paraId="750F8318" w14:textId="77777777" w:rsidR="00E72AC7" w:rsidRPr="0050535F" w:rsidRDefault="00E72AC7">
            <w:pPr>
              <w:spacing w:after="0" w:line="360" w:lineRule="auto"/>
              <w:jc w:val="center"/>
              <w:rPr>
                <w:moveTo w:id="520" w:author="Jose Luis Zofio Prieto [2]" w:date="2025-03-11T15:27:00Z"/>
                <w:rFonts w:eastAsia="Times New Roman" w:cs="Times New Roman"/>
                <w:color w:val="000000"/>
                <w:kern w:val="0"/>
                <w:lang w:val="en-US" w:eastAsia="es-ES"/>
                <w14:ligatures w14:val="none"/>
              </w:rPr>
              <w:pPrChange w:id="521" w:author="Jose Luis Zofio Prieto [2]" w:date="2025-03-11T15:31:00Z">
                <w:pPr>
                  <w:spacing w:after="0" w:line="360" w:lineRule="auto"/>
                  <w:jc w:val="left"/>
                </w:pPr>
              </w:pPrChange>
            </w:pPr>
            <w:moveTo w:id="522"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68BA5F0F" w14:textId="77777777" w:rsidTr="002767DA">
        <w:tblPrEx>
          <w:tblW w:w="6887" w:type="dxa"/>
          <w:jc w:val="center"/>
          <w:tblCellMar>
            <w:left w:w="70" w:type="dxa"/>
            <w:right w:w="70" w:type="dxa"/>
          </w:tblCellMar>
          <w:tblPrExChange w:id="523" w:author="Jose Luis Zofio Prieto" w:date="2025-03-12T12:25:00Z">
            <w:tblPrEx>
              <w:tblW w:w="6887" w:type="dxa"/>
              <w:jc w:val="center"/>
              <w:tblCellMar>
                <w:left w:w="70" w:type="dxa"/>
                <w:right w:w="70" w:type="dxa"/>
              </w:tblCellMar>
            </w:tblPrEx>
          </w:tblPrExChange>
        </w:tblPrEx>
        <w:trPr>
          <w:trHeight w:val="292"/>
          <w:jc w:val="center"/>
          <w:trPrChange w:id="524"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25" w:author="Jose Luis Zofio Prieto" w:date="2025-03-12T12:25:00Z">
              <w:tcPr>
                <w:tcW w:w="1299" w:type="dxa"/>
                <w:shd w:val="clear" w:color="auto" w:fill="auto"/>
                <w:noWrap/>
                <w:vAlign w:val="bottom"/>
              </w:tcPr>
            </w:tcPrChange>
          </w:tcPr>
          <w:p w14:paraId="00D7609F" w14:textId="77777777" w:rsidR="00E72AC7" w:rsidRPr="0050535F" w:rsidRDefault="00E72AC7">
            <w:pPr>
              <w:spacing w:after="0" w:line="360" w:lineRule="auto"/>
              <w:jc w:val="center"/>
              <w:rPr>
                <w:moveTo w:id="526" w:author="Jose Luis Zofio Prieto [2]" w:date="2025-03-11T15:27:00Z"/>
                <w:rFonts w:eastAsia="Times New Roman" w:cs="Times New Roman"/>
                <w:color w:val="000000"/>
                <w:kern w:val="0"/>
                <w:lang w:val="en-US" w:eastAsia="es-ES"/>
                <w14:ligatures w14:val="none"/>
              </w:rPr>
              <w:pPrChange w:id="527" w:author="Jose Luis Zofio Prieto" w:date="2025-03-12T12:25:00Z">
                <w:pPr>
                  <w:spacing w:after="0" w:line="360" w:lineRule="auto"/>
                  <w:jc w:val="left"/>
                </w:pPr>
              </w:pPrChange>
            </w:pPr>
            <w:moveTo w:id="528" w:author="Jose Luis Zofio Prieto [2]" w:date="2025-03-11T15:27:00Z">
              <w:r w:rsidRPr="0050535F">
                <w:rPr>
                  <w:rFonts w:eastAsia="Times New Roman" w:cs="Times New Roman"/>
                  <w:color w:val="000000"/>
                  <w:kern w:val="0"/>
                  <w:lang w:val="en-US" w:eastAsia="es-ES"/>
                  <w14:ligatures w14:val="none"/>
                </w:rPr>
                <w:t>0.4</w:t>
              </w:r>
            </w:moveTo>
          </w:p>
        </w:tc>
        <w:tc>
          <w:tcPr>
            <w:tcW w:w="1240" w:type="dxa"/>
            <w:tcBorders>
              <w:left w:val="single" w:sz="4" w:space="0" w:color="auto"/>
            </w:tcBorders>
            <w:shd w:val="clear" w:color="auto" w:fill="auto"/>
            <w:noWrap/>
            <w:vAlign w:val="bottom"/>
            <w:tcPrChange w:id="529" w:author="Jose Luis Zofio Prieto" w:date="2025-03-12T12:25:00Z">
              <w:tcPr>
                <w:tcW w:w="1240" w:type="dxa"/>
                <w:shd w:val="clear" w:color="auto" w:fill="auto"/>
                <w:noWrap/>
                <w:vAlign w:val="bottom"/>
              </w:tcPr>
            </w:tcPrChange>
          </w:tcPr>
          <w:p w14:paraId="61A25D58" w14:textId="77777777" w:rsidR="00E72AC7" w:rsidRPr="0050535F" w:rsidRDefault="00E72AC7">
            <w:pPr>
              <w:spacing w:after="0" w:line="360" w:lineRule="auto"/>
              <w:jc w:val="center"/>
              <w:rPr>
                <w:moveTo w:id="530" w:author="Jose Luis Zofio Prieto [2]" w:date="2025-03-11T15:27:00Z"/>
                <w:rFonts w:eastAsia="Times New Roman" w:cs="Times New Roman"/>
                <w:color w:val="000000"/>
                <w:kern w:val="0"/>
                <w:lang w:val="en-US" w:eastAsia="es-ES"/>
                <w14:ligatures w14:val="none"/>
              </w:rPr>
              <w:pPrChange w:id="531" w:author="Jose Luis Zofio Prieto [2]" w:date="2025-03-11T15:31:00Z">
                <w:pPr>
                  <w:spacing w:after="0" w:line="360" w:lineRule="auto"/>
                  <w:jc w:val="left"/>
                </w:pPr>
              </w:pPrChange>
            </w:pPr>
            <w:moveTo w:id="532"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33" w:author="Jose Luis Zofio Prieto" w:date="2025-03-12T12:25:00Z">
              <w:tcPr>
                <w:tcW w:w="1240" w:type="dxa"/>
                <w:shd w:val="clear" w:color="auto" w:fill="auto"/>
                <w:noWrap/>
                <w:vAlign w:val="bottom"/>
              </w:tcPr>
            </w:tcPrChange>
          </w:tcPr>
          <w:p w14:paraId="2CE3F1E8" w14:textId="77777777" w:rsidR="00E72AC7" w:rsidRPr="0050535F" w:rsidRDefault="00E72AC7">
            <w:pPr>
              <w:spacing w:after="0" w:line="360" w:lineRule="auto"/>
              <w:jc w:val="center"/>
              <w:rPr>
                <w:moveTo w:id="534" w:author="Jose Luis Zofio Prieto [2]" w:date="2025-03-11T15:27:00Z"/>
                <w:rFonts w:eastAsia="Times New Roman" w:cs="Times New Roman"/>
                <w:color w:val="000000"/>
                <w:kern w:val="0"/>
                <w:lang w:val="en-US" w:eastAsia="es-ES"/>
                <w14:ligatures w14:val="none"/>
              </w:rPr>
              <w:pPrChange w:id="535" w:author="Jose Luis Zofio Prieto [2]" w:date="2025-03-11T15:31:00Z">
                <w:pPr>
                  <w:spacing w:after="0" w:line="360" w:lineRule="auto"/>
                  <w:jc w:val="left"/>
                </w:pPr>
              </w:pPrChange>
            </w:pPr>
            <w:moveTo w:id="536"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37" w:author="Jose Luis Zofio Prieto" w:date="2025-03-12T12:25:00Z">
              <w:tcPr>
                <w:tcW w:w="1240" w:type="dxa"/>
                <w:shd w:val="clear" w:color="auto" w:fill="auto"/>
                <w:noWrap/>
                <w:vAlign w:val="bottom"/>
              </w:tcPr>
            </w:tcPrChange>
          </w:tcPr>
          <w:p w14:paraId="3FC416AA" w14:textId="77777777" w:rsidR="00E72AC7" w:rsidRPr="0050535F" w:rsidRDefault="00E72AC7">
            <w:pPr>
              <w:spacing w:after="0" w:line="360" w:lineRule="auto"/>
              <w:jc w:val="center"/>
              <w:rPr>
                <w:moveTo w:id="538" w:author="Jose Luis Zofio Prieto [2]" w:date="2025-03-11T15:27:00Z"/>
                <w:rFonts w:eastAsia="Times New Roman" w:cs="Times New Roman"/>
                <w:color w:val="000000"/>
                <w:kern w:val="0"/>
                <w:lang w:val="en-US" w:eastAsia="es-ES"/>
                <w14:ligatures w14:val="none"/>
              </w:rPr>
              <w:pPrChange w:id="539" w:author="Jose Luis Zofio Prieto [2]" w:date="2025-03-11T15:31:00Z">
                <w:pPr>
                  <w:spacing w:after="0" w:line="360" w:lineRule="auto"/>
                  <w:jc w:val="left"/>
                </w:pPr>
              </w:pPrChange>
            </w:pPr>
            <w:moveTo w:id="540"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tcPrChange w:id="541" w:author="Jose Luis Zofio Prieto" w:date="2025-03-12T12:25:00Z">
              <w:tcPr>
                <w:tcW w:w="1868" w:type="dxa"/>
                <w:shd w:val="clear" w:color="auto" w:fill="auto"/>
                <w:noWrap/>
                <w:vAlign w:val="bottom"/>
              </w:tcPr>
            </w:tcPrChange>
          </w:tcPr>
          <w:p w14:paraId="60A6593D" w14:textId="77777777" w:rsidR="00E72AC7" w:rsidRPr="0050535F" w:rsidRDefault="00E72AC7">
            <w:pPr>
              <w:spacing w:after="0" w:line="360" w:lineRule="auto"/>
              <w:jc w:val="center"/>
              <w:rPr>
                <w:moveTo w:id="542" w:author="Jose Luis Zofio Prieto [2]" w:date="2025-03-11T15:27:00Z"/>
                <w:rFonts w:eastAsia="Times New Roman" w:cs="Times New Roman"/>
                <w:color w:val="000000"/>
                <w:kern w:val="0"/>
                <w:lang w:val="en-US" w:eastAsia="es-ES"/>
                <w14:ligatures w14:val="none"/>
              </w:rPr>
              <w:pPrChange w:id="543" w:author="Jose Luis Zofio Prieto [2]" w:date="2025-03-11T15:31:00Z">
                <w:pPr>
                  <w:spacing w:after="0" w:line="360" w:lineRule="auto"/>
                  <w:jc w:val="left"/>
                </w:pPr>
              </w:pPrChange>
            </w:pPr>
            <w:moveTo w:id="544"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5081FC1D" w14:textId="77777777" w:rsidTr="002767DA">
        <w:tblPrEx>
          <w:tblW w:w="6887" w:type="dxa"/>
          <w:jc w:val="center"/>
          <w:tblCellMar>
            <w:left w:w="70" w:type="dxa"/>
            <w:right w:w="70" w:type="dxa"/>
          </w:tblCellMar>
          <w:tblPrExChange w:id="545" w:author="Jose Luis Zofio Prieto" w:date="2025-03-12T12:25:00Z">
            <w:tblPrEx>
              <w:tblW w:w="6887" w:type="dxa"/>
              <w:jc w:val="center"/>
              <w:tblCellMar>
                <w:left w:w="70" w:type="dxa"/>
                <w:right w:w="70" w:type="dxa"/>
              </w:tblCellMar>
            </w:tblPrEx>
          </w:tblPrExChange>
        </w:tblPrEx>
        <w:trPr>
          <w:trHeight w:val="292"/>
          <w:jc w:val="center"/>
          <w:trPrChange w:id="546"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47" w:author="Jose Luis Zofio Prieto" w:date="2025-03-12T12:25:00Z">
              <w:tcPr>
                <w:tcW w:w="1299" w:type="dxa"/>
                <w:shd w:val="clear" w:color="auto" w:fill="auto"/>
                <w:noWrap/>
                <w:vAlign w:val="bottom"/>
              </w:tcPr>
            </w:tcPrChange>
          </w:tcPr>
          <w:p w14:paraId="50DDC3DA" w14:textId="77777777" w:rsidR="00E72AC7" w:rsidRPr="0050535F" w:rsidRDefault="00E72AC7">
            <w:pPr>
              <w:spacing w:after="0" w:line="360" w:lineRule="auto"/>
              <w:jc w:val="center"/>
              <w:rPr>
                <w:moveTo w:id="548" w:author="Jose Luis Zofio Prieto [2]" w:date="2025-03-11T15:27:00Z"/>
                <w:rFonts w:eastAsia="Times New Roman" w:cs="Times New Roman"/>
                <w:color w:val="000000"/>
                <w:kern w:val="0"/>
                <w:lang w:val="en-US" w:eastAsia="es-ES"/>
                <w14:ligatures w14:val="none"/>
              </w:rPr>
              <w:pPrChange w:id="549" w:author="Jose Luis Zofio Prieto" w:date="2025-03-12T12:25:00Z">
                <w:pPr>
                  <w:spacing w:after="0" w:line="360" w:lineRule="auto"/>
                  <w:jc w:val="left"/>
                </w:pPr>
              </w:pPrChange>
            </w:pPr>
            <w:moveTo w:id="550" w:author="Jose Luis Zofio Prieto [2]" w:date="2025-03-11T15:27:00Z">
              <w:r w:rsidRPr="0050535F">
                <w:rPr>
                  <w:rFonts w:eastAsia="Times New Roman" w:cs="Times New Roman"/>
                  <w:color w:val="000000"/>
                  <w:kern w:val="0"/>
                  <w:lang w:val="en-US" w:eastAsia="es-ES"/>
                  <w14:ligatures w14:val="none"/>
                </w:rPr>
                <w:t>0.35</w:t>
              </w:r>
            </w:moveTo>
          </w:p>
        </w:tc>
        <w:tc>
          <w:tcPr>
            <w:tcW w:w="1240" w:type="dxa"/>
            <w:tcBorders>
              <w:left w:val="single" w:sz="4" w:space="0" w:color="auto"/>
            </w:tcBorders>
            <w:shd w:val="clear" w:color="auto" w:fill="auto"/>
            <w:noWrap/>
            <w:vAlign w:val="bottom"/>
            <w:tcPrChange w:id="551" w:author="Jose Luis Zofio Prieto" w:date="2025-03-12T12:25:00Z">
              <w:tcPr>
                <w:tcW w:w="1240" w:type="dxa"/>
                <w:shd w:val="clear" w:color="auto" w:fill="auto"/>
                <w:noWrap/>
                <w:vAlign w:val="bottom"/>
              </w:tcPr>
            </w:tcPrChange>
          </w:tcPr>
          <w:p w14:paraId="66AF5045" w14:textId="77777777" w:rsidR="00E72AC7" w:rsidRPr="0050535F" w:rsidRDefault="00E72AC7">
            <w:pPr>
              <w:spacing w:after="0" w:line="360" w:lineRule="auto"/>
              <w:jc w:val="center"/>
              <w:rPr>
                <w:moveTo w:id="552" w:author="Jose Luis Zofio Prieto [2]" w:date="2025-03-11T15:27:00Z"/>
                <w:rFonts w:eastAsia="Times New Roman" w:cs="Times New Roman"/>
                <w:color w:val="000000"/>
                <w:kern w:val="0"/>
                <w:lang w:val="en-US" w:eastAsia="es-ES"/>
                <w14:ligatures w14:val="none"/>
              </w:rPr>
              <w:pPrChange w:id="553" w:author="Jose Luis Zofio Prieto [2]" w:date="2025-03-11T15:31:00Z">
                <w:pPr>
                  <w:spacing w:after="0" w:line="360" w:lineRule="auto"/>
                  <w:jc w:val="left"/>
                </w:pPr>
              </w:pPrChange>
            </w:pPr>
            <w:moveTo w:id="554"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55" w:author="Jose Luis Zofio Prieto" w:date="2025-03-12T12:25:00Z">
              <w:tcPr>
                <w:tcW w:w="1240" w:type="dxa"/>
                <w:shd w:val="clear" w:color="auto" w:fill="auto"/>
                <w:noWrap/>
                <w:vAlign w:val="bottom"/>
              </w:tcPr>
            </w:tcPrChange>
          </w:tcPr>
          <w:p w14:paraId="6EA74B3E" w14:textId="77777777" w:rsidR="00E72AC7" w:rsidRPr="0050535F" w:rsidRDefault="00E72AC7">
            <w:pPr>
              <w:spacing w:after="0" w:line="360" w:lineRule="auto"/>
              <w:jc w:val="center"/>
              <w:rPr>
                <w:moveTo w:id="556" w:author="Jose Luis Zofio Prieto [2]" w:date="2025-03-11T15:27:00Z"/>
                <w:rFonts w:eastAsia="Times New Roman" w:cs="Times New Roman"/>
                <w:color w:val="000000"/>
                <w:kern w:val="0"/>
                <w:lang w:val="en-US" w:eastAsia="es-ES"/>
                <w14:ligatures w14:val="none"/>
              </w:rPr>
              <w:pPrChange w:id="557" w:author="Jose Luis Zofio Prieto [2]" w:date="2025-03-11T15:31:00Z">
                <w:pPr>
                  <w:spacing w:after="0" w:line="360" w:lineRule="auto"/>
                  <w:jc w:val="left"/>
                </w:pPr>
              </w:pPrChange>
            </w:pPr>
            <w:moveTo w:id="558" w:author="Jose Luis Zofio Prieto [2]" w:date="2025-03-11T15:27:00Z">
              <w:r w:rsidRPr="0050535F">
                <w:rPr>
                  <w:rFonts w:eastAsia="Times New Roman" w:cs="Times New Roman"/>
                  <w:color w:val="000000"/>
                  <w:kern w:val="0"/>
                  <w:lang w:val="en-US" w:eastAsia="es-ES"/>
                  <w14:ligatures w14:val="none"/>
                </w:rPr>
                <w:t>0.95</w:t>
              </w:r>
            </w:moveTo>
          </w:p>
        </w:tc>
        <w:tc>
          <w:tcPr>
            <w:tcW w:w="1240" w:type="dxa"/>
            <w:shd w:val="clear" w:color="auto" w:fill="auto"/>
            <w:noWrap/>
            <w:vAlign w:val="bottom"/>
            <w:tcPrChange w:id="559" w:author="Jose Luis Zofio Prieto" w:date="2025-03-12T12:25:00Z">
              <w:tcPr>
                <w:tcW w:w="1240" w:type="dxa"/>
                <w:shd w:val="clear" w:color="auto" w:fill="auto"/>
                <w:noWrap/>
                <w:vAlign w:val="bottom"/>
              </w:tcPr>
            </w:tcPrChange>
          </w:tcPr>
          <w:p w14:paraId="22FE841C" w14:textId="77777777" w:rsidR="00E72AC7" w:rsidRPr="0050535F" w:rsidRDefault="00E72AC7">
            <w:pPr>
              <w:spacing w:after="0" w:line="360" w:lineRule="auto"/>
              <w:jc w:val="center"/>
              <w:rPr>
                <w:moveTo w:id="560" w:author="Jose Luis Zofio Prieto [2]" w:date="2025-03-11T15:27:00Z"/>
                <w:rFonts w:eastAsia="Times New Roman" w:cs="Times New Roman"/>
                <w:color w:val="000000"/>
                <w:kern w:val="0"/>
                <w:lang w:val="en-US" w:eastAsia="es-ES"/>
                <w14:ligatures w14:val="none"/>
              </w:rPr>
              <w:pPrChange w:id="561" w:author="Jose Luis Zofio Prieto [2]" w:date="2025-03-11T15:31:00Z">
                <w:pPr>
                  <w:spacing w:after="0" w:line="360" w:lineRule="auto"/>
                  <w:jc w:val="left"/>
                </w:pPr>
              </w:pPrChange>
            </w:pPr>
            <w:moveTo w:id="562" w:author="Jose Luis Zofio Prieto [2]" w:date="2025-03-11T15:27:00Z">
              <w:r w:rsidRPr="0050535F">
                <w:rPr>
                  <w:rFonts w:eastAsia="Times New Roman" w:cs="Times New Roman"/>
                  <w:color w:val="000000"/>
                  <w:kern w:val="0"/>
                  <w:lang w:val="en-US" w:eastAsia="es-ES"/>
                  <w14:ligatures w14:val="none"/>
                </w:rPr>
                <w:t>0.98</w:t>
              </w:r>
            </w:moveTo>
          </w:p>
        </w:tc>
        <w:tc>
          <w:tcPr>
            <w:tcW w:w="1868" w:type="dxa"/>
            <w:shd w:val="clear" w:color="auto" w:fill="auto"/>
            <w:noWrap/>
            <w:vAlign w:val="bottom"/>
            <w:tcPrChange w:id="563" w:author="Jose Luis Zofio Prieto" w:date="2025-03-12T12:25:00Z">
              <w:tcPr>
                <w:tcW w:w="1868" w:type="dxa"/>
                <w:shd w:val="clear" w:color="auto" w:fill="auto"/>
                <w:noWrap/>
                <w:vAlign w:val="bottom"/>
              </w:tcPr>
            </w:tcPrChange>
          </w:tcPr>
          <w:p w14:paraId="191EDFF2" w14:textId="77777777" w:rsidR="00E72AC7" w:rsidRPr="0050535F" w:rsidRDefault="00E72AC7">
            <w:pPr>
              <w:spacing w:after="0" w:line="360" w:lineRule="auto"/>
              <w:jc w:val="center"/>
              <w:rPr>
                <w:moveTo w:id="564" w:author="Jose Luis Zofio Prieto [2]" w:date="2025-03-11T15:27:00Z"/>
                <w:rFonts w:eastAsia="Times New Roman" w:cs="Times New Roman"/>
                <w:color w:val="000000"/>
                <w:kern w:val="0"/>
                <w:lang w:val="en-US" w:eastAsia="es-ES"/>
                <w14:ligatures w14:val="none"/>
              </w:rPr>
              <w:pPrChange w:id="565" w:author="Jose Luis Zofio Prieto [2]" w:date="2025-03-11T15:31:00Z">
                <w:pPr>
                  <w:spacing w:after="0" w:line="360" w:lineRule="auto"/>
                  <w:jc w:val="left"/>
                </w:pPr>
              </w:pPrChange>
            </w:pPr>
            <w:moveTo w:id="566"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78C6FF90" w14:textId="77777777" w:rsidTr="002767DA">
        <w:tblPrEx>
          <w:tblW w:w="6887" w:type="dxa"/>
          <w:jc w:val="center"/>
          <w:tblCellMar>
            <w:left w:w="70" w:type="dxa"/>
            <w:right w:w="70" w:type="dxa"/>
          </w:tblCellMar>
          <w:tblPrExChange w:id="567" w:author="Jose Luis Zofio Prieto" w:date="2025-03-12T12:25:00Z">
            <w:tblPrEx>
              <w:tblW w:w="6887" w:type="dxa"/>
              <w:jc w:val="center"/>
              <w:tblCellMar>
                <w:left w:w="70" w:type="dxa"/>
                <w:right w:w="70" w:type="dxa"/>
              </w:tblCellMar>
            </w:tblPrEx>
          </w:tblPrExChange>
        </w:tblPrEx>
        <w:trPr>
          <w:trHeight w:val="292"/>
          <w:jc w:val="center"/>
          <w:trPrChange w:id="568"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69" w:author="Jose Luis Zofio Prieto" w:date="2025-03-12T12:25:00Z">
              <w:tcPr>
                <w:tcW w:w="1299" w:type="dxa"/>
                <w:shd w:val="clear" w:color="auto" w:fill="auto"/>
                <w:noWrap/>
                <w:vAlign w:val="bottom"/>
              </w:tcPr>
            </w:tcPrChange>
          </w:tcPr>
          <w:p w14:paraId="25B1BD07" w14:textId="77777777" w:rsidR="00E72AC7" w:rsidRPr="0050535F" w:rsidRDefault="00E72AC7">
            <w:pPr>
              <w:spacing w:after="0" w:line="360" w:lineRule="auto"/>
              <w:jc w:val="center"/>
              <w:rPr>
                <w:moveTo w:id="570" w:author="Jose Luis Zofio Prieto [2]" w:date="2025-03-11T15:27:00Z"/>
                <w:rFonts w:eastAsia="Times New Roman" w:cs="Times New Roman"/>
                <w:color w:val="000000"/>
                <w:kern w:val="0"/>
                <w:lang w:val="en-US" w:eastAsia="es-ES"/>
                <w14:ligatures w14:val="none"/>
              </w:rPr>
              <w:pPrChange w:id="571" w:author="Jose Luis Zofio Prieto" w:date="2025-03-12T12:25:00Z">
                <w:pPr>
                  <w:spacing w:after="0" w:line="360" w:lineRule="auto"/>
                  <w:jc w:val="left"/>
                </w:pPr>
              </w:pPrChange>
            </w:pPr>
            <w:moveTo w:id="572" w:author="Jose Luis Zofio Prieto [2]" w:date="2025-03-11T15:27:00Z">
              <w:r w:rsidRPr="0050535F">
                <w:rPr>
                  <w:rFonts w:eastAsia="Times New Roman" w:cs="Times New Roman"/>
                  <w:color w:val="000000"/>
                  <w:kern w:val="0"/>
                  <w:lang w:val="en-US" w:eastAsia="es-ES"/>
                  <w14:ligatures w14:val="none"/>
                </w:rPr>
                <w:t>0.3</w:t>
              </w:r>
            </w:moveTo>
          </w:p>
        </w:tc>
        <w:tc>
          <w:tcPr>
            <w:tcW w:w="1240" w:type="dxa"/>
            <w:tcBorders>
              <w:left w:val="single" w:sz="4" w:space="0" w:color="auto"/>
            </w:tcBorders>
            <w:shd w:val="clear" w:color="auto" w:fill="auto"/>
            <w:noWrap/>
            <w:vAlign w:val="bottom"/>
            <w:tcPrChange w:id="573" w:author="Jose Luis Zofio Prieto" w:date="2025-03-12T12:25:00Z">
              <w:tcPr>
                <w:tcW w:w="1240" w:type="dxa"/>
                <w:shd w:val="clear" w:color="auto" w:fill="auto"/>
                <w:noWrap/>
                <w:vAlign w:val="bottom"/>
              </w:tcPr>
            </w:tcPrChange>
          </w:tcPr>
          <w:p w14:paraId="2EAD7CE0" w14:textId="77777777" w:rsidR="00E72AC7" w:rsidRPr="0050535F" w:rsidRDefault="00E72AC7">
            <w:pPr>
              <w:spacing w:after="0" w:line="360" w:lineRule="auto"/>
              <w:jc w:val="center"/>
              <w:rPr>
                <w:moveTo w:id="574" w:author="Jose Luis Zofio Prieto [2]" w:date="2025-03-11T15:27:00Z"/>
                <w:rFonts w:eastAsia="Times New Roman" w:cs="Times New Roman"/>
                <w:color w:val="000000"/>
                <w:kern w:val="0"/>
                <w:lang w:val="en-US" w:eastAsia="es-ES"/>
                <w14:ligatures w14:val="none"/>
              </w:rPr>
              <w:pPrChange w:id="575" w:author="Jose Luis Zofio Prieto [2]" w:date="2025-03-11T15:31:00Z">
                <w:pPr>
                  <w:spacing w:after="0" w:line="360" w:lineRule="auto"/>
                  <w:jc w:val="left"/>
                </w:pPr>
              </w:pPrChange>
            </w:pPr>
            <w:moveTo w:id="576"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77" w:author="Jose Luis Zofio Prieto" w:date="2025-03-12T12:25:00Z">
              <w:tcPr>
                <w:tcW w:w="1240" w:type="dxa"/>
                <w:shd w:val="clear" w:color="auto" w:fill="auto"/>
                <w:noWrap/>
                <w:vAlign w:val="bottom"/>
              </w:tcPr>
            </w:tcPrChange>
          </w:tcPr>
          <w:p w14:paraId="509C7437" w14:textId="77777777" w:rsidR="00E72AC7" w:rsidRPr="0050535F" w:rsidRDefault="00E72AC7">
            <w:pPr>
              <w:spacing w:after="0" w:line="360" w:lineRule="auto"/>
              <w:jc w:val="center"/>
              <w:rPr>
                <w:moveTo w:id="578" w:author="Jose Luis Zofio Prieto [2]" w:date="2025-03-11T15:27:00Z"/>
                <w:rFonts w:eastAsia="Times New Roman" w:cs="Times New Roman"/>
                <w:color w:val="000000"/>
                <w:kern w:val="0"/>
                <w:lang w:val="en-US" w:eastAsia="es-ES"/>
                <w14:ligatures w14:val="none"/>
              </w:rPr>
              <w:pPrChange w:id="579" w:author="Jose Luis Zofio Prieto [2]" w:date="2025-03-11T15:31:00Z">
                <w:pPr>
                  <w:spacing w:after="0" w:line="360" w:lineRule="auto"/>
                  <w:jc w:val="left"/>
                </w:pPr>
              </w:pPrChange>
            </w:pPr>
            <w:moveTo w:id="580" w:author="Jose Luis Zofio Prieto [2]" w:date="2025-03-11T15:27:00Z">
              <w:r w:rsidRPr="0050535F">
                <w:rPr>
                  <w:rFonts w:eastAsia="Times New Roman" w:cs="Times New Roman"/>
                  <w:color w:val="000000"/>
                  <w:kern w:val="0"/>
                  <w:lang w:val="en-US" w:eastAsia="es-ES"/>
                  <w14:ligatures w14:val="none"/>
                </w:rPr>
                <w:t>0.94</w:t>
              </w:r>
            </w:moveTo>
          </w:p>
        </w:tc>
        <w:tc>
          <w:tcPr>
            <w:tcW w:w="1240" w:type="dxa"/>
            <w:shd w:val="clear" w:color="auto" w:fill="auto"/>
            <w:noWrap/>
            <w:vAlign w:val="bottom"/>
            <w:tcPrChange w:id="581" w:author="Jose Luis Zofio Prieto" w:date="2025-03-12T12:25:00Z">
              <w:tcPr>
                <w:tcW w:w="1240" w:type="dxa"/>
                <w:shd w:val="clear" w:color="auto" w:fill="auto"/>
                <w:noWrap/>
                <w:vAlign w:val="bottom"/>
              </w:tcPr>
            </w:tcPrChange>
          </w:tcPr>
          <w:p w14:paraId="1D234FD4" w14:textId="77777777" w:rsidR="00E72AC7" w:rsidRPr="0050535F" w:rsidRDefault="00E72AC7">
            <w:pPr>
              <w:spacing w:after="0" w:line="360" w:lineRule="auto"/>
              <w:jc w:val="center"/>
              <w:rPr>
                <w:moveTo w:id="582" w:author="Jose Luis Zofio Prieto [2]" w:date="2025-03-11T15:27:00Z"/>
                <w:rFonts w:eastAsia="Times New Roman" w:cs="Times New Roman"/>
                <w:color w:val="000000"/>
                <w:kern w:val="0"/>
                <w:lang w:val="en-US" w:eastAsia="es-ES"/>
                <w14:ligatures w14:val="none"/>
              </w:rPr>
              <w:pPrChange w:id="583" w:author="Jose Luis Zofio Prieto [2]" w:date="2025-03-11T15:31:00Z">
                <w:pPr>
                  <w:spacing w:after="0" w:line="360" w:lineRule="auto"/>
                  <w:jc w:val="left"/>
                </w:pPr>
              </w:pPrChange>
            </w:pPr>
            <w:moveTo w:id="584" w:author="Jose Luis Zofio Prieto [2]" w:date="2025-03-11T15:27:00Z">
              <w:r w:rsidRPr="0050535F">
                <w:rPr>
                  <w:rFonts w:eastAsia="Times New Roman" w:cs="Times New Roman"/>
                  <w:color w:val="000000"/>
                  <w:kern w:val="0"/>
                  <w:lang w:val="en-US" w:eastAsia="es-ES"/>
                  <w14:ligatures w14:val="none"/>
                </w:rPr>
                <w:t>0.97</w:t>
              </w:r>
            </w:moveTo>
          </w:p>
        </w:tc>
        <w:tc>
          <w:tcPr>
            <w:tcW w:w="1868" w:type="dxa"/>
            <w:shd w:val="clear" w:color="auto" w:fill="auto"/>
            <w:noWrap/>
            <w:vAlign w:val="bottom"/>
            <w:tcPrChange w:id="585" w:author="Jose Luis Zofio Prieto" w:date="2025-03-12T12:25:00Z">
              <w:tcPr>
                <w:tcW w:w="1868" w:type="dxa"/>
                <w:shd w:val="clear" w:color="auto" w:fill="auto"/>
                <w:noWrap/>
                <w:vAlign w:val="bottom"/>
              </w:tcPr>
            </w:tcPrChange>
          </w:tcPr>
          <w:p w14:paraId="6EBA366E" w14:textId="77777777" w:rsidR="00E72AC7" w:rsidRPr="0050535F" w:rsidRDefault="00E72AC7">
            <w:pPr>
              <w:spacing w:after="0" w:line="360" w:lineRule="auto"/>
              <w:jc w:val="center"/>
              <w:rPr>
                <w:moveTo w:id="586" w:author="Jose Luis Zofio Prieto [2]" w:date="2025-03-11T15:27:00Z"/>
                <w:rFonts w:eastAsia="Times New Roman" w:cs="Times New Roman"/>
                <w:color w:val="000000"/>
                <w:kern w:val="0"/>
                <w:lang w:val="en-US" w:eastAsia="es-ES"/>
                <w14:ligatures w14:val="none"/>
              </w:rPr>
              <w:pPrChange w:id="587" w:author="Jose Luis Zofio Prieto [2]" w:date="2025-03-11T15:31:00Z">
                <w:pPr>
                  <w:spacing w:after="0" w:line="360" w:lineRule="auto"/>
                  <w:jc w:val="left"/>
                </w:pPr>
              </w:pPrChange>
            </w:pPr>
            <w:moveTo w:id="588"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253316E3" w14:textId="77777777" w:rsidTr="002767DA">
        <w:tblPrEx>
          <w:tblW w:w="6887" w:type="dxa"/>
          <w:jc w:val="center"/>
          <w:tblCellMar>
            <w:left w:w="70" w:type="dxa"/>
            <w:right w:w="70" w:type="dxa"/>
          </w:tblCellMar>
          <w:tblPrExChange w:id="589" w:author="Jose Luis Zofio Prieto" w:date="2025-03-12T12:25:00Z">
            <w:tblPrEx>
              <w:tblW w:w="6887" w:type="dxa"/>
              <w:jc w:val="center"/>
              <w:tblCellMar>
                <w:left w:w="70" w:type="dxa"/>
                <w:right w:w="70" w:type="dxa"/>
              </w:tblCellMar>
            </w:tblPrEx>
          </w:tblPrExChange>
        </w:tblPrEx>
        <w:trPr>
          <w:trHeight w:val="292"/>
          <w:jc w:val="center"/>
          <w:trPrChange w:id="590"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tcPrChange w:id="591" w:author="Jose Luis Zofio Prieto" w:date="2025-03-12T12:25:00Z">
              <w:tcPr>
                <w:tcW w:w="1299" w:type="dxa"/>
                <w:shd w:val="clear" w:color="auto" w:fill="auto"/>
                <w:noWrap/>
                <w:vAlign w:val="bottom"/>
              </w:tcPr>
            </w:tcPrChange>
          </w:tcPr>
          <w:p w14:paraId="05471CD8" w14:textId="77777777" w:rsidR="00E72AC7" w:rsidRPr="0050535F" w:rsidRDefault="00E72AC7">
            <w:pPr>
              <w:spacing w:after="0" w:line="360" w:lineRule="auto"/>
              <w:jc w:val="center"/>
              <w:rPr>
                <w:moveTo w:id="592" w:author="Jose Luis Zofio Prieto [2]" w:date="2025-03-11T15:27:00Z"/>
                <w:rFonts w:eastAsia="Times New Roman" w:cs="Times New Roman"/>
                <w:color w:val="000000"/>
                <w:kern w:val="0"/>
                <w:lang w:val="en-US" w:eastAsia="es-ES"/>
                <w14:ligatures w14:val="none"/>
              </w:rPr>
              <w:pPrChange w:id="593" w:author="Jose Luis Zofio Prieto" w:date="2025-03-12T12:25:00Z">
                <w:pPr>
                  <w:spacing w:after="0" w:line="360" w:lineRule="auto"/>
                  <w:jc w:val="left"/>
                </w:pPr>
              </w:pPrChange>
            </w:pPr>
            <w:commentRangeStart w:id="594"/>
            <w:moveTo w:id="595" w:author="Jose Luis Zofio Prieto [2]" w:date="2025-03-11T15:27:00Z">
              <w:r w:rsidRPr="0050535F">
                <w:rPr>
                  <w:rFonts w:eastAsia="Times New Roman" w:cs="Times New Roman"/>
                  <w:color w:val="000000"/>
                  <w:kern w:val="0"/>
                  <w:lang w:val="en-US" w:eastAsia="es-ES"/>
                  <w14:ligatures w14:val="none"/>
                </w:rPr>
                <w:t>0.2</w:t>
              </w:r>
            </w:moveTo>
          </w:p>
        </w:tc>
        <w:tc>
          <w:tcPr>
            <w:tcW w:w="1240" w:type="dxa"/>
            <w:tcBorders>
              <w:left w:val="single" w:sz="4" w:space="0" w:color="auto"/>
              <w:bottom w:val="single" w:sz="4" w:space="0" w:color="auto"/>
            </w:tcBorders>
            <w:shd w:val="clear" w:color="auto" w:fill="auto"/>
            <w:noWrap/>
            <w:vAlign w:val="bottom"/>
            <w:tcPrChange w:id="596" w:author="Jose Luis Zofio Prieto" w:date="2025-03-12T12:25:00Z">
              <w:tcPr>
                <w:tcW w:w="1240" w:type="dxa"/>
                <w:shd w:val="clear" w:color="auto" w:fill="auto"/>
                <w:noWrap/>
                <w:vAlign w:val="bottom"/>
              </w:tcPr>
            </w:tcPrChange>
          </w:tcPr>
          <w:p w14:paraId="142A42BE" w14:textId="77777777" w:rsidR="00E72AC7" w:rsidRPr="0050535F" w:rsidRDefault="00E72AC7">
            <w:pPr>
              <w:spacing w:after="0" w:line="360" w:lineRule="auto"/>
              <w:jc w:val="center"/>
              <w:rPr>
                <w:moveTo w:id="597" w:author="Jose Luis Zofio Prieto [2]" w:date="2025-03-11T15:27:00Z"/>
                <w:rFonts w:eastAsia="Times New Roman" w:cs="Times New Roman"/>
                <w:color w:val="000000"/>
                <w:kern w:val="0"/>
                <w:lang w:val="en-US" w:eastAsia="es-ES"/>
                <w14:ligatures w14:val="none"/>
              </w:rPr>
              <w:pPrChange w:id="598" w:author="Jose Luis Zofio Prieto [2]" w:date="2025-03-11T15:31:00Z">
                <w:pPr>
                  <w:spacing w:after="0" w:line="360" w:lineRule="auto"/>
                  <w:jc w:val="left"/>
                </w:pPr>
              </w:pPrChange>
            </w:pPr>
            <w:moveTo w:id="599" w:author="Jose Luis Zofio Prieto [2]" w:date="2025-03-11T15:27:00Z">
              <w:r w:rsidRPr="0050535F">
                <w:rPr>
                  <w:rFonts w:eastAsia="Times New Roman" w:cs="Times New Roman"/>
                  <w:color w:val="000000"/>
                  <w:kern w:val="0"/>
                  <w:lang w:val="en-US" w:eastAsia="es-ES"/>
                  <w14:ligatures w14:val="none"/>
                </w:rPr>
                <w:t>0.7</w:t>
              </w:r>
            </w:moveTo>
          </w:p>
        </w:tc>
        <w:tc>
          <w:tcPr>
            <w:tcW w:w="1240" w:type="dxa"/>
            <w:tcBorders>
              <w:bottom w:val="single" w:sz="4" w:space="0" w:color="auto"/>
            </w:tcBorders>
            <w:shd w:val="clear" w:color="auto" w:fill="auto"/>
            <w:noWrap/>
            <w:vAlign w:val="bottom"/>
            <w:tcPrChange w:id="600" w:author="Jose Luis Zofio Prieto" w:date="2025-03-12T12:25:00Z">
              <w:tcPr>
                <w:tcW w:w="1240" w:type="dxa"/>
                <w:shd w:val="clear" w:color="auto" w:fill="auto"/>
                <w:noWrap/>
                <w:vAlign w:val="bottom"/>
              </w:tcPr>
            </w:tcPrChange>
          </w:tcPr>
          <w:p w14:paraId="344F364F" w14:textId="77777777" w:rsidR="00E72AC7" w:rsidRPr="0050535F" w:rsidRDefault="00E72AC7">
            <w:pPr>
              <w:spacing w:after="0" w:line="360" w:lineRule="auto"/>
              <w:jc w:val="center"/>
              <w:rPr>
                <w:moveTo w:id="601" w:author="Jose Luis Zofio Prieto [2]" w:date="2025-03-11T15:27:00Z"/>
                <w:rFonts w:eastAsia="Times New Roman" w:cs="Times New Roman"/>
                <w:color w:val="000000"/>
                <w:kern w:val="0"/>
                <w:lang w:val="en-US" w:eastAsia="es-ES"/>
                <w14:ligatures w14:val="none"/>
              </w:rPr>
              <w:pPrChange w:id="602" w:author="Jose Luis Zofio Prieto [2]" w:date="2025-03-11T15:31:00Z">
                <w:pPr>
                  <w:spacing w:after="0" w:line="360" w:lineRule="auto"/>
                  <w:jc w:val="left"/>
                </w:pPr>
              </w:pPrChange>
            </w:pPr>
            <w:moveTo w:id="603"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bottom w:val="single" w:sz="4" w:space="0" w:color="auto"/>
            </w:tcBorders>
            <w:shd w:val="clear" w:color="auto" w:fill="auto"/>
            <w:noWrap/>
            <w:vAlign w:val="bottom"/>
            <w:tcPrChange w:id="604" w:author="Jose Luis Zofio Prieto" w:date="2025-03-12T12:25:00Z">
              <w:tcPr>
                <w:tcW w:w="1240" w:type="dxa"/>
                <w:shd w:val="clear" w:color="auto" w:fill="auto"/>
                <w:noWrap/>
                <w:vAlign w:val="bottom"/>
              </w:tcPr>
            </w:tcPrChange>
          </w:tcPr>
          <w:p w14:paraId="5DE352E2" w14:textId="77777777" w:rsidR="00E72AC7" w:rsidRPr="0050535F" w:rsidRDefault="00E72AC7">
            <w:pPr>
              <w:spacing w:after="0" w:line="360" w:lineRule="auto"/>
              <w:jc w:val="center"/>
              <w:rPr>
                <w:moveTo w:id="605" w:author="Jose Luis Zofio Prieto [2]" w:date="2025-03-11T15:27:00Z"/>
                <w:rFonts w:eastAsia="Times New Roman" w:cs="Times New Roman"/>
                <w:color w:val="000000"/>
                <w:kern w:val="0"/>
                <w:lang w:val="en-US" w:eastAsia="es-ES"/>
                <w14:ligatures w14:val="none"/>
              </w:rPr>
              <w:pPrChange w:id="606" w:author="Jose Luis Zofio Prieto [2]" w:date="2025-03-11T15:31:00Z">
                <w:pPr>
                  <w:spacing w:after="0" w:line="360" w:lineRule="auto"/>
                  <w:jc w:val="left"/>
                </w:pPr>
              </w:pPrChange>
            </w:pPr>
            <w:moveTo w:id="607" w:author="Jose Luis Zofio Prieto [2]" w:date="2025-03-11T15:27:00Z">
              <w:r w:rsidRPr="0050535F">
                <w:rPr>
                  <w:rFonts w:eastAsia="Times New Roman" w:cs="Times New Roman"/>
                  <w:color w:val="000000"/>
                  <w:kern w:val="0"/>
                  <w:lang w:val="en-US" w:eastAsia="es-ES"/>
                  <w14:ligatures w14:val="none"/>
                </w:rPr>
                <w:t>0.82</w:t>
              </w:r>
            </w:moveTo>
          </w:p>
        </w:tc>
        <w:tc>
          <w:tcPr>
            <w:tcW w:w="1868" w:type="dxa"/>
            <w:tcBorders>
              <w:bottom w:val="single" w:sz="4" w:space="0" w:color="auto"/>
            </w:tcBorders>
            <w:shd w:val="clear" w:color="auto" w:fill="auto"/>
            <w:noWrap/>
            <w:vAlign w:val="bottom"/>
            <w:tcPrChange w:id="608" w:author="Jose Luis Zofio Prieto" w:date="2025-03-12T12:25:00Z">
              <w:tcPr>
                <w:tcW w:w="1868" w:type="dxa"/>
                <w:shd w:val="clear" w:color="auto" w:fill="auto"/>
                <w:noWrap/>
                <w:vAlign w:val="bottom"/>
              </w:tcPr>
            </w:tcPrChange>
          </w:tcPr>
          <w:p w14:paraId="74EF8E4D" w14:textId="77777777" w:rsidR="00E72AC7" w:rsidRPr="0050535F" w:rsidRDefault="00E72AC7">
            <w:pPr>
              <w:keepNext/>
              <w:spacing w:after="0" w:line="360" w:lineRule="auto"/>
              <w:jc w:val="center"/>
              <w:rPr>
                <w:moveTo w:id="609" w:author="Jose Luis Zofio Prieto [2]" w:date="2025-03-11T15:27:00Z"/>
                <w:rFonts w:eastAsia="Times New Roman" w:cs="Times New Roman"/>
                <w:color w:val="000000"/>
                <w:kern w:val="0"/>
                <w:lang w:val="en-US" w:eastAsia="es-ES"/>
                <w14:ligatures w14:val="none"/>
              </w:rPr>
              <w:pPrChange w:id="610" w:author="Jose Luis Zofio Prieto [2]" w:date="2025-03-11T15:31:00Z">
                <w:pPr>
                  <w:keepNext/>
                  <w:spacing w:after="0" w:line="360" w:lineRule="auto"/>
                  <w:jc w:val="left"/>
                </w:pPr>
              </w:pPrChange>
            </w:pPr>
            <w:moveTo w:id="611" w:author="Jose Luis Zofio Prieto [2]" w:date="2025-03-11T15:27:00Z">
              <w:r w:rsidRPr="0050535F">
                <w:rPr>
                  <w:rFonts w:eastAsia="Times New Roman" w:cs="Times New Roman"/>
                  <w:color w:val="000000"/>
                  <w:kern w:val="0"/>
                  <w:lang w:val="en-US" w:eastAsia="es-ES"/>
                  <w14:ligatures w14:val="none"/>
                </w:rPr>
                <w:t>0.85</w:t>
              </w:r>
              <w:commentRangeEnd w:id="594"/>
              <w:r w:rsidRPr="0050535F">
                <w:rPr>
                  <w:rStyle w:val="Refdecomentario"/>
                  <w:lang w:val="en-US"/>
                </w:rPr>
                <w:commentReference w:id="594"/>
              </w:r>
            </w:moveTo>
          </w:p>
        </w:tc>
      </w:tr>
    </w:tbl>
    <w:p w14:paraId="3401C022" w14:textId="77777777" w:rsidR="00E72AC7" w:rsidRPr="0050535F" w:rsidRDefault="00E72AC7" w:rsidP="00E72AC7">
      <w:pPr>
        <w:pStyle w:val="Descripcin"/>
        <w:spacing w:line="360" w:lineRule="auto"/>
        <w:jc w:val="center"/>
        <w:rPr>
          <w:moveTo w:id="612" w:author="Jose Luis Zofio Prieto [2]" w:date="2025-03-11T15:27:00Z"/>
          <w:rFonts w:cs="Times New Roman"/>
          <w:lang w:val="en-US"/>
        </w:rPr>
      </w:pPr>
    </w:p>
    <w:p w14:paraId="42349EA2" w14:textId="4E404885" w:rsidR="00E72AC7" w:rsidRPr="00F2021E" w:rsidRDefault="00E72AC7" w:rsidP="00E72AC7">
      <w:pPr>
        <w:pStyle w:val="Descripcin"/>
        <w:spacing w:line="360" w:lineRule="auto"/>
        <w:jc w:val="center"/>
        <w:rPr>
          <w:moveTo w:id="613" w:author="Jose Luis Zofio Prieto [2]" w:date="2025-03-11T15:27:00Z"/>
          <w:rFonts w:cs="Times New Roman"/>
          <w:color w:val="auto"/>
          <w:sz w:val="22"/>
          <w:szCs w:val="22"/>
          <w:lang w:val="en-US"/>
          <w:rPrChange w:id="614" w:author="Jose Luis Zofio Prieto" w:date="2025-03-12T12:06:00Z">
            <w:rPr>
              <w:moveTo w:id="615" w:author="Jose Luis Zofio Prieto [2]" w:date="2025-03-11T15:27:00Z"/>
              <w:rFonts w:cs="Times New Roman"/>
              <w:color w:val="auto"/>
              <w:lang w:val="en-US"/>
            </w:rPr>
          </w:rPrChange>
        </w:rPr>
      </w:pPr>
      <w:moveTo w:id="616" w:author="Jose Luis Zofio Prieto [2]" w:date="2025-03-11T15:27:00Z">
        <w:r w:rsidRPr="00F2021E">
          <w:rPr>
            <w:rFonts w:cs="Times New Roman"/>
            <w:color w:val="auto"/>
            <w:sz w:val="22"/>
            <w:szCs w:val="22"/>
            <w:lang w:val="en-US"/>
            <w:rPrChange w:id="617" w:author="Jose Luis Zofio Prieto" w:date="2025-03-12T12:06:00Z">
              <w:rPr>
                <w:rFonts w:cs="Times New Roman"/>
                <w:color w:val="auto"/>
                <w:lang w:val="en-US"/>
              </w:rPr>
            </w:rPrChange>
          </w:rPr>
          <w:t xml:space="preserve">Table. </w:t>
        </w:r>
        <w:r w:rsidRPr="00F2021E">
          <w:rPr>
            <w:rFonts w:cs="Times New Roman"/>
            <w:color w:val="auto"/>
            <w:sz w:val="22"/>
            <w:szCs w:val="22"/>
            <w:lang w:val="en-US"/>
            <w:rPrChange w:id="618" w:author="Jose Luis Zofio Prieto" w:date="2025-03-12T12:06:00Z">
              <w:rPr>
                <w:rFonts w:cs="Times New Roman"/>
                <w:color w:val="auto"/>
                <w:lang w:val="en-US"/>
              </w:rPr>
            </w:rPrChange>
          </w:rPr>
          <w:fldChar w:fldCharType="begin"/>
        </w:r>
        <w:r w:rsidRPr="00F2021E">
          <w:rPr>
            <w:rFonts w:cs="Times New Roman"/>
            <w:color w:val="auto"/>
            <w:sz w:val="22"/>
            <w:szCs w:val="22"/>
            <w:lang w:val="en-US"/>
            <w:rPrChange w:id="619" w:author="Jose Luis Zofio Prieto" w:date="2025-03-12T12:06:00Z">
              <w:rPr>
                <w:rFonts w:cs="Times New Roman"/>
                <w:color w:val="auto"/>
                <w:lang w:val="en-US"/>
              </w:rPr>
            </w:rPrChange>
          </w:rPr>
          <w:instrText xml:space="preserve"> SEQ Table. \* ARABIC </w:instrText>
        </w:r>
        <w:r w:rsidRPr="00F2021E">
          <w:rPr>
            <w:rFonts w:cs="Times New Roman"/>
            <w:color w:val="auto"/>
            <w:sz w:val="22"/>
            <w:szCs w:val="22"/>
            <w:lang w:val="en-US"/>
            <w:rPrChange w:id="620" w:author="Jose Luis Zofio Prieto" w:date="2025-03-12T12:06:00Z">
              <w:rPr>
                <w:rFonts w:cs="Times New Roman"/>
                <w:color w:val="auto"/>
                <w:lang w:val="en-US"/>
              </w:rPr>
            </w:rPrChange>
          </w:rPr>
          <w:fldChar w:fldCharType="separate"/>
        </w:r>
      </w:moveTo>
      <w:ins w:id="621" w:author="Jose Luis Zofio Prieto [2]" w:date="2025-03-14T09:19:00Z">
        <w:r w:rsidR="00AB32F0">
          <w:rPr>
            <w:rFonts w:cs="Times New Roman"/>
            <w:noProof/>
            <w:color w:val="auto"/>
            <w:sz w:val="22"/>
            <w:szCs w:val="22"/>
            <w:lang w:val="en-US"/>
          </w:rPr>
          <w:t>1</w:t>
        </w:r>
      </w:ins>
      <w:ins w:id="622" w:author="Jose Luis Zofio Prieto" w:date="2025-03-12T14:39:00Z">
        <w:del w:id="623" w:author="Jose Luis Zofio Prieto [2]" w:date="2025-03-14T09:18:00Z">
          <w:r w:rsidR="00DD3A46" w:rsidDel="00AB32F0">
            <w:rPr>
              <w:rFonts w:cs="Times New Roman"/>
              <w:noProof/>
              <w:color w:val="auto"/>
              <w:sz w:val="22"/>
              <w:szCs w:val="22"/>
              <w:lang w:val="en-US"/>
            </w:rPr>
            <w:delText>1</w:delText>
          </w:r>
        </w:del>
      </w:ins>
      <w:moveTo w:id="624" w:author="Jose Luis Zofio Prieto [2]" w:date="2025-03-11T15:27:00Z">
        <w:del w:id="625" w:author="Jose Luis Zofio Prieto [2]" w:date="2025-03-14T09:18:00Z">
          <w:r w:rsidRPr="00F2021E" w:rsidDel="00AB32F0">
            <w:rPr>
              <w:rFonts w:cs="Times New Roman"/>
              <w:noProof/>
              <w:color w:val="auto"/>
              <w:sz w:val="22"/>
              <w:szCs w:val="22"/>
              <w:lang w:val="en-US"/>
              <w:rPrChange w:id="626" w:author="Jose Luis Zofio Prieto" w:date="2025-03-12T12:06:00Z">
                <w:rPr>
                  <w:rFonts w:cs="Times New Roman"/>
                  <w:noProof/>
                  <w:color w:val="auto"/>
                  <w:lang w:val="en-US"/>
                </w:rPr>
              </w:rPrChange>
            </w:rPr>
            <w:delText>1</w:delText>
          </w:r>
        </w:del>
        <w:r w:rsidRPr="00F2021E">
          <w:rPr>
            <w:rFonts w:cs="Times New Roman"/>
            <w:color w:val="auto"/>
            <w:sz w:val="22"/>
            <w:szCs w:val="22"/>
            <w:lang w:val="en-US"/>
            <w:rPrChange w:id="627" w:author="Jose Luis Zofio Prieto" w:date="2025-03-12T12:06:00Z">
              <w:rPr>
                <w:rFonts w:cs="Times New Roman"/>
                <w:color w:val="auto"/>
                <w:lang w:val="en-US"/>
              </w:rPr>
            </w:rPrChange>
          </w:rPr>
          <w:fldChar w:fldCharType="end"/>
        </w:r>
        <w:r w:rsidRPr="00F2021E">
          <w:rPr>
            <w:rFonts w:cs="Times New Roman"/>
            <w:color w:val="auto"/>
            <w:sz w:val="22"/>
            <w:szCs w:val="22"/>
            <w:lang w:val="en-US"/>
            <w:rPrChange w:id="628" w:author="Jose Luis Zofio Prieto" w:date="2025-03-12T12:06:00Z">
              <w:rPr>
                <w:rFonts w:cs="Times New Roman"/>
                <w:color w:val="auto"/>
                <w:lang w:val="en-US"/>
              </w:rPr>
            </w:rPrChange>
          </w:rPr>
          <w:t xml:space="preserve"> Performance results for each fitted model across different class balancing levels, ranked from highest to lowest performance.</w:t>
        </w:r>
      </w:moveTo>
    </w:p>
    <w:moveToRangeEnd w:id="326"/>
    <w:p w14:paraId="61AEED91" w14:textId="43F9CFFC" w:rsidR="00E72AC7" w:rsidDel="00046CEE" w:rsidRDefault="00E72AC7" w:rsidP="00E72AC7">
      <w:pPr>
        <w:pStyle w:val="Prrafodelista"/>
        <w:spacing w:line="360" w:lineRule="auto"/>
        <w:ind w:left="360"/>
        <w:rPr>
          <w:ins w:id="629" w:author="Jose Luis Zofio Prieto [2]" w:date="2025-03-11T15:27:00Z"/>
          <w:del w:id="630" w:author="Jose Luis Zofio Prieto" w:date="2025-03-12T12:24:00Z"/>
          <w:rFonts w:cs="Times New Roman"/>
          <w:lang w:val="en-US"/>
        </w:rPr>
      </w:pPr>
    </w:p>
    <w:p w14:paraId="4335CFE9" w14:textId="7DD981CC" w:rsidR="00E72AC7" w:rsidDel="00046CEE" w:rsidRDefault="00E72AC7" w:rsidP="00E72AC7">
      <w:pPr>
        <w:pStyle w:val="Prrafodelista"/>
        <w:spacing w:line="360" w:lineRule="auto"/>
        <w:ind w:left="360"/>
        <w:rPr>
          <w:ins w:id="631" w:author="Jose Luis Zofio Prieto [2]" w:date="2025-03-11T15:26:00Z"/>
          <w:del w:id="632" w:author="Jose Luis Zofio Prieto" w:date="2025-03-12T12:24:00Z"/>
          <w:rFonts w:cs="Times New Roman"/>
          <w:lang w:val="en-US"/>
        </w:rPr>
      </w:pPr>
    </w:p>
    <w:p w14:paraId="5EC7D9A2" w14:textId="2F247A7E" w:rsidR="006674D7" w:rsidRPr="0050535F" w:rsidDel="00046CEE" w:rsidRDefault="00B24F31">
      <w:pPr>
        <w:pStyle w:val="Prrafodelista"/>
        <w:numPr>
          <w:ilvl w:val="0"/>
          <w:numId w:val="7"/>
        </w:numPr>
        <w:spacing w:line="360" w:lineRule="auto"/>
        <w:rPr>
          <w:del w:id="633" w:author="Jose Luis Zofio Prieto" w:date="2025-03-12T12:24:00Z"/>
          <w:moveFrom w:id="634" w:author="Jose Luis Zofio Prieto [2]" w:date="2025-03-11T15:33:00Z"/>
          <w:rFonts w:cs="Times New Roman"/>
          <w:lang w:val="en-US"/>
        </w:rPr>
        <w:pPrChange w:id="635" w:author="Jose Luis Zofio Prieto [2]" w:date="2025-03-11T15:26:00Z">
          <w:pPr>
            <w:spacing w:line="360" w:lineRule="auto"/>
          </w:pPr>
        </w:pPrChange>
      </w:pPr>
      <w:moveFromRangeStart w:id="636" w:author="Jose Luis Zofio Prieto [2]" w:date="2025-03-11T15:33:00Z" w:name="move192599630"/>
      <w:moveFrom w:id="637" w:author="Jose Luis Zofio Prieto [2]" w:date="2025-03-11T15:33:00Z">
        <w:del w:id="638" w:author="Jose Luis Zofio Prieto" w:date="2025-03-12T12:24:00Z">
          <w:r w:rsidRPr="0050535F" w:rsidDel="00046CEE">
            <w:rPr>
              <w:rFonts w:cs="Times New Roman"/>
              <w:lang w:val="en-US"/>
            </w:rPr>
            <w:delText xml:space="preserve"> After this evaluation, configurations with minority class proportion of 25</w:delText>
          </w:r>
          <w:r w:rsidR="00161739" w:rsidRPr="0050535F" w:rsidDel="00046CEE">
            <w:rPr>
              <w:rFonts w:cs="Times New Roman"/>
              <w:lang w:val="en-US"/>
            </w:rPr>
            <w:delText>%</w:delText>
          </w:r>
          <w:r w:rsidRPr="0050535F" w:rsidDel="00046CEE">
            <w:rPr>
              <w:rFonts w:cs="Times New Roman"/>
              <w:lang w:val="en-US"/>
            </w:rPr>
            <w:delText xml:space="preserve"> and 40</w:delText>
          </w:r>
          <w:r w:rsidR="00161739" w:rsidRPr="0050535F" w:rsidDel="00046CEE">
            <w:rPr>
              <w:rFonts w:cs="Times New Roman"/>
              <w:lang w:val="en-US"/>
            </w:rPr>
            <w:delText>%</w:delText>
          </w:r>
          <w:r w:rsidRPr="0050535F" w:rsidDel="00046CEE">
            <w:rPr>
              <w:rFonts w:cs="Times New Roman"/>
              <w:lang w:val="en-US"/>
            </w:rPr>
            <w:delText xml:space="preserve"> remained tied</w:delText>
          </w:r>
          <w:r w:rsidR="0050301B" w:rsidRPr="0050535F" w:rsidDel="00046CEE">
            <w:rPr>
              <w:rFonts w:cs="Times New Roman"/>
              <w:lang w:val="en-US"/>
            </w:rPr>
            <w:delText xml:space="preserve"> (see Table 2)</w:delText>
          </w:r>
          <w:r w:rsidR="00C90C46" w:rsidRPr="0050535F" w:rsidDel="00046CEE">
            <w:rPr>
              <w:rFonts w:cs="Times New Roman"/>
              <w:lang w:val="en-US"/>
            </w:rPr>
            <w:delText xml:space="preserve">. </w:delText>
          </w:r>
          <w:r w:rsidR="00E00B3E" w:rsidRPr="0050535F" w:rsidDel="00046CEE">
            <w:rPr>
              <w:rFonts w:cs="Times New Roman"/>
              <w:lang w:val="en-US"/>
            </w:rPr>
            <w:delText>Hence, following the principle of parsimony, we selected the dataset with a minority class proportion of 0.25</w:delText>
          </w:r>
          <w:r w:rsidR="00C90C46" w:rsidRPr="0050535F" w:rsidDel="00046CEE">
            <w:rPr>
              <w:rFonts w:cs="Times New Roman"/>
              <w:lang w:val="en-US"/>
            </w:rPr>
            <w:delText>.</w:delText>
          </w:r>
          <w:r w:rsidR="00161739" w:rsidRPr="0050535F" w:rsidDel="00046CEE">
            <w:rPr>
              <w:rFonts w:cs="Times New Roman"/>
              <w:lang w:val="en-US"/>
            </w:rPr>
            <w:delText xml:space="preserve"> </w:delText>
          </w:r>
        </w:del>
      </w:moveFrom>
    </w:p>
    <w:moveFromRangeEnd w:id="636"/>
    <w:p w14:paraId="26ADCF02" w14:textId="257BFDA8" w:rsidR="00BA6FD3" w:rsidRPr="0050535F" w:rsidDel="00046CEE" w:rsidRDefault="00BA6FD3" w:rsidP="00DF3B00">
      <w:pPr>
        <w:spacing w:line="360" w:lineRule="auto"/>
        <w:rPr>
          <w:del w:id="639" w:author="Jose Luis Zofio Prieto" w:date="2025-03-12T12:24:00Z"/>
          <w:rFonts w:cs="Times New Roman"/>
          <w:lang w:val="en-US"/>
        </w:rPr>
      </w:pPr>
    </w:p>
    <w:tbl>
      <w:tblPr>
        <w:tblW w:w="6887" w:type="dxa"/>
        <w:jc w:val="center"/>
        <w:tblCellMar>
          <w:left w:w="70" w:type="dxa"/>
          <w:right w:w="70" w:type="dxa"/>
        </w:tblCellMar>
        <w:tblLook w:val="04A0" w:firstRow="1" w:lastRow="0" w:firstColumn="1" w:lastColumn="0" w:noHBand="0" w:noVBand="1"/>
      </w:tblPr>
      <w:tblGrid>
        <w:gridCol w:w="1299"/>
        <w:gridCol w:w="1240"/>
        <w:gridCol w:w="1240"/>
        <w:gridCol w:w="1240"/>
        <w:gridCol w:w="1868"/>
      </w:tblGrid>
      <w:tr w:rsidR="00BA6FD3" w:rsidRPr="0050535F" w:rsidDel="00046CEE" w14:paraId="0353A74D" w14:textId="0BD43049" w:rsidTr="00FF51B5">
        <w:trPr>
          <w:trHeight w:val="292"/>
          <w:jc w:val="center"/>
          <w:del w:id="640" w:author="Jose Luis Zofio Prieto" w:date="2025-03-12T12:24:00Z"/>
        </w:trPr>
        <w:tc>
          <w:tcPr>
            <w:tcW w:w="6887" w:type="dxa"/>
            <w:gridSpan w:val="5"/>
            <w:tcBorders>
              <w:bottom w:val="single" w:sz="4" w:space="0" w:color="auto"/>
            </w:tcBorders>
            <w:shd w:val="clear" w:color="auto" w:fill="auto"/>
            <w:noWrap/>
            <w:vAlign w:val="bottom"/>
          </w:tcPr>
          <w:p w14:paraId="74EB561E" w14:textId="5A626547" w:rsidR="00BA6FD3" w:rsidRPr="0050535F" w:rsidDel="00046CEE" w:rsidRDefault="00BA6FD3" w:rsidP="00DF3B00">
            <w:pPr>
              <w:spacing w:after="0" w:line="360" w:lineRule="auto"/>
              <w:jc w:val="left"/>
              <w:rPr>
                <w:del w:id="641" w:author="Jose Luis Zofio Prieto" w:date="2025-03-12T12:24:00Z"/>
                <w:moveFrom w:id="642" w:author="Jose Luis Zofio Prieto [2]" w:date="2025-03-11T15:27:00Z"/>
                <w:rFonts w:eastAsia="Times New Roman" w:cs="Times New Roman"/>
                <w:color w:val="000000"/>
                <w:kern w:val="0"/>
                <w:lang w:val="en-US" w:eastAsia="es-ES"/>
                <w14:ligatures w14:val="none"/>
              </w:rPr>
            </w:pPr>
            <w:moveFromRangeStart w:id="643" w:author="Jose Luis Zofio Prieto [2]" w:date="2025-03-11T15:27:00Z" w:name="move192599246"/>
            <w:moveFrom w:id="644" w:author="Jose Luis Zofio Prieto [2]" w:date="2025-03-11T15:27:00Z">
              <w:del w:id="645" w:author="Jose Luis Zofio Prieto" w:date="2025-03-12T12:24:00Z">
                <w:r w:rsidRPr="0050535F" w:rsidDel="00046CEE">
                  <w:rPr>
                    <w:rFonts w:eastAsia="Times New Roman" w:cs="Times New Roman"/>
                    <w:color w:val="000000"/>
                    <w:kern w:val="0"/>
                    <w:lang w:val="en-US" w:eastAsia="es-ES"/>
                    <w14:ligatures w14:val="none"/>
                  </w:rPr>
                  <w:delText>St</w:delText>
                </w:r>
                <w:r w:rsidR="000A1942" w:rsidRPr="0050535F" w:rsidDel="00046CEE">
                  <w:rPr>
                    <w:rFonts w:eastAsia="Times New Roman" w:cs="Times New Roman"/>
                    <w:color w:val="000000"/>
                    <w:kern w:val="0"/>
                    <w:lang w:val="en-US" w:eastAsia="es-ES"/>
                    <w14:ligatures w14:val="none"/>
                  </w:rPr>
                  <w:delText>age</w:delText>
                </w:r>
                <w:r w:rsidRPr="0050535F" w:rsidDel="00046CEE">
                  <w:rPr>
                    <w:rFonts w:eastAsia="Times New Roman" w:cs="Times New Roman"/>
                    <w:color w:val="000000"/>
                    <w:kern w:val="0"/>
                    <w:lang w:val="en-US" w:eastAsia="es-ES"/>
                    <w14:ligatures w14:val="none"/>
                  </w:rPr>
                  <w:delText xml:space="preserve"> 1: Performance using real dataset </w:delText>
                </w:r>
              </w:del>
            </w:moveFrom>
          </w:p>
        </w:tc>
      </w:tr>
      <w:tr w:rsidR="00BA6FD3" w:rsidRPr="0050535F" w:rsidDel="00046CEE" w14:paraId="0B156117" w14:textId="024F7CC8" w:rsidTr="00FF51B5">
        <w:trPr>
          <w:trHeight w:val="292"/>
          <w:jc w:val="center"/>
          <w:del w:id="646" w:author="Jose Luis Zofio Prieto" w:date="2025-03-12T12:24:00Z"/>
        </w:trPr>
        <w:tc>
          <w:tcPr>
            <w:tcW w:w="1299" w:type="dxa"/>
            <w:tcBorders>
              <w:bottom w:val="single" w:sz="4" w:space="0" w:color="auto"/>
            </w:tcBorders>
            <w:shd w:val="clear" w:color="auto" w:fill="auto"/>
            <w:noWrap/>
            <w:vAlign w:val="bottom"/>
            <w:hideMark/>
          </w:tcPr>
          <w:p w14:paraId="3B45E5C0" w14:textId="522287DC" w:rsidR="00BA6FD3" w:rsidRPr="0050535F" w:rsidDel="00046CEE" w:rsidRDefault="0057156A" w:rsidP="00DF3B00">
            <w:pPr>
              <w:spacing w:after="0" w:line="360" w:lineRule="auto"/>
              <w:jc w:val="left"/>
              <w:rPr>
                <w:del w:id="647" w:author="Jose Luis Zofio Prieto" w:date="2025-03-12T12:24:00Z"/>
                <w:moveFrom w:id="648" w:author="Jose Luis Zofio Prieto [2]" w:date="2025-03-11T15:27:00Z"/>
                <w:rFonts w:eastAsia="Times New Roman" w:cs="Times New Roman"/>
                <w:color w:val="000000"/>
                <w:kern w:val="0"/>
                <w:lang w:val="en-US" w:eastAsia="es-ES"/>
                <w14:ligatures w14:val="none"/>
              </w:rPr>
            </w:pPr>
            <w:moveFrom w:id="649" w:author="Jose Luis Zofio Prieto [2]" w:date="2025-03-11T15:27:00Z">
              <w:del w:id="650" w:author="Jose Luis Zofio Prieto" w:date="2025-03-12T12:24:00Z">
                <w:r w:rsidRPr="0050535F" w:rsidDel="00046CEE">
                  <w:rPr>
                    <w:rFonts w:eastAsia="Times New Roman" w:cs="Times New Roman"/>
                    <w:color w:val="000000"/>
                    <w:kern w:val="0"/>
                    <w:position w:val="-10"/>
                    <w:lang w:val="en-US" w:eastAsia="es-ES"/>
                    <w14:ligatures w14:val="none"/>
                  </w:rPr>
                  <w:object w:dxaOrig="420" w:dyaOrig="320" w14:anchorId="00827A26">
                    <v:shape id="_x0000_i1146" type="#_x0000_t75" style="width:20.25pt;height:16.5pt" o:ole="">
                      <v:imagedata r:id="rId227" o:title=""/>
                    </v:shape>
                    <o:OLEObject Type="Embed" ProgID="Equation.DSMT4" ShapeID="_x0000_i1146" DrawAspect="Content" ObjectID="_1803494200" r:id="rId232"/>
                  </w:object>
                </w:r>
              </w:del>
            </w:moveFrom>
          </w:p>
        </w:tc>
        <w:tc>
          <w:tcPr>
            <w:tcW w:w="1240" w:type="dxa"/>
            <w:tcBorders>
              <w:bottom w:val="single" w:sz="4" w:space="0" w:color="auto"/>
            </w:tcBorders>
            <w:shd w:val="clear" w:color="auto" w:fill="auto"/>
            <w:noWrap/>
            <w:vAlign w:val="bottom"/>
            <w:hideMark/>
          </w:tcPr>
          <w:p w14:paraId="038BDA1C" w14:textId="7B87EE6B" w:rsidR="00BA6FD3" w:rsidRPr="0050535F" w:rsidDel="00046CEE" w:rsidRDefault="00BA6FD3" w:rsidP="00DF3B00">
            <w:pPr>
              <w:spacing w:after="0" w:line="360" w:lineRule="auto"/>
              <w:jc w:val="left"/>
              <w:rPr>
                <w:del w:id="651" w:author="Jose Luis Zofio Prieto" w:date="2025-03-12T12:24:00Z"/>
                <w:moveFrom w:id="652" w:author="Jose Luis Zofio Prieto [2]" w:date="2025-03-11T15:27:00Z"/>
                <w:rFonts w:eastAsia="Times New Roman" w:cs="Times New Roman"/>
                <w:color w:val="000000"/>
                <w:kern w:val="0"/>
                <w:lang w:val="en-US" w:eastAsia="es-ES"/>
                <w14:ligatures w14:val="none"/>
              </w:rPr>
            </w:pPr>
            <w:moveFrom w:id="653" w:author="Jose Luis Zofio Prieto [2]" w:date="2025-03-11T15:27:00Z">
              <w:del w:id="654" w:author="Jose Luis Zofio Prieto" w:date="2025-03-12T12:24:00Z">
                <w:r w:rsidRPr="0050535F" w:rsidDel="00046CEE">
                  <w:rPr>
                    <w:rFonts w:eastAsia="Times New Roman" w:cs="Times New Roman"/>
                    <w:color w:val="000000"/>
                    <w:kern w:val="0"/>
                    <w:lang w:val="en-US" w:eastAsia="es-ES"/>
                    <w14:ligatures w14:val="none"/>
                  </w:rPr>
                  <w:delText>Sensitivity</w:delText>
                </w:r>
              </w:del>
            </w:moveFrom>
          </w:p>
        </w:tc>
        <w:tc>
          <w:tcPr>
            <w:tcW w:w="1240" w:type="dxa"/>
            <w:tcBorders>
              <w:bottom w:val="single" w:sz="4" w:space="0" w:color="auto"/>
            </w:tcBorders>
            <w:shd w:val="clear" w:color="auto" w:fill="auto"/>
            <w:noWrap/>
            <w:vAlign w:val="bottom"/>
            <w:hideMark/>
          </w:tcPr>
          <w:p w14:paraId="273B291C" w14:textId="2B87AE80" w:rsidR="00BA6FD3" w:rsidRPr="0050535F" w:rsidDel="00046CEE" w:rsidRDefault="00BA6FD3" w:rsidP="00DF3B00">
            <w:pPr>
              <w:spacing w:after="0" w:line="360" w:lineRule="auto"/>
              <w:jc w:val="left"/>
              <w:rPr>
                <w:del w:id="655" w:author="Jose Luis Zofio Prieto" w:date="2025-03-12T12:24:00Z"/>
                <w:moveFrom w:id="656" w:author="Jose Luis Zofio Prieto [2]" w:date="2025-03-11T15:27:00Z"/>
                <w:rFonts w:eastAsia="Times New Roman" w:cs="Times New Roman"/>
                <w:color w:val="000000"/>
                <w:kern w:val="0"/>
                <w:lang w:val="en-US" w:eastAsia="es-ES"/>
                <w14:ligatures w14:val="none"/>
              </w:rPr>
            </w:pPr>
            <w:moveFrom w:id="657" w:author="Jose Luis Zofio Prieto [2]" w:date="2025-03-11T15:27:00Z">
              <w:del w:id="658" w:author="Jose Luis Zofio Prieto" w:date="2025-03-12T12:24:00Z">
                <w:r w:rsidRPr="0050535F" w:rsidDel="00046CEE">
                  <w:rPr>
                    <w:rFonts w:eastAsia="Times New Roman" w:cs="Times New Roman"/>
                    <w:color w:val="000000"/>
                    <w:kern w:val="0"/>
                    <w:lang w:val="en-US" w:eastAsia="es-ES"/>
                    <w14:ligatures w14:val="none"/>
                  </w:rPr>
                  <w:delText>Precision</w:delText>
                </w:r>
              </w:del>
            </w:moveFrom>
          </w:p>
        </w:tc>
        <w:tc>
          <w:tcPr>
            <w:tcW w:w="1240" w:type="dxa"/>
            <w:tcBorders>
              <w:bottom w:val="single" w:sz="4" w:space="0" w:color="auto"/>
            </w:tcBorders>
            <w:shd w:val="clear" w:color="auto" w:fill="auto"/>
            <w:noWrap/>
            <w:vAlign w:val="bottom"/>
            <w:hideMark/>
          </w:tcPr>
          <w:p w14:paraId="23A4CED8" w14:textId="5EC8655C" w:rsidR="00BA6FD3" w:rsidRPr="0050535F" w:rsidDel="00046CEE" w:rsidRDefault="00BA6FD3" w:rsidP="00DF3B00">
            <w:pPr>
              <w:spacing w:after="0" w:line="360" w:lineRule="auto"/>
              <w:jc w:val="left"/>
              <w:rPr>
                <w:del w:id="659" w:author="Jose Luis Zofio Prieto" w:date="2025-03-12T12:24:00Z"/>
                <w:moveFrom w:id="660" w:author="Jose Luis Zofio Prieto [2]" w:date="2025-03-11T15:27:00Z"/>
                <w:rFonts w:eastAsia="Times New Roman" w:cs="Times New Roman"/>
                <w:color w:val="000000"/>
                <w:kern w:val="0"/>
                <w:lang w:val="en-US" w:eastAsia="es-ES"/>
                <w14:ligatures w14:val="none"/>
              </w:rPr>
            </w:pPr>
            <w:moveFrom w:id="661" w:author="Jose Luis Zofio Prieto [2]" w:date="2025-03-11T15:27:00Z">
              <w:del w:id="662" w:author="Jose Luis Zofio Prieto" w:date="2025-03-12T12:24:00Z">
                <w:r w:rsidRPr="0050535F" w:rsidDel="00046CEE">
                  <w:rPr>
                    <w:rFonts w:eastAsia="Times New Roman" w:cs="Times New Roman"/>
                    <w:color w:val="000000"/>
                    <w:kern w:val="0"/>
                    <w:lang w:val="en-US" w:eastAsia="es-ES"/>
                    <w14:ligatures w14:val="none"/>
                  </w:rPr>
                  <w:delText>F1</w:delText>
                </w:r>
              </w:del>
            </w:moveFrom>
          </w:p>
        </w:tc>
        <w:tc>
          <w:tcPr>
            <w:tcW w:w="1868" w:type="dxa"/>
            <w:tcBorders>
              <w:bottom w:val="single" w:sz="4" w:space="0" w:color="auto"/>
            </w:tcBorders>
            <w:shd w:val="clear" w:color="auto" w:fill="auto"/>
            <w:noWrap/>
            <w:vAlign w:val="bottom"/>
            <w:hideMark/>
          </w:tcPr>
          <w:p w14:paraId="04A00CBD" w14:textId="20A202BB" w:rsidR="00BA6FD3" w:rsidRPr="0050535F" w:rsidDel="00046CEE" w:rsidRDefault="00BA6FD3" w:rsidP="00DF3B00">
            <w:pPr>
              <w:spacing w:after="0" w:line="360" w:lineRule="auto"/>
              <w:jc w:val="left"/>
              <w:rPr>
                <w:del w:id="663" w:author="Jose Luis Zofio Prieto" w:date="2025-03-12T12:24:00Z"/>
                <w:moveFrom w:id="664" w:author="Jose Luis Zofio Prieto [2]" w:date="2025-03-11T15:27:00Z"/>
                <w:rFonts w:eastAsia="Times New Roman" w:cs="Times New Roman"/>
                <w:color w:val="000000"/>
                <w:kern w:val="0"/>
                <w:lang w:val="en-US" w:eastAsia="es-ES"/>
                <w14:ligatures w14:val="none"/>
              </w:rPr>
            </w:pPr>
            <w:moveFrom w:id="665" w:author="Jose Luis Zofio Prieto [2]" w:date="2025-03-11T15:27:00Z">
              <w:del w:id="666" w:author="Jose Luis Zofio Prieto" w:date="2025-03-12T12:24:00Z">
                <w:r w:rsidRPr="0050535F" w:rsidDel="00046CEE">
                  <w:rPr>
                    <w:rFonts w:eastAsia="Times New Roman" w:cs="Times New Roman"/>
                    <w:color w:val="000000"/>
                    <w:kern w:val="0"/>
                    <w:lang w:val="en-US" w:eastAsia="es-ES"/>
                    <w14:ligatures w14:val="none"/>
                  </w:rPr>
                  <w:delText>Balanced accuracy</w:delText>
                </w:r>
              </w:del>
            </w:moveFrom>
          </w:p>
        </w:tc>
      </w:tr>
      <w:tr w:rsidR="00BA6FD3" w:rsidRPr="0050535F" w:rsidDel="00046CEE" w14:paraId="45B28B80" w14:textId="67F004EF" w:rsidTr="00FF51B5">
        <w:trPr>
          <w:trHeight w:val="292"/>
          <w:jc w:val="center"/>
          <w:del w:id="667" w:author="Jose Luis Zofio Prieto" w:date="2025-03-12T12:24:00Z"/>
        </w:trPr>
        <w:tc>
          <w:tcPr>
            <w:tcW w:w="1299" w:type="dxa"/>
            <w:tcBorders>
              <w:top w:val="single" w:sz="4" w:space="0" w:color="auto"/>
            </w:tcBorders>
            <w:shd w:val="clear" w:color="auto" w:fill="auto"/>
            <w:noWrap/>
            <w:vAlign w:val="bottom"/>
            <w:hideMark/>
          </w:tcPr>
          <w:p w14:paraId="4E3A6C32" w14:textId="4F2363A6" w:rsidR="00BA6FD3" w:rsidRPr="0050535F" w:rsidDel="00046CEE" w:rsidRDefault="00BA6FD3" w:rsidP="00DF3B00">
            <w:pPr>
              <w:spacing w:after="0" w:line="360" w:lineRule="auto"/>
              <w:jc w:val="left"/>
              <w:rPr>
                <w:del w:id="668" w:author="Jose Luis Zofio Prieto" w:date="2025-03-12T12:24:00Z"/>
                <w:moveFrom w:id="669" w:author="Jose Luis Zofio Prieto [2]" w:date="2025-03-11T15:27:00Z"/>
                <w:rFonts w:eastAsia="Times New Roman" w:cs="Times New Roman"/>
                <w:color w:val="000000"/>
                <w:kern w:val="0"/>
                <w:lang w:val="en-US" w:eastAsia="es-ES"/>
                <w14:ligatures w14:val="none"/>
              </w:rPr>
            </w:pPr>
            <w:moveFrom w:id="670" w:author="Jose Luis Zofio Prieto [2]" w:date="2025-03-11T15:27:00Z">
              <w:del w:id="671" w:author="Jose Luis Zofio Prieto" w:date="2025-03-12T12:24:00Z">
                <w:r w:rsidRPr="0050535F" w:rsidDel="00046CEE">
                  <w:rPr>
                    <w:rFonts w:eastAsia="Times New Roman" w:cs="Times New Roman"/>
                    <w:color w:val="000000"/>
                    <w:kern w:val="0"/>
                    <w:lang w:val="en-US" w:eastAsia="es-ES"/>
                    <w14:ligatures w14:val="none"/>
                  </w:rPr>
                  <w:delText>0.25</w:delText>
                </w:r>
              </w:del>
            </w:moveFrom>
          </w:p>
        </w:tc>
        <w:tc>
          <w:tcPr>
            <w:tcW w:w="1240" w:type="dxa"/>
            <w:tcBorders>
              <w:top w:val="single" w:sz="4" w:space="0" w:color="auto"/>
            </w:tcBorders>
            <w:shd w:val="clear" w:color="auto" w:fill="auto"/>
            <w:noWrap/>
            <w:vAlign w:val="bottom"/>
            <w:hideMark/>
          </w:tcPr>
          <w:p w14:paraId="3255A6E3" w14:textId="343C67D8" w:rsidR="00BA6FD3" w:rsidRPr="0050535F" w:rsidDel="00046CEE" w:rsidRDefault="00BA6FD3" w:rsidP="00DF3B00">
            <w:pPr>
              <w:spacing w:after="0" w:line="360" w:lineRule="auto"/>
              <w:jc w:val="left"/>
              <w:rPr>
                <w:del w:id="672" w:author="Jose Luis Zofio Prieto" w:date="2025-03-12T12:24:00Z"/>
                <w:moveFrom w:id="673" w:author="Jose Luis Zofio Prieto [2]" w:date="2025-03-11T15:27:00Z"/>
                <w:rFonts w:eastAsia="Times New Roman" w:cs="Times New Roman"/>
                <w:color w:val="000000"/>
                <w:kern w:val="0"/>
                <w:lang w:val="en-US" w:eastAsia="es-ES"/>
                <w14:ligatures w14:val="none"/>
              </w:rPr>
            </w:pPr>
            <w:moveFrom w:id="674" w:author="Jose Luis Zofio Prieto [2]" w:date="2025-03-11T15:27:00Z">
              <w:del w:id="67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hideMark/>
          </w:tcPr>
          <w:p w14:paraId="1AF01B73" w14:textId="228D9F0F" w:rsidR="00BA6FD3" w:rsidRPr="0050535F" w:rsidDel="00046CEE" w:rsidRDefault="00BA6FD3" w:rsidP="00DF3B00">
            <w:pPr>
              <w:spacing w:after="0" w:line="360" w:lineRule="auto"/>
              <w:jc w:val="left"/>
              <w:rPr>
                <w:del w:id="676" w:author="Jose Luis Zofio Prieto" w:date="2025-03-12T12:24:00Z"/>
                <w:moveFrom w:id="677" w:author="Jose Luis Zofio Prieto [2]" w:date="2025-03-11T15:27:00Z"/>
                <w:rFonts w:eastAsia="Times New Roman" w:cs="Times New Roman"/>
                <w:color w:val="000000"/>
                <w:kern w:val="0"/>
                <w:lang w:val="en-US" w:eastAsia="es-ES"/>
                <w14:ligatures w14:val="none"/>
              </w:rPr>
            </w:pPr>
            <w:moveFrom w:id="678" w:author="Jose Luis Zofio Prieto [2]" w:date="2025-03-11T15:27:00Z">
              <w:del w:id="67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hideMark/>
          </w:tcPr>
          <w:p w14:paraId="0859BB1C" w14:textId="79E26276" w:rsidR="00BA6FD3" w:rsidRPr="0050535F" w:rsidDel="00046CEE" w:rsidRDefault="00BA6FD3" w:rsidP="00DF3B00">
            <w:pPr>
              <w:spacing w:after="0" w:line="360" w:lineRule="auto"/>
              <w:jc w:val="left"/>
              <w:rPr>
                <w:del w:id="680" w:author="Jose Luis Zofio Prieto" w:date="2025-03-12T12:24:00Z"/>
                <w:moveFrom w:id="681" w:author="Jose Luis Zofio Prieto [2]" w:date="2025-03-11T15:27:00Z"/>
                <w:rFonts w:eastAsia="Times New Roman" w:cs="Times New Roman"/>
                <w:color w:val="000000"/>
                <w:kern w:val="0"/>
                <w:lang w:val="en-US" w:eastAsia="es-ES"/>
                <w14:ligatures w14:val="none"/>
              </w:rPr>
            </w:pPr>
            <w:moveFrom w:id="682" w:author="Jose Luis Zofio Prieto [2]" w:date="2025-03-11T15:27:00Z">
              <w:del w:id="68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tcBorders>
              <w:top w:val="single" w:sz="4" w:space="0" w:color="auto"/>
            </w:tcBorders>
            <w:shd w:val="clear" w:color="auto" w:fill="auto"/>
            <w:noWrap/>
            <w:vAlign w:val="bottom"/>
            <w:hideMark/>
          </w:tcPr>
          <w:p w14:paraId="756BDAB7" w14:textId="76FD2136" w:rsidR="00BA6FD3" w:rsidRPr="0050535F" w:rsidDel="00046CEE" w:rsidRDefault="00BA6FD3" w:rsidP="00DF3B00">
            <w:pPr>
              <w:spacing w:after="0" w:line="360" w:lineRule="auto"/>
              <w:jc w:val="left"/>
              <w:rPr>
                <w:del w:id="684" w:author="Jose Luis Zofio Prieto" w:date="2025-03-12T12:24:00Z"/>
                <w:moveFrom w:id="685" w:author="Jose Luis Zofio Prieto [2]" w:date="2025-03-11T15:27:00Z"/>
                <w:rFonts w:eastAsia="Times New Roman" w:cs="Times New Roman"/>
                <w:color w:val="000000"/>
                <w:kern w:val="0"/>
                <w:lang w:val="en-US" w:eastAsia="es-ES"/>
                <w14:ligatures w14:val="none"/>
              </w:rPr>
            </w:pPr>
            <w:moveFrom w:id="686" w:author="Jose Luis Zofio Prieto [2]" w:date="2025-03-11T15:27:00Z">
              <w:del w:id="68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28A2DD00" w14:textId="620AFE98" w:rsidTr="00FF51B5">
        <w:trPr>
          <w:trHeight w:val="292"/>
          <w:jc w:val="center"/>
          <w:del w:id="688" w:author="Jose Luis Zofio Prieto" w:date="2025-03-12T12:24:00Z"/>
        </w:trPr>
        <w:tc>
          <w:tcPr>
            <w:tcW w:w="1299" w:type="dxa"/>
            <w:shd w:val="clear" w:color="auto" w:fill="auto"/>
            <w:noWrap/>
            <w:vAlign w:val="bottom"/>
            <w:hideMark/>
          </w:tcPr>
          <w:p w14:paraId="6D9E926D" w14:textId="01151ED0" w:rsidR="00BA6FD3" w:rsidRPr="0050535F" w:rsidDel="00046CEE" w:rsidRDefault="00BA6FD3" w:rsidP="00DF3B00">
            <w:pPr>
              <w:spacing w:after="0" w:line="360" w:lineRule="auto"/>
              <w:jc w:val="left"/>
              <w:rPr>
                <w:del w:id="689" w:author="Jose Luis Zofio Prieto" w:date="2025-03-12T12:24:00Z"/>
                <w:moveFrom w:id="690" w:author="Jose Luis Zofio Prieto [2]" w:date="2025-03-11T15:27:00Z"/>
                <w:rFonts w:eastAsia="Times New Roman" w:cs="Times New Roman"/>
                <w:color w:val="000000"/>
                <w:kern w:val="0"/>
                <w:lang w:val="en-US" w:eastAsia="es-ES"/>
                <w14:ligatures w14:val="none"/>
              </w:rPr>
            </w:pPr>
            <w:moveFrom w:id="691" w:author="Jose Luis Zofio Prieto [2]" w:date="2025-03-11T15:27:00Z">
              <w:del w:id="692" w:author="Jose Luis Zofio Prieto" w:date="2025-03-12T12:24:00Z">
                <w:r w:rsidRPr="0050535F" w:rsidDel="00046CEE">
                  <w:rPr>
                    <w:rFonts w:eastAsia="Times New Roman" w:cs="Times New Roman"/>
                    <w:color w:val="000000"/>
                    <w:kern w:val="0"/>
                    <w:lang w:val="en-US" w:eastAsia="es-ES"/>
                    <w14:ligatures w14:val="none"/>
                  </w:rPr>
                  <w:delText>0.35</w:delText>
                </w:r>
              </w:del>
            </w:moveFrom>
          </w:p>
        </w:tc>
        <w:tc>
          <w:tcPr>
            <w:tcW w:w="1240" w:type="dxa"/>
            <w:shd w:val="clear" w:color="auto" w:fill="auto"/>
            <w:noWrap/>
            <w:vAlign w:val="bottom"/>
            <w:hideMark/>
          </w:tcPr>
          <w:p w14:paraId="77645322" w14:textId="4D1581DC" w:rsidR="00BA6FD3" w:rsidRPr="0050535F" w:rsidDel="00046CEE" w:rsidRDefault="00BA6FD3" w:rsidP="00DF3B00">
            <w:pPr>
              <w:spacing w:after="0" w:line="360" w:lineRule="auto"/>
              <w:jc w:val="left"/>
              <w:rPr>
                <w:del w:id="693" w:author="Jose Luis Zofio Prieto" w:date="2025-03-12T12:24:00Z"/>
                <w:moveFrom w:id="694" w:author="Jose Luis Zofio Prieto [2]" w:date="2025-03-11T15:27:00Z"/>
                <w:rFonts w:eastAsia="Times New Roman" w:cs="Times New Roman"/>
                <w:color w:val="000000"/>
                <w:kern w:val="0"/>
                <w:lang w:val="en-US" w:eastAsia="es-ES"/>
                <w14:ligatures w14:val="none"/>
              </w:rPr>
            </w:pPr>
            <w:moveFrom w:id="695" w:author="Jose Luis Zofio Prieto [2]" w:date="2025-03-11T15:27:00Z">
              <w:del w:id="696"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ED64326" w14:textId="6FD2AF81" w:rsidR="00BA6FD3" w:rsidRPr="0050535F" w:rsidDel="00046CEE" w:rsidRDefault="00BA6FD3" w:rsidP="00DF3B00">
            <w:pPr>
              <w:spacing w:after="0" w:line="360" w:lineRule="auto"/>
              <w:jc w:val="left"/>
              <w:rPr>
                <w:del w:id="697" w:author="Jose Luis Zofio Prieto" w:date="2025-03-12T12:24:00Z"/>
                <w:moveFrom w:id="698" w:author="Jose Luis Zofio Prieto [2]" w:date="2025-03-11T15:27:00Z"/>
                <w:rFonts w:eastAsia="Times New Roman" w:cs="Times New Roman"/>
                <w:color w:val="000000"/>
                <w:kern w:val="0"/>
                <w:lang w:val="en-US" w:eastAsia="es-ES"/>
                <w14:ligatures w14:val="none"/>
              </w:rPr>
            </w:pPr>
            <w:moveFrom w:id="699" w:author="Jose Luis Zofio Prieto [2]" w:date="2025-03-11T15:27:00Z">
              <w:del w:id="700"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CDAF620" w14:textId="28EE3E3D" w:rsidR="00BA6FD3" w:rsidRPr="0050535F" w:rsidDel="00046CEE" w:rsidRDefault="00BA6FD3" w:rsidP="00DF3B00">
            <w:pPr>
              <w:spacing w:after="0" w:line="360" w:lineRule="auto"/>
              <w:jc w:val="left"/>
              <w:rPr>
                <w:del w:id="701" w:author="Jose Luis Zofio Prieto" w:date="2025-03-12T12:24:00Z"/>
                <w:moveFrom w:id="702" w:author="Jose Luis Zofio Prieto [2]" w:date="2025-03-11T15:27:00Z"/>
                <w:rFonts w:eastAsia="Times New Roman" w:cs="Times New Roman"/>
                <w:color w:val="000000"/>
                <w:kern w:val="0"/>
                <w:lang w:val="en-US" w:eastAsia="es-ES"/>
                <w14:ligatures w14:val="none"/>
              </w:rPr>
            </w:pPr>
            <w:moveFrom w:id="703" w:author="Jose Luis Zofio Prieto [2]" w:date="2025-03-11T15:27:00Z">
              <w:del w:id="704"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shd w:val="clear" w:color="auto" w:fill="auto"/>
            <w:noWrap/>
            <w:vAlign w:val="bottom"/>
            <w:hideMark/>
          </w:tcPr>
          <w:p w14:paraId="572103FD" w14:textId="7AEC9B33" w:rsidR="00BA6FD3" w:rsidRPr="0050535F" w:rsidDel="00046CEE" w:rsidRDefault="00BA6FD3" w:rsidP="00DF3B00">
            <w:pPr>
              <w:spacing w:after="0" w:line="360" w:lineRule="auto"/>
              <w:jc w:val="left"/>
              <w:rPr>
                <w:del w:id="705" w:author="Jose Luis Zofio Prieto" w:date="2025-03-12T12:24:00Z"/>
                <w:moveFrom w:id="706" w:author="Jose Luis Zofio Prieto [2]" w:date="2025-03-11T15:27:00Z"/>
                <w:rFonts w:eastAsia="Times New Roman" w:cs="Times New Roman"/>
                <w:color w:val="000000"/>
                <w:kern w:val="0"/>
                <w:lang w:val="en-US" w:eastAsia="es-ES"/>
                <w14:ligatures w14:val="none"/>
              </w:rPr>
            </w:pPr>
            <w:moveFrom w:id="707" w:author="Jose Luis Zofio Prieto [2]" w:date="2025-03-11T15:27:00Z">
              <w:del w:id="708"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07A4E9A2" w14:textId="62BCF496" w:rsidTr="00FF51B5">
        <w:trPr>
          <w:trHeight w:val="292"/>
          <w:jc w:val="center"/>
          <w:del w:id="709" w:author="Jose Luis Zofio Prieto" w:date="2025-03-12T12:24:00Z"/>
        </w:trPr>
        <w:tc>
          <w:tcPr>
            <w:tcW w:w="1299" w:type="dxa"/>
            <w:shd w:val="clear" w:color="auto" w:fill="auto"/>
            <w:noWrap/>
            <w:vAlign w:val="bottom"/>
            <w:hideMark/>
          </w:tcPr>
          <w:p w14:paraId="0B05058C" w14:textId="5BC5F3D8" w:rsidR="00BA6FD3" w:rsidRPr="0050535F" w:rsidDel="00046CEE" w:rsidRDefault="00BA6FD3" w:rsidP="00DF3B00">
            <w:pPr>
              <w:spacing w:after="0" w:line="360" w:lineRule="auto"/>
              <w:jc w:val="left"/>
              <w:rPr>
                <w:del w:id="710" w:author="Jose Luis Zofio Prieto" w:date="2025-03-12T12:24:00Z"/>
                <w:moveFrom w:id="711" w:author="Jose Luis Zofio Prieto [2]" w:date="2025-03-11T15:27:00Z"/>
                <w:rFonts w:eastAsia="Times New Roman" w:cs="Times New Roman"/>
                <w:color w:val="000000"/>
                <w:kern w:val="0"/>
                <w:lang w:val="en-US" w:eastAsia="es-ES"/>
                <w14:ligatures w14:val="none"/>
              </w:rPr>
            </w:pPr>
            <w:moveFrom w:id="712" w:author="Jose Luis Zofio Prieto [2]" w:date="2025-03-11T15:27:00Z">
              <w:del w:id="713" w:author="Jose Luis Zofio Prieto" w:date="2025-03-12T12:24:00Z">
                <w:r w:rsidRPr="0050535F" w:rsidDel="00046CEE">
                  <w:rPr>
                    <w:rFonts w:eastAsia="Times New Roman" w:cs="Times New Roman"/>
                    <w:color w:val="000000"/>
                    <w:kern w:val="0"/>
                    <w:lang w:val="en-US" w:eastAsia="es-ES"/>
                    <w14:ligatures w14:val="none"/>
                  </w:rPr>
                  <w:delText>0.4</w:delText>
                </w:r>
              </w:del>
            </w:moveFrom>
          </w:p>
        </w:tc>
        <w:tc>
          <w:tcPr>
            <w:tcW w:w="1240" w:type="dxa"/>
            <w:shd w:val="clear" w:color="auto" w:fill="auto"/>
            <w:noWrap/>
            <w:vAlign w:val="bottom"/>
            <w:hideMark/>
          </w:tcPr>
          <w:p w14:paraId="5AB27658" w14:textId="314F83DF" w:rsidR="00BA6FD3" w:rsidRPr="0050535F" w:rsidDel="00046CEE" w:rsidRDefault="00BA6FD3" w:rsidP="00DF3B00">
            <w:pPr>
              <w:spacing w:after="0" w:line="360" w:lineRule="auto"/>
              <w:jc w:val="left"/>
              <w:rPr>
                <w:del w:id="714" w:author="Jose Luis Zofio Prieto" w:date="2025-03-12T12:24:00Z"/>
                <w:moveFrom w:id="715" w:author="Jose Luis Zofio Prieto [2]" w:date="2025-03-11T15:27:00Z"/>
                <w:rFonts w:eastAsia="Times New Roman" w:cs="Times New Roman"/>
                <w:color w:val="000000"/>
                <w:kern w:val="0"/>
                <w:lang w:val="en-US" w:eastAsia="es-ES"/>
                <w14:ligatures w14:val="none"/>
              </w:rPr>
            </w:pPr>
            <w:moveFrom w:id="716" w:author="Jose Luis Zofio Prieto [2]" w:date="2025-03-11T15:27:00Z">
              <w:del w:id="71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0B72E770" w14:textId="7FD49BE6" w:rsidR="00BA6FD3" w:rsidRPr="0050535F" w:rsidDel="00046CEE" w:rsidRDefault="00BA6FD3" w:rsidP="00DF3B00">
            <w:pPr>
              <w:spacing w:after="0" w:line="360" w:lineRule="auto"/>
              <w:jc w:val="left"/>
              <w:rPr>
                <w:del w:id="718" w:author="Jose Luis Zofio Prieto" w:date="2025-03-12T12:24:00Z"/>
                <w:moveFrom w:id="719" w:author="Jose Luis Zofio Prieto [2]" w:date="2025-03-11T15:27:00Z"/>
                <w:rFonts w:eastAsia="Times New Roman" w:cs="Times New Roman"/>
                <w:color w:val="000000"/>
                <w:kern w:val="0"/>
                <w:lang w:val="en-US" w:eastAsia="es-ES"/>
                <w14:ligatures w14:val="none"/>
              </w:rPr>
            </w:pPr>
            <w:moveFrom w:id="720" w:author="Jose Luis Zofio Prieto [2]" w:date="2025-03-11T15:27:00Z">
              <w:del w:id="721"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2256284" w14:textId="0234FDCB" w:rsidR="00BA6FD3" w:rsidRPr="0050535F" w:rsidDel="00046CEE" w:rsidRDefault="00BA6FD3" w:rsidP="00DF3B00">
            <w:pPr>
              <w:spacing w:after="0" w:line="360" w:lineRule="auto"/>
              <w:jc w:val="left"/>
              <w:rPr>
                <w:del w:id="722" w:author="Jose Luis Zofio Prieto" w:date="2025-03-12T12:24:00Z"/>
                <w:moveFrom w:id="723" w:author="Jose Luis Zofio Prieto [2]" w:date="2025-03-11T15:27:00Z"/>
                <w:rFonts w:eastAsia="Times New Roman" w:cs="Times New Roman"/>
                <w:color w:val="000000"/>
                <w:kern w:val="0"/>
                <w:lang w:val="en-US" w:eastAsia="es-ES"/>
                <w14:ligatures w14:val="none"/>
              </w:rPr>
            </w:pPr>
            <w:moveFrom w:id="724" w:author="Jose Luis Zofio Prieto [2]" w:date="2025-03-11T15:27:00Z">
              <w:del w:id="72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shd w:val="clear" w:color="auto" w:fill="auto"/>
            <w:noWrap/>
            <w:vAlign w:val="bottom"/>
            <w:hideMark/>
          </w:tcPr>
          <w:p w14:paraId="7F414FF2" w14:textId="7EDF9751" w:rsidR="00BA6FD3" w:rsidRPr="0050535F" w:rsidDel="00046CEE" w:rsidRDefault="00BA6FD3" w:rsidP="00DF3B00">
            <w:pPr>
              <w:spacing w:after="0" w:line="360" w:lineRule="auto"/>
              <w:jc w:val="left"/>
              <w:rPr>
                <w:del w:id="726" w:author="Jose Luis Zofio Prieto" w:date="2025-03-12T12:24:00Z"/>
                <w:moveFrom w:id="727" w:author="Jose Luis Zofio Prieto [2]" w:date="2025-03-11T15:27:00Z"/>
                <w:rFonts w:eastAsia="Times New Roman" w:cs="Times New Roman"/>
                <w:color w:val="000000"/>
                <w:kern w:val="0"/>
                <w:lang w:val="en-US" w:eastAsia="es-ES"/>
                <w14:ligatures w14:val="none"/>
              </w:rPr>
            </w:pPr>
            <w:moveFrom w:id="728" w:author="Jose Luis Zofio Prieto [2]" w:date="2025-03-11T15:27:00Z">
              <w:del w:id="72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7C1CB147" w14:textId="653F6FF9" w:rsidTr="00FF51B5">
        <w:trPr>
          <w:trHeight w:val="292"/>
          <w:jc w:val="center"/>
          <w:del w:id="730" w:author="Jose Luis Zofio Prieto" w:date="2025-03-12T12:24:00Z"/>
        </w:trPr>
        <w:tc>
          <w:tcPr>
            <w:tcW w:w="1299" w:type="dxa"/>
            <w:shd w:val="clear" w:color="auto" w:fill="auto"/>
            <w:noWrap/>
            <w:vAlign w:val="bottom"/>
            <w:hideMark/>
          </w:tcPr>
          <w:p w14:paraId="5CA3A2EC" w14:textId="4A7BC8CE" w:rsidR="00BA6FD3" w:rsidRPr="0050535F" w:rsidDel="00046CEE" w:rsidRDefault="00BA6FD3" w:rsidP="00DF3B00">
            <w:pPr>
              <w:spacing w:after="0" w:line="360" w:lineRule="auto"/>
              <w:jc w:val="left"/>
              <w:rPr>
                <w:del w:id="731" w:author="Jose Luis Zofio Prieto" w:date="2025-03-12T12:24:00Z"/>
                <w:moveFrom w:id="732" w:author="Jose Luis Zofio Prieto [2]" w:date="2025-03-11T15:27:00Z"/>
                <w:rFonts w:eastAsia="Times New Roman" w:cs="Times New Roman"/>
                <w:color w:val="000000"/>
                <w:kern w:val="0"/>
                <w:lang w:val="en-US" w:eastAsia="es-ES"/>
                <w14:ligatures w14:val="none"/>
              </w:rPr>
            </w:pPr>
            <w:moveFrom w:id="733" w:author="Jose Luis Zofio Prieto [2]" w:date="2025-03-11T15:27:00Z">
              <w:del w:id="734" w:author="Jose Luis Zofio Prieto" w:date="2025-03-12T12:24:00Z">
                <w:r w:rsidRPr="0050535F" w:rsidDel="00046CEE">
                  <w:rPr>
                    <w:rFonts w:eastAsia="Times New Roman" w:cs="Times New Roman"/>
                    <w:color w:val="000000"/>
                    <w:kern w:val="0"/>
                    <w:lang w:val="en-US" w:eastAsia="es-ES"/>
                    <w14:ligatures w14:val="none"/>
                  </w:rPr>
                  <w:delText>0.3</w:delText>
                </w:r>
              </w:del>
            </w:moveFrom>
          </w:p>
        </w:tc>
        <w:tc>
          <w:tcPr>
            <w:tcW w:w="1240" w:type="dxa"/>
            <w:shd w:val="clear" w:color="auto" w:fill="auto"/>
            <w:noWrap/>
            <w:vAlign w:val="bottom"/>
            <w:hideMark/>
          </w:tcPr>
          <w:p w14:paraId="0CAE24FC" w14:textId="0ECE8BE6" w:rsidR="00BA6FD3" w:rsidRPr="0050535F" w:rsidDel="00046CEE" w:rsidRDefault="00BA6FD3" w:rsidP="00DF3B00">
            <w:pPr>
              <w:spacing w:after="0" w:line="360" w:lineRule="auto"/>
              <w:jc w:val="left"/>
              <w:rPr>
                <w:del w:id="735" w:author="Jose Luis Zofio Prieto" w:date="2025-03-12T12:24:00Z"/>
                <w:moveFrom w:id="736" w:author="Jose Luis Zofio Prieto [2]" w:date="2025-03-11T15:27:00Z"/>
                <w:rFonts w:eastAsia="Times New Roman" w:cs="Times New Roman"/>
                <w:color w:val="000000"/>
                <w:kern w:val="0"/>
                <w:lang w:val="en-US" w:eastAsia="es-ES"/>
                <w14:ligatures w14:val="none"/>
              </w:rPr>
            </w:pPr>
            <w:moveFrom w:id="737" w:author="Jose Luis Zofio Prieto [2]" w:date="2025-03-11T15:27:00Z">
              <w:del w:id="738"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0FCD8495" w14:textId="0D2723B2" w:rsidR="00BA6FD3" w:rsidRPr="0050535F" w:rsidDel="00046CEE" w:rsidRDefault="00BA6FD3" w:rsidP="00DF3B00">
            <w:pPr>
              <w:spacing w:after="0" w:line="360" w:lineRule="auto"/>
              <w:jc w:val="left"/>
              <w:rPr>
                <w:del w:id="739" w:author="Jose Luis Zofio Prieto" w:date="2025-03-12T12:24:00Z"/>
                <w:moveFrom w:id="740" w:author="Jose Luis Zofio Prieto [2]" w:date="2025-03-11T15:27:00Z"/>
                <w:rFonts w:eastAsia="Times New Roman" w:cs="Times New Roman"/>
                <w:color w:val="000000"/>
                <w:kern w:val="0"/>
                <w:lang w:val="en-US" w:eastAsia="es-ES"/>
                <w14:ligatures w14:val="none"/>
              </w:rPr>
            </w:pPr>
            <w:moveFrom w:id="741" w:author="Jose Luis Zofio Prieto [2]" w:date="2025-03-11T15:27:00Z">
              <w:del w:id="742"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75</w:delText>
                </w:r>
              </w:del>
            </w:moveFrom>
          </w:p>
        </w:tc>
        <w:tc>
          <w:tcPr>
            <w:tcW w:w="1240" w:type="dxa"/>
            <w:shd w:val="clear" w:color="auto" w:fill="auto"/>
            <w:noWrap/>
            <w:vAlign w:val="bottom"/>
            <w:hideMark/>
          </w:tcPr>
          <w:p w14:paraId="5A6401F9" w14:textId="558D459B" w:rsidR="00BA6FD3" w:rsidRPr="0050535F" w:rsidDel="00046CEE" w:rsidRDefault="00BA6FD3" w:rsidP="00DF3B00">
            <w:pPr>
              <w:spacing w:after="0" w:line="360" w:lineRule="auto"/>
              <w:jc w:val="left"/>
              <w:rPr>
                <w:del w:id="743" w:author="Jose Luis Zofio Prieto" w:date="2025-03-12T12:24:00Z"/>
                <w:moveFrom w:id="744" w:author="Jose Luis Zofio Prieto [2]" w:date="2025-03-11T15:27:00Z"/>
                <w:rFonts w:eastAsia="Times New Roman" w:cs="Times New Roman"/>
                <w:color w:val="000000"/>
                <w:kern w:val="0"/>
                <w:lang w:val="en-US" w:eastAsia="es-ES"/>
                <w14:ligatures w14:val="none"/>
              </w:rPr>
            </w:pPr>
            <w:moveFrom w:id="745" w:author="Jose Luis Zofio Prieto [2]" w:date="2025-03-11T15:27:00Z">
              <w:del w:id="746"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86</w:delText>
                </w:r>
              </w:del>
            </w:moveFrom>
          </w:p>
        </w:tc>
        <w:tc>
          <w:tcPr>
            <w:tcW w:w="1868" w:type="dxa"/>
            <w:shd w:val="clear" w:color="auto" w:fill="auto"/>
            <w:noWrap/>
            <w:vAlign w:val="bottom"/>
            <w:hideMark/>
          </w:tcPr>
          <w:p w14:paraId="49AC8FFD" w14:textId="47B77CE6" w:rsidR="00BA6FD3" w:rsidRPr="0050535F" w:rsidDel="00046CEE" w:rsidRDefault="00BA6FD3" w:rsidP="00DF3B00">
            <w:pPr>
              <w:spacing w:after="0" w:line="360" w:lineRule="auto"/>
              <w:jc w:val="left"/>
              <w:rPr>
                <w:del w:id="747" w:author="Jose Luis Zofio Prieto" w:date="2025-03-12T12:24:00Z"/>
                <w:moveFrom w:id="748" w:author="Jose Luis Zofio Prieto [2]" w:date="2025-03-11T15:27:00Z"/>
                <w:rFonts w:eastAsia="Times New Roman" w:cs="Times New Roman"/>
                <w:color w:val="000000"/>
                <w:kern w:val="0"/>
                <w:lang w:val="en-US" w:eastAsia="es-ES"/>
                <w14:ligatures w14:val="none"/>
              </w:rPr>
            </w:pPr>
            <w:moveFrom w:id="749" w:author="Jose Luis Zofio Prieto [2]" w:date="2025-03-11T15:27:00Z">
              <w:del w:id="750"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01DF3D4C" w14:textId="5CF26072" w:rsidTr="00FF51B5">
        <w:trPr>
          <w:trHeight w:val="292"/>
          <w:jc w:val="center"/>
          <w:del w:id="751" w:author="Jose Luis Zofio Prieto" w:date="2025-03-12T12:24:00Z"/>
        </w:trPr>
        <w:tc>
          <w:tcPr>
            <w:tcW w:w="1299" w:type="dxa"/>
            <w:shd w:val="clear" w:color="auto" w:fill="auto"/>
            <w:noWrap/>
            <w:vAlign w:val="bottom"/>
            <w:hideMark/>
          </w:tcPr>
          <w:p w14:paraId="73C9DEDC" w14:textId="181A0710" w:rsidR="00BA6FD3" w:rsidRPr="0050535F" w:rsidDel="00046CEE" w:rsidRDefault="00BA6FD3" w:rsidP="00DF3B00">
            <w:pPr>
              <w:spacing w:after="0" w:line="360" w:lineRule="auto"/>
              <w:jc w:val="left"/>
              <w:rPr>
                <w:del w:id="752" w:author="Jose Luis Zofio Prieto" w:date="2025-03-12T12:24:00Z"/>
                <w:moveFrom w:id="753" w:author="Jose Luis Zofio Prieto [2]" w:date="2025-03-11T15:27:00Z"/>
                <w:rFonts w:eastAsia="Times New Roman" w:cs="Times New Roman"/>
                <w:color w:val="000000"/>
                <w:kern w:val="0"/>
                <w:lang w:val="en-US" w:eastAsia="es-ES"/>
                <w14:ligatures w14:val="none"/>
              </w:rPr>
            </w:pPr>
            <w:moveFrom w:id="754" w:author="Jose Luis Zofio Prieto [2]" w:date="2025-03-11T15:27:00Z">
              <w:del w:id="755" w:author="Jose Luis Zofio Prieto" w:date="2025-03-12T12:24:00Z">
                <w:r w:rsidRPr="0050535F" w:rsidDel="00046CEE">
                  <w:rPr>
                    <w:rFonts w:eastAsia="Times New Roman" w:cs="Times New Roman"/>
                    <w:color w:val="000000"/>
                    <w:kern w:val="0"/>
                    <w:lang w:val="en-US" w:eastAsia="es-ES"/>
                    <w14:ligatures w14:val="none"/>
                  </w:rPr>
                  <w:delText>0.2</w:delText>
                </w:r>
              </w:del>
            </w:moveFrom>
          </w:p>
        </w:tc>
        <w:tc>
          <w:tcPr>
            <w:tcW w:w="1240" w:type="dxa"/>
            <w:shd w:val="clear" w:color="auto" w:fill="auto"/>
            <w:noWrap/>
            <w:vAlign w:val="bottom"/>
            <w:hideMark/>
          </w:tcPr>
          <w:p w14:paraId="227797AF" w14:textId="48785D6A" w:rsidR="00BA6FD3" w:rsidRPr="0050535F" w:rsidDel="00046CEE" w:rsidRDefault="00BA6FD3" w:rsidP="00DF3B00">
            <w:pPr>
              <w:spacing w:after="0" w:line="360" w:lineRule="auto"/>
              <w:jc w:val="left"/>
              <w:rPr>
                <w:del w:id="756" w:author="Jose Luis Zofio Prieto" w:date="2025-03-12T12:24:00Z"/>
                <w:moveFrom w:id="757" w:author="Jose Luis Zofio Prieto [2]" w:date="2025-03-11T15:27:00Z"/>
                <w:rFonts w:eastAsia="Times New Roman" w:cs="Times New Roman"/>
                <w:color w:val="000000"/>
                <w:kern w:val="0"/>
                <w:lang w:val="en-US" w:eastAsia="es-ES"/>
                <w14:ligatures w14:val="none"/>
              </w:rPr>
            </w:pPr>
            <w:moveFrom w:id="758" w:author="Jose Luis Zofio Prieto [2]" w:date="2025-03-11T15:27:00Z">
              <w:del w:id="759"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67</w:delText>
                </w:r>
              </w:del>
            </w:moveFrom>
          </w:p>
        </w:tc>
        <w:tc>
          <w:tcPr>
            <w:tcW w:w="1240" w:type="dxa"/>
            <w:shd w:val="clear" w:color="auto" w:fill="auto"/>
            <w:noWrap/>
            <w:vAlign w:val="bottom"/>
            <w:hideMark/>
          </w:tcPr>
          <w:p w14:paraId="6102CE7E" w14:textId="5ECD56CE" w:rsidR="00BA6FD3" w:rsidRPr="0050535F" w:rsidDel="00046CEE" w:rsidRDefault="00BA6FD3" w:rsidP="00DF3B00">
            <w:pPr>
              <w:spacing w:after="0" w:line="360" w:lineRule="auto"/>
              <w:jc w:val="left"/>
              <w:rPr>
                <w:del w:id="760" w:author="Jose Luis Zofio Prieto" w:date="2025-03-12T12:24:00Z"/>
                <w:moveFrom w:id="761" w:author="Jose Luis Zofio Prieto [2]" w:date="2025-03-11T15:27:00Z"/>
                <w:rFonts w:eastAsia="Times New Roman" w:cs="Times New Roman"/>
                <w:color w:val="000000"/>
                <w:kern w:val="0"/>
                <w:lang w:val="en-US" w:eastAsia="es-ES"/>
                <w14:ligatures w14:val="none"/>
              </w:rPr>
            </w:pPr>
            <w:moveFrom w:id="762" w:author="Jose Luis Zofio Prieto [2]" w:date="2025-03-11T15:27:00Z">
              <w:del w:id="76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43B8A146" w14:textId="2DE135CF" w:rsidR="00BA6FD3" w:rsidRPr="0050535F" w:rsidDel="00046CEE" w:rsidRDefault="00BA6FD3" w:rsidP="00DF3B00">
            <w:pPr>
              <w:spacing w:after="0" w:line="360" w:lineRule="auto"/>
              <w:jc w:val="left"/>
              <w:rPr>
                <w:del w:id="764" w:author="Jose Luis Zofio Prieto" w:date="2025-03-12T12:24:00Z"/>
                <w:moveFrom w:id="765" w:author="Jose Luis Zofio Prieto [2]" w:date="2025-03-11T15:27:00Z"/>
                <w:rFonts w:eastAsia="Times New Roman" w:cs="Times New Roman"/>
                <w:color w:val="000000"/>
                <w:kern w:val="0"/>
                <w:lang w:val="en-US" w:eastAsia="es-ES"/>
                <w14:ligatures w14:val="none"/>
              </w:rPr>
            </w:pPr>
            <w:moveFrom w:id="766" w:author="Jose Luis Zofio Prieto [2]" w:date="2025-03-11T15:27:00Z">
              <w:del w:id="767"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w:delText>
                </w:r>
              </w:del>
            </w:moveFrom>
          </w:p>
        </w:tc>
        <w:tc>
          <w:tcPr>
            <w:tcW w:w="1868" w:type="dxa"/>
            <w:shd w:val="clear" w:color="auto" w:fill="auto"/>
            <w:noWrap/>
            <w:vAlign w:val="bottom"/>
            <w:hideMark/>
          </w:tcPr>
          <w:p w14:paraId="1D0FCAAE" w14:textId="39CBDD37" w:rsidR="00BA6FD3" w:rsidRPr="0050535F" w:rsidDel="00046CEE" w:rsidRDefault="00BA6FD3" w:rsidP="00DF3B00">
            <w:pPr>
              <w:spacing w:after="0" w:line="360" w:lineRule="auto"/>
              <w:jc w:val="left"/>
              <w:rPr>
                <w:del w:id="768" w:author="Jose Luis Zofio Prieto" w:date="2025-03-12T12:24:00Z"/>
                <w:moveFrom w:id="769" w:author="Jose Luis Zofio Prieto [2]" w:date="2025-03-11T15:27:00Z"/>
                <w:rFonts w:eastAsia="Times New Roman" w:cs="Times New Roman"/>
                <w:color w:val="000000"/>
                <w:kern w:val="0"/>
                <w:lang w:val="en-US" w:eastAsia="es-ES"/>
                <w14:ligatures w14:val="none"/>
              </w:rPr>
            </w:pPr>
            <w:moveFrom w:id="770" w:author="Jose Luis Zofio Prieto [2]" w:date="2025-03-11T15:27:00Z">
              <w:del w:id="771"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83</w:delText>
                </w:r>
              </w:del>
            </w:moveFrom>
          </w:p>
        </w:tc>
      </w:tr>
      <w:tr w:rsidR="00BA6FD3" w:rsidRPr="0050535F" w:rsidDel="00046CEE" w14:paraId="3E37EA5D" w14:textId="5A21C5DF" w:rsidTr="00FF51B5">
        <w:trPr>
          <w:trHeight w:val="292"/>
          <w:jc w:val="center"/>
          <w:del w:id="772" w:author="Jose Luis Zofio Prieto" w:date="2025-03-12T12:24:00Z"/>
        </w:trPr>
        <w:tc>
          <w:tcPr>
            <w:tcW w:w="1299" w:type="dxa"/>
            <w:shd w:val="clear" w:color="auto" w:fill="auto"/>
            <w:noWrap/>
            <w:vAlign w:val="bottom"/>
          </w:tcPr>
          <w:p w14:paraId="6C3F360B" w14:textId="596ACA9B" w:rsidR="00BA6FD3" w:rsidRPr="0050535F" w:rsidDel="00046CEE" w:rsidRDefault="00BA6FD3" w:rsidP="00DF3B00">
            <w:pPr>
              <w:spacing w:after="0" w:line="360" w:lineRule="auto"/>
              <w:jc w:val="left"/>
              <w:rPr>
                <w:del w:id="773" w:author="Jose Luis Zofio Prieto" w:date="2025-03-12T12:24:00Z"/>
                <w:moveFrom w:id="774"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50092EFF" w14:textId="70EB8A4D" w:rsidR="00BA6FD3" w:rsidRPr="0050535F" w:rsidDel="00046CEE" w:rsidRDefault="00BA6FD3" w:rsidP="00DF3B00">
            <w:pPr>
              <w:spacing w:after="0" w:line="360" w:lineRule="auto"/>
              <w:jc w:val="left"/>
              <w:rPr>
                <w:del w:id="775" w:author="Jose Luis Zofio Prieto" w:date="2025-03-12T12:24:00Z"/>
                <w:moveFrom w:id="776"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0B5CC5E1" w14:textId="17259EB1" w:rsidR="00BA6FD3" w:rsidRPr="0050535F" w:rsidDel="00046CEE" w:rsidRDefault="00BA6FD3" w:rsidP="00DF3B00">
            <w:pPr>
              <w:spacing w:after="0" w:line="360" w:lineRule="auto"/>
              <w:jc w:val="left"/>
              <w:rPr>
                <w:del w:id="777" w:author="Jose Luis Zofio Prieto" w:date="2025-03-12T12:24:00Z"/>
                <w:moveFrom w:id="778"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01200908" w14:textId="1945A360" w:rsidR="00BA6FD3" w:rsidRPr="0050535F" w:rsidDel="00046CEE" w:rsidRDefault="00BA6FD3" w:rsidP="00DF3B00">
            <w:pPr>
              <w:spacing w:after="0" w:line="360" w:lineRule="auto"/>
              <w:jc w:val="left"/>
              <w:rPr>
                <w:del w:id="779" w:author="Jose Luis Zofio Prieto" w:date="2025-03-12T12:24:00Z"/>
                <w:moveFrom w:id="780" w:author="Jose Luis Zofio Prieto [2]" w:date="2025-03-11T15:27:00Z"/>
                <w:rFonts w:eastAsia="Times New Roman" w:cs="Times New Roman"/>
                <w:color w:val="000000"/>
                <w:kern w:val="0"/>
                <w:lang w:val="en-US" w:eastAsia="es-ES"/>
                <w14:ligatures w14:val="none"/>
              </w:rPr>
            </w:pPr>
          </w:p>
        </w:tc>
        <w:tc>
          <w:tcPr>
            <w:tcW w:w="1868" w:type="dxa"/>
            <w:shd w:val="clear" w:color="auto" w:fill="auto"/>
            <w:noWrap/>
            <w:vAlign w:val="bottom"/>
          </w:tcPr>
          <w:p w14:paraId="4507258A" w14:textId="1F9960C2" w:rsidR="00BA6FD3" w:rsidRPr="0050535F" w:rsidDel="00046CEE" w:rsidRDefault="00BA6FD3" w:rsidP="00DF3B00">
            <w:pPr>
              <w:spacing w:after="0" w:line="360" w:lineRule="auto"/>
              <w:jc w:val="left"/>
              <w:rPr>
                <w:del w:id="781" w:author="Jose Luis Zofio Prieto" w:date="2025-03-12T12:24:00Z"/>
                <w:moveFrom w:id="782" w:author="Jose Luis Zofio Prieto [2]" w:date="2025-03-11T15:27:00Z"/>
                <w:rFonts w:eastAsia="Times New Roman" w:cs="Times New Roman"/>
                <w:color w:val="000000"/>
                <w:kern w:val="0"/>
                <w:lang w:val="en-US" w:eastAsia="es-ES"/>
                <w14:ligatures w14:val="none"/>
              </w:rPr>
            </w:pPr>
          </w:p>
        </w:tc>
      </w:tr>
      <w:tr w:rsidR="00BA6FD3" w:rsidRPr="0050535F" w:rsidDel="00046CEE" w14:paraId="237300EA" w14:textId="3E651E0A" w:rsidTr="00FF51B5">
        <w:trPr>
          <w:trHeight w:val="292"/>
          <w:jc w:val="center"/>
          <w:del w:id="783" w:author="Jose Luis Zofio Prieto" w:date="2025-03-12T12:24:00Z"/>
        </w:trPr>
        <w:tc>
          <w:tcPr>
            <w:tcW w:w="6887" w:type="dxa"/>
            <w:gridSpan w:val="5"/>
            <w:tcBorders>
              <w:bottom w:val="single" w:sz="4" w:space="0" w:color="auto"/>
            </w:tcBorders>
            <w:shd w:val="clear" w:color="auto" w:fill="auto"/>
            <w:noWrap/>
            <w:vAlign w:val="bottom"/>
          </w:tcPr>
          <w:p w14:paraId="0226BED1" w14:textId="5FB85A17" w:rsidR="00BA6FD3" w:rsidRPr="0050535F" w:rsidDel="00046CEE" w:rsidRDefault="00BA6FD3" w:rsidP="00DF3B00">
            <w:pPr>
              <w:spacing w:after="0" w:line="360" w:lineRule="auto"/>
              <w:jc w:val="left"/>
              <w:rPr>
                <w:del w:id="784" w:author="Jose Luis Zofio Prieto" w:date="2025-03-12T12:24:00Z"/>
                <w:moveFrom w:id="785" w:author="Jose Luis Zofio Prieto [2]" w:date="2025-03-11T15:27:00Z"/>
                <w:rFonts w:eastAsia="Times New Roman" w:cs="Times New Roman"/>
                <w:color w:val="000000"/>
                <w:kern w:val="0"/>
                <w:lang w:val="en-US" w:eastAsia="es-ES"/>
                <w14:ligatures w14:val="none"/>
              </w:rPr>
            </w:pPr>
            <w:moveFrom w:id="786" w:author="Jose Luis Zofio Prieto [2]" w:date="2025-03-11T15:27:00Z">
              <w:del w:id="787" w:author="Jose Luis Zofio Prieto" w:date="2025-03-12T12:24:00Z">
                <w:r w:rsidRPr="0050535F" w:rsidDel="00046CEE">
                  <w:rPr>
                    <w:rFonts w:eastAsia="Times New Roman" w:cs="Times New Roman"/>
                    <w:color w:val="000000"/>
                    <w:kern w:val="0"/>
                    <w:lang w:val="en-US" w:eastAsia="es-ES"/>
                    <w14:ligatures w14:val="none"/>
                  </w:rPr>
                  <w:lastRenderedPageBreak/>
                  <w:delText>St</w:delText>
                </w:r>
                <w:r w:rsidR="000A1942" w:rsidRPr="0050535F" w:rsidDel="00046CEE">
                  <w:rPr>
                    <w:rFonts w:eastAsia="Times New Roman" w:cs="Times New Roman"/>
                    <w:color w:val="000000"/>
                    <w:kern w:val="0"/>
                    <w:lang w:val="en-US" w:eastAsia="es-ES"/>
                    <w14:ligatures w14:val="none"/>
                  </w:rPr>
                  <w:delText>age</w:delText>
                </w:r>
                <w:r w:rsidRPr="0050535F" w:rsidDel="00046CEE">
                  <w:rPr>
                    <w:rFonts w:eastAsia="Times New Roman" w:cs="Times New Roman"/>
                    <w:color w:val="000000"/>
                    <w:kern w:val="0"/>
                    <w:lang w:val="en-US" w:eastAsia="es-ES"/>
                    <w14:ligatures w14:val="none"/>
                  </w:rPr>
                  <w:delText xml:space="preserve"> 2: Performance using train dataset</w:delText>
                </w:r>
              </w:del>
            </w:moveFrom>
          </w:p>
        </w:tc>
      </w:tr>
      <w:tr w:rsidR="00BA6FD3" w:rsidRPr="0050535F" w:rsidDel="00046CEE" w14:paraId="3F5F05F6" w14:textId="1C88EB00" w:rsidTr="00FF51B5">
        <w:trPr>
          <w:trHeight w:val="292"/>
          <w:jc w:val="center"/>
          <w:del w:id="788" w:author="Jose Luis Zofio Prieto" w:date="2025-03-12T12:24:00Z"/>
        </w:trPr>
        <w:tc>
          <w:tcPr>
            <w:tcW w:w="1299" w:type="dxa"/>
            <w:tcBorders>
              <w:top w:val="single" w:sz="4" w:space="0" w:color="auto"/>
              <w:bottom w:val="single" w:sz="4" w:space="0" w:color="auto"/>
            </w:tcBorders>
            <w:shd w:val="clear" w:color="auto" w:fill="auto"/>
            <w:noWrap/>
            <w:vAlign w:val="bottom"/>
          </w:tcPr>
          <w:p w14:paraId="0DF6D233" w14:textId="41AA11B0" w:rsidR="00BA6FD3" w:rsidRPr="0050535F" w:rsidDel="00046CEE" w:rsidRDefault="0057156A" w:rsidP="00DF3B00">
            <w:pPr>
              <w:spacing w:after="0" w:line="360" w:lineRule="auto"/>
              <w:jc w:val="left"/>
              <w:rPr>
                <w:del w:id="789" w:author="Jose Luis Zofio Prieto" w:date="2025-03-12T12:24:00Z"/>
                <w:moveFrom w:id="790" w:author="Jose Luis Zofio Prieto [2]" w:date="2025-03-11T15:27:00Z"/>
                <w:rFonts w:eastAsia="Times New Roman" w:cs="Times New Roman"/>
                <w:color w:val="000000"/>
                <w:kern w:val="0"/>
                <w:lang w:val="en-US" w:eastAsia="es-ES"/>
                <w14:ligatures w14:val="none"/>
              </w:rPr>
            </w:pPr>
            <w:moveFrom w:id="791" w:author="Jose Luis Zofio Prieto [2]" w:date="2025-03-11T15:27:00Z">
              <w:del w:id="792" w:author="Jose Luis Zofio Prieto" w:date="2025-03-12T12:24:00Z">
                <w:r w:rsidRPr="0050535F" w:rsidDel="00046CEE">
                  <w:rPr>
                    <w:rFonts w:eastAsia="Times New Roman" w:cs="Times New Roman"/>
                    <w:color w:val="000000"/>
                    <w:kern w:val="0"/>
                    <w:position w:val="-10"/>
                    <w:lang w:val="en-US" w:eastAsia="es-ES"/>
                    <w14:ligatures w14:val="none"/>
                  </w:rPr>
                  <w:object w:dxaOrig="420" w:dyaOrig="320" w14:anchorId="42DA2D92">
                    <v:shape id="_x0000_i1147" type="#_x0000_t75" style="width:20.25pt;height:16.5pt" o:ole="">
                      <v:imagedata r:id="rId230" o:title=""/>
                    </v:shape>
                    <o:OLEObject Type="Embed" ProgID="Equation.DSMT4" ShapeID="_x0000_i1147" DrawAspect="Content" ObjectID="_1803494201" r:id="rId233"/>
                  </w:object>
                </w:r>
              </w:del>
            </w:moveFrom>
          </w:p>
        </w:tc>
        <w:tc>
          <w:tcPr>
            <w:tcW w:w="1240" w:type="dxa"/>
            <w:tcBorders>
              <w:top w:val="single" w:sz="4" w:space="0" w:color="auto"/>
              <w:bottom w:val="single" w:sz="4" w:space="0" w:color="auto"/>
            </w:tcBorders>
            <w:shd w:val="clear" w:color="auto" w:fill="auto"/>
            <w:noWrap/>
            <w:vAlign w:val="bottom"/>
          </w:tcPr>
          <w:p w14:paraId="50EABA0E" w14:textId="17E0675D" w:rsidR="00BA6FD3" w:rsidRPr="0050535F" w:rsidDel="00046CEE" w:rsidRDefault="00BA6FD3" w:rsidP="00DF3B00">
            <w:pPr>
              <w:spacing w:after="0" w:line="360" w:lineRule="auto"/>
              <w:jc w:val="left"/>
              <w:rPr>
                <w:del w:id="793" w:author="Jose Luis Zofio Prieto" w:date="2025-03-12T12:24:00Z"/>
                <w:moveFrom w:id="794" w:author="Jose Luis Zofio Prieto [2]" w:date="2025-03-11T15:27:00Z"/>
                <w:rFonts w:eastAsia="Times New Roman" w:cs="Times New Roman"/>
                <w:color w:val="000000"/>
                <w:kern w:val="0"/>
                <w:lang w:val="en-US" w:eastAsia="es-ES"/>
                <w14:ligatures w14:val="none"/>
              </w:rPr>
            </w:pPr>
            <w:moveFrom w:id="795" w:author="Jose Luis Zofio Prieto [2]" w:date="2025-03-11T15:27:00Z">
              <w:del w:id="796" w:author="Jose Luis Zofio Prieto" w:date="2025-03-12T12:24:00Z">
                <w:r w:rsidRPr="0050535F" w:rsidDel="00046CEE">
                  <w:rPr>
                    <w:rFonts w:eastAsia="Times New Roman" w:cs="Times New Roman"/>
                    <w:color w:val="000000"/>
                    <w:kern w:val="0"/>
                    <w:lang w:val="en-US" w:eastAsia="es-ES"/>
                    <w14:ligatures w14:val="none"/>
                  </w:rPr>
                  <w:delText>Sensitivity</w:delText>
                </w:r>
              </w:del>
            </w:moveFrom>
          </w:p>
        </w:tc>
        <w:tc>
          <w:tcPr>
            <w:tcW w:w="1240" w:type="dxa"/>
            <w:tcBorders>
              <w:top w:val="single" w:sz="4" w:space="0" w:color="auto"/>
              <w:bottom w:val="single" w:sz="4" w:space="0" w:color="auto"/>
            </w:tcBorders>
            <w:shd w:val="clear" w:color="auto" w:fill="auto"/>
            <w:noWrap/>
            <w:vAlign w:val="bottom"/>
          </w:tcPr>
          <w:p w14:paraId="57F08885" w14:textId="2D3A661D" w:rsidR="00BA6FD3" w:rsidRPr="0050535F" w:rsidDel="00046CEE" w:rsidRDefault="00BA6FD3" w:rsidP="00DF3B00">
            <w:pPr>
              <w:spacing w:after="0" w:line="360" w:lineRule="auto"/>
              <w:jc w:val="left"/>
              <w:rPr>
                <w:del w:id="797" w:author="Jose Luis Zofio Prieto" w:date="2025-03-12T12:24:00Z"/>
                <w:moveFrom w:id="798" w:author="Jose Luis Zofio Prieto [2]" w:date="2025-03-11T15:27:00Z"/>
                <w:rFonts w:eastAsia="Times New Roman" w:cs="Times New Roman"/>
                <w:color w:val="000000"/>
                <w:kern w:val="0"/>
                <w:lang w:val="en-US" w:eastAsia="es-ES"/>
                <w14:ligatures w14:val="none"/>
              </w:rPr>
            </w:pPr>
            <w:moveFrom w:id="799" w:author="Jose Luis Zofio Prieto [2]" w:date="2025-03-11T15:27:00Z">
              <w:del w:id="800" w:author="Jose Luis Zofio Prieto" w:date="2025-03-12T12:24:00Z">
                <w:r w:rsidRPr="0050535F" w:rsidDel="00046CEE">
                  <w:rPr>
                    <w:rFonts w:eastAsia="Times New Roman" w:cs="Times New Roman"/>
                    <w:color w:val="000000"/>
                    <w:kern w:val="0"/>
                    <w:lang w:val="en-US" w:eastAsia="es-ES"/>
                    <w14:ligatures w14:val="none"/>
                  </w:rPr>
                  <w:delText>Precision</w:delText>
                </w:r>
              </w:del>
            </w:moveFrom>
          </w:p>
        </w:tc>
        <w:tc>
          <w:tcPr>
            <w:tcW w:w="1240" w:type="dxa"/>
            <w:tcBorders>
              <w:top w:val="single" w:sz="4" w:space="0" w:color="auto"/>
              <w:bottom w:val="single" w:sz="4" w:space="0" w:color="auto"/>
            </w:tcBorders>
            <w:shd w:val="clear" w:color="auto" w:fill="auto"/>
            <w:noWrap/>
            <w:vAlign w:val="bottom"/>
          </w:tcPr>
          <w:p w14:paraId="41B24390" w14:textId="3889AD90" w:rsidR="00BA6FD3" w:rsidRPr="0050535F" w:rsidDel="00046CEE" w:rsidRDefault="00BA6FD3" w:rsidP="00DF3B00">
            <w:pPr>
              <w:spacing w:after="0" w:line="360" w:lineRule="auto"/>
              <w:jc w:val="left"/>
              <w:rPr>
                <w:del w:id="801" w:author="Jose Luis Zofio Prieto" w:date="2025-03-12T12:24:00Z"/>
                <w:moveFrom w:id="802" w:author="Jose Luis Zofio Prieto [2]" w:date="2025-03-11T15:27:00Z"/>
                <w:rFonts w:eastAsia="Times New Roman" w:cs="Times New Roman"/>
                <w:color w:val="000000"/>
                <w:kern w:val="0"/>
                <w:lang w:val="en-US" w:eastAsia="es-ES"/>
                <w14:ligatures w14:val="none"/>
              </w:rPr>
            </w:pPr>
            <w:moveFrom w:id="803" w:author="Jose Luis Zofio Prieto [2]" w:date="2025-03-11T15:27:00Z">
              <w:del w:id="804" w:author="Jose Luis Zofio Prieto" w:date="2025-03-12T12:24:00Z">
                <w:r w:rsidRPr="0050535F" w:rsidDel="00046CEE">
                  <w:rPr>
                    <w:rFonts w:eastAsia="Times New Roman" w:cs="Times New Roman"/>
                    <w:color w:val="000000"/>
                    <w:kern w:val="0"/>
                    <w:lang w:val="en-US" w:eastAsia="es-ES"/>
                    <w14:ligatures w14:val="none"/>
                  </w:rPr>
                  <w:delText>F1</w:delText>
                </w:r>
              </w:del>
            </w:moveFrom>
          </w:p>
        </w:tc>
        <w:tc>
          <w:tcPr>
            <w:tcW w:w="1868" w:type="dxa"/>
            <w:tcBorders>
              <w:top w:val="single" w:sz="4" w:space="0" w:color="auto"/>
              <w:bottom w:val="single" w:sz="4" w:space="0" w:color="auto"/>
            </w:tcBorders>
            <w:shd w:val="clear" w:color="auto" w:fill="auto"/>
            <w:noWrap/>
            <w:vAlign w:val="bottom"/>
          </w:tcPr>
          <w:p w14:paraId="6ED6BEB5" w14:textId="2FCE686D" w:rsidR="00BA6FD3" w:rsidRPr="0050535F" w:rsidDel="00046CEE" w:rsidRDefault="00BA6FD3" w:rsidP="00DF3B00">
            <w:pPr>
              <w:spacing w:after="0" w:line="360" w:lineRule="auto"/>
              <w:jc w:val="left"/>
              <w:rPr>
                <w:del w:id="805" w:author="Jose Luis Zofio Prieto" w:date="2025-03-12T12:24:00Z"/>
                <w:moveFrom w:id="806" w:author="Jose Luis Zofio Prieto [2]" w:date="2025-03-11T15:27:00Z"/>
                <w:rFonts w:eastAsia="Times New Roman" w:cs="Times New Roman"/>
                <w:color w:val="000000"/>
                <w:kern w:val="0"/>
                <w:lang w:val="en-US" w:eastAsia="es-ES"/>
                <w14:ligatures w14:val="none"/>
              </w:rPr>
            </w:pPr>
            <w:moveFrom w:id="807" w:author="Jose Luis Zofio Prieto [2]" w:date="2025-03-11T15:27:00Z">
              <w:del w:id="808" w:author="Jose Luis Zofio Prieto" w:date="2025-03-12T12:24:00Z">
                <w:r w:rsidRPr="0050535F" w:rsidDel="00046CEE">
                  <w:rPr>
                    <w:rFonts w:eastAsia="Times New Roman" w:cs="Times New Roman"/>
                    <w:color w:val="000000"/>
                    <w:kern w:val="0"/>
                    <w:lang w:val="en-US" w:eastAsia="es-ES"/>
                    <w14:ligatures w14:val="none"/>
                  </w:rPr>
                  <w:delText>Balanced accuracy</w:delText>
                </w:r>
              </w:del>
            </w:moveFrom>
          </w:p>
        </w:tc>
      </w:tr>
      <w:tr w:rsidR="00BA6FD3" w:rsidRPr="0050535F" w:rsidDel="00046CEE" w14:paraId="5713C384" w14:textId="46D32BD8" w:rsidTr="00FF51B5">
        <w:trPr>
          <w:trHeight w:val="292"/>
          <w:jc w:val="center"/>
          <w:del w:id="809" w:author="Jose Luis Zofio Prieto" w:date="2025-03-12T12:24:00Z"/>
        </w:trPr>
        <w:tc>
          <w:tcPr>
            <w:tcW w:w="1299" w:type="dxa"/>
            <w:tcBorders>
              <w:top w:val="single" w:sz="4" w:space="0" w:color="auto"/>
            </w:tcBorders>
            <w:shd w:val="clear" w:color="auto" w:fill="auto"/>
            <w:noWrap/>
            <w:vAlign w:val="bottom"/>
          </w:tcPr>
          <w:p w14:paraId="3B7490E6" w14:textId="3372777A" w:rsidR="00BA6FD3" w:rsidRPr="0050535F" w:rsidDel="00046CEE" w:rsidRDefault="00BA6FD3" w:rsidP="00DF3B00">
            <w:pPr>
              <w:spacing w:after="0" w:line="360" w:lineRule="auto"/>
              <w:jc w:val="left"/>
              <w:rPr>
                <w:del w:id="810" w:author="Jose Luis Zofio Prieto" w:date="2025-03-12T12:24:00Z"/>
                <w:moveFrom w:id="811" w:author="Jose Luis Zofio Prieto [2]" w:date="2025-03-11T15:27:00Z"/>
                <w:rFonts w:eastAsia="Times New Roman" w:cs="Times New Roman"/>
                <w:color w:val="000000"/>
                <w:kern w:val="0"/>
                <w:lang w:val="en-US" w:eastAsia="es-ES"/>
                <w14:ligatures w14:val="none"/>
              </w:rPr>
            </w:pPr>
            <w:moveFrom w:id="812" w:author="Jose Luis Zofio Prieto [2]" w:date="2025-03-11T15:27:00Z">
              <w:del w:id="813" w:author="Jose Luis Zofio Prieto" w:date="2025-03-12T12:24:00Z">
                <w:r w:rsidRPr="0050535F" w:rsidDel="00046CEE">
                  <w:rPr>
                    <w:rFonts w:eastAsia="Times New Roman" w:cs="Times New Roman"/>
                    <w:color w:val="000000"/>
                    <w:kern w:val="0"/>
                    <w:lang w:val="en-US" w:eastAsia="es-ES"/>
                    <w14:ligatures w14:val="none"/>
                  </w:rPr>
                  <w:delText>0.25</w:delText>
                </w:r>
              </w:del>
            </w:moveFrom>
          </w:p>
        </w:tc>
        <w:tc>
          <w:tcPr>
            <w:tcW w:w="1240" w:type="dxa"/>
            <w:tcBorders>
              <w:top w:val="single" w:sz="4" w:space="0" w:color="auto"/>
            </w:tcBorders>
            <w:shd w:val="clear" w:color="auto" w:fill="auto"/>
            <w:noWrap/>
            <w:vAlign w:val="bottom"/>
          </w:tcPr>
          <w:p w14:paraId="01E79BEE" w14:textId="450335BD" w:rsidR="00BA6FD3" w:rsidRPr="0050535F" w:rsidDel="00046CEE" w:rsidRDefault="00BA6FD3" w:rsidP="00DF3B00">
            <w:pPr>
              <w:spacing w:after="0" w:line="360" w:lineRule="auto"/>
              <w:jc w:val="left"/>
              <w:rPr>
                <w:del w:id="814" w:author="Jose Luis Zofio Prieto" w:date="2025-03-12T12:24:00Z"/>
                <w:moveFrom w:id="815" w:author="Jose Luis Zofio Prieto [2]" w:date="2025-03-11T15:27:00Z"/>
                <w:rFonts w:eastAsia="Times New Roman" w:cs="Times New Roman"/>
                <w:color w:val="000000"/>
                <w:kern w:val="0"/>
                <w:lang w:val="en-US" w:eastAsia="es-ES"/>
                <w14:ligatures w14:val="none"/>
              </w:rPr>
            </w:pPr>
            <w:moveFrom w:id="816" w:author="Jose Luis Zofio Prieto [2]" w:date="2025-03-11T15:27:00Z">
              <w:del w:id="81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tcPr>
          <w:p w14:paraId="2D559ACE" w14:textId="2D3FE4D0" w:rsidR="00BA6FD3" w:rsidRPr="0050535F" w:rsidDel="00046CEE" w:rsidRDefault="00BA6FD3" w:rsidP="00DF3B00">
            <w:pPr>
              <w:spacing w:after="0" w:line="360" w:lineRule="auto"/>
              <w:jc w:val="left"/>
              <w:rPr>
                <w:del w:id="818" w:author="Jose Luis Zofio Prieto" w:date="2025-03-12T12:24:00Z"/>
                <w:moveFrom w:id="819" w:author="Jose Luis Zofio Prieto [2]" w:date="2025-03-11T15:27:00Z"/>
                <w:rFonts w:eastAsia="Times New Roman" w:cs="Times New Roman"/>
                <w:color w:val="000000"/>
                <w:kern w:val="0"/>
                <w:lang w:val="en-US" w:eastAsia="es-ES"/>
                <w14:ligatures w14:val="none"/>
              </w:rPr>
            </w:pPr>
            <w:moveFrom w:id="820" w:author="Jose Luis Zofio Prieto [2]" w:date="2025-03-11T15:27:00Z">
              <w:del w:id="821"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tcPr>
          <w:p w14:paraId="4820A429" w14:textId="4F5C2CDA" w:rsidR="00BA6FD3" w:rsidRPr="0050535F" w:rsidDel="00046CEE" w:rsidRDefault="00BA6FD3" w:rsidP="00DF3B00">
            <w:pPr>
              <w:spacing w:after="0" w:line="360" w:lineRule="auto"/>
              <w:jc w:val="left"/>
              <w:rPr>
                <w:del w:id="822" w:author="Jose Luis Zofio Prieto" w:date="2025-03-12T12:24:00Z"/>
                <w:moveFrom w:id="823" w:author="Jose Luis Zofio Prieto [2]" w:date="2025-03-11T15:27:00Z"/>
                <w:rFonts w:eastAsia="Times New Roman" w:cs="Times New Roman"/>
                <w:color w:val="000000"/>
                <w:kern w:val="0"/>
                <w:lang w:val="en-US" w:eastAsia="es-ES"/>
                <w14:ligatures w14:val="none"/>
              </w:rPr>
            </w:pPr>
            <w:moveFrom w:id="824" w:author="Jose Luis Zofio Prieto [2]" w:date="2025-03-11T15:27:00Z">
              <w:del w:id="82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tcBorders>
              <w:top w:val="single" w:sz="4" w:space="0" w:color="auto"/>
            </w:tcBorders>
            <w:shd w:val="clear" w:color="auto" w:fill="auto"/>
            <w:noWrap/>
            <w:vAlign w:val="bottom"/>
          </w:tcPr>
          <w:p w14:paraId="274682C7" w14:textId="6B94CEEC" w:rsidR="00BA6FD3" w:rsidRPr="0050535F" w:rsidDel="00046CEE" w:rsidRDefault="00BA6FD3" w:rsidP="00DF3B00">
            <w:pPr>
              <w:spacing w:after="0" w:line="360" w:lineRule="auto"/>
              <w:jc w:val="left"/>
              <w:rPr>
                <w:del w:id="826" w:author="Jose Luis Zofio Prieto" w:date="2025-03-12T12:24:00Z"/>
                <w:moveFrom w:id="827" w:author="Jose Luis Zofio Prieto [2]" w:date="2025-03-11T15:27:00Z"/>
                <w:rFonts w:eastAsia="Times New Roman" w:cs="Times New Roman"/>
                <w:color w:val="000000"/>
                <w:kern w:val="0"/>
                <w:lang w:val="en-US" w:eastAsia="es-ES"/>
                <w14:ligatures w14:val="none"/>
              </w:rPr>
            </w:pPr>
            <w:moveFrom w:id="828" w:author="Jose Luis Zofio Prieto [2]" w:date="2025-03-11T15:27:00Z">
              <w:del w:id="82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E72AC7" w14:paraId="5FF75A35" w14:textId="5FF42A5F" w:rsidTr="00FF51B5">
        <w:trPr>
          <w:trHeight w:val="292"/>
          <w:jc w:val="center"/>
        </w:trPr>
        <w:tc>
          <w:tcPr>
            <w:tcW w:w="1299" w:type="dxa"/>
            <w:shd w:val="clear" w:color="auto" w:fill="auto"/>
            <w:noWrap/>
            <w:vAlign w:val="bottom"/>
          </w:tcPr>
          <w:p w14:paraId="2C4073C6" w14:textId="41A21720" w:rsidR="00BA6FD3" w:rsidRPr="0050535F" w:rsidDel="00E72AC7" w:rsidRDefault="00BA6FD3" w:rsidP="00DF3B00">
            <w:pPr>
              <w:spacing w:after="0" w:line="360" w:lineRule="auto"/>
              <w:jc w:val="left"/>
              <w:rPr>
                <w:moveFrom w:id="830" w:author="Jose Luis Zofio Prieto [2]" w:date="2025-03-11T15:27:00Z"/>
                <w:rFonts w:eastAsia="Times New Roman" w:cs="Times New Roman"/>
                <w:color w:val="000000"/>
                <w:kern w:val="0"/>
                <w:lang w:val="en-US" w:eastAsia="es-ES"/>
                <w14:ligatures w14:val="none"/>
              </w:rPr>
            </w:pPr>
            <w:moveFrom w:id="831" w:author="Jose Luis Zofio Prieto [2]" w:date="2025-03-11T15:27:00Z">
              <w:r w:rsidRPr="0050535F" w:rsidDel="00E72AC7">
                <w:rPr>
                  <w:rFonts w:eastAsia="Times New Roman" w:cs="Times New Roman"/>
                  <w:color w:val="000000"/>
                  <w:kern w:val="0"/>
                  <w:lang w:val="en-US" w:eastAsia="es-ES"/>
                  <w14:ligatures w14:val="none"/>
                </w:rPr>
                <w:t>0.4</w:t>
              </w:r>
            </w:moveFrom>
          </w:p>
        </w:tc>
        <w:tc>
          <w:tcPr>
            <w:tcW w:w="1240" w:type="dxa"/>
            <w:shd w:val="clear" w:color="auto" w:fill="auto"/>
            <w:noWrap/>
            <w:vAlign w:val="bottom"/>
          </w:tcPr>
          <w:p w14:paraId="3FA63E15" w14:textId="69C3783B" w:rsidR="00BA6FD3" w:rsidRPr="0050535F" w:rsidDel="00E72AC7" w:rsidRDefault="00BA6FD3" w:rsidP="00DF3B00">
            <w:pPr>
              <w:spacing w:after="0" w:line="360" w:lineRule="auto"/>
              <w:jc w:val="left"/>
              <w:rPr>
                <w:moveFrom w:id="832" w:author="Jose Luis Zofio Prieto [2]" w:date="2025-03-11T15:27:00Z"/>
                <w:rFonts w:eastAsia="Times New Roman" w:cs="Times New Roman"/>
                <w:color w:val="000000"/>
                <w:kern w:val="0"/>
                <w:lang w:val="en-US" w:eastAsia="es-ES"/>
                <w14:ligatures w14:val="none"/>
              </w:rPr>
            </w:pPr>
            <w:moveFrom w:id="833"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240" w:type="dxa"/>
            <w:shd w:val="clear" w:color="auto" w:fill="auto"/>
            <w:noWrap/>
            <w:vAlign w:val="bottom"/>
          </w:tcPr>
          <w:p w14:paraId="67A88C96" w14:textId="0E8351C3" w:rsidR="00BA6FD3" w:rsidRPr="0050535F" w:rsidDel="00E72AC7" w:rsidRDefault="00BA6FD3" w:rsidP="00DF3B00">
            <w:pPr>
              <w:spacing w:after="0" w:line="360" w:lineRule="auto"/>
              <w:jc w:val="left"/>
              <w:rPr>
                <w:moveFrom w:id="834" w:author="Jose Luis Zofio Prieto [2]" w:date="2025-03-11T15:27:00Z"/>
                <w:rFonts w:eastAsia="Times New Roman" w:cs="Times New Roman"/>
                <w:color w:val="000000"/>
                <w:kern w:val="0"/>
                <w:lang w:val="en-US" w:eastAsia="es-ES"/>
                <w14:ligatures w14:val="none"/>
              </w:rPr>
            </w:pPr>
            <w:moveFrom w:id="835"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240" w:type="dxa"/>
            <w:shd w:val="clear" w:color="auto" w:fill="auto"/>
            <w:noWrap/>
            <w:vAlign w:val="bottom"/>
          </w:tcPr>
          <w:p w14:paraId="482631FB" w14:textId="7785BE24" w:rsidR="00BA6FD3" w:rsidRPr="0050535F" w:rsidDel="00E72AC7" w:rsidRDefault="00BA6FD3" w:rsidP="00DF3B00">
            <w:pPr>
              <w:spacing w:after="0" w:line="360" w:lineRule="auto"/>
              <w:jc w:val="left"/>
              <w:rPr>
                <w:moveFrom w:id="836" w:author="Jose Luis Zofio Prieto [2]" w:date="2025-03-11T15:27:00Z"/>
                <w:rFonts w:eastAsia="Times New Roman" w:cs="Times New Roman"/>
                <w:color w:val="000000"/>
                <w:kern w:val="0"/>
                <w:lang w:val="en-US" w:eastAsia="es-ES"/>
                <w14:ligatures w14:val="none"/>
              </w:rPr>
            </w:pPr>
            <w:moveFrom w:id="837"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868" w:type="dxa"/>
            <w:shd w:val="clear" w:color="auto" w:fill="auto"/>
            <w:noWrap/>
            <w:vAlign w:val="bottom"/>
          </w:tcPr>
          <w:p w14:paraId="7C583BB4" w14:textId="00F8B2E8" w:rsidR="00BA6FD3" w:rsidRPr="0050535F" w:rsidDel="00E72AC7" w:rsidRDefault="00BA6FD3" w:rsidP="00DF3B00">
            <w:pPr>
              <w:spacing w:after="0" w:line="360" w:lineRule="auto"/>
              <w:jc w:val="left"/>
              <w:rPr>
                <w:moveFrom w:id="838" w:author="Jose Luis Zofio Prieto [2]" w:date="2025-03-11T15:27:00Z"/>
                <w:rFonts w:eastAsia="Times New Roman" w:cs="Times New Roman"/>
                <w:color w:val="000000"/>
                <w:kern w:val="0"/>
                <w:lang w:val="en-US" w:eastAsia="es-ES"/>
                <w14:ligatures w14:val="none"/>
              </w:rPr>
            </w:pPr>
            <w:moveFrom w:id="839" w:author="Jose Luis Zofio Prieto [2]" w:date="2025-03-11T15:27:00Z">
              <w:r w:rsidRPr="0050535F" w:rsidDel="00E72AC7">
                <w:rPr>
                  <w:rFonts w:eastAsia="Times New Roman" w:cs="Times New Roman"/>
                  <w:color w:val="000000"/>
                  <w:kern w:val="0"/>
                  <w:lang w:val="en-US" w:eastAsia="es-ES"/>
                  <w14:ligatures w14:val="none"/>
                </w:rPr>
                <w:t>1</w:t>
              </w:r>
            </w:moveFrom>
          </w:p>
        </w:tc>
      </w:tr>
      <w:tr w:rsidR="00BA6FD3" w:rsidRPr="0050535F" w:rsidDel="00046CEE" w14:paraId="7FC5E456" w14:textId="241BC531" w:rsidTr="00FF51B5">
        <w:trPr>
          <w:trHeight w:val="292"/>
          <w:jc w:val="center"/>
          <w:del w:id="840" w:author="Jose Luis Zofio Prieto" w:date="2025-03-12T12:24:00Z"/>
        </w:trPr>
        <w:tc>
          <w:tcPr>
            <w:tcW w:w="1299" w:type="dxa"/>
            <w:shd w:val="clear" w:color="auto" w:fill="auto"/>
            <w:noWrap/>
            <w:vAlign w:val="bottom"/>
          </w:tcPr>
          <w:p w14:paraId="2F4C79CC" w14:textId="2307368A" w:rsidR="00BA6FD3" w:rsidRPr="0050535F" w:rsidDel="00046CEE" w:rsidRDefault="00BA6FD3" w:rsidP="00DF3B00">
            <w:pPr>
              <w:spacing w:after="0" w:line="360" w:lineRule="auto"/>
              <w:jc w:val="left"/>
              <w:rPr>
                <w:del w:id="841" w:author="Jose Luis Zofio Prieto" w:date="2025-03-12T12:24:00Z"/>
                <w:moveFrom w:id="842" w:author="Jose Luis Zofio Prieto [2]" w:date="2025-03-11T15:27:00Z"/>
                <w:rFonts w:eastAsia="Times New Roman" w:cs="Times New Roman"/>
                <w:color w:val="000000"/>
                <w:kern w:val="0"/>
                <w:lang w:val="en-US" w:eastAsia="es-ES"/>
                <w14:ligatures w14:val="none"/>
              </w:rPr>
            </w:pPr>
            <w:moveFrom w:id="843" w:author="Jose Luis Zofio Prieto [2]" w:date="2025-03-11T15:27:00Z">
              <w:del w:id="844" w:author="Jose Luis Zofio Prieto" w:date="2025-03-12T12:24:00Z">
                <w:r w:rsidRPr="0050535F" w:rsidDel="00046CEE">
                  <w:rPr>
                    <w:rFonts w:eastAsia="Times New Roman" w:cs="Times New Roman"/>
                    <w:color w:val="000000"/>
                    <w:kern w:val="0"/>
                    <w:lang w:val="en-US" w:eastAsia="es-ES"/>
                    <w14:ligatures w14:val="none"/>
                  </w:rPr>
                  <w:delText>0.35</w:delText>
                </w:r>
              </w:del>
            </w:moveFrom>
          </w:p>
        </w:tc>
        <w:tc>
          <w:tcPr>
            <w:tcW w:w="1240" w:type="dxa"/>
            <w:shd w:val="clear" w:color="auto" w:fill="auto"/>
            <w:noWrap/>
            <w:vAlign w:val="bottom"/>
          </w:tcPr>
          <w:p w14:paraId="23E95915" w14:textId="0CEEDEC6" w:rsidR="00BA6FD3" w:rsidRPr="0050535F" w:rsidDel="00046CEE" w:rsidRDefault="00BA6FD3" w:rsidP="00DF3B00">
            <w:pPr>
              <w:spacing w:after="0" w:line="360" w:lineRule="auto"/>
              <w:jc w:val="left"/>
              <w:rPr>
                <w:del w:id="845" w:author="Jose Luis Zofio Prieto" w:date="2025-03-12T12:24:00Z"/>
                <w:moveFrom w:id="846" w:author="Jose Luis Zofio Prieto [2]" w:date="2025-03-11T15:27:00Z"/>
                <w:rFonts w:eastAsia="Times New Roman" w:cs="Times New Roman"/>
                <w:color w:val="000000"/>
                <w:kern w:val="0"/>
                <w:lang w:val="en-US" w:eastAsia="es-ES"/>
                <w14:ligatures w14:val="none"/>
              </w:rPr>
            </w:pPr>
            <w:moveFrom w:id="847" w:author="Jose Luis Zofio Prieto [2]" w:date="2025-03-11T15:27:00Z">
              <w:del w:id="848"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4A0B4987" w14:textId="212072F2" w:rsidR="00BA6FD3" w:rsidRPr="0050535F" w:rsidDel="00046CEE" w:rsidRDefault="00BA6FD3" w:rsidP="00DF3B00">
            <w:pPr>
              <w:spacing w:after="0" w:line="360" w:lineRule="auto"/>
              <w:jc w:val="left"/>
              <w:rPr>
                <w:del w:id="849" w:author="Jose Luis Zofio Prieto" w:date="2025-03-12T12:24:00Z"/>
                <w:moveFrom w:id="850" w:author="Jose Luis Zofio Prieto [2]" w:date="2025-03-11T15:27:00Z"/>
                <w:rFonts w:eastAsia="Times New Roman" w:cs="Times New Roman"/>
                <w:color w:val="000000"/>
                <w:kern w:val="0"/>
                <w:lang w:val="en-US" w:eastAsia="es-ES"/>
                <w14:ligatures w14:val="none"/>
              </w:rPr>
            </w:pPr>
            <w:moveFrom w:id="851" w:author="Jose Luis Zofio Prieto [2]" w:date="2025-03-11T15:27:00Z">
              <w:del w:id="852"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95</w:delText>
                </w:r>
              </w:del>
            </w:moveFrom>
          </w:p>
        </w:tc>
        <w:tc>
          <w:tcPr>
            <w:tcW w:w="1240" w:type="dxa"/>
            <w:shd w:val="clear" w:color="auto" w:fill="auto"/>
            <w:noWrap/>
            <w:vAlign w:val="bottom"/>
          </w:tcPr>
          <w:p w14:paraId="2E10A426" w14:textId="44A39436" w:rsidR="00BA6FD3" w:rsidRPr="0050535F" w:rsidDel="00046CEE" w:rsidRDefault="00BA6FD3" w:rsidP="00DF3B00">
            <w:pPr>
              <w:spacing w:after="0" w:line="360" w:lineRule="auto"/>
              <w:jc w:val="left"/>
              <w:rPr>
                <w:del w:id="853" w:author="Jose Luis Zofio Prieto" w:date="2025-03-12T12:24:00Z"/>
                <w:moveFrom w:id="854" w:author="Jose Luis Zofio Prieto [2]" w:date="2025-03-11T15:27:00Z"/>
                <w:rFonts w:eastAsia="Times New Roman" w:cs="Times New Roman"/>
                <w:color w:val="000000"/>
                <w:kern w:val="0"/>
                <w:lang w:val="en-US" w:eastAsia="es-ES"/>
                <w14:ligatures w14:val="none"/>
              </w:rPr>
            </w:pPr>
            <w:moveFrom w:id="855" w:author="Jose Luis Zofio Prieto [2]" w:date="2025-03-11T15:27:00Z">
              <w:del w:id="856"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98</w:delText>
                </w:r>
              </w:del>
            </w:moveFrom>
          </w:p>
        </w:tc>
        <w:tc>
          <w:tcPr>
            <w:tcW w:w="1868" w:type="dxa"/>
            <w:shd w:val="clear" w:color="auto" w:fill="auto"/>
            <w:noWrap/>
            <w:vAlign w:val="bottom"/>
          </w:tcPr>
          <w:p w14:paraId="4F76130E" w14:textId="5279C231" w:rsidR="00BA6FD3" w:rsidRPr="0050535F" w:rsidDel="00046CEE" w:rsidRDefault="00BA6FD3" w:rsidP="00DF3B00">
            <w:pPr>
              <w:spacing w:after="0" w:line="360" w:lineRule="auto"/>
              <w:jc w:val="left"/>
              <w:rPr>
                <w:del w:id="857" w:author="Jose Luis Zofio Prieto" w:date="2025-03-12T12:24:00Z"/>
                <w:moveFrom w:id="858" w:author="Jose Luis Zofio Prieto [2]" w:date="2025-03-11T15:27:00Z"/>
                <w:rFonts w:eastAsia="Times New Roman" w:cs="Times New Roman"/>
                <w:color w:val="000000"/>
                <w:kern w:val="0"/>
                <w:lang w:val="en-US" w:eastAsia="es-ES"/>
                <w14:ligatures w14:val="none"/>
              </w:rPr>
            </w:pPr>
            <w:moveFrom w:id="859" w:author="Jose Luis Zofio Prieto [2]" w:date="2025-03-11T15:27:00Z">
              <w:del w:id="860"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563EED2C" w14:textId="0BBC4078" w:rsidTr="00FF51B5">
        <w:trPr>
          <w:trHeight w:val="292"/>
          <w:jc w:val="center"/>
          <w:del w:id="861" w:author="Jose Luis Zofio Prieto" w:date="2025-03-12T12:24:00Z"/>
        </w:trPr>
        <w:tc>
          <w:tcPr>
            <w:tcW w:w="1299" w:type="dxa"/>
            <w:shd w:val="clear" w:color="auto" w:fill="auto"/>
            <w:noWrap/>
            <w:vAlign w:val="bottom"/>
          </w:tcPr>
          <w:p w14:paraId="65D5B8CB" w14:textId="446D715B" w:rsidR="00BA6FD3" w:rsidRPr="0050535F" w:rsidDel="00046CEE" w:rsidRDefault="00BA6FD3" w:rsidP="00DF3B00">
            <w:pPr>
              <w:spacing w:after="0" w:line="360" w:lineRule="auto"/>
              <w:jc w:val="left"/>
              <w:rPr>
                <w:del w:id="862" w:author="Jose Luis Zofio Prieto" w:date="2025-03-12T12:24:00Z"/>
                <w:moveFrom w:id="863" w:author="Jose Luis Zofio Prieto [2]" w:date="2025-03-11T15:27:00Z"/>
                <w:rFonts w:eastAsia="Times New Roman" w:cs="Times New Roman"/>
                <w:color w:val="000000"/>
                <w:kern w:val="0"/>
                <w:lang w:val="en-US" w:eastAsia="es-ES"/>
                <w14:ligatures w14:val="none"/>
              </w:rPr>
            </w:pPr>
            <w:moveFrom w:id="864" w:author="Jose Luis Zofio Prieto [2]" w:date="2025-03-11T15:27:00Z">
              <w:del w:id="865" w:author="Jose Luis Zofio Prieto" w:date="2025-03-12T12:24:00Z">
                <w:r w:rsidRPr="0050535F" w:rsidDel="00046CEE">
                  <w:rPr>
                    <w:rFonts w:eastAsia="Times New Roman" w:cs="Times New Roman"/>
                    <w:color w:val="000000"/>
                    <w:kern w:val="0"/>
                    <w:lang w:val="en-US" w:eastAsia="es-ES"/>
                    <w14:ligatures w14:val="none"/>
                  </w:rPr>
                  <w:delText>0.3</w:delText>
                </w:r>
              </w:del>
            </w:moveFrom>
          </w:p>
        </w:tc>
        <w:tc>
          <w:tcPr>
            <w:tcW w:w="1240" w:type="dxa"/>
            <w:shd w:val="clear" w:color="auto" w:fill="auto"/>
            <w:noWrap/>
            <w:vAlign w:val="bottom"/>
          </w:tcPr>
          <w:p w14:paraId="531F1FD5" w14:textId="37B94C6B" w:rsidR="00BA6FD3" w:rsidRPr="0050535F" w:rsidDel="00046CEE" w:rsidRDefault="00BA6FD3" w:rsidP="00DF3B00">
            <w:pPr>
              <w:spacing w:after="0" w:line="360" w:lineRule="auto"/>
              <w:jc w:val="left"/>
              <w:rPr>
                <w:del w:id="866" w:author="Jose Luis Zofio Prieto" w:date="2025-03-12T12:24:00Z"/>
                <w:moveFrom w:id="867" w:author="Jose Luis Zofio Prieto [2]" w:date="2025-03-11T15:27:00Z"/>
                <w:rFonts w:eastAsia="Times New Roman" w:cs="Times New Roman"/>
                <w:color w:val="000000"/>
                <w:kern w:val="0"/>
                <w:lang w:val="en-US" w:eastAsia="es-ES"/>
                <w14:ligatures w14:val="none"/>
              </w:rPr>
            </w:pPr>
            <w:moveFrom w:id="868" w:author="Jose Luis Zofio Prieto [2]" w:date="2025-03-11T15:27:00Z">
              <w:del w:id="86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6C151148" w14:textId="78062FB2" w:rsidR="00BA6FD3" w:rsidRPr="0050535F" w:rsidDel="00046CEE" w:rsidRDefault="00BA6FD3" w:rsidP="00DF3B00">
            <w:pPr>
              <w:spacing w:after="0" w:line="360" w:lineRule="auto"/>
              <w:jc w:val="left"/>
              <w:rPr>
                <w:del w:id="870" w:author="Jose Luis Zofio Prieto" w:date="2025-03-12T12:24:00Z"/>
                <w:moveFrom w:id="871" w:author="Jose Luis Zofio Prieto [2]" w:date="2025-03-11T15:27:00Z"/>
                <w:rFonts w:eastAsia="Times New Roman" w:cs="Times New Roman"/>
                <w:color w:val="000000"/>
                <w:kern w:val="0"/>
                <w:lang w:val="en-US" w:eastAsia="es-ES"/>
                <w14:ligatures w14:val="none"/>
              </w:rPr>
            </w:pPr>
            <w:moveFrom w:id="872" w:author="Jose Luis Zofio Prieto [2]" w:date="2025-03-11T15:27:00Z">
              <w:del w:id="873"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94</w:delText>
                </w:r>
              </w:del>
            </w:moveFrom>
          </w:p>
        </w:tc>
        <w:tc>
          <w:tcPr>
            <w:tcW w:w="1240" w:type="dxa"/>
            <w:shd w:val="clear" w:color="auto" w:fill="auto"/>
            <w:noWrap/>
            <w:vAlign w:val="bottom"/>
          </w:tcPr>
          <w:p w14:paraId="7F44EE5D" w14:textId="5DF6FA19" w:rsidR="00BA6FD3" w:rsidRPr="0050535F" w:rsidDel="00046CEE" w:rsidRDefault="00BA6FD3" w:rsidP="00DF3B00">
            <w:pPr>
              <w:spacing w:after="0" w:line="360" w:lineRule="auto"/>
              <w:jc w:val="left"/>
              <w:rPr>
                <w:del w:id="874" w:author="Jose Luis Zofio Prieto" w:date="2025-03-12T12:24:00Z"/>
                <w:moveFrom w:id="875" w:author="Jose Luis Zofio Prieto [2]" w:date="2025-03-11T15:27:00Z"/>
                <w:rFonts w:eastAsia="Times New Roman" w:cs="Times New Roman"/>
                <w:color w:val="000000"/>
                <w:kern w:val="0"/>
                <w:lang w:val="en-US" w:eastAsia="es-ES"/>
                <w14:ligatures w14:val="none"/>
              </w:rPr>
            </w:pPr>
            <w:moveFrom w:id="876" w:author="Jose Luis Zofio Prieto [2]" w:date="2025-03-11T15:27:00Z">
              <w:del w:id="877"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97</w:delText>
                </w:r>
              </w:del>
            </w:moveFrom>
          </w:p>
        </w:tc>
        <w:tc>
          <w:tcPr>
            <w:tcW w:w="1868" w:type="dxa"/>
            <w:shd w:val="clear" w:color="auto" w:fill="auto"/>
            <w:noWrap/>
            <w:vAlign w:val="bottom"/>
          </w:tcPr>
          <w:p w14:paraId="127965B1" w14:textId="66E574BC" w:rsidR="00BA6FD3" w:rsidRPr="0050535F" w:rsidDel="00046CEE" w:rsidRDefault="00BA6FD3" w:rsidP="00DF3B00">
            <w:pPr>
              <w:spacing w:after="0" w:line="360" w:lineRule="auto"/>
              <w:jc w:val="left"/>
              <w:rPr>
                <w:del w:id="878" w:author="Jose Luis Zofio Prieto" w:date="2025-03-12T12:24:00Z"/>
                <w:moveFrom w:id="879" w:author="Jose Luis Zofio Prieto [2]" w:date="2025-03-11T15:27:00Z"/>
                <w:rFonts w:eastAsia="Times New Roman" w:cs="Times New Roman"/>
                <w:color w:val="000000"/>
                <w:kern w:val="0"/>
                <w:lang w:val="en-US" w:eastAsia="es-ES"/>
                <w14:ligatures w14:val="none"/>
              </w:rPr>
            </w:pPr>
            <w:moveFrom w:id="880" w:author="Jose Luis Zofio Prieto [2]" w:date="2025-03-11T15:27:00Z">
              <w:del w:id="881"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26B78A7F" w14:textId="4527A18F" w:rsidTr="00FF51B5">
        <w:trPr>
          <w:trHeight w:val="292"/>
          <w:jc w:val="center"/>
          <w:del w:id="882" w:author="Jose Luis Zofio Prieto" w:date="2025-03-12T12:24:00Z"/>
        </w:trPr>
        <w:tc>
          <w:tcPr>
            <w:tcW w:w="1299" w:type="dxa"/>
            <w:shd w:val="clear" w:color="auto" w:fill="auto"/>
            <w:noWrap/>
            <w:vAlign w:val="bottom"/>
          </w:tcPr>
          <w:p w14:paraId="471DA1D4" w14:textId="74C1BCC5" w:rsidR="00BA6FD3" w:rsidRPr="0050535F" w:rsidDel="00046CEE" w:rsidRDefault="00BA6FD3" w:rsidP="00DF3B00">
            <w:pPr>
              <w:spacing w:after="0" w:line="360" w:lineRule="auto"/>
              <w:jc w:val="left"/>
              <w:rPr>
                <w:del w:id="883" w:author="Jose Luis Zofio Prieto" w:date="2025-03-12T12:24:00Z"/>
                <w:moveFrom w:id="884" w:author="Jose Luis Zofio Prieto [2]" w:date="2025-03-11T15:27:00Z"/>
                <w:rFonts w:eastAsia="Times New Roman" w:cs="Times New Roman"/>
                <w:color w:val="000000"/>
                <w:kern w:val="0"/>
                <w:lang w:val="en-US" w:eastAsia="es-ES"/>
                <w14:ligatures w14:val="none"/>
              </w:rPr>
            </w:pPr>
            <w:commentRangeStart w:id="885"/>
            <w:moveFrom w:id="886" w:author="Jose Luis Zofio Prieto [2]" w:date="2025-03-11T15:27:00Z">
              <w:del w:id="887" w:author="Jose Luis Zofio Prieto" w:date="2025-03-12T12:24:00Z">
                <w:r w:rsidRPr="0050535F" w:rsidDel="00046CEE">
                  <w:rPr>
                    <w:rFonts w:eastAsia="Times New Roman" w:cs="Times New Roman"/>
                    <w:color w:val="000000"/>
                    <w:kern w:val="0"/>
                    <w:lang w:val="en-US" w:eastAsia="es-ES"/>
                    <w14:ligatures w14:val="none"/>
                  </w:rPr>
                  <w:delText>0.2</w:delText>
                </w:r>
              </w:del>
            </w:moveFrom>
          </w:p>
        </w:tc>
        <w:tc>
          <w:tcPr>
            <w:tcW w:w="1240" w:type="dxa"/>
            <w:shd w:val="clear" w:color="auto" w:fill="auto"/>
            <w:noWrap/>
            <w:vAlign w:val="bottom"/>
          </w:tcPr>
          <w:p w14:paraId="56D60A9F" w14:textId="1E53177A" w:rsidR="00BA6FD3" w:rsidRPr="0050535F" w:rsidDel="00046CEE" w:rsidRDefault="00BA6FD3" w:rsidP="00DF3B00">
            <w:pPr>
              <w:spacing w:after="0" w:line="360" w:lineRule="auto"/>
              <w:jc w:val="left"/>
              <w:rPr>
                <w:del w:id="888" w:author="Jose Luis Zofio Prieto" w:date="2025-03-12T12:24:00Z"/>
                <w:moveFrom w:id="889" w:author="Jose Luis Zofio Prieto [2]" w:date="2025-03-11T15:27:00Z"/>
                <w:rFonts w:eastAsia="Times New Roman" w:cs="Times New Roman"/>
                <w:color w:val="000000"/>
                <w:kern w:val="0"/>
                <w:lang w:val="en-US" w:eastAsia="es-ES"/>
                <w14:ligatures w14:val="none"/>
              </w:rPr>
            </w:pPr>
            <w:moveFrom w:id="890" w:author="Jose Luis Zofio Prieto [2]" w:date="2025-03-11T15:27:00Z">
              <w:del w:id="891"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7</w:delText>
                </w:r>
              </w:del>
            </w:moveFrom>
          </w:p>
        </w:tc>
        <w:tc>
          <w:tcPr>
            <w:tcW w:w="1240" w:type="dxa"/>
            <w:shd w:val="clear" w:color="auto" w:fill="auto"/>
            <w:noWrap/>
            <w:vAlign w:val="bottom"/>
          </w:tcPr>
          <w:p w14:paraId="6C624FF9" w14:textId="5F7EFAED" w:rsidR="00BA6FD3" w:rsidRPr="0050535F" w:rsidDel="00046CEE" w:rsidRDefault="00BA6FD3" w:rsidP="00DF3B00">
            <w:pPr>
              <w:spacing w:after="0" w:line="360" w:lineRule="auto"/>
              <w:jc w:val="left"/>
              <w:rPr>
                <w:del w:id="892" w:author="Jose Luis Zofio Prieto" w:date="2025-03-12T12:24:00Z"/>
                <w:moveFrom w:id="893" w:author="Jose Luis Zofio Prieto [2]" w:date="2025-03-11T15:27:00Z"/>
                <w:rFonts w:eastAsia="Times New Roman" w:cs="Times New Roman"/>
                <w:color w:val="000000"/>
                <w:kern w:val="0"/>
                <w:lang w:val="en-US" w:eastAsia="es-ES"/>
                <w14:ligatures w14:val="none"/>
              </w:rPr>
            </w:pPr>
            <w:moveFrom w:id="894" w:author="Jose Luis Zofio Prieto [2]" w:date="2025-03-11T15:27:00Z">
              <w:del w:id="89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12A2F7F9" w14:textId="16E24A1C" w:rsidR="00BA6FD3" w:rsidRPr="0050535F" w:rsidDel="00046CEE" w:rsidRDefault="00BA6FD3" w:rsidP="00DF3B00">
            <w:pPr>
              <w:spacing w:after="0" w:line="360" w:lineRule="auto"/>
              <w:jc w:val="left"/>
              <w:rPr>
                <w:del w:id="896" w:author="Jose Luis Zofio Prieto" w:date="2025-03-12T12:24:00Z"/>
                <w:moveFrom w:id="897" w:author="Jose Luis Zofio Prieto [2]" w:date="2025-03-11T15:27:00Z"/>
                <w:rFonts w:eastAsia="Times New Roman" w:cs="Times New Roman"/>
                <w:color w:val="000000"/>
                <w:kern w:val="0"/>
                <w:lang w:val="en-US" w:eastAsia="es-ES"/>
                <w14:ligatures w14:val="none"/>
              </w:rPr>
            </w:pPr>
            <w:moveFrom w:id="898" w:author="Jose Luis Zofio Prieto [2]" w:date="2025-03-11T15:27:00Z">
              <w:del w:id="899"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82</w:delText>
                </w:r>
              </w:del>
            </w:moveFrom>
          </w:p>
        </w:tc>
        <w:tc>
          <w:tcPr>
            <w:tcW w:w="1868" w:type="dxa"/>
            <w:shd w:val="clear" w:color="auto" w:fill="auto"/>
            <w:noWrap/>
            <w:vAlign w:val="bottom"/>
          </w:tcPr>
          <w:p w14:paraId="110FD052" w14:textId="4D3353EE" w:rsidR="00BA6FD3" w:rsidRPr="0050535F" w:rsidDel="00046CEE" w:rsidRDefault="00BA6FD3" w:rsidP="00DF3B00">
            <w:pPr>
              <w:keepNext/>
              <w:spacing w:after="0" w:line="360" w:lineRule="auto"/>
              <w:jc w:val="left"/>
              <w:rPr>
                <w:del w:id="900" w:author="Jose Luis Zofio Prieto" w:date="2025-03-12T12:24:00Z"/>
                <w:moveFrom w:id="901" w:author="Jose Luis Zofio Prieto [2]" w:date="2025-03-11T15:27:00Z"/>
                <w:rFonts w:eastAsia="Times New Roman" w:cs="Times New Roman"/>
                <w:color w:val="000000"/>
                <w:kern w:val="0"/>
                <w:lang w:val="en-US" w:eastAsia="es-ES"/>
                <w14:ligatures w14:val="none"/>
              </w:rPr>
            </w:pPr>
            <w:moveFrom w:id="902" w:author="Jose Luis Zofio Prieto [2]" w:date="2025-03-11T15:27:00Z">
              <w:del w:id="903"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85</w:delText>
                </w:r>
                <w:commentRangeEnd w:id="885"/>
                <w:r w:rsidR="0057156A" w:rsidRPr="0050535F" w:rsidDel="00046CEE">
                  <w:rPr>
                    <w:rStyle w:val="Refdecomentario"/>
                    <w:lang w:val="en-US"/>
                  </w:rPr>
                  <w:commentReference w:id="885"/>
                </w:r>
              </w:del>
            </w:moveFrom>
          </w:p>
        </w:tc>
      </w:tr>
    </w:tbl>
    <w:p w14:paraId="557E83C1" w14:textId="0C2CE0A3" w:rsidR="00C61B99" w:rsidRPr="0050535F" w:rsidDel="00E72AC7" w:rsidRDefault="00C61B99">
      <w:pPr>
        <w:pStyle w:val="Prrafodelista"/>
        <w:numPr>
          <w:ilvl w:val="0"/>
          <w:numId w:val="7"/>
        </w:numPr>
        <w:spacing w:line="360" w:lineRule="auto"/>
        <w:rPr>
          <w:moveFrom w:id="904" w:author="Jose Luis Zofio Prieto [2]" w:date="2025-03-11T15:27:00Z"/>
          <w:rFonts w:cs="Times New Roman"/>
          <w:lang w:val="en-US"/>
        </w:rPr>
        <w:pPrChange w:id="905" w:author="Jose Luis Zofio Prieto [2]" w:date="2025-03-11T15:39:00Z">
          <w:pPr>
            <w:pStyle w:val="Descripcin"/>
            <w:spacing w:line="360" w:lineRule="auto"/>
            <w:jc w:val="center"/>
          </w:pPr>
        </w:pPrChange>
      </w:pPr>
    </w:p>
    <w:p w14:paraId="6A48E028" w14:textId="3AB0DB46" w:rsidR="00BA6FD3" w:rsidRPr="0050535F" w:rsidDel="00E72AC7" w:rsidRDefault="00C61B99">
      <w:pPr>
        <w:pStyle w:val="Prrafodelista"/>
        <w:numPr>
          <w:ilvl w:val="0"/>
          <w:numId w:val="7"/>
        </w:numPr>
        <w:spacing w:line="360" w:lineRule="auto"/>
        <w:rPr>
          <w:moveFrom w:id="906" w:author="Jose Luis Zofio Prieto [2]" w:date="2025-03-11T15:27:00Z"/>
          <w:rFonts w:cs="Times New Roman"/>
          <w:lang w:val="en-US"/>
        </w:rPr>
        <w:pPrChange w:id="907" w:author="Jose Luis Zofio Prieto [2]" w:date="2025-03-11T15:39:00Z">
          <w:pPr>
            <w:pStyle w:val="Descripcin"/>
            <w:spacing w:line="360" w:lineRule="auto"/>
            <w:jc w:val="center"/>
          </w:pPr>
        </w:pPrChange>
      </w:pPr>
      <w:moveFrom w:id="908" w:author="Jose Luis Zofio Prieto [2]" w:date="2025-03-11T15:27:00Z">
        <w:r w:rsidRPr="0050535F" w:rsidDel="00E72AC7">
          <w:rPr>
            <w:rFonts w:cs="Times New Roman"/>
            <w:lang w:val="en-US"/>
          </w:rPr>
          <w:t xml:space="preserve">Table. </w:t>
        </w:r>
        <w:r w:rsidRPr="0050535F" w:rsidDel="00E72AC7">
          <w:rPr>
            <w:rFonts w:cs="Times New Roman"/>
            <w:lang w:val="en-US"/>
          </w:rPr>
          <w:fldChar w:fldCharType="begin"/>
        </w:r>
        <w:r w:rsidRPr="0050535F" w:rsidDel="00E72AC7">
          <w:rPr>
            <w:rFonts w:cs="Times New Roman"/>
            <w:lang w:val="en-US"/>
          </w:rPr>
          <w:instrText xml:space="preserve"> SEQ Table. \* ARABIC </w:instrText>
        </w:r>
        <w:r w:rsidRPr="0050535F" w:rsidDel="00E72AC7">
          <w:rPr>
            <w:rFonts w:cs="Times New Roman"/>
            <w:lang w:val="en-US"/>
          </w:rPr>
          <w:fldChar w:fldCharType="separate"/>
        </w:r>
        <w:r w:rsidR="00B44D34" w:rsidDel="00E72AC7">
          <w:rPr>
            <w:rFonts w:cs="Times New Roman"/>
            <w:lang w:val="en-US"/>
          </w:rPr>
          <w:t>1</w:t>
        </w:r>
        <w:r w:rsidRPr="0050535F" w:rsidDel="00E72AC7">
          <w:rPr>
            <w:rFonts w:cs="Times New Roman"/>
            <w:lang w:val="en-US"/>
          </w:rPr>
          <w:fldChar w:fldCharType="end"/>
        </w:r>
        <w:r w:rsidRPr="0050535F" w:rsidDel="00E72AC7">
          <w:rPr>
            <w:rFonts w:cs="Times New Roman"/>
            <w:lang w:val="en-US"/>
          </w:rPr>
          <w:t xml:space="preserve"> </w:t>
        </w:r>
        <w:r w:rsidR="00835814" w:rsidRPr="0050535F" w:rsidDel="00E72AC7">
          <w:rPr>
            <w:rFonts w:cs="Times New Roman"/>
            <w:lang w:val="en-US"/>
          </w:rPr>
          <w:t xml:space="preserve">Performance results for each fitted model across different </w:t>
        </w:r>
        <w:r w:rsidR="00827815" w:rsidRPr="0050535F" w:rsidDel="00E72AC7">
          <w:rPr>
            <w:rFonts w:cs="Times New Roman"/>
            <w:lang w:val="en-US"/>
          </w:rPr>
          <w:t xml:space="preserve">class </w:t>
        </w:r>
        <w:r w:rsidR="00835814" w:rsidRPr="0050535F" w:rsidDel="00E72AC7">
          <w:rPr>
            <w:rFonts w:cs="Times New Roman"/>
            <w:lang w:val="en-US"/>
          </w:rPr>
          <w:t>balanc</w:t>
        </w:r>
        <w:r w:rsidR="00827815" w:rsidRPr="0050535F" w:rsidDel="00E72AC7">
          <w:rPr>
            <w:rFonts w:cs="Times New Roman"/>
            <w:lang w:val="en-US"/>
          </w:rPr>
          <w:t>ing</w:t>
        </w:r>
        <w:r w:rsidR="00835814" w:rsidRPr="0050535F" w:rsidDel="00E72AC7">
          <w:rPr>
            <w:rFonts w:cs="Times New Roman"/>
            <w:lang w:val="en-US"/>
          </w:rPr>
          <w:t xml:space="preserve"> levels</w:t>
        </w:r>
        <w:r w:rsidR="00FF3D3D" w:rsidRPr="0050535F" w:rsidDel="00E72AC7">
          <w:rPr>
            <w:rFonts w:cs="Times New Roman"/>
            <w:lang w:val="en-US"/>
          </w:rPr>
          <w:t xml:space="preserve">, </w:t>
        </w:r>
        <w:r w:rsidR="00961A56" w:rsidRPr="0050535F" w:rsidDel="00E72AC7">
          <w:rPr>
            <w:rFonts w:cs="Times New Roman"/>
            <w:lang w:val="en-US"/>
          </w:rPr>
          <w:t>ranked from highest to lowest performance</w:t>
        </w:r>
        <w:r w:rsidR="00FF3D3D" w:rsidRPr="0050535F" w:rsidDel="00E72AC7">
          <w:rPr>
            <w:rFonts w:cs="Times New Roman"/>
            <w:lang w:val="en-US"/>
          </w:rPr>
          <w:t>.</w:t>
        </w:r>
      </w:moveFrom>
    </w:p>
    <w:moveFromRangeEnd w:id="643"/>
    <w:p w14:paraId="22F20942" w14:textId="178746E0" w:rsidR="00BA6FD3" w:rsidRPr="0050535F" w:rsidDel="00A96069" w:rsidRDefault="00BA6FD3">
      <w:pPr>
        <w:pStyle w:val="Prrafodelista"/>
        <w:numPr>
          <w:ilvl w:val="0"/>
          <w:numId w:val="7"/>
        </w:numPr>
        <w:spacing w:line="360" w:lineRule="auto"/>
        <w:rPr>
          <w:del w:id="909" w:author="Jose Luis Zofio Prieto [2]" w:date="2025-03-11T15:39:00Z"/>
          <w:rFonts w:cs="Times New Roman"/>
          <w:lang w:val="en-US"/>
        </w:rPr>
        <w:pPrChange w:id="910" w:author="Jose Luis Zofio Prieto [2]" w:date="2025-03-11T15:39:00Z">
          <w:pPr>
            <w:spacing w:line="360" w:lineRule="auto"/>
          </w:pPr>
        </w:pPrChange>
      </w:pPr>
    </w:p>
    <w:p w14:paraId="44C5D5B9" w14:textId="46E0A9D9" w:rsidR="00D25A3D" w:rsidRPr="0050535F" w:rsidRDefault="0060449B">
      <w:pPr>
        <w:pStyle w:val="Prrafodelista"/>
        <w:numPr>
          <w:ilvl w:val="0"/>
          <w:numId w:val="7"/>
        </w:numPr>
        <w:spacing w:line="360" w:lineRule="auto"/>
        <w:rPr>
          <w:rFonts w:cs="Times New Roman"/>
          <w:lang w:val="en-US"/>
        </w:rPr>
        <w:pPrChange w:id="911" w:author="Jose Luis Zofio Prieto [2]" w:date="2025-03-11T15:39:00Z">
          <w:pPr>
            <w:spacing w:line="360" w:lineRule="auto"/>
          </w:pPr>
        </w:pPrChange>
      </w:pPr>
      <w:r w:rsidRPr="0050535F">
        <w:rPr>
          <w:rFonts w:cs="Times New Roman"/>
          <w:lang w:val="en-US"/>
        </w:rPr>
        <w:t xml:space="preserve">Once the optimal set of hyperparameters has been selected following the </w:t>
      </w:r>
      <w:ins w:id="912" w:author="Jose Luis Zofio Prieto [2]" w:date="2025-03-11T15:41:00Z">
        <w:r w:rsidR="00A96069">
          <w:rPr>
            <w:rFonts w:cs="Times New Roman"/>
            <w:lang w:val="en-US"/>
          </w:rPr>
          <w:t xml:space="preserve">above </w:t>
        </w:r>
      </w:ins>
      <w:r w:rsidRPr="0050535F">
        <w:rPr>
          <w:rFonts w:cs="Times New Roman"/>
          <w:lang w:val="en-US"/>
        </w:rPr>
        <w:t>method</w:t>
      </w:r>
      <w:del w:id="913" w:author="Jose Luis Zofio Prieto [2]" w:date="2025-03-11T15:41:00Z">
        <w:r w:rsidRPr="0050535F" w:rsidDel="00A96069">
          <w:rPr>
            <w:rFonts w:cs="Times New Roman"/>
            <w:lang w:val="en-US"/>
          </w:rPr>
          <w:delText>ology described in the previous paragraph</w:delText>
        </w:r>
        <w:r w:rsidR="0050301B" w:rsidRPr="0050535F" w:rsidDel="00A96069">
          <w:rPr>
            <w:rFonts w:cs="Times New Roman"/>
            <w:lang w:val="en-US"/>
          </w:rPr>
          <w:delText xml:space="preserve"> </w:delText>
        </w:r>
      </w:del>
      <w:ins w:id="914" w:author="Jose Luis Zofio Prieto [2]" w:date="2025-03-11T15:41:00Z">
        <w:r w:rsidR="00A96069">
          <w:rPr>
            <w:rFonts w:cs="Times New Roman"/>
            <w:lang w:val="en-US"/>
          </w:rPr>
          <w:t xml:space="preserve"> </w:t>
        </w:r>
      </w:ins>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48" type="#_x0000_t75" style="width:52.15pt;height:17.65pt" o:ole="">
            <v:imagedata r:id="rId234" o:title=""/>
          </v:shape>
          <o:OLEObject Type="Embed" ProgID="Equation.DSMT4" ShapeID="_x0000_i1148" DrawAspect="Content" ObjectID="_1803494202" r:id="rId23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49" type="#_x0000_t75" style="width:36.75pt;height:17.65pt" o:ole="">
            <v:imagedata r:id="rId236" o:title=""/>
          </v:shape>
          <o:OLEObject Type="Embed" ProgID="Equation.DSMT4" ShapeID="_x0000_i1149" DrawAspect="Content" ObjectID="_1803494203" r:id="rId23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50" type="#_x0000_t75" style="width:30.75pt;height:15pt" o:ole="">
            <v:imagedata r:id="rId238" o:title=""/>
          </v:shape>
          <o:OLEObject Type="Embed" ProgID="Equation.DSMT4" ShapeID="_x0000_i1150" DrawAspect="Content" ObjectID="_1803494204" r:id="rId23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model is retrained using </w:t>
      </w:r>
      <w:r w:rsidRPr="008A1B79">
        <w:rPr>
          <w:rFonts w:cs="Times New Roman"/>
          <w:color w:val="C00000"/>
          <w:lang w:val="en-US"/>
          <w:rPrChange w:id="915" w:author="Jose Luis Zofio Prieto" w:date="2025-03-12T11:11:00Z">
            <w:rPr>
              <w:rFonts w:cs="Times New Roman"/>
              <w:lang w:val="en-US"/>
            </w:rPr>
          </w:rPrChange>
        </w:rPr>
        <w:t>the complete dataset</w:t>
      </w:r>
      <w:r w:rsidR="000D7F3D" w:rsidRPr="008A1B79">
        <w:rPr>
          <w:rFonts w:cs="Times New Roman"/>
          <w:color w:val="C00000"/>
          <w:lang w:val="en-US"/>
          <w:rPrChange w:id="916" w:author="Jose Luis Zofio Prieto" w:date="2025-03-12T11:11:00Z">
            <w:rPr>
              <w:rFonts w:cs="Times New Roman"/>
              <w:lang w:val="en-US"/>
            </w:rPr>
          </w:rPrChange>
        </w:rPr>
        <w:t xml:space="preserve"> </w:t>
      </w:r>
      <w:ins w:id="917" w:author="España Roch, Víctor Javier" w:date="2025-02-16T19:15:00Z">
        <w:r w:rsidR="0050301B" w:rsidRPr="007A5D94">
          <w:rPr>
            <w:rFonts w:cs="Times New Roman"/>
            <w:color w:val="C00000"/>
            <w:position w:val="-12"/>
            <w:lang w:val="en-US"/>
          </w:rPr>
          <w:object w:dxaOrig="420" w:dyaOrig="360" w14:anchorId="728F41CB">
            <v:shape id="_x0000_i1151" type="#_x0000_t75" style="width:20.25pt;height:18pt" o:ole="">
              <v:imagedata r:id="rId240" o:title=""/>
            </v:shape>
            <o:OLEObject Type="Embed" ProgID="Equation.DSMT4" ShapeID="_x0000_i1151" DrawAspect="Content" ObjectID="_1803494205" r:id="rId241"/>
          </w:object>
        </w:r>
      </w:ins>
      <w:r w:rsidRPr="008A1B79">
        <w:rPr>
          <w:rFonts w:cs="Times New Roman"/>
          <w:color w:val="C00000"/>
          <w:lang w:val="en-US"/>
          <w:rPrChange w:id="918" w:author="Jose Luis Zofio Prieto" w:date="2025-03-12T11:11:00Z">
            <w:rPr>
              <w:rFonts w:cs="Times New Roman"/>
              <w:lang w:val="en-US"/>
            </w:rPr>
          </w:rPrChange>
        </w:rPr>
        <w:t>.</w:t>
      </w:r>
      <w:r w:rsidR="009670E8" w:rsidRPr="008A1B79">
        <w:rPr>
          <w:rFonts w:cs="Times New Roman"/>
          <w:color w:val="C00000"/>
          <w:lang w:val="en-US"/>
          <w:rPrChange w:id="919" w:author="Jose Luis Zofio Prieto" w:date="2025-03-12T11:11:00Z">
            <w:rPr>
              <w:rFonts w:cs="Times New Roman"/>
              <w:lang w:val="en-US"/>
            </w:rPr>
          </w:rPrChange>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del w:id="920" w:author="Jose Luis Zofio Prieto" w:date="2025-03-12T11:15:00Z">
        <w:r w:rsidR="000D7F3D" w:rsidRPr="0050535F" w:rsidDel="00CA0B13">
          <w:rPr>
            <w:rFonts w:cs="Times New Roman"/>
            <w:lang w:val="en-US"/>
          </w:rPr>
          <w:delText xml:space="preserve">highlighted </w:delText>
        </w:r>
      </w:del>
      <w:ins w:id="921" w:author="Jose Luis Zofio Prieto" w:date="2025-03-12T11:15:00Z">
        <w:r w:rsidR="00CA0B13">
          <w:rPr>
            <w:rFonts w:cs="Times New Roman"/>
            <w:lang w:val="en-US"/>
          </w:rPr>
          <w:t>identified</w:t>
        </w:r>
        <w:r w:rsidR="00CA0B13" w:rsidRPr="0050535F">
          <w:rPr>
            <w:rFonts w:cs="Times New Roman"/>
            <w:lang w:val="en-US"/>
          </w:rPr>
          <w:t xml:space="preserve"> </w:t>
        </w:r>
      </w:ins>
      <w:del w:id="922" w:author="Jose Luis Zofio Prieto" w:date="2025-03-12T11:13:00Z">
        <w:r w:rsidR="000D7F3D" w:rsidRPr="009E287E" w:rsidDel="00556985">
          <w:rPr>
            <w:rFonts w:cs="Times New Roman"/>
            <w:lang w:val="en-US"/>
          </w:rPr>
          <w:delText>in the space</w:delText>
        </w:r>
      </w:del>
      <w:ins w:id="923" w:author="Jose Luis Zofio Prieto [2]" w:date="2025-03-11T15:58:00Z">
        <w:del w:id="924" w:author="Jose Luis Zofio Prieto" w:date="2025-03-12T11:13:00Z">
          <w:r w:rsidR="00C41843" w:rsidRPr="009E287E" w:rsidDel="00556985">
            <w:rPr>
              <w:rFonts w:cs="Times New Roman"/>
              <w:lang w:val="en-US"/>
            </w:rPr>
            <w:delText xml:space="preserve"> </w:delText>
          </w:r>
        </w:del>
        <w:r w:rsidR="00C41843" w:rsidRPr="009E287E">
          <w:rPr>
            <w:rFonts w:cs="Times New Roman"/>
            <w:lang w:val="en-US"/>
          </w:rPr>
          <w:t>choosing 0.5 as the probability threshold</w:t>
        </w:r>
      </w:ins>
      <w:ins w:id="925" w:author="Jose Luis Zofio Prieto" w:date="2025-03-12T11:12:00Z">
        <w:r w:rsidR="005F5ADC" w:rsidRPr="009E287E">
          <w:rPr>
            <w:rFonts w:cs="Times New Roman"/>
            <w:lang w:val="en-US"/>
          </w:rPr>
          <w:t xml:space="preserve"> to differentiate among the </w:t>
        </w:r>
        <w:r w:rsidR="00446C7D" w:rsidRPr="009E287E">
          <w:rPr>
            <w:rFonts w:cs="Times New Roman"/>
            <w:lang w:val="en-US"/>
          </w:rPr>
          <w:t>efficient and inefficient classes</w:t>
        </w:r>
      </w:ins>
      <w:del w:id="926" w:author="Jose Luis Zofio Prieto" w:date="2025-03-12T11:13:00Z">
        <w:r w:rsidR="000D7F3D" w:rsidRPr="009E287E" w:rsidDel="00446C7D">
          <w:rPr>
            <w:rFonts w:cs="Times New Roman"/>
            <w:lang w:val="en-US"/>
          </w:rPr>
          <w:delText>:</w:delText>
        </w:r>
      </w:del>
      <w:ins w:id="927" w:author="Jose Luis Zofio Prieto" w:date="2025-03-12T11:13:00Z">
        <w:r w:rsidR="00446C7D" w:rsidRPr="009E287E">
          <w:rPr>
            <w:rFonts w:cs="Times New Roman"/>
            <w:lang w:val="en-US"/>
          </w:rPr>
          <w:t xml:space="preserve">. </w:t>
        </w:r>
      </w:ins>
      <w:ins w:id="928" w:author="Jose Luis Zofio Prieto" w:date="2025-03-12T11:23:00Z">
        <w:r w:rsidR="00C676DE" w:rsidRPr="009E287E">
          <w:rPr>
            <w:rFonts w:cs="Times New Roman"/>
            <w:lang w:val="en-US"/>
            <w:rPrChange w:id="929" w:author="Jose Luis Zofio Prieto" w:date="2025-03-12T11:31:00Z">
              <w:rPr>
                <w:rFonts w:cs="Times New Roman"/>
                <w:color w:val="C00000"/>
                <w:lang w:val="en-US"/>
              </w:rPr>
            </w:rPrChange>
          </w:rPr>
          <w:t xml:space="preserve">The probability level </w:t>
        </w:r>
      </w:ins>
      <w:ins w:id="930" w:author="Jose Luis Zofio Prieto" w:date="2025-03-12T11:24:00Z">
        <w:r w:rsidR="00C676DE" w:rsidRPr="009E287E">
          <w:rPr>
            <w:rFonts w:cs="Times New Roman"/>
            <w:i/>
            <w:iCs/>
            <w:lang w:val="en-US"/>
            <w:rPrChange w:id="931" w:author="Jose Luis Zofio Prieto" w:date="2025-03-12T11:31:00Z">
              <w:rPr>
                <w:rFonts w:cs="Times New Roman"/>
                <w:i/>
                <w:iCs/>
                <w:color w:val="C00000"/>
                <w:lang w:val="en-US"/>
              </w:rPr>
            </w:rPrChange>
          </w:rPr>
          <w:t xml:space="preserve">p </w:t>
        </w:r>
      </w:ins>
      <w:ins w:id="932" w:author="Jose Luis Zofio Prieto" w:date="2025-03-12T11:23:00Z">
        <w:r w:rsidR="00C676DE" w:rsidRPr="009E287E">
          <w:rPr>
            <w:rFonts w:cs="Times New Roman"/>
            <w:lang w:val="en-US"/>
            <w:rPrChange w:id="933" w:author="Jose Luis Zofio Prieto" w:date="2025-03-12T11:31:00Z">
              <w:rPr>
                <w:rFonts w:cs="Times New Roman"/>
                <w:color w:val="C00000"/>
                <w:lang w:val="en-US"/>
              </w:rPr>
            </w:rPrChange>
          </w:rPr>
          <w:t xml:space="preserve">can be modified at will </w:t>
        </w:r>
      </w:ins>
      <w:ins w:id="934" w:author="Jose Luis Zofio Prieto" w:date="2025-03-12T11:24:00Z">
        <w:r w:rsidR="00C676DE" w:rsidRPr="009E287E">
          <w:rPr>
            <w:rFonts w:cs="Times New Roman"/>
            <w:lang w:val="en-US"/>
            <w:rPrChange w:id="935" w:author="Jose Luis Zofio Prieto" w:date="2025-03-12T11:31:00Z">
              <w:rPr>
                <w:rFonts w:cs="Times New Roman"/>
                <w:color w:val="C00000"/>
                <w:lang w:val="en-US"/>
              </w:rPr>
            </w:rPrChange>
          </w:rPr>
          <w:t xml:space="preserve">when representing the areas </w:t>
        </w:r>
        <w:r w:rsidR="000926B0" w:rsidRPr="009E287E">
          <w:rPr>
            <w:rFonts w:cs="Times New Roman"/>
            <w:lang w:val="en-US"/>
            <w:rPrChange w:id="936" w:author="Jose Luis Zofio Prieto" w:date="2025-03-12T11:31:00Z">
              <w:rPr>
                <w:rFonts w:cs="Times New Roman"/>
                <w:color w:val="C00000"/>
                <w:lang w:val="en-US"/>
              </w:rPr>
            </w:rPrChange>
          </w:rPr>
          <w:t xml:space="preserve">corresponding to the two classes. </w:t>
        </w:r>
      </w:ins>
      <w:ins w:id="937" w:author="Jose Luis Zofio Prieto" w:date="2025-03-12T11:25:00Z">
        <w:r w:rsidR="001161E4" w:rsidRPr="009E287E">
          <w:rPr>
            <w:rFonts w:cs="Times New Roman"/>
            <w:lang w:val="en-US"/>
            <w:rPrChange w:id="938" w:author="Jose Luis Zofio Prieto" w:date="2025-03-12T11:31:00Z">
              <w:rPr>
                <w:rFonts w:cs="Times New Roman"/>
                <w:color w:val="C00000"/>
                <w:lang w:val="en-US"/>
              </w:rPr>
            </w:rPrChange>
          </w:rPr>
          <w:t xml:space="preserve">In this case </w:t>
        </w:r>
      </w:ins>
      <w:del w:id="939" w:author="Jose Luis Zofio Prieto" w:date="2025-03-12T11:13:00Z">
        <w:r w:rsidR="000D7F3D" w:rsidRPr="009E287E" w:rsidDel="00446C7D">
          <w:rPr>
            <w:rFonts w:cs="Times New Roman"/>
            <w:lang w:val="en-US"/>
          </w:rPr>
          <w:delText xml:space="preserve"> </w:delText>
        </w:r>
      </w:del>
      <w:ins w:id="940" w:author="Jose Luis Zofio Prieto" w:date="2025-03-12T11:25:00Z">
        <w:r w:rsidR="001161E4" w:rsidRPr="009E287E">
          <w:rPr>
            <w:rFonts w:cs="Times New Roman"/>
            <w:lang w:val="en-US"/>
            <w:rPrChange w:id="941" w:author="Jose Luis Zofio Prieto" w:date="2025-03-12T11:31:00Z">
              <w:rPr>
                <w:rFonts w:cs="Times New Roman"/>
                <w:color w:val="C00000"/>
                <w:lang w:val="en-US"/>
              </w:rPr>
            </w:rPrChange>
          </w:rPr>
          <w:t>w</w:t>
        </w:r>
        <w:r w:rsidR="000926B0" w:rsidRPr="009E287E">
          <w:rPr>
            <w:rFonts w:cs="Times New Roman"/>
            <w:lang w:val="en-US"/>
            <w:rPrChange w:id="942" w:author="Jose Luis Zofio Prieto" w:date="2025-03-12T11:31:00Z">
              <w:rPr>
                <w:rFonts w:cs="Times New Roman"/>
                <w:color w:val="C00000"/>
                <w:lang w:val="en-US"/>
              </w:rPr>
            </w:rPrChange>
          </w:rPr>
          <w:t>e</w:t>
        </w:r>
      </w:ins>
      <w:ins w:id="943" w:author="Jose Luis Zofio Prieto" w:date="2025-03-12T11:24:00Z">
        <w:r w:rsidR="000926B0" w:rsidRPr="009E287E">
          <w:rPr>
            <w:rFonts w:cs="Times New Roman"/>
            <w:lang w:val="en-US"/>
            <w:rPrChange w:id="944" w:author="Jose Luis Zofio Prieto" w:date="2025-03-12T11:31:00Z">
              <w:rPr>
                <w:rFonts w:cs="Times New Roman"/>
                <w:color w:val="C00000"/>
                <w:lang w:val="en-US"/>
              </w:rPr>
            </w:rPrChange>
          </w:rPr>
          <w:t xml:space="preserve"> </w:t>
        </w:r>
      </w:ins>
      <w:ins w:id="945" w:author="Jose Luis Zofio Prieto" w:date="2025-03-12T11:13:00Z">
        <w:r w:rsidR="00556985" w:rsidRPr="009E287E">
          <w:rPr>
            <w:rFonts w:cs="Times New Roman"/>
            <w:lang w:val="en-US"/>
          </w:rPr>
          <w:t xml:space="preserve">identify </w:t>
        </w:r>
      </w:ins>
      <w:r w:rsidR="000D7F3D" w:rsidRPr="009E287E">
        <w:rPr>
          <w:rFonts w:cs="Times New Roman"/>
          <w:lang w:val="en-US"/>
        </w:rPr>
        <w:t>the green region</w:t>
      </w:r>
      <w:del w:id="946" w:author="Jose Luis Zofio Prieto" w:date="2025-03-12T11:25:00Z">
        <w:r w:rsidR="000D7F3D" w:rsidRPr="009E287E" w:rsidDel="001161E4">
          <w:rPr>
            <w:rFonts w:cs="Times New Roman"/>
            <w:lang w:val="en-US"/>
          </w:rPr>
          <w:delText>,</w:delText>
        </w:r>
      </w:del>
      <w:ins w:id="947" w:author="Jose Luis Zofio Prieto" w:date="2025-03-12T11:25:00Z">
        <w:r w:rsidR="001161E4" w:rsidRPr="009E287E">
          <w:rPr>
            <w:rFonts w:cs="Times New Roman"/>
            <w:lang w:val="en-US"/>
            <w:rPrChange w:id="948" w:author="Jose Luis Zofio Prieto" w:date="2025-03-12T11:31:00Z">
              <w:rPr>
                <w:rFonts w:cs="Times New Roman"/>
                <w:color w:val="C00000"/>
                <w:lang w:val="en-US"/>
              </w:rPr>
            </w:rPrChange>
          </w:rPr>
          <w:t xml:space="preserve"> </w:t>
        </w:r>
      </w:ins>
      <w:ins w:id="949" w:author="Jose Luis Zofio Prieto" w:date="2025-03-12T11:26:00Z">
        <w:r w:rsidR="005A5FB8" w:rsidRPr="009E287E">
          <w:rPr>
            <w:rFonts w:cs="Times New Roman"/>
            <w:lang w:val="en-US"/>
            <w:rPrChange w:id="950" w:author="Jose Luis Zofio Prieto" w:date="2025-03-12T11:31:00Z">
              <w:rPr>
                <w:rFonts w:cs="Times New Roman"/>
                <w:color w:val="C00000"/>
                <w:lang w:val="en-US"/>
              </w:rPr>
            </w:rPrChange>
          </w:rPr>
          <w:t>with input/output production processes</w:t>
        </w:r>
      </w:ins>
      <w:r w:rsidR="000D7F3D" w:rsidRPr="009E287E">
        <w:rPr>
          <w:rFonts w:cs="Times New Roman"/>
          <w:lang w:val="en-US"/>
        </w:rPr>
        <w:t xml:space="preserve"> </w:t>
      </w:r>
      <w:del w:id="951" w:author="Jose Luis Zofio Prieto [2]" w:date="2025-03-11T15:58:00Z">
        <w:r w:rsidR="000D7F3D" w:rsidRPr="009E287E" w:rsidDel="00C41843">
          <w:rPr>
            <w:rFonts w:cs="Times New Roman"/>
            <w:lang w:val="en-US"/>
          </w:rPr>
          <w:delText xml:space="preserve">where </w:delText>
        </w:r>
      </w:del>
      <w:ins w:id="952" w:author="Jose Luis Zofio Prieto [2]" w:date="2025-03-11T15:58:00Z">
        <w:del w:id="953" w:author="Jose Luis Zofio Prieto" w:date="2025-03-12T11:26:00Z">
          <w:r w:rsidR="00C41843" w:rsidRPr="009E287E" w:rsidDel="00E82DFA">
            <w:rPr>
              <w:rFonts w:cs="Times New Roman"/>
              <w:lang w:val="en-US"/>
            </w:rPr>
            <w:delText xml:space="preserve">where </w:delText>
          </w:r>
        </w:del>
      </w:ins>
      <w:del w:id="954" w:author="Jose Luis Zofio Prieto" w:date="2025-03-12T11:26:00Z">
        <w:r w:rsidR="000D7F3D" w:rsidRPr="009E287E" w:rsidDel="00E82DFA">
          <w:rPr>
            <w:rFonts w:cs="Times New Roman"/>
            <w:lang w:val="en-US"/>
          </w:rPr>
          <w:delText xml:space="preserve">the </w:delText>
        </w:r>
      </w:del>
      <w:ins w:id="955" w:author="Jose Luis Zofio Prieto" w:date="2025-03-12T11:26:00Z">
        <w:r w:rsidR="00E82DFA" w:rsidRPr="009E287E">
          <w:rPr>
            <w:rFonts w:cs="Times New Roman"/>
            <w:lang w:val="en-US"/>
            <w:rPrChange w:id="956" w:author="Jose Luis Zofio Prieto" w:date="2025-03-12T11:31:00Z">
              <w:rPr>
                <w:rFonts w:cs="Times New Roman"/>
                <w:color w:val="C00000"/>
                <w:lang w:val="en-US"/>
              </w:rPr>
            </w:rPrChange>
          </w:rPr>
          <w:t xml:space="preserve">to which the </w:t>
        </w:r>
      </w:ins>
      <w:r w:rsidR="000D7F3D" w:rsidRPr="009E287E">
        <w:rPr>
          <w:rFonts w:cs="Times New Roman"/>
          <w:lang w:val="en-US"/>
        </w:rPr>
        <w:t xml:space="preserve">model assigns a probability greater than 0.5, classifying </w:t>
      </w:r>
      <w:ins w:id="957" w:author="Jose Luis Zofio Prieto" w:date="2025-03-12T11:31:00Z">
        <w:r w:rsidR="009E287E" w:rsidRPr="009E287E">
          <w:rPr>
            <w:rFonts w:cs="Times New Roman"/>
            <w:lang w:val="en-US"/>
          </w:rPr>
          <w:t xml:space="preserve">these </w:t>
        </w:r>
      </w:ins>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ins w:id="958" w:author="Jose Luis Zofio Prieto" w:date="2025-03-12T11:18:00Z">
        <w:r w:rsidR="00EB735A">
          <w:rPr>
            <w:rFonts w:cs="Times New Roman"/>
            <w:lang w:val="en-US"/>
          </w:rPr>
          <w:t xml:space="preserve">representing </w:t>
        </w:r>
      </w:ins>
      <w:ins w:id="959" w:author="Jose Luis Zofio Prieto" w:date="2025-03-12T11:27:00Z">
        <w:r w:rsidR="009D4DC7">
          <w:rPr>
            <w:rFonts w:cs="Times New Roman"/>
            <w:lang w:val="en-US"/>
          </w:rPr>
          <w:t xml:space="preserve">units </w:t>
        </w:r>
      </w:ins>
      <w:r w:rsidR="009D1E71" w:rsidRPr="0050535F">
        <w:rPr>
          <w:rFonts w:cs="Times New Roman"/>
          <w:lang w:val="en-US"/>
        </w:rPr>
        <w:t xml:space="preserve">with a predicted probability between 0.25 and 0.75 are shaded in black, indicating </w:t>
      </w:r>
      <w:del w:id="960" w:author="Jose Luis Zofio Prieto" w:date="2025-03-12T11:27:00Z">
        <w:r w:rsidR="009D1E71" w:rsidRPr="0050535F" w:rsidDel="009D4DC7">
          <w:rPr>
            <w:rFonts w:cs="Times New Roman"/>
            <w:lang w:val="en-US"/>
          </w:rPr>
          <w:delText xml:space="preserve">maximum </w:delText>
        </w:r>
      </w:del>
      <w:ins w:id="961" w:author="Jose Luis Zofio Prieto" w:date="2025-03-12T11:27:00Z">
        <w:r w:rsidR="009D4DC7">
          <w:rPr>
            <w:rFonts w:cs="Times New Roman"/>
            <w:lang w:val="en-US"/>
          </w:rPr>
          <w:t xml:space="preserve">high </w:t>
        </w:r>
      </w:ins>
      <w:r w:rsidR="009D1E71" w:rsidRPr="0050535F">
        <w:rPr>
          <w:rFonts w:cs="Times New Roman"/>
          <w:lang w:val="en-US"/>
        </w:rPr>
        <w:t>uncertainty</w:t>
      </w:r>
      <w:ins w:id="962" w:author="Jose Luis Zofio Prieto" w:date="2025-03-12T11:27:00Z">
        <w:r w:rsidR="005F3265">
          <w:rPr>
            <w:rFonts w:cs="Times New Roman"/>
            <w:lang w:val="en-US"/>
          </w:rPr>
          <w:t xml:space="preserve"> about their </w:t>
        </w:r>
      </w:ins>
      <w:ins w:id="963" w:author="Jose Luis Zofio Prieto" w:date="2025-03-12T11:28:00Z">
        <w:r w:rsidR="00AD7480">
          <w:rPr>
            <w:rFonts w:cs="Times New Roman"/>
            <w:lang w:val="en-US"/>
          </w:rPr>
          <w:t>efficien</w:t>
        </w:r>
      </w:ins>
      <w:ins w:id="964" w:author="Jose Luis Zofio Prieto" w:date="2025-03-12T11:30:00Z">
        <w:r w:rsidR="0034120D">
          <w:rPr>
            <w:rFonts w:cs="Times New Roman"/>
            <w:lang w:val="en-US"/>
          </w:rPr>
          <w:t>t</w:t>
        </w:r>
      </w:ins>
      <w:ins w:id="965" w:author="Jose Luis Zofio Prieto" w:date="2025-03-12T11:28:00Z">
        <w:r w:rsidR="00AD7480">
          <w:rPr>
            <w:rFonts w:cs="Times New Roman"/>
            <w:lang w:val="en-US"/>
          </w:rPr>
          <w:t xml:space="preserve"> or inefficient </w:t>
        </w:r>
      </w:ins>
      <w:ins w:id="966" w:author="Jose Luis Zofio Prieto" w:date="2025-03-12T11:29:00Z">
        <w:r w:rsidR="00A509BF">
          <w:rPr>
            <w:rFonts w:cs="Times New Roman"/>
            <w:lang w:val="en-US"/>
          </w:rPr>
          <w:t>status</w:t>
        </w:r>
      </w:ins>
      <w:r w:rsidR="009D1E71" w:rsidRPr="0050535F">
        <w:rPr>
          <w:rFonts w:cs="Times New Roman"/>
          <w:lang w:val="en-US"/>
        </w:rPr>
        <w:t>, while regions with probabilities closer to 0 or 1 are displayed in white, reflecting greater certainty</w:t>
      </w:r>
      <w:ins w:id="967" w:author="Jose Luis Zofio Prieto" w:date="2025-03-12T11:14:00Z">
        <w:r w:rsidR="00C767FE">
          <w:rPr>
            <w:rFonts w:cs="Times New Roman"/>
            <w:lang w:val="en-US"/>
          </w:rPr>
          <w:t xml:space="preserve"> about the</w:t>
        </w:r>
      </w:ins>
      <w:ins w:id="968" w:author="Jose Luis Zofio Prieto" w:date="2025-03-12T11:29:00Z">
        <w:r w:rsidR="00A509BF">
          <w:rPr>
            <w:rFonts w:cs="Times New Roman"/>
            <w:lang w:val="en-US"/>
          </w:rPr>
          <w:t>ir</w:t>
        </w:r>
      </w:ins>
      <w:ins w:id="969" w:author="Jose Luis Zofio Prieto" w:date="2025-03-12T11:14:00Z">
        <w:r w:rsidR="00C767FE">
          <w:rPr>
            <w:rFonts w:cs="Times New Roman"/>
            <w:lang w:val="en-US"/>
          </w:rPr>
          <w:t xml:space="preserve"> class</w:t>
        </w:r>
      </w:ins>
      <w:r w:rsidR="009D1E71" w:rsidRPr="0050535F">
        <w:rPr>
          <w:rFonts w:cs="Times New Roman"/>
          <w:lang w:val="en-US"/>
        </w:rPr>
        <w:t>.</w:t>
      </w:r>
      <w:r w:rsidR="00D631A1" w:rsidRPr="0050535F">
        <w:rPr>
          <w:rFonts w:cs="Times New Roman"/>
          <w:lang w:val="en-US"/>
        </w:rPr>
        <w:t xml:space="preserve"> </w:t>
      </w:r>
    </w:p>
    <w:p w14:paraId="411074C7" w14:textId="77777777" w:rsidR="00280DD6" w:rsidRPr="0050535F" w:rsidRDefault="00280DD6" w:rsidP="00DF3B00">
      <w:pPr>
        <w:spacing w:line="360" w:lineRule="auto"/>
        <w:rPr>
          <w:rFonts w:cs="Times New Roman"/>
          <w:lang w:val="en-US"/>
        </w:rPr>
      </w:pPr>
    </w:p>
    <w:commentRangeStart w:id="970"/>
    <w:p w14:paraId="1027AFC7" w14:textId="77777777" w:rsidR="00280DD6" w:rsidRPr="0050535F" w:rsidRDefault="00280DD6" w:rsidP="00280DD6">
      <w:pPr>
        <w:keepNext/>
        <w:spacing w:line="360" w:lineRule="auto"/>
        <w:jc w:val="center"/>
        <w:rPr>
          <w:rFonts w:cs="Times New Roman"/>
          <w:lang w:val="en-US"/>
        </w:rPr>
      </w:pPr>
      <w:r w:rsidRPr="0050535F">
        <w:rPr>
          <w:rFonts w:cs="Times New Roman"/>
          <w:noProof/>
          <w:lang w:val="en-US"/>
        </w:rPr>
        <w:lastRenderedPageBreak/>
        <mc:AlternateContent>
          <mc:Choice Requires="wpg">
            <w:drawing>
              <wp:inline distT="0" distB="0" distL="0" distR="0" wp14:anchorId="58EC4141" wp14:editId="7A903593">
                <wp:extent cx="5315803" cy="2668138"/>
                <wp:effectExtent l="0" t="0" r="0" b="0"/>
                <wp:docPr id="1846942899" name="Grupo 4"/>
                <wp:cNvGraphicFramePr/>
                <a:graphic xmlns:a="http://schemas.openxmlformats.org/drawingml/2006/main">
                  <a:graphicData uri="http://schemas.microsoft.com/office/word/2010/wordprocessingGroup">
                    <wpg:wgp>
                      <wpg:cNvGrpSpPr/>
                      <wpg:grpSpPr>
                        <a:xfrm>
                          <a:off x="0" y="0"/>
                          <a:ext cx="5315803" cy="2668138"/>
                          <a:chOff x="0" y="0"/>
                          <a:chExt cx="5534165" cy="2794625"/>
                        </a:xfrm>
                      </wpg:grpSpPr>
                      <pic:pic xmlns:pic="http://schemas.openxmlformats.org/drawingml/2006/picture">
                        <pic:nvPicPr>
                          <pic:cNvPr id="1848273597" name="Imagen 3"/>
                          <pic:cNvPicPr>
                            <a:picLocks noChangeAspect="1"/>
                          </pic:cNvPicPr>
                        </pic:nvPicPr>
                        <pic:blipFill>
                          <a:blip r:embed="rId242" cstate="print">
                            <a:extLst>
                              <a:ext uri="{28A0092B-C50C-407E-A947-70E740481C1C}">
                                <a14:useLocalDpi xmlns:a14="http://schemas.microsoft.com/office/drawing/2010/main" val="0"/>
                              </a:ext>
                            </a:extLst>
                          </a:blip>
                          <a:srcRect/>
                          <a:stretch/>
                        </pic:blipFill>
                        <pic:spPr bwMode="auto">
                          <a:xfrm>
                            <a:off x="2704510" y="16524"/>
                            <a:ext cx="2829655" cy="2778101"/>
                          </a:xfrm>
                          <a:prstGeom prst="rect">
                            <a:avLst/>
                          </a:prstGeom>
                          <a:noFill/>
                          <a:ln>
                            <a:noFill/>
                          </a:ln>
                        </pic:spPr>
                      </pic:pic>
                      <pic:pic xmlns:pic="http://schemas.openxmlformats.org/drawingml/2006/picture">
                        <pic:nvPicPr>
                          <pic:cNvPr id="1851876323" name="Imagen 1" descr="Gráfico, Gráfico de dispersión&#10;&#10;Descripción generada automáticamente"/>
                          <pic:cNvPicPr>
                            <a:picLocks noChangeAspect="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683510" cy="2767330"/>
                          </a:xfrm>
                          <a:prstGeom prst="rect">
                            <a:avLst/>
                          </a:prstGeom>
                          <a:noFill/>
                          <a:ln>
                            <a:noFill/>
                          </a:ln>
                        </pic:spPr>
                      </pic:pic>
                    </wpg:wgp>
                  </a:graphicData>
                </a:graphic>
              </wp:inline>
            </w:drawing>
          </mc:Choice>
          <mc:Fallback>
            <w:pict>
              <v:group w14:anchorId="281A03B3" id="Grupo 4" o:spid="_x0000_s1026" style="width:418.55pt;height:210.1pt;mso-position-horizontal-relative:char;mso-position-vertical-relative:line" coordsize="55341,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">
                <v:shape id="Imagen 3" o:spid="_x0000_s1027" type="#_x0000_t75" style="position:absolute;left:27045;top:165;width:28296;height:27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">
                  <v:imagedata r:id="rId251" o:title=""/>
                </v:shape>
                <v:shape id="Imagen 1" o:spid="_x0000_s1028" type="#_x0000_t75" alt="Gráfico, Gráfico de dispersión&#10;&#10;Descripción generada automáticamente" style="position:absolute;width:26835;height:27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">
                  <v:imagedata r:id="rId252" o:title="Gráfico, Gráfico de dispersión&#10;&#10;Descripción generada automáticamente"/>
                </v:shape>
                <w10:anchorlock/>
              </v:group>
            </w:pict>
          </mc:Fallback>
        </mc:AlternateContent>
      </w:r>
      <w:commentRangeEnd w:id="970"/>
      <w:r w:rsidRPr="0050535F">
        <w:rPr>
          <w:rStyle w:val="Refdecomentario"/>
          <w:lang w:val="en-US"/>
        </w:rPr>
        <w:commentReference w:id="970"/>
      </w:r>
    </w:p>
    <w:p w14:paraId="5D8F2E33" w14:textId="66F63345" w:rsidR="00280DD6" w:rsidRPr="00F2021E" w:rsidRDefault="00280DD6" w:rsidP="00280DD6">
      <w:pPr>
        <w:pStyle w:val="Descripcin"/>
        <w:spacing w:line="360" w:lineRule="auto"/>
        <w:jc w:val="center"/>
        <w:rPr>
          <w:rFonts w:cs="Times New Roman"/>
          <w:color w:val="auto"/>
          <w:sz w:val="22"/>
          <w:szCs w:val="22"/>
          <w:lang w:val="en-US"/>
          <w:rPrChange w:id="971" w:author="Jose Luis Zofio Prieto" w:date="2025-03-12T12:06:00Z">
            <w:rPr>
              <w:rFonts w:cs="Times New Roman"/>
              <w:color w:val="auto"/>
              <w:lang w:val="en-US"/>
            </w:rPr>
          </w:rPrChange>
        </w:rPr>
      </w:pPr>
      <w:commentRangeStart w:id="972"/>
      <w:r w:rsidRPr="00F2021E">
        <w:rPr>
          <w:rFonts w:cs="Times New Roman"/>
          <w:color w:val="auto"/>
          <w:sz w:val="22"/>
          <w:szCs w:val="22"/>
          <w:lang w:val="en-US"/>
          <w:rPrChange w:id="973" w:author="Jose Luis Zofio Prieto" w:date="2025-03-12T12:06:00Z">
            <w:rPr>
              <w:rFonts w:cs="Times New Roman"/>
              <w:color w:val="auto"/>
              <w:lang w:val="en-US"/>
            </w:rPr>
          </w:rPrChange>
        </w:rPr>
        <w:t xml:space="preserve">Figure 6. </w:t>
      </w:r>
      <w:commentRangeEnd w:id="972"/>
      <w:r w:rsidR="005F4C57" w:rsidRPr="00F2021E">
        <w:rPr>
          <w:rStyle w:val="Refdecomentario"/>
          <w:i w:val="0"/>
          <w:iCs w:val="0"/>
          <w:color w:val="auto"/>
          <w:sz w:val="20"/>
          <w:szCs w:val="20"/>
          <w:rPrChange w:id="974" w:author="Jose Luis Zofio Prieto" w:date="2025-03-12T12:06:00Z">
            <w:rPr>
              <w:rStyle w:val="Refdecomentario"/>
              <w:i w:val="0"/>
              <w:iCs w:val="0"/>
              <w:color w:val="auto"/>
            </w:rPr>
          </w:rPrChange>
        </w:rPr>
        <w:commentReference w:id="972"/>
      </w:r>
      <w:r w:rsidRPr="00F2021E">
        <w:rPr>
          <w:rFonts w:cs="Times New Roman"/>
          <w:color w:val="auto"/>
          <w:sz w:val="22"/>
          <w:szCs w:val="22"/>
          <w:lang w:val="en-US"/>
          <w:rPrChange w:id="975" w:author="Jose Luis Zofio Prieto" w:date="2025-03-12T12:06:00Z">
            <w:rPr>
              <w:rFonts w:cs="Times New Roman"/>
              <w:color w:val="auto"/>
              <w:lang w:val="en-US"/>
            </w:rPr>
          </w:rPrChange>
        </w:rPr>
        <w:t xml:space="preserve">On the left, the predicted </w:t>
      </w:r>
      <w:ins w:id="976" w:author="Jose Luis Zofio Prieto [2]" w:date="2025-03-11T15:48:00Z">
        <w:r w:rsidR="00A626A8" w:rsidRPr="00F2021E">
          <w:rPr>
            <w:rFonts w:cs="Times New Roman"/>
            <w:color w:val="auto"/>
            <w:sz w:val="22"/>
            <w:szCs w:val="22"/>
            <w:lang w:val="en-US"/>
            <w:rPrChange w:id="977" w:author="Jose Luis Zofio Prieto" w:date="2025-03-12T12:06:00Z">
              <w:rPr>
                <w:rFonts w:cs="Times New Roman"/>
                <w:color w:val="auto"/>
                <w:lang w:val="en-US"/>
              </w:rPr>
            </w:rPrChange>
          </w:rPr>
          <w:t xml:space="preserve">(efficient/inefficient) </w:t>
        </w:r>
      </w:ins>
      <w:r w:rsidRPr="00F2021E">
        <w:rPr>
          <w:rFonts w:cs="Times New Roman"/>
          <w:color w:val="auto"/>
          <w:sz w:val="22"/>
          <w:szCs w:val="22"/>
          <w:lang w:val="en-US"/>
          <w:rPrChange w:id="978" w:author="Jose Luis Zofio Prieto" w:date="2025-03-12T12:06:00Z">
            <w:rPr>
              <w:rFonts w:cs="Times New Roman"/>
              <w:color w:val="auto"/>
              <w:lang w:val="en-US"/>
            </w:rPr>
          </w:rPrChange>
        </w:rPr>
        <w:t>regions generated by the new approach are displayed alongside the original unlabeled DMUs. On the right, the uncertainty regions are shaded in black as predicted by the fitted model, with certainty regions shown in white.</w:t>
      </w:r>
    </w:p>
    <w:p w14:paraId="7CF57765" w14:textId="77777777" w:rsidR="002D43FE" w:rsidRPr="0050535F" w:rsidRDefault="002D43FE" w:rsidP="00DF3B00">
      <w:pPr>
        <w:spacing w:line="360" w:lineRule="auto"/>
        <w:rPr>
          <w:rFonts w:cs="Times New Roman"/>
          <w:lang w:val="en-US"/>
        </w:rPr>
      </w:pPr>
    </w:p>
    <w:p w14:paraId="606A6271" w14:textId="1815C8BB" w:rsidR="009D4ED8" w:rsidRPr="0050535F" w:rsidRDefault="00C669C4" w:rsidP="00DF3B00">
      <w:pPr>
        <w:spacing w:line="360" w:lineRule="auto"/>
        <w:rPr>
          <w:rFonts w:cs="Times New Roman"/>
          <w:lang w:val="en-US"/>
        </w:rPr>
      </w:pPr>
      <w:r w:rsidRPr="0050535F">
        <w:rPr>
          <w:rFonts w:cs="Times New Roman"/>
          <w:lang w:val="en-US"/>
        </w:rPr>
        <w:t xml:space="preserve">Once </w:t>
      </w:r>
      <w:ins w:id="979" w:author="Jose Luis Zofio Prieto [2]" w:date="2025-03-11T15:49:00Z">
        <w:r w:rsidR="00A626A8">
          <w:rPr>
            <w:rFonts w:cs="Times New Roman"/>
            <w:lang w:val="en-US"/>
          </w:rPr>
          <w:t xml:space="preserve">the </w:t>
        </w:r>
      </w:ins>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ins w:id="980" w:author="Jose Luis Zofio Prieto [2]" w:date="2025-03-11T15:49:00Z">
        <w:r w:rsidR="00A626A8">
          <w:rPr>
            <w:rFonts w:cs="Times New Roman"/>
            <w:lang w:val="en-US"/>
          </w:rPr>
          <w:t xml:space="preserve"> in step 4</w:t>
        </w:r>
      </w:ins>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ins w:id="981" w:author="Jose Luis Zofio Prieto [2]" w:date="2025-03-11T15:50:00Z">
        <w:r w:rsidR="00A626A8">
          <w:rPr>
            <w:rFonts w:cs="Times New Roman"/>
            <w:lang w:val="en-US"/>
          </w:rPr>
          <w:t>‘</w:t>
        </w:r>
      </w:ins>
      <w:proofErr w:type="spellStart"/>
      <w:r w:rsidR="005A4E86" w:rsidRPr="00A626A8">
        <w:rPr>
          <w:rFonts w:cs="Times New Roman"/>
          <w:i/>
          <w:iCs/>
          <w:lang w:val="en-US"/>
          <w:rPrChange w:id="982" w:author="Jose Luis Zofio Prieto [2]" w:date="2025-03-11T15:49:00Z">
            <w:rPr>
              <w:rFonts w:cs="Times New Roman"/>
              <w:lang w:val="en-US"/>
            </w:rPr>
          </w:rPrChange>
        </w:rPr>
        <w:t>Rminer</w:t>
      </w:r>
      <w:proofErr w:type="spellEnd"/>
      <w:ins w:id="983" w:author="Jose Luis Zofio Prieto [2]" w:date="2025-03-11T15:50:00Z">
        <w:r w:rsidR="00A626A8">
          <w:rPr>
            <w:rFonts w:cs="Times New Roman"/>
            <w:lang w:val="en-US"/>
          </w:rPr>
          <w:t>’</w:t>
        </w:r>
      </w:ins>
      <w:r w:rsidR="005A4E86" w:rsidRPr="0050535F">
        <w:rPr>
          <w:rFonts w:cs="Times New Roman"/>
          <w:lang w:val="en-US"/>
        </w:rPr>
        <w:t xml:space="preserve"> library (Cortez, 2010) to determine the directional projection vector for the DDF model defined in </w:t>
      </w:r>
      <w:r w:rsidR="005A4E86" w:rsidRPr="0050535F">
        <w:rPr>
          <w:lang w:val="en-US"/>
        </w:rPr>
        <w:fldChar w:fldCharType="begin"/>
      </w:r>
      <w:r w:rsidR="005A4E86" w:rsidRPr="0050535F">
        <w:rPr>
          <w:lang w:val="en-US"/>
        </w:rPr>
        <w:instrText>HYPERLINK \l "eq_3"</w:instrText>
      </w:r>
      <w:r w:rsidR="005A4E86" w:rsidRPr="0050535F">
        <w:rPr>
          <w:lang w:val="en-US"/>
        </w:rPr>
      </w:r>
      <w:r w:rsidR="005A4E86" w:rsidRPr="0050535F">
        <w:rPr>
          <w:lang w:val="en-US"/>
        </w:rPr>
        <w:fldChar w:fldCharType="separate"/>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ins w:id="984" w:author="Jose Luis Zofio Prieto [2]" w:date="2025-03-14T09:19:00Z">
        <w:r w:rsidR="00AB32F0" w:rsidRPr="00AB32F0">
          <w:rPr>
            <w:rStyle w:val="Hipervnculo"/>
            <w:iCs/>
            <w:rPrChange w:id="985" w:author="Jose Luis Zofio Prieto [2]" w:date="2025-03-14T09:19:00Z">
              <w:rPr>
                <w:rFonts w:cs="Times New Roman"/>
                <w:lang w:val="en-US"/>
              </w:rPr>
            </w:rPrChange>
          </w:rPr>
          <w:instrText>(</w:instrText>
        </w:r>
        <w:r w:rsidR="00AB32F0" w:rsidRPr="00AB32F0">
          <w:rPr>
            <w:rStyle w:val="Hipervnculo"/>
            <w:iCs/>
            <w:rPrChange w:id="986" w:author="Jose Luis Zofio Prieto [2]" w:date="2025-03-14T09:19:00Z">
              <w:rPr>
                <w:rFonts w:cs="Times New Roman"/>
                <w:noProof/>
                <w:lang w:val="en-US"/>
              </w:rPr>
            </w:rPrChange>
          </w:rPr>
          <w:instrText>3</w:instrText>
        </w:r>
        <w:r w:rsidR="00AB32F0" w:rsidRPr="00AB32F0">
          <w:rPr>
            <w:rStyle w:val="Hipervnculo"/>
            <w:iCs/>
            <w:rPrChange w:id="987" w:author="Jose Luis Zofio Prieto [2]" w:date="2025-03-14T09:19:00Z">
              <w:rPr>
                <w:rFonts w:cs="Times New Roman"/>
                <w:lang w:val="en-US"/>
              </w:rPr>
            </w:rPrChange>
          </w:rPr>
          <w:instrText>)</w:instrText>
        </w:r>
      </w:ins>
      <w:ins w:id="988" w:author="Jose Luis Zofio Prieto" w:date="2025-03-12T14:39:00Z">
        <w:del w:id="989" w:author="Jose Luis Zofio Prieto [2]" w:date="2025-03-14T09:18:00Z">
          <w:r w:rsidR="00DD3A46" w:rsidRPr="00DD3A46" w:rsidDel="00AB32F0">
            <w:rPr>
              <w:rStyle w:val="Hipervnculo"/>
              <w:iCs/>
              <w:rPrChange w:id="990" w:author="Jose Luis Zofio Prieto" w:date="2025-03-12T14:39:00Z">
                <w:rPr>
                  <w:rFonts w:cs="Times New Roman"/>
                  <w:lang w:val="en-US"/>
                </w:rPr>
              </w:rPrChange>
            </w:rPr>
            <w:delInstrText>(</w:delInstrText>
          </w:r>
          <w:r w:rsidR="00DD3A46" w:rsidRPr="00DD3A46" w:rsidDel="00AB32F0">
            <w:rPr>
              <w:rStyle w:val="Hipervnculo"/>
              <w:iCs/>
              <w:rPrChange w:id="991" w:author="Jose Luis Zofio Prieto" w:date="2025-03-12T14:39:00Z">
                <w:rPr>
                  <w:rFonts w:cs="Times New Roman"/>
                  <w:noProof/>
                  <w:lang w:val="en-US"/>
                </w:rPr>
              </w:rPrChange>
            </w:rPr>
            <w:delInstrText>3</w:delInstrText>
          </w:r>
          <w:r w:rsidR="00DD3A46" w:rsidRPr="00DD3A46" w:rsidDel="00AB32F0">
            <w:rPr>
              <w:rStyle w:val="Hipervnculo"/>
              <w:iCs/>
              <w:rPrChange w:id="992" w:author="Jose Luis Zofio Prieto" w:date="2025-03-12T14:39:00Z">
                <w:rPr>
                  <w:rFonts w:cs="Times New Roman"/>
                  <w:lang w:val="en-US"/>
                </w:rPr>
              </w:rPrChange>
            </w:rPr>
            <w:delInstrText>)</w:delInstrText>
          </w:r>
        </w:del>
      </w:ins>
      <w:del w:id="993" w:author="Jose Luis Zofio Prieto [2]" w:date="2025-03-14T09:18:00Z">
        <w:r w:rsidR="00117737" w:rsidRPr="0050535F" w:rsidDel="00AB32F0">
          <w:rPr>
            <w:rStyle w:val="Hipervnculo"/>
            <w:rFonts w:cs="Times New Roman"/>
            <w:iCs/>
            <w:lang w:val="en-US"/>
          </w:rPr>
          <w:delInstrText>(3)</w:delInstrText>
        </w:r>
      </w:del>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r w:rsidR="005A4E86" w:rsidRPr="0050535F">
        <w:rPr>
          <w:lang w:val="en-US"/>
        </w:rPr>
        <w:fldChar w:fldCharType="end"/>
      </w:r>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52" type="#_x0000_t75" style="width:54.4pt;height:15.4pt" o:ole="">
            <v:imagedata r:id="rId253" o:title=""/>
          </v:shape>
          <o:OLEObject Type="Embed" ProgID="Equation.DSMT4" ShapeID="_x0000_i1152" DrawAspect="Content" ObjectID="_1803494206" r:id="rId254"/>
        </w:object>
      </w:r>
      <w:r w:rsidR="005A4E86" w:rsidRPr="0050535F">
        <w:rPr>
          <w:lang w:val="en-US"/>
        </w:rPr>
        <w:t xml:space="preserve"> for inputs and </w:t>
      </w:r>
      <w:r w:rsidR="005A4E86" w:rsidRPr="0050535F">
        <w:rPr>
          <w:position w:val="-14"/>
          <w:lang w:val="en-US"/>
        </w:rPr>
        <w:object w:dxaOrig="1120" w:dyaOrig="360" w14:anchorId="533898EA">
          <v:shape id="_x0000_i1153" type="#_x0000_t75" style="width:57.4pt;height:18pt" o:ole="">
            <v:imagedata r:id="rId255" o:title=""/>
          </v:shape>
          <o:OLEObject Type="Embed" ProgID="Equation.DSMT4" ShapeID="_x0000_i1153" DrawAspect="Content" ObjectID="_1803494207" r:id="rId256"/>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54" type="#_x0000_t75" style="width:189pt;height:21.75pt" o:ole="">
            <v:imagedata r:id="rId257" o:title=""/>
          </v:shape>
          <o:OLEObject Type="Embed" ProgID="Equation.DSMT4" ShapeID="_x0000_i1154" DrawAspect="Content" ObjectID="_1803494208" r:id="rId258"/>
        </w:object>
      </w:r>
      <w:r w:rsidR="005A4E86" w:rsidRPr="0050535F">
        <w:rPr>
          <w:lang w:val="en-US"/>
        </w:rPr>
        <w:t>, where</w:t>
      </w:r>
      <w:del w:id="994" w:author="Jose Luis Zofio Prieto [2]" w:date="2025-03-11T18:00:00Z">
        <w:r w:rsidR="005A4E86" w:rsidRPr="0050535F" w:rsidDel="009823AB">
          <w:rPr>
            <w:lang w:val="en-US"/>
          </w:rPr>
          <w:delText xml:space="preserve"> </w:delText>
        </w:r>
      </w:del>
      <w:ins w:id="995" w:author="Jose Luis Zofio Prieto [2]" w:date="2025-03-11T17:59:00Z">
        <w:r w:rsidR="009823AB">
          <w:rPr>
            <w:lang w:val="en-US"/>
          </w:rPr>
          <w:t xml:space="preserve"> </w:t>
        </w:r>
      </w:ins>
      <w:ins w:id="996" w:author="España Roch, Víctor Javier" w:date="2025-02-16T19:25:00Z">
        <w:r w:rsidR="00117737" w:rsidRPr="0050535F">
          <w:rPr>
            <w:position w:val="-6"/>
            <w:lang w:val="en-US"/>
          </w:rPr>
          <w:object w:dxaOrig="200" w:dyaOrig="260" w14:anchorId="42907092">
            <v:shape id="_x0000_i1155" type="#_x0000_t75" style="width:10.15pt;height:12.75pt" o:ole="">
              <v:imagedata r:id="rId259" o:title=""/>
            </v:shape>
            <o:OLEObject Type="Embed" ProgID="Equation.DSMT4" ShapeID="_x0000_i1155" DrawAspect="Content" ObjectID="_1803494209" r:id="rId260"/>
          </w:object>
        </w:r>
      </w:ins>
      <w:r w:rsidR="005A4E86" w:rsidRPr="0050535F">
        <w:rPr>
          <w:lang w:val="en-US"/>
        </w:rPr>
        <w:t xml:space="preserve"> and </w:t>
      </w:r>
      <w:ins w:id="997" w:author="España Roch, Víctor Javier" w:date="2025-02-16T19:25:00Z">
        <w:r w:rsidR="005A4E86" w:rsidRPr="0050535F">
          <w:rPr>
            <w:position w:val="-10"/>
            <w:lang w:val="en-US"/>
          </w:rPr>
          <w:object w:dxaOrig="220" w:dyaOrig="300" w14:anchorId="534CB909">
            <v:shape id="_x0000_i1156" type="#_x0000_t75" style="width:10.9pt;height:15pt" o:ole="">
              <v:imagedata r:id="rId261" o:title=""/>
            </v:shape>
            <o:OLEObject Type="Embed" ProgID="Equation.DSMT4" ShapeID="_x0000_i1156" DrawAspect="Content" ObjectID="_1803494210" r:id="rId262"/>
          </w:object>
        </w:r>
      </w:ins>
      <w:r w:rsidR="005A4E86" w:rsidRPr="0050535F">
        <w:rPr>
          <w:lang w:val="en-US"/>
        </w:rPr>
        <w:t xml:space="preserve"> represent the mean value of input </w:t>
      </w:r>
      <w:ins w:id="998" w:author="España Roch, Víctor Javier" w:date="2025-02-16T19:25:00Z">
        <w:r w:rsidR="005A4E86" w:rsidRPr="0050535F">
          <w:rPr>
            <w:position w:val="-6"/>
            <w:lang w:val="en-US"/>
          </w:rPr>
          <w:object w:dxaOrig="180" w:dyaOrig="200" w14:anchorId="47C58203">
            <v:shape id="_x0000_i1157" type="#_x0000_t75" style="width:9.4pt;height:10.15pt" o:ole="">
              <v:imagedata r:id="rId263" o:title=""/>
            </v:shape>
            <o:OLEObject Type="Embed" ProgID="Equation.DSMT4" ShapeID="_x0000_i1157" DrawAspect="Content" ObjectID="_1803494211" r:id="rId264"/>
          </w:object>
        </w:r>
      </w:ins>
      <w:r w:rsidR="005A4E86" w:rsidRPr="0050535F">
        <w:rPr>
          <w:lang w:val="en-US"/>
        </w:rPr>
        <w:t xml:space="preserve"> and</w:t>
      </w:r>
      <w:r w:rsidR="006E78F2" w:rsidRPr="0050535F">
        <w:rPr>
          <w:lang w:val="en-US"/>
        </w:rPr>
        <w:t xml:space="preserve"> output</w:t>
      </w:r>
      <w:r w:rsidR="005A4E86" w:rsidRPr="0050535F">
        <w:rPr>
          <w:lang w:val="en-US"/>
        </w:rPr>
        <w:t xml:space="preserve"> </w:t>
      </w:r>
      <w:ins w:id="999" w:author="España Roch, Víctor Javier" w:date="2025-02-16T19:25:00Z">
        <w:r w:rsidR="005A4E86" w:rsidRPr="0050535F">
          <w:rPr>
            <w:position w:val="-10"/>
            <w:lang w:val="en-US"/>
          </w:rPr>
          <w:object w:dxaOrig="200" w:dyaOrig="240" w14:anchorId="6D97DC41">
            <v:shape id="_x0000_i1158" type="#_x0000_t75" style="width:10.15pt;height:12pt" o:ole="">
              <v:imagedata r:id="rId265" o:title=""/>
            </v:shape>
            <o:OLEObject Type="Embed" ProgID="Equation.DSMT4" ShapeID="_x0000_i1158" DrawAspect="Content" ObjectID="_1803494212" r:id="rId266"/>
          </w:object>
        </w:r>
      </w:ins>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59" type="#_x0000_t75" style="width:14.65pt;height:16.5pt" o:ole="">
            <v:imagedata r:id="rId267" o:title=""/>
          </v:shape>
          <o:OLEObject Type="Embed" ProgID="Equation.DSMT4" ShapeID="_x0000_i1159" DrawAspect="Content" ObjectID="_1803494213" r:id="rId268"/>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model</w:t>
      </w:r>
      <w:r w:rsidR="009979C7" w:rsidRPr="0050535F">
        <w:rPr>
          <w:rFonts w:cs="Times New Roman"/>
          <w:lang w:val="en-US"/>
        </w:rPr>
        <w:t>),</w:t>
      </w:r>
      <w:r w:rsidR="006E78F2" w:rsidRPr="0050535F">
        <w:rPr>
          <w:rFonts w:cs="Times New Roman"/>
          <w:lang w:val="en-US"/>
        </w:rPr>
        <w:t xml:space="preserve"> along with </w:t>
      </w:r>
      <w:del w:id="1000" w:author="España Roch, Víctor Javier" w:date="2025-02-16T19:28:00Z">
        <w:r w:rsidR="009979C7" w:rsidRPr="0050535F" w:rsidDel="006E78F2">
          <w:rPr>
            <w:rFonts w:cs="Times New Roman"/>
            <w:lang w:val="en-US"/>
          </w:rPr>
          <w:delText xml:space="preserve"> </w:delText>
        </w:r>
      </w:del>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26E0DAD5"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ins w:id="1001" w:author="Jose Luis Zofio Prieto" w:date="2025-03-12T11:19:00Z">
        <w:r w:rsidR="00895521">
          <w:rPr>
            <w:rFonts w:eastAsiaTheme="minorEastAsia" w:cs="Times New Roman"/>
            <w:lang w:val="en-US"/>
          </w:rPr>
          <w:t xml:space="preserve">measurement of </w:t>
        </w:r>
      </w:ins>
      <w:r w:rsidR="0035339D" w:rsidRPr="0050535F">
        <w:rPr>
          <w:rFonts w:eastAsiaTheme="minorEastAsia" w:cs="Times New Roman"/>
          <w:lang w:val="en-US"/>
        </w:rPr>
        <w:t xml:space="preserve">inefficiency </w:t>
      </w:r>
      <w:del w:id="1002" w:author="Jose Luis Zofio Prieto" w:date="2025-03-12T11:19:00Z">
        <w:r w:rsidR="00C25617" w:rsidRPr="0050535F" w:rsidDel="00895521">
          <w:rPr>
            <w:rFonts w:eastAsiaTheme="minorEastAsia" w:cs="Times New Roman"/>
            <w:lang w:val="en-US"/>
          </w:rPr>
          <w:delText xml:space="preserve">measurement </w:delText>
        </w:r>
      </w:del>
      <w:r w:rsidR="0035339D" w:rsidRPr="0050535F">
        <w:rPr>
          <w:rFonts w:eastAsiaTheme="minorEastAsia" w:cs="Times New Roman"/>
          <w:lang w:val="en-US"/>
        </w:rPr>
        <w:t xml:space="preserve">at a 0.75 confidence level. Figure 7 displays the separating hyperplane, </w:t>
      </w:r>
      <w:r w:rsidR="00010B35" w:rsidRPr="0050535F">
        <w:rPr>
          <w:rFonts w:eastAsiaTheme="minorEastAsia" w:cs="Times New Roman"/>
          <w:lang w:val="en-US"/>
        </w:rPr>
        <w:t xml:space="preserve">highlighting </w:t>
      </w:r>
      <w:del w:id="1003" w:author="Jose Luis Zofio Prieto [2]" w:date="2025-03-11T18:04:00Z">
        <w:r w:rsidR="00010B35" w:rsidRPr="0050535F" w:rsidDel="009823AB">
          <w:rPr>
            <w:rFonts w:eastAsiaTheme="minorEastAsia" w:cs="Times New Roman"/>
            <w:lang w:val="en-US"/>
          </w:rPr>
          <w:delText xml:space="preserve">the three </w:delText>
        </w:r>
      </w:del>
      <w:r w:rsidR="00010B35" w:rsidRPr="0050535F">
        <w:rPr>
          <w:rFonts w:eastAsiaTheme="minorEastAsia" w:cs="Times New Roman"/>
          <w:lang w:val="en-US"/>
        </w:rPr>
        <w:t xml:space="preserve">DMUs </w:t>
      </w:r>
      <w:del w:id="1004" w:author="Jose Luis Zofio Prieto [2]" w:date="2025-03-11T18:04:00Z">
        <w:r w:rsidR="00010B35" w:rsidRPr="0050535F" w:rsidDel="009823AB">
          <w:rPr>
            <w:rFonts w:eastAsiaTheme="minorEastAsia" w:cs="Times New Roman"/>
            <w:lang w:val="en-US"/>
          </w:rPr>
          <w:delText>(</w:delText>
        </w:r>
      </w:del>
      <w:r w:rsidR="00010B35" w:rsidRPr="0050535F">
        <w:rPr>
          <w:rFonts w:eastAsiaTheme="minorEastAsia" w:cs="Times New Roman"/>
          <w:lang w:val="en-US"/>
        </w:rPr>
        <w:t>6, 7 and 31</w:t>
      </w:r>
      <w:ins w:id="1005" w:author="Jose Luis Zofio Prieto [2]" w:date="2025-03-11T18:05:00Z">
        <w:r w:rsidR="009823AB">
          <w:rPr>
            <w:rFonts w:eastAsiaTheme="minorEastAsia" w:cs="Times New Roman"/>
            <w:lang w:val="en-US"/>
          </w:rPr>
          <w:sym w:font="Symbol" w:char="F0BE"/>
        </w:r>
      </w:ins>
      <w:del w:id="1006" w:author="Jose Luis Zofio Prieto [2]" w:date="2025-03-11T18:04:00Z">
        <w:r w:rsidR="00010B35" w:rsidRPr="0050535F" w:rsidDel="009823AB">
          <w:rPr>
            <w:rFonts w:eastAsiaTheme="minorEastAsia" w:cs="Times New Roman"/>
            <w:lang w:val="en-US"/>
          </w:rPr>
          <w:delText>)</w:delText>
        </w:r>
      </w:del>
      <w:ins w:id="1007" w:author="Jose Luis Zofio Prieto [2]" w:date="2025-03-11T18:05:00Z">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ins>
      <w:r w:rsidR="00010B35" w:rsidRPr="0050535F">
        <w:rPr>
          <w:rFonts w:eastAsiaTheme="minorEastAsia" w:cs="Times New Roman"/>
          <w:lang w:val="en-US"/>
        </w:rPr>
        <w:t xml:space="preserve"> with a probability of being efficient greater than 0.75, </w:t>
      </w:r>
      <w:ins w:id="1008" w:author="Jose Luis Zofio Prieto" w:date="2025-03-12T11:22:00Z">
        <w:r w:rsidR="00EB20B0">
          <w:rPr>
            <w:rFonts w:eastAsiaTheme="minorEastAsia" w:cs="Times New Roman"/>
            <w:lang w:val="en-US"/>
          </w:rPr>
          <w:t xml:space="preserve">and </w:t>
        </w:r>
      </w:ins>
      <w:del w:id="1009" w:author="Jose Luis Zofio Prieto" w:date="2025-03-12T11:22:00Z">
        <w:r w:rsidR="00010B35" w:rsidRPr="0050535F" w:rsidDel="007B14C2">
          <w:rPr>
            <w:rFonts w:eastAsiaTheme="minorEastAsia" w:cs="Times New Roman"/>
            <w:lang w:val="en-US"/>
          </w:rPr>
          <w:delText xml:space="preserve">as they </w:delText>
        </w:r>
      </w:del>
      <w:del w:id="1010" w:author="Jose Luis Zofio Prieto" w:date="2025-03-12T11:31:00Z">
        <w:r w:rsidR="00010B35" w:rsidRPr="0050535F" w:rsidDel="00AC3BEF">
          <w:rPr>
            <w:rFonts w:eastAsiaTheme="minorEastAsia" w:cs="Times New Roman"/>
            <w:lang w:val="en-US"/>
          </w:rPr>
          <w:delText xml:space="preserve">are </w:delText>
        </w:r>
      </w:del>
      <w:r w:rsidR="00010B35" w:rsidRPr="0050535F">
        <w:rPr>
          <w:rFonts w:eastAsiaTheme="minorEastAsia" w:cs="Times New Roman"/>
          <w:lang w:val="en-US"/>
        </w:rPr>
        <w:t>located in the green area</w:t>
      </w:r>
      <w:ins w:id="1011" w:author="Jose Luis Zofio Prieto" w:date="2025-03-12T11:22:00Z">
        <w:r w:rsidR="00EB20B0">
          <w:rPr>
            <w:rFonts w:eastAsiaTheme="minorEastAsia" w:cs="Times New Roman"/>
            <w:lang w:val="en-US"/>
          </w:rPr>
          <w:t xml:space="preserve"> </w:t>
        </w:r>
      </w:ins>
      <w:ins w:id="1012" w:author="Jose Luis Zofio Prieto" w:date="2025-03-12T11:32:00Z">
        <w:r w:rsidR="00312319">
          <w:rPr>
            <w:rFonts w:eastAsiaTheme="minorEastAsia" w:cs="Times New Roman"/>
            <w:lang w:val="en-US"/>
          </w:rPr>
          <w:t>(</w:t>
        </w:r>
      </w:ins>
      <w:ins w:id="1013" w:author="Jose Luis Zofio Prieto" w:date="2025-03-12T11:22:00Z">
        <w:r w:rsidR="00EB20B0">
          <w:rPr>
            <w:rFonts w:eastAsiaTheme="minorEastAsia" w:cs="Times New Roman"/>
            <w:i/>
            <w:iCs/>
            <w:lang w:val="en-US"/>
          </w:rPr>
          <w:t>p</w:t>
        </w:r>
      </w:ins>
      <w:ins w:id="1014" w:author="Jose Luis Zofio Prieto" w:date="2025-03-12T11:32:00Z">
        <w:r w:rsidR="00312319">
          <w:rPr>
            <w:rFonts w:eastAsiaTheme="minorEastAsia" w:cs="Times New Roman"/>
            <w:lang w:val="en-US"/>
          </w:rPr>
          <w:t>&gt;</w:t>
        </w:r>
      </w:ins>
      <w:ins w:id="1015" w:author="Jose Luis Zofio Prieto" w:date="2025-03-12T11:22:00Z">
        <w:r w:rsidR="00EB20B0">
          <w:rPr>
            <w:rFonts w:eastAsiaTheme="minorEastAsia" w:cs="Times New Roman"/>
            <w:lang w:val="en-US"/>
          </w:rPr>
          <w:t>0.75</w:t>
        </w:r>
      </w:ins>
      <w:ins w:id="1016" w:author="Jose Luis Zofio Prieto" w:date="2025-03-12T11:32:00Z">
        <w:r w:rsidR="00312319">
          <w:rPr>
            <w:rFonts w:eastAsiaTheme="minorEastAsia" w:cs="Times New Roman"/>
            <w:lang w:val="en-US"/>
          </w:rPr>
          <w:t>)</w:t>
        </w:r>
      </w:ins>
      <w:r w:rsidR="00010B35" w:rsidRPr="0050535F">
        <w:rPr>
          <w:rFonts w:eastAsiaTheme="minorEastAsia" w:cs="Times New Roman"/>
          <w:lang w:val="en-US"/>
        </w:rPr>
        <w:t xml:space="preserve">. Additionally, the </w:t>
      </w:r>
      <w:ins w:id="1017" w:author="Jose Luis Zofio Prieto [2]" w:date="2025-03-11T18:13:00Z">
        <w:r w:rsidR="00FF5681">
          <w:rPr>
            <w:rFonts w:eastAsiaTheme="minorEastAsia" w:cs="Times New Roman"/>
            <w:lang w:val="en-US"/>
          </w:rPr>
          <w:t xml:space="preserve">DDF </w:t>
        </w:r>
      </w:ins>
      <w:r w:rsidR="00010B35" w:rsidRPr="0050535F">
        <w:rPr>
          <w:rFonts w:eastAsiaTheme="minorEastAsia" w:cs="Times New Roman"/>
          <w:lang w:val="en-US"/>
        </w:rPr>
        <w:t>projection of DMU 22</w:t>
      </w:r>
      <w:ins w:id="1018" w:author="Jose Luis Zofio Prieto [2]" w:date="2025-03-11T18:13:00Z">
        <w:r w:rsidR="00FF5681">
          <w:rPr>
            <w:rFonts w:eastAsiaTheme="minorEastAsia" w:cs="Times New Roman"/>
            <w:lang w:val="en-US"/>
          </w:rPr>
          <w:t>,</w:t>
        </w:r>
      </w:ins>
      <w:r w:rsidR="00010B35" w:rsidRPr="0050535F">
        <w:rPr>
          <w:rFonts w:eastAsiaTheme="minorEastAsia" w:cs="Times New Roman"/>
          <w:lang w:val="en-US"/>
        </w:rPr>
        <w:t xml:space="preserve"> </w:t>
      </w:r>
      <w:ins w:id="1019" w:author="Jose Luis Zofio Prieto [2]" w:date="2025-03-11T18:13:00Z">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ins>
      <w:r w:rsidR="00010B35" w:rsidRPr="0050535F">
        <w:rPr>
          <w:rFonts w:eastAsiaTheme="minorEastAsia" w:cs="Times New Roman"/>
          <w:lang w:val="en-US"/>
        </w:rPr>
        <w:t>is shown</w:t>
      </w:r>
      <w:del w:id="1020" w:author="Jose Luis Zofio Prieto [2]" w:date="2025-03-11T18:13:00Z">
        <w:r w:rsidR="00010B35" w:rsidRPr="0050535F" w:rsidDel="00FF5681">
          <w:rPr>
            <w:rFonts w:eastAsiaTheme="minorEastAsia" w:cs="Times New Roman"/>
            <w:lang w:val="en-US"/>
          </w:rPr>
          <w:delText xml:space="preserve">, </w:delText>
        </w:r>
        <w:r w:rsidR="008845E0" w:rsidRPr="0050535F" w:rsidDel="00FF5681">
          <w:rPr>
            <w:rFonts w:eastAsiaTheme="minorEastAsia" w:cs="Times New Roman"/>
            <w:lang w:val="en-US"/>
          </w:rPr>
          <w:delText>classified as inefficient with an input value of 4.49 and an output value of 6.36.</w:delText>
        </w:r>
      </w:del>
      <w:ins w:id="1021" w:author="Jose Luis Zofio Prieto [2]" w:date="2025-03-11T18:13:00Z">
        <w:r w:rsidR="00FF5681">
          <w:rPr>
            <w:rFonts w:eastAsiaTheme="minorEastAsia" w:cs="Times New Roman"/>
            <w:lang w:val="en-US"/>
          </w:rPr>
          <w:t>.</w:t>
        </w:r>
      </w:ins>
      <w:r w:rsidR="008845E0" w:rsidRPr="0050535F">
        <w:rPr>
          <w:rFonts w:eastAsiaTheme="minorEastAsia" w:cs="Times New Roman"/>
          <w:lang w:val="en-US"/>
        </w:rPr>
        <w:t xml:space="preserve"> </w:t>
      </w:r>
      <w:bookmarkStart w:id="1022"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del w:id="1023" w:author="Jose Luis Zofio Prieto [2]" w:date="2025-03-11T18:19:00Z">
        <w:r w:rsidR="008845E0" w:rsidRPr="0050535F" w:rsidDel="00FF5681">
          <w:rPr>
            <w:rFonts w:eastAsiaTheme="minorEastAsia" w:cs="Times New Roman"/>
            <w:lang w:val="en-US"/>
          </w:rPr>
          <w:delText>minimum</w:delText>
        </w:r>
      </w:del>
      <w:ins w:id="1024" w:author="Jose Luis Zofio Prieto [2]" w:date="2025-03-11T18:19:00Z">
        <w:r w:rsidR="00FF5681">
          <w:rPr>
            <w:rFonts w:eastAsiaTheme="minorEastAsia" w:cs="Times New Roman"/>
            <w:lang w:val="en-US"/>
          </w:rPr>
          <w:t xml:space="preserve">value of </w:t>
        </w:r>
      </w:ins>
      <w:del w:id="1025" w:author="Jose Luis Zofio Prieto [2]" w:date="2025-03-11T18:19:00Z">
        <w:r w:rsidR="008845E0" w:rsidRPr="0050535F" w:rsidDel="00FF5681">
          <w:rPr>
            <w:rFonts w:eastAsiaTheme="minorEastAsia" w:cs="Times New Roman"/>
            <w:lang w:val="en-US"/>
          </w:rPr>
          <w:delText xml:space="preserve"> </w:delText>
        </w:r>
      </w:del>
      <w:r w:rsidR="00EB6266" w:rsidRPr="0050535F">
        <w:rPr>
          <w:position w:val="-10"/>
          <w:lang w:val="en-US"/>
        </w:rPr>
        <w:object w:dxaOrig="240" w:dyaOrig="300" w14:anchorId="55D2A6DC">
          <v:shape id="_x0000_i1160" type="#_x0000_t75" style="width:11.65pt;height:14.65pt" o:ole="">
            <v:imagedata r:id="rId165" o:title=""/>
          </v:shape>
          <o:OLEObject Type="Embed" ProgID="Equation.DSMT4" ShapeID="_x0000_i1160" DrawAspect="Content" ObjectID="_1803494214" r:id="rId269"/>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022"/>
      <w:ins w:id="1026" w:author="Jose Luis Zofio Prieto" w:date="2025-03-12T11:32:00Z">
        <w:r w:rsidR="008466AD">
          <w:rPr>
            <w:rFonts w:eastAsiaTheme="minorEastAsia" w:cs="Times New Roman"/>
            <w:lang w:val="en-US"/>
          </w:rPr>
          <w:t xml:space="preserve"> </w:t>
        </w:r>
      </w:ins>
      <w:ins w:id="1027" w:author="Jose Luis Zofio Prieto" w:date="2025-03-12T11:33:00Z">
        <w:r w:rsidR="008466AD">
          <w:rPr>
            <w:rFonts w:eastAsiaTheme="minorEastAsia" w:cs="Times New Roman"/>
            <w:lang w:val="en-US"/>
          </w:rPr>
          <w:t>(</w:t>
        </w:r>
      </w:ins>
      <w:ins w:id="1028" w:author="Jose Luis Zofio Prieto" w:date="2025-03-12T11:32:00Z">
        <w:r w:rsidR="008466AD">
          <w:rPr>
            <w:rFonts w:eastAsiaTheme="minorEastAsia" w:cs="Times New Roman"/>
            <w:i/>
            <w:iCs/>
            <w:lang w:val="en-US"/>
          </w:rPr>
          <w:t>p=</w:t>
        </w:r>
        <w:r w:rsidR="008466AD" w:rsidRPr="0050535F">
          <w:rPr>
            <w:rFonts w:eastAsiaTheme="minorEastAsia" w:cs="Times New Roman"/>
            <w:lang w:val="en-US"/>
          </w:rPr>
          <w:t>0.75</w:t>
        </w:r>
      </w:ins>
      <w:ins w:id="1029" w:author="Jose Luis Zofio Prieto" w:date="2025-03-12T11:33:00Z">
        <w:r w:rsidR="008466AD">
          <w:rPr>
            <w:rFonts w:eastAsiaTheme="minorEastAsia" w:cs="Times New Roman"/>
            <w:lang w:val="en-US"/>
          </w:rPr>
          <w:t>)</w:t>
        </w:r>
      </w:ins>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w:t>
      </w:r>
      <w:r w:rsidR="006E5781" w:rsidRPr="0050535F">
        <w:rPr>
          <w:rFonts w:eastAsiaTheme="minorEastAsia" w:cs="Times New Roman"/>
          <w:lang w:val="en-US"/>
        </w:rPr>
        <w:lastRenderedPageBreak/>
        <w:t>(its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61" type="#_x0000_t75" style="width:51.75pt;height:16.5pt" o:ole="">
            <v:imagedata r:id="rId270" o:title=""/>
          </v:shape>
          <o:OLEObject Type="Embed" ProgID="Equation.DSMT4" ShapeID="_x0000_i1161" DrawAspect="Content" ObjectID="_1803494215" r:id="rId271"/>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ins w:id="1030" w:author="Jose Luis Zofio Prieto" w:date="2025-03-12T11:40:00Z">
        <w:r w:rsidR="005C11FA">
          <w:rPr>
            <w:rFonts w:eastAsiaTheme="minorEastAsia" w:cs="Times New Roman"/>
            <w:lang w:val="en-US"/>
          </w:rPr>
          <w:t xml:space="preserve">originally observed </w:t>
        </w:r>
      </w:ins>
      <w:r w:rsidR="004371C8" w:rsidRPr="0050535F">
        <w:rPr>
          <w:rFonts w:eastAsiaTheme="minorEastAsia" w:cs="Times New Roman"/>
          <w:lang w:val="en-US"/>
        </w:rPr>
        <w:t xml:space="preserve">efficient units </w:t>
      </w:r>
      <w:ins w:id="1031" w:author="Jose Luis Zofio Prieto" w:date="2025-03-12T11:41:00Z">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ins>
      <w:ins w:id="1032" w:author="Jose Luis Zofio Prieto" w:date="2025-03-12T11:42:00Z">
        <w:r w:rsidR="001C0CF6">
          <w:rPr>
            <w:rFonts w:eastAsiaTheme="minorEastAsia" w:cs="Times New Roman"/>
            <w:lang w:val="en-US"/>
          </w:rPr>
          <w:t>efficient frontier.</w:t>
        </w:r>
      </w:ins>
      <w:ins w:id="1033" w:author="Jose Luis Zofio Prieto" w:date="2025-03-12T11:41:00Z">
        <w:r w:rsidR="002361E0">
          <w:rPr>
            <w:rFonts w:eastAsiaTheme="minorEastAsia" w:cs="Times New Roman"/>
            <w:lang w:val="en-US"/>
          </w:rPr>
          <w:t xml:space="preserve"> </w:t>
        </w:r>
      </w:ins>
      <w:del w:id="1034" w:author="Jose Luis Zofio Prieto" w:date="2025-03-12T11:40:00Z">
        <w:r w:rsidR="004371C8" w:rsidRPr="0050535F" w:rsidDel="005C11FA">
          <w:rPr>
            <w:rFonts w:eastAsiaTheme="minorEastAsia" w:cs="Times New Roman"/>
            <w:lang w:val="en-US"/>
          </w:rPr>
          <w:delText>(</w:delText>
        </w:r>
      </w:del>
      <w:del w:id="1035" w:author="Jose Luis Zofio Prieto" w:date="2025-03-12T11:41:00Z">
        <w:r w:rsidR="004371C8" w:rsidRPr="0050535F" w:rsidDel="002361E0">
          <w:rPr>
            <w:rFonts w:eastAsiaTheme="minorEastAsia" w:cs="Times New Roman"/>
            <w:lang w:val="en-US"/>
          </w:rPr>
          <w:delText>6, 7, and 31</w:delText>
        </w:r>
      </w:del>
      <w:del w:id="1036" w:author="Jose Luis Zofio Prieto" w:date="2025-03-12T11:40:00Z">
        <w:r w:rsidR="004371C8" w:rsidRPr="0050535F" w:rsidDel="005C11FA">
          <w:rPr>
            <w:rFonts w:eastAsiaTheme="minorEastAsia" w:cs="Times New Roman"/>
            <w:lang w:val="en-US"/>
          </w:rPr>
          <w:delText>)</w:delText>
        </w:r>
      </w:del>
      <w:del w:id="1037" w:author="Jose Luis Zofio Prieto" w:date="2025-03-12T11:41:00Z">
        <w:r w:rsidR="004371C8" w:rsidRPr="0050535F" w:rsidDel="002361E0">
          <w:rPr>
            <w:rFonts w:eastAsiaTheme="minorEastAsia" w:cs="Times New Roman"/>
            <w:lang w:val="en-US"/>
          </w:rPr>
          <w:delText>.</w:delText>
        </w:r>
      </w:del>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drawing>
          <wp:inline distT="0" distB="0" distL="0" distR="0" wp14:anchorId="5DC60CAA" wp14:editId="464F7570">
            <wp:extent cx="3571200" cy="368065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624759" cy="3735855"/>
                    </a:xfrm>
                    <a:prstGeom prst="rect">
                      <a:avLst/>
                    </a:prstGeom>
                    <a:noFill/>
                    <a:ln>
                      <a:noFill/>
                    </a:ln>
                  </pic:spPr>
                </pic:pic>
              </a:graphicData>
            </a:graphic>
          </wp:inline>
        </w:drawing>
      </w:r>
    </w:p>
    <w:p w14:paraId="0934F512" w14:textId="76852682" w:rsidR="008845E0" w:rsidRPr="00F2021E" w:rsidRDefault="008845E0" w:rsidP="00DF3B00">
      <w:pPr>
        <w:pStyle w:val="Descripcin"/>
        <w:spacing w:line="360" w:lineRule="auto"/>
        <w:jc w:val="center"/>
        <w:rPr>
          <w:rFonts w:cs="Times New Roman"/>
          <w:color w:val="auto"/>
          <w:sz w:val="22"/>
          <w:szCs w:val="22"/>
          <w:lang w:val="en-US"/>
          <w:rPrChange w:id="1038" w:author="Jose Luis Zofio Prieto" w:date="2025-03-12T12:06:00Z">
            <w:rPr>
              <w:rFonts w:cs="Times New Roman"/>
              <w:color w:val="auto"/>
              <w:lang w:val="en-US"/>
            </w:rPr>
          </w:rPrChange>
        </w:rPr>
      </w:pPr>
      <w:commentRangeStart w:id="1039"/>
      <w:r w:rsidRPr="00F2021E">
        <w:rPr>
          <w:rFonts w:cs="Times New Roman"/>
          <w:color w:val="auto"/>
          <w:sz w:val="22"/>
          <w:szCs w:val="22"/>
          <w:lang w:val="en-US"/>
          <w:rPrChange w:id="1040" w:author="Jose Luis Zofio Prieto" w:date="2025-03-12T12:06:00Z">
            <w:rPr>
              <w:rFonts w:cs="Times New Roman"/>
              <w:color w:val="auto"/>
              <w:lang w:val="en-US"/>
            </w:rPr>
          </w:rPrChange>
        </w:rPr>
        <w:t xml:space="preserve">Figure </w:t>
      </w:r>
      <w:r w:rsidR="00F85720" w:rsidRPr="00F2021E">
        <w:rPr>
          <w:rFonts w:cs="Times New Roman"/>
          <w:color w:val="auto"/>
          <w:sz w:val="22"/>
          <w:szCs w:val="22"/>
          <w:lang w:val="en-US"/>
          <w:rPrChange w:id="1041" w:author="Jose Luis Zofio Prieto" w:date="2025-03-12T12:06:00Z">
            <w:rPr>
              <w:rFonts w:cs="Times New Roman"/>
              <w:color w:val="auto"/>
              <w:lang w:val="en-US"/>
            </w:rPr>
          </w:rPrChange>
        </w:rPr>
        <w:t>7</w:t>
      </w:r>
      <w:commentRangeEnd w:id="1039"/>
      <w:r w:rsidR="005F4C57" w:rsidRPr="00F2021E">
        <w:rPr>
          <w:rStyle w:val="Refdecomentario"/>
          <w:i w:val="0"/>
          <w:iCs w:val="0"/>
          <w:color w:val="auto"/>
          <w:sz w:val="20"/>
          <w:szCs w:val="20"/>
          <w:rPrChange w:id="1042" w:author="Jose Luis Zofio Prieto" w:date="2025-03-12T12:06:00Z">
            <w:rPr>
              <w:rStyle w:val="Refdecomentario"/>
              <w:i w:val="0"/>
              <w:iCs w:val="0"/>
              <w:color w:val="auto"/>
            </w:rPr>
          </w:rPrChange>
        </w:rPr>
        <w:commentReference w:id="1039"/>
      </w:r>
      <w:r w:rsidRPr="00F2021E">
        <w:rPr>
          <w:rFonts w:cs="Times New Roman"/>
          <w:color w:val="auto"/>
          <w:sz w:val="22"/>
          <w:szCs w:val="22"/>
          <w:lang w:val="en-US"/>
          <w:rPrChange w:id="1043" w:author="Jose Luis Zofio Prieto" w:date="2025-03-12T12:06:00Z">
            <w:rPr>
              <w:rFonts w:cs="Times New Roman"/>
              <w:color w:val="auto"/>
              <w:lang w:val="en-US"/>
            </w:rPr>
          </w:rPrChange>
        </w:rPr>
        <w:t xml:space="preserve">. </w:t>
      </w:r>
      <w:r w:rsidR="00D20111" w:rsidRPr="00F2021E">
        <w:rPr>
          <w:rFonts w:cs="Times New Roman"/>
          <w:color w:val="auto"/>
          <w:sz w:val="22"/>
          <w:szCs w:val="22"/>
          <w:lang w:val="en-US"/>
          <w:rPrChange w:id="1044" w:author="Jose Luis Zofio Prieto" w:date="2025-03-12T12:06:00Z">
            <w:rPr>
              <w:rFonts w:cs="Times New Roman"/>
              <w:color w:val="auto"/>
              <w:lang w:val="en-US"/>
            </w:rPr>
          </w:rPrChange>
        </w:rPr>
        <w:t xml:space="preserve">Projection of DMU 22 at an efficiency confidence level of </w:t>
      </w:r>
      <w:r w:rsidR="0060436E" w:rsidRPr="00F2021E">
        <w:rPr>
          <w:rFonts w:cs="Times New Roman"/>
          <w:color w:val="auto"/>
          <w:sz w:val="22"/>
          <w:szCs w:val="22"/>
          <w:lang w:val="en-US"/>
          <w:rPrChange w:id="1045" w:author="Jose Luis Zofio Prieto" w:date="2025-03-12T12:06:00Z">
            <w:rPr>
              <w:rFonts w:cs="Times New Roman"/>
              <w:color w:val="auto"/>
              <w:lang w:val="en-US"/>
            </w:rPr>
          </w:rPrChange>
        </w:rPr>
        <w:t>p=</w:t>
      </w:r>
      <w:r w:rsidR="00D20111" w:rsidRPr="00F2021E">
        <w:rPr>
          <w:rFonts w:cs="Times New Roman"/>
          <w:color w:val="auto"/>
          <w:sz w:val="22"/>
          <w:szCs w:val="22"/>
          <w:lang w:val="en-US"/>
          <w:rPrChange w:id="1046" w:author="Jose Luis Zofio Prieto" w:date="2025-03-12T12:06:00Z">
            <w:rPr>
              <w:rFonts w:cs="Times New Roman"/>
              <w:color w:val="auto"/>
              <w:lang w:val="en-US"/>
            </w:rPr>
          </w:rPrChange>
        </w:rPr>
        <w:t>0.75.</w:t>
      </w:r>
    </w:p>
    <w:p w14:paraId="691F4BE1" w14:textId="77777777" w:rsidR="0025232C" w:rsidRPr="0050535F" w:rsidRDefault="0025232C" w:rsidP="00DF3B00">
      <w:pPr>
        <w:spacing w:line="360" w:lineRule="auto"/>
        <w:rPr>
          <w:rFonts w:cs="Times New Roman"/>
          <w:lang w:val="en-US"/>
        </w:rPr>
      </w:pPr>
    </w:p>
    <w:p w14:paraId="0E4130CA" w14:textId="2B325CDF" w:rsidR="00195D16" w:rsidRPr="0050535F" w:rsidRDefault="006231C8">
      <w:pPr>
        <w:pStyle w:val="Ttulo1"/>
        <w:numPr>
          <w:ilvl w:val="0"/>
          <w:numId w:val="8"/>
        </w:numPr>
        <w:rPr>
          <w:lang w:val="en-US"/>
        </w:rPr>
        <w:pPrChange w:id="1047" w:author="Jose Luis Zofio Prieto" w:date="2025-03-12T11:42:00Z">
          <w:pPr>
            <w:pStyle w:val="Prrafodelista"/>
            <w:numPr>
              <w:numId w:val="1"/>
            </w:numPr>
            <w:spacing w:line="360" w:lineRule="auto"/>
            <w:ind w:hanging="360"/>
          </w:pPr>
        </w:pPrChange>
      </w:pPr>
      <w:r w:rsidRPr="0050535F">
        <w:rPr>
          <w:lang w:val="en-US"/>
        </w:rPr>
        <w:t xml:space="preserve">An empirical application: </w:t>
      </w:r>
      <w:r w:rsidR="00ED7110" w:rsidRPr="0050535F">
        <w:rPr>
          <w:lang w:val="en-US"/>
        </w:rPr>
        <w:t>Efficiency Assessment of the Valencian Food Industry</w:t>
      </w:r>
    </w:p>
    <w:p w14:paraId="27CC157C" w14:textId="0AA58983" w:rsidR="00D8799B" w:rsidRPr="0050535F" w:rsidRDefault="005B030D" w:rsidP="00DF3B00">
      <w:pPr>
        <w:spacing w:line="360" w:lineRule="auto"/>
        <w:rPr>
          <w:rFonts w:cs="Times New Roman"/>
          <w:lang w:val="en-US"/>
        </w:rPr>
      </w:pPr>
      <w:ins w:id="1048" w:author="Jose Luis Zofio Prieto" w:date="2025-03-12T11:43:00Z">
        <w:r>
          <w:rPr>
            <w:rFonts w:cs="Times New Roman"/>
            <w:lang w:val="en-US"/>
          </w:rPr>
          <w:t xml:space="preserve">In this section we show that the new approach can be empirically implemented using </w:t>
        </w:r>
      </w:ins>
      <w:del w:id="1049" w:author="Jose Luis Zofio Prieto" w:date="2025-03-12T11:42:00Z">
        <w:r w:rsidR="00D8799B" w:rsidRPr="0050535F" w:rsidDel="00E550B3">
          <w:rPr>
            <w:rFonts w:cs="Times New Roman"/>
            <w:lang w:val="en-US"/>
          </w:rPr>
          <w:delText>In t</w:delText>
        </w:r>
        <w:r w:rsidR="004A2917" w:rsidRPr="0050535F" w:rsidDel="00E550B3">
          <w:rPr>
            <w:rFonts w:cs="Times New Roman"/>
            <w:lang w:val="en-US"/>
          </w:rPr>
          <w:delText>his section, we</w:delText>
        </w:r>
      </w:del>
      <w:del w:id="1050" w:author="Jose Luis Zofio Prieto" w:date="2025-03-12T11:43:00Z">
        <w:r w:rsidR="00D8799B" w:rsidRPr="0050535F" w:rsidDel="005B030D">
          <w:rPr>
            <w:rFonts w:cs="Times New Roman"/>
            <w:lang w:val="en-US"/>
          </w:rPr>
          <w:delText xml:space="preserve"> </w:delText>
        </w:r>
      </w:del>
      <w:del w:id="1051" w:author="Jose Luis Zofio Prieto" w:date="2025-03-12T11:42:00Z">
        <w:r w:rsidR="0098785C" w:rsidRPr="0050535F" w:rsidDel="00E550B3">
          <w:rPr>
            <w:rFonts w:cs="Times New Roman"/>
            <w:lang w:val="en-US"/>
          </w:rPr>
          <w:delText>focus</w:delText>
        </w:r>
        <w:r w:rsidR="00D8799B" w:rsidRPr="0050535F" w:rsidDel="00E550B3">
          <w:rPr>
            <w:rFonts w:cs="Times New Roman"/>
            <w:lang w:val="en-US"/>
          </w:rPr>
          <w:delText xml:space="preserve"> on </w:delText>
        </w:r>
      </w:del>
      <w:del w:id="1052" w:author="Jose Luis Zofio Prieto" w:date="2025-03-12T11:43:00Z">
        <w:r w:rsidR="00D8799B" w:rsidRPr="0050535F" w:rsidDel="005B030D">
          <w:rPr>
            <w:rFonts w:cs="Times New Roman"/>
            <w:lang w:val="en-US"/>
          </w:rPr>
          <w:delText>apply</w:delText>
        </w:r>
        <w:r w:rsidR="00D8799B" w:rsidRPr="0050535F" w:rsidDel="00E550B3">
          <w:rPr>
            <w:rFonts w:cs="Times New Roman"/>
            <w:lang w:val="en-US"/>
          </w:rPr>
          <w:delText>ing</w:delText>
        </w:r>
        <w:r w:rsidR="00D8799B" w:rsidRPr="0050535F" w:rsidDel="005B030D">
          <w:rPr>
            <w:rFonts w:cs="Times New Roman"/>
            <w:lang w:val="en-US"/>
          </w:rPr>
          <w:delText xml:space="preserve"> </w:delText>
        </w:r>
        <w:r w:rsidR="0043553E" w:rsidRPr="0050535F" w:rsidDel="005B030D">
          <w:rPr>
            <w:rFonts w:cs="Times New Roman"/>
            <w:lang w:val="en-US"/>
          </w:rPr>
          <w:delText>the new approach</w:delText>
        </w:r>
        <w:r w:rsidR="00D8799B" w:rsidRPr="0050535F" w:rsidDel="005B030D">
          <w:rPr>
            <w:rFonts w:cs="Times New Roman"/>
            <w:lang w:val="en-US"/>
          </w:rPr>
          <w:delText xml:space="preserve"> to </w:delText>
        </w:r>
      </w:del>
      <w:r w:rsidR="00D8799B" w:rsidRPr="0050535F">
        <w:rPr>
          <w:rFonts w:cs="Times New Roman"/>
          <w:lang w:val="en-US"/>
        </w:rPr>
        <w:t xml:space="preserve">real-world data </w:t>
      </w:r>
      <w:del w:id="1053" w:author="Jose Luis Zofio Prieto" w:date="2025-03-12T11:44:00Z">
        <w:r w:rsidR="00D8799B" w:rsidRPr="0050535F" w:rsidDel="008C324D">
          <w:rPr>
            <w:rFonts w:cs="Times New Roman"/>
            <w:lang w:val="en-US"/>
          </w:rPr>
          <w:delText xml:space="preserve">from </w:delText>
        </w:r>
      </w:del>
      <w:ins w:id="1054" w:author="Jose Luis Zofio Prieto" w:date="2025-03-12T11:44:00Z">
        <w:r w:rsidR="008C324D">
          <w:rPr>
            <w:rFonts w:cs="Times New Roman"/>
            <w:lang w:val="en-US"/>
          </w:rPr>
          <w:t xml:space="preserve">of firms operating in the </w:t>
        </w:r>
      </w:ins>
      <w:r w:rsidR="00D8799B" w:rsidRPr="0050535F">
        <w:rPr>
          <w:rFonts w:cs="Times New Roman"/>
          <w:lang w:val="en-US"/>
        </w:rPr>
        <w:t>Sp</w:t>
      </w:r>
      <w:del w:id="1055" w:author="Jose Luis Zofio Prieto" w:date="2025-03-12T11:44:00Z">
        <w:r w:rsidR="00D8799B" w:rsidRPr="0050535F" w:rsidDel="008C324D">
          <w:rPr>
            <w:rFonts w:cs="Times New Roman"/>
            <w:lang w:val="en-US"/>
          </w:rPr>
          <w:delText>ain's</w:delText>
        </w:r>
      </w:del>
      <w:ins w:id="1056" w:author="Jose Luis Zofio Prieto" w:date="2025-03-12T11:44:00Z">
        <w:r w:rsidR="008C324D">
          <w:rPr>
            <w:rFonts w:cs="Times New Roman"/>
            <w:lang w:val="en-US"/>
          </w:rPr>
          <w:t xml:space="preserve">anish </w:t>
        </w:r>
      </w:ins>
      <w:del w:id="1057" w:author="Jose Luis Zofio Prieto" w:date="2025-03-12T11:44:00Z">
        <w:r w:rsidR="00D8799B" w:rsidRPr="0050535F" w:rsidDel="008C324D">
          <w:rPr>
            <w:rFonts w:cs="Times New Roman"/>
            <w:lang w:val="en-US"/>
          </w:rPr>
          <w:delText xml:space="preserve"> </w:delText>
        </w:r>
      </w:del>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del w:id="1058" w:author="Jose Luis Zofio Prieto" w:date="2025-03-12T11:44:00Z">
        <w:r w:rsidR="00D8799B" w:rsidRPr="0050535F" w:rsidDel="008402EB">
          <w:rPr>
            <w:rFonts w:cs="Times New Roman"/>
            <w:lang w:val="en-US"/>
          </w:rPr>
          <w:delText xml:space="preserve"> advancements</w:delText>
        </w:r>
      </w:del>
      <w:ins w:id="1059" w:author="Jose Luis Zofio Prieto" w:date="2025-03-12T11:44:00Z">
        <w:r w:rsidR="008402EB">
          <w:rPr>
            <w:rFonts w:cs="Times New Roman"/>
            <w:lang w:val="en-US"/>
          </w:rPr>
          <w:t xml:space="preserve"> innovation</w:t>
        </w:r>
      </w:ins>
      <w:ins w:id="1060" w:author="Jose Luis Zofio Prieto" w:date="2025-03-12T11:45:00Z">
        <w:r w:rsidR="008402EB">
          <w:rPr>
            <w:rFonts w:cs="Times New Roman"/>
            <w:lang w:val="en-US"/>
          </w:rPr>
          <w:t>s</w:t>
        </w:r>
      </w:ins>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ins w:id="1061" w:author="Jose Luis Zofio Prieto" w:date="2025-03-12T11:45:00Z">
        <w:r w:rsidR="008E051B">
          <w:rPr>
            <w:rFonts w:cs="Times New Roman"/>
            <w:lang w:val="en-US"/>
          </w:rPr>
          <w:t xml:space="preserve">industrial </w:t>
        </w:r>
      </w:ins>
      <w:r w:rsidR="00D8799B" w:rsidRPr="0050535F">
        <w:rPr>
          <w:rFonts w:cs="Times New Roman"/>
          <w:lang w:val="en-US"/>
        </w:rPr>
        <w:t xml:space="preserve">production systems. It is also a vital source of </w:t>
      </w:r>
      <w:r w:rsidR="00D8799B" w:rsidRPr="0050535F">
        <w:rPr>
          <w:rFonts w:cs="Times New Roman"/>
          <w:lang w:val="en-US"/>
        </w:rPr>
        <w:lastRenderedPageBreak/>
        <w:t>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1E42BA70" w:rsidR="00D8799B" w:rsidRPr="0050535F" w:rsidRDefault="00D8799B" w:rsidP="00DF3B00">
      <w:pPr>
        <w:spacing w:line="360" w:lineRule="auto"/>
        <w:rPr>
          <w:rFonts w:cs="Times New Roman"/>
          <w:lang w:val="en-US"/>
        </w:rPr>
      </w:pPr>
      <w:r w:rsidRPr="0050535F">
        <w:rPr>
          <w:rFonts w:cs="Times New Roman"/>
          <w:lang w:val="en-US"/>
        </w:rPr>
        <w:t xml:space="preserve">In Spain, the </w:t>
      </w:r>
      <w:ins w:id="1062" w:author="Jose Luis Zofio Prieto" w:date="2025-03-12T11:47:00Z">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ins>
      <w:r w:rsidRPr="0050535F">
        <w:rPr>
          <w:rFonts w:cs="Times New Roman"/>
          <w:lang w:val="en-US"/>
        </w:rPr>
        <w:t>economic</w:t>
      </w:r>
      <w:ins w:id="1063" w:author="Jose Luis Zofio Prieto" w:date="2025-03-12T11:46:00Z">
        <w:r w:rsidR="00630E02">
          <w:rPr>
            <w:rFonts w:cs="Times New Roman"/>
            <w:lang w:val="en-US"/>
          </w:rPr>
          <w:t xml:space="preserve"> </w:t>
        </w:r>
      </w:ins>
      <w:del w:id="1064" w:author="Jose Luis Zofio Prieto" w:date="2025-03-12T11:46:00Z">
        <w:r w:rsidRPr="0050535F" w:rsidDel="00630E02">
          <w:rPr>
            <w:rFonts w:cs="Times New Roman"/>
            <w:lang w:val="en-US"/>
          </w:rPr>
          <w:delText xml:space="preserve"> </w:delText>
        </w:r>
      </w:del>
      <w:r w:rsidRPr="0050535F">
        <w:rPr>
          <w:rFonts w:cs="Times New Roman"/>
          <w:lang w:val="en-US"/>
        </w:rPr>
        <w:t xml:space="preserve">environment is shaped by its 17 autonomous communities, each characterized by distinct policies and market conditions. This regional diversity introduces significant complexity into any </w:t>
      </w:r>
      <w:del w:id="1065" w:author="Jose Luis Zofio Prieto" w:date="2025-03-12T11:47:00Z">
        <w:r w:rsidRPr="0050535F" w:rsidDel="003834F3">
          <w:rPr>
            <w:rFonts w:cs="Times New Roman"/>
            <w:lang w:val="en-US"/>
          </w:rPr>
          <w:delText xml:space="preserve">economic </w:delText>
        </w:r>
      </w:del>
      <w:r w:rsidRPr="0050535F">
        <w:rPr>
          <w:rFonts w:cs="Times New Roman"/>
          <w:lang w:val="en-US"/>
        </w:rPr>
        <w:t xml:space="preserve">analysis, as variations in regulations and </w:t>
      </w:r>
      <w:del w:id="1066" w:author="Jose Luis Zofio Prieto" w:date="2025-03-12T11:47:00Z">
        <w:r w:rsidRPr="0050535F" w:rsidDel="00B36DCF">
          <w:rPr>
            <w:rFonts w:cs="Times New Roman"/>
            <w:lang w:val="en-US"/>
          </w:rPr>
          <w:delText xml:space="preserve">economic </w:delText>
        </w:r>
      </w:del>
      <w:ins w:id="1067" w:author="Jose Luis Zofio Prieto" w:date="2025-03-12T11:47:00Z">
        <w:r w:rsidR="00B36DCF">
          <w:rPr>
            <w:rFonts w:cs="Times New Roman"/>
            <w:lang w:val="en-US"/>
          </w:rPr>
          <w:t>management</w:t>
        </w:r>
        <w:r w:rsidR="00B36DCF" w:rsidRPr="0050535F">
          <w:rPr>
            <w:rFonts w:cs="Times New Roman"/>
            <w:lang w:val="en-US"/>
          </w:rPr>
          <w:t xml:space="preserve"> </w:t>
        </w:r>
      </w:ins>
      <w:r w:rsidRPr="0050535F">
        <w:rPr>
          <w:rFonts w:cs="Times New Roman"/>
          <w:lang w:val="en-US"/>
        </w:rPr>
        <w:t>frameworks influence business operations at the community level. The Valencian Community, selected as the focus of this study, exemplifies such diversity. Known for its strong agricultural exports and medium-sized enterprises, this region provides a representative case for evaluating efficiency in the Spanish food industry.</w:t>
      </w:r>
    </w:p>
    <w:p w14:paraId="6DDCAA00" w14:textId="38C959D9" w:rsidR="00D8799B" w:rsidRPr="0050535F" w:rsidRDefault="00D8799B" w:rsidP="00DF3B00">
      <w:pPr>
        <w:spacing w:line="360" w:lineRule="auto"/>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w:t>
      </w:r>
      <w:del w:id="1068" w:author="Jose Luis Zofio Prieto" w:date="2025-03-12T11:48:00Z">
        <w:r w:rsidR="007B21CC" w:rsidRPr="0050535F" w:rsidDel="000603E6">
          <w:rPr>
            <w:rStyle w:val="Refdenotaalpie"/>
            <w:rFonts w:cs="Times New Roman"/>
            <w:lang w:val="en-US"/>
          </w:rPr>
          <w:footnoteReference w:id="3"/>
        </w:r>
      </w:del>
      <w:r w:rsidRPr="0050535F">
        <w:rPr>
          <w:rFonts w:cs="Times New Roman"/>
          <w:lang w:val="en-US"/>
        </w:rPr>
        <w:t xml:space="preserve"> database</w:t>
      </w:r>
      <w:r w:rsidR="00467482" w:rsidRPr="0050535F">
        <w:rPr>
          <w:rFonts w:cs="Times New Roman"/>
          <w:lang w:val="en-US"/>
        </w:rPr>
        <w:t xml:space="preserve"> for year 2023</w:t>
      </w:r>
      <w:r w:rsidRPr="0050535F">
        <w:rPr>
          <w:rFonts w:cs="Times New Roman"/>
          <w:lang w:val="en-US"/>
        </w:rPr>
        <w:t>.</w:t>
      </w:r>
      <w:ins w:id="1071" w:author="Jose Luis Zofio Prieto" w:date="2025-03-12T11:48:00Z">
        <w:r w:rsidR="000603E6" w:rsidRPr="0050535F">
          <w:rPr>
            <w:rStyle w:val="Refdenotaalpie"/>
            <w:rFonts w:cs="Times New Roman"/>
            <w:lang w:val="en-US"/>
          </w:rPr>
          <w:footnoteReference w:id="4"/>
        </w:r>
      </w:ins>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median.</w:t>
      </w:r>
    </w:p>
    <w:p w14:paraId="67F840A0" w14:textId="77777777" w:rsidR="005212FB" w:rsidRPr="0050535F" w:rsidRDefault="005212FB" w:rsidP="00DF3B00">
      <w:pPr>
        <w:spacing w:line="360" w:lineRule="auto"/>
        <w:rPr>
          <w:rFonts w:cs="Times New Roman"/>
          <w:lang w:val="en-US"/>
        </w:rPr>
      </w:pPr>
    </w:p>
    <w:p w14:paraId="2983B314" w14:textId="4F11FA4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w:t>
      </w:r>
      <w:del w:id="1084" w:author="Jose Luis Zofio Prieto" w:date="2025-03-12T14:34:00Z">
        <w:r w:rsidRPr="0050535F" w:rsidDel="0018453F">
          <w:rPr>
            <w:rFonts w:cs="Times New Roman"/>
            <w:lang w:val="en-US"/>
          </w:rPr>
          <w:delText xml:space="preserve">will </w:delText>
        </w:r>
      </w:del>
      <w:r w:rsidRPr="0050535F">
        <w:rPr>
          <w:rFonts w:cs="Times New Roman"/>
          <w:lang w:val="en-US"/>
        </w:rPr>
        <w:t xml:space="preserve">employ the technique described in this paper, which combines ML techniques for classification and DEA, to determine a robust technical </w:t>
      </w:r>
      <w:r w:rsidRPr="0050535F">
        <w:rPr>
          <w:rFonts w:cs="Times New Roman"/>
          <w:lang w:val="en-US"/>
        </w:rPr>
        <w:lastRenderedPageBreak/>
        <w:t xml:space="preserve">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p w14:paraId="62A7B32F" w14:textId="684A5C29" w:rsidR="00DA01CB" w:rsidRPr="0050535F" w:rsidDel="00173340" w:rsidRDefault="00DA01CB" w:rsidP="00DF3B00">
      <w:pPr>
        <w:spacing w:line="360" w:lineRule="auto"/>
        <w:rPr>
          <w:del w:id="1085" w:author="Jose Luis Zofio Prieto" w:date="2025-03-12T12:05:00Z"/>
          <w:rFonts w:cs="Times New Roman"/>
          <w:lang w:val="en-US"/>
        </w:rPr>
      </w:pPr>
    </w:p>
    <w:tbl>
      <w:tblPr>
        <w:tblW w:w="8440" w:type="dxa"/>
        <w:tblCellMar>
          <w:left w:w="70" w:type="dxa"/>
          <w:right w:w="70" w:type="dxa"/>
        </w:tblCellMar>
        <w:tblLook w:val="04A0" w:firstRow="1" w:lastRow="0" w:firstColumn="1" w:lastColumn="0" w:noHBand="0" w:noVBand="1"/>
        <w:tblPrChange w:id="1086" w:author="Jose Luis Zofio Prieto" w:date="2025-03-12T12:23:00Z">
          <w:tblPr>
            <w:tblW w:w="8440" w:type="dxa"/>
            <w:tblCellMar>
              <w:left w:w="70" w:type="dxa"/>
              <w:right w:w="70" w:type="dxa"/>
            </w:tblCellMar>
            <w:tblLook w:val="04A0" w:firstRow="1" w:lastRow="0" w:firstColumn="1" w:lastColumn="0" w:noHBand="0" w:noVBand="1"/>
          </w:tblPr>
        </w:tblPrChange>
      </w:tblPr>
      <w:tblGrid>
        <w:gridCol w:w="1240"/>
        <w:gridCol w:w="1207"/>
        <w:gridCol w:w="1213"/>
        <w:gridCol w:w="1228"/>
        <w:gridCol w:w="1852"/>
        <w:gridCol w:w="1700"/>
        <w:tblGridChange w:id="1087">
          <w:tblGrid>
            <w:gridCol w:w="1240"/>
            <w:gridCol w:w="1207"/>
            <w:gridCol w:w="1213"/>
            <w:gridCol w:w="1228"/>
            <w:gridCol w:w="1852"/>
            <w:gridCol w:w="1700"/>
          </w:tblGrid>
        </w:tblGridChange>
      </w:tblGrid>
      <w:tr w:rsidR="00213C9D" w:rsidRPr="0050535F" w14:paraId="11BCC721" w14:textId="77777777" w:rsidTr="00046CEE">
        <w:trPr>
          <w:trHeight w:val="292"/>
          <w:trPrChange w:id="1088" w:author="Jose Luis Zofio Prieto" w:date="2025-03-12T12:23:00Z">
            <w:trPr>
              <w:trHeight w:val="292"/>
            </w:trPr>
          </w:trPrChange>
        </w:trPr>
        <w:tc>
          <w:tcPr>
            <w:tcW w:w="1240" w:type="dxa"/>
            <w:tcBorders>
              <w:top w:val="nil"/>
              <w:left w:val="nil"/>
            </w:tcBorders>
            <w:shd w:val="clear" w:color="auto" w:fill="auto"/>
            <w:noWrap/>
            <w:vAlign w:val="bottom"/>
            <w:hideMark/>
            <w:tcPrChange w:id="1089" w:author="Jose Luis Zofio Prieto" w:date="2025-03-12T12:23:00Z">
              <w:tcPr>
                <w:tcW w:w="1240" w:type="dxa"/>
                <w:tcBorders>
                  <w:top w:val="nil"/>
                  <w:left w:val="nil"/>
                </w:tcBorders>
                <w:shd w:val="clear" w:color="auto" w:fill="auto"/>
                <w:noWrap/>
                <w:vAlign w:val="bottom"/>
                <w:hideMark/>
              </w:tcPr>
            </w:tcPrChange>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Change w:id="1090" w:author="Jose Luis Zofio Prieto" w:date="2025-03-12T12:23:00Z">
              <w:tcPr>
                <w:tcW w:w="5500" w:type="dxa"/>
                <w:gridSpan w:val="4"/>
                <w:tcBorders>
                  <w:top w:val="nil"/>
                  <w:bottom w:val="single" w:sz="4" w:space="0" w:color="auto"/>
                </w:tcBorders>
                <w:shd w:val="clear" w:color="auto" w:fill="auto"/>
                <w:noWrap/>
                <w:vAlign w:val="bottom"/>
                <w:hideMark/>
              </w:tcPr>
            </w:tcPrChange>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Change w:id="1091" w:author="Jose Luis Zofio Prieto" w:date="2025-03-12T12:23:00Z">
              <w:tcPr>
                <w:tcW w:w="1700" w:type="dxa"/>
                <w:tcBorders>
                  <w:top w:val="nil"/>
                  <w:bottom w:val="single" w:sz="4" w:space="0" w:color="auto"/>
                  <w:right w:val="nil"/>
                </w:tcBorders>
                <w:shd w:val="clear" w:color="auto" w:fill="auto"/>
                <w:noWrap/>
                <w:vAlign w:val="bottom"/>
                <w:hideMark/>
              </w:tcPr>
            </w:tcPrChange>
          </w:tcPr>
          <w:p w14:paraId="5582B092"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2" w:author="Jose Luis Zofio Prieto" w:date="2025-03-12T12:25:00Z">
                <w:pPr>
                  <w:spacing w:after="0" w:line="360" w:lineRule="auto"/>
                  <w:jc w:val="left"/>
                </w:pPr>
              </w:pPrChange>
            </w:pPr>
            <w:r w:rsidRPr="0050535F">
              <w:rPr>
                <w:rFonts w:eastAsia="Times New Roman" w:cs="Times New Roman"/>
                <w:color w:val="000000"/>
                <w:kern w:val="0"/>
                <w:lang w:val="en-US" w:eastAsia="es-ES"/>
                <w14:ligatures w14:val="none"/>
              </w:rPr>
              <w:t>Output</w:t>
            </w:r>
          </w:p>
        </w:tc>
      </w:tr>
      <w:tr w:rsidR="00213C9D" w:rsidRPr="0050535F" w14:paraId="0ABB48E0" w14:textId="77777777" w:rsidTr="00046CEE">
        <w:trPr>
          <w:trHeight w:val="292"/>
          <w:trPrChange w:id="1093" w:author="Jose Luis Zofio Prieto" w:date="2025-03-12T12:24:00Z">
            <w:trPr>
              <w:trHeight w:val="292"/>
            </w:trPr>
          </w:trPrChange>
        </w:trPr>
        <w:tc>
          <w:tcPr>
            <w:tcW w:w="1240" w:type="dxa"/>
            <w:tcBorders>
              <w:top w:val="nil"/>
              <w:left w:val="nil"/>
              <w:bottom w:val="single" w:sz="4" w:space="0" w:color="auto"/>
              <w:right w:val="single" w:sz="4" w:space="0" w:color="auto"/>
            </w:tcBorders>
            <w:shd w:val="clear" w:color="auto" w:fill="auto"/>
            <w:noWrap/>
            <w:vAlign w:val="bottom"/>
            <w:hideMark/>
            <w:tcPrChange w:id="1094" w:author="Jose Luis Zofio Prieto" w:date="2025-03-12T12:24:00Z">
              <w:tcPr>
                <w:tcW w:w="1240" w:type="dxa"/>
                <w:tcBorders>
                  <w:top w:val="nil"/>
                  <w:left w:val="nil"/>
                  <w:bottom w:val="single" w:sz="4" w:space="0" w:color="auto"/>
                </w:tcBorders>
                <w:shd w:val="clear" w:color="auto" w:fill="auto"/>
                <w:noWrap/>
                <w:vAlign w:val="bottom"/>
                <w:hideMark/>
              </w:tcPr>
            </w:tcPrChange>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Change w:id="1095" w:author="Jose Luis Zofio Prieto" w:date="2025-03-12T12:24:00Z">
              <w:tcPr>
                <w:tcW w:w="1207" w:type="dxa"/>
                <w:tcBorders>
                  <w:top w:val="single" w:sz="4" w:space="0" w:color="auto"/>
                  <w:bottom w:val="single" w:sz="4" w:space="0" w:color="auto"/>
                </w:tcBorders>
                <w:shd w:val="clear" w:color="auto" w:fill="auto"/>
                <w:noWrap/>
                <w:vAlign w:val="center"/>
                <w:hideMark/>
              </w:tcPr>
            </w:tcPrChange>
          </w:tcPr>
          <w:p w14:paraId="55AFC550"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Change w:id="1097" w:author="Jose Luis Zofio Prieto" w:date="2025-03-12T12:24:00Z">
              <w:tcPr>
                <w:tcW w:w="1213" w:type="dxa"/>
                <w:tcBorders>
                  <w:top w:val="single" w:sz="4" w:space="0" w:color="auto"/>
                  <w:bottom w:val="single" w:sz="4" w:space="0" w:color="auto"/>
                </w:tcBorders>
                <w:shd w:val="clear" w:color="auto" w:fill="auto"/>
                <w:noWrap/>
                <w:vAlign w:val="center"/>
                <w:hideMark/>
              </w:tcPr>
            </w:tcPrChange>
          </w:tcPr>
          <w:p w14:paraId="53317670"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Change w:id="1099" w:author="Jose Luis Zofio Prieto" w:date="2025-03-12T12:24:00Z">
              <w:tcPr>
                <w:tcW w:w="1228" w:type="dxa"/>
                <w:tcBorders>
                  <w:top w:val="single" w:sz="4" w:space="0" w:color="auto"/>
                  <w:bottom w:val="single" w:sz="4" w:space="0" w:color="auto"/>
                </w:tcBorders>
                <w:shd w:val="clear" w:color="auto" w:fill="auto"/>
                <w:noWrap/>
                <w:vAlign w:val="center"/>
                <w:hideMark/>
              </w:tcPr>
            </w:tcPrChange>
          </w:tcPr>
          <w:p w14:paraId="2B998181"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10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Change w:id="1101" w:author="Jose Luis Zofio Prieto" w:date="2025-03-12T12:24:00Z">
              <w:tcPr>
                <w:tcW w:w="1852" w:type="dxa"/>
                <w:tcBorders>
                  <w:top w:val="single" w:sz="4" w:space="0" w:color="auto"/>
                  <w:bottom w:val="single" w:sz="4" w:space="0" w:color="auto"/>
                </w:tcBorders>
                <w:shd w:val="clear" w:color="auto" w:fill="auto"/>
                <w:noWrap/>
                <w:vAlign w:val="center"/>
                <w:hideMark/>
              </w:tcPr>
            </w:tcPrChange>
          </w:tcPr>
          <w:p w14:paraId="3B09EB09" w14:textId="2ACF1D67" w:rsidR="003B61C2" w:rsidRPr="0050535F" w:rsidRDefault="003B61C2">
            <w:pPr>
              <w:spacing w:after="0" w:line="360" w:lineRule="auto"/>
              <w:jc w:val="center"/>
              <w:rPr>
                <w:rFonts w:eastAsia="Times New Roman" w:cs="Times New Roman"/>
                <w:color w:val="000000"/>
                <w:kern w:val="0"/>
                <w:lang w:val="en-US" w:eastAsia="es-ES"/>
                <w14:ligatures w14:val="none"/>
              </w:rPr>
              <w:pPrChange w:id="1102" w:author="Jose Luis Zofio Prieto" w:date="2025-03-12T12:24:00Z">
                <w:pPr>
                  <w:spacing w:after="0" w:line="360" w:lineRule="auto"/>
                  <w:jc w:val="left"/>
                </w:pPr>
              </w:pPrChange>
            </w:pPr>
            <w:del w:id="1103" w:author="Jose Luis Zofio Prieto [2]" w:date="2025-03-13T14:09:00Z">
              <w:r w:rsidRPr="0050535F" w:rsidDel="00D546AF">
                <w:rPr>
                  <w:rFonts w:eastAsia="Times New Roman" w:cs="Times New Roman"/>
                  <w:color w:val="000000"/>
                  <w:kern w:val="0"/>
                  <w:lang w:val="en-US" w:eastAsia="es-ES"/>
                  <w14:ligatures w14:val="none"/>
                </w:rPr>
                <w:delText>Personal</w:delText>
              </w:r>
            </w:del>
            <w:ins w:id="1104" w:author="Jose Luis Zofio Prieto [2]" w:date="2025-03-13T14:09:00Z">
              <w:r w:rsidR="00D546AF">
                <w:rPr>
                  <w:rFonts w:eastAsia="Times New Roman" w:cs="Times New Roman"/>
                  <w:color w:val="000000"/>
                  <w:kern w:val="0"/>
                  <w:lang w:val="en-US" w:eastAsia="es-ES"/>
                  <w14:ligatures w14:val="none"/>
                </w:rPr>
                <w:t>Personnel</w:t>
              </w:r>
            </w:ins>
            <w:r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Change w:id="1105" w:author="Jose Luis Zofio Prieto" w:date="2025-03-12T12:24:00Z">
              <w:tcPr>
                <w:tcW w:w="1700" w:type="dxa"/>
                <w:tcBorders>
                  <w:top w:val="single" w:sz="4" w:space="0" w:color="auto"/>
                  <w:bottom w:val="single" w:sz="4" w:space="0" w:color="auto"/>
                  <w:right w:val="nil"/>
                </w:tcBorders>
                <w:shd w:val="clear" w:color="auto" w:fill="auto"/>
                <w:noWrap/>
                <w:vAlign w:val="center"/>
                <w:hideMark/>
              </w:tcPr>
            </w:tcPrChange>
          </w:tcPr>
          <w:p w14:paraId="068A8274"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10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046CEE">
        <w:trPr>
          <w:trHeight w:val="292"/>
          <w:trPrChange w:id="1107" w:author="Jose Luis Zofio Prieto" w:date="2025-03-12T12:24:00Z">
            <w:trPr>
              <w:trHeight w:val="292"/>
            </w:trPr>
          </w:trPrChange>
        </w:trPr>
        <w:tc>
          <w:tcPr>
            <w:tcW w:w="1240" w:type="dxa"/>
            <w:tcBorders>
              <w:top w:val="single" w:sz="4" w:space="0" w:color="auto"/>
              <w:left w:val="nil"/>
              <w:bottom w:val="nil"/>
              <w:right w:val="single" w:sz="4" w:space="0" w:color="auto"/>
            </w:tcBorders>
            <w:shd w:val="clear" w:color="auto" w:fill="auto"/>
            <w:noWrap/>
            <w:vAlign w:val="bottom"/>
            <w:hideMark/>
            <w:tcPrChange w:id="1108" w:author="Jose Luis Zofio Prieto" w:date="2025-03-12T12:24:00Z">
              <w:tcPr>
                <w:tcW w:w="1240" w:type="dxa"/>
                <w:tcBorders>
                  <w:top w:val="single" w:sz="4" w:space="0" w:color="auto"/>
                  <w:left w:val="nil"/>
                  <w:bottom w:val="nil"/>
                </w:tcBorders>
                <w:shd w:val="clear" w:color="auto" w:fill="auto"/>
                <w:noWrap/>
                <w:vAlign w:val="bottom"/>
                <w:hideMark/>
              </w:tcPr>
            </w:tcPrChange>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Change w:id="1109" w:author="Jose Luis Zofio Prieto" w:date="2025-03-12T12:24:00Z">
              <w:tcPr>
                <w:tcW w:w="1207" w:type="dxa"/>
                <w:tcBorders>
                  <w:top w:val="single" w:sz="4" w:space="0" w:color="auto"/>
                  <w:bottom w:val="nil"/>
                </w:tcBorders>
                <w:shd w:val="clear" w:color="auto" w:fill="auto"/>
                <w:noWrap/>
                <w:vAlign w:val="bottom"/>
                <w:hideMark/>
              </w:tcPr>
            </w:tcPrChange>
          </w:tcPr>
          <w:p w14:paraId="44CE7BC5" w14:textId="1C34864C" w:rsidR="003B61C2" w:rsidRPr="0050535F" w:rsidRDefault="003B61C2">
            <w:pPr>
              <w:spacing w:after="0" w:line="360" w:lineRule="auto"/>
              <w:jc w:val="center"/>
              <w:rPr>
                <w:rFonts w:eastAsia="Times New Roman" w:cs="Times New Roman"/>
                <w:color w:val="000000"/>
                <w:kern w:val="0"/>
                <w:lang w:val="en-US" w:eastAsia="es-ES"/>
                <w14:ligatures w14:val="none"/>
              </w:rPr>
              <w:pPrChange w:id="111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Change w:id="1111" w:author="Jose Luis Zofio Prieto" w:date="2025-03-12T12:24:00Z">
              <w:tcPr>
                <w:tcW w:w="1213" w:type="dxa"/>
                <w:tcBorders>
                  <w:top w:val="single" w:sz="4" w:space="0" w:color="auto"/>
                  <w:bottom w:val="nil"/>
                </w:tcBorders>
                <w:shd w:val="clear" w:color="auto" w:fill="auto"/>
                <w:noWrap/>
                <w:vAlign w:val="bottom"/>
                <w:hideMark/>
              </w:tcPr>
            </w:tcPrChange>
          </w:tcPr>
          <w:p w14:paraId="406F0770" w14:textId="61FEFA59" w:rsidR="003B61C2" w:rsidRPr="0050535F" w:rsidRDefault="003B61C2">
            <w:pPr>
              <w:spacing w:after="0" w:line="360" w:lineRule="auto"/>
              <w:jc w:val="center"/>
              <w:rPr>
                <w:rFonts w:eastAsia="Times New Roman" w:cs="Times New Roman"/>
                <w:color w:val="000000"/>
                <w:kern w:val="0"/>
                <w:lang w:val="en-US" w:eastAsia="es-ES"/>
                <w14:ligatures w14:val="none"/>
              </w:rPr>
              <w:pPrChange w:id="111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Change w:id="1113" w:author="Jose Luis Zofio Prieto" w:date="2025-03-12T12:24:00Z">
              <w:tcPr>
                <w:tcW w:w="1228" w:type="dxa"/>
                <w:tcBorders>
                  <w:top w:val="single" w:sz="4" w:space="0" w:color="auto"/>
                  <w:bottom w:val="nil"/>
                </w:tcBorders>
                <w:shd w:val="clear" w:color="auto" w:fill="auto"/>
                <w:noWrap/>
                <w:vAlign w:val="bottom"/>
                <w:hideMark/>
              </w:tcPr>
            </w:tcPrChange>
          </w:tcPr>
          <w:p w14:paraId="7E7D297A" w14:textId="39928C77" w:rsidR="003B61C2" w:rsidRPr="0050535F" w:rsidRDefault="003B61C2">
            <w:pPr>
              <w:spacing w:after="0" w:line="360" w:lineRule="auto"/>
              <w:jc w:val="center"/>
              <w:rPr>
                <w:rFonts w:eastAsia="Times New Roman" w:cs="Times New Roman"/>
                <w:color w:val="000000"/>
                <w:kern w:val="0"/>
                <w:lang w:val="en-US" w:eastAsia="es-ES"/>
                <w14:ligatures w14:val="none"/>
              </w:rPr>
              <w:pPrChange w:id="111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Change w:id="1115" w:author="Jose Luis Zofio Prieto" w:date="2025-03-12T12:24:00Z">
              <w:tcPr>
                <w:tcW w:w="1852" w:type="dxa"/>
                <w:tcBorders>
                  <w:top w:val="single" w:sz="4" w:space="0" w:color="auto"/>
                  <w:bottom w:val="nil"/>
                </w:tcBorders>
                <w:shd w:val="clear" w:color="auto" w:fill="auto"/>
                <w:noWrap/>
                <w:vAlign w:val="bottom"/>
                <w:hideMark/>
              </w:tcPr>
            </w:tcPrChange>
          </w:tcPr>
          <w:p w14:paraId="22AD2CB3" w14:textId="3A39F31E" w:rsidR="003B61C2" w:rsidRPr="0050535F" w:rsidRDefault="003B61C2">
            <w:pPr>
              <w:spacing w:after="0" w:line="360" w:lineRule="auto"/>
              <w:jc w:val="center"/>
              <w:rPr>
                <w:rFonts w:eastAsia="Times New Roman" w:cs="Times New Roman"/>
                <w:color w:val="000000"/>
                <w:kern w:val="0"/>
                <w:lang w:val="en-US" w:eastAsia="es-ES"/>
                <w14:ligatures w14:val="none"/>
              </w:rPr>
              <w:pPrChange w:id="111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Change w:id="1117" w:author="Jose Luis Zofio Prieto" w:date="2025-03-12T12:24:00Z">
              <w:tcPr>
                <w:tcW w:w="1700" w:type="dxa"/>
                <w:tcBorders>
                  <w:top w:val="single" w:sz="4" w:space="0" w:color="auto"/>
                  <w:bottom w:val="nil"/>
                  <w:right w:val="nil"/>
                </w:tcBorders>
                <w:shd w:val="clear" w:color="auto" w:fill="auto"/>
                <w:noWrap/>
                <w:vAlign w:val="bottom"/>
                <w:hideMark/>
              </w:tcPr>
            </w:tcPrChange>
          </w:tcPr>
          <w:p w14:paraId="6898A0C6" w14:textId="55F8E544" w:rsidR="003B61C2" w:rsidRPr="0050535F" w:rsidRDefault="003B61C2">
            <w:pPr>
              <w:spacing w:after="0" w:line="360" w:lineRule="auto"/>
              <w:jc w:val="center"/>
              <w:rPr>
                <w:rFonts w:eastAsia="Times New Roman" w:cs="Times New Roman"/>
                <w:color w:val="000000"/>
                <w:kern w:val="0"/>
                <w:lang w:val="en-US" w:eastAsia="es-ES"/>
                <w14:ligatures w14:val="none"/>
              </w:rPr>
              <w:pPrChange w:id="111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046CEE">
        <w:trPr>
          <w:trHeight w:val="292"/>
          <w:trPrChange w:id="1119"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20" w:author="Jose Luis Zofio Prieto" w:date="2025-03-12T12:24:00Z">
              <w:tcPr>
                <w:tcW w:w="1240" w:type="dxa"/>
                <w:tcBorders>
                  <w:top w:val="nil"/>
                  <w:left w:val="nil"/>
                  <w:bottom w:val="nil"/>
                </w:tcBorders>
                <w:shd w:val="clear" w:color="auto" w:fill="auto"/>
                <w:noWrap/>
                <w:vAlign w:val="bottom"/>
                <w:hideMark/>
              </w:tcPr>
            </w:tcPrChange>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Change w:id="1121" w:author="Jose Luis Zofio Prieto" w:date="2025-03-12T12:24:00Z">
              <w:tcPr>
                <w:tcW w:w="1207" w:type="dxa"/>
                <w:tcBorders>
                  <w:top w:val="nil"/>
                  <w:bottom w:val="nil"/>
                </w:tcBorders>
                <w:shd w:val="clear" w:color="auto" w:fill="auto"/>
                <w:noWrap/>
                <w:vAlign w:val="bottom"/>
                <w:hideMark/>
              </w:tcPr>
            </w:tcPrChange>
          </w:tcPr>
          <w:p w14:paraId="57DE2209" w14:textId="1E510836" w:rsidR="003B61C2" w:rsidRPr="0050535F" w:rsidRDefault="003B61C2">
            <w:pPr>
              <w:spacing w:after="0" w:line="360" w:lineRule="auto"/>
              <w:jc w:val="center"/>
              <w:rPr>
                <w:rFonts w:eastAsia="Times New Roman" w:cs="Times New Roman"/>
                <w:color w:val="000000"/>
                <w:kern w:val="0"/>
                <w:lang w:val="en-US" w:eastAsia="es-ES"/>
                <w14:ligatures w14:val="none"/>
              </w:rPr>
              <w:pPrChange w:id="112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Change w:id="1123" w:author="Jose Luis Zofio Prieto" w:date="2025-03-12T12:24:00Z">
              <w:tcPr>
                <w:tcW w:w="1213" w:type="dxa"/>
                <w:tcBorders>
                  <w:top w:val="nil"/>
                  <w:bottom w:val="nil"/>
                </w:tcBorders>
                <w:shd w:val="clear" w:color="auto" w:fill="auto"/>
                <w:noWrap/>
                <w:vAlign w:val="bottom"/>
                <w:hideMark/>
              </w:tcPr>
            </w:tcPrChange>
          </w:tcPr>
          <w:p w14:paraId="7FCCA216" w14:textId="39126255" w:rsidR="003B61C2" w:rsidRPr="0050535F" w:rsidRDefault="003B61C2">
            <w:pPr>
              <w:spacing w:after="0" w:line="360" w:lineRule="auto"/>
              <w:jc w:val="center"/>
              <w:rPr>
                <w:rFonts w:eastAsia="Times New Roman" w:cs="Times New Roman"/>
                <w:color w:val="000000"/>
                <w:kern w:val="0"/>
                <w:lang w:val="en-US" w:eastAsia="es-ES"/>
                <w14:ligatures w14:val="none"/>
              </w:rPr>
              <w:pPrChange w:id="112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Change w:id="1125" w:author="Jose Luis Zofio Prieto" w:date="2025-03-12T12:24:00Z">
              <w:tcPr>
                <w:tcW w:w="1228" w:type="dxa"/>
                <w:tcBorders>
                  <w:top w:val="nil"/>
                  <w:bottom w:val="nil"/>
                </w:tcBorders>
                <w:shd w:val="clear" w:color="auto" w:fill="auto"/>
                <w:noWrap/>
                <w:vAlign w:val="bottom"/>
                <w:hideMark/>
              </w:tcPr>
            </w:tcPrChange>
          </w:tcPr>
          <w:p w14:paraId="687318A1" w14:textId="5232A338" w:rsidR="003B61C2" w:rsidRPr="0050535F" w:rsidRDefault="003B61C2">
            <w:pPr>
              <w:spacing w:after="0" w:line="360" w:lineRule="auto"/>
              <w:jc w:val="center"/>
              <w:rPr>
                <w:rFonts w:eastAsia="Times New Roman" w:cs="Times New Roman"/>
                <w:color w:val="000000"/>
                <w:kern w:val="0"/>
                <w:lang w:val="en-US" w:eastAsia="es-ES"/>
                <w14:ligatures w14:val="none"/>
              </w:rPr>
              <w:pPrChange w:id="112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Change w:id="1127" w:author="Jose Luis Zofio Prieto" w:date="2025-03-12T12:24:00Z">
              <w:tcPr>
                <w:tcW w:w="1852" w:type="dxa"/>
                <w:tcBorders>
                  <w:top w:val="nil"/>
                  <w:bottom w:val="nil"/>
                </w:tcBorders>
                <w:shd w:val="clear" w:color="auto" w:fill="auto"/>
                <w:noWrap/>
                <w:vAlign w:val="bottom"/>
                <w:hideMark/>
              </w:tcPr>
            </w:tcPrChange>
          </w:tcPr>
          <w:p w14:paraId="2284D565" w14:textId="258DCD6F" w:rsidR="003B61C2" w:rsidRPr="0050535F" w:rsidRDefault="003B61C2">
            <w:pPr>
              <w:spacing w:after="0" w:line="360" w:lineRule="auto"/>
              <w:jc w:val="center"/>
              <w:rPr>
                <w:rFonts w:eastAsia="Times New Roman" w:cs="Times New Roman"/>
                <w:color w:val="000000"/>
                <w:kern w:val="0"/>
                <w:lang w:val="en-US" w:eastAsia="es-ES"/>
                <w14:ligatures w14:val="none"/>
              </w:rPr>
              <w:pPrChange w:id="112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Change w:id="1129" w:author="Jose Luis Zofio Prieto" w:date="2025-03-12T12:24:00Z">
              <w:tcPr>
                <w:tcW w:w="1700" w:type="dxa"/>
                <w:tcBorders>
                  <w:top w:val="nil"/>
                  <w:bottom w:val="nil"/>
                  <w:right w:val="nil"/>
                </w:tcBorders>
                <w:shd w:val="clear" w:color="auto" w:fill="auto"/>
                <w:noWrap/>
                <w:vAlign w:val="bottom"/>
                <w:hideMark/>
              </w:tcPr>
            </w:tcPrChange>
          </w:tcPr>
          <w:p w14:paraId="5CFB55A9" w14:textId="3143BEA7" w:rsidR="003B61C2" w:rsidRPr="0050535F" w:rsidRDefault="003B61C2">
            <w:pPr>
              <w:spacing w:after="0" w:line="360" w:lineRule="auto"/>
              <w:jc w:val="center"/>
              <w:rPr>
                <w:rFonts w:eastAsia="Times New Roman" w:cs="Times New Roman"/>
                <w:color w:val="000000"/>
                <w:kern w:val="0"/>
                <w:lang w:val="en-US" w:eastAsia="es-ES"/>
                <w14:ligatures w14:val="none"/>
              </w:rPr>
              <w:pPrChange w:id="113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046CEE">
        <w:trPr>
          <w:trHeight w:val="292"/>
          <w:trPrChange w:id="1131"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32" w:author="Jose Luis Zofio Prieto" w:date="2025-03-12T12:24:00Z">
              <w:tcPr>
                <w:tcW w:w="1240" w:type="dxa"/>
                <w:tcBorders>
                  <w:top w:val="nil"/>
                  <w:left w:val="nil"/>
                  <w:bottom w:val="nil"/>
                </w:tcBorders>
                <w:shd w:val="clear" w:color="auto" w:fill="auto"/>
                <w:noWrap/>
                <w:vAlign w:val="bottom"/>
                <w:hideMark/>
              </w:tcPr>
            </w:tcPrChange>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Change w:id="1133" w:author="Jose Luis Zofio Prieto" w:date="2025-03-12T12:24:00Z">
              <w:tcPr>
                <w:tcW w:w="1207" w:type="dxa"/>
                <w:tcBorders>
                  <w:top w:val="nil"/>
                  <w:bottom w:val="nil"/>
                </w:tcBorders>
                <w:shd w:val="clear" w:color="auto" w:fill="auto"/>
                <w:noWrap/>
                <w:vAlign w:val="bottom"/>
                <w:hideMark/>
              </w:tcPr>
            </w:tcPrChange>
          </w:tcPr>
          <w:p w14:paraId="24F369F8" w14:textId="1197F869" w:rsidR="003B61C2" w:rsidRPr="0050535F" w:rsidRDefault="003B61C2">
            <w:pPr>
              <w:spacing w:after="0" w:line="360" w:lineRule="auto"/>
              <w:jc w:val="center"/>
              <w:rPr>
                <w:rFonts w:eastAsia="Times New Roman" w:cs="Times New Roman"/>
                <w:color w:val="000000"/>
                <w:kern w:val="0"/>
                <w:lang w:val="en-US" w:eastAsia="es-ES"/>
                <w14:ligatures w14:val="none"/>
              </w:rPr>
              <w:pPrChange w:id="113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Change w:id="1135" w:author="Jose Luis Zofio Prieto" w:date="2025-03-12T12:24:00Z">
              <w:tcPr>
                <w:tcW w:w="1213" w:type="dxa"/>
                <w:tcBorders>
                  <w:top w:val="nil"/>
                  <w:bottom w:val="nil"/>
                </w:tcBorders>
                <w:shd w:val="clear" w:color="auto" w:fill="auto"/>
                <w:noWrap/>
                <w:vAlign w:val="bottom"/>
                <w:hideMark/>
              </w:tcPr>
            </w:tcPrChange>
          </w:tcPr>
          <w:p w14:paraId="29350CFC" w14:textId="2BE0789E" w:rsidR="003B61C2" w:rsidRPr="0050535F" w:rsidRDefault="003B61C2">
            <w:pPr>
              <w:spacing w:after="0" w:line="360" w:lineRule="auto"/>
              <w:jc w:val="center"/>
              <w:rPr>
                <w:rFonts w:eastAsia="Times New Roman" w:cs="Times New Roman"/>
                <w:color w:val="000000"/>
                <w:kern w:val="0"/>
                <w:lang w:val="en-US" w:eastAsia="es-ES"/>
                <w14:ligatures w14:val="none"/>
              </w:rPr>
              <w:pPrChange w:id="113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Change w:id="1137" w:author="Jose Luis Zofio Prieto" w:date="2025-03-12T12:24:00Z">
              <w:tcPr>
                <w:tcW w:w="1228" w:type="dxa"/>
                <w:tcBorders>
                  <w:top w:val="nil"/>
                  <w:bottom w:val="nil"/>
                </w:tcBorders>
                <w:shd w:val="clear" w:color="auto" w:fill="auto"/>
                <w:noWrap/>
                <w:vAlign w:val="bottom"/>
                <w:hideMark/>
              </w:tcPr>
            </w:tcPrChange>
          </w:tcPr>
          <w:p w14:paraId="733FFABB" w14:textId="7D6EE00B" w:rsidR="003B61C2" w:rsidRPr="0050535F" w:rsidRDefault="003B61C2">
            <w:pPr>
              <w:spacing w:after="0" w:line="360" w:lineRule="auto"/>
              <w:jc w:val="center"/>
              <w:rPr>
                <w:rFonts w:eastAsia="Times New Roman" w:cs="Times New Roman"/>
                <w:color w:val="000000"/>
                <w:kern w:val="0"/>
                <w:lang w:val="en-US" w:eastAsia="es-ES"/>
                <w14:ligatures w14:val="none"/>
              </w:rPr>
              <w:pPrChange w:id="113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Change w:id="1139" w:author="Jose Luis Zofio Prieto" w:date="2025-03-12T12:24:00Z">
              <w:tcPr>
                <w:tcW w:w="1852" w:type="dxa"/>
                <w:tcBorders>
                  <w:top w:val="nil"/>
                  <w:bottom w:val="nil"/>
                </w:tcBorders>
                <w:shd w:val="clear" w:color="auto" w:fill="auto"/>
                <w:noWrap/>
                <w:vAlign w:val="bottom"/>
                <w:hideMark/>
              </w:tcPr>
            </w:tcPrChange>
          </w:tcPr>
          <w:p w14:paraId="7882DA4E" w14:textId="6D725F4E" w:rsidR="003B61C2" w:rsidRPr="0050535F" w:rsidRDefault="003B61C2">
            <w:pPr>
              <w:spacing w:after="0" w:line="360" w:lineRule="auto"/>
              <w:jc w:val="center"/>
              <w:rPr>
                <w:rFonts w:eastAsia="Times New Roman" w:cs="Times New Roman"/>
                <w:color w:val="000000"/>
                <w:kern w:val="0"/>
                <w:lang w:val="en-US" w:eastAsia="es-ES"/>
                <w14:ligatures w14:val="none"/>
              </w:rPr>
              <w:pPrChange w:id="114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Change w:id="1141" w:author="Jose Luis Zofio Prieto" w:date="2025-03-12T12:24:00Z">
              <w:tcPr>
                <w:tcW w:w="1700" w:type="dxa"/>
                <w:tcBorders>
                  <w:top w:val="nil"/>
                  <w:bottom w:val="nil"/>
                  <w:right w:val="nil"/>
                </w:tcBorders>
                <w:shd w:val="clear" w:color="auto" w:fill="auto"/>
                <w:noWrap/>
                <w:vAlign w:val="bottom"/>
                <w:hideMark/>
              </w:tcPr>
            </w:tcPrChange>
          </w:tcPr>
          <w:p w14:paraId="4EFDE4A3" w14:textId="4D0E50FA" w:rsidR="003B61C2" w:rsidRPr="0050535F" w:rsidRDefault="003B61C2">
            <w:pPr>
              <w:spacing w:after="0" w:line="360" w:lineRule="auto"/>
              <w:jc w:val="center"/>
              <w:rPr>
                <w:rFonts w:eastAsia="Times New Roman" w:cs="Times New Roman"/>
                <w:color w:val="000000"/>
                <w:kern w:val="0"/>
                <w:lang w:val="en-US" w:eastAsia="es-ES"/>
                <w14:ligatures w14:val="none"/>
              </w:rPr>
              <w:pPrChange w:id="114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046CEE">
        <w:trPr>
          <w:trHeight w:val="292"/>
          <w:trPrChange w:id="1143"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44" w:author="Jose Luis Zofio Prieto" w:date="2025-03-12T12:24:00Z">
              <w:tcPr>
                <w:tcW w:w="1240" w:type="dxa"/>
                <w:tcBorders>
                  <w:top w:val="nil"/>
                  <w:left w:val="nil"/>
                  <w:bottom w:val="nil"/>
                </w:tcBorders>
                <w:shd w:val="clear" w:color="auto" w:fill="auto"/>
                <w:noWrap/>
                <w:vAlign w:val="bottom"/>
                <w:hideMark/>
              </w:tcPr>
            </w:tcPrChange>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Change w:id="1145" w:author="Jose Luis Zofio Prieto" w:date="2025-03-12T12:24:00Z">
              <w:tcPr>
                <w:tcW w:w="1207" w:type="dxa"/>
                <w:tcBorders>
                  <w:top w:val="nil"/>
                  <w:bottom w:val="nil"/>
                </w:tcBorders>
                <w:shd w:val="clear" w:color="auto" w:fill="auto"/>
                <w:noWrap/>
                <w:vAlign w:val="bottom"/>
                <w:hideMark/>
              </w:tcPr>
            </w:tcPrChange>
          </w:tcPr>
          <w:p w14:paraId="347BA804" w14:textId="2543EA70" w:rsidR="003B61C2" w:rsidRPr="0050535F" w:rsidRDefault="003B61C2">
            <w:pPr>
              <w:spacing w:after="0" w:line="360" w:lineRule="auto"/>
              <w:jc w:val="center"/>
              <w:rPr>
                <w:rFonts w:eastAsia="Times New Roman" w:cs="Times New Roman"/>
                <w:color w:val="000000"/>
                <w:kern w:val="0"/>
                <w:lang w:val="en-US" w:eastAsia="es-ES"/>
                <w14:ligatures w14:val="none"/>
              </w:rPr>
              <w:pPrChange w:id="114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Change w:id="1147" w:author="Jose Luis Zofio Prieto" w:date="2025-03-12T12:24:00Z">
              <w:tcPr>
                <w:tcW w:w="1213" w:type="dxa"/>
                <w:tcBorders>
                  <w:top w:val="nil"/>
                  <w:bottom w:val="nil"/>
                </w:tcBorders>
                <w:shd w:val="clear" w:color="auto" w:fill="auto"/>
                <w:noWrap/>
                <w:vAlign w:val="bottom"/>
                <w:hideMark/>
              </w:tcPr>
            </w:tcPrChange>
          </w:tcPr>
          <w:p w14:paraId="06E965A4" w14:textId="2FBB1B51" w:rsidR="003B61C2" w:rsidRPr="0050535F" w:rsidRDefault="003B61C2">
            <w:pPr>
              <w:spacing w:after="0" w:line="360" w:lineRule="auto"/>
              <w:jc w:val="center"/>
              <w:rPr>
                <w:rFonts w:eastAsia="Times New Roman" w:cs="Times New Roman"/>
                <w:color w:val="000000"/>
                <w:kern w:val="0"/>
                <w:lang w:val="en-US" w:eastAsia="es-ES"/>
                <w14:ligatures w14:val="none"/>
              </w:rPr>
              <w:pPrChange w:id="114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Change w:id="1149" w:author="Jose Luis Zofio Prieto" w:date="2025-03-12T12:24:00Z">
              <w:tcPr>
                <w:tcW w:w="1228" w:type="dxa"/>
                <w:tcBorders>
                  <w:top w:val="nil"/>
                  <w:bottom w:val="nil"/>
                </w:tcBorders>
                <w:shd w:val="clear" w:color="auto" w:fill="auto"/>
                <w:noWrap/>
                <w:vAlign w:val="bottom"/>
                <w:hideMark/>
              </w:tcPr>
            </w:tcPrChange>
          </w:tcPr>
          <w:p w14:paraId="42ED034B" w14:textId="65672B46" w:rsidR="003B61C2" w:rsidRPr="0050535F" w:rsidRDefault="003B61C2">
            <w:pPr>
              <w:spacing w:after="0" w:line="360" w:lineRule="auto"/>
              <w:jc w:val="center"/>
              <w:rPr>
                <w:rFonts w:eastAsia="Times New Roman" w:cs="Times New Roman"/>
                <w:color w:val="000000"/>
                <w:kern w:val="0"/>
                <w:lang w:val="en-US" w:eastAsia="es-ES"/>
                <w14:ligatures w14:val="none"/>
              </w:rPr>
              <w:pPrChange w:id="115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Change w:id="1151" w:author="Jose Luis Zofio Prieto" w:date="2025-03-12T12:24:00Z">
              <w:tcPr>
                <w:tcW w:w="1852" w:type="dxa"/>
                <w:tcBorders>
                  <w:top w:val="nil"/>
                  <w:bottom w:val="nil"/>
                </w:tcBorders>
                <w:shd w:val="clear" w:color="auto" w:fill="auto"/>
                <w:noWrap/>
                <w:vAlign w:val="bottom"/>
                <w:hideMark/>
              </w:tcPr>
            </w:tcPrChange>
          </w:tcPr>
          <w:p w14:paraId="19A42F5D" w14:textId="4827C7DE" w:rsidR="003B61C2" w:rsidRPr="0050535F" w:rsidRDefault="003B61C2">
            <w:pPr>
              <w:spacing w:after="0" w:line="360" w:lineRule="auto"/>
              <w:jc w:val="center"/>
              <w:rPr>
                <w:rFonts w:eastAsia="Times New Roman" w:cs="Times New Roman"/>
                <w:color w:val="000000"/>
                <w:kern w:val="0"/>
                <w:lang w:val="en-US" w:eastAsia="es-ES"/>
                <w14:ligatures w14:val="none"/>
              </w:rPr>
              <w:pPrChange w:id="115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Change w:id="1153" w:author="Jose Luis Zofio Prieto" w:date="2025-03-12T12:24:00Z">
              <w:tcPr>
                <w:tcW w:w="1700" w:type="dxa"/>
                <w:tcBorders>
                  <w:top w:val="nil"/>
                  <w:bottom w:val="nil"/>
                  <w:right w:val="nil"/>
                </w:tcBorders>
                <w:shd w:val="clear" w:color="auto" w:fill="auto"/>
                <w:noWrap/>
                <w:vAlign w:val="bottom"/>
                <w:hideMark/>
              </w:tcPr>
            </w:tcPrChange>
          </w:tcPr>
          <w:p w14:paraId="4AB9B177" w14:textId="3A3FA29F" w:rsidR="003B61C2" w:rsidRPr="0050535F" w:rsidRDefault="003B61C2">
            <w:pPr>
              <w:spacing w:after="0" w:line="360" w:lineRule="auto"/>
              <w:jc w:val="center"/>
              <w:rPr>
                <w:rFonts w:eastAsia="Times New Roman" w:cs="Times New Roman"/>
                <w:color w:val="000000"/>
                <w:kern w:val="0"/>
                <w:lang w:val="en-US" w:eastAsia="es-ES"/>
                <w14:ligatures w14:val="none"/>
              </w:rPr>
              <w:pPrChange w:id="115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046CEE">
        <w:trPr>
          <w:trHeight w:val="292"/>
          <w:trPrChange w:id="1155" w:author="Jose Luis Zofio Prieto" w:date="2025-03-12T12:24:00Z">
            <w:trPr>
              <w:trHeight w:val="292"/>
            </w:trPr>
          </w:trPrChange>
        </w:trPr>
        <w:tc>
          <w:tcPr>
            <w:tcW w:w="1240" w:type="dxa"/>
            <w:tcBorders>
              <w:top w:val="nil"/>
              <w:left w:val="nil"/>
              <w:right w:val="single" w:sz="4" w:space="0" w:color="auto"/>
            </w:tcBorders>
            <w:shd w:val="clear" w:color="auto" w:fill="auto"/>
            <w:noWrap/>
            <w:vAlign w:val="bottom"/>
            <w:hideMark/>
            <w:tcPrChange w:id="1156" w:author="Jose Luis Zofio Prieto" w:date="2025-03-12T12:24:00Z">
              <w:tcPr>
                <w:tcW w:w="1240" w:type="dxa"/>
                <w:tcBorders>
                  <w:top w:val="nil"/>
                  <w:left w:val="nil"/>
                </w:tcBorders>
                <w:shd w:val="clear" w:color="auto" w:fill="auto"/>
                <w:noWrap/>
                <w:vAlign w:val="bottom"/>
                <w:hideMark/>
              </w:tcPr>
            </w:tcPrChange>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Change w:id="1157" w:author="Jose Luis Zofio Prieto" w:date="2025-03-12T12:24:00Z">
              <w:tcPr>
                <w:tcW w:w="1207" w:type="dxa"/>
                <w:tcBorders>
                  <w:top w:val="nil"/>
                </w:tcBorders>
                <w:shd w:val="clear" w:color="auto" w:fill="auto"/>
                <w:noWrap/>
                <w:vAlign w:val="bottom"/>
                <w:hideMark/>
              </w:tcPr>
            </w:tcPrChange>
          </w:tcPr>
          <w:p w14:paraId="6C5715EE" w14:textId="47CBB111" w:rsidR="003B61C2" w:rsidRPr="0050535F" w:rsidRDefault="003B61C2">
            <w:pPr>
              <w:spacing w:after="0" w:line="360" w:lineRule="auto"/>
              <w:jc w:val="center"/>
              <w:rPr>
                <w:rFonts w:eastAsia="Times New Roman" w:cs="Times New Roman"/>
                <w:color w:val="000000"/>
                <w:kern w:val="0"/>
                <w:lang w:val="en-US" w:eastAsia="es-ES"/>
                <w14:ligatures w14:val="none"/>
              </w:rPr>
              <w:pPrChange w:id="115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Change w:id="1159" w:author="Jose Luis Zofio Prieto" w:date="2025-03-12T12:24:00Z">
              <w:tcPr>
                <w:tcW w:w="1213" w:type="dxa"/>
                <w:tcBorders>
                  <w:top w:val="nil"/>
                </w:tcBorders>
                <w:shd w:val="clear" w:color="auto" w:fill="auto"/>
                <w:noWrap/>
                <w:vAlign w:val="bottom"/>
                <w:hideMark/>
              </w:tcPr>
            </w:tcPrChange>
          </w:tcPr>
          <w:p w14:paraId="63F138C8" w14:textId="21C5B1D8" w:rsidR="003B61C2" w:rsidRPr="0050535F" w:rsidRDefault="003B61C2">
            <w:pPr>
              <w:spacing w:after="0" w:line="360" w:lineRule="auto"/>
              <w:jc w:val="center"/>
              <w:rPr>
                <w:rFonts w:eastAsia="Times New Roman" w:cs="Times New Roman"/>
                <w:color w:val="000000"/>
                <w:kern w:val="0"/>
                <w:lang w:val="en-US" w:eastAsia="es-ES"/>
                <w14:ligatures w14:val="none"/>
              </w:rPr>
              <w:pPrChange w:id="116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Change w:id="1161" w:author="Jose Luis Zofio Prieto" w:date="2025-03-12T12:24:00Z">
              <w:tcPr>
                <w:tcW w:w="1228" w:type="dxa"/>
                <w:tcBorders>
                  <w:top w:val="nil"/>
                </w:tcBorders>
                <w:shd w:val="clear" w:color="auto" w:fill="auto"/>
                <w:noWrap/>
                <w:vAlign w:val="bottom"/>
                <w:hideMark/>
              </w:tcPr>
            </w:tcPrChange>
          </w:tcPr>
          <w:p w14:paraId="381C2B18" w14:textId="74C30655" w:rsidR="003B61C2" w:rsidRPr="0050535F" w:rsidRDefault="003B61C2">
            <w:pPr>
              <w:spacing w:after="0" w:line="360" w:lineRule="auto"/>
              <w:jc w:val="center"/>
              <w:rPr>
                <w:rFonts w:eastAsia="Times New Roman" w:cs="Times New Roman"/>
                <w:color w:val="000000"/>
                <w:kern w:val="0"/>
                <w:lang w:val="en-US" w:eastAsia="es-ES"/>
                <w14:ligatures w14:val="none"/>
              </w:rPr>
              <w:pPrChange w:id="116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Change w:id="1163" w:author="Jose Luis Zofio Prieto" w:date="2025-03-12T12:24:00Z">
              <w:tcPr>
                <w:tcW w:w="1852" w:type="dxa"/>
                <w:tcBorders>
                  <w:top w:val="nil"/>
                </w:tcBorders>
                <w:shd w:val="clear" w:color="auto" w:fill="auto"/>
                <w:noWrap/>
                <w:vAlign w:val="bottom"/>
                <w:hideMark/>
              </w:tcPr>
            </w:tcPrChange>
          </w:tcPr>
          <w:p w14:paraId="2BAE1AC7" w14:textId="28B73C81" w:rsidR="003B61C2" w:rsidRPr="0050535F" w:rsidRDefault="003B61C2">
            <w:pPr>
              <w:spacing w:after="0" w:line="360" w:lineRule="auto"/>
              <w:jc w:val="center"/>
              <w:rPr>
                <w:rFonts w:eastAsia="Times New Roman" w:cs="Times New Roman"/>
                <w:color w:val="000000"/>
                <w:kern w:val="0"/>
                <w:lang w:val="en-US" w:eastAsia="es-ES"/>
                <w14:ligatures w14:val="none"/>
              </w:rPr>
              <w:pPrChange w:id="116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Change w:id="1165" w:author="Jose Luis Zofio Prieto" w:date="2025-03-12T12:24:00Z">
              <w:tcPr>
                <w:tcW w:w="1700" w:type="dxa"/>
                <w:tcBorders>
                  <w:top w:val="nil"/>
                  <w:right w:val="nil"/>
                </w:tcBorders>
                <w:shd w:val="clear" w:color="auto" w:fill="auto"/>
                <w:noWrap/>
                <w:vAlign w:val="bottom"/>
                <w:hideMark/>
              </w:tcPr>
            </w:tcPrChange>
          </w:tcPr>
          <w:p w14:paraId="5145FCB7" w14:textId="36C63F0C" w:rsidR="003B61C2" w:rsidRPr="0050535F" w:rsidRDefault="003B61C2">
            <w:pPr>
              <w:spacing w:after="0" w:line="360" w:lineRule="auto"/>
              <w:jc w:val="center"/>
              <w:rPr>
                <w:rFonts w:eastAsia="Times New Roman" w:cs="Times New Roman"/>
                <w:color w:val="000000"/>
                <w:kern w:val="0"/>
                <w:lang w:val="en-US" w:eastAsia="es-ES"/>
                <w14:ligatures w14:val="none"/>
              </w:rPr>
              <w:pPrChange w:id="116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046CEE">
        <w:trPr>
          <w:trHeight w:val="292"/>
          <w:trPrChange w:id="1167" w:author="Jose Luis Zofio Prieto" w:date="2025-03-12T12:24:00Z">
            <w:trPr>
              <w:trHeight w:val="292"/>
            </w:trPr>
          </w:trPrChange>
        </w:trPr>
        <w:tc>
          <w:tcPr>
            <w:tcW w:w="1240" w:type="dxa"/>
            <w:tcBorders>
              <w:top w:val="nil"/>
              <w:left w:val="nil"/>
              <w:bottom w:val="single" w:sz="4" w:space="0" w:color="auto"/>
              <w:right w:val="single" w:sz="4" w:space="0" w:color="auto"/>
            </w:tcBorders>
            <w:shd w:val="clear" w:color="auto" w:fill="auto"/>
            <w:noWrap/>
            <w:vAlign w:val="bottom"/>
            <w:hideMark/>
            <w:tcPrChange w:id="1168" w:author="Jose Luis Zofio Prieto" w:date="2025-03-12T12:24:00Z">
              <w:tcPr>
                <w:tcW w:w="1240" w:type="dxa"/>
                <w:tcBorders>
                  <w:top w:val="nil"/>
                  <w:left w:val="nil"/>
                  <w:bottom w:val="single" w:sz="4" w:space="0" w:color="auto"/>
                </w:tcBorders>
                <w:shd w:val="clear" w:color="auto" w:fill="auto"/>
                <w:noWrap/>
                <w:vAlign w:val="bottom"/>
                <w:hideMark/>
              </w:tcPr>
            </w:tcPrChange>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Change w:id="1169" w:author="Jose Luis Zofio Prieto" w:date="2025-03-12T12:24:00Z">
              <w:tcPr>
                <w:tcW w:w="1207" w:type="dxa"/>
                <w:tcBorders>
                  <w:top w:val="nil"/>
                  <w:bottom w:val="single" w:sz="4" w:space="0" w:color="auto"/>
                </w:tcBorders>
                <w:shd w:val="clear" w:color="auto" w:fill="auto"/>
                <w:noWrap/>
                <w:vAlign w:val="bottom"/>
                <w:hideMark/>
              </w:tcPr>
            </w:tcPrChange>
          </w:tcPr>
          <w:p w14:paraId="6328A7D4" w14:textId="3A4A68AA" w:rsidR="003B61C2" w:rsidRPr="0050535F" w:rsidRDefault="003B61C2">
            <w:pPr>
              <w:spacing w:after="0" w:line="360" w:lineRule="auto"/>
              <w:jc w:val="center"/>
              <w:rPr>
                <w:rFonts w:eastAsia="Times New Roman" w:cs="Times New Roman"/>
                <w:color w:val="000000"/>
                <w:kern w:val="0"/>
                <w:lang w:val="en-US" w:eastAsia="es-ES"/>
                <w14:ligatures w14:val="none"/>
              </w:rPr>
              <w:pPrChange w:id="117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Change w:id="1171" w:author="Jose Luis Zofio Prieto" w:date="2025-03-12T12:24:00Z">
              <w:tcPr>
                <w:tcW w:w="1213" w:type="dxa"/>
                <w:tcBorders>
                  <w:top w:val="nil"/>
                  <w:bottom w:val="single" w:sz="4" w:space="0" w:color="auto"/>
                </w:tcBorders>
                <w:shd w:val="clear" w:color="auto" w:fill="auto"/>
                <w:noWrap/>
                <w:vAlign w:val="bottom"/>
                <w:hideMark/>
              </w:tcPr>
            </w:tcPrChange>
          </w:tcPr>
          <w:p w14:paraId="29BB6009" w14:textId="0BFBB675" w:rsidR="003B61C2" w:rsidRPr="0050535F" w:rsidRDefault="003B61C2">
            <w:pPr>
              <w:spacing w:after="0" w:line="360" w:lineRule="auto"/>
              <w:jc w:val="center"/>
              <w:rPr>
                <w:rFonts w:eastAsia="Times New Roman" w:cs="Times New Roman"/>
                <w:color w:val="000000"/>
                <w:kern w:val="0"/>
                <w:lang w:val="en-US" w:eastAsia="es-ES"/>
                <w14:ligatures w14:val="none"/>
              </w:rPr>
              <w:pPrChange w:id="117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Change w:id="1173" w:author="Jose Luis Zofio Prieto" w:date="2025-03-12T12:24:00Z">
              <w:tcPr>
                <w:tcW w:w="1228" w:type="dxa"/>
                <w:tcBorders>
                  <w:top w:val="nil"/>
                  <w:bottom w:val="single" w:sz="4" w:space="0" w:color="auto"/>
                </w:tcBorders>
                <w:shd w:val="clear" w:color="auto" w:fill="auto"/>
                <w:noWrap/>
                <w:vAlign w:val="bottom"/>
                <w:hideMark/>
              </w:tcPr>
            </w:tcPrChange>
          </w:tcPr>
          <w:p w14:paraId="146001F4" w14:textId="13ACAE82" w:rsidR="003B61C2" w:rsidRPr="0050535F" w:rsidRDefault="003B61C2">
            <w:pPr>
              <w:spacing w:after="0" w:line="360" w:lineRule="auto"/>
              <w:jc w:val="center"/>
              <w:rPr>
                <w:rFonts w:eastAsia="Times New Roman" w:cs="Times New Roman"/>
                <w:color w:val="000000"/>
                <w:kern w:val="0"/>
                <w:lang w:val="en-US" w:eastAsia="es-ES"/>
                <w14:ligatures w14:val="none"/>
              </w:rPr>
              <w:pPrChange w:id="117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Change w:id="1175" w:author="Jose Luis Zofio Prieto" w:date="2025-03-12T12:24:00Z">
              <w:tcPr>
                <w:tcW w:w="1852" w:type="dxa"/>
                <w:tcBorders>
                  <w:top w:val="nil"/>
                  <w:bottom w:val="single" w:sz="4" w:space="0" w:color="auto"/>
                </w:tcBorders>
                <w:shd w:val="clear" w:color="auto" w:fill="auto"/>
                <w:noWrap/>
                <w:vAlign w:val="bottom"/>
                <w:hideMark/>
              </w:tcPr>
            </w:tcPrChange>
          </w:tcPr>
          <w:p w14:paraId="4237A876" w14:textId="57CA1394" w:rsidR="003B61C2" w:rsidRPr="0050535F" w:rsidRDefault="003B61C2">
            <w:pPr>
              <w:spacing w:after="0" w:line="360" w:lineRule="auto"/>
              <w:jc w:val="center"/>
              <w:rPr>
                <w:rFonts w:eastAsia="Times New Roman" w:cs="Times New Roman"/>
                <w:color w:val="000000"/>
                <w:kern w:val="0"/>
                <w:lang w:val="en-US" w:eastAsia="es-ES"/>
                <w14:ligatures w14:val="none"/>
              </w:rPr>
              <w:pPrChange w:id="117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Change w:id="1177" w:author="Jose Luis Zofio Prieto" w:date="2025-03-12T12:24:00Z">
              <w:tcPr>
                <w:tcW w:w="1700" w:type="dxa"/>
                <w:tcBorders>
                  <w:top w:val="nil"/>
                  <w:bottom w:val="single" w:sz="4" w:space="0" w:color="auto"/>
                  <w:right w:val="nil"/>
                </w:tcBorders>
                <w:shd w:val="clear" w:color="auto" w:fill="auto"/>
                <w:noWrap/>
                <w:vAlign w:val="bottom"/>
                <w:hideMark/>
              </w:tcPr>
            </w:tcPrChange>
          </w:tcPr>
          <w:p w14:paraId="6C4680E5" w14:textId="6B831A97" w:rsidR="003B61C2" w:rsidRPr="0050535F" w:rsidRDefault="003B61C2">
            <w:pPr>
              <w:keepNext/>
              <w:spacing w:after="0" w:line="360" w:lineRule="auto"/>
              <w:jc w:val="center"/>
              <w:rPr>
                <w:rFonts w:eastAsia="Times New Roman" w:cs="Times New Roman"/>
                <w:color w:val="000000"/>
                <w:kern w:val="0"/>
                <w:lang w:val="en-US" w:eastAsia="es-ES"/>
                <w14:ligatures w14:val="none"/>
              </w:rPr>
              <w:pPrChange w:id="1178" w:author="Jose Luis Zofio Prieto" w:date="2025-03-12T12:24:00Z">
                <w:pPr>
                  <w:keepNext/>
                  <w:spacing w:after="0" w:line="360" w:lineRule="auto"/>
                  <w:jc w:val="left"/>
                </w:pPr>
              </w:pPrChange>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1FF5F610" w:rsidR="00C30CC2" w:rsidRPr="00C30CC2" w:rsidRDefault="00C30CC2" w:rsidP="00C30CC2">
      <w:pPr>
        <w:pStyle w:val="Descripcin"/>
        <w:spacing w:line="360" w:lineRule="auto"/>
        <w:jc w:val="center"/>
        <w:rPr>
          <w:moveTo w:id="1179" w:author="Jose Luis Zofio Prieto" w:date="2025-03-12T12:08:00Z"/>
          <w:rFonts w:cs="Times New Roman"/>
          <w:color w:val="auto"/>
          <w:sz w:val="22"/>
          <w:szCs w:val="22"/>
          <w:lang w:val="en-US"/>
          <w:rPrChange w:id="1180" w:author="Jose Luis Zofio Prieto" w:date="2025-03-12T12:08:00Z">
            <w:rPr>
              <w:moveTo w:id="1181" w:author="Jose Luis Zofio Prieto" w:date="2025-03-12T12:08:00Z"/>
              <w:rFonts w:cs="Times New Roman"/>
              <w:i w:val="0"/>
              <w:iCs w:val="0"/>
              <w:color w:val="auto"/>
              <w:sz w:val="22"/>
              <w:szCs w:val="22"/>
              <w:lang w:val="en-US"/>
            </w:rPr>
          </w:rPrChange>
        </w:rPr>
      </w:pPr>
      <w:moveToRangeStart w:id="1182" w:author="Jose Luis Zofio Prieto [2]" w:date="2025-03-12T12:08:00Z" w:name="move192673545"/>
      <w:moveTo w:id="1183" w:author="Jose Luis Zofio Prieto" w:date="2025-03-12T12:08:00Z">
        <w:r w:rsidRPr="00C30CC2">
          <w:rPr>
            <w:rFonts w:cs="Times New Roman"/>
            <w:color w:val="auto"/>
            <w:sz w:val="22"/>
            <w:szCs w:val="22"/>
            <w:lang w:val="en-US"/>
            <w:rPrChange w:id="1184" w:author="Jose Luis Zofio Prieto" w:date="2025-03-12T12:08:00Z">
              <w:rPr>
                <w:rFonts w:cs="Times New Roman"/>
                <w:i w:val="0"/>
                <w:iCs w:val="0"/>
                <w:color w:val="auto"/>
                <w:sz w:val="22"/>
                <w:szCs w:val="22"/>
                <w:lang w:val="en-US"/>
              </w:rPr>
            </w:rPrChange>
          </w:rPr>
          <w:t xml:space="preserve">Table. </w:t>
        </w:r>
        <w:r w:rsidRPr="00C30CC2">
          <w:rPr>
            <w:rFonts w:cs="Times New Roman"/>
            <w:color w:val="auto"/>
            <w:sz w:val="22"/>
            <w:szCs w:val="22"/>
            <w:lang w:val="en-US"/>
            <w:rPrChange w:id="1185" w:author="Jose Luis Zofio Prieto" w:date="2025-03-12T12:08:00Z">
              <w:rPr>
                <w:rFonts w:cs="Times New Roman"/>
                <w:i w:val="0"/>
                <w:iCs w:val="0"/>
                <w:color w:val="auto"/>
                <w:sz w:val="22"/>
                <w:szCs w:val="22"/>
                <w:lang w:val="en-US"/>
              </w:rPr>
            </w:rPrChange>
          </w:rPr>
          <w:fldChar w:fldCharType="begin"/>
        </w:r>
        <w:r w:rsidRPr="00C30CC2">
          <w:rPr>
            <w:rFonts w:cs="Times New Roman"/>
            <w:color w:val="auto"/>
            <w:sz w:val="22"/>
            <w:szCs w:val="22"/>
            <w:lang w:val="en-US"/>
            <w:rPrChange w:id="1186" w:author="Jose Luis Zofio Prieto" w:date="2025-03-12T12:08:00Z">
              <w:rPr>
                <w:rFonts w:cs="Times New Roman"/>
                <w:i w:val="0"/>
                <w:iCs w:val="0"/>
                <w:color w:val="auto"/>
                <w:sz w:val="22"/>
                <w:szCs w:val="22"/>
                <w:lang w:val="en-US"/>
              </w:rPr>
            </w:rPrChange>
          </w:rPr>
          <w:instrText xml:space="preserve"> SEQ Table. \* ARABIC </w:instrText>
        </w:r>
        <w:r w:rsidRPr="00C30CC2">
          <w:rPr>
            <w:rFonts w:cs="Times New Roman"/>
            <w:color w:val="auto"/>
            <w:sz w:val="22"/>
            <w:szCs w:val="22"/>
            <w:lang w:val="en-US"/>
            <w:rPrChange w:id="1187" w:author="Jose Luis Zofio Prieto" w:date="2025-03-12T12:08:00Z">
              <w:rPr>
                <w:rFonts w:cs="Times New Roman"/>
                <w:i w:val="0"/>
                <w:iCs w:val="0"/>
                <w:color w:val="auto"/>
                <w:sz w:val="22"/>
                <w:szCs w:val="22"/>
                <w:lang w:val="en-US"/>
              </w:rPr>
            </w:rPrChange>
          </w:rPr>
          <w:fldChar w:fldCharType="separate"/>
        </w:r>
      </w:moveTo>
      <w:ins w:id="1188" w:author="Jose Luis Zofio Prieto [2]" w:date="2025-03-14T09:19:00Z">
        <w:r w:rsidR="00AB32F0">
          <w:rPr>
            <w:rFonts w:cs="Times New Roman"/>
            <w:noProof/>
            <w:color w:val="auto"/>
            <w:sz w:val="22"/>
            <w:szCs w:val="22"/>
            <w:lang w:val="en-US"/>
          </w:rPr>
          <w:t>2</w:t>
        </w:r>
      </w:ins>
      <w:ins w:id="1189" w:author="Jose Luis Zofio Prieto" w:date="2025-03-12T14:39:00Z">
        <w:del w:id="1190" w:author="Jose Luis Zofio Prieto [2]" w:date="2025-03-14T09:18:00Z">
          <w:r w:rsidR="00DD3A46" w:rsidDel="00AB32F0">
            <w:rPr>
              <w:rFonts w:cs="Times New Roman"/>
              <w:noProof/>
              <w:color w:val="auto"/>
              <w:sz w:val="22"/>
              <w:szCs w:val="22"/>
              <w:lang w:val="en-US"/>
            </w:rPr>
            <w:delText>2</w:delText>
          </w:r>
        </w:del>
      </w:ins>
      <w:moveTo w:id="1191" w:author="Jose Luis Zofio Prieto" w:date="2025-03-12T12:08:00Z">
        <w:del w:id="1192" w:author="Jose Luis Zofio Prieto [2]" w:date="2025-03-14T09:18:00Z">
          <w:r w:rsidRPr="00C30CC2" w:rsidDel="00AB32F0">
            <w:rPr>
              <w:rFonts w:cs="Times New Roman"/>
              <w:noProof/>
              <w:color w:val="auto"/>
              <w:sz w:val="22"/>
              <w:szCs w:val="22"/>
              <w:lang w:val="en-US"/>
              <w:rPrChange w:id="1193" w:author="Jose Luis Zofio Prieto" w:date="2025-03-12T12:08:00Z">
                <w:rPr>
                  <w:rFonts w:cs="Times New Roman"/>
                  <w:i w:val="0"/>
                  <w:iCs w:val="0"/>
                  <w:noProof/>
                  <w:color w:val="auto"/>
                  <w:sz w:val="22"/>
                  <w:szCs w:val="22"/>
                  <w:lang w:val="en-US"/>
                </w:rPr>
              </w:rPrChange>
            </w:rPr>
            <w:delText>2</w:delText>
          </w:r>
        </w:del>
        <w:r w:rsidRPr="00C30CC2">
          <w:rPr>
            <w:rFonts w:cs="Times New Roman"/>
            <w:color w:val="auto"/>
            <w:sz w:val="22"/>
            <w:szCs w:val="22"/>
            <w:lang w:val="en-US"/>
            <w:rPrChange w:id="1194" w:author="Jose Luis Zofio Prieto" w:date="2025-03-12T12:08:00Z">
              <w:rPr>
                <w:rFonts w:cs="Times New Roman"/>
                <w:i w:val="0"/>
                <w:iCs w:val="0"/>
                <w:color w:val="auto"/>
                <w:sz w:val="22"/>
                <w:szCs w:val="22"/>
                <w:lang w:val="en-US"/>
              </w:rPr>
            </w:rPrChange>
          </w:rPr>
          <w:fldChar w:fldCharType="end"/>
        </w:r>
        <w:r w:rsidRPr="00C30CC2">
          <w:rPr>
            <w:rFonts w:cs="Times New Roman"/>
            <w:color w:val="auto"/>
            <w:sz w:val="22"/>
            <w:szCs w:val="22"/>
            <w:lang w:val="en-US"/>
            <w:rPrChange w:id="1195" w:author="Jose Luis Zofio Prieto" w:date="2025-03-12T12:08:00Z">
              <w:rPr>
                <w:rFonts w:cs="Times New Roman"/>
                <w:i w:val="0"/>
                <w:iCs w:val="0"/>
                <w:color w:val="auto"/>
                <w:sz w:val="22"/>
                <w:szCs w:val="22"/>
                <w:lang w:val="en-US"/>
              </w:rPr>
            </w:rPrChange>
          </w:rPr>
          <w:t xml:space="preserve"> Summary statistics of input and output variables.</w:t>
        </w:r>
      </w:moveTo>
    </w:p>
    <w:p w14:paraId="0E138523" w14:textId="6745BE9A" w:rsidR="003B61C2" w:rsidRPr="00173340" w:rsidDel="00173340" w:rsidRDefault="00FF6AE7" w:rsidP="00DF3B00">
      <w:pPr>
        <w:pStyle w:val="Descripcin"/>
        <w:spacing w:line="360" w:lineRule="auto"/>
        <w:jc w:val="center"/>
        <w:rPr>
          <w:moveFrom w:id="1196" w:author="Jose Luis Zofio Prieto" w:date="2025-03-12T12:08:00Z"/>
          <w:rFonts w:cs="Times New Roman"/>
          <w:i w:val="0"/>
          <w:iCs w:val="0"/>
          <w:color w:val="auto"/>
          <w:sz w:val="22"/>
          <w:szCs w:val="22"/>
          <w:lang w:val="en-US"/>
        </w:rPr>
      </w:pPr>
      <w:moveFromRangeStart w:id="1197" w:author="Jose Luis Zofio Prieto [2]" w:date="2025-03-12T12:08:00Z" w:name="move192673545"/>
      <w:moveToRangeEnd w:id="1182"/>
      <w:moveFrom w:id="1198" w:author="Jose Luis Zofio Prieto" w:date="2025-03-12T12:08:00Z">
        <w:r w:rsidRPr="00173340" w:rsidDel="00173340">
          <w:rPr>
            <w:rFonts w:cs="Times New Roman"/>
            <w:i w:val="0"/>
            <w:iCs w:val="0"/>
            <w:color w:val="auto"/>
            <w:sz w:val="22"/>
            <w:szCs w:val="22"/>
            <w:lang w:val="en-US"/>
          </w:rPr>
          <w:t xml:space="preserve">Table. </w:t>
        </w:r>
        <w:r w:rsidRPr="00173340" w:rsidDel="00173340">
          <w:rPr>
            <w:rFonts w:cs="Times New Roman"/>
            <w:i w:val="0"/>
            <w:iCs w:val="0"/>
            <w:lang w:val="en-US"/>
          </w:rPr>
          <w:fldChar w:fldCharType="begin"/>
        </w:r>
        <w:r w:rsidRPr="00173340" w:rsidDel="00173340">
          <w:rPr>
            <w:rFonts w:cs="Times New Roman"/>
            <w:i w:val="0"/>
            <w:iCs w:val="0"/>
            <w:color w:val="auto"/>
            <w:sz w:val="22"/>
            <w:szCs w:val="22"/>
            <w:lang w:val="en-US"/>
          </w:rPr>
          <w:instrText xml:space="preserve"> SEQ Table. \* ARABIC </w:instrText>
        </w:r>
        <w:r w:rsidRPr="00173340" w:rsidDel="00173340">
          <w:rPr>
            <w:rFonts w:cs="Times New Roman"/>
            <w:i w:val="0"/>
            <w:iCs w:val="0"/>
            <w:lang w:val="en-US"/>
          </w:rPr>
          <w:fldChar w:fldCharType="separate"/>
        </w:r>
        <w:r w:rsidR="00B44D34" w:rsidRPr="00173340" w:rsidDel="00173340">
          <w:rPr>
            <w:rFonts w:cs="Times New Roman"/>
            <w:i w:val="0"/>
            <w:iCs w:val="0"/>
            <w:noProof/>
            <w:color w:val="auto"/>
            <w:sz w:val="22"/>
            <w:szCs w:val="22"/>
            <w:lang w:val="en-US"/>
          </w:rPr>
          <w:t>2</w:t>
        </w:r>
        <w:r w:rsidRPr="00173340" w:rsidDel="00173340">
          <w:rPr>
            <w:rFonts w:cs="Times New Roman"/>
            <w:i w:val="0"/>
            <w:iCs w:val="0"/>
            <w:lang w:val="en-US"/>
          </w:rPr>
          <w:fldChar w:fldCharType="end"/>
        </w:r>
        <w:r w:rsidRPr="00173340" w:rsidDel="00173340">
          <w:rPr>
            <w:rFonts w:cs="Times New Roman"/>
            <w:i w:val="0"/>
            <w:iCs w:val="0"/>
            <w:color w:val="auto"/>
            <w:sz w:val="22"/>
            <w:szCs w:val="22"/>
            <w:lang w:val="en-US"/>
          </w:rPr>
          <w:t xml:space="preserve"> </w:t>
        </w:r>
        <w:r w:rsidR="00B16290" w:rsidRPr="00173340" w:rsidDel="00173340">
          <w:rPr>
            <w:rFonts w:cs="Times New Roman"/>
            <w:i w:val="0"/>
            <w:iCs w:val="0"/>
            <w:color w:val="auto"/>
            <w:sz w:val="22"/>
            <w:szCs w:val="22"/>
            <w:lang w:val="en-US"/>
          </w:rPr>
          <w:t>Summary statistics of input and output variables</w:t>
        </w:r>
        <w:r w:rsidRPr="00173340" w:rsidDel="00173340">
          <w:rPr>
            <w:rFonts w:cs="Times New Roman"/>
            <w:i w:val="0"/>
            <w:iCs w:val="0"/>
            <w:color w:val="auto"/>
            <w:sz w:val="22"/>
            <w:szCs w:val="22"/>
            <w:lang w:val="en-US"/>
          </w:rPr>
          <w:t>.</w:t>
        </w:r>
      </w:moveFrom>
    </w:p>
    <w:moveFromRangeEnd w:id="1197"/>
    <w:p w14:paraId="0B8700A0" w14:textId="0E8F6E9E" w:rsidR="00901E75" w:rsidRPr="0050535F" w:rsidRDefault="00901E75" w:rsidP="00901E75">
      <w:pPr>
        <w:pStyle w:val="Ttulo2"/>
        <w:rPr>
          <w:ins w:id="1199" w:author="Jose Luis Zofio Prieto [2]" w:date="2025-03-13T08:56:00Z"/>
          <w:lang w:val="en-US"/>
        </w:rPr>
      </w:pPr>
      <w:ins w:id="1200" w:author="Jose Luis Zofio Prieto [2]" w:date="2025-03-13T08:56:00Z">
        <w:r>
          <w:rPr>
            <w:lang w:val="en-US"/>
          </w:rPr>
          <w:t>4</w:t>
        </w:r>
        <w:commentRangeStart w:id="1201"/>
        <w:commentRangeStart w:id="1202"/>
        <w:commentRangeStart w:id="1203"/>
        <w:r w:rsidRPr="0050535F">
          <w:rPr>
            <w:lang w:val="en-US"/>
          </w:rPr>
          <w:t>.</w:t>
        </w:r>
        <w:r>
          <w:rPr>
            <w:lang w:val="en-US"/>
          </w:rPr>
          <w:t>1</w:t>
        </w:r>
        <w:r w:rsidRPr="0050535F">
          <w:rPr>
            <w:lang w:val="en-US"/>
          </w:rPr>
          <w:t xml:space="preserve">. </w:t>
        </w:r>
      </w:ins>
      <w:ins w:id="1204" w:author="Jose Luis Zofio Prieto [2]" w:date="2025-03-13T08:58:00Z">
        <w:r>
          <w:rPr>
            <w:lang w:val="en-US"/>
          </w:rPr>
          <w:t>B</w:t>
        </w:r>
      </w:ins>
      <w:ins w:id="1205" w:author="Jose Luis Zofio Prieto [2]" w:date="2025-03-13T08:56:00Z">
        <w:r>
          <w:rPr>
            <w:lang w:val="en-US"/>
          </w:rPr>
          <w:t xml:space="preserve">alancing the </w:t>
        </w:r>
      </w:ins>
      <w:ins w:id="1206" w:author="Jose Luis Zofio Prieto [2]" w:date="2025-03-13T08:58:00Z">
        <w:r>
          <w:rPr>
            <w:lang w:val="en-US"/>
          </w:rPr>
          <w:t xml:space="preserve">classes in the </w:t>
        </w:r>
      </w:ins>
      <w:ins w:id="1207" w:author="Jose Luis Zofio Prieto [2]" w:date="2025-03-13T08:56:00Z">
        <w:r>
          <w:rPr>
            <w:lang w:val="en-US"/>
          </w:rPr>
          <w:t>data</w:t>
        </w:r>
      </w:ins>
      <w:ins w:id="1208" w:author="Jose Luis Zofio Prieto [2]" w:date="2025-03-13T08:57:00Z">
        <w:r>
          <w:rPr>
            <w:lang w:val="en-US"/>
          </w:rPr>
          <w:t>set</w:t>
        </w:r>
      </w:ins>
      <w:ins w:id="1209" w:author="Jose Luis Zofio Prieto [2]" w:date="2025-03-13T08:56:00Z">
        <w:r w:rsidRPr="0050535F">
          <w:rPr>
            <w:lang w:val="en-US"/>
          </w:rPr>
          <w:t xml:space="preserve">. </w:t>
        </w:r>
        <w:commentRangeEnd w:id="1201"/>
        <w:r w:rsidRPr="0050535F">
          <w:rPr>
            <w:rStyle w:val="Refdecomentario"/>
            <w:b/>
            <w:bCs/>
            <w:lang w:val="en-US"/>
          </w:rPr>
          <w:commentReference w:id="1201"/>
        </w:r>
        <w:commentRangeEnd w:id="1202"/>
        <w:r w:rsidRPr="0050535F">
          <w:rPr>
            <w:rStyle w:val="Refdecomentario"/>
            <w:b/>
            <w:bCs/>
            <w:lang w:val="en-US"/>
          </w:rPr>
          <w:commentReference w:id="1202"/>
        </w:r>
        <w:commentRangeEnd w:id="1203"/>
        <w:r w:rsidRPr="0050535F">
          <w:rPr>
            <w:rStyle w:val="Refdecomentario"/>
            <w:b/>
            <w:bCs/>
            <w:lang w:val="en-US"/>
          </w:rPr>
          <w:commentReference w:id="1203"/>
        </w:r>
      </w:ins>
    </w:p>
    <w:p w14:paraId="1A71C598" w14:textId="6C07A42F" w:rsidR="00FF6AE7" w:rsidRPr="0050535F" w:rsidDel="00901E75" w:rsidRDefault="00FF6AE7" w:rsidP="00DF3B00">
      <w:pPr>
        <w:spacing w:line="360" w:lineRule="auto"/>
        <w:rPr>
          <w:del w:id="1210" w:author="Jose Luis Zofio Prieto [2]" w:date="2025-03-13T08:57:00Z"/>
          <w:rFonts w:cs="Times New Roman"/>
          <w:lang w:val="en-US"/>
        </w:rPr>
      </w:pPr>
    </w:p>
    <w:p w14:paraId="5E63D21E" w14:textId="3DB97C7E" w:rsidR="003B61C2" w:rsidRPr="0050535F" w:rsidRDefault="00751CF8" w:rsidP="00DF3B00">
      <w:pPr>
        <w:spacing w:line="360" w:lineRule="auto"/>
        <w:rPr>
          <w:rFonts w:eastAsiaTheme="minorEastAsia" w:cs="Times New Roman"/>
          <w:lang w:val="en-US"/>
        </w:rPr>
      </w:pPr>
      <w:r w:rsidRPr="0050535F">
        <w:rPr>
          <w:rFonts w:cs="Times New Roman"/>
          <w:lang w:val="en-US"/>
        </w:rPr>
        <w:t>In this dataset, the additive model</w:t>
      </w:r>
      <w:r w:rsidR="00B16290" w:rsidRPr="0050535F">
        <w:rPr>
          <w:rFonts w:cs="Times New Roman"/>
          <w:lang w:val="en-US"/>
        </w:rPr>
        <w:t xml:space="preserve"> </w:t>
      </w:r>
      <w:r w:rsidR="004371C8" w:rsidRPr="0050535F">
        <w:rPr>
          <w:lang w:val="en-US"/>
        </w:rPr>
        <w:fldChar w:fldCharType="begin"/>
      </w:r>
      <w:r w:rsidR="004371C8" w:rsidRPr="0050535F">
        <w:rPr>
          <w:lang w:val="en-US"/>
        </w:rPr>
        <w:instrText>HYPERLINK \l "eq_6"</w:instrText>
      </w:r>
      <w:r w:rsidR="004371C8" w:rsidRPr="0050535F">
        <w:rPr>
          <w:lang w:val="en-US"/>
        </w:rPr>
      </w:r>
      <w:r w:rsidR="004371C8" w:rsidRPr="0050535F">
        <w:rPr>
          <w:lang w:val="en-US"/>
        </w:rPr>
        <w:fldChar w:fldCharType="separate"/>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ins w:id="1211" w:author="Jose Luis Zofio Prieto [2]" w:date="2025-03-14T09:19:00Z">
        <w:r w:rsidR="00AB32F0" w:rsidRPr="00AB32F0">
          <w:rPr>
            <w:rStyle w:val="Hipervnculo"/>
            <w:iCs/>
            <w:rPrChange w:id="1212" w:author="Jose Luis Zofio Prieto [2]" w:date="2025-03-14T09:19:00Z">
              <w:rPr>
                <w:rFonts w:cs="Times New Roman"/>
                <w:lang w:val="en-US"/>
              </w:rPr>
            </w:rPrChange>
          </w:rPr>
          <w:instrText>(</w:instrText>
        </w:r>
        <w:r w:rsidR="00AB32F0" w:rsidRPr="00AB32F0">
          <w:rPr>
            <w:rStyle w:val="Hipervnculo"/>
            <w:iCs/>
            <w:rPrChange w:id="1213" w:author="Jose Luis Zofio Prieto [2]" w:date="2025-03-14T09:19:00Z">
              <w:rPr>
                <w:rFonts w:cs="Times New Roman"/>
                <w:noProof/>
                <w:lang w:val="en-US"/>
              </w:rPr>
            </w:rPrChange>
          </w:rPr>
          <w:instrText>6</w:instrText>
        </w:r>
        <w:r w:rsidR="00AB32F0" w:rsidRPr="00AB32F0">
          <w:rPr>
            <w:rStyle w:val="Hipervnculo"/>
            <w:iCs/>
            <w:rPrChange w:id="1214" w:author="Jose Luis Zofio Prieto [2]" w:date="2025-03-14T09:19:00Z">
              <w:rPr>
                <w:rFonts w:cs="Times New Roman"/>
                <w:lang w:val="en-US"/>
              </w:rPr>
            </w:rPrChange>
          </w:rPr>
          <w:instrText>)</w:instrText>
        </w:r>
      </w:ins>
      <w:ins w:id="1215" w:author="Jose Luis Zofio Prieto" w:date="2025-03-12T14:39:00Z">
        <w:del w:id="1216" w:author="Jose Luis Zofio Prieto [2]" w:date="2025-03-14T09:18:00Z">
          <w:r w:rsidR="00DD3A46" w:rsidRPr="00DD3A46" w:rsidDel="00AB32F0">
            <w:rPr>
              <w:rStyle w:val="Hipervnculo"/>
              <w:iCs/>
              <w:rPrChange w:id="1217" w:author="Jose Luis Zofio Prieto" w:date="2025-03-12T14:39:00Z">
                <w:rPr>
                  <w:rFonts w:cs="Times New Roman"/>
                  <w:lang w:val="en-US"/>
                </w:rPr>
              </w:rPrChange>
            </w:rPr>
            <w:delInstrText>(</w:delInstrText>
          </w:r>
          <w:r w:rsidR="00DD3A46" w:rsidRPr="00DD3A46" w:rsidDel="00AB32F0">
            <w:rPr>
              <w:rStyle w:val="Hipervnculo"/>
              <w:iCs/>
              <w:rPrChange w:id="1218" w:author="Jose Luis Zofio Prieto" w:date="2025-03-12T14:39:00Z">
                <w:rPr>
                  <w:rFonts w:cs="Times New Roman"/>
                  <w:noProof/>
                  <w:lang w:val="en-US"/>
                </w:rPr>
              </w:rPrChange>
            </w:rPr>
            <w:delInstrText>6</w:delInstrText>
          </w:r>
          <w:r w:rsidR="00DD3A46" w:rsidRPr="00DD3A46" w:rsidDel="00AB32F0">
            <w:rPr>
              <w:rStyle w:val="Hipervnculo"/>
              <w:iCs/>
              <w:rPrChange w:id="1219" w:author="Jose Luis Zofio Prieto" w:date="2025-03-12T14:39:00Z">
                <w:rPr>
                  <w:rFonts w:cs="Times New Roman"/>
                  <w:lang w:val="en-US"/>
                </w:rPr>
              </w:rPrChange>
            </w:rPr>
            <w:delInstrText>)</w:delInstrText>
          </w:r>
        </w:del>
      </w:ins>
      <w:del w:id="1220" w:author="Jose Luis Zofio Prieto [2]" w:date="2025-03-14T09:18:00Z">
        <w:r w:rsidR="00AC3434" w:rsidRPr="0050535F" w:rsidDel="00AB32F0">
          <w:rPr>
            <w:rStyle w:val="Hipervnculo"/>
            <w:rFonts w:cs="Times New Roman"/>
            <w:iCs/>
            <w:lang w:val="en-US"/>
          </w:rPr>
          <w:delInstrText>(6)</w:delInstrText>
        </w:r>
      </w:del>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r w:rsidR="004371C8" w:rsidRPr="0050535F">
        <w:rPr>
          <w:lang w:val="en-US"/>
        </w:rPr>
        <w:fldChar w:fldCharType="end"/>
      </w:r>
      <w:r w:rsidRPr="0050535F">
        <w:rPr>
          <w:rFonts w:cs="Times New Roman"/>
          <w:lang w:val="en-US"/>
        </w:rPr>
        <w:t xml:space="preserve"> identifie</w:t>
      </w:r>
      <w:del w:id="1221" w:author="Jose Luis Zofio Prieto" w:date="2025-03-12T12:08:00Z">
        <w:r w:rsidRPr="0050535F" w:rsidDel="00C30CC2">
          <w:rPr>
            <w:rFonts w:cs="Times New Roman"/>
            <w:lang w:val="en-US"/>
          </w:rPr>
          <w:delText>d</w:delText>
        </w:r>
      </w:del>
      <w:ins w:id="1222" w:author="Jose Luis Zofio Prieto" w:date="2025-03-12T12:08:00Z">
        <w:r w:rsidR="00C30CC2">
          <w:rPr>
            <w:rFonts w:cs="Times New Roman"/>
            <w:lang w:val="en-US"/>
          </w:rPr>
          <w:t>s</w:t>
        </w:r>
      </w:ins>
      <w:r w:rsidRPr="0050535F">
        <w:rPr>
          <w:rFonts w:cs="Times New Roman"/>
          <w:lang w:val="en-US"/>
        </w:rPr>
        <w:t xml:space="preserve"> 15 </w:t>
      </w:r>
      <w:del w:id="1223" w:author="Jose Luis Zofio Prieto" w:date="2025-03-12T14:35:00Z">
        <w:r w:rsidRPr="0050535F" w:rsidDel="0091077E">
          <w:rPr>
            <w:rFonts w:cs="Times New Roman"/>
            <w:lang w:val="en-US"/>
          </w:rPr>
          <w:delText xml:space="preserve">DMUs </w:delText>
        </w:r>
      </w:del>
      <w:ins w:id="1224" w:author="Jose Luis Zofio Prieto" w:date="2025-03-12T14:35:00Z">
        <w:r w:rsidR="0091077E">
          <w:rPr>
            <w:rFonts w:cs="Times New Roman"/>
            <w:lang w:val="en-US"/>
          </w:rPr>
          <w:t>firms</w:t>
        </w:r>
        <w:r w:rsidR="0091077E" w:rsidRPr="0050535F">
          <w:rPr>
            <w:rFonts w:cs="Times New Roman"/>
            <w:lang w:val="en-US"/>
          </w:rPr>
          <w:t xml:space="preserve"> </w:t>
        </w:r>
      </w:ins>
      <w:r w:rsidRPr="0050535F">
        <w:rPr>
          <w:rFonts w:cs="Times New Roman"/>
          <w:lang w:val="en-US"/>
        </w:rPr>
        <w:t xml:space="preserve">out of the 97 observations as efficient. </w:t>
      </w:r>
      <w:r w:rsidR="00F60B85" w:rsidRPr="0050535F">
        <w:rPr>
          <w:rFonts w:cs="Times New Roman"/>
          <w:lang w:val="en-US"/>
        </w:rPr>
        <w:t xml:space="preserve">After </w:t>
      </w:r>
      <w:del w:id="1225" w:author="Jose Luis Zofio Prieto [2]" w:date="2025-03-13T08:58:00Z">
        <w:r w:rsidR="00D20111" w:rsidRPr="0050535F" w:rsidDel="00901E75">
          <w:rPr>
            <w:rFonts w:cs="Times New Roman"/>
            <w:lang w:val="en-US"/>
          </w:rPr>
          <w:delText>labelling</w:delText>
        </w:r>
        <w:r w:rsidR="00F60B85" w:rsidRPr="0050535F" w:rsidDel="00901E75">
          <w:rPr>
            <w:rFonts w:cs="Times New Roman"/>
            <w:lang w:val="en-US"/>
          </w:rPr>
          <w:delText xml:space="preserve"> </w:delText>
        </w:r>
      </w:del>
      <w:ins w:id="1226" w:author="Jose Luis Zofio Prieto [2]" w:date="2025-03-13T08:58:00Z">
        <w:r w:rsidR="00901E75">
          <w:rPr>
            <w:rFonts w:cs="Times New Roman"/>
            <w:lang w:val="en-US"/>
          </w:rPr>
          <w:t xml:space="preserve">classifying </w:t>
        </w:r>
      </w:ins>
      <w:r w:rsidR="00F60B85" w:rsidRPr="0050535F">
        <w:rPr>
          <w:rFonts w:cs="Times New Roman"/>
          <w:lang w:val="en-US"/>
        </w:rPr>
        <w:t xml:space="preserve">the data, the next step involves balancing the dataset and fine-tuning the NN. </w:t>
      </w:r>
      <w:r w:rsidR="00087A3A" w:rsidRPr="0050535F">
        <w:rPr>
          <w:rFonts w:cs="Times New Roman"/>
          <w:lang w:val="en-US"/>
        </w:rPr>
        <w:t xml:space="preserve">Regarding the balance, since 15.43% of the </w:t>
      </w:r>
      <w:del w:id="1227" w:author="Jose Luis Zofio Prieto" w:date="2025-03-12T14:35:00Z">
        <w:r w:rsidR="00087A3A" w:rsidRPr="0050535F" w:rsidDel="0091077E">
          <w:rPr>
            <w:rFonts w:cs="Times New Roman"/>
            <w:lang w:val="en-US"/>
          </w:rPr>
          <w:delText xml:space="preserve">DMUs </w:delText>
        </w:r>
      </w:del>
      <w:ins w:id="1228" w:author="Jose Luis Zofio Prieto" w:date="2025-03-12T14:35:00Z">
        <w:r w:rsidR="0091077E">
          <w:rPr>
            <w:rFonts w:cs="Times New Roman"/>
            <w:lang w:val="en-US"/>
          </w:rPr>
          <w:t xml:space="preserve">firms </w:t>
        </w:r>
      </w:ins>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del w:id="1229" w:author="Jose Luis Zofio Prieto" w:date="2025-03-12T12:09:00Z">
        <w:r w:rsidR="00B6478D" w:rsidRPr="0050535F" w:rsidDel="00312465">
          <w:rPr>
            <w:rFonts w:cs="Times New Roman"/>
            <w:lang w:val="en-US"/>
          </w:rPr>
          <w:delText xml:space="preserve">permissible </w:delText>
        </w:r>
      </w:del>
      <w:ins w:id="1230" w:author="Jose Luis Zofio Prieto" w:date="2025-03-12T12:09:00Z">
        <w:r w:rsidR="00312465">
          <w:rPr>
            <w:rFonts w:cs="Times New Roman"/>
            <w:lang w:val="en-US"/>
          </w:rPr>
          <w:t>recommended</w:t>
        </w:r>
        <w:r w:rsidR="00312465" w:rsidRPr="0050535F">
          <w:rPr>
            <w:rFonts w:cs="Times New Roman"/>
            <w:lang w:val="en-US"/>
          </w:rPr>
          <w:t xml:space="preserve"> </w:t>
        </w:r>
      </w:ins>
      <w:r w:rsidR="00B6478D" w:rsidRPr="0050535F">
        <w:rPr>
          <w:rFonts w:cs="Times New Roman"/>
          <w:lang w:val="en-US"/>
        </w:rPr>
        <w:t>percentage (20%)</w:t>
      </w:r>
      <w:r w:rsidR="00087A3A" w:rsidRPr="0050535F">
        <w:rPr>
          <w:rFonts w:cs="Times New Roman"/>
          <w:lang w:val="en-US"/>
        </w:rPr>
        <w:t>, we compare the performance of th</w:t>
      </w:r>
      <w:del w:id="1231" w:author="Jose Luis Zofio Prieto" w:date="2025-03-12T12:10:00Z">
        <w:r w:rsidR="00087A3A" w:rsidRPr="0050535F" w:rsidDel="00A31EDD">
          <w:rPr>
            <w:rFonts w:cs="Times New Roman"/>
            <w:lang w:val="en-US"/>
          </w:rPr>
          <w:delText>e</w:delText>
        </w:r>
      </w:del>
      <w:ins w:id="1232" w:author="Jose Luis Zofio Prieto" w:date="2025-03-12T12:10:00Z">
        <w:r w:rsidR="00A31EDD">
          <w:rPr>
            <w:rFonts w:cs="Times New Roman"/>
            <w:lang w:val="en-US"/>
          </w:rPr>
          <w:t>is</w:t>
        </w:r>
      </w:ins>
      <w:r w:rsidR="00087A3A" w:rsidRPr="0050535F">
        <w:rPr>
          <w:rFonts w:cs="Times New Roman"/>
          <w:lang w:val="en-US"/>
        </w:rPr>
        <w:t xml:space="preserve"> </w:t>
      </w:r>
      <w:ins w:id="1233" w:author="Jose Luis Zofio Prieto" w:date="2025-03-12T12:10:00Z">
        <w:r w:rsidR="00407C1F">
          <w:rPr>
            <w:rFonts w:cs="Times New Roman"/>
            <w:lang w:val="en-US"/>
          </w:rPr>
          <w:t xml:space="preserve">initial </w:t>
        </w:r>
      </w:ins>
      <w:del w:id="1234" w:author="Jose Luis Zofio Prieto" w:date="2025-03-12T12:12:00Z">
        <w:r w:rsidR="00087A3A" w:rsidRPr="0050535F" w:rsidDel="00446B2F">
          <w:rPr>
            <w:rFonts w:cs="Times New Roman"/>
            <w:lang w:val="en-US"/>
          </w:rPr>
          <w:delText xml:space="preserve">model </w:delText>
        </w:r>
      </w:del>
      <w:ins w:id="1235" w:author="Jose Luis Zofio Prieto" w:date="2025-03-12T12:13:00Z">
        <w:r w:rsidR="00120D58">
          <w:rPr>
            <w:rFonts w:cs="Times New Roman"/>
            <w:lang w:val="en-US"/>
          </w:rPr>
          <w:t>model</w:t>
        </w:r>
      </w:ins>
      <w:ins w:id="1236" w:author="Jose Luis Zofio Prieto" w:date="2025-03-12T12:12:00Z">
        <w:r w:rsidR="00446B2F">
          <w:rPr>
            <w:rFonts w:cs="Times New Roman"/>
            <w:lang w:val="en-US"/>
          </w:rPr>
          <w:t xml:space="preserve"> </w:t>
        </w:r>
      </w:ins>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62" type="#_x0000_t75" style="width:97.9pt;height:18pt" o:ole="">
            <v:imagedata r:id="rId273" o:title=""/>
          </v:shape>
          <o:OLEObject Type="Embed" ProgID="Equation.DSMT4" ShapeID="_x0000_i1162" DrawAspect="Content" ObjectID="_1803494216" r:id="rId274"/>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63" type="#_x0000_t75" style="width:191.65pt;height:18pt" o:ole="">
            <v:imagedata r:id="rId275" o:title=""/>
          </v:shape>
          <o:OLEObject Type="Embed" ProgID="Equation.DSMT4" ShapeID="_x0000_i1163" DrawAspect="Content" ObjectID="_1803494217" r:id="rId276"/>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64" type="#_x0000_t75" style="width:163.5pt;height:18pt" o:ole="">
            <v:imagedata r:id="rId277" o:title=""/>
          </v:shape>
          <o:OLEObject Type="Embed" ProgID="Equation.DSMT4" ShapeID="_x0000_i1164" DrawAspect="Content" ObjectID="_1803494218" r:id="rId278"/>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t>
      </w:r>
      <w:commentRangeStart w:id="1237"/>
      <w:commentRangeStart w:id="1238"/>
      <w:r w:rsidR="0057156A" w:rsidRPr="0050535F">
        <w:rPr>
          <w:rFonts w:eastAsiaTheme="minorEastAsia" w:cs="Times New Roman"/>
          <w:lang w:val="en-US"/>
        </w:rPr>
        <w:t>where models are first evaluated based on balanced accuracy first, followed by the F1-score, precision, and sensitivity</w:t>
      </w:r>
      <w:commentRangeEnd w:id="1237"/>
      <w:r w:rsidR="0057156A" w:rsidRPr="0050535F">
        <w:rPr>
          <w:rStyle w:val="Refdecomentario"/>
          <w:lang w:val="en-US"/>
        </w:rPr>
        <w:commentReference w:id="1237"/>
      </w:r>
      <w:commentRangeEnd w:id="1238"/>
      <w:r w:rsidR="001C7D49" w:rsidRPr="0050535F">
        <w:rPr>
          <w:rStyle w:val="Refdecomentario"/>
          <w:lang w:val="en-US"/>
        </w:rPr>
        <w:commentReference w:id="1238"/>
      </w:r>
      <w:r w:rsidR="0057156A" w:rsidRPr="0050535F">
        <w:rPr>
          <w:rFonts w:eastAsiaTheme="minorEastAsia" w:cs="Times New Roman"/>
          <w:lang w:val="en-US"/>
        </w:rPr>
        <w:t xml:space="preserve">.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65" type="#_x0000_t75" style="width:46.15pt;height:17.65pt" o:ole="">
            <v:imagedata r:id="rId279" o:title=""/>
          </v:shape>
          <o:OLEObject Type="Embed" ProgID="Equation.DSMT4" ShapeID="_x0000_i1165" DrawAspect="Content" ObjectID="_1803494219" r:id="rId280"/>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66" type="#_x0000_t75" style="width:36.75pt;height:17.65pt" o:ole="">
            <v:imagedata r:id="rId281" o:title=""/>
          </v:shape>
          <o:OLEObject Type="Embed" ProgID="Equation.DSMT4" ShapeID="_x0000_i1166" DrawAspect="Content" ObjectID="_1803494220" r:id="rId282"/>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67" type="#_x0000_t75" style="width:43.9pt;height:15pt" o:ole="">
            <v:imagedata r:id="rId283" o:title=""/>
          </v:shape>
          <o:OLEObject Type="Embed" ProgID="Equation.DSMT4" ShapeID="_x0000_i1167" DrawAspect="Content" ObjectID="_1803494221" r:id="rId284"/>
        </w:object>
      </w:r>
      <w:r w:rsidR="0057156A" w:rsidRPr="0050535F">
        <w:rPr>
          <w:rFonts w:eastAsiaTheme="minorEastAsia" w:cs="Times New Roman"/>
          <w:lang w:val="en-US"/>
        </w:rPr>
        <w:t xml:space="preserve">. </w:t>
      </w:r>
      <w:commentRangeStart w:id="1239"/>
      <w:commentRangeStart w:id="1240"/>
      <w:commentRangeStart w:id="1241"/>
      <w:commentRangeStart w:id="1242"/>
      <w:r w:rsidR="00E30C9C" w:rsidRPr="0050535F">
        <w:rPr>
          <w:rFonts w:eastAsiaTheme="minorEastAsia" w:cs="Times New Roman"/>
          <w:lang w:val="en-US"/>
        </w:rPr>
        <w:t xml:space="preserve">Notably, the second-best performance in terms of balanced accuracy is </w:t>
      </w:r>
      <w:r w:rsidR="00E30C9C" w:rsidRPr="0050535F">
        <w:rPr>
          <w:rFonts w:eastAsiaTheme="minorEastAsia" w:cs="Times New Roman"/>
          <w:lang w:val="en-US"/>
        </w:rPr>
        <w:lastRenderedPageBreak/>
        <w:t>observed when the dataset is not balanced</w:t>
      </w:r>
      <w:del w:id="1243" w:author="Jose Luis Zofio Prieto" w:date="2025-03-12T12:14:00Z">
        <w:r w:rsidR="00367A2A" w:rsidRPr="0050535F" w:rsidDel="00C131CE">
          <w:rPr>
            <w:rFonts w:eastAsiaTheme="minorEastAsia" w:cs="Times New Roman"/>
            <w:lang w:val="en-US"/>
          </w:rPr>
          <w:delText xml:space="preserve"> </w:delText>
        </w:r>
      </w:del>
      <w:r w:rsidR="003D0643" w:rsidRPr="0050535F">
        <w:rPr>
          <w:lang w:val="en-US"/>
        </w:rPr>
        <w:t>, with a minority class distribution of</w:t>
      </w:r>
      <w:r w:rsidR="0057156A" w:rsidRPr="0050535F">
        <w:rPr>
          <w:lang w:val="en-US"/>
        </w:rPr>
        <w:t xml:space="preserve"> </w:t>
      </w:r>
      <w:del w:id="1244" w:author="Jose Luis Zofio Prieto" w:date="2025-03-12T12:15:00Z">
        <w:r w:rsidR="0057156A" w:rsidRPr="0050535F" w:rsidDel="00B91785">
          <w:rPr>
            <w:lang w:val="en-US"/>
          </w:rPr>
          <w:delText>0.</w:delText>
        </w:r>
      </w:del>
      <w:r w:rsidR="0057156A" w:rsidRPr="0050535F">
        <w:rPr>
          <w:lang w:val="en-US"/>
        </w:rPr>
        <w:t>15</w:t>
      </w:r>
      <w:ins w:id="1245" w:author="Jose Luis Zofio Prieto" w:date="2025-03-12T12:15:00Z">
        <w:r w:rsidR="00B91785">
          <w:rPr>
            <w:lang w:val="en-US"/>
          </w:rPr>
          <w:t>.</w:t>
        </w:r>
      </w:ins>
      <w:r w:rsidR="0057156A" w:rsidRPr="0050535F">
        <w:rPr>
          <w:lang w:val="en-US"/>
        </w:rPr>
        <w:t>43</w:t>
      </w:r>
      <w:ins w:id="1246" w:author="Jose Luis Zofio Prieto" w:date="2025-03-12T12:15:00Z">
        <w:r w:rsidR="00B91785">
          <w:rPr>
            <w:lang w:val="en-US"/>
          </w:rPr>
          <w:t>%</w:t>
        </w:r>
      </w:ins>
      <w:r w:rsidR="00E30C9C" w:rsidRPr="0050535F">
        <w:rPr>
          <w:rFonts w:eastAsiaTheme="minorEastAsia" w:cs="Times New Roman"/>
          <w:lang w:val="en-US"/>
        </w:rPr>
        <w:t xml:space="preserve">. However, this model has the worst precision while achieving the highest sensitivity, indicating that it tends to overclassify </w:t>
      </w:r>
      <w:del w:id="1247" w:author="Jose Luis Zofio Prieto" w:date="2025-03-12T14:35:00Z">
        <w:r w:rsidR="00E30C9C" w:rsidRPr="0050535F" w:rsidDel="0091077E">
          <w:rPr>
            <w:rFonts w:eastAsiaTheme="minorEastAsia" w:cs="Times New Roman"/>
            <w:lang w:val="en-US"/>
          </w:rPr>
          <w:delText>DMUs</w:delText>
        </w:r>
      </w:del>
      <w:ins w:id="1248" w:author="Jose Luis Zofio Prieto" w:date="2025-03-12T14:35:00Z">
        <w:r w:rsidR="0091077E">
          <w:rPr>
            <w:rFonts w:eastAsiaTheme="minorEastAsia" w:cs="Times New Roman"/>
            <w:lang w:val="en-US"/>
          </w:rPr>
          <w:t>firms</w:t>
        </w:r>
      </w:ins>
      <w:r w:rsidR="00E30C9C" w:rsidRPr="0050535F">
        <w:rPr>
          <w:rFonts w:eastAsiaTheme="minorEastAsia" w:cs="Times New Roman"/>
          <w:lang w:val="en-US"/>
        </w:rPr>
        <w:t xml:space="preserve"> as efficient, resulting in less reliable predictions.</w:t>
      </w:r>
    </w:p>
    <w:p w14:paraId="3A42C0E6" w14:textId="77777777" w:rsidR="0088372B" w:rsidRPr="0050535F" w:rsidRDefault="0088372B" w:rsidP="00DF3B00">
      <w:pPr>
        <w:spacing w:line="360" w:lineRule="auto"/>
        <w:rPr>
          <w:rFonts w:eastAsiaTheme="minorEastAsia" w:cs="Times New Roman"/>
          <w:lang w:val="en-US"/>
        </w:rPr>
      </w:pPr>
    </w:p>
    <w:p w14:paraId="59993E2E" w14:textId="2EDCF0F1" w:rsidR="00D45EFA" w:rsidRPr="0050535F" w:rsidRDefault="0044381B" w:rsidP="00DF3B00">
      <w:pPr>
        <w:spacing w:line="360" w:lineRule="auto"/>
        <w:rPr>
          <w:rFonts w:eastAsiaTheme="minorEastAsia" w:cs="Times New Roman"/>
          <w:lang w:val="en-US"/>
        </w:rPr>
      </w:pPr>
      <w:ins w:id="1249" w:author="Jose Luis Zofio Prieto" w:date="2025-03-12T12:17:00Z">
        <w:r>
          <w:rPr>
            <w:rFonts w:eastAsiaTheme="minorEastAsia" w:cs="Times New Roman"/>
            <w:highlight w:val="yellow"/>
            <w:lang w:val="en-US"/>
          </w:rPr>
          <w:t xml:space="preserve">For this dataset, </w:t>
        </w:r>
      </w:ins>
      <w:del w:id="1250" w:author="Jose Luis Zofio Prieto" w:date="2025-03-12T12:17:00Z">
        <w:r w:rsidR="003D12C7" w:rsidRPr="0050535F" w:rsidDel="0044381B">
          <w:rPr>
            <w:rFonts w:eastAsiaTheme="minorEastAsia" w:cs="Times New Roman"/>
            <w:highlight w:val="yellow"/>
            <w:lang w:val="en-US"/>
          </w:rPr>
          <w:delText>B</w:delText>
        </w:r>
      </w:del>
      <w:ins w:id="1251" w:author="Jose Luis Zofio Prieto" w:date="2025-03-12T12:17:00Z">
        <w:r>
          <w:rPr>
            <w:rFonts w:eastAsiaTheme="minorEastAsia" w:cs="Times New Roman"/>
            <w:highlight w:val="yellow"/>
            <w:lang w:val="en-US"/>
          </w:rPr>
          <w:t>b</w:t>
        </w:r>
      </w:ins>
      <w:r w:rsidR="003D12C7" w:rsidRPr="0050535F">
        <w:rPr>
          <w:rFonts w:eastAsiaTheme="minorEastAsia" w:cs="Times New Roman"/>
          <w:highlight w:val="yellow"/>
          <w:lang w:val="en-US"/>
        </w:rPr>
        <w:t xml:space="preserve">alancing the </w:t>
      </w:r>
      <w:del w:id="1252" w:author="Jose Luis Zofio Prieto" w:date="2025-03-12T12:17:00Z">
        <w:r w:rsidR="003D12C7" w:rsidRPr="0050535F" w:rsidDel="0044381B">
          <w:rPr>
            <w:rFonts w:eastAsiaTheme="minorEastAsia" w:cs="Times New Roman"/>
            <w:highlight w:val="yellow"/>
            <w:lang w:val="en-US"/>
          </w:rPr>
          <w:delText xml:space="preserve">dataset </w:delText>
        </w:r>
      </w:del>
      <w:ins w:id="1253" w:author="Jose Luis Zofio Prieto" w:date="2025-03-12T12:17:00Z">
        <w:r>
          <w:rPr>
            <w:rFonts w:eastAsiaTheme="minorEastAsia" w:cs="Times New Roman"/>
            <w:highlight w:val="yellow"/>
            <w:lang w:val="en-US"/>
          </w:rPr>
          <w:t xml:space="preserve">classes </w:t>
        </w:r>
      </w:ins>
      <w:r w:rsidR="003D12C7" w:rsidRPr="0050535F">
        <w:rPr>
          <w:rFonts w:eastAsiaTheme="minorEastAsia" w:cs="Times New Roman"/>
          <w:highlight w:val="yellow"/>
          <w:lang w:val="en-US"/>
        </w:rPr>
        <w:t xml:space="preserve">improves precision at the expense of sensitivity when comparing the </w:t>
      </w:r>
      <w:del w:id="1254" w:author="Jose Luis Zofio Prieto" w:date="2025-03-12T12:17:00Z">
        <w:r w:rsidR="003D12C7" w:rsidRPr="0050535F" w:rsidDel="008C4539">
          <w:rPr>
            <w:rFonts w:eastAsiaTheme="minorEastAsia" w:cs="Times New Roman"/>
            <w:highlight w:val="yellow"/>
            <w:lang w:val="en-US"/>
          </w:rPr>
          <w:delText xml:space="preserve">ML </w:delText>
        </w:r>
      </w:del>
      <w:r w:rsidR="003D12C7" w:rsidRPr="0050535F">
        <w:rPr>
          <w:rFonts w:eastAsiaTheme="minorEastAsia" w:cs="Times New Roman"/>
          <w:highlight w:val="yellow"/>
          <w:lang w:val="en-US"/>
        </w:rPr>
        <w:t xml:space="preserve">model trained on the </w:t>
      </w:r>
      <w:ins w:id="1255" w:author="Jose Luis Zofio Prieto" w:date="2025-03-12T12:16:00Z">
        <w:r w:rsidR="0076581F">
          <w:rPr>
            <w:rFonts w:eastAsiaTheme="minorEastAsia" w:cs="Times New Roman"/>
            <w:highlight w:val="yellow"/>
            <w:lang w:val="en-US"/>
          </w:rPr>
          <w:t xml:space="preserve">original </w:t>
        </w:r>
      </w:ins>
      <w:r w:rsidR="003D12C7" w:rsidRPr="0050535F">
        <w:rPr>
          <w:rFonts w:eastAsiaTheme="minorEastAsia" w:cs="Times New Roman"/>
          <w:highlight w:val="yellow"/>
          <w:lang w:val="en-US"/>
        </w:rPr>
        <w:t>dataset</w:t>
      </w:r>
      <w:ins w:id="1256" w:author="Jose Luis Zofio Prieto" w:date="2025-03-12T12:17:00Z">
        <w:r w:rsidR="008C4539">
          <w:rPr>
            <w:rFonts w:eastAsiaTheme="minorEastAsia" w:cs="Times New Roman"/>
            <w:highlight w:val="yellow"/>
            <w:lang w:val="en-US"/>
          </w:rPr>
          <w:t xml:space="preserve"> </w:t>
        </w:r>
      </w:ins>
      <w:del w:id="1257" w:author="Jose Luis Zofio Prieto" w:date="2025-03-12T12:18:00Z">
        <w:r w:rsidR="003D12C7" w:rsidRPr="0050535F" w:rsidDel="008C4539">
          <w:rPr>
            <w:rFonts w:eastAsiaTheme="minorEastAsia" w:cs="Times New Roman"/>
            <w:highlight w:val="yellow"/>
            <w:lang w:val="en-US"/>
          </w:rPr>
          <w:delText xml:space="preserve"> </w:delText>
        </w:r>
      </w:del>
      <w:r w:rsidR="003D12C7" w:rsidRPr="0050535F">
        <w:rPr>
          <w:rFonts w:eastAsiaTheme="minorEastAsia" w:cs="Times New Roman"/>
          <w:highlight w:val="yellow"/>
          <w:lang w:val="en-US"/>
        </w:rPr>
        <w:t xml:space="preserve">without synthetic units </w:t>
      </w:r>
      <w:r w:rsidR="003D12C7" w:rsidRPr="0050535F">
        <w:rPr>
          <w:position w:val="-14"/>
          <w:highlight w:val="yellow"/>
          <w:lang w:val="en-US"/>
        </w:rPr>
        <w:object w:dxaOrig="440" w:dyaOrig="400" w14:anchorId="016B455E">
          <v:shape id="_x0000_i1168" type="#_x0000_t75" style="width:21.75pt;height:19.9pt" o:ole="">
            <v:imagedata r:id="rId285" o:title=""/>
          </v:shape>
          <o:OLEObject Type="Embed" ProgID="Equation.DSMT4" ShapeID="_x0000_i1168" DrawAspect="Content" ObjectID="_1803494222" r:id="rId286"/>
        </w:object>
      </w:r>
      <w:r w:rsidR="003D12C7" w:rsidRPr="0050535F">
        <w:rPr>
          <w:highlight w:val="yellow"/>
          <w:lang w:val="en-US"/>
        </w:rPr>
        <w:t xml:space="preserve"> </w:t>
      </w:r>
      <w:r w:rsidR="003D12C7" w:rsidRPr="0050535F">
        <w:rPr>
          <w:rFonts w:eastAsiaTheme="minorEastAsia" w:cs="Times New Roman"/>
          <w:highlight w:val="yellow"/>
          <w:lang w:val="en-US"/>
        </w:rPr>
        <w:t xml:space="preserve">to other </w:t>
      </w:r>
      <w:del w:id="1258" w:author="Jose Luis Zofio Prieto" w:date="2025-03-12T12:16:00Z">
        <w:r w:rsidR="003D12C7" w:rsidRPr="0050535F" w:rsidDel="00716162">
          <w:rPr>
            <w:rFonts w:eastAsiaTheme="minorEastAsia" w:cs="Times New Roman"/>
            <w:highlight w:val="yellow"/>
            <w:lang w:val="en-US"/>
          </w:rPr>
          <w:delText xml:space="preserve">ML </w:delText>
        </w:r>
      </w:del>
      <w:r w:rsidR="003D12C7" w:rsidRPr="0050535F">
        <w:rPr>
          <w:rFonts w:eastAsiaTheme="minorEastAsia" w:cs="Times New Roman"/>
          <w:highlight w:val="yellow"/>
          <w:lang w:val="en-US"/>
        </w:rPr>
        <w:t xml:space="preserve">models trained on </w:t>
      </w:r>
      <w:del w:id="1259" w:author="Jose Luis Zofio Prieto" w:date="2025-03-12T12:16:00Z">
        <w:r w:rsidR="003D12C7" w:rsidRPr="0050535F" w:rsidDel="0076581F">
          <w:rPr>
            <w:rFonts w:eastAsiaTheme="minorEastAsia" w:cs="Times New Roman"/>
            <w:highlight w:val="yellow"/>
            <w:lang w:val="en-US"/>
          </w:rPr>
          <w:delText xml:space="preserve">more </w:delText>
        </w:r>
      </w:del>
      <w:r w:rsidR="003D12C7" w:rsidRPr="0050535F">
        <w:rPr>
          <w:rFonts w:eastAsiaTheme="minorEastAsia" w:cs="Times New Roman"/>
          <w:highlight w:val="yellow"/>
          <w:lang w:val="en-US"/>
        </w:rPr>
        <w:t>balanced datasets</w:t>
      </w:r>
      <w:r w:rsidR="003D12C7" w:rsidRPr="0050535F">
        <w:rPr>
          <w:highlight w:val="yellow"/>
          <w:lang w:val="en-US"/>
        </w:rPr>
        <w:t xml:space="preserve"> </w:t>
      </w:r>
      <w:r w:rsidR="00AB090C" w:rsidRPr="0050535F">
        <w:rPr>
          <w:rFonts w:cs="Times New Roman"/>
          <w:position w:val="-16"/>
          <w:highlight w:val="yellow"/>
          <w:lang w:val="en-US"/>
        </w:rPr>
        <w:object w:dxaOrig="420" w:dyaOrig="440" w14:anchorId="145EA7D9">
          <v:shape id="_x0000_i1169" type="#_x0000_t75" style="width:20.25pt;height:20.65pt" o:ole="">
            <v:imagedata r:id="rId287" o:title=""/>
          </v:shape>
          <o:OLEObject Type="Embed" ProgID="Equation.DSMT4" ShapeID="_x0000_i1169" DrawAspect="Content" ObjectID="_1803494223" r:id="rId288"/>
        </w:object>
      </w:r>
      <w:r w:rsidR="0074633B" w:rsidRPr="0050535F">
        <w:rPr>
          <w:rFonts w:eastAsiaTheme="minorEastAsia" w:cs="Times New Roman"/>
          <w:highlight w:val="yellow"/>
          <w:lang w:val="en-US"/>
        </w:rPr>
        <w:t xml:space="preserve">, as observed in the </w:t>
      </w:r>
      <w:del w:id="1260" w:author="Jose Luis Zofio Prieto" w:date="2025-03-12T12:18:00Z">
        <w:r w:rsidR="00740082" w:rsidRPr="0050535F" w:rsidDel="004D7760">
          <w:rPr>
            <w:rFonts w:eastAsiaTheme="minorEastAsia" w:cs="Times New Roman"/>
            <w:highlight w:val="yellow"/>
            <w:lang w:val="en-US"/>
          </w:rPr>
          <w:delText>datasets</w:delText>
        </w:r>
        <w:r w:rsidR="0074633B" w:rsidRPr="0050535F" w:rsidDel="004D7760">
          <w:rPr>
            <w:rFonts w:eastAsiaTheme="minorEastAsia" w:cs="Times New Roman"/>
            <w:highlight w:val="yellow"/>
            <w:lang w:val="en-US"/>
          </w:rPr>
          <w:delText xml:space="preserve"> </w:delText>
        </w:r>
      </w:del>
      <w:ins w:id="1261" w:author="Jose Luis Zofio Prieto" w:date="2025-03-12T12:18:00Z">
        <w:r w:rsidR="004D7760">
          <w:rPr>
            <w:rFonts w:eastAsiaTheme="minorEastAsia" w:cs="Times New Roman"/>
            <w:highlight w:val="yellow"/>
            <w:lang w:val="en-US"/>
          </w:rPr>
          <w:t xml:space="preserve">datasets </w:t>
        </w:r>
      </w:ins>
      <w:r w:rsidR="0074633B" w:rsidRPr="0050535F">
        <w:rPr>
          <w:rFonts w:eastAsiaTheme="minorEastAsia" w:cs="Times New Roman"/>
          <w:highlight w:val="yellow"/>
          <w:lang w:val="en-US"/>
        </w:rPr>
        <w:t xml:space="preserve">with 20% and 40% balance, where precision reaches 1. </w:t>
      </w:r>
      <w:r w:rsidR="00AB090C" w:rsidRPr="0050535F">
        <w:rPr>
          <w:rFonts w:eastAsiaTheme="minorEastAsia" w:cs="Times New Roman"/>
          <w:highlight w:val="yellow"/>
          <w:lang w:val="en-US"/>
        </w:rPr>
        <w:t xml:space="preserve">Regarding sensitivity, the unbalanced model tends to overclassify units as efficient, as </w:t>
      </w:r>
      <w:r w:rsidR="00962989" w:rsidRPr="0050535F">
        <w:rPr>
          <w:rFonts w:eastAsiaTheme="minorEastAsia" w:cs="Times New Roman"/>
          <w:highlight w:val="yellow"/>
          <w:lang w:val="en-US"/>
        </w:rPr>
        <w:t>we previously mentioned</w:t>
      </w:r>
      <w:r w:rsidR="00AB090C" w:rsidRPr="0050535F">
        <w:rPr>
          <w:rFonts w:eastAsiaTheme="minorEastAsia" w:cs="Times New Roman"/>
          <w:highlight w:val="yellow"/>
          <w:lang w:val="en-US"/>
        </w:rPr>
        <w:t>. However, as we introduce balancing, this issue diminishes, achieving a very good performance across all metrics at 20% balance. In this scenario, balanced accuracy remains nearly the same, but the maximization of precision makes the model's predictions more reliable. Nevertheless, further increasing the minority class proportion seems to introduce confusion into the model</w:t>
      </w:r>
      <w:r w:rsidR="00962989" w:rsidRPr="0050535F">
        <w:rPr>
          <w:rFonts w:eastAsiaTheme="minorEastAsia" w:cs="Times New Roman"/>
          <w:highlight w:val="yellow"/>
          <w:lang w:val="en-US"/>
        </w:rPr>
        <w:t>, making classification more challenging</w:t>
      </w:r>
      <w:r w:rsidR="00AB090C" w:rsidRPr="0050535F">
        <w:rPr>
          <w:rFonts w:eastAsiaTheme="minorEastAsia" w:cs="Times New Roman"/>
          <w:highlight w:val="yellow"/>
          <w:lang w:val="en-US"/>
        </w:rPr>
        <w:t xml:space="preserve">. At 25%, 30%, and 35% balance levels, the performance declines compared to the 20% balance dataset. </w:t>
      </w:r>
      <w:r w:rsidR="00030968" w:rsidRPr="0050535F">
        <w:rPr>
          <w:rFonts w:eastAsiaTheme="minorEastAsia" w:cs="Times New Roman"/>
          <w:highlight w:val="yellow"/>
          <w:lang w:val="en-US"/>
        </w:rPr>
        <w:t xml:space="preserve">However, when the dataset reaches a minority class </w:t>
      </w:r>
      <w:del w:id="1262" w:author="Jose Luis Zofio Prieto" w:date="2025-03-12T12:21:00Z">
        <w:r w:rsidR="00030968" w:rsidRPr="0050535F" w:rsidDel="00E52740">
          <w:rPr>
            <w:rFonts w:eastAsiaTheme="minorEastAsia" w:cs="Times New Roman"/>
            <w:highlight w:val="yellow"/>
            <w:lang w:val="en-US"/>
          </w:rPr>
          <w:delText xml:space="preserve">distribution </w:delText>
        </w:r>
      </w:del>
      <w:ins w:id="1263" w:author="Jose Luis Zofio Prieto" w:date="2025-03-12T12:21:00Z">
        <w:r w:rsidR="00E52740">
          <w:rPr>
            <w:rFonts w:eastAsiaTheme="minorEastAsia" w:cs="Times New Roman"/>
            <w:highlight w:val="yellow"/>
            <w:lang w:val="en-US"/>
          </w:rPr>
          <w:t xml:space="preserve">percentage </w:t>
        </w:r>
      </w:ins>
      <w:r w:rsidR="00030968" w:rsidRPr="0050535F">
        <w:rPr>
          <w:rFonts w:eastAsiaTheme="minorEastAsia" w:cs="Times New Roman"/>
          <w:highlight w:val="yellow"/>
          <w:lang w:val="en-US"/>
        </w:rPr>
        <w:t xml:space="preserve">of 40%, the detection of true positives (sensitivity) increases again to 0.93. Additionally, precision reaches 1, meaning that all observations detected by the model are correctly classified in the validation set, with no false positives. The </w:t>
      </w:r>
      <w:del w:id="1264" w:author="Jose Luis Zofio Prieto" w:date="2025-03-12T12:22:00Z">
        <w:r w:rsidR="00030968" w:rsidRPr="0050535F" w:rsidDel="002E5219">
          <w:rPr>
            <w:rFonts w:eastAsiaTheme="minorEastAsia" w:cs="Times New Roman"/>
            <w:highlight w:val="yellow"/>
            <w:lang w:val="en-US"/>
          </w:rPr>
          <w:delText xml:space="preserve">ML </w:delText>
        </w:r>
      </w:del>
      <w:ins w:id="1265" w:author="Jose Luis Zofio Prieto" w:date="2025-03-12T12:22:00Z">
        <w:r w:rsidR="002E5219">
          <w:rPr>
            <w:rFonts w:eastAsiaTheme="minorEastAsia" w:cs="Times New Roman"/>
            <w:highlight w:val="yellow"/>
            <w:lang w:val="en-US"/>
          </w:rPr>
          <w:t xml:space="preserve">NN </w:t>
        </w:r>
      </w:ins>
      <w:del w:id="1266" w:author="Jose Luis Zofio Prieto" w:date="2025-03-12T12:22:00Z">
        <w:r w:rsidR="00030968" w:rsidRPr="0050535F" w:rsidDel="002E5219">
          <w:rPr>
            <w:rFonts w:eastAsiaTheme="minorEastAsia" w:cs="Times New Roman"/>
            <w:highlight w:val="yellow"/>
            <w:lang w:val="en-US"/>
          </w:rPr>
          <w:delText xml:space="preserve">model </w:delText>
        </w:r>
      </w:del>
      <w:r w:rsidR="00030968" w:rsidRPr="0050535F">
        <w:rPr>
          <w:rFonts w:eastAsiaTheme="minorEastAsia" w:cs="Times New Roman"/>
          <w:highlight w:val="yellow"/>
          <w:lang w:val="en-US"/>
        </w:rPr>
        <w:t xml:space="preserve">trained on the dataset with 40% balance achieves the best performance across all metrics, making it the most consistent model regardless of the evaluation </w:t>
      </w:r>
      <w:del w:id="1267" w:author="Jose Luis Zofio Prieto" w:date="2025-03-12T14:35:00Z">
        <w:r w:rsidR="00030968" w:rsidRPr="0050535F" w:rsidDel="009A27F7">
          <w:rPr>
            <w:rFonts w:eastAsiaTheme="minorEastAsia" w:cs="Times New Roman"/>
            <w:highlight w:val="yellow"/>
            <w:lang w:val="en-US"/>
          </w:rPr>
          <w:delText>criterion</w:delText>
        </w:r>
      </w:del>
      <w:ins w:id="1268" w:author="Jose Luis Zofio Prieto" w:date="2025-03-12T14:35:00Z">
        <w:r w:rsidR="009A27F7" w:rsidRPr="0050535F">
          <w:rPr>
            <w:rFonts w:eastAsiaTheme="minorEastAsia" w:cs="Times New Roman"/>
            <w:highlight w:val="yellow"/>
            <w:lang w:val="en-US"/>
          </w:rPr>
          <w:t>criteria</w:t>
        </w:r>
      </w:ins>
      <w:r w:rsidR="00030968" w:rsidRPr="0050535F">
        <w:rPr>
          <w:rFonts w:eastAsiaTheme="minorEastAsia" w:cs="Times New Roman"/>
          <w:highlight w:val="yellow"/>
          <w:lang w:val="en-US"/>
        </w:rPr>
        <w:t xml:space="preserve">, including </w:t>
      </w:r>
      <w:r w:rsidR="0008739A" w:rsidRPr="0050535F">
        <w:rPr>
          <w:rFonts w:eastAsiaTheme="minorEastAsia" w:cs="Times New Roman"/>
          <w:highlight w:val="yellow"/>
          <w:lang w:val="en-US"/>
        </w:rPr>
        <w:t>B</w:t>
      </w:r>
      <w:r w:rsidR="00030968" w:rsidRPr="0050535F">
        <w:rPr>
          <w:rFonts w:eastAsiaTheme="minorEastAsia" w:cs="Times New Roman"/>
          <w:highlight w:val="yellow"/>
          <w:lang w:val="en-US"/>
        </w:rPr>
        <w:t xml:space="preserve">alanced </w:t>
      </w:r>
      <w:r w:rsidR="0008739A" w:rsidRPr="0050535F">
        <w:rPr>
          <w:rFonts w:eastAsiaTheme="minorEastAsia" w:cs="Times New Roman"/>
          <w:highlight w:val="yellow"/>
          <w:lang w:val="en-US"/>
        </w:rPr>
        <w:t>A</w:t>
      </w:r>
      <w:r w:rsidR="00030968" w:rsidRPr="0050535F">
        <w:rPr>
          <w:rFonts w:eastAsiaTheme="minorEastAsia" w:cs="Times New Roman"/>
          <w:highlight w:val="yellow"/>
          <w:lang w:val="en-US"/>
        </w:rPr>
        <w:t>ccuracy, F1-</w:t>
      </w:r>
      <w:r w:rsidR="0008739A" w:rsidRPr="0050535F">
        <w:rPr>
          <w:rFonts w:eastAsiaTheme="minorEastAsia" w:cs="Times New Roman"/>
          <w:highlight w:val="yellow"/>
          <w:lang w:val="en-US"/>
        </w:rPr>
        <w:t>S</w:t>
      </w:r>
      <w:r w:rsidR="00030968" w:rsidRPr="0050535F">
        <w:rPr>
          <w:rFonts w:eastAsiaTheme="minorEastAsia" w:cs="Times New Roman"/>
          <w:highlight w:val="yellow"/>
          <w:lang w:val="en-US"/>
        </w:rPr>
        <w:t xml:space="preserve">core, </w:t>
      </w:r>
      <w:r w:rsidR="0008739A" w:rsidRPr="0050535F">
        <w:rPr>
          <w:rFonts w:eastAsiaTheme="minorEastAsia" w:cs="Times New Roman"/>
          <w:highlight w:val="yellow"/>
          <w:lang w:val="en-US"/>
        </w:rPr>
        <w:t>P</w:t>
      </w:r>
      <w:r w:rsidR="00030968" w:rsidRPr="0050535F">
        <w:rPr>
          <w:rFonts w:eastAsiaTheme="minorEastAsia" w:cs="Times New Roman"/>
          <w:highlight w:val="yellow"/>
          <w:lang w:val="en-US"/>
        </w:rPr>
        <w:t xml:space="preserve">recision, and </w:t>
      </w:r>
      <w:r w:rsidR="0008739A" w:rsidRPr="0050535F">
        <w:rPr>
          <w:rFonts w:eastAsiaTheme="minorEastAsia" w:cs="Times New Roman"/>
          <w:highlight w:val="yellow"/>
          <w:lang w:val="en-US"/>
        </w:rPr>
        <w:t>S</w:t>
      </w:r>
      <w:r w:rsidR="00030968" w:rsidRPr="0050535F">
        <w:rPr>
          <w:rFonts w:eastAsiaTheme="minorEastAsia" w:cs="Times New Roman"/>
          <w:highlight w:val="yellow"/>
          <w:lang w:val="en-US"/>
        </w:rPr>
        <w:t>ensitivity.</w:t>
      </w:r>
      <w:commentRangeEnd w:id="1239"/>
      <w:r w:rsidR="0088372B" w:rsidRPr="0050535F">
        <w:rPr>
          <w:rStyle w:val="Refdecomentario"/>
          <w:lang w:val="en-US"/>
        </w:rPr>
        <w:commentReference w:id="1239"/>
      </w:r>
      <w:commentRangeEnd w:id="1240"/>
      <w:r w:rsidR="00662972" w:rsidRPr="0050535F">
        <w:rPr>
          <w:rStyle w:val="Refdecomentario"/>
          <w:lang w:val="en-US"/>
        </w:rPr>
        <w:commentReference w:id="1240"/>
      </w:r>
      <w:commentRangeEnd w:id="1241"/>
      <w:r w:rsidR="00EF58BB" w:rsidRPr="0050535F">
        <w:rPr>
          <w:rStyle w:val="Refdecomentario"/>
          <w:lang w:val="en-US"/>
        </w:rPr>
        <w:commentReference w:id="1241"/>
      </w:r>
      <w:commentRangeEnd w:id="1242"/>
      <w:r w:rsidR="00CC0FCF">
        <w:rPr>
          <w:rStyle w:val="Refdecomentario"/>
        </w:rPr>
        <w:commentReference w:id="1242"/>
      </w:r>
      <w:r w:rsidR="0088372B" w:rsidRPr="0050535F">
        <w:rPr>
          <w:rFonts w:eastAsiaTheme="minorEastAsia" w:cs="Times New Roman"/>
          <w:lang w:val="en-US"/>
        </w:rPr>
        <w:t xml:space="preserve">  </w:t>
      </w:r>
    </w:p>
    <w:p w14:paraId="332FE295" w14:textId="77777777" w:rsidR="00030968" w:rsidRPr="0050535F" w:rsidRDefault="00030968" w:rsidP="00DF3B00">
      <w:pPr>
        <w:spacing w:line="360" w:lineRule="auto"/>
        <w:rPr>
          <w:rFonts w:eastAsiaTheme="minorEastAsia" w:cs="Times New Roman"/>
          <w:lang w:val="en-US"/>
        </w:rPr>
      </w:pPr>
    </w:p>
    <w:tbl>
      <w:tblPr>
        <w:tblW w:w="6617" w:type="dxa"/>
        <w:jc w:val="center"/>
        <w:tblCellMar>
          <w:left w:w="70" w:type="dxa"/>
          <w:right w:w="70" w:type="dxa"/>
        </w:tblCellMar>
        <w:tblLook w:val="04A0" w:firstRow="1" w:lastRow="0" w:firstColumn="1" w:lastColumn="0" w:noHBand="0" w:noVBand="1"/>
        <w:tblPrChange w:id="1269" w:author="Jose Luis Zofio Prieto" w:date="2025-03-12T12:24:00Z">
          <w:tblPr>
            <w:tblW w:w="6887" w:type="dxa"/>
            <w:jc w:val="center"/>
            <w:tblCellMar>
              <w:left w:w="70" w:type="dxa"/>
              <w:right w:w="70" w:type="dxa"/>
            </w:tblCellMar>
            <w:tblLook w:val="04A0" w:firstRow="1" w:lastRow="0" w:firstColumn="1" w:lastColumn="0" w:noHBand="0" w:noVBand="1"/>
          </w:tblPr>
        </w:tblPrChange>
      </w:tblPr>
      <w:tblGrid>
        <w:gridCol w:w="1148"/>
        <w:gridCol w:w="1121"/>
        <w:gridCol w:w="1240"/>
        <w:gridCol w:w="1240"/>
        <w:gridCol w:w="1868"/>
        <w:tblGridChange w:id="1270">
          <w:tblGrid>
            <w:gridCol w:w="1148"/>
            <w:gridCol w:w="270"/>
            <w:gridCol w:w="851"/>
            <w:gridCol w:w="270"/>
            <w:gridCol w:w="970"/>
            <w:gridCol w:w="270"/>
            <w:gridCol w:w="970"/>
            <w:gridCol w:w="270"/>
            <w:gridCol w:w="1598"/>
            <w:gridCol w:w="270"/>
          </w:tblGrid>
        </w:tblGridChange>
      </w:tblGrid>
      <w:tr w:rsidR="00E30C9C" w:rsidRPr="0050535F" w14:paraId="6E18FB11" w14:textId="77777777" w:rsidTr="00046CEE">
        <w:trPr>
          <w:trHeight w:val="292"/>
          <w:jc w:val="center"/>
          <w:trPrChange w:id="1271" w:author="Jose Luis Zofio Prieto" w:date="2025-03-12T12:24:00Z">
            <w:trPr>
              <w:trHeight w:val="292"/>
              <w:jc w:val="center"/>
            </w:trPr>
          </w:trPrChange>
        </w:trPr>
        <w:tc>
          <w:tcPr>
            <w:tcW w:w="1148" w:type="dxa"/>
            <w:tcBorders>
              <w:bottom w:val="single" w:sz="4" w:space="0" w:color="auto"/>
              <w:right w:val="single" w:sz="4" w:space="0" w:color="auto"/>
            </w:tcBorders>
            <w:shd w:val="clear" w:color="auto" w:fill="auto"/>
            <w:noWrap/>
            <w:vAlign w:val="bottom"/>
            <w:hideMark/>
            <w:tcPrChange w:id="1272" w:author="Jose Luis Zofio Prieto" w:date="2025-03-12T12:24:00Z">
              <w:tcPr>
                <w:tcW w:w="1418" w:type="dxa"/>
                <w:gridSpan w:val="2"/>
                <w:tcBorders>
                  <w:bottom w:val="single" w:sz="4" w:space="0" w:color="auto"/>
                </w:tcBorders>
                <w:shd w:val="clear" w:color="auto" w:fill="auto"/>
                <w:noWrap/>
                <w:vAlign w:val="bottom"/>
                <w:hideMark/>
              </w:tcPr>
            </w:tcPrChange>
          </w:tcPr>
          <w:p w14:paraId="508DF492" w14:textId="1F2B4C92" w:rsidR="00E30C9C" w:rsidRPr="0050535F" w:rsidRDefault="0057156A">
            <w:pPr>
              <w:spacing w:after="0" w:line="360" w:lineRule="auto"/>
              <w:jc w:val="center"/>
              <w:rPr>
                <w:rFonts w:eastAsia="Times New Roman" w:cs="Times New Roman"/>
                <w:color w:val="000000"/>
                <w:kern w:val="0"/>
                <w:lang w:val="en-US" w:eastAsia="es-ES"/>
                <w14:ligatures w14:val="none"/>
              </w:rPr>
              <w:pPrChange w:id="1273" w:author="Jose Luis Zofio Prieto" w:date="2025-03-12T12:23:00Z">
                <w:pPr>
                  <w:spacing w:after="0" w:line="360" w:lineRule="auto"/>
                  <w:jc w:val="left"/>
                </w:pPr>
              </w:pPrChange>
            </w:pPr>
            <w:r w:rsidRPr="0050535F">
              <w:rPr>
                <w:rFonts w:eastAsia="Times New Roman" w:cs="Times New Roman"/>
                <w:color w:val="000000"/>
                <w:kern w:val="0"/>
                <w:position w:val="-10"/>
                <w:lang w:val="en-US" w:eastAsia="es-ES"/>
                <w14:ligatures w14:val="none"/>
              </w:rPr>
              <w:object w:dxaOrig="420" w:dyaOrig="320" w14:anchorId="127524B5">
                <v:shape id="_x0000_i1170" type="#_x0000_t75" style="width:20.25pt;height:16.5pt" o:ole="">
                  <v:imagedata r:id="rId289" o:title=""/>
                </v:shape>
                <o:OLEObject Type="Embed" ProgID="Equation.DSMT4" ShapeID="_x0000_i1170" DrawAspect="Content" ObjectID="_1803494224" r:id="rId290"/>
              </w:object>
            </w:r>
            <w:commentRangeStart w:id="1274"/>
          </w:p>
        </w:tc>
        <w:tc>
          <w:tcPr>
            <w:tcW w:w="1121" w:type="dxa"/>
            <w:tcBorders>
              <w:left w:val="single" w:sz="4" w:space="0" w:color="auto"/>
              <w:bottom w:val="single" w:sz="4" w:space="0" w:color="auto"/>
            </w:tcBorders>
            <w:shd w:val="clear" w:color="auto" w:fill="auto"/>
            <w:noWrap/>
            <w:vAlign w:val="bottom"/>
            <w:hideMark/>
            <w:tcPrChange w:id="1275" w:author="Jose Luis Zofio Prieto" w:date="2025-03-12T12:24:00Z">
              <w:tcPr>
                <w:tcW w:w="1121" w:type="dxa"/>
                <w:gridSpan w:val="2"/>
                <w:tcBorders>
                  <w:bottom w:val="single" w:sz="4" w:space="0" w:color="auto"/>
                </w:tcBorders>
                <w:shd w:val="clear" w:color="auto" w:fill="auto"/>
                <w:noWrap/>
                <w:vAlign w:val="bottom"/>
                <w:hideMark/>
              </w:tcPr>
            </w:tcPrChange>
          </w:tcPr>
          <w:p w14:paraId="70EC6C70"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76"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Sensitivity</w:t>
            </w:r>
          </w:p>
        </w:tc>
        <w:tc>
          <w:tcPr>
            <w:tcW w:w="1240" w:type="dxa"/>
            <w:tcBorders>
              <w:bottom w:val="single" w:sz="4" w:space="0" w:color="auto"/>
            </w:tcBorders>
            <w:shd w:val="clear" w:color="auto" w:fill="auto"/>
            <w:noWrap/>
            <w:vAlign w:val="bottom"/>
            <w:hideMark/>
            <w:tcPrChange w:id="1277" w:author="Jose Luis Zofio Prieto" w:date="2025-03-12T12:24:00Z">
              <w:tcPr>
                <w:tcW w:w="1240" w:type="dxa"/>
                <w:gridSpan w:val="2"/>
                <w:tcBorders>
                  <w:bottom w:val="single" w:sz="4" w:space="0" w:color="auto"/>
                </w:tcBorders>
                <w:shd w:val="clear" w:color="auto" w:fill="auto"/>
                <w:noWrap/>
                <w:vAlign w:val="bottom"/>
                <w:hideMark/>
              </w:tcPr>
            </w:tcPrChange>
          </w:tcPr>
          <w:p w14:paraId="3908F801"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78"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Precision</w:t>
            </w:r>
          </w:p>
        </w:tc>
        <w:tc>
          <w:tcPr>
            <w:tcW w:w="1240" w:type="dxa"/>
            <w:tcBorders>
              <w:bottom w:val="single" w:sz="4" w:space="0" w:color="auto"/>
            </w:tcBorders>
            <w:shd w:val="clear" w:color="auto" w:fill="auto"/>
            <w:noWrap/>
            <w:vAlign w:val="bottom"/>
            <w:hideMark/>
            <w:tcPrChange w:id="1279" w:author="Jose Luis Zofio Prieto" w:date="2025-03-12T12:24:00Z">
              <w:tcPr>
                <w:tcW w:w="1240" w:type="dxa"/>
                <w:gridSpan w:val="2"/>
                <w:tcBorders>
                  <w:bottom w:val="single" w:sz="4" w:space="0" w:color="auto"/>
                </w:tcBorders>
                <w:shd w:val="clear" w:color="auto" w:fill="auto"/>
                <w:noWrap/>
                <w:vAlign w:val="bottom"/>
                <w:hideMark/>
              </w:tcPr>
            </w:tcPrChange>
          </w:tcPr>
          <w:p w14:paraId="281F06D2"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8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F1</w:t>
            </w:r>
          </w:p>
        </w:tc>
        <w:tc>
          <w:tcPr>
            <w:tcW w:w="1868" w:type="dxa"/>
            <w:tcBorders>
              <w:bottom w:val="single" w:sz="4" w:space="0" w:color="auto"/>
            </w:tcBorders>
            <w:shd w:val="clear" w:color="auto" w:fill="auto"/>
            <w:noWrap/>
            <w:vAlign w:val="bottom"/>
            <w:hideMark/>
            <w:tcPrChange w:id="1281" w:author="Jose Luis Zofio Prieto" w:date="2025-03-12T12:24:00Z">
              <w:tcPr>
                <w:tcW w:w="1868" w:type="dxa"/>
                <w:gridSpan w:val="2"/>
                <w:tcBorders>
                  <w:bottom w:val="single" w:sz="4" w:space="0" w:color="auto"/>
                </w:tcBorders>
                <w:shd w:val="clear" w:color="auto" w:fill="auto"/>
                <w:noWrap/>
                <w:vAlign w:val="bottom"/>
                <w:hideMark/>
              </w:tcPr>
            </w:tcPrChange>
          </w:tcPr>
          <w:p w14:paraId="49557291"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8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Balanced accuracy</w:t>
            </w:r>
          </w:p>
        </w:tc>
      </w:tr>
      <w:tr w:rsidR="00E30C9C" w:rsidRPr="0050535F" w14:paraId="07E89C09" w14:textId="77777777" w:rsidTr="00046CEE">
        <w:trPr>
          <w:trHeight w:val="292"/>
          <w:jc w:val="center"/>
          <w:trPrChange w:id="1283" w:author="Jose Luis Zofio Prieto" w:date="2025-03-12T12:24:00Z">
            <w:trPr>
              <w:trHeight w:val="292"/>
              <w:jc w:val="center"/>
            </w:trPr>
          </w:trPrChange>
        </w:trPr>
        <w:tc>
          <w:tcPr>
            <w:tcW w:w="1148" w:type="dxa"/>
            <w:tcBorders>
              <w:top w:val="single" w:sz="4" w:space="0" w:color="auto"/>
              <w:right w:val="single" w:sz="4" w:space="0" w:color="auto"/>
            </w:tcBorders>
            <w:shd w:val="clear" w:color="auto" w:fill="auto"/>
            <w:noWrap/>
            <w:vAlign w:val="bottom"/>
            <w:hideMark/>
            <w:tcPrChange w:id="1284" w:author="Jose Luis Zofio Prieto" w:date="2025-03-12T12:24:00Z">
              <w:tcPr>
                <w:tcW w:w="1418" w:type="dxa"/>
                <w:gridSpan w:val="2"/>
                <w:tcBorders>
                  <w:top w:val="single" w:sz="4" w:space="0" w:color="auto"/>
                </w:tcBorders>
                <w:shd w:val="clear" w:color="auto" w:fill="auto"/>
                <w:noWrap/>
                <w:vAlign w:val="bottom"/>
                <w:hideMark/>
              </w:tcPr>
            </w:tcPrChange>
          </w:tcPr>
          <w:p w14:paraId="4F64A593" w14:textId="669E4610" w:rsidR="00E30C9C" w:rsidRPr="0050535F" w:rsidRDefault="00BE2689">
            <w:pPr>
              <w:spacing w:after="0" w:line="360" w:lineRule="auto"/>
              <w:jc w:val="center"/>
              <w:rPr>
                <w:rFonts w:eastAsia="Times New Roman" w:cs="Times New Roman"/>
                <w:color w:val="000000"/>
                <w:kern w:val="0"/>
                <w:lang w:val="en-US" w:eastAsia="es-ES"/>
                <w14:ligatures w14:val="none"/>
              </w:rPr>
              <w:pPrChange w:id="1285"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40</w:t>
            </w:r>
          </w:p>
        </w:tc>
        <w:tc>
          <w:tcPr>
            <w:tcW w:w="1121" w:type="dxa"/>
            <w:tcBorders>
              <w:top w:val="single" w:sz="4" w:space="0" w:color="auto"/>
              <w:left w:val="single" w:sz="4" w:space="0" w:color="auto"/>
            </w:tcBorders>
            <w:shd w:val="clear" w:color="auto" w:fill="auto"/>
            <w:noWrap/>
            <w:vAlign w:val="bottom"/>
            <w:hideMark/>
            <w:tcPrChange w:id="1286" w:author="Jose Luis Zofio Prieto" w:date="2025-03-12T12:24:00Z">
              <w:tcPr>
                <w:tcW w:w="1121" w:type="dxa"/>
                <w:gridSpan w:val="2"/>
                <w:tcBorders>
                  <w:top w:val="single" w:sz="4" w:space="0" w:color="auto"/>
                </w:tcBorders>
                <w:shd w:val="clear" w:color="auto" w:fill="auto"/>
                <w:noWrap/>
                <w:vAlign w:val="bottom"/>
                <w:hideMark/>
              </w:tcPr>
            </w:tcPrChange>
          </w:tcPr>
          <w:p w14:paraId="6330CF8B" w14:textId="1302AB48" w:rsidR="00E30C9C" w:rsidRPr="0050535F" w:rsidRDefault="00E30C9C">
            <w:pPr>
              <w:spacing w:after="0" w:line="360" w:lineRule="auto"/>
              <w:jc w:val="center"/>
              <w:rPr>
                <w:rFonts w:eastAsia="Times New Roman" w:cs="Times New Roman"/>
                <w:color w:val="000000"/>
                <w:kern w:val="0"/>
                <w:lang w:val="en-US" w:eastAsia="es-ES"/>
                <w14:ligatures w14:val="none"/>
              </w:rPr>
              <w:pPrChange w:id="1287"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c>
          <w:tcPr>
            <w:tcW w:w="1240" w:type="dxa"/>
            <w:tcBorders>
              <w:top w:val="single" w:sz="4" w:space="0" w:color="auto"/>
            </w:tcBorders>
            <w:shd w:val="clear" w:color="auto" w:fill="auto"/>
            <w:noWrap/>
            <w:vAlign w:val="bottom"/>
            <w:hideMark/>
            <w:tcPrChange w:id="1288" w:author="Jose Luis Zofio Prieto" w:date="2025-03-12T12:24:00Z">
              <w:tcPr>
                <w:tcW w:w="1240" w:type="dxa"/>
                <w:gridSpan w:val="2"/>
                <w:tcBorders>
                  <w:top w:val="single" w:sz="4" w:space="0" w:color="auto"/>
                </w:tcBorders>
                <w:shd w:val="clear" w:color="auto" w:fill="auto"/>
                <w:noWrap/>
                <w:vAlign w:val="bottom"/>
                <w:hideMark/>
              </w:tcPr>
            </w:tcPrChange>
          </w:tcPr>
          <w:p w14:paraId="6296EAD9"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89"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Change w:id="1290" w:author="Jose Luis Zofio Prieto" w:date="2025-03-12T12:24:00Z">
              <w:tcPr>
                <w:tcW w:w="1240" w:type="dxa"/>
                <w:gridSpan w:val="2"/>
                <w:tcBorders>
                  <w:top w:val="single" w:sz="4" w:space="0" w:color="auto"/>
                </w:tcBorders>
                <w:shd w:val="clear" w:color="auto" w:fill="auto"/>
                <w:noWrap/>
                <w:vAlign w:val="bottom"/>
                <w:hideMark/>
              </w:tcPr>
            </w:tcPrChange>
          </w:tcPr>
          <w:p w14:paraId="52BC817D" w14:textId="7AA298AC" w:rsidR="00E30C9C" w:rsidRPr="0050535F" w:rsidRDefault="00E30C9C">
            <w:pPr>
              <w:spacing w:after="0" w:line="360" w:lineRule="auto"/>
              <w:jc w:val="center"/>
              <w:rPr>
                <w:rFonts w:eastAsia="Times New Roman" w:cs="Times New Roman"/>
                <w:color w:val="000000"/>
                <w:kern w:val="0"/>
                <w:lang w:val="en-US" w:eastAsia="es-ES"/>
                <w14:ligatures w14:val="none"/>
              </w:rPr>
              <w:pPrChange w:id="129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0.97</w:t>
            </w:r>
          </w:p>
        </w:tc>
        <w:tc>
          <w:tcPr>
            <w:tcW w:w="1868" w:type="dxa"/>
            <w:tcBorders>
              <w:top w:val="single" w:sz="4" w:space="0" w:color="auto"/>
              <w:right w:val="single" w:sz="4" w:space="0" w:color="auto"/>
            </w:tcBorders>
            <w:shd w:val="clear" w:color="auto" w:fill="auto"/>
            <w:noWrap/>
            <w:vAlign w:val="bottom"/>
            <w:hideMark/>
            <w:tcPrChange w:id="1292" w:author="Jose Luis Zofio Prieto" w:date="2025-03-12T12:24:00Z">
              <w:tcPr>
                <w:tcW w:w="1868" w:type="dxa"/>
                <w:gridSpan w:val="2"/>
                <w:tcBorders>
                  <w:top w:val="single" w:sz="4" w:space="0" w:color="auto"/>
                </w:tcBorders>
                <w:shd w:val="clear" w:color="auto" w:fill="auto"/>
                <w:noWrap/>
                <w:vAlign w:val="bottom"/>
                <w:hideMark/>
              </w:tcPr>
            </w:tcPrChange>
          </w:tcPr>
          <w:p w14:paraId="24C07F83" w14:textId="5D5D0390" w:rsidR="00E30C9C" w:rsidRPr="0050535F" w:rsidRDefault="00E30C9C">
            <w:pPr>
              <w:spacing w:after="0" w:line="360" w:lineRule="auto"/>
              <w:jc w:val="center"/>
              <w:rPr>
                <w:rFonts w:eastAsia="Times New Roman" w:cs="Times New Roman"/>
                <w:color w:val="000000"/>
                <w:kern w:val="0"/>
                <w:lang w:val="en-US" w:eastAsia="es-ES"/>
                <w14:ligatures w14:val="none"/>
              </w:rPr>
              <w:pPrChange w:id="1293"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0.97</w:t>
            </w:r>
          </w:p>
        </w:tc>
      </w:tr>
      <w:tr w:rsidR="00E30C9C" w:rsidRPr="0050535F" w14:paraId="4542D87B" w14:textId="77777777" w:rsidTr="00046CEE">
        <w:trPr>
          <w:trHeight w:val="292"/>
          <w:jc w:val="center"/>
          <w:trPrChange w:id="1294"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295" w:author="Jose Luis Zofio Prieto" w:date="2025-03-12T12:24:00Z">
              <w:tcPr>
                <w:tcW w:w="1418" w:type="dxa"/>
                <w:gridSpan w:val="2"/>
                <w:shd w:val="clear" w:color="auto" w:fill="auto"/>
                <w:noWrap/>
                <w:vAlign w:val="bottom"/>
                <w:hideMark/>
              </w:tcPr>
            </w:tcPrChange>
          </w:tcPr>
          <w:p w14:paraId="01B6B7C6" w14:textId="3774DAB9" w:rsidR="00E30C9C" w:rsidRPr="0050535F" w:rsidRDefault="00C6327D">
            <w:pPr>
              <w:spacing w:after="0" w:line="360" w:lineRule="auto"/>
              <w:jc w:val="center"/>
              <w:rPr>
                <w:rFonts w:eastAsia="Times New Roman" w:cs="Times New Roman"/>
                <w:color w:val="000000"/>
                <w:kern w:val="0"/>
                <w:lang w:val="en-US" w:eastAsia="es-ES"/>
                <w14:ligatures w14:val="none"/>
              </w:rPr>
              <w:pPrChange w:id="1296" w:author="Jose Luis Zofio Prieto" w:date="2025-03-12T12:23:00Z">
                <w:pPr>
                  <w:spacing w:after="0" w:line="360" w:lineRule="auto"/>
                  <w:jc w:val="left"/>
                </w:pPr>
              </w:pPrChange>
            </w:pPr>
            <w:r w:rsidRPr="0050535F">
              <w:rPr>
                <w:rFonts w:cs="Times New Roman"/>
                <w:lang w:val="en-US"/>
              </w:rPr>
              <w:t>0.</w:t>
            </w:r>
            <w:r w:rsidR="003D0643" w:rsidRPr="0050535F">
              <w:rPr>
                <w:rFonts w:cs="Times New Roman"/>
                <w:lang w:val="en-US"/>
              </w:rPr>
              <w:t>15</w:t>
            </w:r>
          </w:p>
        </w:tc>
        <w:tc>
          <w:tcPr>
            <w:tcW w:w="1121" w:type="dxa"/>
            <w:tcBorders>
              <w:left w:val="single" w:sz="4" w:space="0" w:color="auto"/>
            </w:tcBorders>
            <w:shd w:val="clear" w:color="auto" w:fill="auto"/>
            <w:noWrap/>
            <w:vAlign w:val="bottom"/>
            <w:hideMark/>
            <w:tcPrChange w:id="1297" w:author="Jose Luis Zofio Prieto" w:date="2025-03-12T12:24:00Z">
              <w:tcPr>
                <w:tcW w:w="1121" w:type="dxa"/>
                <w:gridSpan w:val="2"/>
                <w:shd w:val="clear" w:color="auto" w:fill="auto"/>
                <w:noWrap/>
                <w:vAlign w:val="bottom"/>
                <w:hideMark/>
              </w:tcPr>
            </w:tcPrChange>
          </w:tcPr>
          <w:p w14:paraId="59B4EABD"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98"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Change w:id="1299" w:author="Jose Luis Zofio Prieto" w:date="2025-03-12T12:24:00Z">
              <w:tcPr>
                <w:tcW w:w="1240" w:type="dxa"/>
                <w:gridSpan w:val="2"/>
                <w:shd w:val="clear" w:color="auto" w:fill="auto"/>
                <w:noWrap/>
                <w:vAlign w:val="bottom"/>
                <w:hideMark/>
              </w:tcPr>
            </w:tcPrChange>
          </w:tcPr>
          <w:p w14:paraId="0C9E3D44" w14:textId="3A46A0B3" w:rsidR="00E30C9C" w:rsidRPr="0050535F" w:rsidRDefault="00E30C9C">
            <w:pPr>
              <w:spacing w:after="0" w:line="360" w:lineRule="auto"/>
              <w:jc w:val="center"/>
              <w:rPr>
                <w:rFonts w:eastAsia="Times New Roman" w:cs="Times New Roman"/>
                <w:color w:val="000000"/>
                <w:kern w:val="0"/>
                <w:lang w:val="en-US" w:eastAsia="es-ES"/>
                <w14:ligatures w14:val="none"/>
              </w:rPr>
              <w:pPrChange w:id="130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0.60</w:t>
            </w:r>
          </w:p>
        </w:tc>
        <w:tc>
          <w:tcPr>
            <w:tcW w:w="1240" w:type="dxa"/>
            <w:shd w:val="clear" w:color="auto" w:fill="auto"/>
            <w:noWrap/>
            <w:vAlign w:val="bottom"/>
            <w:hideMark/>
            <w:tcPrChange w:id="1301" w:author="Jose Luis Zofio Prieto" w:date="2025-03-12T12:24:00Z">
              <w:tcPr>
                <w:tcW w:w="1240" w:type="dxa"/>
                <w:gridSpan w:val="2"/>
                <w:shd w:val="clear" w:color="auto" w:fill="auto"/>
                <w:noWrap/>
                <w:vAlign w:val="bottom"/>
                <w:hideMark/>
              </w:tcPr>
            </w:tcPrChange>
          </w:tcPr>
          <w:p w14:paraId="2DA113B3" w14:textId="45F56B0E" w:rsidR="00E30C9C" w:rsidRPr="0050535F" w:rsidRDefault="00E30C9C">
            <w:pPr>
              <w:spacing w:after="0" w:line="360" w:lineRule="auto"/>
              <w:jc w:val="center"/>
              <w:rPr>
                <w:rFonts w:eastAsia="Times New Roman" w:cs="Times New Roman"/>
                <w:color w:val="000000"/>
                <w:kern w:val="0"/>
                <w:lang w:val="en-US" w:eastAsia="es-ES"/>
                <w14:ligatures w14:val="none"/>
              </w:rPr>
              <w:pPrChange w:id="130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0.75</w:t>
            </w:r>
          </w:p>
        </w:tc>
        <w:tc>
          <w:tcPr>
            <w:tcW w:w="1868" w:type="dxa"/>
            <w:tcBorders>
              <w:right w:val="single" w:sz="4" w:space="0" w:color="auto"/>
            </w:tcBorders>
            <w:shd w:val="clear" w:color="auto" w:fill="auto"/>
            <w:noWrap/>
            <w:vAlign w:val="bottom"/>
            <w:hideMark/>
            <w:tcPrChange w:id="1303" w:author="Jose Luis Zofio Prieto" w:date="2025-03-12T12:24:00Z">
              <w:tcPr>
                <w:tcW w:w="1868" w:type="dxa"/>
                <w:gridSpan w:val="2"/>
                <w:shd w:val="clear" w:color="auto" w:fill="auto"/>
                <w:noWrap/>
                <w:vAlign w:val="bottom"/>
                <w:hideMark/>
              </w:tcPr>
            </w:tcPrChange>
          </w:tcPr>
          <w:p w14:paraId="177D8422" w14:textId="3FC677D3" w:rsidR="00E30C9C" w:rsidRPr="0050535F" w:rsidRDefault="00E30C9C">
            <w:pPr>
              <w:spacing w:after="0" w:line="360" w:lineRule="auto"/>
              <w:jc w:val="center"/>
              <w:rPr>
                <w:rFonts w:eastAsia="Times New Roman" w:cs="Times New Roman"/>
                <w:color w:val="000000"/>
                <w:kern w:val="0"/>
                <w:lang w:val="en-US" w:eastAsia="es-ES"/>
                <w14:ligatures w14:val="none"/>
              </w:rPr>
              <w:pPrChange w:id="130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0.94</w:t>
            </w:r>
          </w:p>
        </w:tc>
      </w:tr>
      <w:tr w:rsidR="00E30C9C" w:rsidRPr="0050535F" w14:paraId="604960A7" w14:textId="77777777" w:rsidTr="00046CEE">
        <w:trPr>
          <w:trHeight w:val="292"/>
          <w:jc w:val="center"/>
          <w:trPrChange w:id="1305"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06" w:author="Jose Luis Zofio Prieto" w:date="2025-03-12T12:24:00Z">
              <w:tcPr>
                <w:tcW w:w="1418" w:type="dxa"/>
                <w:gridSpan w:val="2"/>
                <w:shd w:val="clear" w:color="auto" w:fill="auto"/>
                <w:noWrap/>
                <w:vAlign w:val="bottom"/>
                <w:hideMark/>
              </w:tcPr>
            </w:tcPrChange>
          </w:tcPr>
          <w:p w14:paraId="3077AF24" w14:textId="2F02A5C5" w:rsidR="00E30C9C" w:rsidRPr="0050535F" w:rsidRDefault="00C6327D">
            <w:pPr>
              <w:spacing w:after="0" w:line="360" w:lineRule="auto"/>
              <w:jc w:val="center"/>
              <w:rPr>
                <w:rFonts w:eastAsia="Times New Roman" w:cs="Times New Roman"/>
                <w:color w:val="000000"/>
                <w:kern w:val="0"/>
                <w:lang w:val="en-US" w:eastAsia="es-ES"/>
                <w14:ligatures w14:val="none"/>
              </w:rPr>
              <w:pPrChange w:id="1307"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20</w:t>
            </w:r>
          </w:p>
        </w:tc>
        <w:tc>
          <w:tcPr>
            <w:tcW w:w="1121" w:type="dxa"/>
            <w:tcBorders>
              <w:left w:val="single" w:sz="4" w:space="0" w:color="auto"/>
            </w:tcBorders>
            <w:shd w:val="clear" w:color="auto" w:fill="auto"/>
            <w:noWrap/>
            <w:vAlign w:val="bottom"/>
            <w:hideMark/>
            <w:tcPrChange w:id="1308" w:author="Jose Luis Zofio Prieto" w:date="2025-03-12T12:24:00Z">
              <w:tcPr>
                <w:tcW w:w="1121" w:type="dxa"/>
                <w:gridSpan w:val="2"/>
                <w:shd w:val="clear" w:color="auto" w:fill="auto"/>
                <w:noWrap/>
                <w:vAlign w:val="bottom"/>
                <w:hideMark/>
              </w:tcPr>
            </w:tcPrChange>
          </w:tcPr>
          <w:p w14:paraId="7A86C45A" w14:textId="3892CED4" w:rsidR="00E30C9C" w:rsidRPr="0050535F" w:rsidRDefault="00E30C9C">
            <w:pPr>
              <w:spacing w:after="0" w:line="360" w:lineRule="auto"/>
              <w:jc w:val="center"/>
              <w:rPr>
                <w:rFonts w:eastAsia="Times New Roman" w:cs="Times New Roman"/>
                <w:color w:val="000000"/>
                <w:kern w:val="0"/>
                <w:lang w:val="en-US" w:eastAsia="es-ES"/>
                <w14:ligatures w14:val="none"/>
              </w:rPr>
              <w:pPrChange w:id="1309"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0.87</w:t>
            </w:r>
          </w:p>
        </w:tc>
        <w:tc>
          <w:tcPr>
            <w:tcW w:w="1240" w:type="dxa"/>
            <w:shd w:val="clear" w:color="auto" w:fill="auto"/>
            <w:noWrap/>
            <w:vAlign w:val="bottom"/>
            <w:hideMark/>
            <w:tcPrChange w:id="1310" w:author="Jose Luis Zofio Prieto" w:date="2025-03-12T12:24:00Z">
              <w:tcPr>
                <w:tcW w:w="1240" w:type="dxa"/>
                <w:gridSpan w:val="2"/>
                <w:shd w:val="clear" w:color="auto" w:fill="auto"/>
                <w:noWrap/>
                <w:vAlign w:val="bottom"/>
                <w:hideMark/>
              </w:tcPr>
            </w:tcPrChange>
          </w:tcPr>
          <w:p w14:paraId="1F27AD74"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31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Change w:id="1312" w:author="Jose Luis Zofio Prieto" w:date="2025-03-12T12:24:00Z">
              <w:tcPr>
                <w:tcW w:w="1240" w:type="dxa"/>
                <w:gridSpan w:val="2"/>
                <w:shd w:val="clear" w:color="auto" w:fill="auto"/>
                <w:noWrap/>
                <w:vAlign w:val="bottom"/>
                <w:hideMark/>
              </w:tcPr>
            </w:tcPrChange>
          </w:tcPr>
          <w:p w14:paraId="5035FF40" w14:textId="49666C02" w:rsidR="00E30C9C" w:rsidRPr="0050535F" w:rsidRDefault="00E30C9C">
            <w:pPr>
              <w:spacing w:after="0" w:line="360" w:lineRule="auto"/>
              <w:jc w:val="center"/>
              <w:rPr>
                <w:rFonts w:eastAsia="Times New Roman" w:cs="Times New Roman"/>
                <w:color w:val="000000"/>
                <w:kern w:val="0"/>
                <w:lang w:val="en-US" w:eastAsia="es-ES"/>
                <w14:ligatures w14:val="none"/>
              </w:rPr>
              <w:pPrChange w:id="1313"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c>
          <w:tcPr>
            <w:tcW w:w="1868" w:type="dxa"/>
            <w:tcBorders>
              <w:right w:val="single" w:sz="4" w:space="0" w:color="auto"/>
            </w:tcBorders>
            <w:shd w:val="clear" w:color="auto" w:fill="auto"/>
            <w:noWrap/>
            <w:vAlign w:val="bottom"/>
            <w:hideMark/>
            <w:tcPrChange w:id="1314" w:author="Jose Luis Zofio Prieto" w:date="2025-03-12T12:24:00Z">
              <w:tcPr>
                <w:tcW w:w="1868" w:type="dxa"/>
                <w:gridSpan w:val="2"/>
                <w:shd w:val="clear" w:color="auto" w:fill="auto"/>
                <w:noWrap/>
                <w:vAlign w:val="bottom"/>
                <w:hideMark/>
              </w:tcPr>
            </w:tcPrChange>
          </w:tcPr>
          <w:p w14:paraId="428E185C" w14:textId="31860D7D" w:rsidR="00E30C9C" w:rsidRPr="0050535F" w:rsidRDefault="00E30C9C">
            <w:pPr>
              <w:spacing w:after="0" w:line="360" w:lineRule="auto"/>
              <w:jc w:val="center"/>
              <w:rPr>
                <w:rFonts w:eastAsia="Times New Roman" w:cs="Times New Roman"/>
                <w:color w:val="000000"/>
                <w:kern w:val="0"/>
                <w:lang w:val="en-US" w:eastAsia="es-ES"/>
                <w14:ligatures w14:val="none"/>
              </w:rPr>
              <w:pPrChange w:id="1315"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r>
      <w:tr w:rsidR="00E30C9C" w:rsidRPr="0050535F" w14:paraId="1DCC8954" w14:textId="77777777" w:rsidTr="00046CEE">
        <w:trPr>
          <w:trHeight w:val="292"/>
          <w:jc w:val="center"/>
          <w:trPrChange w:id="1316"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17" w:author="Jose Luis Zofio Prieto" w:date="2025-03-12T12:24:00Z">
              <w:tcPr>
                <w:tcW w:w="1418" w:type="dxa"/>
                <w:gridSpan w:val="2"/>
                <w:shd w:val="clear" w:color="auto" w:fill="auto"/>
                <w:noWrap/>
                <w:vAlign w:val="bottom"/>
                <w:hideMark/>
              </w:tcPr>
            </w:tcPrChange>
          </w:tcPr>
          <w:p w14:paraId="7A0DE1B2" w14:textId="1649C5A9" w:rsidR="00E30C9C" w:rsidRPr="0050535F" w:rsidRDefault="00C6327D">
            <w:pPr>
              <w:spacing w:after="0" w:line="360" w:lineRule="auto"/>
              <w:jc w:val="center"/>
              <w:rPr>
                <w:rFonts w:eastAsia="Times New Roman" w:cs="Times New Roman"/>
                <w:color w:val="000000"/>
                <w:kern w:val="0"/>
                <w:lang w:val="en-US" w:eastAsia="es-ES"/>
                <w14:ligatures w14:val="none"/>
              </w:rPr>
              <w:pPrChange w:id="1318"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30</w:t>
            </w:r>
          </w:p>
        </w:tc>
        <w:tc>
          <w:tcPr>
            <w:tcW w:w="1121" w:type="dxa"/>
            <w:tcBorders>
              <w:left w:val="single" w:sz="4" w:space="0" w:color="auto"/>
            </w:tcBorders>
            <w:shd w:val="clear" w:color="auto" w:fill="auto"/>
            <w:noWrap/>
            <w:vAlign w:val="bottom"/>
            <w:hideMark/>
            <w:tcPrChange w:id="1319" w:author="Jose Luis Zofio Prieto" w:date="2025-03-12T12:24:00Z">
              <w:tcPr>
                <w:tcW w:w="1121" w:type="dxa"/>
                <w:gridSpan w:val="2"/>
                <w:shd w:val="clear" w:color="auto" w:fill="auto"/>
                <w:noWrap/>
                <w:vAlign w:val="bottom"/>
                <w:hideMark/>
              </w:tcPr>
            </w:tcPrChange>
          </w:tcPr>
          <w:p w14:paraId="0198739C" w14:textId="772D444A" w:rsidR="00E30C9C" w:rsidRPr="0050535F" w:rsidRDefault="00E30C9C">
            <w:pPr>
              <w:spacing w:after="0" w:line="360" w:lineRule="auto"/>
              <w:jc w:val="center"/>
              <w:rPr>
                <w:rFonts w:eastAsia="Times New Roman" w:cs="Times New Roman"/>
                <w:color w:val="000000"/>
                <w:kern w:val="0"/>
                <w:lang w:val="en-US" w:eastAsia="es-ES"/>
                <w14:ligatures w14:val="none"/>
              </w:rPr>
              <w:pPrChange w:id="132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0.73</w:t>
            </w:r>
          </w:p>
        </w:tc>
        <w:tc>
          <w:tcPr>
            <w:tcW w:w="1240" w:type="dxa"/>
            <w:shd w:val="clear" w:color="auto" w:fill="auto"/>
            <w:noWrap/>
            <w:vAlign w:val="bottom"/>
            <w:hideMark/>
            <w:tcPrChange w:id="1321" w:author="Jose Luis Zofio Prieto" w:date="2025-03-12T12:24:00Z">
              <w:tcPr>
                <w:tcW w:w="1240" w:type="dxa"/>
                <w:gridSpan w:val="2"/>
                <w:shd w:val="clear" w:color="auto" w:fill="auto"/>
                <w:noWrap/>
                <w:vAlign w:val="bottom"/>
                <w:hideMark/>
              </w:tcPr>
            </w:tcPrChange>
          </w:tcPr>
          <w:p w14:paraId="5097EA95" w14:textId="3CFB13DC" w:rsidR="00E30C9C" w:rsidRPr="0050535F" w:rsidRDefault="00E30C9C">
            <w:pPr>
              <w:spacing w:after="0" w:line="360" w:lineRule="auto"/>
              <w:jc w:val="center"/>
              <w:rPr>
                <w:rFonts w:eastAsia="Times New Roman" w:cs="Times New Roman"/>
                <w:color w:val="000000"/>
                <w:kern w:val="0"/>
                <w:lang w:val="en-US" w:eastAsia="es-ES"/>
                <w14:ligatures w14:val="none"/>
              </w:rPr>
              <w:pPrChange w:id="132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c>
          <w:tcPr>
            <w:tcW w:w="1240" w:type="dxa"/>
            <w:shd w:val="clear" w:color="auto" w:fill="auto"/>
            <w:noWrap/>
            <w:vAlign w:val="bottom"/>
            <w:hideMark/>
            <w:tcPrChange w:id="1323" w:author="Jose Luis Zofio Prieto" w:date="2025-03-12T12:24:00Z">
              <w:tcPr>
                <w:tcW w:w="1240" w:type="dxa"/>
                <w:gridSpan w:val="2"/>
                <w:shd w:val="clear" w:color="auto" w:fill="auto"/>
                <w:noWrap/>
                <w:vAlign w:val="bottom"/>
                <w:hideMark/>
              </w:tcPr>
            </w:tcPrChange>
          </w:tcPr>
          <w:p w14:paraId="6F0F37D6" w14:textId="156FE9ED" w:rsidR="00E30C9C" w:rsidRPr="0050535F" w:rsidRDefault="00E30C9C">
            <w:pPr>
              <w:spacing w:after="0" w:line="360" w:lineRule="auto"/>
              <w:jc w:val="center"/>
              <w:rPr>
                <w:rFonts w:eastAsia="Times New Roman" w:cs="Times New Roman"/>
                <w:color w:val="000000"/>
                <w:kern w:val="0"/>
                <w:lang w:val="en-US" w:eastAsia="es-ES"/>
                <w14:ligatures w14:val="none"/>
              </w:rPr>
              <w:pPrChange w:id="132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0.79</w:t>
            </w:r>
          </w:p>
        </w:tc>
        <w:tc>
          <w:tcPr>
            <w:tcW w:w="1868" w:type="dxa"/>
            <w:tcBorders>
              <w:right w:val="single" w:sz="4" w:space="0" w:color="auto"/>
            </w:tcBorders>
            <w:shd w:val="clear" w:color="auto" w:fill="auto"/>
            <w:noWrap/>
            <w:vAlign w:val="bottom"/>
            <w:hideMark/>
            <w:tcPrChange w:id="1325" w:author="Jose Luis Zofio Prieto" w:date="2025-03-12T12:24:00Z">
              <w:tcPr>
                <w:tcW w:w="1868" w:type="dxa"/>
                <w:gridSpan w:val="2"/>
                <w:shd w:val="clear" w:color="auto" w:fill="auto"/>
                <w:noWrap/>
                <w:vAlign w:val="bottom"/>
                <w:hideMark/>
              </w:tcPr>
            </w:tcPrChange>
          </w:tcPr>
          <w:p w14:paraId="35DDECA7" w14:textId="20E502B2" w:rsidR="00E30C9C" w:rsidRPr="0050535F" w:rsidRDefault="00E30C9C">
            <w:pPr>
              <w:spacing w:after="0" w:line="360" w:lineRule="auto"/>
              <w:jc w:val="center"/>
              <w:rPr>
                <w:rFonts w:eastAsia="Times New Roman" w:cs="Times New Roman"/>
                <w:color w:val="000000"/>
                <w:kern w:val="0"/>
                <w:lang w:val="en-US" w:eastAsia="es-ES"/>
                <w14:ligatures w14:val="none"/>
              </w:rPr>
              <w:pPrChange w:id="1326"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r>
      <w:tr w:rsidR="00E30C9C" w:rsidRPr="0050535F" w14:paraId="26C1C967" w14:textId="77777777" w:rsidTr="00046CEE">
        <w:trPr>
          <w:trHeight w:val="292"/>
          <w:jc w:val="center"/>
          <w:trPrChange w:id="1327"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28" w:author="Jose Luis Zofio Prieto" w:date="2025-03-12T12:24:00Z">
              <w:tcPr>
                <w:tcW w:w="1418" w:type="dxa"/>
                <w:gridSpan w:val="2"/>
                <w:shd w:val="clear" w:color="auto" w:fill="auto"/>
                <w:noWrap/>
                <w:vAlign w:val="bottom"/>
                <w:hideMark/>
              </w:tcPr>
            </w:tcPrChange>
          </w:tcPr>
          <w:p w14:paraId="4ABD1A01" w14:textId="1BDADC8A" w:rsidR="00E30C9C" w:rsidRPr="0050535F" w:rsidRDefault="00C6327D">
            <w:pPr>
              <w:spacing w:after="0" w:line="360" w:lineRule="auto"/>
              <w:jc w:val="center"/>
              <w:rPr>
                <w:rFonts w:eastAsia="Times New Roman" w:cs="Times New Roman"/>
                <w:color w:val="000000"/>
                <w:kern w:val="0"/>
                <w:lang w:val="en-US" w:eastAsia="es-ES"/>
                <w14:ligatures w14:val="none"/>
              </w:rPr>
              <w:pPrChange w:id="1329"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35</w:t>
            </w:r>
          </w:p>
        </w:tc>
        <w:tc>
          <w:tcPr>
            <w:tcW w:w="1121" w:type="dxa"/>
            <w:tcBorders>
              <w:left w:val="single" w:sz="4" w:space="0" w:color="auto"/>
            </w:tcBorders>
            <w:shd w:val="clear" w:color="auto" w:fill="auto"/>
            <w:noWrap/>
            <w:vAlign w:val="bottom"/>
            <w:hideMark/>
            <w:tcPrChange w:id="1330" w:author="Jose Luis Zofio Prieto" w:date="2025-03-12T12:24:00Z">
              <w:tcPr>
                <w:tcW w:w="1121" w:type="dxa"/>
                <w:gridSpan w:val="2"/>
                <w:shd w:val="clear" w:color="auto" w:fill="auto"/>
                <w:noWrap/>
                <w:vAlign w:val="bottom"/>
                <w:hideMark/>
              </w:tcPr>
            </w:tcPrChange>
          </w:tcPr>
          <w:p w14:paraId="539B84EF" w14:textId="6C9D995D" w:rsidR="00E30C9C" w:rsidRPr="0050535F" w:rsidRDefault="00E30C9C">
            <w:pPr>
              <w:spacing w:after="0" w:line="360" w:lineRule="auto"/>
              <w:jc w:val="center"/>
              <w:rPr>
                <w:rFonts w:eastAsia="Times New Roman" w:cs="Times New Roman"/>
                <w:color w:val="000000"/>
                <w:kern w:val="0"/>
                <w:lang w:val="en-US" w:eastAsia="es-ES"/>
                <w14:ligatures w14:val="none"/>
              </w:rPr>
              <w:pPrChange w:id="133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0.73</w:t>
            </w:r>
          </w:p>
        </w:tc>
        <w:tc>
          <w:tcPr>
            <w:tcW w:w="1240" w:type="dxa"/>
            <w:shd w:val="clear" w:color="auto" w:fill="auto"/>
            <w:noWrap/>
            <w:vAlign w:val="bottom"/>
            <w:hideMark/>
            <w:tcPrChange w:id="1332" w:author="Jose Luis Zofio Prieto" w:date="2025-03-12T12:24:00Z">
              <w:tcPr>
                <w:tcW w:w="1240" w:type="dxa"/>
                <w:gridSpan w:val="2"/>
                <w:shd w:val="clear" w:color="auto" w:fill="auto"/>
                <w:noWrap/>
                <w:vAlign w:val="bottom"/>
                <w:hideMark/>
              </w:tcPr>
            </w:tcPrChange>
          </w:tcPr>
          <w:p w14:paraId="1047A63C" w14:textId="44280C77" w:rsidR="00E30C9C" w:rsidRPr="0050535F" w:rsidRDefault="00E30C9C">
            <w:pPr>
              <w:spacing w:after="0" w:line="360" w:lineRule="auto"/>
              <w:jc w:val="center"/>
              <w:rPr>
                <w:rFonts w:eastAsia="Times New Roman" w:cs="Times New Roman"/>
                <w:color w:val="000000"/>
                <w:kern w:val="0"/>
                <w:lang w:val="en-US" w:eastAsia="es-ES"/>
                <w14:ligatures w14:val="none"/>
              </w:rPr>
              <w:pPrChange w:id="1333"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c>
          <w:tcPr>
            <w:tcW w:w="1240" w:type="dxa"/>
            <w:shd w:val="clear" w:color="auto" w:fill="auto"/>
            <w:noWrap/>
            <w:vAlign w:val="bottom"/>
            <w:hideMark/>
            <w:tcPrChange w:id="1334" w:author="Jose Luis Zofio Prieto" w:date="2025-03-12T12:24:00Z">
              <w:tcPr>
                <w:tcW w:w="1240" w:type="dxa"/>
                <w:gridSpan w:val="2"/>
                <w:shd w:val="clear" w:color="auto" w:fill="auto"/>
                <w:noWrap/>
                <w:vAlign w:val="bottom"/>
                <w:hideMark/>
              </w:tcPr>
            </w:tcPrChange>
          </w:tcPr>
          <w:p w14:paraId="27C1045F" w14:textId="1F6502D1" w:rsidR="00E30C9C" w:rsidRPr="0050535F" w:rsidRDefault="00E30C9C">
            <w:pPr>
              <w:spacing w:after="0" w:line="360" w:lineRule="auto"/>
              <w:jc w:val="center"/>
              <w:rPr>
                <w:rFonts w:eastAsia="Times New Roman" w:cs="Times New Roman"/>
                <w:color w:val="000000"/>
                <w:kern w:val="0"/>
                <w:lang w:val="en-US" w:eastAsia="es-ES"/>
                <w14:ligatures w14:val="none"/>
              </w:rPr>
              <w:pPrChange w:id="1335"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0.79</w:t>
            </w:r>
          </w:p>
        </w:tc>
        <w:tc>
          <w:tcPr>
            <w:tcW w:w="1868" w:type="dxa"/>
            <w:tcBorders>
              <w:right w:val="single" w:sz="4" w:space="0" w:color="auto"/>
            </w:tcBorders>
            <w:shd w:val="clear" w:color="auto" w:fill="auto"/>
            <w:noWrap/>
            <w:vAlign w:val="bottom"/>
            <w:hideMark/>
            <w:tcPrChange w:id="1336" w:author="Jose Luis Zofio Prieto" w:date="2025-03-12T12:24:00Z">
              <w:tcPr>
                <w:tcW w:w="1868" w:type="dxa"/>
                <w:gridSpan w:val="2"/>
                <w:shd w:val="clear" w:color="auto" w:fill="auto"/>
                <w:noWrap/>
                <w:vAlign w:val="bottom"/>
                <w:hideMark/>
              </w:tcPr>
            </w:tcPrChange>
          </w:tcPr>
          <w:p w14:paraId="32D1694F" w14:textId="6B45BB51" w:rsidR="00E30C9C" w:rsidRPr="0050535F" w:rsidRDefault="00E30C9C">
            <w:pPr>
              <w:spacing w:after="0" w:line="360" w:lineRule="auto"/>
              <w:jc w:val="center"/>
              <w:rPr>
                <w:rFonts w:eastAsia="Times New Roman" w:cs="Times New Roman"/>
                <w:color w:val="000000"/>
                <w:kern w:val="0"/>
                <w:lang w:val="en-US" w:eastAsia="es-ES"/>
                <w14:ligatures w14:val="none"/>
              </w:rPr>
              <w:pPrChange w:id="1337"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r>
      <w:tr w:rsidR="00E30C9C" w:rsidRPr="0050535F" w14:paraId="194224F9" w14:textId="77777777" w:rsidTr="00046CEE">
        <w:trPr>
          <w:trHeight w:val="292"/>
          <w:jc w:val="center"/>
          <w:trPrChange w:id="1338" w:author="Jose Luis Zofio Prieto" w:date="2025-03-12T12:24:00Z">
            <w:trPr>
              <w:trHeight w:val="292"/>
              <w:jc w:val="center"/>
            </w:trPr>
          </w:trPrChange>
        </w:trPr>
        <w:tc>
          <w:tcPr>
            <w:tcW w:w="1148" w:type="dxa"/>
            <w:tcBorders>
              <w:bottom w:val="single" w:sz="4" w:space="0" w:color="auto"/>
              <w:right w:val="single" w:sz="4" w:space="0" w:color="auto"/>
            </w:tcBorders>
            <w:shd w:val="clear" w:color="auto" w:fill="auto"/>
            <w:noWrap/>
            <w:vAlign w:val="bottom"/>
            <w:tcPrChange w:id="1339" w:author="Jose Luis Zofio Prieto" w:date="2025-03-12T12:24:00Z">
              <w:tcPr>
                <w:tcW w:w="1418" w:type="dxa"/>
                <w:gridSpan w:val="2"/>
                <w:shd w:val="clear" w:color="auto" w:fill="auto"/>
                <w:noWrap/>
                <w:vAlign w:val="bottom"/>
              </w:tcPr>
            </w:tcPrChange>
          </w:tcPr>
          <w:p w14:paraId="53391370" w14:textId="241D09E4" w:rsidR="00E30C9C" w:rsidRPr="0050535F" w:rsidRDefault="00C6327D">
            <w:pPr>
              <w:spacing w:after="0" w:line="360" w:lineRule="auto"/>
              <w:jc w:val="center"/>
              <w:rPr>
                <w:rFonts w:eastAsia="Times New Roman" w:cs="Times New Roman"/>
                <w:color w:val="000000"/>
                <w:kern w:val="0"/>
                <w:lang w:val="en-US" w:eastAsia="es-ES"/>
                <w14:ligatures w14:val="none"/>
              </w:rPr>
              <w:pPrChange w:id="1340"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0.25</w:t>
            </w:r>
          </w:p>
        </w:tc>
        <w:tc>
          <w:tcPr>
            <w:tcW w:w="1121" w:type="dxa"/>
            <w:tcBorders>
              <w:left w:val="single" w:sz="4" w:space="0" w:color="auto"/>
              <w:bottom w:val="single" w:sz="4" w:space="0" w:color="auto"/>
            </w:tcBorders>
            <w:shd w:val="clear" w:color="auto" w:fill="auto"/>
            <w:noWrap/>
            <w:vAlign w:val="bottom"/>
            <w:tcPrChange w:id="1341" w:author="Jose Luis Zofio Prieto" w:date="2025-03-12T12:24:00Z">
              <w:tcPr>
                <w:tcW w:w="1121" w:type="dxa"/>
                <w:gridSpan w:val="2"/>
                <w:shd w:val="clear" w:color="auto" w:fill="auto"/>
                <w:noWrap/>
                <w:vAlign w:val="bottom"/>
              </w:tcPr>
            </w:tcPrChange>
          </w:tcPr>
          <w:p w14:paraId="4FAB9EA8" w14:textId="2A5B0472" w:rsidR="00E30C9C" w:rsidRPr="0050535F" w:rsidRDefault="00E30C9C">
            <w:pPr>
              <w:spacing w:after="0" w:line="360" w:lineRule="auto"/>
              <w:jc w:val="center"/>
              <w:rPr>
                <w:rFonts w:eastAsia="Times New Roman" w:cs="Times New Roman"/>
                <w:color w:val="000000"/>
                <w:kern w:val="0"/>
                <w:lang w:val="en-US" w:eastAsia="es-ES"/>
                <w14:ligatures w14:val="none"/>
              </w:rPr>
              <w:pPrChange w:id="134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0.60</w:t>
            </w:r>
          </w:p>
        </w:tc>
        <w:tc>
          <w:tcPr>
            <w:tcW w:w="1240" w:type="dxa"/>
            <w:tcBorders>
              <w:bottom w:val="single" w:sz="4" w:space="0" w:color="auto"/>
            </w:tcBorders>
            <w:shd w:val="clear" w:color="auto" w:fill="auto"/>
            <w:noWrap/>
            <w:vAlign w:val="bottom"/>
            <w:tcPrChange w:id="1343" w:author="Jose Luis Zofio Prieto" w:date="2025-03-12T12:24:00Z">
              <w:tcPr>
                <w:tcW w:w="1240" w:type="dxa"/>
                <w:gridSpan w:val="2"/>
                <w:shd w:val="clear" w:color="auto" w:fill="auto"/>
                <w:noWrap/>
                <w:vAlign w:val="bottom"/>
              </w:tcPr>
            </w:tcPrChange>
          </w:tcPr>
          <w:p w14:paraId="05F26D40" w14:textId="366BB2D1" w:rsidR="00E30C9C" w:rsidRPr="0050535F" w:rsidRDefault="00E30C9C">
            <w:pPr>
              <w:spacing w:after="0" w:line="360" w:lineRule="auto"/>
              <w:jc w:val="center"/>
              <w:rPr>
                <w:rFonts w:eastAsia="Times New Roman" w:cs="Times New Roman"/>
                <w:color w:val="000000"/>
                <w:kern w:val="0"/>
                <w:lang w:val="en-US" w:eastAsia="es-ES"/>
                <w14:ligatures w14:val="none"/>
              </w:rPr>
              <w:pPrChange w:id="134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0.82</w:t>
            </w:r>
          </w:p>
        </w:tc>
        <w:tc>
          <w:tcPr>
            <w:tcW w:w="1240" w:type="dxa"/>
            <w:tcBorders>
              <w:bottom w:val="single" w:sz="4" w:space="0" w:color="auto"/>
            </w:tcBorders>
            <w:shd w:val="clear" w:color="auto" w:fill="auto"/>
            <w:noWrap/>
            <w:vAlign w:val="bottom"/>
            <w:tcPrChange w:id="1345" w:author="Jose Luis Zofio Prieto" w:date="2025-03-12T12:24:00Z">
              <w:tcPr>
                <w:tcW w:w="1240" w:type="dxa"/>
                <w:gridSpan w:val="2"/>
                <w:shd w:val="clear" w:color="auto" w:fill="auto"/>
                <w:noWrap/>
                <w:vAlign w:val="bottom"/>
              </w:tcPr>
            </w:tcPrChange>
          </w:tcPr>
          <w:p w14:paraId="4055D80A" w14:textId="7BD8DDB7" w:rsidR="00E30C9C" w:rsidRPr="0050535F" w:rsidRDefault="00E30C9C">
            <w:pPr>
              <w:spacing w:after="0" w:line="360" w:lineRule="auto"/>
              <w:jc w:val="center"/>
              <w:rPr>
                <w:rFonts w:eastAsia="Times New Roman" w:cs="Times New Roman"/>
                <w:color w:val="000000"/>
                <w:kern w:val="0"/>
                <w:lang w:val="en-US" w:eastAsia="es-ES"/>
                <w14:ligatures w14:val="none"/>
              </w:rPr>
              <w:pPrChange w:id="1346"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0.69</w:t>
            </w:r>
          </w:p>
        </w:tc>
        <w:tc>
          <w:tcPr>
            <w:tcW w:w="1868" w:type="dxa"/>
            <w:tcBorders>
              <w:bottom w:val="single" w:sz="4" w:space="0" w:color="auto"/>
              <w:right w:val="single" w:sz="4" w:space="0" w:color="auto"/>
            </w:tcBorders>
            <w:shd w:val="clear" w:color="auto" w:fill="auto"/>
            <w:noWrap/>
            <w:vAlign w:val="bottom"/>
            <w:tcPrChange w:id="1347" w:author="Jose Luis Zofio Prieto" w:date="2025-03-12T12:24:00Z">
              <w:tcPr>
                <w:tcW w:w="1868" w:type="dxa"/>
                <w:gridSpan w:val="2"/>
                <w:shd w:val="clear" w:color="auto" w:fill="auto"/>
                <w:noWrap/>
                <w:vAlign w:val="bottom"/>
              </w:tcPr>
            </w:tcPrChange>
          </w:tcPr>
          <w:p w14:paraId="384DBC6B" w14:textId="7917E129" w:rsidR="00E30C9C" w:rsidRPr="0050535F" w:rsidRDefault="00E30C9C">
            <w:pPr>
              <w:keepNext/>
              <w:spacing w:after="0" w:line="360" w:lineRule="auto"/>
              <w:jc w:val="center"/>
              <w:rPr>
                <w:rFonts w:eastAsia="Times New Roman" w:cs="Times New Roman"/>
                <w:color w:val="000000"/>
                <w:kern w:val="0"/>
                <w:lang w:val="en-US" w:eastAsia="es-ES"/>
                <w14:ligatures w14:val="none"/>
              </w:rPr>
              <w:pPrChange w:id="1348" w:author="Jose Luis Zofio Prieto" w:date="2025-03-12T12:22:00Z">
                <w:pPr>
                  <w:keepNext/>
                  <w:spacing w:after="0" w:line="360" w:lineRule="auto"/>
                  <w:jc w:val="left"/>
                </w:pPr>
              </w:pPrChange>
            </w:pPr>
            <w:r w:rsidRPr="0050535F">
              <w:rPr>
                <w:rFonts w:eastAsia="Times New Roman" w:cs="Times New Roman"/>
                <w:color w:val="000000"/>
                <w:kern w:val="0"/>
                <w:lang w:val="en-US" w:eastAsia="es-ES"/>
                <w14:ligatures w14:val="none"/>
              </w:rPr>
              <w:t>0.79</w:t>
            </w:r>
            <w:commentRangeEnd w:id="1274"/>
            <w:r w:rsidR="0057156A" w:rsidRPr="0050535F">
              <w:rPr>
                <w:rStyle w:val="Refdecomentario"/>
                <w:lang w:val="en-US"/>
              </w:rPr>
              <w:commentReference w:id="1274"/>
            </w:r>
          </w:p>
        </w:tc>
      </w:tr>
    </w:tbl>
    <w:p w14:paraId="127249C5" w14:textId="77777777" w:rsidR="003B61C2" w:rsidRPr="0050535F" w:rsidRDefault="003B61C2" w:rsidP="00DF3B00">
      <w:pPr>
        <w:pStyle w:val="Descripcin"/>
        <w:spacing w:line="360" w:lineRule="auto"/>
        <w:rPr>
          <w:rFonts w:cs="Times New Roman"/>
          <w:lang w:val="en-US"/>
        </w:rPr>
      </w:pPr>
    </w:p>
    <w:p w14:paraId="16C5B577" w14:textId="03E3CF54" w:rsidR="00D45EFA" w:rsidRPr="00046CEE" w:rsidRDefault="003B61C2" w:rsidP="00DF3B00">
      <w:pPr>
        <w:pStyle w:val="Descripcin"/>
        <w:spacing w:line="360" w:lineRule="auto"/>
        <w:jc w:val="center"/>
        <w:rPr>
          <w:rFonts w:cs="Times New Roman"/>
          <w:color w:val="auto"/>
          <w:sz w:val="22"/>
          <w:szCs w:val="22"/>
          <w:lang w:val="en-US"/>
          <w:rPrChange w:id="1349" w:author="Jose Luis Zofio Prieto" w:date="2025-03-12T12:23:00Z">
            <w:rPr>
              <w:rFonts w:cs="Times New Roman"/>
              <w:color w:val="auto"/>
              <w:lang w:val="en-US"/>
            </w:rPr>
          </w:rPrChange>
        </w:rPr>
      </w:pPr>
      <w:r w:rsidRPr="00046CEE">
        <w:rPr>
          <w:rFonts w:cs="Times New Roman"/>
          <w:color w:val="auto"/>
          <w:sz w:val="22"/>
          <w:szCs w:val="22"/>
          <w:lang w:val="en-US"/>
          <w:rPrChange w:id="1350" w:author="Jose Luis Zofio Prieto" w:date="2025-03-12T12:23:00Z">
            <w:rPr>
              <w:rFonts w:cs="Times New Roman"/>
              <w:color w:val="auto"/>
              <w:lang w:val="en-US"/>
            </w:rPr>
          </w:rPrChange>
        </w:rPr>
        <w:t xml:space="preserve">Table. </w:t>
      </w:r>
      <w:r w:rsidRPr="00046CEE">
        <w:rPr>
          <w:rFonts w:cs="Times New Roman"/>
          <w:color w:val="auto"/>
          <w:sz w:val="22"/>
          <w:szCs w:val="22"/>
          <w:lang w:val="en-US"/>
          <w:rPrChange w:id="1351" w:author="Jose Luis Zofio Prieto" w:date="2025-03-12T12:23:00Z">
            <w:rPr>
              <w:rFonts w:cs="Times New Roman"/>
              <w:color w:val="auto"/>
              <w:lang w:val="en-US"/>
            </w:rPr>
          </w:rPrChange>
        </w:rPr>
        <w:fldChar w:fldCharType="begin"/>
      </w:r>
      <w:r w:rsidRPr="00046CEE">
        <w:rPr>
          <w:rFonts w:cs="Times New Roman"/>
          <w:color w:val="auto"/>
          <w:sz w:val="22"/>
          <w:szCs w:val="22"/>
          <w:lang w:val="en-US"/>
          <w:rPrChange w:id="1352" w:author="Jose Luis Zofio Prieto" w:date="2025-03-12T12:23:00Z">
            <w:rPr>
              <w:rFonts w:cs="Times New Roman"/>
              <w:color w:val="auto"/>
              <w:lang w:val="en-US"/>
            </w:rPr>
          </w:rPrChange>
        </w:rPr>
        <w:instrText xml:space="preserve"> SEQ Table. \* ARABIC </w:instrText>
      </w:r>
      <w:r w:rsidRPr="00046CEE">
        <w:rPr>
          <w:rFonts w:cs="Times New Roman"/>
          <w:color w:val="auto"/>
          <w:sz w:val="22"/>
          <w:szCs w:val="22"/>
          <w:lang w:val="en-US"/>
          <w:rPrChange w:id="1353" w:author="Jose Luis Zofio Prieto" w:date="2025-03-12T12:23:00Z">
            <w:rPr>
              <w:rFonts w:cs="Times New Roman"/>
              <w:color w:val="auto"/>
              <w:lang w:val="en-US"/>
            </w:rPr>
          </w:rPrChange>
        </w:rPr>
        <w:fldChar w:fldCharType="separate"/>
      </w:r>
      <w:ins w:id="1354" w:author="Jose Luis Zofio Prieto [2]" w:date="2025-03-14T09:19:00Z">
        <w:r w:rsidR="00AB32F0">
          <w:rPr>
            <w:rFonts w:cs="Times New Roman"/>
            <w:noProof/>
            <w:color w:val="auto"/>
            <w:sz w:val="22"/>
            <w:szCs w:val="22"/>
            <w:lang w:val="en-US"/>
          </w:rPr>
          <w:t>3</w:t>
        </w:r>
      </w:ins>
      <w:ins w:id="1355" w:author="Jose Luis Zofio Prieto" w:date="2025-03-12T14:39:00Z">
        <w:del w:id="1356" w:author="Jose Luis Zofio Prieto [2]" w:date="2025-03-14T09:18:00Z">
          <w:r w:rsidR="00DD3A46" w:rsidDel="00AB32F0">
            <w:rPr>
              <w:rFonts w:cs="Times New Roman"/>
              <w:noProof/>
              <w:color w:val="auto"/>
              <w:sz w:val="22"/>
              <w:szCs w:val="22"/>
              <w:lang w:val="en-US"/>
            </w:rPr>
            <w:delText>3</w:delText>
          </w:r>
        </w:del>
      </w:ins>
      <w:del w:id="1357" w:author="Jose Luis Zofio Prieto [2]" w:date="2025-03-14T09:18:00Z">
        <w:r w:rsidR="00B44D34" w:rsidRPr="00046CEE" w:rsidDel="00AB32F0">
          <w:rPr>
            <w:rFonts w:cs="Times New Roman"/>
            <w:noProof/>
            <w:color w:val="auto"/>
            <w:sz w:val="22"/>
            <w:szCs w:val="22"/>
            <w:lang w:val="en-US"/>
            <w:rPrChange w:id="1358" w:author="Jose Luis Zofio Prieto" w:date="2025-03-12T12:23:00Z">
              <w:rPr>
                <w:rFonts w:cs="Times New Roman"/>
                <w:noProof/>
                <w:color w:val="auto"/>
                <w:lang w:val="en-US"/>
              </w:rPr>
            </w:rPrChange>
          </w:rPr>
          <w:delText>3</w:delText>
        </w:r>
      </w:del>
      <w:r w:rsidRPr="00046CEE">
        <w:rPr>
          <w:rFonts w:cs="Times New Roman"/>
          <w:color w:val="auto"/>
          <w:sz w:val="22"/>
          <w:szCs w:val="22"/>
          <w:lang w:val="en-US"/>
          <w:rPrChange w:id="1359" w:author="Jose Luis Zofio Prieto" w:date="2025-03-12T12:23:00Z">
            <w:rPr>
              <w:rFonts w:cs="Times New Roman"/>
              <w:color w:val="auto"/>
              <w:lang w:val="en-US"/>
            </w:rPr>
          </w:rPrChange>
        </w:rPr>
        <w:fldChar w:fldCharType="end"/>
      </w:r>
      <w:r w:rsidRPr="00046CEE">
        <w:rPr>
          <w:rFonts w:cs="Times New Roman"/>
          <w:color w:val="auto"/>
          <w:sz w:val="22"/>
          <w:szCs w:val="22"/>
          <w:lang w:val="en-US"/>
          <w:rPrChange w:id="1360" w:author="Jose Luis Zofio Prieto" w:date="2025-03-12T12:23:00Z">
            <w:rPr>
              <w:rFonts w:cs="Times New Roman"/>
              <w:color w:val="auto"/>
              <w:lang w:val="en-US"/>
            </w:rPr>
          </w:rPrChange>
        </w:rPr>
        <w:t xml:space="preserve"> Performance results of</w:t>
      </w:r>
      <w:r w:rsidR="00F66D07" w:rsidRPr="00046CEE">
        <w:rPr>
          <w:rFonts w:cs="Times New Roman"/>
          <w:color w:val="auto"/>
          <w:sz w:val="22"/>
          <w:szCs w:val="22"/>
          <w:lang w:val="en-US"/>
          <w:rPrChange w:id="1361" w:author="Jose Luis Zofio Prieto" w:date="2025-03-12T12:23:00Z">
            <w:rPr>
              <w:rFonts w:cs="Times New Roman"/>
              <w:color w:val="auto"/>
              <w:lang w:val="en-US"/>
            </w:rPr>
          </w:rPrChange>
        </w:rPr>
        <w:t xml:space="preserve"> different models depending on </w:t>
      </w:r>
      <w:r w:rsidR="001A7BFB" w:rsidRPr="00046CEE">
        <w:rPr>
          <w:rFonts w:cs="Times New Roman"/>
          <w:color w:val="auto"/>
          <w:sz w:val="22"/>
          <w:szCs w:val="22"/>
          <w:lang w:val="en-US"/>
          <w:rPrChange w:id="1362" w:author="Jose Luis Zofio Prieto" w:date="2025-03-12T12:23:00Z">
            <w:rPr>
              <w:rFonts w:cs="Times New Roman"/>
              <w:color w:val="auto"/>
              <w:lang w:val="en-US"/>
            </w:rPr>
          </w:rPrChange>
        </w:rPr>
        <w:t>balancing levels</w:t>
      </w:r>
      <w:r w:rsidR="00C6327D" w:rsidRPr="00046CEE">
        <w:rPr>
          <w:rFonts w:cs="Times New Roman"/>
          <w:color w:val="auto"/>
          <w:sz w:val="22"/>
          <w:szCs w:val="22"/>
          <w:lang w:val="en-US"/>
          <w:rPrChange w:id="1363" w:author="Jose Luis Zofio Prieto" w:date="2025-03-12T12:23:00Z">
            <w:rPr>
              <w:rFonts w:cs="Times New Roman"/>
              <w:color w:val="auto"/>
              <w:lang w:val="en-US"/>
            </w:rPr>
          </w:rPrChange>
        </w:rPr>
        <w:t xml:space="preserve">, </w:t>
      </w:r>
      <w:r w:rsidR="00EC47C1" w:rsidRPr="00046CEE">
        <w:rPr>
          <w:rFonts w:cs="Times New Roman"/>
          <w:color w:val="auto"/>
          <w:sz w:val="22"/>
          <w:szCs w:val="22"/>
          <w:lang w:val="en-US"/>
          <w:rPrChange w:id="1364" w:author="Jose Luis Zofio Prieto" w:date="2025-03-12T12:23:00Z">
            <w:rPr>
              <w:rFonts w:cs="Times New Roman"/>
              <w:color w:val="auto"/>
              <w:lang w:val="en-US"/>
            </w:rPr>
          </w:rPrChange>
        </w:rPr>
        <w:t>ranked by their performance</w:t>
      </w:r>
      <w:r w:rsidR="002B4138" w:rsidRPr="00046CEE">
        <w:rPr>
          <w:rFonts w:cs="Times New Roman"/>
          <w:color w:val="auto"/>
          <w:sz w:val="22"/>
          <w:szCs w:val="22"/>
          <w:lang w:val="en-US"/>
          <w:rPrChange w:id="1365" w:author="Jose Luis Zofio Prieto" w:date="2025-03-12T12:23:00Z">
            <w:rPr>
              <w:rFonts w:cs="Times New Roman"/>
              <w:color w:val="auto"/>
              <w:lang w:val="en-US"/>
            </w:rPr>
          </w:rPrChange>
        </w:rPr>
        <w:t>.</w:t>
      </w:r>
    </w:p>
    <w:p w14:paraId="1D2FCEEB" w14:textId="020F08D7" w:rsidR="00901E75" w:rsidRPr="0050535F" w:rsidRDefault="00901E75" w:rsidP="00901E75">
      <w:pPr>
        <w:pStyle w:val="Ttulo2"/>
        <w:rPr>
          <w:ins w:id="1366" w:author="Jose Luis Zofio Prieto [2]" w:date="2025-03-13T09:02:00Z"/>
          <w:lang w:val="en-US"/>
        </w:rPr>
      </w:pPr>
      <w:ins w:id="1367" w:author="Jose Luis Zofio Prieto [2]" w:date="2025-03-13T09:02:00Z">
        <w:r>
          <w:rPr>
            <w:lang w:val="en-US"/>
          </w:rPr>
          <w:lastRenderedPageBreak/>
          <w:t>4</w:t>
        </w:r>
        <w:r w:rsidRPr="0050535F">
          <w:rPr>
            <w:lang w:val="en-US"/>
          </w:rPr>
          <w:t>.</w:t>
        </w:r>
        <w:r>
          <w:rPr>
            <w:lang w:val="en-US"/>
          </w:rPr>
          <w:t>2</w:t>
        </w:r>
        <w:r w:rsidRPr="0050535F">
          <w:rPr>
            <w:lang w:val="en-US"/>
          </w:rPr>
          <w:t xml:space="preserve">. </w:t>
        </w:r>
      </w:ins>
      <w:ins w:id="1368" w:author="Jose Luis Zofio Prieto [2]" w:date="2025-03-13T09:07:00Z">
        <w:r w:rsidR="00946CB9">
          <w:rPr>
            <w:lang w:val="en-US"/>
          </w:rPr>
          <w:t xml:space="preserve">Efficiency probabilities and </w:t>
        </w:r>
      </w:ins>
      <w:ins w:id="1369" w:author="Jose Luis Zofio Prieto [2]" w:date="2025-03-13T09:02:00Z">
        <w:r>
          <w:rPr>
            <w:lang w:val="en-US"/>
          </w:rPr>
          <w:t xml:space="preserve">sensitivity analysis </w:t>
        </w:r>
      </w:ins>
    </w:p>
    <w:p w14:paraId="710BFAAC" w14:textId="1E31739F" w:rsidR="00F60B85" w:rsidRPr="0050535F" w:rsidDel="00901E75" w:rsidRDefault="00F60B85" w:rsidP="00DF3B00">
      <w:pPr>
        <w:spacing w:line="360" w:lineRule="auto"/>
        <w:rPr>
          <w:del w:id="1370" w:author="Jose Luis Zofio Prieto [2]" w:date="2025-03-13T09:02:00Z"/>
          <w:rFonts w:cs="Times New Roman"/>
          <w:lang w:val="en-US"/>
        </w:rPr>
      </w:pPr>
    </w:p>
    <w:p w14:paraId="45BFF515" w14:textId="0317DA9E" w:rsidR="006857B5" w:rsidRPr="0050535F" w:rsidRDefault="00F01BEA" w:rsidP="00DF3B00">
      <w:pPr>
        <w:spacing w:line="360" w:lineRule="auto"/>
        <w:rPr>
          <w:rFonts w:cs="Times New Roman"/>
          <w:lang w:val="en-US"/>
        </w:rPr>
      </w:pPr>
      <w:r w:rsidRPr="0050535F">
        <w:rPr>
          <w:rFonts w:cs="Times New Roman"/>
          <w:lang w:val="en-US"/>
        </w:rPr>
        <w:t xml:space="preserve">After selecting the best-performing model, we </w:t>
      </w:r>
      <w:del w:id="1371" w:author="Jose Luis Zofio Prieto" w:date="2025-03-12T12:26:00Z">
        <w:r w:rsidR="001E0366" w:rsidRPr="0050535F" w:rsidDel="002767DA">
          <w:rPr>
            <w:rFonts w:cs="Times New Roman"/>
            <w:lang w:val="en-US"/>
          </w:rPr>
          <w:delText xml:space="preserve">are able to </w:delText>
        </w:r>
      </w:del>
      <w:r w:rsidRPr="0050535F">
        <w:rPr>
          <w:rFonts w:cs="Times New Roman"/>
          <w:lang w:val="en-US"/>
        </w:rPr>
        <w:t>predict the probability of</w:t>
      </w:r>
      <w:r w:rsidR="001E0366" w:rsidRPr="0050535F">
        <w:rPr>
          <w:rFonts w:cs="Times New Roman"/>
          <w:lang w:val="en-US"/>
        </w:rPr>
        <w:t xml:space="preserve"> being efficient</w:t>
      </w:r>
      <w:r w:rsidRPr="0050535F">
        <w:rPr>
          <w:rFonts w:cs="Times New Roman"/>
          <w:lang w:val="en-US"/>
        </w:rPr>
        <w:t xml:space="preserve"> for each </w:t>
      </w:r>
      <w:del w:id="1372" w:author="Jose Luis Zofio Prieto [2]" w:date="2025-03-13T09:04:00Z">
        <w:r w:rsidRPr="0050535F" w:rsidDel="00946CB9">
          <w:rPr>
            <w:rFonts w:cs="Times New Roman"/>
            <w:lang w:val="en-US"/>
          </w:rPr>
          <w:delText>DMU</w:delText>
        </w:r>
      </w:del>
      <w:ins w:id="1373" w:author="Jose Luis Zofio Prieto [2]" w:date="2025-03-13T09:04:00Z">
        <w:r w:rsidR="00946CB9">
          <w:rPr>
            <w:rFonts w:cs="Times New Roman"/>
            <w:lang w:val="en-US"/>
          </w:rPr>
          <w:t>firm</w:t>
        </w:r>
      </w:ins>
      <w:r w:rsidRPr="0050535F">
        <w:rPr>
          <w:rFonts w:cs="Times New Roman"/>
          <w:lang w:val="en-US"/>
        </w:rPr>
        <w:t xml:space="preserve">. </w:t>
      </w:r>
      <w:ins w:id="1374" w:author="Jose Luis Zofio Prieto [2]" w:date="2025-03-13T09:04:00Z">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ins>
      <w:ins w:id="1375" w:author="Jose Luis Zofio Prieto [2]" w:date="2025-03-13T09:05:00Z">
        <w:r w:rsidR="00946CB9">
          <w:rPr>
            <w:rFonts w:cs="Times New Roman"/>
            <w:lang w:val="en-US"/>
          </w:rPr>
          <w:t xml:space="preserve">report </w:t>
        </w:r>
      </w:ins>
      <w:ins w:id="1376" w:author="Jose Luis Zofio Prieto [2]" w:date="2025-03-13T09:04:00Z">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ins>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 </w:t>
      </w:r>
      <w:commentRangeStart w:id="1377"/>
      <w:commentRangeStart w:id="1378"/>
      <w:r w:rsidR="00591982" w:rsidRPr="004467A5">
        <w:rPr>
          <w:rFonts w:cs="Times New Roman"/>
          <w:strike/>
          <w:lang w:val="en-US"/>
          <w:rPrChange w:id="1379" w:author="Jose Luis Zofio Prieto" w:date="2025-03-12T12:28:00Z">
            <w:rPr>
              <w:rFonts w:cs="Times New Roman"/>
              <w:lang w:val="en-US"/>
            </w:rPr>
          </w:rPrChange>
        </w:rPr>
        <w:t xml:space="preserve">This result highlights the flexibility of the </w:t>
      </w:r>
      <w:del w:id="1380" w:author="Jose Luis Zofio Prieto" w:date="2025-03-12T12:26:00Z">
        <w:r w:rsidR="00591982" w:rsidRPr="004467A5" w:rsidDel="00D80355">
          <w:rPr>
            <w:rFonts w:cs="Times New Roman"/>
            <w:strike/>
            <w:lang w:val="en-US"/>
            <w:rPrChange w:id="1381" w:author="Jose Luis Zofio Prieto" w:date="2025-03-12T12:28:00Z">
              <w:rPr>
                <w:rFonts w:cs="Times New Roman"/>
                <w:lang w:val="en-US"/>
              </w:rPr>
            </w:rPrChange>
          </w:rPr>
          <w:delText>ML</w:delText>
        </w:r>
      </w:del>
      <w:ins w:id="1382" w:author="Jose Luis Zofio Prieto" w:date="2025-03-12T12:26:00Z">
        <w:r w:rsidR="00D80355" w:rsidRPr="004467A5">
          <w:rPr>
            <w:rFonts w:cs="Times New Roman"/>
            <w:strike/>
            <w:lang w:val="en-US"/>
            <w:rPrChange w:id="1383" w:author="Jose Luis Zofio Prieto" w:date="2025-03-12T12:28:00Z">
              <w:rPr>
                <w:rFonts w:cs="Times New Roman"/>
                <w:lang w:val="en-US"/>
              </w:rPr>
            </w:rPrChange>
          </w:rPr>
          <w:t>NN</w:t>
        </w:r>
      </w:ins>
      <w:ins w:id="1384" w:author="Jose Luis Zofio Prieto" w:date="2025-03-12T12:27:00Z">
        <w:r w:rsidR="00B766DC" w:rsidRPr="004467A5">
          <w:rPr>
            <w:rFonts w:cs="Times New Roman"/>
            <w:strike/>
            <w:lang w:val="en-US"/>
            <w:rPrChange w:id="1385" w:author="Jose Luis Zofio Prieto" w:date="2025-03-12T12:28:00Z">
              <w:rPr>
                <w:rFonts w:cs="Times New Roman"/>
                <w:lang w:val="en-US"/>
              </w:rPr>
            </w:rPrChange>
          </w:rPr>
          <w:t xml:space="preserve"> </w:t>
        </w:r>
      </w:ins>
      <w:del w:id="1386" w:author="Jose Luis Zofio Prieto" w:date="2025-03-12T12:26:00Z">
        <w:r w:rsidR="00591982" w:rsidRPr="004467A5" w:rsidDel="00D80355">
          <w:rPr>
            <w:rFonts w:cs="Times New Roman"/>
            <w:strike/>
            <w:lang w:val="en-US"/>
            <w:rPrChange w:id="1387" w:author="Jose Luis Zofio Prieto" w:date="2025-03-12T12:28:00Z">
              <w:rPr>
                <w:rFonts w:cs="Times New Roman"/>
                <w:lang w:val="en-US"/>
              </w:rPr>
            </w:rPrChange>
          </w:rPr>
          <w:delText xml:space="preserve"> model</w:delText>
        </w:r>
      </w:del>
      <w:del w:id="1388" w:author="Jose Luis Zofio Prieto" w:date="2025-03-12T12:27:00Z">
        <w:r w:rsidR="00591982" w:rsidRPr="004467A5" w:rsidDel="00B766DC">
          <w:rPr>
            <w:rFonts w:cs="Times New Roman"/>
            <w:strike/>
            <w:lang w:val="en-US"/>
            <w:rPrChange w:id="1389" w:author="Jose Luis Zofio Prieto" w:date="2025-03-12T12:28:00Z">
              <w:rPr>
                <w:rFonts w:cs="Times New Roman"/>
                <w:lang w:val="en-US"/>
              </w:rPr>
            </w:rPrChange>
          </w:rPr>
          <w:delText xml:space="preserve">, which, in </w:delText>
        </w:r>
      </w:del>
      <w:ins w:id="1390" w:author="Jose Luis Zofio Prieto" w:date="2025-03-12T12:27:00Z">
        <w:r w:rsidR="00B766DC" w:rsidRPr="004467A5">
          <w:rPr>
            <w:rFonts w:cs="Times New Roman"/>
            <w:strike/>
            <w:lang w:val="en-US"/>
            <w:rPrChange w:id="1391" w:author="Jose Luis Zofio Prieto" w:date="2025-03-12T12:28:00Z">
              <w:rPr>
                <w:rFonts w:cs="Times New Roman"/>
                <w:lang w:val="en-US"/>
              </w:rPr>
            </w:rPrChange>
          </w:rPr>
          <w:t xml:space="preserve">when </w:t>
        </w:r>
      </w:ins>
      <w:r w:rsidR="00591982" w:rsidRPr="004467A5">
        <w:rPr>
          <w:rFonts w:cs="Times New Roman"/>
          <w:strike/>
          <w:lang w:val="en-US"/>
          <w:rPrChange w:id="1392" w:author="Jose Luis Zofio Prieto" w:date="2025-03-12T12:28:00Z">
            <w:rPr>
              <w:rFonts w:cs="Times New Roman"/>
              <w:lang w:val="en-US"/>
            </w:rPr>
          </w:rPrChange>
        </w:rPr>
        <w:t xml:space="preserve">addressing the complexity of the dataset, </w:t>
      </w:r>
      <w:ins w:id="1393" w:author="Jose Luis Zofio Prieto" w:date="2025-03-12T12:27:00Z">
        <w:r w:rsidR="00B766DC" w:rsidRPr="004467A5">
          <w:rPr>
            <w:rFonts w:cs="Times New Roman"/>
            <w:strike/>
            <w:lang w:val="en-US"/>
            <w:rPrChange w:id="1394" w:author="Jose Luis Zofio Prieto" w:date="2025-03-12T12:28:00Z">
              <w:rPr>
                <w:rFonts w:cs="Times New Roman"/>
                <w:lang w:val="en-US"/>
              </w:rPr>
            </w:rPrChange>
          </w:rPr>
          <w:t xml:space="preserve">as </w:t>
        </w:r>
        <w:r w:rsidR="00C23D84" w:rsidRPr="004467A5">
          <w:rPr>
            <w:rFonts w:cs="Times New Roman"/>
            <w:strike/>
            <w:lang w:val="en-US"/>
            <w:rPrChange w:id="1395" w:author="Jose Luis Zofio Prieto" w:date="2025-03-12T12:28:00Z">
              <w:rPr>
                <w:rFonts w:cs="Times New Roman"/>
                <w:lang w:val="en-US"/>
              </w:rPr>
            </w:rPrChange>
          </w:rPr>
          <w:t xml:space="preserve">it </w:t>
        </w:r>
      </w:ins>
      <w:r w:rsidR="00591982" w:rsidRPr="004467A5">
        <w:rPr>
          <w:rFonts w:cs="Times New Roman"/>
          <w:strike/>
          <w:lang w:val="en-US"/>
          <w:rPrChange w:id="1396" w:author="Jose Luis Zofio Prieto" w:date="2025-03-12T12:28:00Z">
            <w:rPr>
              <w:rFonts w:cs="Times New Roman"/>
              <w:lang w:val="en-US"/>
            </w:rPr>
          </w:rPrChange>
        </w:rPr>
        <w:t>classifies one observation as inefficient to prioritize robust and reliable outcomes over strict adherence to initial labels</w:t>
      </w:r>
      <w:r w:rsidR="00591982" w:rsidRPr="0050535F">
        <w:rPr>
          <w:rFonts w:cs="Times New Roman"/>
          <w:lang w:val="en-US"/>
        </w:rPr>
        <w:t>.</w:t>
      </w:r>
      <w:commentRangeEnd w:id="1377"/>
      <w:r w:rsidR="002C0287" w:rsidRPr="0050535F">
        <w:rPr>
          <w:rStyle w:val="Refdecomentario"/>
          <w:lang w:val="en-US"/>
        </w:rPr>
        <w:commentReference w:id="1377"/>
      </w:r>
      <w:commentRangeEnd w:id="1378"/>
      <w:r w:rsidR="0018420F">
        <w:rPr>
          <w:rStyle w:val="Refdecomentario"/>
        </w:rPr>
        <w:commentReference w:id="1378"/>
      </w:r>
    </w:p>
    <w:p w14:paraId="5CEE57F7" w14:textId="77777777" w:rsidR="00946CB9" w:rsidRPr="0050535F" w:rsidRDefault="00946CB9" w:rsidP="00946CB9">
      <w:pPr>
        <w:spacing w:line="360" w:lineRule="auto"/>
        <w:rPr>
          <w:ins w:id="1397" w:author="Jose Luis Zofio Prieto [2]" w:date="2025-03-13T09:05:00Z"/>
          <w:rFonts w:cs="Times New Roman"/>
          <w:lang w:val="en-US"/>
        </w:rPr>
      </w:pPr>
    </w:p>
    <w:tbl>
      <w:tblPr>
        <w:tblW w:w="8280" w:type="dxa"/>
        <w:jc w:val="center"/>
        <w:tblCellMar>
          <w:left w:w="70" w:type="dxa"/>
          <w:right w:w="70" w:type="dxa"/>
        </w:tblCellMar>
        <w:tblLook w:val="04A0" w:firstRow="1" w:lastRow="0" w:firstColumn="1" w:lastColumn="0" w:noHBand="0" w:noVBand="1"/>
        <w:tblPrChange w:id="1398" w:author="Jose Luis Zofio Prieto [2]" w:date="2025-03-13T09:06:00Z">
          <w:tblPr>
            <w:tblW w:w="8280" w:type="dxa"/>
            <w:jc w:val="center"/>
            <w:tblCellMar>
              <w:left w:w="70" w:type="dxa"/>
              <w:right w:w="70" w:type="dxa"/>
            </w:tblCellMar>
            <w:tblLook w:val="04A0" w:firstRow="1" w:lastRow="0" w:firstColumn="1" w:lastColumn="0" w:noHBand="0" w:noVBand="1"/>
          </w:tblPr>
        </w:tblPrChange>
      </w:tblPr>
      <w:tblGrid>
        <w:gridCol w:w="1200"/>
        <w:gridCol w:w="1200"/>
        <w:gridCol w:w="1470"/>
        <w:gridCol w:w="2010"/>
        <w:gridCol w:w="1320"/>
        <w:gridCol w:w="1080"/>
        <w:tblGridChange w:id="1399">
          <w:tblGrid>
            <w:gridCol w:w="1200"/>
            <w:gridCol w:w="1200"/>
            <w:gridCol w:w="1470"/>
            <w:gridCol w:w="2010"/>
            <w:gridCol w:w="1200"/>
            <w:gridCol w:w="120"/>
            <w:gridCol w:w="1080"/>
          </w:tblGrid>
        </w:tblGridChange>
      </w:tblGrid>
      <w:tr w:rsidR="00946CB9" w:rsidRPr="0050535F" w14:paraId="5711EE32" w14:textId="77777777" w:rsidTr="00946CB9">
        <w:trPr>
          <w:trHeight w:val="300"/>
          <w:jc w:val="center"/>
          <w:ins w:id="1400" w:author="Jose Luis Zofio Prieto [2]" w:date="2025-03-13T09:05:00Z"/>
          <w:trPrChange w:id="1401" w:author="Jose Luis Zofio Prieto [2]" w:date="2025-03-13T09:06:00Z">
            <w:trPr>
              <w:trHeight w:val="300"/>
              <w:jc w:val="center"/>
            </w:trPr>
          </w:trPrChange>
        </w:trPr>
        <w:tc>
          <w:tcPr>
            <w:tcW w:w="1200" w:type="dxa"/>
            <w:tcBorders>
              <w:top w:val="nil"/>
              <w:left w:val="nil"/>
              <w:bottom w:val="single" w:sz="4" w:space="0" w:color="auto"/>
              <w:right w:val="single" w:sz="4" w:space="0" w:color="auto"/>
            </w:tcBorders>
            <w:vAlign w:val="center"/>
            <w:tcPrChange w:id="1402" w:author="Jose Luis Zofio Prieto [2]" w:date="2025-03-13T09:06:00Z">
              <w:tcPr>
                <w:tcW w:w="1200" w:type="dxa"/>
                <w:tcBorders>
                  <w:top w:val="nil"/>
                  <w:left w:val="nil"/>
                  <w:bottom w:val="single" w:sz="4" w:space="0" w:color="auto"/>
                  <w:right w:val="single" w:sz="4" w:space="0" w:color="auto"/>
                </w:tcBorders>
                <w:vAlign w:val="center"/>
              </w:tcPr>
            </w:tcPrChange>
          </w:tcPr>
          <w:p w14:paraId="3EB1738D" w14:textId="77777777" w:rsidR="00946CB9" w:rsidRPr="0050535F" w:rsidRDefault="00946CB9" w:rsidP="00981BDB">
            <w:pPr>
              <w:spacing w:after="0" w:line="360" w:lineRule="auto"/>
              <w:jc w:val="center"/>
              <w:rPr>
                <w:ins w:id="1403" w:author="Jose Luis Zofio Prieto [2]" w:date="2025-03-13T09:05:00Z"/>
                <w:rFonts w:eastAsia="Times New Roman" w:cs="Times New Roman"/>
                <w:color w:val="000000"/>
                <w:kern w:val="0"/>
                <w:lang w:val="en-US" w:eastAsia="es-ES"/>
                <w14:ligatures w14:val="none"/>
              </w:rPr>
            </w:pPr>
            <w:ins w:id="1404" w:author="Jose Luis Zofio Prieto [2]" w:date="2025-03-13T09:05:00Z">
              <w:r w:rsidRPr="0050535F">
                <w:rPr>
                  <w:rFonts w:eastAsia="Times New Roman" w:cs="Times New Roman"/>
                  <w:color w:val="000000"/>
                  <w:kern w:val="0"/>
                  <w:lang w:val="en-US" w:eastAsia="es-ES"/>
                  <w14:ligatures w14:val="none"/>
                </w:rPr>
                <w:t>Ranking</w:t>
              </w:r>
            </w:ins>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1405"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8AAB360" w14:textId="77777777" w:rsidR="00946CB9" w:rsidRPr="0050535F" w:rsidRDefault="00946CB9" w:rsidP="00981BDB">
            <w:pPr>
              <w:spacing w:after="0" w:line="360" w:lineRule="auto"/>
              <w:jc w:val="center"/>
              <w:rPr>
                <w:ins w:id="1406" w:author="Jose Luis Zofio Prieto [2]" w:date="2025-03-13T09:05:00Z"/>
                <w:rFonts w:eastAsia="Times New Roman" w:cs="Times New Roman"/>
                <w:color w:val="000000"/>
                <w:kern w:val="0"/>
                <w:lang w:val="en-US" w:eastAsia="es-ES"/>
                <w14:ligatures w14:val="none"/>
              </w:rPr>
            </w:pPr>
            <w:ins w:id="1407" w:author="Jose Luis Zofio Prieto [2]" w:date="2025-03-13T09:05:00Z">
              <w:r>
                <w:rPr>
                  <w:rFonts w:eastAsia="Times New Roman" w:cs="Times New Roman"/>
                  <w:color w:val="000000"/>
                  <w:kern w:val="0"/>
                  <w:lang w:val="en-US" w:eastAsia="es-ES"/>
                  <w14:ligatures w14:val="none"/>
                </w:rPr>
                <w:t>Firm</w:t>
              </w:r>
            </w:ins>
          </w:p>
        </w:tc>
        <w:tc>
          <w:tcPr>
            <w:tcW w:w="1470" w:type="dxa"/>
            <w:tcBorders>
              <w:top w:val="nil"/>
              <w:left w:val="single" w:sz="4" w:space="0" w:color="auto"/>
              <w:bottom w:val="single" w:sz="4" w:space="0" w:color="auto"/>
              <w:right w:val="single" w:sz="4" w:space="0" w:color="auto"/>
            </w:tcBorders>
            <w:shd w:val="clear" w:color="auto" w:fill="auto"/>
            <w:noWrap/>
            <w:vAlign w:val="center"/>
            <w:hideMark/>
            <w:tcPrChange w:id="1408" w:author="Jose Luis Zofio Prieto [2]" w:date="2025-03-13T09:06:00Z">
              <w:tcPr>
                <w:tcW w:w="147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B04AD6" w14:textId="77777777" w:rsidR="00946CB9" w:rsidRPr="0050535F" w:rsidRDefault="00946CB9" w:rsidP="00981BDB">
            <w:pPr>
              <w:spacing w:after="0" w:line="360" w:lineRule="auto"/>
              <w:jc w:val="center"/>
              <w:rPr>
                <w:ins w:id="1409" w:author="Jose Luis Zofio Prieto [2]" w:date="2025-03-13T09:05:00Z"/>
                <w:rFonts w:eastAsia="Times New Roman" w:cs="Times New Roman"/>
                <w:color w:val="000000"/>
                <w:kern w:val="0"/>
                <w:lang w:val="en-US" w:eastAsia="es-ES"/>
                <w14:ligatures w14:val="none"/>
              </w:rPr>
            </w:pPr>
            <w:ins w:id="1410" w:author="Jose Luis Zofio Prieto [2]" w:date="2025-03-13T09:05:00Z">
              <w:r w:rsidRPr="0050535F">
                <w:rPr>
                  <w:rFonts w:eastAsia="Times New Roman" w:cs="Times New Roman"/>
                  <w:color w:val="000000"/>
                  <w:kern w:val="0"/>
                  <w:lang w:val="en-US" w:eastAsia="es-ES"/>
                  <w14:ligatures w14:val="none"/>
                </w:rPr>
                <w:t>Probability of being efficient</w:t>
              </w:r>
            </w:ins>
          </w:p>
        </w:tc>
        <w:tc>
          <w:tcPr>
            <w:tcW w:w="2010" w:type="dxa"/>
            <w:tcBorders>
              <w:top w:val="nil"/>
              <w:left w:val="single" w:sz="4" w:space="0" w:color="auto"/>
              <w:bottom w:val="single" w:sz="4" w:space="0" w:color="auto"/>
              <w:right w:val="single" w:sz="4" w:space="0" w:color="auto"/>
            </w:tcBorders>
            <w:shd w:val="clear" w:color="auto" w:fill="auto"/>
            <w:noWrap/>
            <w:vAlign w:val="center"/>
            <w:hideMark/>
            <w:tcPrChange w:id="1411" w:author="Jose Luis Zofio Prieto [2]" w:date="2025-03-13T09:06:00Z">
              <w:tcPr>
                <w:tcW w:w="201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33A8DF" w14:textId="77777777" w:rsidR="00946CB9" w:rsidRDefault="00946CB9" w:rsidP="00981BDB">
            <w:pPr>
              <w:spacing w:after="0" w:line="360" w:lineRule="auto"/>
              <w:jc w:val="center"/>
              <w:rPr>
                <w:ins w:id="1412" w:author="Jose Luis Zofio Prieto [2]" w:date="2025-03-13T09:05:00Z"/>
                <w:rFonts w:eastAsia="Times New Roman" w:cs="Times New Roman"/>
                <w:color w:val="000000"/>
                <w:kern w:val="0"/>
                <w:lang w:val="en-US" w:eastAsia="es-ES"/>
                <w14:ligatures w14:val="none"/>
              </w:rPr>
            </w:pPr>
            <w:ins w:id="1413" w:author="Jose Luis Zofio Prieto [2]" w:date="2025-03-13T09:05:00Z">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ins>
          </w:p>
          <w:p w14:paraId="4EAC4970" w14:textId="3F970346" w:rsidR="00946CB9" w:rsidRPr="0050535F" w:rsidRDefault="00946CB9" w:rsidP="00F85EF4">
            <w:pPr>
              <w:spacing w:after="0" w:line="360" w:lineRule="auto"/>
              <w:jc w:val="center"/>
              <w:rPr>
                <w:ins w:id="1414" w:author="Jose Luis Zofio Prieto [2]" w:date="2025-03-13T09:05:00Z"/>
                <w:rFonts w:eastAsia="Times New Roman" w:cs="Times New Roman"/>
                <w:color w:val="000000"/>
                <w:kern w:val="0"/>
                <w:lang w:val="en-US" w:eastAsia="es-ES"/>
                <w14:ligatures w14:val="none"/>
              </w:rPr>
            </w:pPr>
            <w:ins w:id="1415" w:author="Jose Luis Zofio Prieto [2]" w:date="2025-03-13T09:05:00Z">
              <w:r w:rsidRPr="0050535F">
                <w:rPr>
                  <w:position w:val="-10"/>
                  <w:lang w:val="en-US"/>
                </w:rPr>
                <w:object w:dxaOrig="279" w:dyaOrig="340" w14:anchorId="6785757B">
                  <v:shape id="_x0000_i1171" type="#_x0000_t75" style="width:14.65pt;height:16.5pt" o:ole="">
                    <v:imagedata r:id="rId291" o:title=""/>
                  </v:shape>
                  <o:OLEObject Type="Embed" ProgID="Equation.DSMT4" ShapeID="_x0000_i1171" DrawAspect="Content" ObjectID="_1803494225" r:id="rId292"/>
                </w:object>
              </w:r>
            </w:ins>
            <w:ins w:id="1416" w:author="Jose Luis Zofio Prieto [2]" w:date="2025-03-13T09:05:00Z">
              <w:r>
                <w:rPr>
                  <w:lang w:val="en-US"/>
                </w:rPr>
                <w:t xml:space="preserve">    Peer</w:t>
              </w:r>
            </w:ins>
          </w:p>
        </w:tc>
        <w:tc>
          <w:tcPr>
            <w:tcW w:w="1320" w:type="dxa"/>
            <w:tcBorders>
              <w:top w:val="nil"/>
              <w:left w:val="single" w:sz="4" w:space="0" w:color="auto"/>
              <w:bottom w:val="single" w:sz="4" w:space="0" w:color="auto"/>
              <w:right w:val="single" w:sz="4" w:space="0" w:color="auto"/>
            </w:tcBorders>
            <w:shd w:val="clear" w:color="auto" w:fill="auto"/>
            <w:noWrap/>
            <w:vAlign w:val="center"/>
            <w:hideMark/>
            <w:tcPrChange w:id="1417"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3C02706" w14:textId="77777777" w:rsidR="00946CB9" w:rsidRDefault="00946CB9" w:rsidP="00526828">
            <w:pPr>
              <w:spacing w:after="0" w:line="360" w:lineRule="auto"/>
              <w:jc w:val="center"/>
              <w:rPr>
                <w:ins w:id="1418" w:author="Jose Luis Zofio Prieto [2]" w:date="2025-03-13T09:06:00Z"/>
                <w:rFonts w:eastAsia="Times New Roman" w:cs="Times New Roman"/>
                <w:color w:val="000000"/>
                <w:kern w:val="0"/>
                <w:lang w:val="en-US" w:eastAsia="es-ES"/>
                <w14:ligatures w14:val="none"/>
              </w:rPr>
            </w:pPr>
            <w:ins w:id="1419" w:author="Jose Luis Zofio Prieto [2]" w:date="2025-03-13T09:05:00Z">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ins>
          </w:p>
          <w:p w14:paraId="4899DD89" w14:textId="6698ECC5" w:rsidR="00946CB9" w:rsidRPr="0050535F" w:rsidRDefault="00946CB9" w:rsidP="00526828">
            <w:pPr>
              <w:spacing w:after="0" w:line="360" w:lineRule="auto"/>
              <w:jc w:val="center"/>
              <w:rPr>
                <w:ins w:id="1420" w:author="Jose Luis Zofio Prieto [2]" w:date="2025-03-13T09:05:00Z"/>
                <w:rFonts w:eastAsia="Times New Roman" w:cs="Times New Roman"/>
                <w:color w:val="000000"/>
                <w:kern w:val="0"/>
                <w:lang w:val="en-US" w:eastAsia="es-ES"/>
                <w14:ligatures w14:val="none"/>
              </w:rPr>
            </w:pPr>
            <w:ins w:id="1421" w:author="Jose Luis Zofio Prieto [2]" w:date="2025-03-13T09:05:00Z">
              <w:r w:rsidRPr="0050535F">
                <w:rPr>
                  <w:position w:val="-10"/>
                  <w:lang w:val="en-US"/>
                </w:rPr>
                <w:object w:dxaOrig="279" w:dyaOrig="340" w14:anchorId="05F8D285">
                  <v:shape id="_x0000_i1172" type="#_x0000_t75" style="width:14.65pt;height:16.5pt" o:ole="">
                    <v:imagedata r:id="rId291" o:title=""/>
                  </v:shape>
                  <o:OLEObject Type="Embed" ProgID="Equation.DSMT4" ShapeID="_x0000_i1172" DrawAspect="Content" ObjectID="_1803494226" r:id="rId293"/>
                </w:object>
              </w:r>
            </w:ins>
            <w:ins w:id="1422" w:author="Jose Luis Zofio Prieto [2]" w:date="2025-03-13T09:05:00Z">
              <w:r>
                <w:rPr>
                  <w:lang w:val="en-US"/>
                </w:rPr>
                <w:t xml:space="preserve">    Peer</w:t>
              </w:r>
            </w:ins>
          </w:p>
        </w:tc>
        <w:tc>
          <w:tcPr>
            <w:tcW w:w="1080" w:type="dxa"/>
            <w:tcBorders>
              <w:top w:val="nil"/>
              <w:left w:val="single" w:sz="4" w:space="0" w:color="auto"/>
              <w:bottom w:val="single" w:sz="4" w:space="0" w:color="auto"/>
              <w:right w:val="single" w:sz="4" w:space="0" w:color="auto"/>
            </w:tcBorders>
            <w:shd w:val="clear" w:color="auto" w:fill="auto"/>
            <w:noWrap/>
            <w:vAlign w:val="center"/>
            <w:hideMark/>
            <w:tcPrChange w:id="1423" w:author="Jose Luis Zofio Prieto [2]" w:date="2025-03-13T09:06:00Z">
              <w:tcPr>
                <w:tcW w:w="12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1D4A3CA" w14:textId="77777777" w:rsidR="00946CB9" w:rsidRDefault="00946CB9" w:rsidP="00981BDB">
            <w:pPr>
              <w:spacing w:after="0" w:line="360" w:lineRule="auto"/>
              <w:jc w:val="center"/>
              <w:rPr>
                <w:ins w:id="1424" w:author="Jose Luis Zofio Prieto [2]" w:date="2025-03-13T09:05:00Z"/>
                <w:rFonts w:eastAsia="Times New Roman" w:cs="Times New Roman"/>
                <w:color w:val="000000"/>
                <w:kern w:val="0"/>
                <w:lang w:val="en-US" w:eastAsia="es-ES"/>
                <w14:ligatures w14:val="none"/>
              </w:rPr>
            </w:pPr>
            <w:ins w:id="1425" w:author="Jose Luis Zofio Prieto [2]" w:date="2025-03-13T09:0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ins>
          </w:p>
          <w:p w14:paraId="3B20094F" w14:textId="6F5126F5" w:rsidR="00946CB9" w:rsidRPr="0050535F" w:rsidRDefault="00946CB9" w:rsidP="00F85EF4">
            <w:pPr>
              <w:spacing w:after="0" w:line="360" w:lineRule="auto"/>
              <w:jc w:val="center"/>
              <w:rPr>
                <w:ins w:id="1426" w:author="Jose Luis Zofio Prieto [2]" w:date="2025-03-13T09:05:00Z"/>
                <w:rFonts w:eastAsia="Times New Roman" w:cs="Times New Roman"/>
                <w:color w:val="000000"/>
                <w:kern w:val="0"/>
                <w:lang w:val="en-US" w:eastAsia="es-ES"/>
                <w14:ligatures w14:val="none"/>
              </w:rPr>
            </w:pPr>
            <w:ins w:id="1427" w:author="Jose Luis Zofio Prieto [2]" w:date="2025-03-13T09:05:00Z">
              <w:r w:rsidRPr="0050535F">
                <w:rPr>
                  <w:position w:val="-10"/>
                  <w:lang w:val="en-US"/>
                </w:rPr>
                <w:object w:dxaOrig="279" w:dyaOrig="340" w14:anchorId="35B0DBD5">
                  <v:shape id="_x0000_i1173" type="#_x0000_t75" style="width:14.65pt;height:16.5pt" o:ole="">
                    <v:imagedata r:id="rId291" o:title=""/>
                  </v:shape>
                  <o:OLEObject Type="Embed" ProgID="Equation.DSMT4" ShapeID="_x0000_i1173" DrawAspect="Content" ObjectID="_1803494227" r:id="rId294"/>
                </w:object>
              </w:r>
            </w:ins>
            <w:ins w:id="1428" w:author="Jose Luis Zofio Prieto [2]" w:date="2025-03-13T09:05:00Z">
              <w:r>
                <w:rPr>
                  <w:lang w:val="en-US"/>
                </w:rPr>
                <w:t xml:space="preserve">    Peer</w:t>
              </w:r>
            </w:ins>
          </w:p>
        </w:tc>
      </w:tr>
      <w:tr w:rsidR="00946CB9" w:rsidRPr="0050535F" w14:paraId="2C2EB543" w14:textId="77777777" w:rsidTr="00946CB9">
        <w:trPr>
          <w:trHeight w:val="300"/>
          <w:jc w:val="center"/>
          <w:ins w:id="1429" w:author="Jose Luis Zofio Prieto [2]" w:date="2025-03-13T09:05:00Z"/>
          <w:trPrChange w:id="1430" w:author="Jose Luis Zofio Prieto [2]" w:date="2025-03-13T09:06:00Z">
            <w:trPr>
              <w:trHeight w:val="300"/>
              <w:jc w:val="center"/>
            </w:trPr>
          </w:trPrChange>
        </w:trPr>
        <w:tc>
          <w:tcPr>
            <w:tcW w:w="1200" w:type="dxa"/>
            <w:tcBorders>
              <w:top w:val="single" w:sz="4" w:space="0" w:color="auto"/>
              <w:left w:val="nil"/>
              <w:bottom w:val="nil"/>
              <w:right w:val="single" w:sz="4" w:space="0" w:color="auto"/>
            </w:tcBorders>
            <w:tcPrChange w:id="1431" w:author="Jose Luis Zofio Prieto [2]" w:date="2025-03-13T09:06:00Z">
              <w:tcPr>
                <w:tcW w:w="1200" w:type="dxa"/>
                <w:tcBorders>
                  <w:top w:val="single" w:sz="4" w:space="0" w:color="auto"/>
                  <w:left w:val="nil"/>
                  <w:bottom w:val="nil"/>
                  <w:right w:val="single" w:sz="4" w:space="0" w:color="auto"/>
                </w:tcBorders>
              </w:tcPr>
            </w:tcPrChange>
          </w:tcPr>
          <w:p w14:paraId="65EBCD7A" w14:textId="77777777" w:rsidR="00946CB9" w:rsidRPr="0050535F" w:rsidRDefault="00946CB9" w:rsidP="00981BDB">
            <w:pPr>
              <w:spacing w:after="0" w:line="360" w:lineRule="auto"/>
              <w:jc w:val="center"/>
              <w:rPr>
                <w:ins w:id="1432" w:author="Jose Luis Zofio Prieto [2]" w:date="2025-03-13T09:05:00Z"/>
                <w:rFonts w:eastAsia="Times New Roman" w:cs="Times New Roman"/>
                <w:color w:val="000000"/>
                <w:kern w:val="0"/>
                <w:lang w:val="en-US" w:eastAsia="es-ES"/>
                <w14:ligatures w14:val="none"/>
              </w:rPr>
            </w:pPr>
            <w:ins w:id="1433" w:author="Jose Luis Zofio Prieto [2]" w:date="2025-03-13T09:05:00Z">
              <w:r w:rsidRPr="0050535F">
                <w:rPr>
                  <w:rFonts w:eastAsia="Times New Roman" w:cs="Times New Roman"/>
                  <w:color w:val="000000"/>
                  <w:kern w:val="0"/>
                  <w:lang w:val="en-US" w:eastAsia="es-ES"/>
                  <w14:ligatures w14:val="none"/>
                </w:rPr>
                <w:t>1</w:t>
              </w:r>
            </w:ins>
          </w:p>
        </w:tc>
        <w:tc>
          <w:tcPr>
            <w:tcW w:w="1200" w:type="dxa"/>
            <w:tcBorders>
              <w:top w:val="single" w:sz="4" w:space="0" w:color="auto"/>
              <w:left w:val="single" w:sz="4" w:space="0" w:color="auto"/>
              <w:bottom w:val="nil"/>
              <w:right w:val="single" w:sz="4" w:space="0" w:color="auto"/>
            </w:tcBorders>
            <w:shd w:val="clear" w:color="auto" w:fill="auto"/>
            <w:noWrap/>
            <w:vAlign w:val="bottom"/>
            <w:hideMark/>
            <w:tcPrChange w:id="1434" w:author="Jose Luis Zofio Prieto [2]" w:date="2025-03-13T09:06:00Z">
              <w:tcPr>
                <w:tcW w:w="1200" w:type="dxa"/>
                <w:tcBorders>
                  <w:top w:val="single" w:sz="4" w:space="0" w:color="auto"/>
                  <w:left w:val="single" w:sz="4" w:space="0" w:color="auto"/>
                  <w:bottom w:val="nil"/>
                  <w:right w:val="single" w:sz="4" w:space="0" w:color="auto"/>
                </w:tcBorders>
                <w:shd w:val="clear" w:color="auto" w:fill="auto"/>
                <w:noWrap/>
                <w:vAlign w:val="bottom"/>
                <w:hideMark/>
              </w:tcPr>
            </w:tcPrChange>
          </w:tcPr>
          <w:p w14:paraId="2236AEF1" w14:textId="77777777" w:rsidR="00946CB9" w:rsidRPr="0050535F" w:rsidRDefault="00946CB9" w:rsidP="00981BDB">
            <w:pPr>
              <w:spacing w:after="0" w:line="360" w:lineRule="auto"/>
              <w:jc w:val="center"/>
              <w:rPr>
                <w:ins w:id="1435" w:author="Jose Luis Zofio Prieto [2]" w:date="2025-03-13T09:05:00Z"/>
                <w:rFonts w:eastAsia="Times New Roman" w:cs="Times New Roman"/>
                <w:color w:val="000000"/>
                <w:kern w:val="0"/>
                <w:lang w:val="en-US" w:eastAsia="es-ES"/>
                <w14:ligatures w14:val="none"/>
              </w:rPr>
            </w:pPr>
            <w:ins w:id="1436" w:author="Jose Luis Zofio Prieto [2]" w:date="2025-03-13T09:05:00Z">
              <w:r w:rsidRPr="0050535F">
                <w:rPr>
                  <w:rFonts w:eastAsia="Times New Roman" w:cs="Times New Roman"/>
                  <w:color w:val="000000"/>
                  <w:kern w:val="0"/>
                  <w:lang w:val="en-US" w:eastAsia="es-ES"/>
                  <w14:ligatures w14:val="none"/>
                </w:rPr>
                <w:t>2</w:t>
              </w:r>
            </w:ins>
          </w:p>
        </w:tc>
        <w:tc>
          <w:tcPr>
            <w:tcW w:w="1470" w:type="dxa"/>
            <w:tcBorders>
              <w:top w:val="single" w:sz="4" w:space="0" w:color="auto"/>
              <w:left w:val="single" w:sz="4" w:space="0" w:color="auto"/>
              <w:bottom w:val="nil"/>
              <w:right w:val="single" w:sz="4" w:space="0" w:color="auto"/>
            </w:tcBorders>
            <w:shd w:val="clear" w:color="auto" w:fill="auto"/>
            <w:noWrap/>
            <w:vAlign w:val="bottom"/>
            <w:hideMark/>
            <w:tcPrChange w:id="1437" w:author="Jose Luis Zofio Prieto [2]" w:date="2025-03-13T09:06:00Z">
              <w:tcPr>
                <w:tcW w:w="1470" w:type="dxa"/>
                <w:tcBorders>
                  <w:top w:val="single" w:sz="4" w:space="0" w:color="auto"/>
                  <w:left w:val="single" w:sz="4" w:space="0" w:color="auto"/>
                  <w:bottom w:val="nil"/>
                  <w:right w:val="single" w:sz="4" w:space="0" w:color="auto"/>
                </w:tcBorders>
                <w:shd w:val="clear" w:color="auto" w:fill="auto"/>
                <w:noWrap/>
                <w:vAlign w:val="bottom"/>
                <w:hideMark/>
              </w:tcPr>
            </w:tcPrChange>
          </w:tcPr>
          <w:p w14:paraId="26E2236D" w14:textId="77777777" w:rsidR="00946CB9" w:rsidRPr="0050535F" w:rsidRDefault="00946CB9" w:rsidP="00981BDB">
            <w:pPr>
              <w:spacing w:after="0" w:line="360" w:lineRule="auto"/>
              <w:jc w:val="center"/>
              <w:rPr>
                <w:ins w:id="1438" w:author="Jose Luis Zofio Prieto [2]" w:date="2025-03-13T09:05:00Z"/>
                <w:rFonts w:eastAsia="Times New Roman" w:cs="Times New Roman"/>
                <w:color w:val="000000"/>
                <w:kern w:val="0"/>
                <w:lang w:val="en-US" w:eastAsia="es-ES"/>
                <w14:ligatures w14:val="none"/>
              </w:rPr>
            </w:pPr>
            <w:ins w:id="1439" w:author="Jose Luis Zofio Prieto [2]" w:date="2025-03-13T09:05:00Z">
              <w:r w:rsidRPr="0050535F">
                <w:rPr>
                  <w:rFonts w:eastAsia="Times New Roman" w:cs="Times New Roman"/>
                  <w:color w:val="000000"/>
                  <w:kern w:val="0"/>
                  <w:lang w:val="en-US" w:eastAsia="es-ES"/>
                  <w14:ligatures w14:val="none"/>
                </w:rPr>
                <w:t>0.9999</w:t>
              </w:r>
            </w:ins>
          </w:p>
        </w:tc>
        <w:tc>
          <w:tcPr>
            <w:tcW w:w="2010" w:type="dxa"/>
            <w:tcBorders>
              <w:top w:val="single" w:sz="4" w:space="0" w:color="auto"/>
              <w:left w:val="single" w:sz="4" w:space="0" w:color="auto"/>
              <w:bottom w:val="nil"/>
              <w:right w:val="single" w:sz="4" w:space="0" w:color="auto"/>
            </w:tcBorders>
            <w:shd w:val="clear" w:color="auto" w:fill="auto"/>
            <w:noWrap/>
            <w:vAlign w:val="bottom"/>
            <w:tcPrChange w:id="1440" w:author="Jose Luis Zofio Prieto [2]" w:date="2025-03-13T09:06:00Z">
              <w:tcPr>
                <w:tcW w:w="2010" w:type="dxa"/>
                <w:tcBorders>
                  <w:top w:val="single" w:sz="4" w:space="0" w:color="auto"/>
                  <w:left w:val="single" w:sz="4" w:space="0" w:color="auto"/>
                  <w:bottom w:val="nil"/>
                  <w:right w:val="single" w:sz="4" w:space="0" w:color="auto"/>
                </w:tcBorders>
                <w:shd w:val="clear" w:color="auto" w:fill="auto"/>
                <w:noWrap/>
                <w:vAlign w:val="bottom"/>
              </w:tcPr>
            </w:tcPrChange>
          </w:tcPr>
          <w:p w14:paraId="4C75D833" w14:textId="77777777" w:rsidR="00946CB9" w:rsidRPr="0050535F" w:rsidRDefault="00946CB9" w:rsidP="00981BDB">
            <w:pPr>
              <w:spacing w:after="0" w:line="360" w:lineRule="auto"/>
              <w:jc w:val="center"/>
              <w:rPr>
                <w:ins w:id="1441" w:author="Jose Luis Zofio Prieto [2]" w:date="2025-03-13T09:05:00Z"/>
                <w:rFonts w:eastAsia="Times New Roman" w:cs="Times New Roman"/>
                <w:color w:val="000000"/>
                <w:kern w:val="0"/>
                <w:lang w:val="en-US" w:eastAsia="es-ES"/>
                <w14:ligatures w14:val="none"/>
              </w:rPr>
            </w:pPr>
            <w:ins w:id="1442" w:author="Jose Luis Zofio Prieto [2]" w:date="2025-03-13T09:05:00Z">
              <w:r>
                <w:rPr>
                  <w:rFonts w:cs="Times New Roman"/>
                  <w:color w:val="000000"/>
                  <w:lang w:val="en-US"/>
                </w:rPr>
                <w:t xml:space="preserve">0        </w:t>
              </w:r>
              <w:r w:rsidRPr="0050535F">
                <w:rPr>
                  <w:rFonts w:cs="Times New Roman"/>
                  <w:color w:val="000000"/>
                  <w:lang w:val="en-US"/>
                </w:rPr>
                <w:t>2</w:t>
              </w:r>
            </w:ins>
          </w:p>
        </w:tc>
        <w:tc>
          <w:tcPr>
            <w:tcW w:w="1320" w:type="dxa"/>
            <w:tcBorders>
              <w:top w:val="single" w:sz="4" w:space="0" w:color="auto"/>
              <w:left w:val="single" w:sz="4" w:space="0" w:color="auto"/>
              <w:bottom w:val="nil"/>
              <w:right w:val="single" w:sz="4" w:space="0" w:color="auto"/>
            </w:tcBorders>
            <w:shd w:val="clear" w:color="auto" w:fill="auto"/>
            <w:noWrap/>
            <w:vAlign w:val="bottom"/>
            <w:tcPrChange w:id="1443" w:author="Jose Luis Zofio Prieto [2]" w:date="2025-03-13T09:06:00Z">
              <w:tcPr>
                <w:tcW w:w="1200" w:type="dxa"/>
                <w:tcBorders>
                  <w:top w:val="single" w:sz="4" w:space="0" w:color="auto"/>
                  <w:left w:val="single" w:sz="4" w:space="0" w:color="auto"/>
                  <w:bottom w:val="nil"/>
                  <w:right w:val="single" w:sz="4" w:space="0" w:color="auto"/>
                </w:tcBorders>
                <w:shd w:val="clear" w:color="auto" w:fill="auto"/>
                <w:noWrap/>
                <w:vAlign w:val="bottom"/>
              </w:tcPr>
            </w:tcPrChange>
          </w:tcPr>
          <w:p w14:paraId="5FF400EE" w14:textId="77777777" w:rsidR="00946CB9" w:rsidRPr="0050535F" w:rsidRDefault="00946CB9" w:rsidP="00981BDB">
            <w:pPr>
              <w:spacing w:after="0" w:line="360" w:lineRule="auto"/>
              <w:jc w:val="center"/>
              <w:rPr>
                <w:ins w:id="1444" w:author="Jose Luis Zofio Prieto [2]" w:date="2025-03-13T09:05:00Z"/>
                <w:rFonts w:eastAsia="Times New Roman" w:cs="Times New Roman"/>
                <w:color w:val="000000"/>
                <w:kern w:val="0"/>
                <w:lang w:val="en-US" w:eastAsia="es-ES"/>
                <w14:ligatures w14:val="none"/>
              </w:rPr>
            </w:pPr>
            <w:ins w:id="1445" w:author="Jose Luis Zofio Prieto [2]" w:date="2025-03-13T09:05:00Z">
              <w:r>
                <w:rPr>
                  <w:rFonts w:cs="Times New Roman"/>
                  <w:color w:val="000000"/>
                  <w:lang w:val="en-US"/>
                </w:rPr>
                <w:t xml:space="preserve">0        </w:t>
              </w:r>
              <w:r w:rsidRPr="0050535F">
                <w:rPr>
                  <w:rFonts w:cs="Times New Roman"/>
                  <w:color w:val="000000"/>
                  <w:lang w:val="en-US"/>
                </w:rPr>
                <w:t>2</w:t>
              </w:r>
            </w:ins>
          </w:p>
        </w:tc>
        <w:tc>
          <w:tcPr>
            <w:tcW w:w="1080" w:type="dxa"/>
            <w:tcBorders>
              <w:top w:val="single" w:sz="4" w:space="0" w:color="auto"/>
              <w:left w:val="single" w:sz="4" w:space="0" w:color="auto"/>
              <w:bottom w:val="nil"/>
              <w:right w:val="single" w:sz="4" w:space="0" w:color="auto"/>
            </w:tcBorders>
            <w:shd w:val="clear" w:color="auto" w:fill="auto"/>
            <w:noWrap/>
            <w:vAlign w:val="bottom"/>
            <w:tcPrChange w:id="1446" w:author="Jose Luis Zofio Prieto [2]" w:date="2025-03-13T09:06:00Z">
              <w:tcPr>
                <w:tcW w:w="1200" w:type="dxa"/>
                <w:gridSpan w:val="2"/>
                <w:tcBorders>
                  <w:top w:val="single" w:sz="4" w:space="0" w:color="auto"/>
                  <w:left w:val="single" w:sz="4" w:space="0" w:color="auto"/>
                  <w:bottom w:val="nil"/>
                  <w:right w:val="single" w:sz="4" w:space="0" w:color="auto"/>
                </w:tcBorders>
                <w:shd w:val="clear" w:color="auto" w:fill="auto"/>
                <w:noWrap/>
                <w:vAlign w:val="bottom"/>
              </w:tcPr>
            </w:tcPrChange>
          </w:tcPr>
          <w:p w14:paraId="2ED49396" w14:textId="77777777" w:rsidR="00946CB9" w:rsidRPr="0050535F" w:rsidRDefault="00946CB9" w:rsidP="00981BDB">
            <w:pPr>
              <w:spacing w:after="0" w:line="360" w:lineRule="auto"/>
              <w:jc w:val="center"/>
              <w:rPr>
                <w:ins w:id="1447" w:author="Jose Luis Zofio Prieto [2]" w:date="2025-03-13T09:05:00Z"/>
                <w:rFonts w:eastAsia="Times New Roman" w:cs="Times New Roman"/>
                <w:color w:val="000000"/>
                <w:kern w:val="0"/>
                <w:lang w:val="en-US" w:eastAsia="es-ES"/>
                <w14:ligatures w14:val="none"/>
              </w:rPr>
            </w:pPr>
            <w:ins w:id="1448" w:author="Jose Luis Zofio Prieto [2]" w:date="2025-03-13T09:05:00Z">
              <w:r>
                <w:rPr>
                  <w:rFonts w:cs="Times New Roman"/>
                  <w:color w:val="000000"/>
                  <w:lang w:val="en-US"/>
                </w:rPr>
                <w:t xml:space="preserve">0        </w:t>
              </w:r>
              <w:r w:rsidRPr="0050535F">
                <w:rPr>
                  <w:rFonts w:cs="Times New Roman"/>
                  <w:color w:val="000000"/>
                  <w:lang w:val="en-US"/>
                </w:rPr>
                <w:t>2</w:t>
              </w:r>
            </w:ins>
          </w:p>
        </w:tc>
      </w:tr>
      <w:tr w:rsidR="00946CB9" w:rsidRPr="0050535F" w14:paraId="6D21EF7A" w14:textId="77777777" w:rsidTr="00946CB9">
        <w:trPr>
          <w:trHeight w:val="300"/>
          <w:jc w:val="center"/>
          <w:ins w:id="1449" w:author="Jose Luis Zofio Prieto [2]" w:date="2025-03-13T09:05:00Z"/>
          <w:trPrChange w:id="1450" w:author="Jose Luis Zofio Prieto [2]" w:date="2025-03-13T09:06:00Z">
            <w:trPr>
              <w:trHeight w:val="300"/>
              <w:jc w:val="center"/>
            </w:trPr>
          </w:trPrChange>
        </w:trPr>
        <w:tc>
          <w:tcPr>
            <w:tcW w:w="1200" w:type="dxa"/>
            <w:tcBorders>
              <w:top w:val="nil"/>
              <w:left w:val="nil"/>
              <w:bottom w:val="nil"/>
              <w:right w:val="single" w:sz="4" w:space="0" w:color="auto"/>
            </w:tcBorders>
            <w:tcPrChange w:id="1451" w:author="Jose Luis Zofio Prieto [2]" w:date="2025-03-13T09:06:00Z">
              <w:tcPr>
                <w:tcW w:w="1200" w:type="dxa"/>
                <w:tcBorders>
                  <w:top w:val="nil"/>
                  <w:left w:val="nil"/>
                  <w:bottom w:val="nil"/>
                  <w:right w:val="single" w:sz="4" w:space="0" w:color="auto"/>
                </w:tcBorders>
              </w:tcPr>
            </w:tcPrChange>
          </w:tcPr>
          <w:p w14:paraId="16ECA807" w14:textId="77777777" w:rsidR="00946CB9" w:rsidRPr="0050535F" w:rsidRDefault="00946CB9" w:rsidP="00981BDB">
            <w:pPr>
              <w:spacing w:after="0" w:line="360" w:lineRule="auto"/>
              <w:jc w:val="center"/>
              <w:rPr>
                <w:ins w:id="1452" w:author="Jose Luis Zofio Prieto [2]" w:date="2025-03-13T09:05:00Z"/>
                <w:rFonts w:eastAsia="Times New Roman" w:cs="Times New Roman"/>
                <w:color w:val="000000"/>
                <w:kern w:val="0"/>
                <w:lang w:val="en-US" w:eastAsia="es-ES"/>
                <w14:ligatures w14:val="none"/>
              </w:rPr>
            </w:pPr>
            <w:ins w:id="1453" w:author="Jose Luis Zofio Prieto [2]" w:date="2025-03-13T09:05:00Z">
              <w:r w:rsidRPr="0050535F">
                <w:rPr>
                  <w:rFonts w:eastAsia="Times New Roman" w:cs="Times New Roman"/>
                  <w:color w:val="000000"/>
                  <w:kern w:val="0"/>
                  <w:lang w:val="en-US" w:eastAsia="es-ES"/>
                  <w14:ligatures w14:val="none"/>
                </w:rPr>
                <w:t>2</w:t>
              </w:r>
            </w:ins>
          </w:p>
        </w:tc>
        <w:tc>
          <w:tcPr>
            <w:tcW w:w="1200" w:type="dxa"/>
            <w:tcBorders>
              <w:top w:val="nil"/>
              <w:left w:val="single" w:sz="4" w:space="0" w:color="auto"/>
              <w:bottom w:val="nil"/>
              <w:right w:val="single" w:sz="4" w:space="0" w:color="auto"/>
            </w:tcBorders>
            <w:shd w:val="clear" w:color="auto" w:fill="auto"/>
            <w:noWrap/>
            <w:vAlign w:val="bottom"/>
            <w:hideMark/>
            <w:tcPrChange w:id="145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0FF6E279" w14:textId="77777777" w:rsidR="00946CB9" w:rsidRPr="0050535F" w:rsidRDefault="00946CB9" w:rsidP="00981BDB">
            <w:pPr>
              <w:spacing w:after="0" w:line="360" w:lineRule="auto"/>
              <w:jc w:val="center"/>
              <w:rPr>
                <w:ins w:id="1455" w:author="Jose Luis Zofio Prieto [2]" w:date="2025-03-13T09:05:00Z"/>
                <w:rFonts w:eastAsia="Times New Roman" w:cs="Times New Roman"/>
                <w:color w:val="000000"/>
                <w:kern w:val="0"/>
                <w:lang w:val="en-US" w:eastAsia="es-ES"/>
                <w14:ligatures w14:val="none"/>
              </w:rPr>
            </w:pPr>
            <w:ins w:id="1456" w:author="Jose Luis Zofio Prieto [2]" w:date="2025-03-13T09:05:00Z">
              <w:r w:rsidRPr="0050535F">
                <w:rPr>
                  <w:rFonts w:eastAsia="Times New Roman" w:cs="Times New Roman"/>
                  <w:color w:val="000000"/>
                  <w:kern w:val="0"/>
                  <w:lang w:val="en-US" w:eastAsia="es-ES"/>
                  <w14:ligatures w14:val="none"/>
                </w:rPr>
                <w:t>18</w:t>
              </w:r>
            </w:ins>
          </w:p>
        </w:tc>
        <w:tc>
          <w:tcPr>
            <w:tcW w:w="1470" w:type="dxa"/>
            <w:tcBorders>
              <w:top w:val="nil"/>
              <w:left w:val="single" w:sz="4" w:space="0" w:color="auto"/>
              <w:bottom w:val="nil"/>
              <w:right w:val="single" w:sz="4" w:space="0" w:color="auto"/>
            </w:tcBorders>
            <w:shd w:val="clear" w:color="auto" w:fill="auto"/>
            <w:noWrap/>
            <w:vAlign w:val="bottom"/>
            <w:hideMark/>
            <w:tcPrChange w:id="145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0D5AEBD7" w14:textId="77777777" w:rsidR="00946CB9" w:rsidRPr="0050535F" w:rsidRDefault="00946CB9" w:rsidP="00981BDB">
            <w:pPr>
              <w:spacing w:after="0" w:line="360" w:lineRule="auto"/>
              <w:jc w:val="center"/>
              <w:rPr>
                <w:ins w:id="1458" w:author="Jose Luis Zofio Prieto [2]" w:date="2025-03-13T09:05:00Z"/>
                <w:rFonts w:eastAsia="Times New Roman" w:cs="Times New Roman"/>
                <w:color w:val="000000"/>
                <w:kern w:val="0"/>
                <w:lang w:val="en-US" w:eastAsia="es-ES"/>
                <w14:ligatures w14:val="none"/>
              </w:rPr>
            </w:pPr>
            <w:ins w:id="1459" w:author="Jose Luis Zofio Prieto [2]" w:date="2025-03-13T09:05:00Z">
              <w:r w:rsidRPr="0050535F">
                <w:rPr>
                  <w:rFonts w:eastAsia="Times New Roman" w:cs="Times New Roman"/>
                  <w:color w:val="000000"/>
                  <w:kern w:val="0"/>
                  <w:lang w:val="en-US" w:eastAsia="es-ES"/>
                  <w14:ligatures w14:val="none"/>
                </w:rPr>
                <w:t>0.9998</w:t>
              </w:r>
            </w:ins>
          </w:p>
        </w:tc>
        <w:tc>
          <w:tcPr>
            <w:tcW w:w="2010" w:type="dxa"/>
            <w:tcBorders>
              <w:top w:val="nil"/>
              <w:left w:val="single" w:sz="4" w:space="0" w:color="auto"/>
              <w:bottom w:val="nil"/>
              <w:right w:val="single" w:sz="4" w:space="0" w:color="auto"/>
            </w:tcBorders>
            <w:shd w:val="clear" w:color="auto" w:fill="auto"/>
            <w:noWrap/>
            <w:vAlign w:val="bottom"/>
            <w:tcPrChange w:id="146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4164D33" w14:textId="77777777" w:rsidR="00946CB9" w:rsidRPr="0050535F" w:rsidRDefault="00946CB9" w:rsidP="00981BDB">
            <w:pPr>
              <w:spacing w:after="0" w:line="360" w:lineRule="auto"/>
              <w:jc w:val="center"/>
              <w:rPr>
                <w:ins w:id="1461" w:author="Jose Luis Zofio Prieto [2]" w:date="2025-03-13T09:05:00Z"/>
                <w:rFonts w:eastAsia="Times New Roman" w:cs="Times New Roman"/>
                <w:color w:val="000000"/>
                <w:kern w:val="0"/>
                <w:lang w:val="en-US" w:eastAsia="es-ES"/>
                <w14:ligatures w14:val="none"/>
              </w:rPr>
            </w:pPr>
            <w:ins w:id="1462" w:author="Jose Luis Zofio Prieto [2]" w:date="2025-03-13T09:05:00Z">
              <w:r w:rsidRPr="0050535F">
                <w:rPr>
                  <w:rFonts w:cs="Times New Roman"/>
                  <w:color w:val="000000"/>
                  <w:lang w:val="en-US"/>
                </w:rPr>
                <w:t>18</w:t>
              </w:r>
            </w:ins>
          </w:p>
        </w:tc>
        <w:tc>
          <w:tcPr>
            <w:tcW w:w="1320" w:type="dxa"/>
            <w:tcBorders>
              <w:top w:val="nil"/>
              <w:left w:val="single" w:sz="4" w:space="0" w:color="auto"/>
              <w:bottom w:val="nil"/>
              <w:right w:val="single" w:sz="4" w:space="0" w:color="auto"/>
            </w:tcBorders>
            <w:shd w:val="clear" w:color="auto" w:fill="auto"/>
            <w:noWrap/>
            <w:vAlign w:val="bottom"/>
            <w:tcPrChange w:id="146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69CA347" w14:textId="77777777" w:rsidR="00946CB9" w:rsidRPr="0050535F" w:rsidRDefault="00946CB9" w:rsidP="00981BDB">
            <w:pPr>
              <w:spacing w:after="0" w:line="360" w:lineRule="auto"/>
              <w:jc w:val="center"/>
              <w:rPr>
                <w:ins w:id="1464" w:author="Jose Luis Zofio Prieto [2]" w:date="2025-03-13T09:05:00Z"/>
                <w:rFonts w:eastAsia="Times New Roman" w:cs="Times New Roman"/>
                <w:color w:val="000000"/>
                <w:kern w:val="0"/>
                <w:lang w:val="en-US" w:eastAsia="es-ES"/>
                <w14:ligatures w14:val="none"/>
              </w:rPr>
            </w:pPr>
            <w:ins w:id="1465" w:author="Jose Luis Zofio Prieto [2]" w:date="2025-03-13T09:05:00Z">
              <w:r w:rsidRPr="0050535F">
                <w:rPr>
                  <w:rFonts w:cs="Times New Roman"/>
                  <w:color w:val="000000"/>
                  <w:lang w:val="en-US"/>
                </w:rPr>
                <w:t>18</w:t>
              </w:r>
            </w:ins>
          </w:p>
        </w:tc>
        <w:tc>
          <w:tcPr>
            <w:tcW w:w="1080" w:type="dxa"/>
            <w:tcBorders>
              <w:top w:val="nil"/>
              <w:left w:val="single" w:sz="4" w:space="0" w:color="auto"/>
              <w:bottom w:val="nil"/>
              <w:right w:val="single" w:sz="4" w:space="0" w:color="auto"/>
            </w:tcBorders>
            <w:shd w:val="clear" w:color="auto" w:fill="auto"/>
            <w:noWrap/>
            <w:vAlign w:val="bottom"/>
            <w:tcPrChange w:id="146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1230971D" w14:textId="77777777" w:rsidR="00946CB9" w:rsidRPr="0050535F" w:rsidRDefault="00946CB9" w:rsidP="00981BDB">
            <w:pPr>
              <w:spacing w:after="0" w:line="360" w:lineRule="auto"/>
              <w:jc w:val="center"/>
              <w:rPr>
                <w:ins w:id="1467" w:author="Jose Luis Zofio Prieto [2]" w:date="2025-03-13T09:05:00Z"/>
                <w:rFonts w:eastAsia="Times New Roman" w:cs="Times New Roman"/>
                <w:color w:val="000000"/>
                <w:kern w:val="0"/>
                <w:lang w:val="en-US" w:eastAsia="es-ES"/>
                <w14:ligatures w14:val="none"/>
              </w:rPr>
            </w:pPr>
            <w:ins w:id="1468" w:author="Jose Luis Zofio Prieto [2]" w:date="2025-03-13T09:05:00Z">
              <w:r w:rsidRPr="0050535F">
                <w:rPr>
                  <w:rFonts w:cs="Times New Roman"/>
                  <w:color w:val="000000"/>
                  <w:lang w:val="en-US"/>
                </w:rPr>
                <w:t>18</w:t>
              </w:r>
            </w:ins>
          </w:p>
        </w:tc>
      </w:tr>
      <w:tr w:rsidR="00946CB9" w:rsidRPr="0050535F" w14:paraId="191A0EC3" w14:textId="77777777" w:rsidTr="00946CB9">
        <w:trPr>
          <w:trHeight w:val="300"/>
          <w:jc w:val="center"/>
          <w:ins w:id="1469" w:author="Jose Luis Zofio Prieto [2]" w:date="2025-03-13T09:05:00Z"/>
          <w:trPrChange w:id="1470" w:author="Jose Luis Zofio Prieto [2]" w:date="2025-03-13T09:06:00Z">
            <w:trPr>
              <w:trHeight w:val="300"/>
              <w:jc w:val="center"/>
            </w:trPr>
          </w:trPrChange>
        </w:trPr>
        <w:tc>
          <w:tcPr>
            <w:tcW w:w="1200" w:type="dxa"/>
            <w:tcBorders>
              <w:top w:val="nil"/>
              <w:left w:val="nil"/>
              <w:bottom w:val="nil"/>
              <w:right w:val="single" w:sz="4" w:space="0" w:color="auto"/>
            </w:tcBorders>
            <w:tcPrChange w:id="1471" w:author="Jose Luis Zofio Prieto [2]" w:date="2025-03-13T09:06:00Z">
              <w:tcPr>
                <w:tcW w:w="1200" w:type="dxa"/>
                <w:tcBorders>
                  <w:top w:val="nil"/>
                  <w:left w:val="nil"/>
                  <w:bottom w:val="nil"/>
                  <w:right w:val="single" w:sz="4" w:space="0" w:color="auto"/>
                </w:tcBorders>
              </w:tcPr>
            </w:tcPrChange>
          </w:tcPr>
          <w:p w14:paraId="49ED0126" w14:textId="77777777" w:rsidR="00946CB9" w:rsidRPr="0050535F" w:rsidRDefault="00946CB9" w:rsidP="00981BDB">
            <w:pPr>
              <w:spacing w:after="0" w:line="360" w:lineRule="auto"/>
              <w:jc w:val="center"/>
              <w:rPr>
                <w:ins w:id="1472" w:author="Jose Luis Zofio Prieto [2]" w:date="2025-03-13T09:05:00Z"/>
                <w:rFonts w:eastAsia="Times New Roman" w:cs="Times New Roman"/>
                <w:color w:val="000000"/>
                <w:kern w:val="0"/>
                <w:lang w:val="en-US" w:eastAsia="es-ES"/>
                <w14:ligatures w14:val="none"/>
              </w:rPr>
            </w:pPr>
            <w:ins w:id="1473" w:author="Jose Luis Zofio Prieto [2]" w:date="2025-03-13T09:05:00Z">
              <w:r w:rsidRPr="0050535F">
                <w:rPr>
                  <w:rFonts w:eastAsia="Times New Roman" w:cs="Times New Roman"/>
                  <w:color w:val="000000"/>
                  <w:kern w:val="0"/>
                  <w:lang w:val="en-US" w:eastAsia="es-ES"/>
                  <w14:ligatures w14:val="none"/>
                </w:rPr>
                <w:t>3</w:t>
              </w:r>
            </w:ins>
          </w:p>
        </w:tc>
        <w:tc>
          <w:tcPr>
            <w:tcW w:w="1200" w:type="dxa"/>
            <w:tcBorders>
              <w:top w:val="nil"/>
              <w:left w:val="single" w:sz="4" w:space="0" w:color="auto"/>
              <w:bottom w:val="nil"/>
              <w:right w:val="single" w:sz="4" w:space="0" w:color="auto"/>
            </w:tcBorders>
            <w:shd w:val="clear" w:color="auto" w:fill="auto"/>
            <w:noWrap/>
            <w:vAlign w:val="bottom"/>
            <w:hideMark/>
            <w:tcPrChange w:id="147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451E2F4" w14:textId="77777777" w:rsidR="00946CB9" w:rsidRPr="0050535F" w:rsidRDefault="00946CB9" w:rsidP="00981BDB">
            <w:pPr>
              <w:spacing w:after="0" w:line="360" w:lineRule="auto"/>
              <w:jc w:val="center"/>
              <w:rPr>
                <w:ins w:id="1475" w:author="Jose Luis Zofio Prieto [2]" w:date="2025-03-13T09:05:00Z"/>
                <w:rFonts w:eastAsia="Times New Roman" w:cs="Times New Roman"/>
                <w:color w:val="000000"/>
                <w:kern w:val="0"/>
                <w:lang w:val="en-US" w:eastAsia="es-ES"/>
                <w14:ligatures w14:val="none"/>
              </w:rPr>
            </w:pPr>
            <w:ins w:id="1476" w:author="Jose Luis Zofio Prieto [2]" w:date="2025-03-13T09:05:00Z">
              <w:r w:rsidRPr="0050535F">
                <w:rPr>
                  <w:rFonts w:eastAsia="Times New Roman" w:cs="Times New Roman"/>
                  <w:color w:val="000000"/>
                  <w:kern w:val="0"/>
                  <w:lang w:val="en-US" w:eastAsia="es-ES"/>
                  <w14:ligatures w14:val="none"/>
                </w:rPr>
                <w:t>3</w:t>
              </w:r>
            </w:ins>
          </w:p>
        </w:tc>
        <w:tc>
          <w:tcPr>
            <w:tcW w:w="1470" w:type="dxa"/>
            <w:tcBorders>
              <w:top w:val="nil"/>
              <w:left w:val="single" w:sz="4" w:space="0" w:color="auto"/>
              <w:bottom w:val="nil"/>
              <w:right w:val="single" w:sz="4" w:space="0" w:color="auto"/>
            </w:tcBorders>
            <w:shd w:val="clear" w:color="auto" w:fill="auto"/>
            <w:noWrap/>
            <w:vAlign w:val="bottom"/>
            <w:hideMark/>
            <w:tcPrChange w:id="147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47C5D70" w14:textId="77777777" w:rsidR="00946CB9" w:rsidRPr="0050535F" w:rsidRDefault="00946CB9" w:rsidP="00981BDB">
            <w:pPr>
              <w:spacing w:after="0" w:line="360" w:lineRule="auto"/>
              <w:jc w:val="center"/>
              <w:rPr>
                <w:ins w:id="1478" w:author="Jose Luis Zofio Prieto [2]" w:date="2025-03-13T09:05:00Z"/>
                <w:rFonts w:eastAsia="Times New Roman" w:cs="Times New Roman"/>
                <w:color w:val="000000"/>
                <w:kern w:val="0"/>
                <w:lang w:val="en-US" w:eastAsia="es-ES"/>
                <w14:ligatures w14:val="none"/>
              </w:rPr>
            </w:pPr>
            <w:ins w:id="1479" w:author="Jose Luis Zofio Prieto [2]" w:date="2025-03-13T09:05:00Z">
              <w:r w:rsidRPr="0050535F">
                <w:rPr>
                  <w:rFonts w:eastAsia="Times New Roman" w:cs="Times New Roman"/>
                  <w:color w:val="000000"/>
                  <w:kern w:val="0"/>
                  <w:lang w:val="en-US" w:eastAsia="es-ES"/>
                  <w14:ligatures w14:val="none"/>
                </w:rPr>
                <w:t>0.9996</w:t>
              </w:r>
            </w:ins>
          </w:p>
        </w:tc>
        <w:tc>
          <w:tcPr>
            <w:tcW w:w="2010" w:type="dxa"/>
            <w:tcBorders>
              <w:top w:val="nil"/>
              <w:left w:val="single" w:sz="4" w:space="0" w:color="auto"/>
              <w:bottom w:val="nil"/>
              <w:right w:val="single" w:sz="4" w:space="0" w:color="auto"/>
            </w:tcBorders>
            <w:shd w:val="clear" w:color="auto" w:fill="auto"/>
            <w:noWrap/>
            <w:vAlign w:val="bottom"/>
            <w:tcPrChange w:id="148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21997BC" w14:textId="77777777" w:rsidR="00946CB9" w:rsidRPr="0050535F" w:rsidRDefault="00946CB9" w:rsidP="00981BDB">
            <w:pPr>
              <w:spacing w:after="0" w:line="360" w:lineRule="auto"/>
              <w:jc w:val="center"/>
              <w:rPr>
                <w:ins w:id="1481" w:author="Jose Luis Zofio Prieto [2]" w:date="2025-03-13T09:05:00Z"/>
                <w:rFonts w:eastAsia="Times New Roman" w:cs="Times New Roman"/>
                <w:color w:val="000000"/>
                <w:kern w:val="0"/>
                <w:lang w:val="en-US" w:eastAsia="es-ES"/>
                <w14:ligatures w14:val="none"/>
              </w:rPr>
            </w:pPr>
            <w:ins w:id="1482" w:author="Jose Luis Zofio Prieto [2]" w:date="2025-03-13T09:05:00Z">
              <w:r w:rsidRPr="0050535F">
                <w:rPr>
                  <w:rFonts w:cs="Times New Roman"/>
                  <w:color w:val="000000"/>
                  <w:lang w:val="en-US"/>
                </w:rPr>
                <w:t>3</w:t>
              </w:r>
            </w:ins>
          </w:p>
        </w:tc>
        <w:tc>
          <w:tcPr>
            <w:tcW w:w="1320" w:type="dxa"/>
            <w:tcBorders>
              <w:top w:val="nil"/>
              <w:left w:val="single" w:sz="4" w:space="0" w:color="auto"/>
              <w:bottom w:val="nil"/>
              <w:right w:val="single" w:sz="4" w:space="0" w:color="auto"/>
            </w:tcBorders>
            <w:shd w:val="clear" w:color="auto" w:fill="auto"/>
            <w:noWrap/>
            <w:vAlign w:val="bottom"/>
            <w:tcPrChange w:id="148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ADEDF7E" w14:textId="77777777" w:rsidR="00946CB9" w:rsidRPr="0050535F" w:rsidRDefault="00946CB9" w:rsidP="00981BDB">
            <w:pPr>
              <w:spacing w:after="0" w:line="360" w:lineRule="auto"/>
              <w:jc w:val="center"/>
              <w:rPr>
                <w:ins w:id="1484" w:author="Jose Luis Zofio Prieto [2]" w:date="2025-03-13T09:05:00Z"/>
                <w:rFonts w:eastAsia="Times New Roman" w:cs="Times New Roman"/>
                <w:color w:val="000000"/>
                <w:kern w:val="0"/>
                <w:lang w:val="en-US" w:eastAsia="es-ES"/>
                <w14:ligatures w14:val="none"/>
              </w:rPr>
            </w:pPr>
            <w:ins w:id="1485" w:author="Jose Luis Zofio Prieto [2]" w:date="2025-03-13T09:05:00Z">
              <w:r w:rsidRPr="0050535F">
                <w:rPr>
                  <w:rFonts w:cs="Times New Roman"/>
                  <w:color w:val="000000"/>
                  <w:lang w:val="en-US"/>
                </w:rPr>
                <w:t>3</w:t>
              </w:r>
            </w:ins>
          </w:p>
        </w:tc>
        <w:tc>
          <w:tcPr>
            <w:tcW w:w="1080" w:type="dxa"/>
            <w:tcBorders>
              <w:top w:val="nil"/>
              <w:left w:val="single" w:sz="4" w:space="0" w:color="auto"/>
              <w:bottom w:val="nil"/>
              <w:right w:val="single" w:sz="4" w:space="0" w:color="auto"/>
            </w:tcBorders>
            <w:shd w:val="clear" w:color="auto" w:fill="auto"/>
            <w:noWrap/>
            <w:vAlign w:val="bottom"/>
            <w:tcPrChange w:id="148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2330903C" w14:textId="77777777" w:rsidR="00946CB9" w:rsidRPr="0050535F" w:rsidRDefault="00946CB9" w:rsidP="00981BDB">
            <w:pPr>
              <w:spacing w:after="0" w:line="360" w:lineRule="auto"/>
              <w:jc w:val="center"/>
              <w:rPr>
                <w:ins w:id="1487" w:author="Jose Luis Zofio Prieto [2]" w:date="2025-03-13T09:05:00Z"/>
                <w:rFonts w:eastAsia="Times New Roman" w:cs="Times New Roman"/>
                <w:color w:val="000000"/>
                <w:kern w:val="0"/>
                <w:lang w:val="en-US" w:eastAsia="es-ES"/>
                <w14:ligatures w14:val="none"/>
              </w:rPr>
            </w:pPr>
            <w:ins w:id="1488" w:author="Jose Luis Zofio Prieto [2]" w:date="2025-03-13T09:05:00Z">
              <w:r w:rsidRPr="0050535F">
                <w:rPr>
                  <w:rFonts w:cs="Times New Roman"/>
                  <w:color w:val="000000"/>
                  <w:lang w:val="en-US"/>
                </w:rPr>
                <w:t>3</w:t>
              </w:r>
            </w:ins>
          </w:p>
        </w:tc>
      </w:tr>
      <w:tr w:rsidR="00946CB9" w:rsidRPr="0050535F" w14:paraId="0F7C784F" w14:textId="77777777" w:rsidTr="00946CB9">
        <w:trPr>
          <w:trHeight w:val="300"/>
          <w:jc w:val="center"/>
          <w:ins w:id="1489" w:author="Jose Luis Zofio Prieto [2]" w:date="2025-03-13T09:05:00Z"/>
          <w:trPrChange w:id="1490" w:author="Jose Luis Zofio Prieto [2]" w:date="2025-03-13T09:06:00Z">
            <w:trPr>
              <w:trHeight w:val="300"/>
              <w:jc w:val="center"/>
            </w:trPr>
          </w:trPrChange>
        </w:trPr>
        <w:tc>
          <w:tcPr>
            <w:tcW w:w="1200" w:type="dxa"/>
            <w:tcBorders>
              <w:top w:val="nil"/>
              <w:left w:val="nil"/>
              <w:bottom w:val="nil"/>
              <w:right w:val="single" w:sz="4" w:space="0" w:color="auto"/>
            </w:tcBorders>
            <w:tcPrChange w:id="1491" w:author="Jose Luis Zofio Prieto [2]" w:date="2025-03-13T09:06:00Z">
              <w:tcPr>
                <w:tcW w:w="1200" w:type="dxa"/>
                <w:tcBorders>
                  <w:top w:val="nil"/>
                  <w:left w:val="nil"/>
                  <w:bottom w:val="nil"/>
                  <w:right w:val="single" w:sz="4" w:space="0" w:color="auto"/>
                </w:tcBorders>
              </w:tcPr>
            </w:tcPrChange>
          </w:tcPr>
          <w:p w14:paraId="17B514D3" w14:textId="77777777" w:rsidR="00946CB9" w:rsidRPr="0050535F" w:rsidRDefault="00946CB9" w:rsidP="00981BDB">
            <w:pPr>
              <w:spacing w:after="0" w:line="360" w:lineRule="auto"/>
              <w:jc w:val="center"/>
              <w:rPr>
                <w:ins w:id="1492" w:author="Jose Luis Zofio Prieto [2]" w:date="2025-03-13T09:05:00Z"/>
                <w:rFonts w:eastAsia="Times New Roman" w:cs="Times New Roman"/>
                <w:color w:val="000000"/>
                <w:kern w:val="0"/>
                <w:lang w:val="en-US" w:eastAsia="es-ES"/>
                <w14:ligatures w14:val="none"/>
              </w:rPr>
            </w:pPr>
            <w:ins w:id="1493" w:author="Jose Luis Zofio Prieto [2]" w:date="2025-03-13T09:05:00Z">
              <w:r w:rsidRPr="0050535F">
                <w:rPr>
                  <w:rFonts w:eastAsia="Times New Roman" w:cs="Times New Roman"/>
                  <w:color w:val="000000"/>
                  <w:kern w:val="0"/>
                  <w:lang w:val="en-US" w:eastAsia="es-ES"/>
                  <w14:ligatures w14:val="none"/>
                </w:rPr>
                <w:t>4</w:t>
              </w:r>
            </w:ins>
          </w:p>
        </w:tc>
        <w:tc>
          <w:tcPr>
            <w:tcW w:w="1200" w:type="dxa"/>
            <w:tcBorders>
              <w:top w:val="nil"/>
              <w:left w:val="single" w:sz="4" w:space="0" w:color="auto"/>
              <w:bottom w:val="nil"/>
              <w:right w:val="single" w:sz="4" w:space="0" w:color="auto"/>
            </w:tcBorders>
            <w:shd w:val="clear" w:color="auto" w:fill="auto"/>
            <w:noWrap/>
            <w:vAlign w:val="bottom"/>
            <w:hideMark/>
            <w:tcPrChange w:id="149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18ECAF28" w14:textId="77777777" w:rsidR="00946CB9" w:rsidRPr="0050535F" w:rsidRDefault="00946CB9" w:rsidP="00981BDB">
            <w:pPr>
              <w:spacing w:after="0" w:line="360" w:lineRule="auto"/>
              <w:jc w:val="center"/>
              <w:rPr>
                <w:ins w:id="1495" w:author="Jose Luis Zofio Prieto [2]" w:date="2025-03-13T09:05:00Z"/>
                <w:rFonts w:eastAsia="Times New Roman" w:cs="Times New Roman"/>
                <w:color w:val="000000"/>
                <w:kern w:val="0"/>
                <w:lang w:val="en-US" w:eastAsia="es-ES"/>
                <w14:ligatures w14:val="none"/>
              </w:rPr>
            </w:pPr>
            <w:ins w:id="1496" w:author="Jose Luis Zofio Prieto [2]" w:date="2025-03-13T09:05:00Z">
              <w:r w:rsidRPr="0050535F">
                <w:rPr>
                  <w:rFonts w:eastAsia="Times New Roman" w:cs="Times New Roman"/>
                  <w:color w:val="000000"/>
                  <w:kern w:val="0"/>
                  <w:lang w:val="en-US" w:eastAsia="es-ES"/>
                  <w14:ligatures w14:val="none"/>
                </w:rPr>
                <w:t>17</w:t>
              </w:r>
            </w:ins>
          </w:p>
        </w:tc>
        <w:tc>
          <w:tcPr>
            <w:tcW w:w="1470" w:type="dxa"/>
            <w:tcBorders>
              <w:top w:val="nil"/>
              <w:left w:val="single" w:sz="4" w:space="0" w:color="auto"/>
              <w:bottom w:val="nil"/>
              <w:right w:val="single" w:sz="4" w:space="0" w:color="auto"/>
            </w:tcBorders>
            <w:shd w:val="clear" w:color="auto" w:fill="auto"/>
            <w:noWrap/>
            <w:vAlign w:val="bottom"/>
            <w:hideMark/>
            <w:tcPrChange w:id="149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B085677" w14:textId="77777777" w:rsidR="00946CB9" w:rsidRPr="0050535F" w:rsidRDefault="00946CB9" w:rsidP="00981BDB">
            <w:pPr>
              <w:spacing w:after="0" w:line="360" w:lineRule="auto"/>
              <w:jc w:val="center"/>
              <w:rPr>
                <w:ins w:id="1498" w:author="Jose Luis Zofio Prieto [2]" w:date="2025-03-13T09:05:00Z"/>
                <w:rFonts w:eastAsia="Times New Roman" w:cs="Times New Roman"/>
                <w:color w:val="000000"/>
                <w:kern w:val="0"/>
                <w:lang w:val="en-US" w:eastAsia="es-ES"/>
                <w14:ligatures w14:val="none"/>
              </w:rPr>
            </w:pPr>
            <w:ins w:id="1499" w:author="Jose Luis Zofio Prieto [2]" w:date="2025-03-13T09:05:00Z">
              <w:r w:rsidRPr="0050535F">
                <w:rPr>
                  <w:rFonts w:eastAsia="Times New Roman" w:cs="Times New Roman"/>
                  <w:color w:val="000000"/>
                  <w:kern w:val="0"/>
                  <w:lang w:val="en-US" w:eastAsia="es-ES"/>
                  <w14:ligatures w14:val="none"/>
                </w:rPr>
                <w:t>0.9983</w:t>
              </w:r>
            </w:ins>
          </w:p>
        </w:tc>
        <w:tc>
          <w:tcPr>
            <w:tcW w:w="2010" w:type="dxa"/>
            <w:tcBorders>
              <w:top w:val="nil"/>
              <w:left w:val="single" w:sz="4" w:space="0" w:color="auto"/>
              <w:bottom w:val="nil"/>
              <w:right w:val="single" w:sz="4" w:space="0" w:color="auto"/>
            </w:tcBorders>
            <w:shd w:val="clear" w:color="auto" w:fill="auto"/>
            <w:noWrap/>
            <w:vAlign w:val="bottom"/>
            <w:tcPrChange w:id="150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9E9F145" w14:textId="77777777" w:rsidR="00946CB9" w:rsidRPr="0050535F" w:rsidRDefault="00946CB9" w:rsidP="00981BDB">
            <w:pPr>
              <w:spacing w:after="0" w:line="360" w:lineRule="auto"/>
              <w:jc w:val="center"/>
              <w:rPr>
                <w:ins w:id="1501" w:author="Jose Luis Zofio Prieto [2]" w:date="2025-03-13T09:05:00Z"/>
                <w:rFonts w:eastAsia="Times New Roman" w:cs="Times New Roman"/>
                <w:color w:val="000000"/>
                <w:kern w:val="0"/>
                <w:lang w:val="en-US" w:eastAsia="es-ES"/>
                <w14:ligatures w14:val="none"/>
              </w:rPr>
            </w:pPr>
            <w:ins w:id="1502"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50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ED995F8" w14:textId="77777777" w:rsidR="00946CB9" w:rsidRPr="0050535F" w:rsidRDefault="00946CB9" w:rsidP="00981BDB">
            <w:pPr>
              <w:spacing w:after="0" w:line="360" w:lineRule="auto"/>
              <w:jc w:val="center"/>
              <w:rPr>
                <w:ins w:id="1504" w:author="Jose Luis Zofio Prieto [2]" w:date="2025-03-13T09:05:00Z"/>
                <w:rFonts w:eastAsia="Times New Roman" w:cs="Times New Roman"/>
                <w:color w:val="000000"/>
                <w:kern w:val="0"/>
                <w:lang w:val="en-US" w:eastAsia="es-ES"/>
                <w14:ligatures w14:val="none"/>
              </w:rPr>
            </w:pPr>
            <w:ins w:id="1505"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50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C5B23E2" w14:textId="77777777" w:rsidR="00946CB9" w:rsidRPr="0050535F" w:rsidRDefault="00946CB9" w:rsidP="00981BDB">
            <w:pPr>
              <w:spacing w:after="0" w:line="360" w:lineRule="auto"/>
              <w:jc w:val="center"/>
              <w:rPr>
                <w:ins w:id="1507" w:author="Jose Luis Zofio Prieto [2]" w:date="2025-03-13T09:05:00Z"/>
                <w:rFonts w:eastAsia="Times New Roman" w:cs="Times New Roman"/>
                <w:color w:val="000000"/>
                <w:kern w:val="0"/>
                <w:lang w:val="en-US" w:eastAsia="es-ES"/>
                <w14:ligatures w14:val="none"/>
              </w:rPr>
            </w:pPr>
            <w:ins w:id="1508" w:author="Jose Luis Zofio Prieto [2]" w:date="2025-03-13T09:05:00Z">
              <w:r w:rsidRPr="0050535F">
                <w:rPr>
                  <w:rFonts w:cs="Times New Roman"/>
                  <w:color w:val="000000"/>
                  <w:lang w:val="en-US"/>
                </w:rPr>
                <w:t>17</w:t>
              </w:r>
            </w:ins>
          </w:p>
        </w:tc>
      </w:tr>
      <w:tr w:rsidR="00946CB9" w:rsidRPr="0050535F" w14:paraId="3D892111" w14:textId="77777777" w:rsidTr="00946CB9">
        <w:trPr>
          <w:trHeight w:val="300"/>
          <w:jc w:val="center"/>
          <w:ins w:id="1509" w:author="Jose Luis Zofio Prieto [2]" w:date="2025-03-13T09:05:00Z"/>
          <w:trPrChange w:id="1510" w:author="Jose Luis Zofio Prieto [2]" w:date="2025-03-13T09:06:00Z">
            <w:trPr>
              <w:trHeight w:val="300"/>
              <w:jc w:val="center"/>
            </w:trPr>
          </w:trPrChange>
        </w:trPr>
        <w:tc>
          <w:tcPr>
            <w:tcW w:w="1200" w:type="dxa"/>
            <w:tcBorders>
              <w:top w:val="nil"/>
              <w:left w:val="nil"/>
              <w:bottom w:val="nil"/>
              <w:right w:val="single" w:sz="4" w:space="0" w:color="auto"/>
            </w:tcBorders>
            <w:tcPrChange w:id="1511" w:author="Jose Luis Zofio Prieto [2]" w:date="2025-03-13T09:06:00Z">
              <w:tcPr>
                <w:tcW w:w="1200" w:type="dxa"/>
                <w:tcBorders>
                  <w:top w:val="nil"/>
                  <w:left w:val="nil"/>
                  <w:bottom w:val="nil"/>
                  <w:right w:val="single" w:sz="4" w:space="0" w:color="auto"/>
                </w:tcBorders>
              </w:tcPr>
            </w:tcPrChange>
          </w:tcPr>
          <w:p w14:paraId="3520350F" w14:textId="77777777" w:rsidR="00946CB9" w:rsidRPr="0050535F" w:rsidRDefault="00946CB9" w:rsidP="00981BDB">
            <w:pPr>
              <w:spacing w:after="0" w:line="360" w:lineRule="auto"/>
              <w:jc w:val="center"/>
              <w:rPr>
                <w:ins w:id="1512" w:author="Jose Luis Zofio Prieto [2]" w:date="2025-03-13T09:05:00Z"/>
                <w:rFonts w:eastAsia="Times New Roman" w:cs="Times New Roman"/>
                <w:color w:val="000000"/>
                <w:kern w:val="0"/>
                <w:lang w:val="en-US" w:eastAsia="es-ES"/>
                <w14:ligatures w14:val="none"/>
              </w:rPr>
            </w:pPr>
            <w:ins w:id="1513" w:author="Jose Luis Zofio Prieto [2]" w:date="2025-03-13T09:05:00Z">
              <w:r w:rsidRPr="0050535F">
                <w:rPr>
                  <w:rFonts w:eastAsia="Times New Roman" w:cs="Times New Roman"/>
                  <w:color w:val="000000"/>
                  <w:kern w:val="0"/>
                  <w:lang w:val="en-US" w:eastAsia="es-ES"/>
                  <w14:ligatures w14:val="none"/>
                </w:rPr>
                <w:t>5</w:t>
              </w:r>
            </w:ins>
          </w:p>
        </w:tc>
        <w:tc>
          <w:tcPr>
            <w:tcW w:w="1200" w:type="dxa"/>
            <w:tcBorders>
              <w:top w:val="nil"/>
              <w:left w:val="single" w:sz="4" w:space="0" w:color="auto"/>
              <w:bottom w:val="nil"/>
              <w:right w:val="single" w:sz="4" w:space="0" w:color="auto"/>
            </w:tcBorders>
            <w:shd w:val="clear" w:color="auto" w:fill="auto"/>
            <w:noWrap/>
            <w:vAlign w:val="bottom"/>
            <w:hideMark/>
            <w:tcPrChange w:id="151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FA0496E" w14:textId="77777777" w:rsidR="00946CB9" w:rsidRPr="0050535F" w:rsidRDefault="00946CB9" w:rsidP="00981BDB">
            <w:pPr>
              <w:spacing w:after="0" w:line="360" w:lineRule="auto"/>
              <w:jc w:val="center"/>
              <w:rPr>
                <w:ins w:id="1515" w:author="Jose Luis Zofio Prieto [2]" w:date="2025-03-13T09:05:00Z"/>
                <w:rFonts w:eastAsia="Times New Roman" w:cs="Times New Roman"/>
                <w:color w:val="000000"/>
                <w:kern w:val="0"/>
                <w:lang w:val="en-US" w:eastAsia="es-ES"/>
                <w14:ligatures w14:val="none"/>
              </w:rPr>
            </w:pPr>
            <w:ins w:id="1516" w:author="Jose Luis Zofio Prieto [2]" w:date="2025-03-13T09:05:00Z">
              <w:r w:rsidRPr="0050535F">
                <w:rPr>
                  <w:rFonts w:eastAsia="Times New Roman" w:cs="Times New Roman"/>
                  <w:color w:val="000000"/>
                  <w:kern w:val="0"/>
                  <w:lang w:val="en-US" w:eastAsia="es-ES"/>
                  <w14:ligatures w14:val="none"/>
                </w:rPr>
                <w:t>20</w:t>
              </w:r>
            </w:ins>
          </w:p>
        </w:tc>
        <w:tc>
          <w:tcPr>
            <w:tcW w:w="1470" w:type="dxa"/>
            <w:tcBorders>
              <w:top w:val="nil"/>
              <w:left w:val="single" w:sz="4" w:space="0" w:color="auto"/>
              <w:bottom w:val="nil"/>
              <w:right w:val="single" w:sz="4" w:space="0" w:color="auto"/>
            </w:tcBorders>
            <w:shd w:val="clear" w:color="auto" w:fill="auto"/>
            <w:noWrap/>
            <w:vAlign w:val="bottom"/>
            <w:hideMark/>
            <w:tcPrChange w:id="151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332DD7A7" w14:textId="77777777" w:rsidR="00946CB9" w:rsidRPr="0050535F" w:rsidRDefault="00946CB9" w:rsidP="00981BDB">
            <w:pPr>
              <w:spacing w:after="0" w:line="360" w:lineRule="auto"/>
              <w:jc w:val="center"/>
              <w:rPr>
                <w:ins w:id="1518" w:author="Jose Luis Zofio Prieto [2]" w:date="2025-03-13T09:05:00Z"/>
                <w:rFonts w:eastAsia="Times New Roman" w:cs="Times New Roman"/>
                <w:color w:val="000000"/>
                <w:kern w:val="0"/>
                <w:lang w:val="en-US" w:eastAsia="es-ES"/>
                <w14:ligatures w14:val="none"/>
              </w:rPr>
            </w:pPr>
            <w:ins w:id="1519" w:author="Jose Luis Zofio Prieto [2]" w:date="2025-03-13T09:05:00Z">
              <w:r w:rsidRPr="0050535F">
                <w:rPr>
                  <w:rFonts w:eastAsia="Times New Roman" w:cs="Times New Roman"/>
                  <w:color w:val="000000"/>
                  <w:kern w:val="0"/>
                  <w:lang w:val="en-US" w:eastAsia="es-ES"/>
                  <w14:ligatures w14:val="none"/>
                </w:rPr>
                <w:t>0.9962</w:t>
              </w:r>
            </w:ins>
          </w:p>
        </w:tc>
        <w:tc>
          <w:tcPr>
            <w:tcW w:w="2010" w:type="dxa"/>
            <w:tcBorders>
              <w:top w:val="nil"/>
              <w:left w:val="single" w:sz="4" w:space="0" w:color="auto"/>
              <w:bottom w:val="nil"/>
              <w:right w:val="single" w:sz="4" w:space="0" w:color="auto"/>
            </w:tcBorders>
            <w:shd w:val="clear" w:color="auto" w:fill="auto"/>
            <w:noWrap/>
            <w:vAlign w:val="bottom"/>
            <w:tcPrChange w:id="152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0B70195" w14:textId="77777777" w:rsidR="00946CB9" w:rsidRPr="0050535F" w:rsidRDefault="00946CB9" w:rsidP="00981BDB">
            <w:pPr>
              <w:spacing w:after="0" w:line="360" w:lineRule="auto"/>
              <w:jc w:val="center"/>
              <w:rPr>
                <w:ins w:id="1521" w:author="Jose Luis Zofio Prieto [2]" w:date="2025-03-13T09:05:00Z"/>
                <w:rFonts w:eastAsia="Times New Roman" w:cs="Times New Roman"/>
                <w:color w:val="000000"/>
                <w:kern w:val="0"/>
                <w:lang w:val="en-US" w:eastAsia="es-ES"/>
                <w14:ligatures w14:val="none"/>
              </w:rPr>
            </w:pPr>
            <w:ins w:id="1522" w:author="Jose Luis Zofio Prieto [2]" w:date="2025-03-13T09:05:00Z">
              <w:r w:rsidRPr="0050535F">
                <w:rPr>
                  <w:rFonts w:cs="Times New Roman"/>
                  <w:color w:val="000000"/>
                  <w:lang w:val="en-US"/>
                </w:rPr>
                <w:t>20</w:t>
              </w:r>
            </w:ins>
          </w:p>
        </w:tc>
        <w:tc>
          <w:tcPr>
            <w:tcW w:w="1320" w:type="dxa"/>
            <w:tcBorders>
              <w:top w:val="nil"/>
              <w:left w:val="single" w:sz="4" w:space="0" w:color="auto"/>
              <w:bottom w:val="nil"/>
              <w:right w:val="single" w:sz="4" w:space="0" w:color="auto"/>
            </w:tcBorders>
            <w:shd w:val="clear" w:color="auto" w:fill="auto"/>
            <w:noWrap/>
            <w:vAlign w:val="bottom"/>
            <w:tcPrChange w:id="152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7C4516D" w14:textId="77777777" w:rsidR="00946CB9" w:rsidRPr="0050535F" w:rsidRDefault="00946CB9" w:rsidP="00981BDB">
            <w:pPr>
              <w:spacing w:after="0" w:line="360" w:lineRule="auto"/>
              <w:jc w:val="center"/>
              <w:rPr>
                <w:ins w:id="1524" w:author="Jose Luis Zofio Prieto [2]" w:date="2025-03-13T09:05:00Z"/>
                <w:rFonts w:eastAsia="Times New Roman" w:cs="Times New Roman"/>
                <w:color w:val="000000"/>
                <w:kern w:val="0"/>
                <w:lang w:val="en-US" w:eastAsia="es-ES"/>
                <w14:ligatures w14:val="none"/>
              </w:rPr>
            </w:pPr>
            <w:ins w:id="1525" w:author="Jose Luis Zofio Prieto [2]" w:date="2025-03-13T09:05:00Z">
              <w:r w:rsidRPr="0050535F">
                <w:rPr>
                  <w:rFonts w:cs="Times New Roman"/>
                  <w:color w:val="000000"/>
                  <w:lang w:val="en-US"/>
                </w:rPr>
                <w:t>20</w:t>
              </w:r>
            </w:ins>
          </w:p>
        </w:tc>
        <w:tc>
          <w:tcPr>
            <w:tcW w:w="1080" w:type="dxa"/>
            <w:tcBorders>
              <w:top w:val="nil"/>
              <w:left w:val="single" w:sz="4" w:space="0" w:color="auto"/>
              <w:bottom w:val="nil"/>
              <w:right w:val="single" w:sz="4" w:space="0" w:color="auto"/>
            </w:tcBorders>
            <w:shd w:val="clear" w:color="auto" w:fill="auto"/>
            <w:noWrap/>
            <w:vAlign w:val="bottom"/>
            <w:tcPrChange w:id="152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11748118" w14:textId="77777777" w:rsidR="00946CB9" w:rsidRPr="0050535F" w:rsidRDefault="00946CB9" w:rsidP="00981BDB">
            <w:pPr>
              <w:spacing w:after="0" w:line="360" w:lineRule="auto"/>
              <w:jc w:val="center"/>
              <w:rPr>
                <w:ins w:id="1527" w:author="Jose Luis Zofio Prieto [2]" w:date="2025-03-13T09:05:00Z"/>
                <w:rFonts w:eastAsia="Times New Roman" w:cs="Times New Roman"/>
                <w:color w:val="000000"/>
                <w:kern w:val="0"/>
                <w:lang w:val="en-US" w:eastAsia="es-ES"/>
                <w14:ligatures w14:val="none"/>
              </w:rPr>
            </w:pPr>
            <w:ins w:id="1528" w:author="Jose Luis Zofio Prieto [2]" w:date="2025-03-13T09:05:00Z">
              <w:r w:rsidRPr="0050535F">
                <w:rPr>
                  <w:rFonts w:cs="Times New Roman"/>
                  <w:color w:val="000000"/>
                  <w:lang w:val="en-US"/>
                </w:rPr>
                <w:t>20</w:t>
              </w:r>
            </w:ins>
          </w:p>
        </w:tc>
      </w:tr>
      <w:tr w:rsidR="00946CB9" w:rsidRPr="0050535F" w14:paraId="2091F0C5" w14:textId="77777777" w:rsidTr="00946CB9">
        <w:trPr>
          <w:trHeight w:val="300"/>
          <w:jc w:val="center"/>
          <w:ins w:id="1529" w:author="Jose Luis Zofio Prieto [2]" w:date="2025-03-13T09:05:00Z"/>
          <w:trPrChange w:id="1530" w:author="Jose Luis Zofio Prieto [2]" w:date="2025-03-13T09:06:00Z">
            <w:trPr>
              <w:trHeight w:val="300"/>
              <w:jc w:val="center"/>
            </w:trPr>
          </w:trPrChange>
        </w:trPr>
        <w:tc>
          <w:tcPr>
            <w:tcW w:w="1200" w:type="dxa"/>
            <w:tcBorders>
              <w:top w:val="nil"/>
              <w:left w:val="nil"/>
              <w:bottom w:val="nil"/>
              <w:right w:val="single" w:sz="4" w:space="0" w:color="auto"/>
            </w:tcBorders>
            <w:tcPrChange w:id="1531" w:author="Jose Luis Zofio Prieto [2]" w:date="2025-03-13T09:06:00Z">
              <w:tcPr>
                <w:tcW w:w="1200" w:type="dxa"/>
                <w:tcBorders>
                  <w:top w:val="nil"/>
                  <w:left w:val="nil"/>
                  <w:bottom w:val="nil"/>
                  <w:right w:val="single" w:sz="4" w:space="0" w:color="auto"/>
                </w:tcBorders>
              </w:tcPr>
            </w:tcPrChange>
          </w:tcPr>
          <w:p w14:paraId="50C652DE" w14:textId="77777777" w:rsidR="00946CB9" w:rsidRPr="0050535F" w:rsidRDefault="00946CB9" w:rsidP="00981BDB">
            <w:pPr>
              <w:spacing w:after="0" w:line="360" w:lineRule="auto"/>
              <w:jc w:val="center"/>
              <w:rPr>
                <w:ins w:id="1532" w:author="Jose Luis Zofio Prieto [2]" w:date="2025-03-13T09:05:00Z"/>
                <w:rFonts w:eastAsia="Times New Roman" w:cs="Times New Roman"/>
                <w:color w:val="000000"/>
                <w:kern w:val="0"/>
                <w:lang w:val="en-US" w:eastAsia="es-ES"/>
                <w14:ligatures w14:val="none"/>
              </w:rPr>
            </w:pPr>
            <w:ins w:id="1533" w:author="Jose Luis Zofio Prieto [2]" w:date="2025-03-13T09:05:00Z">
              <w:r w:rsidRPr="0050535F">
                <w:rPr>
                  <w:rFonts w:eastAsia="Times New Roman" w:cs="Times New Roman"/>
                  <w:color w:val="000000"/>
                  <w:kern w:val="0"/>
                  <w:lang w:val="en-US" w:eastAsia="es-ES"/>
                  <w14:ligatures w14:val="none"/>
                </w:rPr>
                <w:t>6</w:t>
              </w:r>
            </w:ins>
          </w:p>
        </w:tc>
        <w:tc>
          <w:tcPr>
            <w:tcW w:w="1200" w:type="dxa"/>
            <w:tcBorders>
              <w:top w:val="nil"/>
              <w:left w:val="single" w:sz="4" w:space="0" w:color="auto"/>
              <w:bottom w:val="nil"/>
              <w:right w:val="single" w:sz="4" w:space="0" w:color="auto"/>
            </w:tcBorders>
            <w:shd w:val="clear" w:color="auto" w:fill="auto"/>
            <w:noWrap/>
            <w:vAlign w:val="bottom"/>
            <w:hideMark/>
            <w:tcPrChange w:id="153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365EDF5" w14:textId="77777777" w:rsidR="00946CB9" w:rsidRPr="0050535F" w:rsidRDefault="00946CB9" w:rsidP="00981BDB">
            <w:pPr>
              <w:spacing w:after="0" w:line="360" w:lineRule="auto"/>
              <w:jc w:val="center"/>
              <w:rPr>
                <w:ins w:id="1535" w:author="Jose Luis Zofio Prieto [2]" w:date="2025-03-13T09:05:00Z"/>
                <w:rFonts w:eastAsia="Times New Roman" w:cs="Times New Roman"/>
                <w:color w:val="000000"/>
                <w:kern w:val="0"/>
                <w:lang w:val="en-US" w:eastAsia="es-ES"/>
                <w14:ligatures w14:val="none"/>
              </w:rPr>
            </w:pPr>
            <w:ins w:id="1536" w:author="Jose Luis Zofio Prieto [2]" w:date="2025-03-13T09:05:00Z">
              <w:r w:rsidRPr="0050535F">
                <w:rPr>
                  <w:rFonts w:eastAsia="Times New Roman" w:cs="Times New Roman"/>
                  <w:color w:val="000000"/>
                  <w:kern w:val="0"/>
                  <w:lang w:val="en-US" w:eastAsia="es-ES"/>
                  <w14:ligatures w14:val="none"/>
                </w:rPr>
                <w:t>36</w:t>
              </w:r>
            </w:ins>
          </w:p>
        </w:tc>
        <w:tc>
          <w:tcPr>
            <w:tcW w:w="1470" w:type="dxa"/>
            <w:tcBorders>
              <w:top w:val="nil"/>
              <w:left w:val="single" w:sz="4" w:space="0" w:color="auto"/>
              <w:bottom w:val="nil"/>
              <w:right w:val="single" w:sz="4" w:space="0" w:color="auto"/>
            </w:tcBorders>
            <w:shd w:val="clear" w:color="auto" w:fill="auto"/>
            <w:noWrap/>
            <w:vAlign w:val="bottom"/>
            <w:hideMark/>
            <w:tcPrChange w:id="153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866ABA4" w14:textId="77777777" w:rsidR="00946CB9" w:rsidRPr="0050535F" w:rsidRDefault="00946CB9" w:rsidP="00981BDB">
            <w:pPr>
              <w:spacing w:after="0" w:line="360" w:lineRule="auto"/>
              <w:jc w:val="center"/>
              <w:rPr>
                <w:ins w:id="1538" w:author="Jose Luis Zofio Prieto [2]" w:date="2025-03-13T09:05:00Z"/>
                <w:rFonts w:eastAsia="Times New Roman" w:cs="Times New Roman"/>
                <w:color w:val="000000"/>
                <w:kern w:val="0"/>
                <w:lang w:val="en-US" w:eastAsia="es-ES"/>
                <w14:ligatures w14:val="none"/>
              </w:rPr>
            </w:pPr>
            <w:ins w:id="1539" w:author="Jose Luis Zofio Prieto [2]" w:date="2025-03-13T09:05:00Z">
              <w:r w:rsidRPr="0050535F">
                <w:rPr>
                  <w:rFonts w:eastAsia="Times New Roman" w:cs="Times New Roman"/>
                  <w:color w:val="000000"/>
                  <w:kern w:val="0"/>
                  <w:lang w:val="en-US" w:eastAsia="es-ES"/>
                  <w14:ligatures w14:val="none"/>
                </w:rPr>
                <w:t>0.9960</w:t>
              </w:r>
            </w:ins>
          </w:p>
        </w:tc>
        <w:tc>
          <w:tcPr>
            <w:tcW w:w="2010" w:type="dxa"/>
            <w:tcBorders>
              <w:top w:val="nil"/>
              <w:left w:val="single" w:sz="4" w:space="0" w:color="auto"/>
              <w:bottom w:val="nil"/>
              <w:right w:val="single" w:sz="4" w:space="0" w:color="auto"/>
            </w:tcBorders>
            <w:shd w:val="clear" w:color="auto" w:fill="auto"/>
            <w:noWrap/>
            <w:vAlign w:val="bottom"/>
            <w:tcPrChange w:id="154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5D39209" w14:textId="77777777" w:rsidR="00946CB9" w:rsidRPr="0050535F" w:rsidRDefault="00946CB9" w:rsidP="00981BDB">
            <w:pPr>
              <w:spacing w:after="0" w:line="360" w:lineRule="auto"/>
              <w:jc w:val="center"/>
              <w:rPr>
                <w:ins w:id="1541" w:author="Jose Luis Zofio Prieto [2]" w:date="2025-03-13T09:05:00Z"/>
                <w:rFonts w:eastAsia="Times New Roman" w:cs="Times New Roman"/>
                <w:color w:val="000000"/>
                <w:kern w:val="0"/>
                <w:lang w:val="en-US" w:eastAsia="es-ES"/>
                <w14:ligatures w14:val="none"/>
              </w:rPr>
            </w:pPr>
            <w:ins w:id="1542" w:author="Jose Luis Zofio Prieto [2]" w:date="2025-03-13T09:05:00Z">
              <w:r w:rsidRPr="0050535F">
                <w:rPr>
                  <w:rFonts w:cs="Times New Roman"/>
                  <w:color w:val="000000"/>
                  <w:lang w:val="en-US"/>
                </w:rPr>
                <w:t>36</w:t>
              </w:r>
            </w:ins>
          </w:p>
        </w:tc>
        <w:tc>
          <w:tcPr>
            <w:tcW w:w="1320" w:type="dxa"/>
            <w:tcBorders>
              <w:top w:val="nil"/>
              <w:left w:val="single" w:sz="4" w:space="0" w:color="auto"/>
              <w:bottom w:val="nil"/>
              <w:right w:val="single" w:sz="4" w:space="0" w:color="auto"/>
            </w:tcBorders>
            <w:shd w:val="clear" w:color="auto" w:fill="auto"/>
            <w:noWrap/>
            <w:vAlign w:val="bottom"/>
            <w:tcPrChange w:id="154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0964CD8" w14:textId="77777777" w:rsidR="00946CB9" w:rsidRPr="0050535F" w:rsidRDefault="00946CB9" w:rsidP="00981BDB">
            <w:pPr>
              <w:spacing w:after="0" w:line="360" w:lineRule="auto"/>
              <w:jc w:val="center"/>
              <w:rPr>
                <w:ins w:id="1544" w:author="Jose Luis Zofio Prieto [2]" w:date="2025-03-13T09:05:00Z"/>
                <w:rFonts w:eastAsia="Times New Roman" w:cs="Times New Roman"/>
                <w:color w:val="000000"/>
                <w:kern w:val="0"/>
                <w:lang w:val="en-US" w:eastAsia="es-ES"/>
                <w14:ligatures w14:val="none"/>
              </w:rPr>
            </w:pPr>
            <w:ins w:id="1545" w:author="Jose Luis Zofio Prieto [2]" w:date="2025-03-13T09:05:00Z">
              <w:r w:rsidRPr="0050535F">
                <w:rPr>
                  <w:rFonts w:cs="Times New Roman"/>
                  <w:color w:val="000000"/>
                  <w:lang w:val="en-US"/>
                </w:rPr>
                <w:t>36</w:t>
              </w:r>
            </w:ins>
          </w:p>
        </w:tc>
        <w:tc>
          <w:tcPr>
            <w:tcW w:w="1080" w:type="dxa"/>
            <w:tcBorders>
              <w:top w:val="nil"/>
              <w:left w:val="single" w:sz="4" w:space="0" w:color="auto"/>
              <w:bottom w:val="nil"/>
              <w:right w:val="single" w:sz="4" w:space="0" w:color="auto"/>
            </w:tcBorders>
            <w:shd w:val="clear" w:color="auto" w:fill="auto"/>
            <w:noWrap/>
            <w:vAlign w:val="bottom"/>
            <w:tcPrChange w:id="154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10ED1C3" w14:textId="77777777" w:rsidR="00946CB9" w:rsidRPr="0050535F" w:rsidRDefault="00946CB9" w:rsidP="00981BDB">
            <w:pPr>
              <w:spacing w:after="0" w:line="360" w:lineRule="auto"/>
              <w:jc w:val="center"/>
              <w:rPr>
                <w:ins w:id="1547" w:author="Jose Luis Zofio Prieto [2]" w:date="2025-03-13T09:05:00Z"/>
                <w:rFonts w:eastAsia="Times New Roman" w:cs="Times New Roman"/>
                <w:color w:val="000000"/>
                <w:kern w:val="0"/>
                <w:lang w:val="en-US" w:eastAsia="es-ES"/>
                <w14:ligatures w14:val="none"/>
              </w:rPr>
            </w:pPr>
            <w:ins w:id="1548" w:author="Jose Luis Zofio Prieto [2]" w:date="2025-03-13T09:05:00Z">
              <w:r w:rsidRPr="0050535F">
                <w:rPr>
                  <w:rFonts w:cs="Times New Roman"/>
                  <w:color w:val="000000"/>
                  <w:lang w:val="en-US"/>
                </w:rPr>
                <w:t>36</w:t>
              </w:r>
            </w:ins>
          </w:p>
        </w:tc>
      </w:tr>
      <w:tr w:rsidR="00946CB9" w:rsidRPr="0050535F" w14:paraId="6FA44CED" w14:textId="77777777" w:rsidTr="00946CB9">
        <w:trPr>
          <w:trHeight w:val="300"/>
          <w:jc w:val="center"/>
          <w:ins w:id="1549" w:author="Jose Luis Zofio Prieto [2]" w:date="2025-03-13T09:05:00Z"/>
          <w:trPrChange w:id="1550" w:author="Jose Luis Zofio Prieto [2]" w:date="2025-03-13T09:06:00Z">
            <w:trPr>
              <w:trHeight w:val="300"/>
              <w:jc w:val="center"/>
            </w:trPr>
          </w:trPrChange>
        </w:trPr>
        <w:tc>
          <w:tcPr>
            <w:tcW w:w="1200" w:type="dxa"/>
            <w:tcBorders>
              <w:top w:val="nil"/>
              <w:left w:val="nil"/>
              <w:bottom w:val="nil"/>
              <w:right w:val="single" w:sz="4" w:space="0" w:color="auto"/>
            </w:tcBorders>
            <w:tcPrChange w:id="1551" w:author="Jose Luis Zofio Prieto [2]" w:date="2025-03-13T09:06:00Z">
              <w:tcPr>
                <w:tcW w:w="1200" w:type="dxa"/>
                <w:tcBorders>
                  <w:top w:val="nil"/>
                  <w:left w:val="nil"/>
                  <w:bottom w:val="nil"/>
                  <w:right w:val="single" w:sz="4" w:space="0" w:color="auto"/>
                </w:tcBorders>
              </w:tcPr>
            </w:tcPrChange>
          </w:tcPr>
          <w:p w14:paraId="19CE819F" w14:textId="77777777" w:rsidR="00946CB9" w:rsidRPr="0050535F" w:rsidRDefault="00946CB9" w:rsidP="00981BDB">
            <w:pPr>
              <w:spacing w:after="0" w:line="360" w:lineRule="auto"/>
              <w:jc w:val="center"/>
              <w:rPr>
                <w:ins w:id="1552" w:author="Jose Luis Zofio Prieto [2]" w:date="2025-03-13T09:05:00Z"/>
                <w:rFonts w:eastAsia="Times New Roman" w:cs="Times New Roman"/>
                <w:color w:val="000000"/>
                <w:kern w:val="0"/>
                <w:lang w:val="en-US" w:eastAsia="es-ES"/>
                <w14:ligatures w14:val="none"/>
              </w:rPr>
            </w:pPr>
            <w:ins w:id="1553" w:author="Jose Luis Zofio Prieto [2]" w:date="2025-03-13T09:05:00Z">
              <w:r w:rsidRPr="0050535F">
                <w:rPr>
                  <w:rFonts w:eastAsia="Times New Roman" w:cs="Times New Roman"/>
                  <w:color w:val="000000"/>
                  <w:kern w:val="0"/>
                  <w:lang w:val="en-US" w:eastAsia="es-ES"/>
                  <w14:ligatures w14:val="none"/>
                </w:rPr>
                <w:t>7</w:t>
              </w:r>
            </w:ins>
          </w:p>
        </w:tc>
        <w:tc>
          <w:tcPr>
            <w:tcW w:w="1200" w:type="dxa"/>
            <w:tcBorders>
              <w:top w:val="nil"/>
              <w:left w:val="single" w:sz="4" w:space="0" w:color="auto"/>
              <w:bottom w:val="nil"/>
              <w:right w:val="single" w:sz="4" w:space="0" w:color="auto"/>
            </w:tcBorders>
            <w:shd w:val="clear" w:color="auto" w:fill="auto"/>
            <w:noWrap/>
            <w:vAlign w:val="bottom"/>
            <w:hideMark/>
            <w:tcPrChange w:id="155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24F7240" w14:textId="77777777" w:rsidR="00946CB9" w:rsidRPr="0050535F" w:rsidRDefault="00946CB9" w:rsidP="00981BDB">
            <w:pPr>
              <w:spacing w:after="0" w:line="360" w:lineRule="auto"/>
              <w:jc w:val="center"/>
              <w:rPr>
                <w:ins w:id="1555" w:author="Jose Luis Zofio Prieto [2]" w:date="2025-03-13T09:05:00Z"/>
                <w:rFonts w:eastAsia="Times New Roman" w:cs="Times New Roman"/>
                <w:color w:val="000000"/>
                <w:kern w:val="0"/>
                <w:lang w:val="en-US" w:eastAsia="es-ES"/>
                <w14:ligatures w14:val="none"/>
              </w:rPr>
            </w:pPr>
            <w:ins w:id="1556" w:author="Jose Luis Zofio Prieto [2]" w:date="2025-03-13T09:05:00Z">
              <w:r w:rsidRPr="0050535F">
                <w:rPr>
                  <w:rFonts w:eastAsia="Times New Roman" w:cs="Times New Roman"/>
                  <w:color w:val="000000"/>
                  <w:kern w:val="0"/>
                  <w:lang w:val="en-US" w:eastAsia="es-ES"/>
                  <w14:ligatures w14:val="none"/>
                </w:rPr>
                <w:t>46</w:t>
              </w:r>
            </w:ins>
          </w:p>
        </w:tc>
        <w:tc>
          <w:tcPr>
            <w:tcW w:w="1470" w:type="dxa"/>
            <w:tcBorders>
              <w:top w:val="nil"/>
              <w:left w:val="single" w:sz="4" w:space="0" w:color="auto"/>
              <w:bottom w:val="nil"/>
              <w:right w:val="single" w:sz="4" w:space="0" w:color="auto"/>
            </w:tcBorders>
            <w:shd w:val="clear" w:color="auto" w:fill="auto"/>
            <w:noWrap/>
            <w:vAlign w:val="bottom"/>
            <w:hideMark/>
            <w:tcPrChange w:id="155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CDED1A6" w14:textId="77777777" w:rsidR="00946CB9" w:rsidRPr="0050535F" w:rsidRDefault="00946CB9" w:rsidP="00981BDB">
            <w:pPr>
              <w:spacing w:after="0" w:line="360" w:lineRule="auto"/>
              <w:jc w:val="center"/>
              <w:rPr>
                <w:ins w:id="1558" w:author="Jose Luis Zofio Prieto [2]" w:date="2025-03-13T09:05:00Z"/>
                <w:rFonts w:eastAsia="Times New Roman" w:cs="Times New Roman"/>
                <w:color w:val="000000"/>
                <w:kern w:val="0"/>
                <w:lang w:val="en-US" w:eastAsia="es-ES"/>
                <w14:ligatures w14:val="none"/>
              </w:rPr>
            </w:pPr>
            <w:ins w:id="1559" w:author="Jose Luis Zofio Prieto [2]" w:date="2025-03-13T09:05:00Z">
              <w:r w:rsidRPr="0050535F">
                <w:rPr>
                  <w:rFonts w:eastAsia="Times New Roman" w:cs="Times New Roman"/>
                  <w:color w:val="000000"/>
                  <w:kern w:val="0"/>
                  <w:lang w:val="en-US" w:eastAsia="es-ES"/>
                  <w14:ligatures w14:val="none"/>
                </w:rPr>
                <w:t>0.9894</w:t>
              </w:r>
            </w:ins>
          </w:p>
        </w:tc>
        <w:tc>
          <w:tcPr>
            <w:tcW w:w="2010" w:type="dxa"/>
            <w:tcBorders>
              <w:top w:val="nil"/>
              <w:left w:val="single" w:sz="4" w:space="0" w:color="auto"/>
              <w:bottom w:val="nil"/>
              <w:right w:val="single" w:sz="4" w:space="0" w:color="auto"/>
            </w:tcBorders>
            <w:shd w:val="clear" w:color="auto" w:fill="auto"/>
            <w:noWrap/>
            <w:vAlign w:val="bottom"/>
            <w:tcPrChange w:id="156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B1DA352" w14:textId="77777777" w:rsidR="00946CB9" w:rsidRPr="0050535F" w:rsidRDefault="00946CB9" w:rsidP="00981BDB">
            <w:pPr>
              <w:spacing w:after="0" w:line="360" w:lineRule="auto"/>
              <w:jc w:val="center"/>
              <w:rPr>
                <w:ins w:id="1561" w:author="Jose Luis Zofio Prieto [2]" w:date="2025-03-13T09:05:00Z"/>
                <w:rFonts w:eastAsia="Times New Roman" w:cs="Times New Roman"/>
                <w:color w:val="000000"/>
                <w:kern w:val="0"/>
                <w:lang w:val="en-US" w:eastAsia="es-ES"/>
                <w14:ligatures w14:val="none"/>
              </w:rPr>
            </w:pPr>
            <w:ins w:id="1562" w:author="Jose Luis Zofio Prieto [2]" w:date="2025-03-13T09:05:00Z">
              <w:r w:rsidRPr="0050535F">
                <w:rPr>
                  <w:rFonts w:cs="Times New Roman"/>
                  <w:color w:val="000000"/>
                  <w:lang w:val="en-US"/>
                </w:rPr>
                <w:t>46</w:t>
              </w:r>
            </w:ins>
          </w:p>
        </w:tc>
        <w:tc>
          <w:tcPr>
            <w:tcW w:w="1320" w:type="dxa"/>
            <w:tcBorders>
              <w:top w:val="nil"/>
              <w:left w:val="single" w:sz="4" w:space="0" w:color="auto"/>
              <w:bottom w:val="nil"/>
              <w:right w:val="single" w:sz="4" w:space="0" w:color="auto"/>
            </w:tcBorders>
            <w:shd w:val="clear" w:color="auto" w:fill="auto"/>
            <w:noWrap/>
            <w:vAlign w:val="bottom"/>
            <w:tcPrChange w:id="156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6B0F6EB5" w14:textId="77777777" w:rsidR="00946CB9" w:rsidRPr="0050535F" w:rsidRDefault="00946CB9" w:rsidP="00981BDB">
            <w:pPr>
              <w:spacing w:after="0" w:line="360" w:lineRule="auto"/>
              <w:jc w:val="center"/>
              <w:rPr>
                <w:ins w:id="1564" w:author="Jose Luis Zofio Prieto [2]" w:date="2025-03-13T09:05:00Z"/>
                <w:rFonts w:eastAsia="Times New Roman" w:cs="Times New Roman"/>
                <w:color w:val="000000"/>
                <w:kern w:val="0"/>
                <w:lang w:val="en-US" w:eastAsia="es-ES"/>
                <w14:ligatures w14:val="none"/>
              </w:rPr>
            </w:pPr>
            <w:ins w:id="1565" w:author="Jose Luis Zofio Prieto [2]" w:date="2025-03-13T09:05:00Z">
              <w:r w:rsidRPr="0050535F">
                <w:rPr>
                  <w:rFonts w:cs="Times New Roman"/>
                  <w:color w:val="000000"/>
                  <w:lang w:val="en-US"/>
                </w:rPr>
                <w:t>46</w:t>
              </w:r>
            </w:ins>
          </w:p>
        </w:tc>
        <w:tc>
          <w:tcPr>
            <w:tcW w:w="1080" w:type="dxa"/>
            <w:tcBorders>
              <w:top w:val="nil"/>
              <w:left w:val="single" w:sz="4" w:space="0" w:color="auto"/>
              <w:bottom w:val="nil"/>
              <w:right w:val="single" w:sz="4" w:space="0" w:color="auto"/>
            </w:tcBorders>
            <w:shd w:val="clear" w:color="auto" w:fill="auto"/>
            <w:noWrap/>
            <w:vAlign w:val="bottom"/>
            <w:tcPrChange w:id="156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A170193" w14:textId="77777777" w:rsidR="00946CB9" w:rsidRPr="0050535F" w:rsidRDefault="00946CB9" w:rsidP="00981BDB">
            <w:pPr>
              <w:spacing w:after="0" w:line="360" w:lineRule="auto"/>
              <w:jc w:val="center"/>
              <w:rPr>
                <w:ins w:id="1567" w:author="Jose Luis Zofio Prieto [2]" w:date="2025-03-13T09:05:00Z"/>
                <w:rFonts w:eastAsia="Times New Roman" w:cs="Times New Roman"/>
                <w:color w:val="000000"/>
                <w:kern w:val="0"/>
                <w:lang w:val="en-US" w:eastAsia="es-ES"/>
                <w14:ligatures w14:val="none"/>
              </w:rPr>
            </w:pPr>
            <w:ins w:id="1568" w:author="Jose Luis Zofio Prieto [2]" w:date="2025-03-13T09:05:00Z">
              <w:r w:rsidRPr="0050535F">
                <w:rPr>
                  <w:rFonts w:cs="Times New Roman"/>
                  <w:color w:val="000000"/>
                  <w:lang w:val="en-US"/>
                </w:rPr>
                <w:t>46</w:t>
              </w:r>
            </w:ins>
          </w:p>
        </w:tc>
      </w:tr>
      <w:tr w:rsidR="00946CB9" w:rsidRPr="0050535F" w14:paraId="476B60B2" w14:textId="77777777" w:rsidTr="00946CB9">
        <w:trPr>
          <w:trHeight w:val="300"/>
          <w:jc w:val="center"/>
          <w:ins w:id="1569" w:author="Jose Luis Zofio Prieto [2]" w:date="2025-03-13T09:05:00Z"/>
          <w:trPrChange w:id="1570" w:author="Jose Luis Zofio Prieto [2]" w:date="2025-03-13T09:06:00Z">
            <w:trPr>
              <w:trHeight w:val="300"/>
              <w:jc w:val="center"/>
            </w:trPr>
          </w:trPrChange>
        </w:trPr>
        <w:tc>
          <w:tcPr>
            <w:tcW w:w="1200" w:type="dxa"/>
            <w:tcBorders>
              <w:top w:val="nil"/>
              <w:left w:val="nil"/>
              <w:bottom w:val="nil"/>
              <w:right w:val="single" w:sz="4" w:space="0" w:color="auto"/>
            </w:tcBorders>
            <w:tcPrChange w:id="1571" w:author="Jose Luis Zofio Prieto [2]" w:date="2025-03-13T09:06:00Z">
              <w:tcPr>
                <w:tcW w:w="1200" w:type="dxa"/>
                <w:tcBorders>
                  <w:top w:val="nil"/>
                  <w:left w:val="nil"/>
                  <w:bottom w:val="nil"/>
                  <w:right w:val="single" w:sz="4" w:space="0" w:color="auto"/>
                </w:tcBorders>
              </w:tcPr>
            </w:tcPrChange>
          </w:tcPr>
          <w:p w14:paraId="0D2808DA" w14:textId="77777777" w:rsidR="00946CB9" w:rsidRPr="0050535F" w:rsidRDefault="00946CB9" w:rsidP="00981BDB">
            <w:pPr>
              <w:spacing w:after="0" w:line="360" w:lineRule="auto"/>
              <w:jc w:val="center"/>
              <w:rPr>
                <w:ins w:id="1572" w:author="Jose Luis Zofio Prieto [2]" w:date="2025-03-13T09:05:00Z"/>
                <w:rFonts w:eastAsia="Times New Roman" w:cs="Times New Roman"/>
                <w:color w:val="000000"/>
                <w:kern w:val="0"/>
                <w:lang w:val="en-US" w:eastAsia="es-ES"/>
                <w14:ligatures w14:val="none"/>
              </w:rPr>
            </w:pPr>
            <w:ins w:id="1573" w:author="Jose Luis Zofio Prieto [2]" w:date="2025-03-13T09:05:00Z">
              <w:r w:rsidRPr="0050535F">
                <w:rPr>
                  <w:rFonts w:eastAsia="Times New Roman" w:cs="Times New Roman"/>
                  <w:color w:val="000000"/>
                  <w:kern w:val="0"/>
                  <w:lang w:val="en-US" w:eastAsia="es-ES"/>
                  <w14:ligatures w14:val="none"/>
                </w:rPr>
                <w:t>8</w:t>
              </w:r>
            </w:ins>
          </w:p>
        </w:tc>
        <w:tc>
          <w:tcPr>
            <w:tcW w:w="1200" w:type="dxa"/>
            <w:tcBorders>
              <w:top w:val="nil"/>
              <w:left w:val="single" w:sz="4" w:space="0" w:color="auto"/>
              <w:bottom w:val="nil"/>
              <w:right w:val="single" w:sz="4" w:space="0" w:color="auto"/>
            </w:tcBorders>
            <w:shd w:val="clear" w:color="auto" w:fill="auto"/>
            <w:noWrap/>
            <w:vAlign w:val="bottom"/>
            <w:hideMark/>
            <w:tcPrChange w:id="157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3E84446" w14:textId="77777777" w:rsidR="00946CB9" w:rsidRPr="0050535F" w:rsidRDefault="00946CB9" w:rsidP="00981BDB">
            <w:pPr>
              <w:spacing w:after="0" w:line="360" w:lineRule="auto"/>
              <w:jc w:val="center"/>
              <w:rPr>
                <w:ins w:id="1575" w:author="Jose Luis Zofio Prieto [2]" w:date="2025-03-13T09:05:00Z"/>
                <w:rFonts w:eastAsia="Times New Roman" w:cs="Times New Roman"/>
                <w:color w:val="000000"/>
                <w:kern w:val="0"/>
                <w:lang w:val="en-US" w:eastAsia="es-ES"/>
                <w14:ligatures w14:val="none"/>
              </w:rPr>
            </w:pPr>
            <w:ins w:id="1576" w:author="Jose Luis Zofio Prieto [2]" w:date="2025-03-13T09:05:00Z">
              <w:r w:rsidRPr="0050535F">
                <w:rPr>
                  <w:rFonts w:eastAsia="Times New Roman" w:cs="Times New Roman"/>
                  <w:color w:val="000000"/>
                  <w:kern w:val="0"/>
                  <w:lang w:val="en-US" w:eastAsia="es-ES"/>
                  <w14:ligatures w14:val="none"/>
                </w:rPr>
                <w:t>1</w:t>
              </w:r>
            </w:ins>
          </w:p>
        </w:tc>
        <w:tc>
          <w:tcPr>
            <w:tcW w:w="1470" w:type="dxa"/>
            <w:tcBorders>
              <w:top w:val="nil"/>
              <w:left w:val="single" w:sz="4" w:space="0" w:color="auto"/>
              <w:bottom w:val="nil"/>
              <w:right w:val="single" w:sz="4" w:space="0" w:color="auto"/>
            </w:tcBorders>
            <w:shd w:val="clear" w:color="auto" w:fill="auto"/>
            <w:noWrap/>
            <w:vAlign w:val="bottom"/>
            <w:hideMark/>
            <w:tcPrChange w:id="157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0900A4C" w14:textId="77777777" w:rsidR="00946CB9" w:rsidRPr="0050535F" w:rsidRDefault="00946CB9" w:rsidP="00981BDB">
            <w:pPr>
              <w:spacing w:after="0" w:line="360" w:lineRule="auto"/>
              <w:jc w:val="center"/>
              <w:rPr>
                <w:ins w:id="1578" w:author="Jose Luis Zofio Prieto [2]" w:date="2025-03-13T09:05:00Z"/>
                <w:rFonts w:eastAsia="Times New Roman" w:cs="Times New Roman"/>
                <w:color w:val="000000"/>
                <w:kern w:val="0"/>
                <w:lang w:val="en-US" w:eastAsia="es-ES"/>
                <w14:ligatures w14:val="none"/>
              </w:rPr>
            </w:pPr>
            <w:ins w:id="1579" w:author="Jose Luis Zofio Prieto [2]" w:date="2025-03-13T09:05:00Z">
              <w:r w:rsidRPr="0050535F">
                <w:rPr>
                  <w:rFonts w:eastAsia="Times New Roman" w:cs="Times New Roman"/>
                  <w:color w:val="000000"/>
                  <w:kern w:val="0"/>
                  <w:lang w:val="en-US" w:eastAsia="es-ES"/>
                  <w14:ligatures w14:val="none"/>
                </w:rPr>
                <w:t>0.9868</w:t>
              </w:r>
            </w:ins>
          </w:p>
        </w:tc>
        <w:tc>
          <w:tcPr>
            <w:tcW w:w="2010" w:type="dxa"/>
            <w:tcBorders>
              <w:top w:val="nil"/>
              <w:left w:val="single" w:sz="4" w:space="0" w:color="auto"/>
              <w:bottom w:val="nil"/>
              <w:right w:val="single" w:sz="4" w:space="0" w:color="auto"/>
            </w:tcBorders>
            <w:shd w:val="clear" w:color="auto" w:fill="auto"/>
            <w:noWrap/>
            <w:vAlign w:val="bottom"/>
            <w:tcPrChange w:id="158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0E7C96C" w14:textId="77777777" w:rsidR="00946CB9" w:rsidRPr="0050535F" w:rsidRDefault="00946CB9" w:rsidP="00981BDB">
            <w:pPr>
              <w:spacing w:after="0" w:line="360" w:lineRule="auto"/>
              <w:jc w:val="center"/>
              <w:rPr>
                <w:ins w:id="1581" w:author="Jose Luis Zofio Prieto [2]" w:date="2025-03-13T09:05:00Z"/>
                <w:rFonts w:eastAsia="Times New Roman" w:cs="Times New Roman"/>
                <w:color w:val="000000"/>
                <w:kern w:val="0"/>
                <w:lang w:val="en-US" w:eastAsia="es-ES"/>
                <w14:ligatures w14:val="none"/>
              </w:rPr>
            </w:pPr>
            <w:ins w:id="1582" w:author="Jose Luis Zofio Prieto [2]" w:date="2025-03-13T09:05:00Z">
              <w:r w:rsidRPr="0050535F">
                <w:rPr>
                  <w:rFonts w:cs="Times New Roman"/>
                  <w:color w:val="000000"/>
                  <w:lang w:val="en-US"/>
                </w:rPr>
                <w:t>1</w:t>
              </w:r>
            </w:ins>
          </w:p>
        </w:tc>
        <w:tc>
          <w:tcPr>
            <w:tcW w:w="1320" w:type="dxa"/>
            <w:tcBorders>
              <w:top w:val="nil"/>
              <w:left w:val="single" w:sz="4" w:space="0" w:color="auto"/>
              <w:bottom w:val="nil"/>
              <w:right w:val="single" w:sz="4" w:space="0" w:color="auto"/>
            </w:tcBorders>
            <w:shd w:val="clear" w:color="auto" w:fill="auto"/>
            <w:noWrap/>
            <w:vAlign w:val="bottom"/>
            <w:tcPrChange w:id="158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726F678" w14:textId="77777777" w:rsidR="00946CB9" w:rsidRPr="0050535F" w:rsidRDefault="00946CB9" w:rsidP="00981BDB">
            <w:pPr>
              <w:spacing w:after="0" w:line="360" w:lineRule="auto"/>
              <w:jc w:val="center"/>
              <w:rPr>
                <w:ins w:id="1584" w:author="Jose Luis Zofio Prieto [2]" w:date="2025-03-13T09:05:00Z"/>
                <w:rFonts w:eastAsia="Times New Roman" w:cs="Times New Roman"/>
                <w:color w:val="000000"/>
                <w:kern w:val="0"/>
                <w:lang w:val="en-US" w:eastAsia="es-ES"/>
                <w14:ligatures w14:val="none"/>
              </w:rPr>
            </w:pPr>
            <w:ins w:id="1585" w:author="Jose Luis Zofio Prieto [2]" w:date="2025-03-13T09:05:00Z">
              <w:r w:rsidRPr="0050535F">
                <w:rPr>
                  <w:rFonts w:cs="Times New Roman"/>
                  <w:color w:val="000000"/>
                  <w:lang w:val="en-US"/>
                </w:rPr>
                <w:t>1</w:t>
              </w:r>
            </w:ins>
          </w:p>
        </w:tc>
        <w:tc>
          <w:tcPr>
            <w:tcW w:w="1080" w:type="dxa"/>
            <w:tcBorders>
              <w:top w:val="nil"/>
              <w:left w:val="single" w:sz="4" w:space="0" w:color="auto"/>
              <w:bottom w:val="nil"/>
              <w:right w:val="single" w:sz="4" w:space="0" w:color="auto"/>
            </w:tcBorders>
            <w:shd w:val="clear" w:color="auto" w:fill="auto"/>
            <w:noWrap/>
            <w:vAlign w:val="bottom"/>
            <w:tcPrChange w:id="158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CCA4951" w14:textId="77777777" w:rsidR="00946CB9" w:rsidRPr="0050535F" w:rsidRDefault="00946CB9" w:rsidP="00981BDB">
            <w:pPr>
              <w:spacing w:after="0" w:line="360" w:lineRule="auto"/>
              <w:jc w:val="center"/>
              <w:rPr>
                <w:ins w:id="1587" w:author="Jose Luis Zofio Prieto [2]" w:date="2025-03-13T09:05:00Z"/>
                <w:rFonts w:eastAsia="Times New Roman" w:cs="Times New Roman"/>
                <w:color w:val="000000"/>
                <w:kern w:val="0"/>
                <w:lang w:val="en-US" w:eastAsia="es-ES"/>
                <w14:ligatures w14:val="none"/>
              </w:rPr>
            </w:pPr>
            <w:ins w:id="1588" w:author="Jose Luis Zofio Prieto [2]" w:date="2025-03-13T09:05:00Z">
              <w:r w:rsidRPr="0050535F">
                <w:rPr>
                  <w:rFonts w:cs="Times New Roman"/>
                  <w:color w:val="000000"/>
                  <w:lang w:val="en-US"/>
                </w:rPr>
                <w:t>1</w:t>
              </w:r>
            </w:ins>
          </w:p>
        </w:tc>
      </w:tr>
      <w:tr w:rsidR="00946CB9" w:rsidRPr="0050535F" w14:paraId="15DEDF18" w14:textId="77777777" w:rsidTr="00946CB9">
        <w:trPr>
          <w:trHeight w:val="300"/>
          <w:jc w:val="center"/>
          <w:ins w:id="1589" w:author="Jose Luis Zofio Prieto [2]" w:date="2025-03-13T09:05:00Z"/>
          <w:trPrChange w:id="1590" w:author="Jose Luis Zofio Prieto [2]" w:date="2025-03-13T09:06:00Z">
            <w:trPr>
              <w:trHeight w:val="300"/>
              <w:jc w:val="center"/>
            </w:trPr>
          </w:trPrChange>
        </w:trPr>
        <w:tc>
          <w:tcPr>
            <w:tcW w:w="1200" w:type="dxa"/>
            <w:tcBorders>
              <w:top w:val="nil"/>
              <w:left w:val="nil"/>
              <w:bottom w:val="nil"/>
              <w:right w:val="single" w:sz="4" w:space="0" w:color="auto"/>
            </w:tcBorders>
            <w:tcPrChange w:id="1591" w:author="Jose Luis Zofio Prieto [2]" w:date="2025-03-13T09:06:00Z">
              <w:tcPr>
                <w:tcW w:w="1200" w:type="dxa"/>
                <w:tcBorders>
                  <w:top w:val="nil"/>
                  <w:left w:val="nil"/>
                  <w:bottom w:val="nil"/>
                  <w:right w:val="single" w:sz="4" w:space="0" w:color="auto"/>
                </w:tcBorders>
              </w:tcPr>
            </w:tcPrChange>
          </w:tcPr>
          <w:p w14:paraId="7D69764F" w14:textId="77777777" w:rsidR="00946CB9" w:rsidRPr="0050535F" w:rsidRDefault="00946CB9" w:rsidP="00981BDB">
            <w:pPr>
              <w:spacing w:after="0" w:line="360" w:lineRule="auto"/>
              <w:jc w:val="center"/>
              <w:rPr>
                <w:ins w:id="1592" w:author="Jose Luis Zofio Prieto [2]" w:date="2025-03-13T09:05:00Z"/>
                <w:rFonts w:eastAsia="Times New Roman" w:cs="Times New Roman"/>
                <w:color w:val="000000"/>
                <w:kern w:val="0"/>
                <w:lang w:val="en-US" w:eastAsia="es-ES"/>
                <w14:ligatures w14:val="none"/>
              </w:rPr>
            </w:pPr>
            <w:ins w:id="1593" w:author="Jose Luis Zofio Prieto [2]" w:date="2025-03-13T09:05:00Z">
              <w:r w:rsidRPr="0050535F">
                <w:rPr>
                  <w:rFonts w:eastAsia="Times New Roman" w:cs="Times New Roman"/>
                  <w:color w:val="000000"/>
                  <w:kern w:val="0"/>
                  <w:lang w:val="en-US" w:eastAsia="es-ES"/>
                  <w14:ligatures w14:val="none"/>
                </w:rPr>
                <w:t>9</w:t>
              </w:r>
            </w:ins>
          </w:p>
        </w:tc>
        <w:tc>
          <w:tcPr>
            <w:tcW w:w="1200" w:type="dxa"/>
            <w:tcBorders>
              <w:top w:val="nil"/>
              <w:left w:val="single" w:sz="4" w:space="0" w:color="auto"/>
              <w:bottom w:val="nil"/>
              <w:right w:val="single" w:sz="4" w:space="0" w:color="auto"/>
            </w:tcBorders>
            <w:shd w:val="clear" w:color="auto" w:fill="auto"/>
            <w:noWrap/>
            <w:vAlign w:val="bottom"/>
            <w:hideMark/>
            <w:tcPrChange w:id="159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1ECB93F" w14:textId="77777777" w:rsidR="00946CB9" w:rsidRPr="0050535F" w:rsidRDefault="00946CB9" w:rsidP="00981BDB">
            <w:pPr>
              <w:spacing w:after="0" w:line="360" w:lineRule="auto"/>
              <w:jc w:val="center"/>
              <w:rPr>
                <w:ins w:id="1595" w:author="Jose Luis Zofio Prieto [2]" w:date="2025-03-13T09:05:00Z"/>
                <w:rFonts w:eastAsia="Times New Roman" w:cs="Times New Roman"/>
                <w:color w:val="000000"/>
                <w:kern w:val="0"/>
                <w:lang w:val="en-US" w:eastAsia="es-ES"/>
                <w14:ligatures w14:val="none"/>
              </w:rPr>
            </w:pPr>
            <w:ins w:id="1596" w:author="Jose Luis Zofio Prieto [2]" w:date="2025-03-13T09:05:00Z">
              <w:r w:rsidRPr="0050535F">
                <w:rPr>
                  <w:rFonts w:eastAsia="Times New Roman" w:cs="Times New Roman"/>
                  <w:color w:val="000000"/>
                  <w:kern w:val="0"/>
                  <w:lang w:val="en-US" w:eastAsia="es-ES"/>
                  <w14:ligatures w14:val="none"/>
                </w:rPr>
                <w:t>56</w:t>
              </w:r>
            </w:ins>
          </w:p>
        </w:tc>
        <w:tc>
          <w:tcPr>
            <w:tcW w:w="1470" w:type="dxa"/>
            <w:tcBorders>
              <w:top w:val="nil"/>
              <w:left w:val="single" w:sz="4" w:space="0" w:color="auto"/>
              <w:bottom w:val="nil"/>
              <w:right w:val="single" w:sz="4" w:space="0" w:color="auto"/>
            </w:tcBorders>
            <w:shd w:val="clear" w:color="auto" w:fill="auto"/>
            <w:noWrap/>
            <w:vAlign w:val="bottom"/>
            <w:hideMark/>
            <w:tcPrChange w:id="159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018B8C2B" w14:textId="77777777" w:rsidR="00946CB9" w:rsidRPr="0050535F" w:rsidRDefault="00946CB9" w:rsidP="00981BDB">
            <w:pPr>
              <w:spacing w:after="0" w:line="360" w:lineRule="auto"/>
              <w:jc w:val="center"/>
              <w:rPr>
                <w:ins w:id="1598" w:author="Jose Luis Zofio Prieto [2]" w:date="2025-03-13T09:05:00Z"/>
                <w:rFonts w:eastAsia="Times New Roman" w:cs="Times New Roman"/>
                <w:color w:val="000000"/>
                <w:kern w:val="0"/>
                <w:lang w:val="en-US" w:eastAsia="es-ES"/>
                <w14:ligatures w14:val="none"/>
              </w:rPr>
            </w:pPr>
            <w:ins w:id="1599" w:author="Jose Luis Zofio Prieto [2]" w:date="2025-03-13T09:05:00Z">
              <w:r w:rsidRPr="0050535F">
                <w:rPr>
                  <w:rFonts w:eastAsia="Times New Roman" w:cs="Times New Roman"/>
                  <w:color w:val="000000"/>
                  <w:kern w:val="0"/>
                  <w:lang w:val="en-US" w:eastAsia="es-ES"/>
                  <w14:ligatures w14:val="none"/>
                </w:rPr>
                <w:t>0.9705</w:t>
              </w:r>
            </w:ins>
          </w:p>
        </w:tc>
        <w:tc>
          <w:tcPr>
            <w:tcW w:w="2010" w:type="dxa"/>
            <w:tcBorders>
              <w:top w:val="nil"/>
              <w:left w:val="single" w:sz="4" w:space="0" w:color="auto"/>
              <w:bottom w:val="nil"/>
              <w:right w:val="single" w:sz="4" w:space="0" w:color="auto"/>
            </w:tcBorders>
            <w:shd w:val="clear" w:color="auto" w:fill="auto"/>
            <w:noWrap/>
            <w:vAlign w:val="bottom"/>
            <w:tcPrChange w:id="160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18CFEC6" w14:textId="77777777" w:rsidR="00946CB9" w:rsidRPr="0050535F" w:rsidRDefault="00946CB9" w:rsidP="00981BDB">
            <w:pPr>
              <w:spacing w:after="0" w:line="360" w:lineRule="auto"/>
              <w:jc w:val="center"/>
              <w:rPr>
                <w:ins w:id="1601" w:author="Jose Luis Zofio Prieto [2]" w:date="2025-03-13T09:05:00Z"/>
                <w:rFonts w:eastAsia="Times New Roman" w:cs="Times New Roman"/>
                <w:color w:val="000000"/>
                <w:kern w:val="0"/>
                <w:lang w:val="en-US" w:eastAsia="es-ES"/>
                <w14:ligatures w14:val="none"/>
              </w:rPr>
            </w:pPr>
            <w:ins w:id="1602"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60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916D1C3" w14:textId="77777777" w:rsidR="00946CB9" w:rsidRPr="0050535F" w:rsidRDefault="00946CB9" w:rsidP="00981BDB">
            <w:pPr>
              <w:spacing w:after="0" w:line="360" w:lineRule="auto"/>
              <w:jc w:val="center"/>
              <w:rPr>
                <w:ins w:id="1604" w:author="Jose Luis Zofio Prieto [2]" w:date="2025-03-13T09:05:00Z"/>
                <w:rFonts w:eastAsia="Times New Roman" w:cs="Times New Roman"/>
                <w:color w:val="000000"/>
                <w:kern w:val="0"/>
                <w:lang w:val="en-US" w:eastAsia="es-ES"/>
                <w14:ligatures w14:val="none"/>
              </w:rPr>
            </w:pPr>
            <w:ins w:id="1605"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60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7B7A175A" w14:textId="77777777" w:rsidR="00946CB9" w:rsidRPr="0050535F" w:rsidRDefault="00946CB9" w:rsidP="00981BDB">
            <w:pPr>
              <w:spacing w:after="0" w:line="360" w:lineRule="auto"/>
              <w:jc w:val="center"/>
              <w:rPr>
                <w:ins w:id="1607" w:author="Jose Luis Zofio Prieto [2]" w:date="2025-03-13T09:05:00Z"/>
                <w:rFonts w:eastAsia="Times New Roman" w:cs="Times New Roman"/>
                <w:color w:val="000000"/>
                <w:kern w:val="0"/>
                <w:lang w:val="en-US" w:eastAsia="es-ES"/>
                <w14:ligatures w14:val="none"/>
              </w:rPr>
            </w:pPr>
            <w:ins w:id="1608" w:author="Jose Luis Zofio Prieto [2]" w:date="2025-03-13T09:05:00Z">
              <w:r w:rsidRPr="0050535F">
                <w:rPr>
                  <w:rFonts w:cs="Times New Roman"/>
                  <w:color w:val="000000"/>
                  <w:lang w:val="en-US"/>
                </w:rPr>
                <w:t>56</w:t>
              </w:r>
            </w:ins>
          </w:p>
        </w:tc>
      </w:tr>
      <w:tr w:rsidR="00946CB9" w:rsidRPr="0050535F" w14:paraId="5719C63F" w14:textId="77777777" w:rsidTr="00946CB9">
        <w:trPr>
          <w:trHeight w:val="300"/>
          <w:jc w:val="center"/>
          <w:ins w:id="1609" w:author="Jose Luis Zofio Prieto [2]" w:date="2025-03-13T09:05:00Z"/>
          <w:trPrChange w:id="1610" w:author="Jose Luis Zofio Prieto [2]" w:date="2025-03-13T09:06:00Z">
            <w:trPr>
              <w:trHeight w:val="300"/>
              <w:jc w:val="center"/>
            </w:trPr>
          </w:trPrChange>
        </w:trPr>
        <w:tc>
          <w:tcPr>
            <w:tcW w:w="1200" w:type="dxa"/>
            <w:tcBorders>
              <w:top w:val="nil"/>
              <w:left w:val="nil"/>
              <w:bottom w:val="nil"/>
              <w:right w:val="single" w:sz="4" w:space="0" w:color="auto"/>
            </w:tcBorders>
            <w:tcPrChange w:id="1611" w:author="Jose Luis Zofio Prieto [2]" w:date="2025-03-13T09:06:00Z">
              <w:tcPr>
                <w:tcW w:w="1200" w:type="dxa"/>
                <w:tcBorders>
                  <w:top w:val="nil"/>
                  <w:left w:val="nil"/>
                  <w:bottom w:val="nil"/>
                  <w:right w:val="single" w:sz="4" w:space="0" w:color="auto"/>
                </w:tcBorders>
              </w:tcPr>
            </w:tcPrChange>
          </w:tcPr>
          <w:p w14:paraId="222157E3" w14:textId="77777777" w:rsidR="00946CB9" w:rsidRPr="0050535F" w:rsidRDefault="00946CB9" w:rsidP="00981BDB">
            <w:pPr>
              <w:spacing w:after="0" w:line="360" w:lineRule="auto"/>
              <w:jc w:val="center"/>
              <w:rPr>
                <w:ins w:id="1612" w:author="Jose Luis Zofio Prieto [2]" w:date="2025-03-13T09:05:00Z"/>
                <w:rFonts w:eastAsia="Times New Roman" w:cs="Times New Roman"/>
                <w:color w:val="000000"/>
                <w:kern w:val="0"/>
                <w:lang w:val="en-US" w:eastAsia="es-ES"/>
                <w14:ligatures w14:val="none"/>
              </w:rPr>
            </w:pPr>
            <w:ins w:id="1613" w:author="Jose Luis Zofio Prieto [2]" w:date="2025-03-13T09:05:00Z">
              <w:r w:rsidRPr="0050535F">
                <w:rPr>
                  <w:rFonts w:eastAsia="Times New Roman" w:cs="Times New Roman"/>
                  <w:color w:val="000000"/>
                  <w:kern w:val="0"/>
                  <w:lang w:val="en-US" w:eastAsia="es-ES"/>
                  <w14:ligatures w14:val="none"/>
                </w:rPr>
                <w:t>10</w:t>
              </w:r>
            </w:ins>
          </w:p>
        </w:tc>
        <w:tc>
          <w:tcPr>
            <w:tcW w:w="1200" w:type="dxa"/>
            <w:tcBorders>
              <w:top w:val="nil"/>
              <w:left w:val="single" w:sz="4" w:space="0" w:color="auto"/>
              <w:bottom w:val="nil"/>
              <w:right w:val="single" w:sz="4" w:space="0" w:color="auto"/>
            </w:tcBorders>
            <w:shd w:val="clear" w:color="auto" w:fill="auto"/>
            <w:noWrap/>
            <w:vAlign w:val="bottom"/>
            <w:hideMark/>
            <w:tcPrChange w:id="161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743573D5" w14:textId="77777777" w:rsidR="00946CB9" w:rsidRPr="0050535F" w:rsidRDefault="00946CB9" w:rsidP="00981BDB">
            <w:pPr>
              <w:spacing w:after="0" w:line="360" w:lineRule="auto"/>
              <w:jc w:val="center"/>
              <w:rPr>
                <w:ins w:id="1615" w:author="Jose Luis Zofio Prieto [2]" w:date="2025-03-13T09:05:00Z"/>
                <w:rFonts w:eastAsia="Times New Roman" w:cs="Times New Roman"/>
                <w:color w:val="000000"/>
                <w:kern w:val="0"/>
                <w:lang w:val="en-US" w:eastAsia="es-ES"/>
                <w14:ligatures w14:val="none"/>
              </w:rPr>
            </w:pPr>
            <w:ins w:id="1616" w:author="Jose Luis Zofio Prieto [2]" w:date="2025-03-13T09:05:00Z">
              <w:r w:rsidRPr="0050535F">
                <w:rPr>
                  <w:rFonts w:eastAsia="Times New Roman" w:cs="Times New Roman"/>
                  <w:color w:val="000000"/>
                  <w:kern w:val="0"/>
                  <w:lang w:val="en-US" w:eastAsia="es-ES"/>
                  <w14:ligatures w14:val="none"/>
                </w:rPr>
                <w:t>62</w:t>
              </w:r>
            </w:ins>
          </w:p>
        </w:tc>
        <w:tc>
          <w:tcPr>
            <w:tcW w:w="1470" w:type="dxa"/>
            <w:tcBorders>
              <w:top w:val="nil"/>
              <w:left w:val="single" w:sz="4" w:space="0" w:color="auto"/>
              <w:bottom w:val="nil"/>
              <w:right w:val="single" w:sz="4" w:space="0" w:color="auto"/>
            </w:tcBorders>
            <w:shd w:val="clear" w:color="auto" w:fill="auto"/>
            <w:noWrap/>
            <w:vAlign w:val="bottom"/>
            <w:hideMark/>
            <w:tcPrChange w:id="161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1A9A073" w14:textId="77777777" w:rsidR="00946CB9" w:rsidRPr="0050535F" w:rsidRDefault="00946CB9" w:rsidP="00981BDB">
            <w:pPr>
              <w:spacing w:after="0" w:line="360" w:lineRule="auto"/>
              <w:jc w:val="center"/>
              <w:rPr>
                <w:ins w:id="1618" w:author="Jose Luis Zofio Prieto [2]" w:date="2025-03-13T09:05:00Z"/>
                <w:rFonts w:eastAsia="Times New Roman" w:cs="Times New Roman"/>
                <w:color w:val="000000"/>
                <w:kern w:val="0"/>
                <w:lang w:val="en-US" w:eastAsia="es-ES"/>
                <w14:ligatures w14:val="none"/>
              </w:rPr>
            </w:pPr>
            <w:ins w:id="1619" w:author="Jose Luis Zofio Prieto [2]" w:date="2025-03-13T09:05:00Z">
              <w:r w:rsidRPr="0050535F">
                <w:rPr>
                  <w:rFonts w:eastAsia="Times New Roman" w:cs="Times New Roman"/>
                  <w:color w:val="000000"/>
                  <w:kern w:val="0"/>
                  <w:lang w:val="en-US" w:eastAsia="es-ES"/>
                  <w14:ligatures w14:val="none"/>
                </w:rPr>
                <w:t>0.9486</w:t>
              </w:r>
            </w:ins>
          </w:p>
        </w:tc>
        <w:tc>
          <w:tcPr>
            <w:tcW w:w="2010" w:type="dxa"/>
            <w:tcBorders>
              <w:top w:val="nil"/>
              <w:left w:val="single" w:sz="4" w:space="0" w:color="auto"/>
              <w:bottom w:val="nil"/>
              <w:right w:val="single" w:sz="4" w:space="0" w:color="auto"/>
            </w:tcBorders>
            <w:shd w:val="clear" w:color="auto" w:fill="auto"/>
            <w:noWrap/>
            <w:vAlign w:val="bottom"/>
            <w:tcPrChange w:id="162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237D2F2D" w14:textId="77777777" w:rsidR="00946CB9" w:rsidRPr="0050535F" w:rsidRDefault="00946CB9" w:rsidP="00981BDB">
            <w:pPr>
              <w:spacing w:after="0" w:line="360" w:lineRule="auto"/>
              <w:jc w:val="center"/>
              <w:rPr>
                <w:ins w:id="1621" w:author="Jose Luis Zofio Prieto [2]" w:date="2025-03-13T09:05:00Z"/>
                <w:rFonts w:eastAsia="Times New Roman" w:cs="Times New Roman"/>
                <w:color w:val="000000"/>
                <w:kern w:val="0"/>
                <w:lang w:val="en-US" w:eastAsia="es-ES"/>
                <w14:ligatures w14:val="none"/>
              </w:rPr>
            </w:pPr>
            <w:ins w:id="1622" w:author="Jose Luis Zofio Prieto [2]" w:date="2025-03-13T09:05:00Z">
              <w:r w:rsidRPr="0050535F">
                <w:rPr>
                  <w:rFonts w:cs="Times New Roman"/>
                  <w:color w:val="000000"/>
                  <w:lang w:val="en-US"/>
                </w:rPr>
                <w:t>62</w:t>
              </w:r>
            </w:ins>
          </w:p>
        </w:tc>
        <w:tc>
          <w:tcPr>
            <w:tcW w:w="1320" w:type="dxa"/>
            <w:tcBorders>
              <w:top w:val="nil"/>
              <w:left w:val="single" w:sz="4" w:space="0" w:color="auto"/>
              <w:bottom w:val="nil"/>
              <w:right w:val="single" w:sz="4" w:space="0" w:color="auto"/>
            </w:tcBorders>
            <w:shd w:val="clear" w:color="auto" w:fill="auto"/>
            <w:noWrap/>
            <w:vAlign w:val="bottom"/>
            <w:tcPrChange w:id="162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4878B32" w14:textId="77777777" w:rsidR="00946CB9" w:rsidRPr="0050535F" w:rsidRDefault="00946CB9" w:rsidP="00981BDB">
            <w:pPr>
              <w:spacing w:after="0" w:line="360" w:lineRule="auto"/>
              <w:jc w:val="center"/>
              <w:rPr>
                <w:ins w:id="1624" w:author="Jose Luis Zofio Prieto [2]" w:date="2025-03-13T09:05:00Z"/>
                <w:rFonts w:eastAsia="Times New Roman" w:cs="Times New Roman"/>
                <w:color w:val="000000"/>
                <w:kern w:val="0"/>
                <w:lang w:val="en-US" w:eastAsia="es-ES"/>
                <w14:ligatures w14:val="none"/>
              </w:rPr>
            </w:pPr>
            <w:ins w:id="1625" w:author="Jose Luis Zofio Prieto [2]" w:date="2025-03-13T09:05:00Z">
              <w:r w:rsidRPr="0050535F">
                <w:rPr>
                  <w:rFonts w:cs="Times New Roman"/>
                  <w:color w:val="000000"/>
                  <w:lang w:val="en-US"/>
                </w:rPr>
                <w:t>62</w:t>
              </w:r>
            </w:ins>
          </w:p>
        </w:tc>
        <w:tc>
          <w:tcPr>
            <w:tcW w:w="1080" w:type="dxa"/>
            <w:tcBorders>
              <w:top w:val="nil"/>
              <w:left w:val="single" w:sz="4" w:space="0" w:color="auto"/>
              <w:bottom w:val="nil"/>
              <w:right w:val="single" w:sz="4" w:space="0" w:color="auto"/>
            </w:tcBorders>
            <w:shd w:val="clear" w:color="auto" w:fill="auto"/>
            <w:noWrap/>
            <w:vAlign w:val="bottom"/>
            <w:tcPrChange w:id="162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2EF3B955" w14:textId="77777777" w:rsidR="00946CB9" w:rsidRPr="0050535F" w:rsidRDefault="00946CB9" w:rsidP="00981BDB">
            <w:pPr>
              <w:spacing w:after="0" w:line="360" w:lineRule="auto"/>
              <w:jc w:val="center"/>
              <w:rPr>
                <w:ins w:id="1627" w:author="Jose Luis Zofio Prieto [2]" w:date="2025-03-13T09:05:00Z"/>
                <w:rFonts w:eastAsia="Times New Roman" w:cs="Times New Roman"/>
                <w:color w:val="000000"/>
                <w:kern w:val="0"/>
                <w:lang w:val="en-US" w:eastAsia="es-ES"/>
                <w14:ligatures w14:val="none"/>
              </w:rPr>
            </w:pPr>
            <w:ins w:id="1628" w:author="Jose Luis Zofio Prieto [2]" w:date="2025-03-13T09:05:00Z">
              <w:r w:rsidRPr="0050535F">
                <w:rPr>
                  <w:rFonts w:cs="Times New Roman"/>
                  <w:color w:val="000000"/>
                  <w:lang w:val="en-US"/>
                </w:rPr>
                <w:t>46</w:t>
              </w:r>
            </w:ins>
          </w:p>
        </w:tc>
      </w:tr>
      <w:tr w:rsidR="00946CB9" w:rsidRPr="0050535F" w14:paraId="61735C1C" w14:textId="77777777" w:rsidTr="00946CB9">
        <w:trPr>
          <w:trHeight w:val="300"/>
          <w:jc w:val="center"/>
          <w:ins w:id="1629" w:author="Jose Luis Zofio Prieto [2]" w:date="2025-03-13T09:05:00Z"/>
          <w:trPrChange w:id="1630" w:author="Jose Luis Zofio Prieto [2]" w:date="2025-03-13T09:06:00Z">
            <w:trPr>
              <w:trHeight w:val="300"/>
              <w:jc w:val="center"/>
            </w:trPr>
          </w:trPrChange>
        </w:trPr>
        <w:tc>
          <w:tcPr>
            <w:tcW w:w="1200" w:type="dxa"/>
            <w:tcBorders>
              <w:top w:val="nil"/>
              <w:left w:val="nil"/>
              <w:bottom w:val="nil"/>
              <w:right w:val="single" w:sz="4" w:space="0" w:color="auto"/>
            </w:tcBorders>
            <w:tcPrChange w:id="1631" w:author="Jose Luis Zofio Prieto [2]" w:date="2025-03-13T09:06:00Z">
              <w:tcPr>
                <w:tcW w:w="1200" w:type="dxa"/>
                <w:tcBorders>
                  <w:top w:val="nil"/>
                  <w:left w:val="nil"/>
                  <w:bottom w:val="nil"/>
                  <w:right w:val="single" w:sz="4" w:space="0" w:color="auto"/>
                </w:tcBorders>
              </w:tcPr>
            </w:tcPrChange>
          </w:tcPr>
          <w:p w14:paraId="12D74CF6" w14:textId="77777777" w:rsidR="00946CB9" w:rsidRPr="0050535F" w:rsidRDefault="00946CB9" w:rsidP="00981BDB">
            <w:pPr>
              <w:spacing w:after="0" w:line="360" w:lineRule="auto"/>
              <w:jc w:val="center"/>
              <w:rPr>
                <w:ins w:id="1632" w:author="Jose Luis Zofio Prieto [2]" w:date="2025-03-13T09:05:00Z"/>
                <w:rFonts w:eastAsia="Times New Roman" w:cs="Times New Roman"/>
                <w:color w:val="000000"/>
                <w:kern w:val="0"/>
                <w:lang w:val="en-US" w:eastAsia="es-ES"/>
                <w14:ligatures w14:val="none"/>
              </w:rPr>
            </w:pPr>
            <w:ins w:id="1633" w:author="Jose Luis Zofio Prieto [2]" w:date="2025-03-13T09:05:00Z">
              <w:r w:rsidRPr="0050535F">
                <w:rPr>
                  <w:rFonts w:eastAsia="Times New Roman" w:cs="Times New Roman"/>
                  <w:color w:val="000000"/>
                  <w:kern w:val="0"/>
                  <w:lang w:val="en-US" w:eastAsia="es-ES"/>
                  <w14:ligatures w14:val="none"/>
                </w:rPr>
                <w:t>11</w:t>
              </w:r>
            </w:ins>
          </w:p>
        </w:tc>
        <w:tc>
          <w:tcPr>
            <w:tcW w:w="1200" w:type="dxa"/>
            <w:tcBorders>
              <w:top w:val="nil"/>
              <w:left w:val="single" w:sz="4" w:space="0" w:color="auto"/>
              <w:bottom w:val="nil"/>
              <w:right w:val="single" w:sz="4" w:space="0" w:color="auto"/>
            </w:tcBorders>
            <w:shd w:val="clear" w:color="auto" w:fill="auto"/>
            <w:noWrap/>
            <w:vAlign w:val="bottom"/>
            <w:hideMark/>
            <w:tcPrChange w:id="163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8B02652" w14:textId="77777777" w:rsidR="00946CB9" w:rsidRPr="0050535F" w:rsidRDefault="00946CB9" w:rsidP="00981BDB">
            <w:pPr>
              <w:spacing w:after="0" w:line="360" w:lineRule="auto"/>
              <w:jc w:val="center"/>
              <w:rPr>
                <w:ins w:id="1635" w:author="Jose Luis Zofio Prieto [2]" w:date="2025-03-13T09:05:00Z"/>
                <w:rFonts w:eastAsia="Times New Roman" w:cs="Times New Roman"/>
                <w:color w:val="000000"/>
                <w:kern w:val="0"/>
                <w:lang w:val="en-US" w:eastAsia="es-ES"/>
                <w14:ligatures w14:val="none"/>
              </w:rPr>
            </w:pPr>
            <w:ins w:id="1636" w:author="Jose Luis Zofio Prieto [2]" w:date="2025-03-13T09:05:00Z">
              <w:r w:rsidRPr="0050535F">
                <w:rPr>
                  <w:rFonts w:eastAsia="Times New Roman" w:cs="Times New Roman"/>
                  <w:color w:val="000000"/>
                  <w:kern w:val="0"/>
                  <w:lang w:val="en-US" w:eastAsia="es-ES"/>
                  <w14:ligatures w14:val="none"/>
                </w:rPr>
                <w:t>93</w:t>
              </w:r>
            </w:ins>
          </w:p>
        </w:tc>
        <w:tc>
          <w:tcPr>
            <w:tcW w:w="1470" w:type="dxa"/>
            <w:tcBorders>
              <w:top w:val="nil"/>
              <w:left w:val="single" w:sz="4" w:space="0" w:color="auto"/>
              <w:bottom w:val="nil"/>
              <w:right w:val="single" w:sz="4" w:space="0" w:color="auto"/>
            </w:tcBorders>
            <w:shd w:val="clear" w:color="auto" w:fill="auto"/>
            <w:noWrap/>
            <w:vAlign w:val="bottom"/>
            <w:hideMark/>
            <w:tcPrChange w:id="163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8BB1764" w14:textId="77777777" w:rsidR="00946CB9" w:rsidRPr="0050535F" w:rsidRDefault="00946CB9" w:rsidP="00981BDB">
            <w:pPr>
              <w:spacing w:after="0" w:line="360" w:lineRule="auto"/>
              <w:jc w:val="center"/>
              <w:rPr>
                <w:ins w:id="1638" w:author="Jose Luis Zofio Prieto [2]" w:date="2025-03-13T09:05:00Z"/>
                <w:rFonts w:eastAsia="Times New Roman" w:cs="Times New Roman"/>
                <w:color w:val="000000"/>
                <w:kern w:val="0"/>
                <w:lang w:val="en-US" w:eastAsia="es-ES"/>
                <w14:ligatures w14:val="none"/>
              </w:rPr>
            </w:pPr>
            <w:ins w:id="1639" w:author="Jose Luis Zofio Prieto [2]" w:date="2025-03-13T09:05:00Z">
              <w:r w:rsidRPr="0050535F">
                <w:rPr>
                  <w:rFonts w:eastAsia="Times New Roman" w:cs="Times New Roman"/>
                  <w:color w:val="000000"/>
                  <w:kern w:val="0"/>
                  <w:lang w:val="en-US" w:eastAsia="es-ES"/>
                  <w14:ligatures w14:val="none"/>
                </w:rPr>
                <w:t>0.9441</w:t>
              </w:r>
            </w:ins>
          </w:p>
        </w:tc>
        <w:tc>
          <w:tcPr>
            <w:tcW w:w="2010" w:type="dxa"/>
            <w:tcBorders>
              <w:top w:val="nil"/>
              <w:left w:val="single" w:sz="4" w:space="0" w:color="auto"/>
              <w:bottom w:val="nil"/>
              <w:right w:val="single" w:sz="4" w:space="0" w:color="auto"/>
            </w:tcBorders>
            <w:shd w:val="clear" w:color="auto" w:fill="auto"/>
            <w:noWrap/>
            <w:vAlign w:val="bottom"/>
            <w:tcPrChange w:id="164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C7D3DFB" w14:textId="77777777" w:rsidR="00946CB9" w:rsidRPr="0050535F" w:rsidRDefault="00946CB9" w:rsidP="00981BDB">
            <w:pPr>
              <w:spacing w:after="0" w:line="360" w:lineRule="auto"/>
              <w:jc w:val="center"/>
              <w:rPr>
                <w:ins w:id="1641" w:author="Jose Luis Zofio Prieto [2]" w:date="2025-03-13T09:05:00Z"/>
                <w:rFonts w:eastAsia="Times New Roman" w:cs="Times New Roman"/>
                <w:color w:val="000000"/>
                <w:kern w:val="0"/>
                <w:lang w:val="en-US" w:eastAsia="es-ES"/>
                <w14:ligatures w14:val="none"/>
              </w:rPr>
            </w:pPr>
            <w:ins w:id="1642"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64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BBF9A2D" w14:textId="77777777" w:rsidR="00946CB9" w:rsidRPr="0050535F" w:rsidRDefault="00946CB9" w:rsidP="00981BDB">
            <w:pPr>
              <w:spacing w:after="0" w:line="360" w:lineRule="auto"/>
              <w:jc w:val="center"/>
              <w:rPr>
                <w:ins w:id="1644" w:author="Jose Luis Zofio Prieto [2]" w:date="2025-03-13T09:05:00Z"/>
                <w:rFonts w:eastAsia="Times New Roman" w:cs="Times New Roman"/>
                <w:color w:val="000000"/>
                <w:kern w:val="0"/>
                <w:lang w:val="en-US" w:eastAsia="es-ES"/>
                <w14:ligatures w14:val="none"/>
              </w:rPr>
            </w:pPr>
            <w:ins w:id="1645"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64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08AA1F1" w14:textId="77777777" w:rsidR="00946CB9" w:rsidRPr="0050535F" w:rsidRDefault="00946CB9" w:rsidP="00981BDB">
            <w:pPr>
              <w:spacing w:after="0" w:line="360" w:lineRule="auto"/>
              <w:jc w:val="center"/>
              <w:rPr>
                <w:ins w:id="1647" w:author="Jose Luis Zofio Prieto [2]" w:date="2025-03-13T09:05:00Z"/>
                <w:rFonts w:eastAsia="Times New Roman" w:cs="Times New Roman"/>
                <w:color w:val="000000"/>
                <w:kern w:val="0"/>
                <w:lang w:val="en-US" w:eastAsia="es-ES"/>
                <w14:ligatures w14:val="none"/>
              </w:rPr>
            </w:pPr>
            <w:ins w:id="1648" w:author="Jose Luis Zofio Prieto [2]" w:date="2025-03-13T09:05:00Z">
              <w:r w:rsidRPr="0050535F">
                <w:rPr>
                  <w:rFonts w:cs="Times New Roman"/>
                  <w:color w:val="000000"/>
                  <w:lang w:val="en-US"/>
                </w:rPr>
                <w:t>46</w:t>
              </w:r>
            </w:ins>
          </w:p>
        </w:tc>
      </w:tr>
      <w:tr w:rsidR="00946CB9" w:rsidRPr="0050535F" w14:paraId="749AB735" w14:textId="77777777" w:rsidTr="00946CB9">
        <w:trPr>
          <w:trHeight w:val="300"/>
          <w:jc w:val="center"/>
          <w:ins w:id="1649" w:author="Jose Luis Zofio Prieto [2]" w:date="2025-03-13T09:05:00Z"/>
          <w:trPrChange w:id="1650" w:author="Jose Luis Zofio Prieto [2]" w:date="2025-03-13T09:06:00Z">
            <w:trPr>
              <w:trHeight w:val="300"/>
              <w:jc w:val="center"/>
            </w:trPr>
          </w:trPrChange>
        </w:trPr>
        <w:tc>
          <w:tcPr>
            <w:tcW w:w="1200" w:type="dxa"/>
            <w:tcBorders>
              <w:top w:val="nil"/>
              <w:left w:val="nil"/>
              <w:bottom w:val="nil"/>
              <w:right w:val="single" w:sz="4" w:space="0" w:color="auto"/>
            </w:tcBorders>
            <w:tcPrChange w:id="1651" w:author="Jose Luis Zofio Prieto [2]" w:date="2025-03-13T09:06:00Z">
              <w:tcPr>
                <w:tcW w:w="1200" w:type="dxa"/>
                <w:tcBorders>
                  <w:top w:val="nil"/>
                  <w:left w:val="nil"/>
                  <w:bottom w:val="nil"/>
                  <w:right w:val="single" w:sz="4" w:space="0" w:color="auto"/>
                </w:tcBorders>
              </w:tcPr>
            </w:tcPrChange>
          </w:tcPr>
          <w:p w14:paraId="21A19BE8" w14:textId="77777777" w:rsidR="00946CB9" w:rsidRPr="0050535F" w:rsidRDefault="00946CB9" w:rsidP="00981BDB">
            <w:pPr>
              <w:spacing w:after="0" w:line="360" w:lineRule="auto"/>
              <w:jc w:val="center"/>
              <w:rPr>
                <w:ins w:id="1652" w:author="Jose Luis Zofio Prieto [2]" w:date="2025-03-13T09:05:00Z"/>
                <w:rFonts w:eastAsia="Times New Roman" w:cs="Times New Roman"/>
                <w:color w:val="000000"/>
                <w:kern w:val="0"/>
                <w:lang w:val="en-US" w:eastAsia="es-ES"/>
                <w14:ligatures w14:val="none"/>
              </w:rPr>
            </w:pPr>
            <w:ins w:id="1653" w:author="Jose Luis Zofio Prieto [2]" w:date="2025-03-13T09:05:00Z">
              <w:r w:rsidRPr="0050535F">
                <w:rPr>
                  <w:rFonts w:eastAsia="Times New Roman" w:cs="Times New Roman"/>
                  <w:color w:val="000000"/>
                  <w:kern w:val="0"/>
                  <w:lang w:val="en-US" w:eastAsia="es-ES"/>
                  <w14:ligatures w14:val="none"/>
                </w:rPr>
                <w:t>12</w:t>
              </w:r>
            </w:ins>
          </w:p>
        </w:tc>
        <w:tc>
          <w:tcPr>
            <w:tcW w:w="1200" w:type="dxa"/>
            <w:tcBorders>
              <w:top w:val="nil"/>
              <w:left w:val="single" w:sz="4" w:space="0" w:color="auto"/>
              <w:bottom w:val="nil"/>
              <w:right w:val="single" w:sz="4" w:space="0" w:color="auto"/>
            </w:tcBorders>
            <w:shd w:val="clear" w:color="auto" w:fill="auto"/>
            <w:noWrap/>
            <w:vAlign w:val="bottom"/>
            <w:hideMark/>
            <w:tcPrChange w:id="165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4FE6CA47" w14:textId="77777777" w:rsidR="00946CB9" w:rsidRPr="0050535F" w:rsidRDefault="00946CB9" w:rsidP="00981BDB">
            <w:pPr>
              <w:spacing w:after="0" w:line="360" w:lineRule="auto"/>
              <w:jc w:val="center"/>
              <w:rPr>
                <w:ins w:id="1655" w:author="Jose Luis Zofio Prieto [2]" w:date="2025-03-13T09:05:00Z"/>
                <w:rFonts w:eastAsia="Times New Roman" w:cs="Times New Roman"/>
                <w:color w:val="000000"/>
                <w:kern w:val="0"/>
                <w:lang w:val="en-US" w:eastAsia="es-ES"/>
                <w14:ligatures w14:val="none"/>
              </w:rPr>
            </w:pPr>
            <w:ins w:id="1656" w:author="Jose Luis Zofio Prieto [2]" w:date="2025-03-13T09:05:00Z">
              <w:r w:rsidRPr="0050535F">
                <w:rPr>
                  <w:rFonts w:eastAsia="Times New Roman" w:cs="Times New Roman"/>
                  <w:color w:val="000000"/>
                  <w:kern w:val="0"/>
                  <w:lang w:val="en-US" w:eastAsia="es-ES"/>
                  <w14:ligatures w14:val="none"/>
                </w:rPr>
                <w:t>92</w:t>
              </w:r>
            </w:ins>
          </w:p>
        </w:tc>
        <w:tc>
          <w:tcPr>
            <w:tcW w:w="1470" w:type="dxa"/>
            <w:tcBorders>
              <w:top w:val="nil"/>
              <w:left w:val="single" w:sz="4" w:space="0" w:color="auto"/>
              <w:bottom w:val="nil"/>
              <w:right w:val="single" w:sz="4" w:space="0" w:color="auto"/>
            </w:tcBorders>
            <w:shd w:val="clear" w:color="auto" w:fill="auto"/>
            <w:noWrap/>
            <w:vAlign w:val="bottom"/>
            <w:hideMark/>
            <w:tcPrChange w:id="165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63EAEC11" w14:textId="77777777" w:rsidR="00946CB9" w:rsidRPr="0050535F" w:rsidRDefault="00946CB9" w:rsidP="00981BDB">
            <w:pPr>
              <w:spacing w:after="0" w:line="360" w:lineRule="auto"/>
              <w:jc w:val="center"/>
              <w:rPr>
                <w:ins w:id="1658" w:author="Jose Luis Zofio Prieto [2]" w:date="2025-03-13T09:05:00Z"/>
                <w:rFonts w:eastAsia="Times New Roman" w:cs="Times New Roman"/>
                <w:color w:val="000000"/>
                <w:kern w:val="0"/>
                <w:lang w:val="en-US" w:eastAsia="es-ES"/>
                <w14:ligatures w14:val="none"/>
              </w:rPr>
            </w:pPr>
            <w:ins w:id="1659" w:author="Jose Luis Zofio Prieto [2]" w:date="2025-03-13T09:05:00Z">
              <w:r w:rsidRPr="0050535F">
                <w:rPr>
                  <w:rFonts w:eastAsia="Times New Roman" w:cs="Times New Roman"/>
                  <w:color w:val="000000"/>
                  <w:kern w:val="0"/>
                  <w:lang w:val="en-US" w:eastAsia="es-ES"/>
                  <w14:ligatures w14:val="none"/>
                </w:rPr>
                <w:t>0.9335</w:t>
              </w:r>
            </w:ins>
          </w:p>
        </w:tc>
        <w:tc>
          <w:tcPr>
            <w:tcW w:w="2010" w:type="dxa"/>
            <w:tcBorders>
              <w:top w:val="nil"/>
              <w:left w:val="single" w:sz="4" w:space="0" w:color="auto"/>
              <w:bottom w:val="nil"/>
              <w:right w:val="single" w:sz="4" w:space="0" w:color="auto"/>
            </w:tcBorders>
            <w:shd w:val="clear" w:color="auto" w:fill="auto"/>
            <w:noWrap/>
            <w:vAlign w:val="bottom"/>
            <w:tcPrChange w:id="166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66F460E" w14:textId="77777777" w:rsidR="00946CB9" w:rsidRPr="0050535F" w:rsidRDefault="00946CB9" w:rsidP="00981BDB">
            <w:pPr>
              <w:spacing w:after="0" w:line="360" w:lineRule="auto"/>
              <w:jc w:val="center"/>
              <w:rPr>
                <w:ins w:id="1661" w:author="Jose Luis Zofio Prieto [2]" w:date="2025-03-13T09:05:00Z"/>
                <w:rFonts w:eastAsia="Times New Roman" w:cs="Times New Roman"/>
                <w:color w:val="000000"/>
                <w:kern w:val="0"/>
                <w:lang w:val="en-US" w:eastAsia="es-ES"/>
                <w14:ligatures w14:val="none"/>
              </w:rPr>
            </w:pPr>
            <w:ins w:id="1662" w:author="Jose Luis Zofio Prieto [2]" w:date="2025-03-13T09:05:00Z">
              <w:r w:rsidRPr="0050535F">
                <w:rPr>
                  <w:rFonts w:cs="Times New Roman"/>
                  <w:color w:val="000000"/>
                  <w:lang w:val="en-US"/>
                </w:rPr>
                <w:t>92</w:t>
              </w:r>
            </w:ins>
          </w:p>
        </w:tc>
        <w:tc>
          <w:tcPr>
            <w:tcW w:w="1320" w:type="dxa"/>
            <w:tcBorders>
              <w:top w:val="nil"/>
              <w:left w:val="single" w:sz="4" w:space="0" w:color="auto"/>
              <w:bottom w:val="nil"/>
              <w:right w:val="single" w:sz="4" w:space="0" w:color="auto"/>
            </w:tcBorders>
            <w:shd w:val="clear" w:color="auto" w:fill="auto"/>
            <w:noWrap/>
            <w:vAlign w:val="bottom"/>
            <w:tcPrChange w:id="166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5DF66EC" w14:textId="77777777" w:rsidR="00946CB9" w:rsidRPr="0050535F" w:rsidRDefault="00946CB9" w:rsidP="00981BDB">
            <w:pPr>
              <w:spacing w:after="0" w:line="360" w:lineRule="auto"/>
              <w:jc w:val="center"/>
              <w:rPr>
                <w:ins w:id="1664" w:author="Jose Luis Zofio Prieto [2]" w:date="2025-03-13T09:05:00Z"/>
                <w:rFonts w:eastAsia="Times New Roman" w:cs="Times New Roman"/>
                <w:color w:val="000000"/>
                <w:kern w:val="0"/>
                <w:lang w:val="en-US" w:eastAsia="es-ES"/>
                <w14:ligatures w14:val="none"/>
              </w:rPr>
            </w:pPr>
            <w:ins w:id="1665" w:author="Jose Luis Zofio Prieto [2]" w:date="2025-03-13T09:05:00Z">
              <w:r w:rsidRPr="0050535F">
                <w:rPr>
                  <w:rFonts w:cs="Times New Roman"/>
                  <w:color w:val="000000"/>
                  <w:lang w:val="en-US"/>
                </w:rPr>
                <w:t>92</w:t>
              </w:r>
            </w:ins>
          </w:p>
        </w:tc>
        <w:tc>
          <w:tcPr>
            <w:tcW w:w="1080" w:type="dxa"/>
            <w:tcBorders>
              <w:top w:val="nil"/>
              <w:left w:val="single" w:sz="4" w:space="0" w:color="auto"/>
              <w:bottom w:val="nil"/>
              <w:right w:val="single" w:sz="4" w:space="0" w:color="auto"/>
            </w:tcBorders>
            <w:shd w:val="clear" w:color="auto" w:fill="auto"/>
            <w:noWrap/>
            <w:vAlign w:val="bottom"/>
            <w:tcPrChange w:id="166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67C2B6C" w14:textId="77777777" w:rsidR="00946CB9" w:rsidRPr="0050535F" w:rsidRDefault="00946CB9" w:rsidP="00981BDB">
            <w:pPr>
              <w:spacing w:after="0" w:line="360" w:lineRule="auto"/>
              <w:jc w:val="center"/>
              <w:rPr>
                <w:ins w:id="1667" w:author="Jose Luis Zofio Prieto [2]" w:date="2025-03-13T09:05:00Z"/>
                <w:rFonts w:eastAsia="Times New Roman" w:cs="Times New Roman"/>
                <w:color w:val="000000"/>
                <w:kern w:val="0"/>
                <w:lang w:val="en-US" w:eastAsia="es-ES"/>
                <w14:ligatures w14:val="none"/>
              </w:rPr>
            </w:pPr>
            <w:ins w:id="1668" w:author="Jose Luis Zofio Prieto [2]" w:date="2025-03-13T09:05:00Z">
              <w:r w:rsidRPr="0050535F">
                <w:rPr>
                  <w:rFonts w:cs="Times New Roman"/>
                  <w:color w:val="000000"/>
                  <w:lang w:val="en-US"/>
                </w:rPr>
                <w:t>46</w:t>
              </w:r>
            </w:ins>
          </w:p>
        </w:tc>
      </w:tr>
      <w:tr w:rsidR="00946CB9" w:rsidRPr="0050535F" w14:paraId="5689F195" w14:textId="77777777" w:rsidTr="00946CB9">
        <w:trPr>
          <w:trHeight w:val="300"/>
          <w:jc w:val="center"/>
          <w:ins w:id="1669" w:author="Jose Luis Zofio Prieto [2]" w:date="2025-03-13T09:05:00Z"/>
          <w:trPrChange w:id="1670" w:author="Jose Luis Zofio Prieto [2]" w:date="2025-03-13T09:06:00Z">
            <w:trPr>
              <w:trHeight w:val="300"/>
              <w:jc w:val="center"/>
            </w:trPr>
          </w:trPrChange>
        </w:trPr>
        <w:tc>
          <w:tcPr>
            <w:tcW w:w="1200" w:type="dxa"/>
            <w:tcBorders>
              <w:top w:val="nil"/>
              <w:left w:val="nil"/>
              <w:bottom w:val="nil"/>
              <w:right w:val="single" w:sz="4" w:space="0" w:color="auto"/>
            </w:tcBorders>
            <w:tcPrChange w:id="1671" w:author="Jose Luis Zofio Prieto [2]" w:date="2025-03-13T09:06:00Z">
              <w:tcPr>
                <w:tcW w:w="1200" w:type="dxa"/>
                <w:tcBorders>
                  <w:top w:val="nil"/>
                  <w:left w:val="nil"/>
                  <w:bottom w:val="nil"/>
                  <w:right w:val="single" w:sz="4" w:space="0" w:color="auto"/>
                </w:tcBorders>
              </w:tcPr>
            </w:tcPrChange>
          </w:tcPr>
          <w:p w14:paraId="6E735873" w14:textId="77777777" w:rsidR="00946CB9" w:rsidRPr="0050535F" w:rsidRDefault="00946CB9" w:rsidP="00981BDB">
            <w:pPr>
              <w:spacing w:after="0" w:line="360" w:lineRule="auto"/>
              <w:jc w:val="center"/>
              <w:rPr>
                <w:ins w:id="1672" w:author="Jose Luis Zofio Prieto [2]" w:date="2025-03-13T09:05:00Z"/>
                <w:rFonts w:eastAsia="Times New Roman" w:cs="Times New Roman"/>
                <w:color w:val="000000"/>
                <w:kern w:val="0"/>
                <w:lang w:val="en-US" w:eastAsia="es-ES"/>
                <w14:ligatures w14:val="none"/>
              </w:rPr>
            </w:pPr>
            <w:ins w:id="1673" w:author="Jose Luis Zofio Prieto [2]" w:date="2025-03-13T09:05:00Z">
              <w:r w:rsidRPr="0050535F">
                <w:rPr>
                  <w:rFonts w:eastAsia="Times New Roman" w:cs="Times New Roman"/>
                  <w:color w:val="000000"/>
                  <w:kern w:val="0"/>
                  <w:lang w:val="en-US" w:eastAsia="es-ES"/>
                  <w14:ligatures w14:val="none"/>
                </w:rPr>
                <w:t>13</w:t>
              </w:r>
            </w:ins>
          </w:p>
        </w:tc>
        <w:tc>
          <w:tcPr>
            <w:tcW w:w="1200" w:type="dxa"/>
            <w:tcBorders>
              <w:top w:val="nil"/>
              <w:left w:val="single" w:sz="4" w:space="0" w:color="auto"/>
              <w:bottom w:val="nil"/>
              <w:right w:val="single" w:sz="4" w:space="0" w:color="auto"/>
            </w:tcBorders>
            <w:shd w:val="clear" w:color="auto" w:fill="auto"/>
            <w:noWrap/>
            <w:vAlign w:val="bottom"/>
            <w:hideMark/>
            <w:tcPrChange w:id="167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A1518B4" w14:textId="77777777" w:rsidR="00946CB9" w:rsidRPr="0050535F" w:rsidRDefault="00946CB9" w:rsidP="00981BDB">
            <w:pPr>
              <w:spacing w:after="0" w:line="360" w:lineRule="auto"/>
              <w:jc w:val="center"/>
              <w:rPr>
                <w:ins w:id="1675" w:author="Jose Luis Zofio Prieto [2]" w:date="2025-03-13T09:05:00Z"/>
                <w:rFonts w:eastAsia="Times New Roman" w:cs="Times New Roman"/>
                <w:color w:val="000000"/>
                <w:kern w:val="0"/>
                <w:lang w:val="en-US" w:eastAsia="es-ES"/>
                <w14:ligatures w14:val="none"/>
              </w:rPr>
            </w:pPr>
            <w:ins w:id="1676" w:author="Jose Luis Zofio Prieto [2]" w:date="2025-03-13T09:05:00Z">
              <w:r w:rsidRPr="0050535F">
                <w:rPr>
                  <w:rFonts w:eastAsia="Times New Roman" w:cs="Times New Roman"/>
                  <w:color w:val="000000"/>
                  <w:kern w:val="0"/>
                  <w:lang w:val="en-US" w:eastAsia="es-ES"/>
                  <w14:ligatures w14:val="none"/>
                </w:rPr>
                <w:t>9</w:t>
              </w:r>
            </w:ins>
          </w:p>
        </w:tc>
        <w:tc>
          <w:tcPr>
            <w:tcW w:w="1470" w:type="dxa"/>
            <w:tcBorders>
              <w:top w:val="nil"/>
              <w:left w:val="single" w:sz="4" w:space="0" w:color="auto"/>
              <w:bottom w:val="nil"/>
              <w:right w:val="single" w:sz="4" w:space="0" w:color="auto"/>
            </w:tcBorders>
            <w:shd w:val="clear" w:color="auto" w:fill="auto"/>
            <w:noWrap/>
            <w:vAlign w:val="bottom"/>
            <w:hideMark/>
            <w:tcPrChange w:id="167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661A501" w14:textId="77777777" w:rsidR="00946CB9" w:rsidRPr="0050535F" w:rsidRDefault="00946CB9" w:rsidP="00981BDB">
            <w:pPr>
              <w:spacing w:after="0" w:line="360" w:lineRule="auto"/>
              <w:jc w:val="center"/>
              <w:rPr>
                <w:ins w:id="1678" w:author="Jose Luis Zofio Prieto [2]" w:date="2025-03-13T09:05:00Z"/>
                <w:rFonts w:eastAsia="Times New Roman" w:cs="Times New Roman"/>
                <w:color w:val="000000"/>
                <w:kern w:val="0"/>
                <w:lang w:val="en-US" w:eastAsia="es-ES"/>
                <w14:ligatures w14:val="none"/>
              </w:rPr>
            </w:pPr>
            <w:ins w:id="1679" w:author="Jose Luis Zofio Prieto [2]" w:date="2025-03-13T09:05:00Z">
              <w:r w:rsidRPr="0050535F">
                <w:rPr>
                  <w:rFonts w:eastAsia="Times New Roman" w:cs="Times New Roman"/>
                  <w:color w:val="000000"/>
                  <w:kern w:val="0"/>
                  <w:lang w:val="en-US" w:eastAsia="es-ES"/>
                  <w14:ligatures w14:val="none"/>
                </w:rPr>
                <w:t>0.9288</w:t>
              </w:r>
            </w:ins>
          </w:p>
        </w:tc>
        <w:tc>
          <w:tcPr>
            <w:tcW w:w="2010" w:type="dxa"/>
            <w:tcBorders>
              <w:top w:val="nil"/>
              <w:left w:val="single" w:sz="4" w:space="0" w:color="auto"/>
              <w:bottom w:val="nil"/>
              <w:right w:val="single" w:sz="4" w:space="0" w:color="auto"/>
            </w:tcBorders>
            <w:shd w:val="clear" w:color="auto" w:fill="auto"/>
            <w:noWrap/>
            <w:vAlign w:val="bottom"/>
            <w:tcPrChange w:id="168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B03FB9F" w14:textId="77777777" w:rsidR="00946CB9" w:rsidRPr="0050535F" w:rsidRDefault="00946CB9" w:rsidP="00981BDB">
            <w:pPr>
              <w:spacing w:after="0" w:line="360" w:lineRule="auto"/>
              <w:jc w:val="center"/>
              <w:rPr>
                <w:ins w:id="1681" w:author="Jose Luis Zofio Prieto [2]" w:date="2025-03-13T09:05:00Z"/>
                <w:rFonts w:eastAsia="Times New Roman" w:cs="Times New Roman"/>
                <w:color w:val="000000"/>
                <w:kern w:val="0"/>
                <w:lang w:val="en-US" w:eastAsia="es-ES"/>
                <w14:ligatures w14:val="none"/>
              </w:rPr>
            </w:pPr>
            <w:ins w:id="1682" w:author="Jose Luis Zofio Prieto [2]" w:date="2025-03-13T09:05:00Z">
              <w:r w:rsidRPr="0050535F">
                <w:rPr>
                  <w:rFonts w:cs="Times New Roman"/>
                  <w:color w:val="000000"/>
                  <w:lang w:val="en-US"/>
                </w:rPr>
                <w:t>9</w:t>
              </w:r>
            </w:ins>
          </w:p>
        </w:tc>
        <w:tc>
          <w:tcPr>
            <w:tcW w:w="1320" w:type="dxa"/>
            <w:tcBorders>
              <w:top w:val="nil"/>
              <w:left w:val="single" w:sz="4" w:space="0" w:color="auto"/>
              <w:bottom w:val="nil"/>
              <w:right w:val="single" w:sz="4" w:space="0" w:color="auto"/>
            </w:tcBorders>
            <w:shd w:val="clear" w:color="auto" w:fill="auto"/>
            <w:noWrap/>
            <w:vAlign w:val="bottom"/>
            <w:tcPrChange w:id="168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2D8B7BD" w14:textId="77777777" w:rsidR="00946CB9" w:rsidRPr="0050535F" w:rsidRDefault="00946CB9" w:rsidP="00981BDB">
            <w:pPr>
              <w:spacing w:after="0" w:line="360" w:lineRule="auto"/>
              <w:jc w:val="center"/>
              <w:rPr>
                <w:ins w:id="1684" w:author="Jose Luis Zofio Prieto [2]" w:date="2025-03-13T09:05:00Z"/>
                <w:rFonts w:eastAsia="Times New Roman" w:cs="Times New Roman"/>
                <w:color w:val="000000"/>
                <w:kern w:val="0"/>
                <w:lang w:val="en-US" w:eastAsia="es-ES"/>
                <w14:ligatures w14:val="none"/>
              </w:rPr>
            </w:pPr>
            <w:ins w:id="1685" w:author="Jose Luis Zofio Prieto [2]" w:date="2025-03-13T09:05:00Z">
              <w:r w:rsidRPr="0050535F">
                <w:rPr>
                  <w:rFonts w:cs="Times New Roman"/>
                  <w:color w:val="000000"/>
                  <w:lang w:val="en-US"/>
                </w:rPr>
                <w:t>9</w:t>
              </w:r>
            </w:ins>
          </w:p>
        </w:tc>
        <w:tc>
          <w:tcPr>
            <w:tcW w:w="1080" w:type="dxa"/>
            <w:tcBorders>
              <w:top w:val="nil"/>
              <w:left w:val="single" w:sz="4" w:space="0" w:color="auto"/>
              <w:bottom w:val="nil"/>
              <w:right w:val="single" w:sz="4" w:space="0" w:color="auto"/>
            </w:tcBorders>
            <w:shd w:val="clear" w:color="auto" w:fill="auto"/>
            <w:noWrap/>
            <w:vAlign w:val="bottom"/>
            <w:tcPrChange w:id="168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F0D913F" w14:textId="77777777" w:rsidR="00946CB9" w:rsidRPr="0050535F" w:rsidRDefault="00946CB9" w:rsidP="00981BDB">
            <w:pPr>
              <w:spacing w:after="0" w:line="360" w:lineRule="auto"/>
              <w:jc w:val="center"/>
              <w:rPr>
                <w:ins w:id="1687" w:author="Jose Luis Zofio Prieto [2]" w:date="2025-03-13T09:05:00Z"/>
                <w:rFonts w:eastAsia="Times New Roman" w:cs="Times New Roman"/>
                <w:color w:val="000000"/>
                <w:kern w:val="0"/>
                <w:lang w:val="en-US" w:eastAsia="es-ES"/>
                <w14:ligatures w14:val="none"/>
              </w:rPr>
            </w:pPr>
            <w:ins w:id="1688" w:author="Jose Luis Zofio Prieto [2]" w:date="2025-03-13T09:05:00Z">
              <w:r w:rsidRPr="0050535F">
                <w:rPr>
                  <w:rFonts w:cs="Times New Roman"/>
                  <w:color w:val="000000"/>
                  <w:lang w:val="en-US"/>
                </w:rPr>
                <w:t>3</w:t>
              </w:r>
            </w:ins>
          </w:p>
        </w:tc>
      </w:tr>
      <w:tr w:rsidR="00946CB9" w:rsidRPr="0050535F" w14:paraId="3C90F163" w14:textId="77777777" w:rsidTr="00946CB9">
        <w:trPr>
          <w:trHeight w:val="300"/>
          <w:jc w:val="center"/>
          <w:ins w:id="1689" w:author="Jose Luis Zofio Prieto [2]" w:date="2025-03-13T09:05:00Z"/>
          <w:trPrChange w:id="1690" w:author="Jose Luis Zofio Prieto [2]" w:date="2025-03-13T09:06:00Z">
            <w:trPr>
              <w:trHeight w:val="300"/>
              <w:jc w:val="center"/>
            </w:trPr>
          </w:trPrChange>
        </w:trPr>
        <w:tc>
          <w:tcPr>
            <w:tcW w:w="1200" w:type="dxa"/>
            <w:tcBorders>
              <w:top w:val="nil"/>
              <w:left w:val="nil"/>
              <w:bottom w:val="nil"/>
              <w:right w:val="single" w:sz="4" w:space="0" w:color="auto"/>
            </w:tcBorders>
            <w:tcPrChange w:id="1691" w:author="Jose Luis Zofio Prieto [2]" w:date="2025-03-13T09:06:00Z">
              <w:tcPr>
                <w:tcW w:w="1200" w:type="dxa"/>
                <w:tcBorders>
                  <w:top w:val="nil"/>
                  <w:left w:val="nil"/>
                  <w:bottom w:val="nil"/>
                  <w:right w:val="single" w:sz="4" w:space="0" w:color="auto"/>
                </w:tcBorders>
              </w:tcPr>
            </w:tcPrChange>
          </w:tcPr>
          <w:p w14:paraId="0505CDDB" w14:textId="77777777" w:rsidR="00946CB9" w:rsidRPr="0050535F" w:rsidRDefault="00946CB9" w:rsidP="00981BDB">
            <w:pPr>
              <w:spacing w:after="0" w:line="360" w:lineRule="auto"/>
              <w:jc w:val="center"/>
              <w:rPr>
                <w:ins w:id="1692" w:author="Jose Luis Zofio Prieto [2]" w:date="2025-03-13T09:05:00Z"/>
                <w:rFonts w:eastAsia="Times New Roman" w:cs="Times New Roman"/>
                <w:color w:val="000000"/>
                <w:kern w:val="0"/>
                <w:lang w:val="en-US" w:eastAsia="es-ES"/>
                <w14:ligatures w14:val="none"/>
              </w:rPr>
            </w:pPr>
            <w:ins w:id="1693" w:author="Jose Luis Zofio Prieto [2]" w:date="2025-03-13T09:05:00Z">
              <w:r w:rsidRPr="0050535F">
                <w:rPr>
                  <w:rFonts w:eastAsia="Times New Roman" w:cs="Times New Roman"/>
                  <w:color w:val="000000"/>
                  <w:kern w:val="0"/>
                  <w:lang w:val="en-US" w:eastAsia="es-ES"/>
                  <w14:ligatures w14:val="none"/>
                </w:rPr>
                <w:t>14</w:t>
              </w:r>
            </w:ins>
          </w:p>
        </w:tc>
        <w:tc>
          <w:tcPr>
            <w:tcW w:w="1200" w:type="dxa"/>
            <w:tcBorders>
              <w:top w:val="nil"/>
              <w:left w:val="single" w:sz="4" w:space="0" w:color="auto"/>
              <w:bottom w:val="nil"/>
              <w:right w:val="single" w:sz="4" w:space="0" w:color="auto"/>
            </w:tcBorders>
            <w:shd w:val="clear" w:color="auto" w:fill="auto"/>
            <w:noWrap/>
            <w:vAlign w:val="bottom"/>
            <w:hideMark/>
            <w:tcPrChange w:id="169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4AB6ED2D" w14:textId="77777777" w:rsidR="00946CB9" w:rsidRPr="0050535F" w:rsidRDefault="00946CB9" w:rsidP="00981BDB">
            <w:pPr>
              <w:spacing w:after="0" w:line="360" w:lineRule="auto"/>
              <w:jc w:val="center"/>
              <w:rPr>
                <w:ins w:id="1695" w:author="Jose Luis Zofio Prieto [2]" w:date="2025-03-13T09:05:00Z"/>
                <w:rFonts w:eastAsia="Times New Roman" w:cs="Times New Roman"/>
                <w:color w:val="000000"/>
                <w:kern w:val="0"/>
                <w:lang w:val="en-US" w:eastAsia="es-ES"/>
                <w14:ligatures w14:val="none"/>
              </w:rPr>
            </w:pPr>
            <w:ins w:id="1696" w:author="Jose Luis Zofio Prieto [2]" w:date="2025-03-13T09:05:00Z">
              <w:r w:rsidRPr="0050535F">
                <w:rPr>
                  <w:rFonts w:eastAsia="Times New Roman" w:cs="Times New Roman"/>
                  <w:color w:val="000000"/>
                  <w:kern w:val="0"/>
                  <w:lang w:val="en-US" w:eastAsia="es-ES"/>
                  <w14:ligatures w14:val="none"/>
                </w:rPr>
                <w:t>97</w:t>
              </w:r>
            </w:ins>
          </w:p>
        </w:tc>
        <w:tc>
          <w:tcPr>
            <w:tcW w:w="1470" w:type="dxa"/>
            <w:tcBorders>
              <w:top w:val="nil"/>
              <w:left w:val="single" w:sz="4" w:space="0" w:color="auto"/>
              <w:bottom w:val="nil"/>
              <w:right w:val="single" w:sz="4" w:space="0" w:color="auto"/>
            </w:tcBorders>
            <w:shd w:val="clear" w:color="auto" w:fill="auto"/>
            <w:noWrap/>
            <w:vAlign w:val="bottom"/>
            <w:hideMark/>
            <w:tcPrChange w:id="169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66B5AE0A" w14:textId="77777777" w:rsidR="00946CB9" w:rsidRPr="0050535F" w:rsidRDefault="00946CB9" w:rsidP="00981BDB">
            <w:pPr>
              <w:spacing w:after="0" w:line="360" w:lineRule="auto"/>
              <w:jc w:val="center"/>
              <w:rPr>
                <w:ins w:id="1698" w:author="Jose Luis Zofio Prieto [2]" w:date="2025-03-13T09:05:00Z"/>
                <w:rFonts w:eastAsia="Times New Roman" w:cs="Times New Roman"/>
                <w:color w:val="000000"/>
                <w:kern w:val="0"/>
                <w:lang w:val="en-US" w:eastAsia="es-ES"/>
                <w14:ligatures w14:val="none"/>
              </w:rPr>
            </w:pPr>
            <w:ins w:id="1699" w:author="Jose Luis Zofio Prieto [2]" w:date="2025-03-13T09:05:00Z">
              <w:r w:rsidRPr="0050535F">
                <w:rPr>
                  <w:rFonts w:eastAsia="Times New Roman" w:cs="Times New Roman"/>
                  <w:color w:val="000000"/>
                  <w:kern w:val="0"/>
                  <w:lang w:val="en-US" w:eastAsia="es-ES"/>
                  <w14:ligatures w14:val="none"/>
                </w:rPr>
                <w:t>0.9176</w:t>
              </w:r>
            </w:ins>
          </w:p>
        </w:tc>
        <w:tc>
          <w:tcPr>
            <w:tcW w:w="2010" w:type="dxa"/>
            <w:tcBorders>
              <w:top w:val="nil"/>
              <w:left w:val="single" w:sz="4" w:space="0" w:color="auto"/>
              <w:bottom w:val="nil"/>
              <w:right w:val="single" w:sz="4" w:space="0" w:color="auto"/>
            </w:tcBorders>
            <w:shd w:val="clear" w:color="auto" w:fill="auto"/>
            <w:noWrap/>
            <w:vAlign w:val="bottom"/>
            <w:tcPrChange w:id="170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2E2958A" w14:textId="77777777" w:rsidR="00946CB9" w:rsidRPr="0050535F" w:rsidRDefault="00946CB9" w:rsidP="00981BDB">
            <w:pPr>
              <w:spacing w:after="0" w:line="360" w:lineRule="auto"/>
              <w:jc w:val="center"/>
              <w:rPr>
                <w:ins w:id="1701" w:author="Jose Luis Zofio Prieto [2]" w:date="2025-03-13T09:05:00Z"/>
                <w:rFonts w:eastAsia="Times New Roman" w:cs="Times New Roman"/>
                <w:color w:val="000000"/>
                <w:kern w:val="0"/>
                <w:lang w:val="en-US" w:eastAsia="es-ES"/>
                <w14:ligatures w14:val="none"/>
              </w:rPr>
            </w:pPr>
            <w:ins w:id="1702" w:author="Jose Luis Zofio Prieto [2]" w:date="2025-03-13T09:05:00Z">
              <w:r w:rsidRPr="0050535F">
                <w:rPr>
                  <w:rFonts w:cs="Times New Roman"/>
                  <w:color w:val="000000"/>
                  <w:lang w:val="en-US"/>
                </w:rPr>
                <w:t>97</w:t>
              </w:r>
            </w:ins>
          </w:p>
        </w:tc>
        <w:tc>
          <w:tcPr>
            <w:tcW w:w="1320" w:type="dxa"/>
            <w:tcBorders>
              <w:top w:val="nil"/>
              <w:left w:val="single" w:sz="4" w:space="0" w:color="auto"/>
              <w:bottom w:val="nil"/>
              <w:right w:val="single" w:sz="4" w:space="0" w:color="auto"/>
            </w:tcBorders>
            <w:shd w:val="clear" w:color="auto" w:fill="auto"/>
            <w:noWrap/>
            <w:vAlign w:val="bottom"/>
            <w:tcPrChange w:id="170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298FBC28" w14:textId="77777777" w:rsidR="00946CB9" w:rsidRPr="0050535F" w:rsidRDefault="00946CB9" w:rsidP="00981BDB">
            <w:pPr>
              <w:spacing w:after="0" w:line="360" w:lineRule="auto"/>
              <w:jc w:val="center"/>
              <w:rPr>
                <w:ins w:id="1704" w:author="Jose Luis Zofio Prieto [2]" w:date="2025-03-13T09:05:00Z"/>
                <w:rFonts w:eastAsia="Times New Roman" w:cs="Times New Roman"/>
                <w:color w:val="000000"/>
                <w:kern w:val="0"/>
                <w:lang w:val="en-US" w:eastAsia="es-ES"/>
                <w14:ligatures w14:val="none"/>
              </w:rPr>
            </w:pPr>
            <w:ins w:id="1705" w:author="Jose Luis Zofio Prieto [2]" w:date="2025-03-13T09:05:00Z">
              <w:r w:rsidRPr="0050535F">
                <w:rPr>
                  <w:rFonts w:cs="Times New Roman"/>
                  <w:color w:val="000000"/>
                  <w:lang w:val="en-US"/>
                </w:rPr>
                <w:t>97</w:t>
              </w:r>
            </w:ins>
          </w:p>
        </w:tc>
        <w:tc>
          <w:tcPr>
            <w:tcW w:w="1080" w:type="dxa"/>
            <w:tcBorders>
              <w:top w:val="nil"/>
              <w:left w:val="single" w:sz="4" w:space="0" w:color="auto"/>
              <w:bottom w:val="nil"/>
              <w:right w:val="single" w:sz="4" w:space="0" w:color="auto"/>
            </w:tcBorders>
            <w:shd w:val="clear" w:color="auto" w:fill="auto"/>
            <w:noWrap/>
            <w:vAlign w:val="bottom"/>
            <w:tcPrChange w:id="170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A320906" w14:textId="77777777" w:rsidR="00946CB9" w:rsidRPr="0050535F" w:rsidRDefault="00946CB9" w:rsidP="00981BDB">
            <w:pPr>
              <w:spacing w:after="0" w:line="360" w:lineRule="auto"/>
              <w:jc w:val="center"/>
              <w:rPr>
                <w:ins w:id="1707" w:author="Jose Luis Zofio Prieto [2]" w:date="2025-03-13T09:05:00Z"/>
                <w:rFonts w:eastAsia="Times New Roman" w:cs="Times New Roman"/>
                <w:color w:val="000000"/>
                <w:kern w:val="0"/>
                <w:lang w:val="en-US" w:eastAsia="es-ES"/>
                <w14:ligatures w14:val="none"/>
              </w:rPr>
            </w:pPr>
            <w:ins w:id="1708" w:author="Jose Luis Zofio Prieto [2]" w:date="2025-03-13T09:05:00Z">
              <w:r w:rsidRPr="0050535F">
                <w:rPr>
                  <w:rFonts w:cs="Times New Roman"/>
                  <w:color w:val="000000"/>
                  <w:lang w:val="en-US"/>
                </w:rPr>
                <w:t>46</w:t>
              </w:r>
            </w:ins>
          </w:p>
        </w:tc>
      </w:tr>
      <w:tr w:rsidR="00946CB9" w:rsidRPr="0050535F" w14:paraId="166FC85F" w14:textId="77777777" w:rsidTr="00946CB9">
        <w:trPr>
          <w:trHeight w:val="300"/>
          <w:jc w:val="center"/>
          <w:ins w:id="1709" w:author="Jose Luis Zofio Prieto [2]" w:date="2025-03-13T09:05:00Z"/>
          <w:trPrChange w:id="1710" w:author="Jose Luis Zofio Prieto [2]" w:date="2025-03-13T09:06:00Z">
            <w:trPr>
              <w:trHeight w:val="300"/>
              <w:jc w:val="center"/>
            </w:trPr>
          </w:trPrChange>
        </w:trPr>
        <w:tc>
          <w:tcPr>
            <w:tcW w:w="1200" w:type="dxa"/>
            <w:tcBorders>
              <w:top w:val="nil"/>
              <w:left w:val="nil"/>
              <w:bottom w:val="nil"/>
              <w:right w:val="single" w:sz="4" w:space="0" w:color="auto"/>
            </w:tcBorders>
            <w:tcPrChange w:id="1711" w:author="Jose Luis Zofio Prieto [2]" w:date="2025-03-13T09:06:00Z">
              <w:tcPr>
                <w:tcW w:w="1200" w:type="dxa"/>
                <w:tcBorders>
                  <w:top w:val="nil"/>
                  <w:left w:val="nil"/>
                  <w:bottom w:val="nil"/>
                  <w:right w:val="single" w:sz="4" w:space="0" w:color="auto"/>
                </w:tcBorders>
              </w:tcPr>
            </w:tcPrChange>
          </w:tcPr>
          <w:p w14:paraId="1F894460" w14:textId="77777777" w:rsidR="00946CB9" w:rsidRPr="0050535F" w:rsidRDefault="00946CB9" w:rsidP="00981BDB">
            <w:pPr>
              <w:spacing w:after="0" w:line="360" w:lineRule="auto"/>
              <w:jc w:val="center"/>
              <w:rPr>
                <w:ins w:id="1712" w:author="Jose Luis Zofio Prieto [2]" w:date="2025-03-13T09:05:00Z"/>
                <w:rFonts w:eastAsia="Times New Roman" w:cs="Times New Roman"/>
                <w:color w:val="000000"/>
                <w:kern w:val="0"/>
                <w:lang w:val="en-US" w:eastAsia="es-ES"/>
                <w14:ligatures w14:val="none"/>
              </w:rPr>
            </w:pPr>
            <w:ins w:id="1713" w:author="Jose Luis Zofio Prieto [2]" w:date="2025-03-13T09:05:00Z">
              <w:r w:rsidRPr="0050535F">
                <w:rPr>
                  <w:rFonts w:eastAsia="Times New Roman" w:cs="Times New Roman"/>
                  <w:color w:val="000000"/>
                  <w:kern w:val="0"/>
                  <w:lang w:val="en-US" w:eastAsia="es-ES"/>
                  <w14:ligatures w14:val="none"/>
                </w:rPr>
                <w:t>15</w:t>
              </w:r>
            </w:ins>
          </w:p>
        </w:tc>
        <w:tc>
          <w:tcPr>
            <w:tcW w:w="1200" w:type="dxa"/>
            <w:tcBorders>
              <w:top w:val="nil"/>
              <w:left w:val="single" w:sz="4" w:space="0" w:color="auto"/>
              <w:bottom w:val="nil"/>
              <w:right w:val="single" w:sz="4" w:space="0" w:color="auto"/>
            </w:tcBorders>
            <w:shd w:val="clear" w:color="auto" w:fill="auto"/>
            <w:noWrap/>
            <w:vAlign w:val="bottom"/>
            <w:hideMark/>
            <w:tcPrChange w:id="171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7010CF71" w14:textId="77777777" w:rsidR="00946CB9" w:rsidRPr="0050535F" w:rsidRDefault="00946CB9" w:rsidP="00981BDB">
            <w:pPr>
              <w:spacing w:after="0" w:line="360" w:lineRule="auto"/>
              <w:jc w:val="center"/>
              <w:rPr>
                <w:ins w:id="1715" w:author="Jose Luis Zofio Prieto [2]" w:date="2025-03-13T09:05:00Z"/>
                <w:rFonts w:eastAsia="Times New Roman" w:cs="Times New Roman"/>
                <w:color w:val="000000"/>
                <w:kern w:val="0"/>
                <w:lang w:val="en-US" w:eastAsia="es-ES"/>
                <w14:ligatures w14:val="none"/>
              </w:rPr>
            </w:pPr>
            <w:ins w:id="1716" w:author="Jose Luis Zofio Prieto [2]" w:date="2025-03-13T09:05:00Z">
              <w:r w:rsidRPr="0050535F">
                <w:rPr>
                  <w:rFonts w:eastAsia="Times New Roman" w:cs="Times New Roman"/>
                  <w:color w:val="000000"/>
                  <w:kern w:val="0"/>
                  <w:lang w:val="en-US" w:eastAsia="es-ES"/>
                  <w14:ligatures w14:val="none"/>
                </w:rPr>
                <w:t>25</w:t>
              </w:r>
            </w:ins>
          </w:p>
        </w:tc>
        <w:tc>
          <w:tcPr>
            <w:tcW w:w="1470" w:type="dxa"/>
            <w:tcBorders>
              <w:top w:val="nil"/>
              <w:left w:val="single" w:sz="4" w:space="0" w:color="auto"/>
              <w:bottom w:val="nil"/>
              <w:right w:val="single" w:sz="4" w:space="0" w:color="auto"/>
            </w:tcBorders>
            <w:shd w:val="clear" w:color="auto" w:fill="auto"/>
            <w:noWrap/>
            <w:vAlign w:val="bottom"/>
            <w:hideMark/>
            <w:tcPrChange w:id="171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FF32793" w14:textId="77777777" w:rsidR="00946CB9" w:rsidRPr="0050535F" w:rsidRDefault="00946CB9" w:rsidP="00981BDB">
            <w:pPr>
              <w:spacing w:after="0" w:line="360" w:lineRule="auto"/>
              <w:jc w:val="center"/>
              <w:rPr>
                <w:ins w:id="1718" w:author="Jose Luis Zofio Prieto [2]" w:date="2025-03-13T09:05:00Z"/>
                <w:rFonts w:eastAsia="Times New Roman" w:cs="Times New Roman"/>
                <w:color w:val="000000"/>
                <w:kern w:val="0"/>
                <w:lang w:val="en-US" w:eastAsia="es-ES"/>
                <w14:ligatures w14:val="none"/>
              </w:rPr>
            </w:pPr>
            <w:ins w:id="1719" w:author="Jose Luis Zofio Prieto [2]" w:date="2025-03-13T09:05:00Z">
              <w:r w:rsidRPr="0050535F">
                <w:rPr>
                  <w:rFonts w:eastAsia="Times New Roman" w:cs="Times New Roman"/>
                  <w:color w:val="000000"/>
                  <w:kern w:val="0"/>
                  <w:lang w:val="en-US" w:eastAsia="es-ES"/>
                  <w14:ligatures w14:val="none"/>
                </w:rPr>
                <w:t>0.4981</w:t>
              </w:r>
            </w:ins>
          </w:p>
        </w:tc>
        <w:tc>
          <w:tcPr>
            <w:tcW w:w="2010" w:type="dxa"/>
            <w:tcBorders>
              <w:top w:val="nil"/>
              <w:left w:val="single" w:sz="4" w:space="0" w:color="auto"/>
              <w:bottom w:val="nil"/>
              <w:right w:val="single" w:sz="4" w:space="0" w:color="auto"/>
            </w:tcBorders>
            <w:shd w:val="clear" w:color="auto" w:fill="auto"/>
            <w:noWrap/>
            <w:vAlign w:val="bottom"/>
            <w:tcPrChange w:id="172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3E420041" w14:textId="77777777" w:rsidR="00946CB9" w:rsidRPr="0050535F" w:rsidRDefault="00946CB9" w:rsidP="00981BDB">
            <w:pPr>
              <w:spacing w:after="0" w:line="360" w:lineRule="auto"/>
              <w:jc w:val="center"/>
              <w:rPr>
                <w:ins w:id="1721" w:author="Jose Luis Zofio Prieto [2]" w:date="2025-03-13T09:05:00Z"/>
                <w:rFonts w:eastAsia="Times New Roman" w:cs="Times New Roman"/>
                <w:color w:val="000000"/>
                <w:kern w:val="0"/>
                <w:lang w:val="en-US" w:eastAsia="es-ES"/>
                <w14:ligatures w14:val="none"/>
              </w:rPr>
            </w:pPr>
            <w:ins w:id="1722"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72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5108CE4" w14:textId="77777777" w:rsidR="00946CB9" w:rsidRPr="0050535F" w:rsidRDefault="00946CB9" w:rsidP="00981BDB">
            <w:pPr>
              <w:spacing w:after="0" w:line="360" w:lineRule="auto"/>
              <w:jc w:val="center"/>
              <w:rPr>
                <w:ins w:id="1724" w:author="Jose Luis Zofio Prieto [2]" w:date="2025-03-13T09:05:00Z"/>
                <w:rFonts w:eastAsia="Times New Roman" w:cs="Times New Roman"/>
                <w:color w:val="000000"/>
                <w:kern w:val="0"/>
                <w:lang w:val="en-US" w:eastAsia="es-ES"/>
                <w14:ligatures w14:val="none"/>
              </w:rPr>
            </w:pPr>
            <w:ins w:id="1725"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72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6F9C10C" w14:textId="77777777" w:rsidR="00946CB9" w:rsidRPr="0050535F" w:rsidRDefault="00946CB9" w:rsidP="00981BDB">
            <w:pPr>
              <w:spacing w:after="0" w:line="360" w:lineRule="auto"/>
              <w:jc w:val="center"/>
              <w:rPr>
                <w:ins w:id="1727" w:author="Jose Luis Zofio Prieto [2]" w:date="2025-03-13T09:05:00Z"/>
                <w:rFonts w:eastAsia="Times New Roman" w:cs="Times New Roman"/>
                <w:color w:val="000000"/>
                <w:kern w:val="0"/>
                <w:lang w:val="en-US" w:eastAsia="es-ES"/>
                <w14:ligatures w14:val="none"/>
              </w:rPr>
            </w:pPr>
            <w:ins w:id="1728" w:author="Jose Luis Zofio Prieto [2]" w:date="2025-03-13T09:05:00Z">
              <w:r w:rsidRPr="0050535F">
                <w:rPr>
                  <w:rFonts w:cs="Times New Roman"/>
                  <w:color w:val="000000"/>
                  <w:lang w:val="en-US"/>
                </w:rPr>
                <w:t>17</w:t>
              </w:r>
            </w:ins>
          </w:p>
        </w:tc>
      </w:tr>
      <w:tr w:rsidR="00946CB9" w:rsidRPr="0050535F" w14:paraId="2E146928" w14:textId="77777777" w:rsidTr="00946CB9">
        <w:trPr>
          <w:trHeight w:val="300"/>
          <w:jc w:val="center"/>
          <w:ins w:id="1729" w:author="Jose Luis Zofio Prieto [2]" w:date="2025-03-13T09:05:00Z"/>
          <w:trPrChange w:id="1730" w:author="Jose Luis Zofio Prieto [2]" w:date="2025-03-13T09:06:00Z">
            <w:trPr>
              <w:trHeight w:val="300"/>
              <w:jc w:val="center"/>
            </w:trPr>
          </w:trPrChange>
        </w:trPr>
        <w:tc>
          <w:tcPr>
            <w:tcW w:w="1200" w:type="dxa"/>
            <w:tcBorders>
              <w:top w:val="nil"/>
              <w:left w:val="nil"/>
              <w:bottom w:val="nil"/>
              <w:right w:val="single" w:sz="4" w:space="0" w:color="auto"/>
            </w:tcBorders>
            <w:tcPrChange w:id="1731" w:author="Jose Luis Zofio Prieto [2]" w:date="2025-03-13T09:06:00Z">
              <w:tcPr>
                <w:tcW w:w="1200" w:type="dxa"/>
                <w:tcBorders>
                  <w:top w:val="nil"/>
                  <w:left w:val="nil"/>
                  <w:bottom w:val="nil"/>
                  <w:right w:val="single" w:sz="4" w:space="0" w:color="auto"/>
                </w:tcBorders>
              </w:tcPr>
            </w:tcPrChange>
          </w:tcPr>
          <w:p w14:paraId="5966A446" w14:textId="77777777" w:rsidR="00946CB9" w:rsidRPr="0050535F" w:rsidRDefault="00946CB9" w:rsidP="00981BDB">
            <w:pPr>
              <w:spacing w:after="0" w:line="360" w:lineRule="auto"/>
              <w:jc w:val="center"/>
              <w:rPr>
                <w:ins w:id="1732" w:author="Jose Luis Zofio Prieto [2]" w:date="2025-03-13T09:05:00Z"/>
                <w:rFonts w:eastAsia="Times New Roman" w:cs="Times New Roman"/>
                <w:color w:val="000000"/>
                <w:kern w:val="0"/>
                <w:lang w:val="en-US" w:eastAsia="es-ES"/>
                <w14:ligatures w14:val="none"/>
              </w:rPr>
            </w:pPr>
            <w:ins w:id="1733" w:author="Jose Luis Zofio Prieto [2]" w:date="2025-03-13T09:05:00Z">
              <w:r w:rsidRPr="0050535F">
                <w:rPr>
                  <w:rFonts w:eastAsia="Times New Roman" w:cs="Times New Roman"/>
                  <w:color w:val="000000"/>
                  <w:kern w:val="0"/>
                  <w:lang w:val="en-US" w:eastAsia="es-ES"/>
                  <w14:ligatures w14:val="none"/>
                </w:rPr>
                <w:t>16</w:t>
              </w:r>
            </w:ins>
          </w:p>
        </w:tc>
        <w:tc>
          <w:tcPr>
            <w:tcW w:w="1200" w:type="dxa"/>
            <w:tcBorders>
              <w:top w:val="nil"/>
              <w:left w:val="single" w:sz="4" w:space="0" w:color="auto"/>
              <w:bottom w:val="nil"/>
              <w:right w:val="single" w:sz="4" w:space="0" w:color="auto"/>
            </w:tcBorders>
            <w:shd w:val="clear" w:color="auto" w:fill="auto"/>
            <w:noWrap/>
            <w:vAlign w:val="bottom"/>
            <w:hideMark/>
            <w:tcPrChange w:id="173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1B9015F" w14:textId="77777777" w:rsidR="00946CB9" w:rsidRPr="0050535F" w:rsidRDefault="00946CB9" w:rsidP="00981BDB">
            <w:pPr>
              <w:spacing w:after="0" w:line="360" w:lineRule="auto"/>
              <w:jc w:val="center"/>
              <w:rPr>
                <w:ins w:id="1735" w:author="Jose Luis Zofio Prieto [2]" w:date="2025-03-13T09:05:00Z"/>
                <w:rFonts w:eastAsia="Times New Roman" w:cs="Times New Roman"/>
                <w:color w:val="000000"/>
                <w:kern w:val="0"/>
                <w:lang w:val="en-US" w:eastAsia="es-ES"/>
                <w14:ligatures w14:val="none"/>
              </w:rPr>
            </w:pPr>
            <w:ins w:id="1736" w:author="Jose Luis Zofio Prieto [2]" w:date="2025-03-13T09:05:00Z">
              <w:r w:rsidRPr="0050535F">
                <w:rPr>
                  <w:rFonts w:eastAsia="Times New Roman" w:cs="Times New Roman"/>
                  <w:color w:val="000000"/>
                  <w:kern w:val="0"/>
                  <w:lang w:val="en-US" w:eastAsia="es-ES"/>
                  <w14:ligatures w14:val="none"/>
                </w:rPr>
                <w:t>26</w:t>
              </w:r>
            </w:ins>
          </w:p>
        </w:tc>
        <w:tc>
          <w:tcPr>
            <w:tcW w:w="1470" w:type="dxa"/>
            <w:tcBorders>
              <w:top w:val="nil"/>
              <w:left w:val="single" w:sz="4" w:space="0" w:color="auto"/>
              <w:bottom w:val="nil"/>
              <w:right w:val="single" w:sz="4" w:space="0" w:color="auto"/>
            </w:tcBorders>
            <w:shd w:val="clear" w:color="auto" w:fill="auto"/>
            <w:noWrap/>
            <w:vAlign w:val="bottom"/>
            <w:hideMark/>
            <w:tcPrChange w:id="173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1768196" w14:textId="77777777" w:rsidR="00946CB9" w:rsidRPr="0050535F" w:rsidRDefault="00946CB9" w:rsidP="00981BDB">
            <w:pPr>
              <w:spacing w:after="0" w:line="360" w:lineRule="auto"/>
              <w:jc w:val="center"/>
              <w:rPr>
                <w:ins w:id="1738" w:author="Jose Luis Zofio Prieto [2]" w:date="2025-03-13T09:05:00Z"/>
                <w:rFonts w:eastAsia="Times New Roman" w:cs="Times New Roman"/>
                <w:color w:val="000000"/>
                <w:kern w:val="0"/>
                <w:lang w:val="en-US" w:eastAsia="es-ES"/>
                <w14:ligatures w14:val="none"/>
              </w:rPr>
            </w:pPr>
            <w:ins w:id="1739" w:author="Jose Luis Zofio Prieto [2]" w:date="2025-03-13T09:05:00Z">
              <w:r w:rsidRPr="0050535F">
                <w:rPr>
                  <w:rFonts w:eastAsia="Times New Roman" w:cs="Times New Roman"/>
                  <w:color w:val="000000"/>
                  <w:kern w:val="0"/>
                  <w:lang w:val="en-US" w:eastAsia="es-ES"/>
                  <w14:ligatures w14:val="none"/>
                </w:rPr>
                <w:t>0.4909</w:t>
              </w:r>
            </w:ins>
          </w:p>
        </w:tc>
        <w:tc>
          <w:tcPr>
            <w:tcW w:w="2010" w:type="dxa"/>
            <w:tcBorders>
              <w:top w:val="nil"/>
              <w:left w:val="single" w:sz="4" w:space="0" w:color="auto"/>
              <w:bottom w:val="nil"/>
              <w:right w:val="single" w:sz="4" w:space="0" w:color="auto"/>
            </w:tcBorders>
            <w:shd w:val="clear" w:color="auto" w:fill="auto"/>
            <w:noWrap/>
            <w:vAlign w:val="bottom"/>
            <w:tcPrChange w:id="174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A563CCB" w14:textId="77777777" w:rsidR="00946CB9" w:rsidRPr="0050535F" w:rsidRDefault="00946CB9" w:rsidP="00981BDB">
            <w:pPr>
              <w:spacing w:after="0" w:line="360" w:lineRule="auto"/>
              <w:jc w:val="center"/>
              <w:rPr>
                <w:ins w:id="1741" w:author="Jose Luis Zofio Prieto [2]" w:date="2025-03-13T09:05:00Z"/>
                <w:rFonts w:eastAsia="Times New Roman" w:cs="Times New Roman"/>
                <w:color w:val="000000"/>
                <w:kern w:val="0"/>
                <w:lang w:val="en-US" w:eastAsia="es-ES"/>
                <w14:ligatures w14:val="none"/>
              </w:rPr>
            </w:pPr>
            <w:ins w:id="1742"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74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96727C3" w14:textId="77777777" w:rsidR="00946CB9" w:rsidRPr="0050535F" w:rsidRDefault="00946CB9" w:rsidP="00981BDB">
            <w:pPr>
              <w:spacing w:after="0" w:line="360" w:lineRule="auto"/>
              <w:jc w:val="center"/>
              <w:rPr>
                <w:ins w:id="1744" w:author="Jose Luis Zofio Prieto [2]" w:date="2025-03-13T09:05:00Z"/>
                <w:rFonts w:eastAsia="Times New Roman" w:cs="Times New Roman"/>
                <w:color w:val="000000"/>
                <w:kern w:val="0"/>
                <w:lang w:val="en-US" w:eastAsia="es-ES"/>
                <w14:ligatures w14:val="none"/>
              </w:rPr>
            </w:pPr>
            <w:ins w:id="1745"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74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56D52F5" w14:textId="77777777" w:rsidR="00946CB9" w:rsidRPr="0050535F" w:rsidRDefault="00946CB9" w:rsidP="00981BDB">
            <w:pPr>
              <w:spacing w:after="0" w:line="360" w:lineRule="auto"/>
              <w:jc w:val="center"/>
              <w:rPr>
                <w:ins w:id="1747" w:author="Jose Luis Zofio Prieto [2]" w:date="2025-03-13T09:05:00Z"/>
                <w:rFonts w:eastAsia="Times New Roman" w:cs="Times New Roman"/>
                <w:color w:val="000000"/>
                <w:kern w:val="0"/>
                <w:lang w:val="en-US" w:eastAsia="es-ES"/>
                <w14:ligatures w14:val="none"/>
              </w:rPr>
            </w:pPr>
            <w:ins w:id="1748" w:author="Jose Luis Zofio Prieto [2]" w:date="2025-03-13T09:05:00Z">
              <w:r w:rsidRPr="0050535F">
                <w:rPr>
                  <w:rFonts w:cs="Times New Roman"/>
                  <w:color w:val="000000"/>
                  <w:lang w:val="en-US"/>
                </w:rPr>
                <w:t>17</w:t>
              </w:r>
            </w:ins>
          </w:p>
        </w:tc>
      </w:tr>
      <w:tr w:rsidR="00946CB9" w:rsidRPr="0050535F" w14:paraId="6E564D6F" w14:textId="77777777" w:rsidTr="00946CB9">
        <w:trPr>
          <w:trHeight w:val="300"/>
          <w:jc w:val="center"/>
          <w:ins w:id="1749" w:author="Jose Luis Zofio Prieto [2]" w:date="2025-03-13T09:05:00Z"/>
          <w:trPrChange w:id="1750" w:author="Jose Luis Zofio Prieto [2]" w:date="2025-03-13T09:06:00Z">
            <w:trPr>
              <w:trHeight w:val="300"/>
              <w:jc w:val="center"/>
            </w:trPr>
          </w:trPrChange>
        </w:trPr>
        <w:tc>
          <w:tcPr>
            <w:tcW w:w="1200" w:type="dxa"/>
            <w:tcBorders>
              <w:top w:val="nil"/>
              <w:left w:val="nil"/>
              <w:bottom w:val="nil"/>
              <w:right w:val="single" w:sz="4" w:space="0" w:color="auto"/>
            </w:tcBorders>
            <w:tcPrChange w:id="1751" w:author="Jose Luis Zofio Prieto [2]" w:date="2025-03-13T09:06:00Z">
              <w:tcPr>
                <w:tcW w:w="1200" w:type="dxa"/>
                <w:tcBorders>
                  <w:top w:val="nil"/>
                  <w:left w:val="nil"/>
                  <w:bottom w:val="nil"/>
                  <w:right w:val="single" w:sz="4" w:space="0" w:color="auto"/>
                </w:tcBorders>
              </w:tcPr>
            </w:tcPrChange>
          </w:tcPr>
          <w:p w14:paraId="6012E970" w14:textId="77777777" w:rsidR="00946CB9" w:rsidRPr="0050535F" w:rsidRDefault="00946CB9" w:rsidP="00981BDB">
            <w:pPr>
              <w:spacing w:after="0" w:line="360" w:lineRule="auto"/>
              <w:jc w:val="center"/>
              <w:rPr>
                <w:ins w:id="1752" w:author="Jose Luis Zofio Prieto [2]" w:date="2025-03-13T09:05:00Z"/>
                <w:rFonts w:eastAsia="Times New Roman" w:cs="Times New Roman"/>
                <w:color w:val="000000"/>
                <w:kern w:val="0"/>
                <w:lang w:val="en-US" w:eastAsia="es-ES"/>
                <w14:ligatures w14:val="none"/>
              </w:rPr>
            </w:pPr>
            <w:ins w:id="1753" w:author="Jose Luis Zofio Prieto [2]" w:date="2025-03-13T09:05:00Z">
              <w:r w:rsidRPr="0050535F">
                <w:rPr>
                  <w:rFonts w:eastAsia="Times New Roman" w:cs="Times New Roman"/>
                  <w:color w:val="000000"/>
                  <w:kern w:val="0"/>
                  <w:lang w:val="en-US" w:eastAsia="es-ES"/>
                  <w14:ligatures w14:val="none"/>
                </w:rPr>
                <w:t>17</w:t>
              </w:r>
            </w:ins>
          </w:p>
        </w:tc>
        <w:tc>
          <w:tcPr>
            <w:tcW w:w="1200" w:type="dxa"/>
            <w:tcBorders>
              <w:top w:val="nil"/>
              <w:left w:val="single" w:sz="4" w:space="0" w:color="auto"/>
              <w:bottom w:val="nil"/>
              <w:right w:val="single" w:sz="4" w:space="0" w:color="auto"/>
            </w:tcBorders>
            <w:shd w:val="clear" w:color="auto" w:fill="auto"/>
            <w:noWrap/>
            <w:vAlign w:val="bottom"/>
            <w:hideMark/>
            <w:tcPrChange w:id="175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0925995" w14:textId="77777777" w:rsidR="00946CB9" w:rsidRPr="0050535F" w:rsidRDefault="00946CB9" w:rsidP="00981BDB">
            <w:pPr>
              <w:spacing w:after="0" w:line="360" w:lineRule="auto"/>
              <w:jc w:val="center"/>
              <w:rPr>
                <w:ins w:id="1755" w:author="Jose Luis Zofio Prieto [2]" w:date="2025-03-13T09:05:00Z"/>
                <w:rFonts w:eastAsia="Times New Roman" w:cs="Times New Roman"/>
                <w:color w:val="000000"/>
                <w:kern w:val="0"/>
                <w:lang w:val="en-US" w:eastAsia="es-ES"/>
                <w14:ligatures w14:val="none"/>
              </w:rPr>
            </w:pPr>
            <w:ins w:id="1756" w:author="Jose Luis Zofio Prieto [2]" w:date="2025-03-13T09:05:00Z">
              <w:r w:rsidRPr="0050535F">
                <w:rPr>
                  <w:rFonts w:eastAsia="Times New Roman" w:cs="Times New Roman"/>
                  <w:color w:val="000000"/>
                  <w:kern w:val="0"/>
                  <w:lang w:val="en-US" w:eastAsia="es-ES"/>
                  <w14:ligatures w14:val="none"/>
                </w:rPr>
                <w:t>91</w:t>
              </w:r>
            </w:ins>
          </w:p>
        </w:tc>
        <w:tc>
          <w:tcPr>
            <w:tcW w:w="1470" w:type="dxa"/>
            <w:tcBorders>
              <w:top w:val="nil"/>
              <w:left w:val="single" w:sz="4" w:space="0" w:color="auto"/>
              <w:bottom w:val="nil"/>
              <w:right w:val="single" w:sz="4" w:space="0" w:color="auto"/>
            </w:tcBorders>
            <w:shd w:val="clear" w:color="auto" w:fill="auto"/>
            <w:noWrap/>
            <w:vAlign w:val="bottom"/>
            <w:hideMark/>
            <w:tcPrChange w:id="175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983988D" w14:textId="77777777" w:rsidR="00946CB9" w:rsidRPr="0050535F" w:rsidRDefault="00946CB9" w:rsidP="00981BDB">
            <w:pPr>
              <w:spacing w:after="0" w:line="360" w:lineRule="auto"/>
              <w:jc w:val="center"/>
              <w:rPr>
                <w:ins w:id="1758" w:author="Jose Luis Zofio Prieto [2]" w:date="2025-03-13T09:05:00Z"/>
                <w:rFonts w:eastAsia="Times New Roman" w:cs="Times New Roman"/>
                <w:color w:val="000000"/>
                <w:kern w:val="0"/>
                <w:lang w:val="en-US" w:eastAsia="es-ES"/>
                <w14:ligatures w14:val="none"/>
              </w:rPr>
            </w:pPr>
            <w:ins w:id="1759" w:author="Jose Luis Zofio Prieto [2]" w:date="2025-03-13T09:05:00Z">
              <w:r w:rsidRPr="0050535F">
                <w:rPr>
                  <w:rFonts w:eastAsia="Times New Roman" w:cs="Times New Roman"/>
                  <w:color w:val="000000"/>
                  <w:kern w:val="0"/>
                  <w:lang w:val="en-US" w:eastAsia="es-ES"/>
                  <w14:ligatures w14:val="none"/>
                </w:rPr>
                <w:t>0.0735</w:t>
              </w:r>
            </w:ins>
          </w:p>
        </w:tc>
        <w:tc>
          <w:tcPr>
            <w:tcW w:w="2010" w:type="dxa"/>
            <w:tcBorders>
              <w:top w:val="nil"/>
              <w:left w:val="single" w:sz="4" w:space="0" w:color="auto"/>
              <w:bottom w:val="nil"/>
              <w:right w:val="single" w:sz="4" w:space="0" w:color="auto"/>
            </w:tcBorders>
            <w:shd w:val="clear" w:color="auto" w:fill="auto"/>
            <w:noWrap/>
            <w:vAlign w:val="bottom"/>
            <w:tcPrChange w:id="176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8801085" w14:textId="77777777" w:rsidR="00946CB9" w:rsidRPr="0050535F" w:rsidRDefault="00946CB9" w:rsidP="00981BDB">
            <w:pPr>
              <w:spacing w:after="0" w:line="360" w:lineRule="auto"/>
              <w:jc w:val="center"/>
              <w:rPr>
                <w:ins w:id="1761" w:author="Jose Luis Zofio Prieto [2]" w:date="2025-03-13T09:05:00Z"/>
                <w:rFonts w:eastAsia="Times New Roman" w:cs="Times New Roman"/>
                <w:color w:val="000000"/>
                <w:kern w:val="0"/>
                <w:lang w:val="en-US" w:eastAsia="es-ES"/>
                <w14:ligatures w14:val="none"/>
              </w:rPr>
            </w:pPr>
            <w:ins w:id="1762"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76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4069A1B" w14:textId="77777777" w:rsidR="00946CB9" w:rsidRPr="0050535F" w:rsidRDefault="00946CB9" w:rsidP="00981BDB">
            <w:pPr>
              <w:spacing w:after="0" w:line="360" w:lineRule="auto"/>
              <w:jc w:val="center"/>
              <w:rPr>
                <w:ins w:id="1764" w:author="Jose Luis Zofio Prieto [2]" w:date="2025-03-13T09:05:00Z"/>
                <w:rFonts w:eastAsia="Times New Roman" w:cs="Times New Roman"/>
                <w:color w:val="000000"/>
                <w:kern w:val="0"/>
                <w:lang w:val="en-US" w:eastAsia="es-ES"/>
                <w14:ligatures w14:val="none"/>
              </w:rPr>
            </w:pPr>
            <w:ins w:id="1765"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76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C52C4D7" w14:textId="77777777" w:rsidR="00946CB9" w:rsidRPr="0050535F" w:rsidRDefault="00946CB9" w:rsidP="00981BDB">
            <w:pPr>
              <w:spacing w:after="0" w:line="360" w:lineRule="auto"/>
              <w:jc w:val="center"/>
              <w:rPr>
                <w:ins w:id="1767" w:author="Jose Luis Zofio Prieto [2]" w:date="2025-03-13T09:05:00Z"/>
                <w:rFonts w:eastAsia="Times New Roman" w:cs="Times New Roman"/>
                <w:color w:val="000000"/>
                <w:kern w:val="0"/>
                <w:lang w:val="en-US" w:eastAsia="es-ES"/>
                <w14:ligatures w14:val="none"/>
              </w:rPr>
            </w:pPr>
            <w:ins w:id="1768" w:author="Jose Luis Zofio Prieto [2]" w:date="2025-03-13T09:05:00Z">
              <w:r w:rsidRPr="0050535F">
                <w:rPr>
                  <w:rFonts w:cs="Times New Roman"/>
                  <w:color w:val="000000"/>
                  <w:lang w:val="en-US"/>
                </w:rPr>
                <w:t>56</w:t>
              </w:r>
            </w:ins>
          </w:p>
        </w:tc>
      </w:tr>
      <w:tr w:rsidR="00946CB9" w:rsidRPr="0050535F" w14:paraId="2B2681C0" w14:textId="77777777" w:rsidTr="00946CB9">
        <w:trPr>
          <w:trHeight w:val="300"/>
          <w:jc w:val="center"/>
          <w:ins w:id="1769" w:author="Jose Luis Zofio Prieto [2]" w:date="2025-03-13T09:05:00Z"/>
          <w:trPrChange w:id="1770" w:author="Jose Luis Zofio Prieto [2]" w:date="2025-03-13T09:06:00Z">
            <w:trPr>
              <w:trHeight w:val="300"/>
              <w:jc w:val="center"/>
            </w:trPr>
          </w:trPrChange>
        </w:trPr>
        <w:tc>
          <w:tcPr>
            <w:tcW w:w="1200" w:type="dxa"/>
            <w:tcBorders>
              <w:top w:val="nil"/>
              <w:left w:val="nil"/>
              <w:bottom w:val="nil"/>
              <w:right w:val="single" w:sz="4" w:space="0" w:color="auto"/>
            </w:tcBorders>
            <w:tcPrChange w:id="1771" w:author="Jose Luis Zofio Prieto [2]" w:date="2025-03-13T09:06:00Z">
              <w:tcPr>
                <w:tcW w:w="1200" w:type="dxa"/>
                <w:tcBorders>
                  <w:top w:val="nil"/>
                  <w:left w:val="nil"/>
                  <w:bottom w:val="nil"/>
                  <w:right w:val="single" w:sz="4" w:space="0" w:color="auto"/>
                </w:tcBorders>
              </w:tcPr>
            </w:tcPrChange>
          </w:tcPr>
          <w:p w14:paraId="7FE599A6" w14:textId="77777777" w:rsidR="00946CB9" w:rsidRPr="0050535F" w:rsidRDefault="00946CB9" w:rsidP="00981BDB">
            <w:pPr>
              <w:spacing w:after="0" w:line="360" w:lineRule="auto"/>
              <w:jc w:val="center"/>
              <w:rPr>
                <w:ins w:id="1772" w:author="Jose Luis Zofio Prieto [2]" w:date="2025-03-13T09:05:00Z"/>
                <w:rFonts w:eastAsia="Times New Roman" w:cs="Times New Roman"/>
                <w:color w:val="000000"/>
                <w:kern w:val="0"/>
                <w:lang w:val="en-US" w:eastAsia="es-ES"/>
                <w14:ligatures w14:val="none"/>
              </w:rPr>
            </w:pPr>
            <w:ins w:id="1773" w:author="Jose Luis Zofio Prieto [2]" w:date="2025-03-13T09:05:00Z">
              <w:r w:rsidRPr="0050535F">
                <w:rPr>
                  <w:rFonts w:eastAsia="Times New Roman" w:cs="Times New Roman"/>
                  <w:color w:val="000000"/>
                  <w:kern w:val="0"/>
                  <w:lang w:val="en-US" w:eastAsia="es-ES"/>
                  <w14:ligatures w14:val="none"/>
                </w:rPr>
                <w:t>18</w:t>
              </w:r>
            </w:ins>
          </w:p>
        </w:tc>
        <w:tc>
          <w:tcPr>
            <w:tcW w:w="1200" w:type="dxa"/>
            <w:tcBorders>
              <w:top w:val="nil"/>
              <w:left w:val="single" w:sz="4" w:space="0" w:color="auto"/>
              <w:bottom w:val="nil"/>
              <w:right w:val="single" w:sz="4" w:space="0" w:color="auto"/>
            </w:tcBorders>
            <w:shd w:val="clear" w:color="auto" w:fill="auto"/>
            <w:noWrap/>
            <w:vAlign w:val="bottom"/>
            <w:hideMark/>
            <w:tcPrChange w:id="177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6447F1A" w14:textId="77777777" w:rsidR="00946CB9" w:rsidRPr="0050535F" w:rsidRDefault="00946CB9" w:rsidP="00981BDB">
            <w:pPr>
              <w:spacing w:after="0" w:line="360" w:lineRule="auto"/>
              <w:jc w:val="center"/>
              <w:rPr>
                <w:ins w:id="1775" w:author="Jose Luis Zofio Prieto [2]" w:date="2025-03-13T09:05:00Z"/>
                <w:rFonts w:eastAsia="Times New Roman" w:cs="Times New Roman"/>
                <w:color w:val="000000"/>
                <w:kern w:val="0"/>
                <w:lang w:val="en-US" w:eastAsia="es-ES"/>
                <w14:ligatures w14:val="none"/>
              </w:rPr>
            </w:pPr>
            <w:ins w:id="1776" w:author="Jose Luis Zofio Prieto [2]" w:date="2025-03-13T09:05:00Z">
              <w:r w:rsidRPr="0050535F">
                <w:rPr>
                  <w:rFonts w:eastAsia="Times New Roman" w:cs="Times New Roman"/>
                  <w:color w:val="000000"/>
                  <w:kern w:val="0"/>
                  <w:lang w:val="en-US" w:eastAsia="es-ES"/>
                  <w14:ligatures w14:val="none"/>
                </w:rPr>
                <w:t>22</w:t>
              </w:r>
            </w:ins>
          </w:p>
        </w:tc>
        <w:tc>
          <w:tcPr>
            <w:tcW w:w="1470" w:type="dxa"/>
            <w:tcBorders>
              <w:top w:val="nil"/>
              <w:left w:val="single" w:sz="4" w:space="0" w:color="auto"/>
              <w:bottom w:val="nil"/>
              <w:right w:val="single" w:sz="4" w:space="0" w:color="auto"/>
            </w:tcBorders>
            <w:shd w:val="clear" w:color="auto" w:fill="auto"/>
            <w:noWrap/>
            <w:vAlign w:val="bottom"/>
            <w:hideMark/>
            <w:tcPrChange w:id="177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2CCCBD6C" w14:textId="77777777" w:rsidR="00946CB9" w:rsidRPr="0050535F" w:rsidRDefault="00946CB9" w:rsidP="00981BDB">
            <w:pPr>
              <w:spacing w:after="0" w:line="360" w:lineRule="auto"/>
              <w:jc w:val="center"/>
              <w:rPr>
                <w:ins w:id="1778" w:author="Jose Luis Zofio Prieto [2]" w:date="2025-03-13T09:05:00Z"/>
                <w:rFonts w:eastAsia="Times New Roman" w:cs="Times New Roman"/>
                <w:color w:val="000000"/>
                <w:kern w:val="0"/>
                <w:lang w:val="en-US" w:eastAsia="es-ES"/>
                <w14:ligatures w14:val="none"/>
              </w:rPr>
            </w:pPr>
            <w:ins w:id="1779" w:author="Jose Luis Zofio Prieto [2]" w:date="2025-03-13T09:05:00Z">
              <w:r w:rsidRPr="0050535F">
                <w:rPr>
                  <w:rFonts w:eastAsia="Times New Roman" w:cs="Times New Roman"/>
                  <w:color w:val="000000"/>
                  <w:kern w:val="0"/>
                  <w:lang w:val="en-US" w:eastAsia="es-ES"/>
                  <w14:ligatures w14:val="none"/>
                </w:rPr>
                <w:t>0.0560</w:t>
              </w:r>
            </w:ins>
          </w:p>
        </w:tc>
        <w:tc>
          <w:tcPr>
            <w:tcW w:w="2010" w:type="dxa"/>
            <w:tcBorders>
              <w:top w:val="nil"/>
              <w:left w:val="single" w:sz="4" w:space="0" w:color="auto"/>
              <w:bottom w:val="nil"/>
              <w:right w:val="single" w:sz="4" w:space="0" w:color="auto"/>
            </w:tcBorders>
            <w:shd w:val="clear" w:color="auto" w:fill="auto"/>
            <w:noWrap/>
            <w:vAlign w:val="bottom"/>
            <w:tcPrChange w:id="178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58B9BD2" w14:textId="77777777" w:rsidR="00946CB9" w:rsidRPr="0050535F" w:rsidRDefault="00946CB9" w:rsidP="00981BDB">
            <w:pPr>
              <w:spacing w:after="0" w:line="360" w:lineRule="auto"/>
              <w:jc w:val="center"/>
              <w:rPr>
                <w:ins w:id="1781" w:author="Jose Luis Zofio Prieto [2]" w:date="2025-03-13T09:05:00Z"/>
                <w:rFonts w:eastAsia="Times New Roman" w:cs="Times New Roman"/>
                <w:color w:val="000000"/>
                <w:kern w:val="0"/>
                <w:lang w:val="en-US" w:eastAsia="es-ES"/>
                <w14:ligatures w14:val="none"/>
              </w:rPr>
            </w:pPr>
            <w:ins w:id="1782" w:author="Jose Luis Zofio Prieto [2]" w:date="2025-03-13T09:05:00Z">
              <w:r w:rsidRPr="0050535F">
                <w:rPr>
                  <w:rFonts w:cs="Times New Roman"/>
                  <w:color w:val="000000"/>
                  <w:lang w:val="en-US"/>
                </w:rPr>
                <w:t>18</w:t>
              </w:r>
            </w:ins>
          </w:p>
        </w:tc>
        <w:tc>
          <w:tcPr>
            <w:tcW w:w="1320" w:type="dxa"/>
            <w:tcBorders>
              <w:top w:val="nil"/>
              <w:left w:val="single" w:sz="4" w:space="0" w:color="auto"/>
              <w:bottom w:val="nil"/>
              <w:right w:val="single" w:sz="4" w:space="0" w:color="auto"/>
            </w:tcBorders>
            <w:shd w:val="clear" w:color="auto" w:fill="auto"/>
            <w:noWrap/>
            <w:vAlign w:val="bottom"/>
            <w:tcPrChange w:id="178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7E59AFD" w14:textId="77777777" w:rsidR="00946CB9" w:rsidRPr="0050535F" w:rsidRDefault="00946CB9" w:rsidP="00981BDB">
            <w:pPr>
              <w:spacing w:after="0" w:line="360" w:lineRule="auto"/>
              <w:jc w:val="center"/>
              <w:rPr>
                <w:ins w:id="1784" w:author="Jose Luis Zofio Prieto [2]" w:date="2025-03-13T09:05:00Z"/>
                <w:rFonts w:eastAsia="Times New Roman" w:cs="Times New Roman"/>
                <w:color w:val="000000"/>
                <w:kern w:val="0"/>
                <w:lang w:val="en-US" w:eastAsia="es-ES"/>
                <w14:ligatures w14:val="none"/>
              </w:rPr>
            </w:pPr>
            <w:ins w:id="1785" w:author="Jose Luis Zofio Prieto [2]" w:date="2025-03-13T09:05:00Z">
              <w:r w:rsidRPr="0050535F">
                <w:rPr>
                  <w:rFonts w:cs="Times New Roman"/>
                  <w:color w:val="000000"/>
                  <w:lang w:val="en-US"/>
                </w:rPr>
                <w:t>18</w:t>
              </w:r>
            </w:ins>
          </w:p>
        </w:tc>
        <w:tc>
          <w:tcPr>
            <w:tcW w:w="1080" w:type="dxa"/>
            <w:tcBorders>
              <w:top w:val="nil"/>
              <w:left w:val="single" w:sz="4" w:space="0" w:color="auto"/>
              <w:bottom w:val="nil"/>
              <w:right w:val="single" w:sz="4" w:space="0" w:color="auto"/>
            </w:tcBorders>
            <w:shd w:val="clear" w:color="auto" w:fill="auto"/>
            <w:noWrap/>
            <w:vAlign w:val="bottom"/>
            <w:tcPrChange w:id="178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E778B43" w14:textId="77777777" w:rsidR="00946CB9" w:rsidRPr="0050535F" w:rsidRDefault="00946CB9" w:rsidP="00981BDB">
            <w:pPr>
              <w:spacing w:after="0" w:line="360" w:lineRule="auto"/>
              <w:jc w:val="center"/>
              <w:rPr>
                <w:ins w:id="1787" w:author="Jose Luis Zofio Prieto [2]" w:date="2025-03-13T09:05:00Z"/>
                <w:rFonts w:eastAsia="Times New Roman" w:cs="Times New Roman"/>
                <w:color w:val="000000"/>
                <w:kern w:val="0"/>
                <w:lang w:val="en-US" w:eastAsia="es-ES"/>
                <w14:ligatures w14:val="none"/>
              </w:rPr>
            </w:pPr>
            <w:ins w:id="1788" w:author="Jose Luis Zofio Prieto [2]" w:date="2025-03-13T09:05:00Z">
              <w:r w:rsidRPr="0050535F">
                <w:rPr>
                  <w:rFonts w:cs="Times New Roman"/>
                  <w:color w:val="000000"/>
                  <w:lang w:val="en-US"/>
                </w:rPr>
                <w:t>18</w:t>
              </w:r>
            </w:ins>
          </w:p>
        </w:tc>
      </w:tr>
      <w:tr w:rsidR="00946CB9" w:rsidRPr="0050535F" w14:paraId="594DF22C" w14:textId="77777777" w:rsidTr="00946CB9">
        <w:trPr>
          <w:trHeight w:val="300"/>
          <w:jc w:val="center"/>
          <w:ins w:id="1789" w:author="Jose Luis Zofio Prieto [2]" w:date="2025-03-13T09:05:00Z"/>
          <w:trPrChange w:id="1790" w:author="Jose Luis Zofio Prieto [2]" w:date="2025-03-13T09:06:00Z">
            <w:trPr>
              <w:trHeight w:val="300"/>
              <w:jc w:val="center"/>
            </w:trPr>
          </w:trPrChange>
        </w:trPr>
        <w:tc>
          <w:tcPr>
            <w:tcW w:w="1200" w:type="dxa"/>
            <w:tcBorders>
              <w:top w:val="nil"/>
              <w:left w:val="nil"/>
              <w:bottom w:val="nil"/>
              <w:right w:val="single" w:sz="4" w:space="0" w:color="auto"/>
            </w:tcBorders>
            <w:tcPrChange w:id="1791" w:author="Jose Luis Zofio Prieto [2]" w:date="2025-03-13T09:06:00Z">
              <w:tcPr>
                <w:tcW w:w="1200" w:type="dxa"/>
                <w:tcBorders>
                  <w:top w:val="nil"/>
                  <w:left w:val="nil"/>
                  <w:bottom w:val="nil"/>
                  <w:right w:val="single" w:sz="4" w:space="0" w:color="auto"/>
                </w:tcBorders>
              </w:tcPr>
            </w:tcPrChange>
          </w:tcPr>
          <w:p w14:paraId="7F4C789D" w14:textId="77777777" w:rsidR="00946CB9" w:rsidRPr="0050535F" w:rsidRDefault="00946CB9" w:rsidP="00981BDB">
            <w:pPr>
              <w:spacing w:after="0" w:line="360" w:lineRule="auto"/>
              <w:jc w:val="center"/>
              <w:rPr>
                <w:ins w:id="1792" w:author="Jose Luis Zofio Prieto [2]" w:date="2025-03-13T09:05:00Z"/>
                <w:rFonts w:eastAsia="Times New Roman" w:cs="Times New Roman"/>
                <w:color w:val="000000"/>
                <w:kern w:val="0"/>
                <w:lang w:val="en-US" w:eastAsia="es-ES"/>
                <w14:ligatures w14:val="none"/>
              </w:rPr>
            </w:pPr>
            <w:ins w:id="1793" w:author="Jose Luis Zofio Prieto [2]" w:date="2025-03-13T09:05:00Z">
              <w:r w:rsidRPr="0050535F">
                <w:rPr>
                  <w:rFonts w:eastAsia="Times New Roman" w:cs="Times New Roman"/>
                  <w:color w:val="000000"/>
                  <w:kern w:val="0"/>
                  <w:lang w:val="en-US" w:eastAsia="es-ES"/>
                  <w14:ligatures w14:val="none"/>
                </w:rPr>
                <w:t>19</w:t>
              </w:r>
            </w:ins>
          </w:p>
        </w:tc>
        <w:tc>
          <w:tcPr>
            <w:tcW w:w="1200" w:type="dxa"/>
            <w:tcBorders>
              <w:top w:val="nil"/>
              <w:left w:val="single" w:sz="4" w:space="0" w:color="auto"/>
              <w:bottom w:val="nil"/>
              <w:right w:val="single" w:sz="4" w:space="0" w:color="auto"/>
            </w:tcBorders>
            <w:shd w:val="clear" w:color="auto" w:fill="auto"/>
            <w:noWrap/>
            <w:vAlign w:val="bottom"/>
            <w:hideMark/>
            <w:tcPrChange w:id="179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33BC2562" w14:textId="77777777" w:rsidR="00946CB9" w:rsidRPr="0050535F" w:rsidRDefault="00946CB9" w:rsidP="00981BDB">
            <w:pPr>
              <w:spacing w:after="0" w:line="360" w:lineRule="auto"/>
              <w:jc w:val="center"/>
              <w:rPr>
                <w:ins w:id="1795" w:author="Jose Luis Zofio Prieto [2]" w:date="2025-03-13T09:05:00Z"/>
                <w:rFonts w:eastAsia="Times New Roman" w:cs="Times New Roman"/>
                <w:color w:val="000000"/>
                <w:kern w:val="0"/>
                <w:lang w:val="en-US" w:eastAsia="es-ES"/>
                <w14:ligatures w14:val="none"/>
              </w:rPr>
            </w:pPr>
            <w:ins w:id="1796" w:author="Jose Luis Zofio Prieto [2]" w:date="2025-03-13T09:05:00Z">
              <w:r w:rsidRPr="0050535F">
                <w:rPr>
                  <w:rFonts w:eastAsia="Times New Roman" w:cs="Times New Roman"/>
                  <w:color w:val="000000"/>
                  <w:kern w:val="0"/>
                  <w:lang w:val="en-US" w:eastAsia="es-ES"/>
                  <w14:ligatures w14:val="none"/>
                </w:rPr>
                <w:t>43</w:t>
              </w:r>
            </w:ins>
          </w:p>
        </w:tc>
        <w:tc>
          <w:tcPr>
            <w:tcW w:w="1470" w:type="dxa"/>
            <w:tcBorders>
              <w:top w:val="nil"/>
              <w:left w:val="single" w:sz="4" w:space="0" w:color="auto"/>
              <w:bottom w:val="nil"/>
              <w:right w:val="single" w:sz="4" w:space="0" w:color="auto"/>
            </w:tcBorders>
            <w:shd w:val="clear" w:color="auto" w:fill="auto"/>
            <w:noWrap/>
            <w:vAlign w:val="bottom"/>
            <w:hideMark/>
            <w:tcPrChange w:id="179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3F2EE4D" w14:textId="77777777" w:rsidR="00946CB9" w:rsidRPr="0050535F" w:rsidRDefault="00946CB9" w:rsidP="00981BDB">
            <w:pPr>
              <w:spacing w:after="0" w:line="360" w:lineRule="auto"/>
              <w:jc w:val="center"/>
              <w:rPr>
                <w:ins w:id="1798" w:author="Jose Luis Zofio Prieto [2]" w:date="2025-03-13T09:05:00Z"/>
                <w:rFonts w:eastAsia="Times New Roman" w:cs="Times New Roman"/>
                <w:color w:val="000000"/>
                <w:kern w:val="0"/>
                <w:lang w:val="en-US" w:eastAsia="es-ES"/>
                <w14:ligatures w14:val="none"/>
              </w:rPr>
            </w:pPr>
            <w:ins w:id="1799" w:author="Jose Luis Zofio Prieto [2]" w:date="2025-03-13T09:05:00Z">
              <w:r w:rsidRPr="0050535F">
                <w:rPr>
                  <w:rFonts w:eastAsia="Times New Roman" w:cs="Times New Roman"/>
                  <w:color w:val="000000"/>
                  <w:kern w:val="0"/>
                  <w:lang w:val="en-US" w:eastAsia="es-ES"/>
                  <w14:ligatures w14:val="none"/>
                </w:rPr>
                <w:t>0.0549</w:t>
              </w:r>
            </w:ins>
          </w:p>
        </w:tc>
        <w:tc>
          <w:tcPr>
            <w:tcW w:w="2010" w:type="dxa"/>
            <w:tcBorders>
              <w:top w:val="nil"/>
              <w:left w:val="single" w:sz="4" w:space="0" w:color="auto"/>
              <w:bottom w:val="nil"/>
              <w:right w:val="single" w:sz="4" w:space="0" w:color="auto"/>
            </w:tcBorders>
            <w:shd w:val="clear" w:color="auto" w:fill="auto"/>
            <w:noWrap/>
            <w:vAlign w:val="bottom"/>
            <w:tcPrChange w:id="180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29ACE7AD" w14:textId="77777777" w:rsidR="00946CB9" w:rsidRPr="0050535F" w:rsidRDefault="00946CB9" w:rsidP="00981BDB">
            <w:pPr>
              <w:spacing w:after="0" w:line="360" w:lineRule="auto"/>
              <w:jc w:val="center"/>
              <w:rPr>
                <w:ins w:id="1801" w:author="Jose Luis Zofio Prieto [2]" w:date="2025-03-13T09:05:00Z"/>
                <w:rFonts w:eastAsia="Times New Roman" w:cs="Times New Roman"/>
                <w:color w:val="000000"/>
                <w:kern w:val="0"/>
                <w:lang w:val="en-US" w:eastAsia="es-ES"/>
                <w14:ligatures w14:val="none"/>
              </w:rPr>
            </w:pPr>
            <w:ins w:id="1802" w:author="Jose Luis Zofio Prieto [2]" w:date="2025-03-13T09:05:00Z">
              <w:r w:rsidRPr="0050535F">
                <w:rPr>
                  <w:rFonts w:cs="Times New Roman"/>
                  <w:color w:val="000000"/>
                  <w:lang w:val="en-US"/>
                </w:rPr>
                <w:t>46</w:t>
              </w:r>
            </w:ins>
          </w:p>
        </w:tc>
        <w:tc>
          <w:tcPr>
            <w:tcW w:w="1320" w:type="dxa"/>
            <w:tcBorders>
              <w:top w:val="nil"/>
              <w:left w:val="single" w:sz="4" w:space="0" w:color="auto"/>
              <w:bottom w:val="nil"/>
              <w:right w:val="single" w:sz="4" w:space="0" w:color="auto"/>
            </w:tcBorders>
            <w:shd w:val="clear" w:color="auto" w:fill="auto"/>
            <w:noWrap/>
            <w:vAlign w:val="bottom"/>
            <w:tcPrChange w:id="180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69409A4F" w14:textId="77777777" w:rsidR="00946CB9" w:rsidRPr="0050535F" w:rsidRDefault="00946CB9" w:rsidP="00981BDB">
            <w:pPr>
              <w:spacing w:after="0" w:line="360" w:lineRule="auto"/>
              <w:jc w:val="center"/>
              <w:rPr>
                <w:ins w:id="1804" w:author="Jose Luis Zofio Prieto [2]" w:date="2025-03-13T09:05:00Z"/>
                <w:rFonts w:eastAsia="Times New Roman" w:cs="Times New Roman"/>
                <w:color w:val="000000"/>
                <w:kern w:val="0"/>
                <w:lang w:val="en-US" w:eastAsia="es-ES"/>
                <w14:ligatures w14:val="none"/>
              </w:rPr>
            </w:pPr>
            <w:ins w:id="1805" w:author="Jose Luis Zofio Prieto [2]" w:date="2025-03-13T09:05:00Z">
              <w:r w:rsidRPr="0050535F">
                <w:rPr>
                  <w:rFonts w:cs="Times New Roman"/>
                  <w:color w:val="000000"/>
                  <w:lang w:val="en-US"/>
                </w:rPr>
                <w:t>46</w:t>
              </w:r>
            </w:ins>
          </w:p>
        </w:tc>
        <w:tc>
          <w:tcPr>
            <w:tcW w:w="1080" w:type="dxa"/>
            <w:tcBorders>
              <w:top w:val="nil"/>
              <w:left w:val="single" w:sz="4" w:space="0" w:color="auto"/>
              <w:bottom w:val="nil"/>
              <w:right w:val="single" w:sz="4" w:space="0" w:color="auto"/>
            </w:tcBorders>
            <w:shd w:val="clear" w:color="auto" w:fill="auto"/>
            <w:noWrap/>
            <w:vAlign w:val="bottom"/>
            <w:tcPrChange w:id="180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E6CA6F5" w14:textId="77777777" w:rsidR="00946CB9" w:rsidRPr="0050535F" w:rsidRDefault="00946CB9" w:rsidP="00981BDB">
            <w:pPr>
              <w:spacing w:after="0" w:line="360" w:lineRule="auto"/>
              <w:jc w:val="center"/>
              <w:rPr>
                <w:ins w:id="1807" w:author="Jose Luis Zofio Prieto [2]" w:date="2025-03-13T09:05:00Z"/>
                <w:rFonts w:eastAsia="Times New Roman" w:cs="Times New Roman"/>
                <w:color w:val="000000"/>
                <w:kern w:val="0"/>
                <w:lang w:val="en-US" w:eastAsia="es-ES"/>
                <w14:ligatures w14:val="none"/>
              </w:rPr>
            </w:pPr>
            <w:ins w:id="1808" w:author="Jose Luis Zofio Prieto [2]" w:date="2025-03-13T09:05:00Z">
              <w:r w:rsidRPr="0050535F">
                <w:rPr>
                  <w:rFonts w:cs="Times New Roman"/>
                  <w:color w:val="000000"/>
                  <w:lang w:val="en-US"/>
                </w:rPr>
                <w:t>46</w:t>
              </w:r>
            </w:ins>
          </w:p>
        </w:tc>
      </w:tr>
      <w:tr w:rsidR="00946CB9" w:rsidRPr="0050535F" w14:paraId="3685F739" w14:textId="77777777" w:rsidTr="00946CB9">
        <w:trPr>
          <w:trHeight w:val="300"/>
          <w:jc w:val="center"/>
          <w:ins w:id="1809" w:author="Jose Luis Zofio Prieto [2]" w:date="2025-03-13T09:05:00Z"/>
          <w:trPrChange w:id="1810" w:author="Jose Luis Zofio Prieto [2]" w:date="2025-03-13T09:06:00Z">
            <w:trPr>
              <w:trHeight w:val="300"/>
              <w:jc w:val="center"/>
            </w:trPr>
          </w:trPrChange>
        </w:trPr>
        <w:tc>
          <w:tcPr>
            <w:tcW w:w="1200" w:type="dxa"/>
            <w:tcBorders>
              <w:top w:val="nil"/>
              <w:left w:val="nil"/>
              <w:bottom w:val="nil"/>
              <w:right w:val="single" w:sz="4" w:space="0" w:color="auto"/>
            </w:tcBorders>
            <w:tcPrChange w:id="1811" w:author="Jose Luis Zofio Prieto [2]" w:date="2025-03-13T09:06:00Z">
              <w:tcPr>
                <w:tcW w:w="1200" w:type="dxa"/>
                <w:tcBorders>
                  <w:top w:val="nil"/>
                  <w:left w:val="nil"/>
                  <w:bottom w:val="nil"/>
                  <w:right w:val="single" w:sz="4" w:space="0" w:color="auto"/>
                </w:tcBorders>
              </w:tcPr>
            </w:tcPrChange>
          </w:tcPr>
          <w:p w14:paraId="1E5074DA" w14:textId="77777777" w:rsidR="00946CB9" w:rsidRPr="0050535F" w:rsidRDefault="00946CB9" w:rsidP="00981BDB">
            <w:pPr>
              <w:spacing w:after="0" w:line="360" w:lineRule="auto"/>
              <w:jc w:val="center"/>
              <w:rPr>
                <w:ins w:id="1812" w:author="Jose Luis Zofio Prieto [2]" w:date="2025-03-13T09:05:00Z"/>
                <w:rFonts w:eastAsia="Times New Roman" w:cs="Times New Roman"/>
                <w:color w:val="000000"/>
                <w:kern w:val="0"/>
                <w:lang w:val="en-US" w:eastAsia="es-ES"/>
                <w14:ligatures w14:val="none"/>
              </w:rPr>
            </w:pPr>
            <w:ins w:id="1813" w:author="Jose Luis Zofio Prieto [2]" w:date="2025-03-13T09:05:00Z">
              <w:r w:rsidRPr="0050535F">
                <w:rPr>
                  <w:rFonts w:eastAsia="Times New Roman" w:cs="Times New Roman"/>
                  <w:color w:val="000000"/>
                  <w:kern w:val="0"/>
                  <w:lang w:val="en-US" w:eastAsia="es-ES"/>
                  <w14:ligatures w14:val="none"/>
                </w:rPr>
                <w:t>20</w:t>
              </w:r>
            </w:ins>
          </w:p>
        </w:tc>
        <w:tc>
          <w:tcPr>
            <w:tcW w:w="1200" w:type="dxa"/>
            <w:tcBorders>
              <w:top w:val="nil"/>
              <w:left w:val="single" w:sz="4" w:space="0" w:color="auto"/>
              <w:bottom w:val="nil"/>
              <w:right w:val="single" w:sz="4" w:space="0" w:color="auto"/>
            </w:tcBorders>
            <w:shd w:val="clear" w:color="auto" w:fill="auto"/>
            <w:noWrap/>
            <w:vAlign w:val="bottom"/>
            <w:hideMark/>
            <w:tcPrChange w:id="181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0F9F9422" w14:textId="77777777" w:rsidR="00946CB9" w:rsidRPr="0050535F" w:rsidRDefault="00946CB9" w:rsidP="00981BDB">
            <w:pPr>
              <w:spacing w:after="0" w:line="360" w:lineRule="auto"/>
              <w:jc w:val="center"/>
              <w:rPr>
                <w:ins w:id="1815" w:author="Jose Luis Zofio Prieto [2]" w:date="2025-03-13T09:05:00Z"/>
                <w:rFonts w:eastAsia="Times New Roman" w:cs="Times New Roman"/>
                <w:color w:val="000000"/>
                <w:kern w:val="0"/>
                <w:lang w:val="en-US" w:eastAsia="es-ES"/>
                <w14:ligatures w14:val="none"/>
              </w:rPr>
            </w:pPr>
            <w:ins w:id="1816" w:author="Jose Luis Zofio Prieto [2]" w:date="2025-03-13T09:05:00Z">
              <w:r w:rsidRPr="0050535F">
                <w:rPr>
                  <w:rFonts w:eastAsia="Times New Roman" w:cs="Times New Roman"/>
                  <w:color w:val="000000"/>
                  <w:kern w:val="0"/>
                  <w:lang w:val="en-US" w:eastAsia="es-ES"/>
                  <w14:ligatures w14:val="none"/>
                </w:rPr>
                <w:t>85</w:t>
              </w:r>
            </w:ins>
          </w:p>
        </w:tc>
        <w:tc>
          <w:tcPr>
            <w:tcW w:w="1470" w:type="dxa"/>
            <w:tcBorders>
              <w:top w:val="nil"/>
              <w:left w:val="single" w:sz="4" w:space="0" w:color="auto"/>
              <w:right w:val="single" w:sz="4" w:space="0" w:color="auto"/>
            </w:tcBorders>
            <w:shd w:val="clear" w:color="auto" w:fill="auto"/>
            <w:noWrap/>
            <w:vAlign w:val="bottom"/>
            <w:hideMark/>
            <w:tcPrChange w:id="1817" w:author="Jose Luis Zofio Prieto [2]" w:date="2025-03-13T09:06:00Z">
              <w:tcPr>
                <w:tcW w:w="1470" w:type="dxa"/>
                <w:tcBorders>
                  <w:top w:val="nil"/>
                  <w:left w:val="single" w:sz="4" w:space="0" w:color="auto"/>
                  <w:right w:val="single" w:sz="4" w:space="0" w:color="auto"/>
                </w:tcBorders>
                <w:shd w:val="clear" w:color="auto" w:fill="auto"/>
                <w:noWrap/>
                <w:vAlign w:val="bottom"/>
                <w:hideMark/>
              </w:tcPr>
            </w:tcPrChange>
          </w:tcPr>
          <w:p w14:paraId="78029405" w14:textId="77777777" w:rsidR="00946CB9" w:rsidRPr="0050535F" w:rsidRDefault="00946CB9" w:rsidP="00981BDB">
            <w:pPr>
              <w:spacing w:after="0" w:line="360" w:lineRule="auto"/>
              <w:jc w:val="center"/>
              <w:rPr>
                <w:ins w:id="1818" w:author="Jose Luis Zofio Prieto [2]" w:date="2025-03-13T09:05:00Z"/>
                <w:rFonts w:eastAsia="Times New Roman" w:cs="Times New Roman"/>
                <w:color w:val="000000"/>
                <w:kern w:val="0"/>
                <w:lang w:val="en-US" w:eastAsia="es-ES"/>
                <w14:ligatures w14:val="none"/>
              </w:rPr>
            </w:pPr>
            <w:ins w:id="1819" w:author="Jose Luis Zofio Prieto [2]" w:date="2025-03-13T09:05:00Z">
              <w:r w:rsidRPr="0050535F">
                <w:rPr>
                  <w:rFonts w:eastAsia="Times New Roman" w:cs="Times New Roman"/>
                  <w:color w:val="000000"/>
                  <w:kern w:val="0"/>
                  <w:lang w:val="en-US" w:eastAsia="es-ES"/>
                  <w14:ligatures w14:val="none"/>
                </w:rPr>
                <w:t>0.0490</w:t>
              </w:r>
            </w:ins>
          </w:p>
        </w:tc>
        <w:tc>
          <w:tcPr>
            <w:tcW w:w="2010" w:type="dxa"/>
            <w:tcBorders>
              <w:top w:val="nil"/>
              <w:left w:val="single" w:sz="4" w:space="0" w:color="auto"/>
              <w:bottom w:val="nil"/>
              <w:right w:val="single" w:sz="4" w:space="0" w:color="auto"/>
            </w:tcBorders>
            <w:shd w:val="clear" w:color="auto" w:fill="auto"/>
            <w:noWrap/>
            <w:vAlign w:val="bottom"/>
            <w:tcPrChange w:id="182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5F58273" w14:textId="77777777" w:rsidR="00946CB9" w:rsidRPr="0050535F" w:rsidRDefault="00946CB9" w:rsidP="00981BDB">
            <w:pPr>
              <w:spacing w:after="0" w:line="360" w:lineRule="auto"/>
              <w:jc w:val="center"/>
              <w:rPr>
                <w:ins w:id="1821" w:author="Jose Luis Zofio Prieto [2]" w:date="2025-03-13T09:05:00Z"/>
                <w:rFonts w:eastAsia="Times New Roman" w:cs="Times New Roman"/>
                <w:color w:val="000000"/>
                <w:kern w:val="0"/>
                <w:lang w:val="en-US" w:eastAsia="es-ES"/>
                <w14:ligatures w14:val="none"/>
              </w:rPr>
            </w:pPr>
            <w:ins w:id="1822"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82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69A285C" w14:textId="77777777" w:rsidR="00946CB9" w:rsidRPr="0050535F" w:rsidRDefault="00946CB9" w:rsidP="00981BDB">
            <w:pPr>
              <w:spacing w:after="0" w:line="360" w:lineRule="auto"/>
              <w:jc w:val="center"/>
              <w:rPr>
                <w:ins w:id="1824" w:author="Jose Luis Zofio Prieto [2]" w:date="2025-03-13T09:05:00Z"/>
                <w:rFonts w:eastAsia="Times New Roman" w:cs="Times New Roman"/>
                <w:color w:val="000000"/>
                <w:kern w:val="0"/>
                <w:lang w:val="en-US" w:eastAsia="es-ES"/>
                <w14:ligatures w14:val="none"/>
              </w:rPr>
            </w:pPr>
            <w:ins w:id="1825"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82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30AF5D6" w14:textId="77777777" w:rsidR="00946CB9" w:rsidRPr="0050535F" w:rsidRDefault="00946CB9" w:rsidP="00981BDB">
            <w:pPr>
              <w:spacing w:after="0" w:line="360" w:lineRule="auto"/>
              <w:jc w:val="center"/>
              <w:rPr>
                <w:ins w:id="1827" w:author="Jose Luis Zofio Prieto [2]" w:date="2025-03-13T09:05:00Z"/>
                <w:rFonts w:eastAsia="Times New Roman" w:cs="Times New Roman"/>
                <w:color w:val="000000"/>
                <w:kern w:val="0"/>
                <w:lang w:val="en-US" w:eastAsia="es-ES"/>
                <w14:ligatures w14:val="none"/>
              </w:rPr>
            </w:pPr>
            <w:ins w:id="1828" w:author="Jose Luis Zofio Prieto [2]" w:date="2025-03-13T09:05:00Z">
              <w:r w:rsidRPr="0050535F">
                <w:rPr>
                  <w:rFonts w:cs="Times New Roman"/>
                  <w:color w:val="000000"/>
                  <w:lang w:val="en-US"/>
                </w:rPr>
                <w:t>46</w:t>
              </w:r>
            </w:ins>
          </w:p>
        </w:tc>
      </w:tr>
      <w:tr w:rsidR="00946CB9" w:rsidRPr="0050535F" w14:paraId="71207BC8" w14:textId="77777777" w:rsidTr="00946CB9">
        <w:trPr>
          <w:trHeight w:val="300"/>
          <w:jc w:val="center"/>
          <w:ins w:id="1829" w:author="Jose Luis Zofio Prieto [2]" w:date="2025-03-13T09:05:00Z"/>
          <w:trPrChange w:id="1830" w:author="Jose Luis Zofio Prieto [2]" w:date="2025-03-13T09:06:00Z">
            <w:trPr>
              <w:trHeight w:val="300"/>
              <w:jc w:val="center"/>
            </w:trPr>
          </w:trPrChange>
        </w:trPr>
        <w:tc>
          <w:tcPr>
            <w:tcW w:w="1200" w:type="dxa"/>
            <w:tcBorders>
              <w:top w:val="nil"/>
              <w:left w:val="nil"/>
              <w:bottom w:val="nil"/>
              <w:right w:val="single" w:sz="4" w:space="0" w:color="auto"/>
            </w:tcBorders>
            <w:tcPrChange w:id="1831" w:author="Jose Luis Zofio Prieto [2]" w:date="2025-03-13T09:06:00Z">
              <w:tcPr>
                <w:tcW w:w="1200" w:type="dxa"/>
                <w:tcBorders>
                  <w:top w:val="nil"/>
                  <w:left w:val="nil"/>
                  <w:bottom w:val="nil"/>
                  <w:right w:val="single" w:sz="4" w:space="0" w:color="auto"/>
                </w:tcBorders>
              </w:tcPr>
            </w:tcPrChange>
          </w:tcPr>
          <w:p w14:paraId="4C6A0F70" w14:textId="77777777" w:rsidR="00946CB9" w:rsidRPr="0050535F" w:rsidRDefault="00946CB9" w:rsidP="00981BDB">
            <w:pPr>
              <w:spacing w:after="0" w:line="360" w:lineRule="auto"/>
              <w:jc w:val="center"/>
              <w:rPr>
                <w:ins w:id="1832" w:author="Jose Luis Zofio Prieto [2]" w:date="2025-03-13T09:05:00Z"/>
                <w:rFonts w:eastAsia="Times New Roman" w:cs="Times New Roman"/>
                <w:color w:val="000000"/>
                <w:kern w:val="0"/>
                <w:lang w:val="en-US" w:eastAsia="es-ES"/>
                <w14:ligatures w14:val="none"/>
              </w:rPr>
            </w:pPr>
            <w:ins w:id="1833" w:author="Jose Luis Zofio Prieto [2]" w:date="2025-03-13T09:05:00Z">
              <w:r w:rsidRPr="0050535F">
                <w:rPr>
                  <w:rFonts w:eastAsia="Times New Roman" w:cs="Times New Roman"/>
                  <w:color w:val="000000"/>
                  <w:kern w:val="0"/>
                  <w:lang w:val="en-US" w:eastAsia="es-ES"/>
                  <w14:ligatures w14:val="none"/>
                </w:rPr>
                <w:lastRenderedPageBreak/>
                <w:t>21</w:t>
              </w:r>
            </w:ins>
          </w:p>
        </w:tc>
        <w:tc>
          <w:tcPr>
            <w:tcW w:w="1200" w:type="dxa"/>
            <w:tcBorders>
              <w:top w:val="nil"/>
              <w:left w:val="single" w:sz="4" w:space="0" w:color="auto"/>
              <w:bottom w:val="nil"/>
              <w:right w:val="single" w:sz="4" w:space="0" w:color="auto"/>
            </w:tcBorders>
            <w:shd w:val="clear" w:color="auto" w:fill="auto"/>
            <w:noWrap/>
            <w:vAlign w:val="bottom"/>
            <w:hideMark/>
            <w:tcPrChange w:id="183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1BDF0B57" w14:textId="77777777" w:rsidR="00946CB9" w:rsidRPr="0050535F" w:rsidRDefault="00946CB9" w:rsidP="00981BDB">
            <w:pPr>
              <w:spacing w:after="0" w:line="360" w:lineRule="auto"/>
              <w:jc w:val="center"/>
              <w:rPr>
                <w:ins w:id="1835" w:author="Jose Luis Zofio Prieto [2]" w:date="2025-03-13T09:05:00Z"/>
                <w:rFonts w:eastAsia="Times New Roman" w:cs="Times New Roman"/>
                <w:color w:val="000000"/>
                <w:kern w:val="0"/>
                <w:lang w:val="en-US" w:eastAsia="es-ES"/>
                <w14:ligatures w14:val="none"/>
              </w:rPr>
            </w:pPr>
            <w:ins w:id="1836" w:author="Jose Luis Zofio Prieto [2]" w:date="2025-03-13T09:05:00Z">
              <w:r w:rsidRPr="0050535F">
                <w:rPr>
                  <w:rFonts w:eastAsia="Times New Roman" w:cs="Times New Roman"/>
                  <w:color w:val="000000"/>
                  <w:kern w:val="0"/>
                  <w:lang w:val="en-US" w:eastAsia="es-ES"/>
                  <w14:ligatures w14:val="none"/>
                </w:rPr>
                <w:t>95</w:t>
              </w:r>
            </w:ins>
          </w:p>
        </w:tc>
        <w:tc>
          <w:tcPr>
            <w:tcW w:w="1470" w:type="dxa"/>
            <w:tcBorders>
              <w:top w:val="nil"/>
              <w:left w:val="single" w:sz="4" w:space="0" w:color="auto"/>
              <w:bottom w:val="nil"/>
              <w:right w:val="single" w:sz="4" w:space="0" w:color="auto"/>
            </w:tcBorders>
            <w:shd w:val="clear" w:color="auto" w:fill="auto"/>
            <w:noWrap/>
            <w:vAlign w:val="bottom"/>
            <w:hideMark/>
            <w:tcPrChange w:id="183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6C2BF4D" w14:textId="77777777" w:rsidR="00946CB9" w:rsidRPr="0050535F" w:rsidRDefault="00946CB9" w:rsidP="00981BDB">
            <w:pPr>
              <w:spacing w:after="0" w:line="360" w:lineRule="auto"/>
              <w:jc w:val="center"/>
              <w:rPr>
                <w:ins w:id="1838" w:author="Jose Luis Zofio Prieto [2]" w:date="2025-03-13T09:05:00Z"/>
                <w:rFonts w:eastAsia="Times New Roman" w:cs="Times New Roman"/>
                <w:color w:val="000000"/>
                <w:kern w:val="0"/>
                <w:lang w:val="en-US" w:eastAsia="es-ES"/>
                <w14:ligatures w14:val="none"/>
              </w:rPr>
            </w:pPr>
            <w:ins w:id="1839" w:author="Jose Luis Zofio Prieto [2]" w:date="2025-03-13T09:05:00Z">
              <w:r w:rsidRPr="0050535F">
                <w:rPr>
                  <w:rFonts w:eastAsia="Times New Roman" w:cs="Times New Roman"/>
                  <w:color w:val="000000"/>
                  <w:kern w:val="0"/>
                  <w:lang w:val="en-US" w:eastAsia="es-ES"/>
                  <w14:ligatures w14:val="none"/>
                </w:rPr>
                <w:t>0.0338</w:t>
              </w:r>
            </w:ins>
          </w:p>
        </w:tc>
        <w:tc>
          <w:tcPr>
            <w:tcW w:w="2010" w:type="dxa"/>
            <w:tcBorders>
              <w:top w:val="nil"/>
              <w:left w:val="single" w:sz="4" w:space="0" w:color="auto"/>
              <w:bottom w:val="nil"/>
              <w:right w:val="single" w:sz="4" w:space="0" w:color="auto"/>
            </w:tcBorders>
            <w:shd w:val="clear" w:color="auto" w:fill="auto"/>
            <w:noWrap/>
            <w:vAlign w:val="bottom"/>
            <w:tcPrChange w:id="184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831DDBE" w14:textId="77777777" w:rsidR="00946CB9" w:rsidRPr="0050535F" w:rsidRDefault="00946CB9" w:rsidP="00981BDB">
            <w:pPr>
              <w:spacing w:after="0" w:line="360" w:lineRule="auto"/>
              <w:jc w:val="center"/>
              <w:rPr>
                <w:ins w:id="1841" w:author="Jose Luis Zofio Prieto [2]" w:date="2025-03-13T09:05:00Z"/>
                <w:rFonts w:eastAsia="Times New Roman" w:cs="Times New Roman"/>
                <w:color w:val="000000"/>
                <w:kern w:val="0"/>
                <w:lang w:val="en-US" w:eastAsia="es-ES"/>
                <w14:ligatures w14:val="none"/>
              </w:rPr>
            </w:pPr>
            <w:ins w:id="1842"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84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C1483A8" w14:textId="77777777" w:rsidR="00946CB9" w:rsidRPr="0050535F" w:rsidRDefault="00946CB9" w:rsidP="00981BDB">
            <w:pPr>
              <w:spacing w:after="0" w:line="360" w:lineRule="auto"/>
              <w:jc w:val="center"/>
              <w:rPr>
                <w:ins w:id="1844" w:author="Jose Luis Zofio Prieto [2]" w:date="2025-03-13T09:05:00Z"/>
                <w:rFonts w:eastAsia="Times New Roman" w:cs="Times New Roman"/>
                <w:color w:val="000000"/>
                <w:kern w:val="0"/>
                <w:lang w:val="en-US" w:eastAsia="es-ES"/>
                <w14:ligatures w14:val="none"/>
              </w:rPr>
            </w:pPr>
            <w:ins w:id="1845"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84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A0BC8BB" w14:textId="77777777" w:rsidR="00946CB9" w:rsidRPr="0050535F" w:rsidRDefault="00946CB9" w:rsidP="00981BDB">
            <w:pPr>
              <w:spacing w:after="0" w:line="360" w:lineRule="auto"/>
              <w:jc w:val="center"/>
              <w:rPr>
                <w:ins w:id="1847" w:author="Jose Luis Zofio Prieto [2]" w:date="2025-03-13T09:05:00Z"/>
                <w:rFonts w:eastAsia="Times New Roman" w:cs="Times New Roman"/>
                <w:color w:val="000000"/>
                <w:kern w:val="0"/>
                <w:lang w:val="en-US" w:eastAsia="es-ES"/>
                <w14:ligatures w14:val="none"/>
              </w:rPr>
            </w:pPr>
            <w:ins w:id="1848" w:author="Jose Luis Zofio Prieto [2]" w:date="2025-03-13T09:05:00Z">
              <w:r w:rsidRPr="0050535F">
                <w:rPr>
                  <w:rFonts w:cs="Times New Roman"/>
                  <w:color w:val="000000"/>
                  <w:lang w:val="en-US"/>
                </w:rPr>
                <w:t>56</w:t>
              </w:r>
            </w:ins>
          </w:p>
        </w:tc>
      </w:tr>
      <w:tr w:rsidR="00946CB9" w:rsidRPr="0050535F" w14:paraId="721A7D2B" w14:textId="77777777" w:rsidTr="00946CB9">
        <w:trPr>
          <w:trHeight w:val="300"/>
          <w:jc w:val="center"/>
          <w:ins w:id="1849" w:author="Jose Luis Zofio Prieto [2]" w:date="2025-03-13T09:05:00Z"/>
          <w:trPrChange w:id="1850" w:author="Jose Luis Zofio Prieto [2]" w:date="2025-03-13T09:06:00Z">
            <w:trPr>
              <w:trHeight w:val="300"/>
              <w:jc w:val="center"/>
            </w:trPr>
          </w:trPrChange>
        </w:trPr>
        <w:tc>
          <w:tcPr>
            <w:tcW w:w="1200" w:type="dxa"/>
            <w:tcBorders>
              <w:top w:val="nil"/>
              <w:left w:val="nil"/>
              <w:bottom w:val="nil"/>
              <w:right w:val="single" w:sz="4" w:space="0" w:color="auto"/>
            </w:tcBorders>
            <w:tcPrChange w:id="1851" w:author="Jose Luis Zofio Prieto [2]" w:date="2025-03-13T09:06:00Z">
              <w:tcPr>
                <w:tcW w:w="1200" w:type="dxa"/>
                <w:tcBorders>
                  <w:top w:val="nil"/>
                  <w:left w:val="nil"/>
                  <w:bottom w:val="nil"/>
                  <w:right w:val="single" w:sz="4" w:space="0" w:color="auto"/>
                </w:tcBorders>
              </w:tcPr>
            </w:tcPrChange>
          </w:tcPr>
          <w:p w14:paraId="06399D4C" w14:textId="77777777" w:rsidR="00946CB9" w:rsidRPr="0050535F" w:rsidRDefault="00946CB9" w:rsidP="00981BDB">
            <w:pPr>
              <w:spacing w:after="0" w:line="360" w:lineRule="auto"/>
              <w:jc w:val="center"/>
              <w:rPr>
                <w:ins w:id="1852" w:author="Jose Luis Zofio Prieto [2]" w:date="2025-03-13T09:05:00Z"/>
                <w:rFonts w:eastAsia="Times New Roman" w:cs="Times New Roman"/>
                <w:color w:val="000000"/>
                <w:kern w:val="0"/>
                <w:lang w:val="en-US" w:eastAsia="es-ES"/>
                <w14:ligatures w14:val="none"/>
              </w:rPr>
            </w:pPr>
            <w:ins w:id="1853" w:author="Jose Luis Zofio Prieto [2]" w:date="2025-03-13T09:05:00Z">
              <w:r w:rsidRPr="0050535F">
                <w:rPr>
                  <w:rFonts w:eastAsia="Times New Roman" w:cs="Times New Roman"/>
                  <w:color w:val="000000"/>
                  <w:kern w:val="0"/>
                  <w:lang w:val="en-US" w:eastAsia="es-ES"/>
                  <w14:ligatures w14:val="none"/>
                </w:rPr>
                <w:t>22</w:t>
              </w:r>
            </w:ins>
          </w:p>
        </w:tc>
        <w:tc>
          <w:tcPr>
            <w:tcW w:w="1200" w:type="dxa"/>
            <w:tcBorders>
              <w:top w:val="nil"/>
              <w:left w:val="single" w:sz="4" w:space="0" w:color="auto"/>
              <w:bottom w:val="nil"/>
              <w:right w:val="single" w:sz="4" w:space="0" w:color="auto"/>
            </w:tcBorders>
            <w:shd w:val="clear" w:color="auto" w:fill="auto"/>
            <w:noWrap/>
            <w:vAlign w:val="bottom"/>
            <w:hideMark/>
            <w:tcPrChange w:id="185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B5426FA" w14:textId="77777777" w:rsidR="00946CB9" w:rsidRPr="0050535F" w:rsidRDefault="00946CB9" w:rsidP="00981BDB">
            <w:pPr>
              <w:spacing w:after="0" w:line="360" w:lineRule="auto"/>
              <w:jc w:val="center"/>
              <w:rPr>
                <w:ins w:id="1855" w:author="Jose Luis Zofio Prieto [2]" w:date="2025-03-13T09:05:00Z"/>
                <w:rFonts w:eastAsia="Times New Roman" w:cs="Times New Roman"/>
                <w:color w:val="000000"/>
                <w:kern w:val="0"/>
                <w:lang w:val="en-US" w:eastAsia="es-ES"/>
                <w14:ligatures w14:val="none"/>
              </w:rPr>
            </w:pPr>
            <w:ins w:id="1856" w:author="Jose Luis Zofio Prieto [2]" w:date="2025-03-13T09:05:00Z">
              <w:r w:rsidRPr="0050535F">
                <w:rPr>
                  <w:rFonts w:eastAsia="Times New Roman" w:cs="Times New Roman"/>
                  <w:color w:val="000000"/>
                  <w:kern w:val="0"/>
                  <w:lang w:val="en-US" w:eastAsia="es-ES"/>
                  <w14:ligatures w14:val="none"/>
                </w:rPr>
                <w:t>83</w:t>
              </w:r>
            </w:ins>
          </w:p>
        </w:tc>
        <w:tc>
          <w:tcPr>
            <w:tcW w:w="1470" w:type="dxa"/>
            <w:tcBorders>
              <w:top w:val="nil"/>
              <w:left w:val="single" w:sz="4" w:space="0" w:color="auto"/>
              <w:bottom w:val="nil"/>
              <w:right w:val="single" w:sz="4" w:space="0" w:color="auto"/>
            </w:tcBorders>
            <w:shd w:val="clear" w:color="auto" w:fill="auto"/>
            <w:noWrap/>
            <w:vAlign w:val="bottom"/>
            <w:hideMark/>
            <w:tcPrChange w:id="185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66831C5" w14:textId="77777777" w:rsidR="00946CB9" w:rsidRPr="0050535F" w:rsidRDefault="00946CB9" w:rsidP="00981BDB">
            <w:pPr>
              <w:spacing w:after="0" w:line="360" w:lineRule="auto"/>
              <w:jc w:val="center"/>
              <w:rPr>
                <w:ins w:id="1858" w:author="Jose Luis Zofio Prieto [2]" w:date="2025-03-13T09:05:00Z"/>
                <w:rFonts w:eastAsia="Times New Roman" w:cs="Times New Roman"/>
                <w:color w:val="000000"/>
                <w:kern w:val="0"/>
                <w:lang w:val="en-US" w:eastAsia="es-ES"/>
                <w14:ligatures w14:val="none"/>
              </w:rPr>
            </w:pPr>
            <w:ins w:id="1859" w:author="Jose Luis Zofio Prieto [2]" w:date="2025-03-13T09:05:00Z">
              <w:r w:rsidRPr="0050535F">
                <w:rPr>
                  <w:rFonts w:eastAsia="Times New Roman" w:cs="Times New Roman"/>
                  <w:color w:val="000000"/>
                  <w:kern w:val="0"/>
                  <w:lang w:val="en-US" w:eastAsia="es-ES"/>
                  <w14:ligatures w14:val="none"/>
                </w:rPr>
                <w:t>0.0335</w:t>
              </w:r>
            </w:ins>
          </w:p>
        </w:tc>
        <w:tc>
          <w:tcPr>
            <w:tcW w:w="2010" w:type="dxa"/>
            <w:tcBorders>
              <w:top w:val="nil"/>
              <w:left w:val="single" w:sz="4" w:space="0" w:color="auto"/>
              <w:bottom w:val="nil"/>
              <w:right w:val="single" w:sz="4" w:space="0" w:color="auto"/>
            </w:tcBorders>
            <w:shd w:val="clear" w:color="auto" w:fill="auto"/>
            <w:noWrap/>
            <w:vAlign w:val="bottom"/>
            <w:tcPrChange w:id="186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364A0A3D" w14:textId="77777777" w:rsidR="00946CB9" w:rsidRPr="0050535F" w:rsidRDefault="00946CB9" w:rsidP="00981BDB">
            <w:pPr>
              <w:spacing w:after="0" w:line="360" w:lineRule="auto"/>
              <w:jc w:val="center"/>
              <w:rPr>
                <w:ins w:id="1861" w:author="Jose Luis Zofio Prieto [2]" w:date="2025-03-13T09:05:00Z"/>
                <w:rFonts w:eastAsia="Times New Roman" w:cs="Times New Roman"/>
                <w:color w:val="000000"/>
                <w:kern w:val="0"/>
                <w:lang w:val="en-US" w:eastAsia="es-ES"/>
                <w14:ligatures w14:val="none"/>
              </w:rPr>
            </w:pPr>
            <w:ins w:id="1862" w:author="Jose Luis Zofio Prieto [2]" w:date="2025-03-13T09:05:00Z">
              <w:r w:rsidRPr="0050535F">
                <w:rPr>
                  <w:rFonts w:cs="Times New Roman"/>
                  <w:color w:val="000000"/>
                  <w:lang w:val="en-US"/>
                </w:rPr>
                <w:t>92</w:t>
              </w:r>
            </w:ins>
          </w:p>
        </w:tc>
        <w:tc>
          <w:tcPr>
            <w:tcW w:w="1320" w:type="dxa"/>
            <w:tcBorders>
              <w:top w:val="nil"/>
              <w:left w:val="single" w:sz="4" w:space="0" w:color="auto"/>
              <w:bottom w:val="nil"/>
              <w:right w:val="single" w:sz="4" w:space="0" w:color="auto"/>
            </w:tcBorders>
            <w:shd w:val="clear" w:color="auto" w:fill="auto"/>
            <w:noWrap/>
            <w:vAlign w:val="bottom"/>
            <w:tcPrChange w:id="186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1779E6D" w14:textId="77777777" w:rsidR="00946CB9" w:rsidRPr="0050535F" w:rsidRDefault="00946CB9" w:rsidP="00981BDB">
            <w:pPr>
              <w:spacing w:after="0" w:line="360" w:lineRule="auto"/>
              <w:jc w:val="center"/>
              <w:rPr>
                <w:ins w:id="1864" w:author="Jose Luis Zofio Prieto [2]" w:date="2025-03-13T09:05:00Z"/>
                <w:rFonts w:eastAsia="Times New Roman" w:cs="Times New Roman"/>
                <w:color w:val="000000"/>
                <w:kern w:val="0"/>
                <w:lang w:val="en-US" w:eastAsia="es-ES"/>
                <w14:ligatures w14:val="none"/>
              </w:rPr>
            </w:pPr>
            <w:ins w:id="1865" w:author="Jose Luis Zofio Prieto [2]" w:date="2025-03-13T09:05:00Z">
              <w:r w:rsidRPr="0050535F">
                <w:rPr>
                  <w:rFonts w:cs="Times New Roman"/>
                  <w:color w:val="000000"/>
                  <w:lang w:val="en-US"/>
                </w:rPr>
                <w:t>92</w:t>
              </w:r>
            </w:ins>
          </w:p>
        </w:tc>
        <w:tc>
          <w:tcPr>
            <w:tcW w:w="1080" w:type="dxa"/>
            <w:tcBorders>
              <w:top w:val="nil"/>
              <w:left w:val="single" w:sz="4" w:space="0" w:color="auto"/>
              <w:bottom w:val="nil"/>
              <w:right w:val="single" w:sz="4" w:space="0" w:color="auto"/>
            </w:tcBorders>
            <w:shd w:val="clear" w:color="auto" w:fill="auto"/>
            <w:noWrap/>
            <w:vAlign w:val="bottom"/>
            <w:tcPrChange w:id="186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75059463" w14:textId="77777777" w:rsidR="00946CB9" w:rsidRPr="0050535F" w:rsidRDefault="00946CB9" w:rsidP="00981BDB">
            <w:pPr>
              <w:spacing w:after="0" w:line="360" w:lineRule="auto"/>
              <w:jc w:val="center"/>
              <w:rPr>
                <w:ins w:id="1867" w:author="Jose Luis Zofio Prieto [2]" w:date="2025-03-13T09:05:00Z"/>
                <w:rFonts w:eastAsia="Times New Roman" w:cs="Times New Roman"/>
                <w:color w:val="000000"/>
                <w:kern w:val="0"/>
                <w:lang w:val="en-US" w:eastAsia="es-ES"/>
                <w14:ligatures w14:val="none"/>
              </w:rPr>
            </w:pPr>
            <w:ins w:id="1868" w:author="Jose Luis Zofio Prieto [2]" w:date="2025-03-13T09:05:00Z">
              <w:r w:rsidRPr="0050535F">
                <w:rPr>
                  <w:rFonts w:cs="Times New Roman"/>
                  <w:color w:val="000000"/>
                  <w:lang w:val="en-US"/>
                </w:rPr>
                <w:t>46</w:t>
              </w:r>
            </w:ins>
          </w:p>
        </w:tc>
      </w:tr>
      <w:tr w:rsidR="00946CB9" w:rsidRPr="0050535F" w14:paraId="17139CC0" w14:textId="77777777" w:rsidTr="00946CB9">
        <w:trPr>
          <w:trHeight w:val="300"/>
          <w:jc w:val="center"/>
          <w:ins w:id="1869" w:author="Jose Luis Zofio Prieto [2]" w:date="2025-03-13T09:05:00Z"/>
          <w:trPrChange w:id="1870" w:author="Jose Luis Zofio Prieto [2]" w:date="2025-03-13T09:06:00Z">
            <w:trPr>
              <w:trHeight w:val="300"/>
              <w:jc w:val="center"/>
            </w:trPr>
          </w:trPrChange>
        </w:trPr>
        <w:tc>
          <w:tcPr>
            <w:tcW w:w="1200" w:type="dxa"/>
            <w:tcBorders>
              <w:top w:val="nil"/>
              <w:left w:val="nil"/>
              <w:bottom w:val="nil"/>
              <w:right w:val="single" w:sz="4" w:space="0" w:color="auto"/>
            </w:tcBorders>
            <w:tcPrChange w:id="1871" w:author="Jose Luis Zofio Prieto [2]" w:date="2025-03-13T09:06:00Z">
              <w:tcPr>
                <w:tcW w:w="1200" w:type="dxa"/>
                <w:tcBorders>
                  <w:top w:val="nil"/>
                  <w:left w:val="nil"/>
                  <w:bottom w:val="nil"/>
                  <w:right w:val="single" w:sz="4" w:space="0" w:color="auto"/>
                </w:tcBorders>
              </w:tcPr>
            </w:tcPrChange>
          </w:tcPr>
          <w:p w14:paraId="7D40C757" w14:textId="77777777" w:rsidR="00946CB9" w:rsidRPr="0050535F" w:rsidRDefault="00946CB9" w:rsidP="00981BDB">
            <w:pPr>
              <w:spacing w:after="0" w:line="360" w:lineRule="auto"/>
              <w:jc w:val="center"/>
              <w:rPr>
                <w:ins w:id="1872" w:author="Jose Luis Zofio Prieto [2]" w:date="2025-03-13T09:05:00Z"/>
                <w:rFonts w:eastAsia="Times New Roman" w:cs="Times New Roman"/>
                <w:color w:val="000000"/>
                <w:kern w:val="0"/>
                <w:lang w:val="en-US" w:eastAsia="es-ES"/>
                <w14:ligatures w14:val="none"/>
              </w:rPr>
            </w:pPr>
            <w:ins w:id="1873" w:author="Jose Luis Zofio Prieto [2]" w:date="2025-03-13T09:05:00Z">
              <w:r w:rsidRPr="0050535F">
                <w:rPr>
                  <w:rFonts w:eastAsia="Times New Roman" w:cs="Times New Roman"/>
                  <w:color w:val="000000"/>
                  <w:kern w:val="0"/>
                  <w:lang w:val="en-US" w:eastAsia="es-ES"/>
                  <w14:ligatures w14:val="none"/>
                </w:rPr>
                <w:t>23</w:t>
              </w:r>
            </w:ins>
          </w:p>
        </w:tc>
        <w:tc>
          <w:tcPr>
            <w:tcW w:w="1200" w:type="dxa"/>
            <w:tcBorders>
              <w:top w:val="nil"/>
              <w:left w:val="single" w:sz="4" w:space="0" w:color="auto"/>
              <w:bottom w:val="nil"/>
              <w:right w:val="single" w:sz="4" w:space="0" w:color="auto"/>
            </w:tcBorders>
            <w:shd w:val="clear" w:color="auto" w:fill="auto"/>
            <w:noWrap/>
            <w:vAlign w:val="bottom"/>
            <w:hideMark/>
            <w:tcPrChange w:id="1874"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392C4406" w14:textId="77777777" w:rsidR="00946CB9" w:rsidRPr="0050535F" w:rsidRDefault="00946CB9" w:rsidP="00981BDB">
            <w:pPr>
              <w:spacing w:after="0" w:line="360" w:lineRule="auto"/>
              <w:jc w:val="center"/>
              <w:rPr>
                <w:ins w:id="1875" w:author="Jose Luis Zofio Prieto [2]" w:date="2025-03-13T09:05:00Z"/>
                <w:rFonts w:eastAsia="Times New Roman" w:cs="Times New Roman"/>
                <w:color w:val="000000"/>
                <w:kern w:val="0"/>
                <w:lang w:val="en-US" w:eastAsia="es-ES"/>
                <w14:ligatures w14:val="none"/>
              </w:rPr>
            </w:pPr>
            <w:ins w:id="1876" w:author="Jose Luis Zofio Prieto [2]" w:date="2025-03-13T09:05:00Z">
              <w:r w:rsidRPr="0050535F">
                <w:rPr>
                  <w:rFonts w:eastAsia="Times New Roman" w:cs="Times New Roman"/>
                  <w:color w:val="000000"/>
                  <w:kern w:val="0"/>
                  <w:lang w:val="en-US" w:eastAsia="es-ES"/>
                  <w14:ligatures w14:val="none"/>
                </w:rPr>
                <w:t>44</w:t>
              </w:r>
            </w:ins>
          </w:p>
        </w:tc>
        <w:tc>
          <w:tcPr>
            <w:tcW w:w="1470" w:type="dxa"/>
            <w:tcBorders>
              <w:top w:val="nil"/>
              <w:left w:val="single" w:sz="4" w:space="0" w:color="auto"/>
              <w:bottom w:val="nil"/>
              <w:right w:val="single" w:sz="4" w:space="0" w:color="auto"/>
            </w:tcBorders>
            <w:shd w:val="clear" w:color="auto" w:fill="auto"/>
            <w:noWrap/>
            <w:vAlign w:val="bottom"/>
            <w:hideMark/>
            <w:tcPrChange w:id="1877"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23A77EA" w14:textId="77777777" w:rsidR="00946CB9" w:rsidRPr="0050535F" w:rsidRDefault="00946CB9" w:rsidP="00981BDB">
            <w:pPr>
              <w:spacing w:after="0" w:line="360" w:lineRule="auto"/>
              <w:jc w:val="center"/>
              <w:rPr>
                <w:ins w:id="1878" w:author="Jose Luis Zofio Prieto [2]" w:date="2025-03-13T09:05:00Z"/>
                <w:rFonts w:eastAsia="Times New Roman" w:cs="Times New Roman"/>
                <w:color w:val="000000"/>
                <w:kern w:val="0"/>
                <w:lang w:val="en-US" w:eastAsia="es-ES"/>
                <w14:ligatures w14:val="none"/>
              </w:rPr>
            </w:pPr>
            <w:ins w:id="1879" w:author="Jose Luis Zofio Prieto [2]" w:date="2025-03-13T09:05:00Z">
              <w:r w:rsidRPr="0050535F">
                <w:rPr>
                  <w:rFonts w:eastAsia="Times New Roman" w:cs="Times New Roman"/>
                  <w:color w:val="000000"/>
                  <w:kern w:val="0"/>
                  <w:lang w:val="en-US" w:eastAsia="es-ES"/>
                  <w14:ligatures w14:val="none"/>
                </w:rPr>
                <w:t>0.0183</w:t>
              </w:r>
            </w:ins>
          </w:p>
        </w:tc>
        <w:tc>
          <w:tcPr>
            <w:tcW w:w="2010" w:type="dxa"/>
            <w:tcBorders>
              <w:top w:val="nil"/>
              <w:left w:val="single" w:sz="4" w:space="0" w:color="auto"/>
              <w:bottom w:val="nil"/>
              <w:right w:val="single" w:sz="4" w:space="0" w:color="auto"/>
            </w:tcBorders>
            <w:shd w:val="clear" w:color="auto" w:fill="auto"/>
            <w:noWrap/>
            <w:vAlign w:val="bottom"/>
            <w:tcPrChange w:id="1880"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8172EC3" w14:textId="77777777" w:rsidR="00946CB9" w:rsidRPr="0050535F" w:rsidRDefault="00946CB9" w:rsidP="00981BDB">
            <w:pPr>
              <w:spacing w:after="0" w:line="360" w:lineRule="auto"/>
              <w:jc w:val="center"/>
              <w:rPr>
                <w:ins w:id="1881" w:author="Jose Luis Zofio Prieto [2]" w:date="2025-03-13T09:05:00Z"/>
                <w:rFonts w:eastAsia="Times New Roman" w:cs="Times New Roman"/>
                <w:color w:val="000000"/>
                <w:kern w:val="0"/>
                <w:lang w:val="en-US" w:eastAsia="es-ES"/>
                <w14:ligatures w14:val="none"/>
              </w:rPr>
            </w:pPr>
            <w:ins w:id="1882"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883"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C69D844" w14:textId="77777777" w:rsidR="00946CB9" w:rsidRPr="0050535F" w:rsidRDefault="00946CB9" w:rsidP="00981BDB">
            <w:pPr>
              <w:spacing w:after="0" w:line="360" w:lineRule="auto"/>
              <w:jc w:val="center"/>
              <w:rPr>
                <w:ins w:id="1884" w:author="Jose Luis Zofio Prieto [2]" w:date="2025-03-13T09:05:00Z"/>
                <w:rFonts w:eastAsia="Times New Roman" w:cs="Times New Roman"/>
                <w:color w:val="000000"/>
                <w:kern w:val="0"/>
                <w:lang w:val="en-US" w:eastAsia="es-ES"/>
                <w14:ligatures w14:val="none"/>
              </w:rPr>
            </w:pPr>
            <w:ins w:id="1885"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886"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39A71FC" w14:textId="77777777" w:rsidR="00946CB9" w:rsidRPr="0050535F" w:rsidRDefault="00946CB9" w:rsidP="00981BDB">
            <w:pPr>
              <w:spacing w:after="0" w:line="360" w:lineRule="auto"/>
              <w:jc w:val="center"/>
              <w:rPr>
                <w:ins w:id="1887" w:author="Jose Luis Zofio Prieto [2]" w:date="2025-03-13T09:05:00Z"/>
                <w:rFonts w:eastAsia="Times New Roman" w:cs="Times New Roman"/>
                <w:color w:val="000000"/>
                <w:kern w:val="0"/>
                <w:lang w:val="en-US" w:eastAsia="es-ES"/>
                <w14:ligatures w14:val="none"/>
              </w:rPr>
            </w:pPr>
            <w:ins w:id="1888" w:author="Jose Luis Zofio Prieto [2]" w:date="2025-03-13T09:05:00Z">
              <w:r w:rsidRPr="0050535F">
                <w:rPr>
                  <w:rFonts w:cs="Times New Roman"/>
                  <w:color w:val="000000"/>
                  <w:lang w:val="en-US"/>
                </w:rPr>
                <w:t>56</w:t>
              </w:r>
            </w:ins>
          </w:p>
        </w:tc>
      </w:tr>
      <w:tr w:rsidR="00946CB9" w:rsidRPr="0050535F" w14:paraId="7F7CC485" w14:textId="77777777" w:rsidTr="00946CB9">
        <w:trPr>
          <w:trHeight w:val="300"/>
          <w:jc w:val="center"/>
          <w:ins w:id="1889" w:author="Jose Luis Zofio Prieto [2]" w:date="2025-03-13T09:05:00Z"/>
          <w:trPrChange w:id="1890" w:author="Jose Luis Zofio Prieto [2]" w:date="2025-03-13T09:06:00Z">
            <w:trPr>
              <w:trHeight w:val="300"/>
              <w:jc w:val="center"/>
            </w:trPr>
          </w:trPrChange>
        </w:trPr>
        <w:tc>
          <w:tcPr>
            <w:tcW w:w="1200" w:type="dxa"/>
            <w:tcBorders>
              <w:top w:val="nil"/>
              <w:left w:val="nil"/>
              <w:right w:val="single" w:sz="4" w:space="0" w:color="auto"/>
            </w:tcBorders>
            <w:tcPrChange w:id="1891" w:author="Jose Luis Zofio Prieto [2]" w:date="2025-03-13T09:06:00Z">
              <w:tcPr>
                <w:tcW w:w="1200" w:type="dxa"/>
                <w:tcBorders>
                  <w:top w:val="nil"/>
                  <w:left w:val="nil"/>
                  <w:right w:val="single" w:sz="4" w:space="0" w:color="auto"/>
                </w:tcBorders>
              </w:tcPr>
            </w:tcPrChange>
          </w:tcPr>
          <w:p w14:paraId="6671412C" w14:textId="77777777" w:rsidR="00946CB9" w:rsidRPr="0050535F" w:rsidRDefault="00946CB9" w:rsidP="00981BDB">
            <w:pPr>
              <w:spacing w:after="0" w:line="360" w:lineRule="auto"/>
              <w:jc w:val="center"/>
              <w:rPr>
                <w:ins w:id="1892" w:author="Jose Luis Zofio Prieto [2]" w:date="2025-03-13T09:05:00Z"/>
                <w:rFonts w:eastAsia="Times New Roman" w:cs="Times New Roman"/>
                <w:color w:val="000000"/>
                <w:kern w:val="0"/>
                <w:lang w:val="en-US" w:eastAsia="es-ES"/>
                <w14:ligatures w14:val="none"/>
              </w:rPr>
            </w:pPr>
            <w:ins w:id="1893" w:author="Jose Luis Zofio Prieto [2]" w:date="2025-03-13T09:05:00Z">
              <w:r w:rsidRPr="0050535F">
                <w:rPr>
                  <w:rFonts w:eastAsia="Times New Roman" w:cs="Times New Roman"/>
                  <w:color w:val="000000"/>
                  <w:kern w:val="0"/>
                  <w:lang w:val="en-US" w:eastAsia="es-ES"/>
                  <w14:ligatures w14:val="none"/>
                </w:rPr>
                <w:t>24</w:t>
              </w:r>
            </w:ins>
          </w:p>
        </w:tc>
        <w:tc>
          <w:tcPr>
            <w:tcW w:w="1200" w:type="dxa"/>
            <w:tcBorders>
              <w:top w:val="nil"/>
              <w:left w:val="single" w:sz="4" w:space="0" w:color="auto"/>
              <w:right w:val="single" w:sz="4" w:space="0" w:color="auto"/>
            </w:tcBorders>
            <w:shd w:val="clear" w:color="auto" w:fill="auto"/>
            <w:noWrap/>
            <w:vAlign w:val="bottom"/>
            <w:hideMark/>
            <w:tcPrChange w:id="1894" w:author="Jose Luis Zofio Prieto [2]" w:date="2025-03-13T09:06:00Z">
              <w:tcPr>
                <w:tcW w:w="1200" w:type="dxa"/>
                <w:tcBorders>
                  <w:top w:val="nil"/>
                  <w:left w:val="single" w:sz="4" w:space="0" w:color="auto"/>
                  <w:right w:val="single" w:sz="4" w:space="0" w:color="auto"/>
                </w:tcBorders>
                <w:shd w:val="clear" w:color="auto" w:fill="auto"/>
                <w:noWrap/>
                <w:vAlign w:val="bottom"/>
                <w:hideMark/>
              </w:tcPr>
            </w:tcPrChange>
          </w:tcPr>
          <w:p w14:paraId="21DE2381" w14:textId="77777777" w:rsidR="00946CB9" w:rsidRPr="0050535F" w:rsidRDefault="00946CB9" w:rsidP="00981BDB">
            <w:pPr>
              <w:spacing w:after="0" w:line="360" w:lineRule="auto"/>
              <w:jc w:val="center"/>
              <w:rPr>
                <w:ins w:id="1895" w:author="Jose Luis Zofio Prieto [2]" w:date="2025-03-13T09:05:00Z"/>
                <w:rFonts w:eastAsia="Times New Roman" w:cs="Times New Roman"/>
                <w:color w:val="000000"/>
                <w:kern w:val="0"/>
                <w:lang w:val="en-US" w:eastAsia="es-ES"/>
                <w14:ligatures w14:val="none"/>
              </w:rPr>
            </w:pPr>
            <w:ins w:id="1896" w:author="Jose Luis Zofio Prieto [2]" w:date="2025-03-13T09:05:00Z">
              <w:r w:rsidRPr="0050535F">
                <w:rPr>
                  <w:rFonts w:eastAsia="Times New Roman" w:cs="Times New Roman"/>
                  <w:color w:val="000000"/>
                  <w:kern w:val="0"/>
                  <w:lang w:val="en-US" w:eastAsia="es-ES"/>
                  <w14:ligatures w14:val="none"/>
                </w:rPr>
                <w:t>75</w:t>
              </w:r>
            </w:ins>
          </w:p>
        </w:tc>
        <w:tc>
          <w:tcPr>
            <w:tcW w:w="1470" w:type="dxa"/>
            <w:tcBorders>
              <w:top w:val="nil"/>
              <w:left w:val="single" w:sz="4" w:space="0" w:color="auto"/>
              <w:right w:val="single" w:sz="4" w:space="0" w:color="auto"/>
            </w:tcBorders>
            <w:shd w:val="clear" w:color="auto" w:fill="auto"/>
            <w:noWrap/>
            <w:vAlign w:val="bottom"/>
            <w:hideMark/>
            <w:tcPrChange w:id="1897" w:author="Jose Luis Zofio Prieto [2]" w:date="2025-03-13T09:06:00Z">
              <w:tcPr>
                <w:tcW w:w="1470" w:type="dxa"/>
                <w:tcBorders>
                  <w:top w:val="nil"/>
                  <w:left w:val="single" w:sz="4" w:space="0" w:color="auto"/>
                  <w:right w:val="single" w:sz="4" w:space="0" w:color="auto"/>
                </w:tcBorders>
                <w:shd w:val="clear" w:color="auto" w:fill="auto"/>
                <w:noWrap/>
                <w:vAlign w:val="bottom"/>
                <w:hideMark/>
              </w:tcPr>
            </w:tcPrChange>
          </w:tcPr>
          <w:p w14:paraId="6204E2A1" w14:textId="77777777" w:rsidR="00946CB9" w:rsidRPr="0050535F" w:rsidRDefault="00946CB9" w:rsidP="00981BDB">
            <w:pPr>
              <w:spacing w:after="0" w:line="360" w:lineRule="auto"/>
              <w:jc w:val="center"/>
              <w:rPr>
                <w:ins w:id="1898" w:author="Jose Luis Zofio Prieto [2]" w:date="2025-03-13T09:05:00Z"/>
                <w:rFonts w:eastAsia="Times New Roman" w:cs="Times New Roman"/>
                <w:color w:val="000000"/>
                <w:kern w:val="0"/>
                <w:lang w:val="en-US" w:eastAsia="es-ES"/>
                <w14:ligatures w14:val="none"/>
              </w:rPr>
            </w:pPr>
            <w:ins w:id="1899" w:author="Jose Luis Zofio Prieto [2]" w:date="2025-03-13T09:05:00Z">
              <w:r w:rsidRPr="0050535F">
                <w:rPr>
                  <w:rFonts w:eastAsia="Times New Roman" w:cs="Times New Roman"/>
                  <w:color w:val="000000"/>
                  <w:kern w:val="0"/>
                  <w:lang w:val="en-US" w:eastAsia="es-ES"/>
                  <w14:ligatures w14:val="none"/>
                </w:rPr>
                <w:t>0.0167</w:t>
              </w:r>
            </w:ins>
          </w:p>
        </w:tc>
        <w:tc>
          <w:tcPr>
            <w:tcW w:w="2010" w:type="dxa"/>
            <w:tcBorders>
              <w:top w:val="nil"/>
              <w:left w:val="single" w:sz="4" w:space="0" w:color="auto"/>
              <w:right w:val="single" w:sz="4" w:space="0" w:color="auto"/>
            </w:tcBorders>
            <w:shd w:val="clear" w:color="auto" w:fill="auto"/>
            <w:noWrap/>
            <w:vAlign w:val="bottom"/>
            <w:tcPrChange w:id="1900" w:author="Jose Luis Zofio Prieto [2]" w:date="2025-03-13T09:06:00Z">
              <w:tcPr>
                <w:tcW w:w="2010" w:type="dxa"/>
                <w:tcBorders>
                  <w:top w:val="nil"/>
                  <w:left w:val="single" w:sz="4" w:space="0" w:color="auto"/>
                  <w:right w:val="single" w:sz="4" w:space="0" w:color="auto"/>
                </w:tcBorders>
                <w:shd w:val="clear" w:color="auto" w:fill="auto"/>
                <w:noWrap/>
                <w:vAlign w:val="bottom"/>
              </w:tcPr>
            </w:tcPrChange>
          </w:tcPr>
          <w:p w14:paraId="7077215D" w14:textId="77777777" w:rsidR="00946CB9" w:rsidRPr="0050535F" w:rsidRDefault="00946CB9" w:rsidP="00981BDB">
            <w:pPr>
              <w:spacing w:after="0" w:line="360" w:lineRule="auto"/>
              <w:jc w:val="center"/>
              <w:rPr>
                <w:ins w:id="1901" w:author="Jose Luis Zofio Prieto [2]" w:date="2025-03-13T09:05:00Z"/>
                <w:rFonts w:eastAsia="Times New Roman" w:cs="Times New Roman"/>
                <w:color w:val="000000"/>
                <w:kern w:val="0"/>
                <w:lang w:val="en-US" w:eastAsia="es-ES"/>
                <w14:ligatures w14:val="none"/>
              </w:rPr>
            </w:pPr>
            <w:ins w:id="1902" w:author="Jose Luis Zofio Prieto [2]" w:date="2025-03-13T09:05:00Z">
              <w:r w:rsidRPr="0050535F">
                <w:rPr>
                  <w:rFonts w:cs="Times New Roman"/>
                  <w:color w:val="000000"/>
                  <w:lang w:val="en-US"/>
                </w:rPr>
                <w:t>62</w:t>
              </w:r>
            </w:ins>
          </w:p>
        </w:tc>
        <w:tc>
          <w:tcPr>
            <w:tcW w:w="1320" w:type="dxa"/>
            <w:tcBorders>
              <w:top w:val="nil"/>
              <w:left w:val="single" w:sz="4" w:space="0" w:color="auto"/>
              <w:right w:val="single" w:sz="4" w:space="0" w:color="auto"/>
            </w:tcBorders>
            <w:shd w:val="clear" w:color="auto" w:fill="auto"/>
            <w:noWrap/>
            <w:vAlign w:val="bottom"/>
            <w:tcPrChange w:id="1903" w:author="Jose Luis Zofio Prieto [2]" w:date="2025-03-13T09:06:00Z">
              <w:tcPr>
                <w:tcW w:w="1200" w:type="dxa"/>
                <w:tcBorders>
                  <w:top w:val="nil"/>
                  <w:left w:val="single" w:sz="4" w:space="0" w:color="auto"/>
                  <w:right w:val="single" w:sz="4" w:space="0" w:color="auto"/>
                </w:tcBorders>
                <w:shd w:val="clear" w:color="auto" w:fill="auto"/>
                <w:noWrap/>
                <w:vAlign w:val="bottom"/>
              </w:tcPr>
            </w:tcPrChange>
          </w:tcPr>
          <w:p w14:paraId="2547D5B0" w14:textId="77777777" w:rsidR="00946CB9" w:rsidRPr="0050535F" w:rsidRDefault="00946CB9" w:rsidP="00981BDB">
            <w:pPr>
              <w:spacing w:after="0" w:line="360" w:lineRule="auto"/>
              <w:jc w:val="center"/>
              <w:rPr>
                <w:ins w:id="1904" w:author="Jose Luis Zofio Prieto [2]" w:date="2025-03-13T09:05:00Z"/>
                <w:rFonts w:eastAsia="Times New Roman" w:cs="Times New Roman"/>
                <w:color w:val="000000"/>
                <w:kern w:val="0"/>
                <w:lang w:val="en-US" w:eastAsia="es-ES"/>
                <w14:ligatures w14:val="none"/>
              </w:rPr>
            </w:pPr>
            <w:ins w:id="1905" w:author="Jose Luis Zofio Prieto [2]" w:date="2025-03-13T09:05:00Z">
              <w:r w:rsidRPr="0050535F">
                <w:rPr>
                  <w:rFonts w:cs="Times New Roman"/>
                  <w:color w:val="000000"/>
                  <w:lang w:val="en-US"/>
                </w:rPr>
                <w:t>62</w:t>
              </w:r>
            </w:ins>
          </w:p>
        </w:tc>
        <w:tc>
          <w:tcPr>
            <w:tcW w:w="1080" w:type="dxa"/>
            <w:tcBorders>
              <w:top w:val="nil"/>
              <w:left w:val="single" w:sz="4" w:space="0" w:color="auto"/>
              <w:right w:val="single" w:sz="4" w:space="0" w:color="auto"/>
            </w:tcBorders>
            <w:shd w:val="clear" w:color="auto" w:fill="auto"/>
            <w:noWrap/>
            <w:vAlign w:val="bottom"/>
            <w:tcPrChange w:id="1906" w:author="Jose Luis Zofio Prieto [2]" w:date="2025-03-13T09:06:00Z">
              <w:tcPr>
                <w:tcW w:w="1200" w:type="dxa"/>
                <w:gridSpan w:val="2"/>
                <w:tcBorders>
                  <w:top w:val="nil"/>
                  <w:left w:val="single" w:sz="4" w:space="0" w:color="auto"/>
                  <w:right w:val="single" w:sz="4" w:space="0" w:color="auto"/>
                </w:tcBorders>
                <w:shd w:val="clear" w:color="auto" w:fill="auto"/>
                <w:noWrap/>
                <w:vAlign w:val="bottom"/>
              </w:tcPr>
            </w:tcPrChange>
          </w:tcPr>
          <w:p w14:paraId="4FDD7FCD" w14:textId="77777777" w:rsidR="00946CB9" w:rsidRPr="0050535F" w:rsidRDefault="00946CB9" w:rsidP="00981BDB">
            <w:pPr>
              <w:spacing w:after="0" w:line="360" w:lineRule="auto"/>
              <w:jc w:val="center"/>
              <w:rPr>
                <w:ins w:id="1907" w:author="Jose Luis Zofio Prieto [2]" w:date="2025-03-13T09:05:00Z"/>
                <w:rFonts w:eastAsia="Times New Roman" w:cs="Times New Roman"/>
                <w:color w:val="000000"/>
                <w:kern w:val="0"/>
                <w:lang w:val="en-US" w:eastAsia="es-ES"/>
                <w14:ligatures w14:val="none"/>
              </w:rPr>
            </w:pPr>
            <w:ins w:id="1908" w:author="Jose Luis Zofio Prieto [2]" w:date="2025-03-13T09:05:00Z">
              <w:r w:rsidRPr="0050535F">
                <w:rPr>
                  <w:rFonts w:cs="Times New Roman"/>
                  <w:color w:val="000000"/>
                  <w:lang w:val="en-US"/>
                </w:rPr>
                <w:t>46</w:t>
              </w:r>
            </w:ins>
          </w:p>
        </w:tc>
      </w:tr>
      <w:tr w:rsidR="00946CB9" w:rsidRPr="0050535F" w14:paraId="1793F6A3" w14:textId="77777777" w:rsidTr="00946CB9">
        <w:trPr>
          <w:trHeight w:val="300"/>
          <w:jc w:val="center"/>
          <w:ins w:id="1909" w:author="Jose Luis Zofio Prieto [2]" w:date="2025-03-13T09:05:00Z"/>
          <w:trPrChange w:id="1910" w:author="Jose Luis Zofio Prieto [2]" w:date="2025-03-13T09:06:00Z">
            <w:trPr>
              <w:trHeight w:val="300"/>
              <w:jc w:val="center"/>
            </w:trPr>
          </w:trPrChange>
        </w:trPr>
        <w:tc>
          <w:tcPr>
            <w:tcW w:w="1200" w:type="dxa"/>
            <w:tcBorders>
              <w:top w:val="nil"/>
              <w:left w:val="nil"/>
              <w:bottom w:val="single" w:sz="4" w:space="0" w:color="auto"/>
              <w:right w:val="single" w:sz="4" w:space="0" w:color="auto"/>
            </w:tcBorders>
            <w:tcPrChange w:id="1911" w:author="Jose Luis Zofio Prieto [2]" w:date="2025-03-13T09:06:00Z">
              <w:tcPr>
                <w:tcW w:w="1200" w:type="dxa"/>
                <w:tcBorders>
                  <w:top w:val="nil"/>
                  <w:left w:val="nil"/>
                  <w:bottom w:val="single" w:sz="4" w:space="0" w:color="auto"/>
                  <w:right w:val="single" w:sz="4" w:space="0" w:color="auto"/>
                </w:tcBorders>
              </w:tcPr>
            </w:tcPrChange>
          </w:tcPr>
          <w:p w14:paraId="708C157B" w14:textId="77777777" w:rsidR="00946CB9" w:rsidRPr="0050535F" w:rsidRDefault="00946CB9" w:rsidP="00981BDB">
            <w:pPr>
              <w:spacing w:after="0" w:line="360" w:lineRule="auto"/>
              <w:jc w:val="center"/>
              <w:rPr>
                <w:ins w:id="1912" w:author="Jose Luis Zofio Prieto [2]" w:date="2025-03-13T09:05:00Z"/>
                <w:rFonts w:eastAsia="Times New Roman" w:cs="Times New Roman"/>
                <w:color w:val="000000"/>
                <w:kern w:val="0"/>
                <w:lang w:val="en-US" w:eastAsia="es-ES"/>
                <w14:ligatures w14:val="none"/>
              </w:rPr>
            </w:pPr>
            <w:ins w:id="1913" w:author="Jose Luis Zofio Prieto [2]" w:date="2025-03-13T09:05:00Z">
              <w:r w:rsidRPr="0050535F">
                <w:rPr>
                  <w:rFonts w:eastAsia="Times New Roman" w:cs="Times New Roman"/>
                  <w:color w:val="000000"/>
                  <w:kern w:val="0"/>
                  <w:lang w:val="en-US" w:eastAsia="es-ES"/>
                  <w14:ligatures w14:val="none"/>
                </w:rPr>
                <w:t>25</w:t>
              </w:r>
            </w:ins>
          </w:p>
        </w:tc>
        <w:tc>
          <w:tcPr>
            <w:tcW w:w="1200" w:type="dxa"/>
            <w:tcBorders>
              <w:top w:val="nil"/>
              <w:left w:val="single" w:sz="4" w:space="0" w:color="auto"/>
              <w:bottom w:val="single" w:sz="4" w:space="0" w:color="auto"/>
              <w:right w:val="single" w:sz="4" w:space="0" w:color="auto"/>
            </w:tcBorders>
            <w:shd w:val="clear" w:color="auto" w:fill="auto"/>
            <w:noWrap/>
            <w:vAlign w:val="bottom"/>
            <w:hideMark/>
            <w:tcPrChange w:id="1914"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920F091" w14:textId="77777777" w:rsidR="00946CB9" w:rsidRPr="0050535F" w:rsidRDefault="00946CB9" w:rsidP="00981BDB">
            <w:pPr>
              <w:spacing w:after="0" w:line="360" w:lineRule="auto"/>
              <w:jc w:val="center"/>
              <w:rPr>
                <w:ins w:id="1915" w:author="Jose Luis Zofio Prieto [2]" w:date="2025-03-13T09:05:00Z"/>
                <w:rFonts w:eastAsia="Times New Roman" w:cs="Times New Roman"/>
                <w:color w:val="000000"/>
                <w:kern w:val="0"/>
                <w:lang w:val="en-US" w:eastAsia="es-ES"/>
                <w14:ligatures w14:val="none"/>
              </w:rPr>
            </w:pPr>
            <w:ins w:id="1916" w:author="Jose Luis Zofio Prieto [2]" w:date="2025-03-13T09:05:00Z">
              <w:r w:rsidRPr="0050535F">
                <w:rPr>
                  <w:rFonts w:eastAsia="Times New Roman" w:cs="Times New Roman"/>
                  <w:color w:val="000000"/>
                  <w:kern w:val="0"/>
                  <w:lang w:val="en-US" w:eastAsia="es-ES"/>
                  <w14:ligatures w14:val="none"/>
                </w:rPr>
                <w:t>94</w:t>
              </w:r>
            </w:ins>
          </w:p>
        </w:tc>
        <w:tc>
          <w:tcPr>
            <w:tcW w:w="1470" w:type="dxa"/>
            <w:tcBorders>
              <w:top w:val="nil"/>
              <w:left w:val="single" w:sz="4" w:space="0" w:color="auto"/>
              <w:bottom w:val="single" w:sz="4" w:space="0" w:color="auto"/>
              <w:right w:val="single" w:sz="4" w:space="0" w:color="auto"/>
            </w:tcBorders>
            <w:shd w:val="clear" w:color="auto" w:fill="auto"/>
            <w:noWrap/>
            <w:vAlign w:val="bottom"/>
            <w:hideMark/>
            <w:tcPrChange w:id="1917" w:author="Jose Luis Zofio Prieto [2]" w:date="2025-03-13T09:06:00Z">
              <w:tcPr>
                <w:tcW w:w="147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FB9BF46" w14:textId="77777777" w:rsidR="00946CB9" w:rsidRPr="0050535F" w:rsidRDefault="00946CB9" w:rsidP="00981BDB">
            <w:pPr>
              <w:spacing w:after="0" w:line="360" w:lineRule="auto"/>
              <w:jc w:val="center"/>
              <w:rPr>
                <w:ins w:id="1918" w:author="Jose Luis Zofio Prieto [2]" w:date="2025-03-13T09:05:00Z"/>
                <w:rFonts w:eastAsia="Times New Roman" w:cs="Times New Roman"/>
                <w:color w:val="000000"/>
                <w:kern w:val="0"/>
                <w:lang w:val="en-US" w:eastAsia="es-ES"/>
                <w14:ligatures w14:val="none"/>
              </w:rPr>
            </w:pPr>
            <w:ins w:id="1919" w:author="Jose Luis Zofio Prieto [2]" w:date="2025-03-13T09:05:00Z">
              <w:r w:rsidRPr="0050535F">
                <w:rPr>
                  <w:rFonts w:eastAsia="Times New Roman" w:cs="Times New Roman"/>
                  <w:color w:val="000000"/>
                  <w:kern w:val="0"/>
                  <w:lang w:val="en-US" w:eastAsia="es-ES"/>
                  <w14:ligatures w14:val="none"/>
                </w:rPr>
                <w:t>0.0099</w:t>
              </w:r>
            </w:ins>
          </w:p>
        </w:tc>
        <w:tc>
          <w:tcPr>
            <w:tcW w:w="2010" w:type="dxa"/>
            <w:tcBorders>
              <w:top w:val="nil"/>
              <w:left w:val="single" w:sz="4" w:space="0" w:color="auto"/>
              <w:bottom w:val="single" w:sz="4" w:space="0" w:color="auto"/>
              <w:right w:val="single" w:sz="4" w:space="0" w:color="auto"/>
            </w:tcBorders>
            <w:shd w:val="clear" w:color="auto" w:fill="auto"/>
            <w:noWrap/>
            <w:vAlign w:val="bottom"/>
            <w:tcPrChange w:id="1920" w:author="Jose Luis Zofio Prieto [2]" w:date="2025-03-13T09:06:00Z">
              <w:tcPr>
                <w:tcW w:w="2010" w:type="dxa"/>
                <w:tcBorders>
                  <w:top w:val="nil"/>
                  <w:left w:val="single" w:sz="4" w:space="0" w:color="auto"/>
                  <w:bottom w:val="single" w:sz="4" w:space="0" w:color="auto"/>
                  <w:right w:val="single" w:sz="4" w:space="0" w:color="auto"/>
                </w:tcBorders>
                <w:shd w:val="clear" w:color="auto" w:fill="auto"/>
                <w:noWrap/>
                <w:vAlign w:val="bottom"/>
              </w:tcPr>
            </w:tcPrChange>
          </w:tcPr>
          <w:p w14:paraId="63EB96AD" w14:textId="77777777" w:rsidR="00946CB9" w:rsidRPr="0050535F" w:rsidRDefault="00946CB9" w:rsidP="00981BDB">
            <w:pPr>
              <w:spacing w:after="0" w:line="360" w:lineRule="auto"/>
              <w:jc w:val="center"/>
              <w:rPr>
                <w:ins w:id="1921" w:author="Jose Luis Zofio Prieto [2]" w:date="2025-03-13T09:05:00Z"/>
                <w:rFonts w:eastAsia="Times New Roman" w:cs="Times New Roman"/>
                <w:color w:val="000000"/>
                <w:kern w:val="0"/>
                <w:lang w:val="en-US" w:eastAsia="es-ES"/>
                <w14:ligatures w14:val="none"/>
              </w:rPr>
            </w:pPr>
            <w:ins w:id="1922" w:author="Jose Luis Zofio Prieto [2]" w:date="2025-03-13T09:05:00Z">
              <w:r w:rsidRPr="0050535F">
                <w:rPr>
                  <w:rFonts w:cs="Times New Roman"/>
                  <w:color w:val="000000"/>
                  <w:lang w:val="en-US"/>
                </w:rPr>
                <w:t>93</w:t>
              </w:r>
            </w:ins>
          </w:p>
        </w:tc>
        <w:tc>
          <w:tcPr>
            <w:tcW w:w="1320" w:type="dxa"/>
            <w:tcBorders>
              <w:top w:val="nil"/>
              <w:left w:val="single" w:sz="4" w:space="0" w:color="auto"/>
              <w:bottom w:val="single" w:sz="4" w:space="0" w:color="auto"/>
              <w:right w:val="single" w:sz="4" w:space="0" w:color="auto"/>
            </w:tcBorders>
            <w:shd w:val="clear" w:color="auto" w:fill="auto"/>
            <w:noWrap/>
            <w:vAlign w:val="bottom"/>
            <w:tcPrChange w:id="1923"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bottom"/>
              </w:tcPr>
            </w:tcPrChange>
          </w:tcPr>
          <w:p w14:paraId="6000582B" w14:textId="77777777" w:rsidR="00946CB9" w:rsidRPr="0050535F" w:rsidRDefault="00946CB9" w:rsidP="00981BDB">
            <w:pPr>
              <w:spacing w:after="0" w:line="360" w:lineRule="auto"/>
              <w:jc w:val="center"/>
              <w:rPr>
                <w:ins w:id="1924" w:author="Jose Luis Zofio Prieto [2]" w:date="2025-03-13T09:05:00Z"/>
                <w:rFonts w:eastAsia="Times New Roman" w:cs="Times New Roman"/>
                <w:color w:val="000000"/>
                <w:kern w:val="0"/>
                <w:lang w:val="en-US" w:eastAsia="es-ES"/>
                <w14:ligatures w14:val="none"/>
              </w:rPr>
            </w:pPr>
            <w:ins w:id="1925" w:author="Jose Luis Zofio Prieto [2]" w:date="2025-03-13T09:05:00Z">
              <w:r w:rsidRPr="0050535F">
                <w:rPr>
                  <w:rFonts w:cs="Times New Roman"/>
                  <w:color w:val="000000"/>
                  <w:lang w:val="en-US"/>
                </w:rPr>
                <w:t>93</w:t>
              </w:r>
            </w:ins>
          </w:p>
        </w:tc>
        <w:tc>
          <w:tcPr>
            <w:tcW w:w="1080" w:type="dxa"/>
            <w:tcBorders>
              <w:top w:val="nil"/>
              <w:left w:val="single" w:sz="4" w:space="0" w:color="auto"/>
              <w:bottom w:val="single" w:sz="4" w:space="0" w:color="auto"/>
              <w:right w:val="single" w:sz="4" w:space="0" w:color="auto"/>
            </w:tcBorders>
            <w:shd w:val="clear" w:color="auto" w:fill="auto"/>
            <w:noWrap/>
            <w:vAlign w:val="bottom"/>
            <w:tcPrChange w:id="1926" w:author="Jose Luis Zofio Prieto [2]" w:date="2025-03-13T09:06:00Z">
              <w:tcPr>
                <w:tcW w:w="1200" w:type="dxa"/>
                <w:gridSpan w:val="2"/>
                <w:tcBorders>
                  <w:top w:val="nil"/>
                  <w:left w:val="single" w:sz="4" w:space="0" w:color="auto"/>
                  <w:bottom w:val="single" w:sz="4" w:space="0" w:color="auto"/>
                  <w:right w:val="single" w:sz="4" w:space="0" w:color="auto"/>
                </w:tcBorders>
                <w:shd w:val="clear" w:color="auto" w:fill="auto"/>
                <w:noWrap/>
                <w:vAlign w:val="bottom"/>
              </w:tcPr>
            </w:tcPrChange>
          </w:tcPr>
          <w:p w14:paraId="084343FD" w14:textId="77777777" w:rsidR="00946CB9" w:rsidRPr="0050535F" w:rsidRDefault="00946CB9" w:rsidP="00981BDB">
            <w:pPr>
              <w:keepNext/>
              <w:spacing w:after="0" w:line="360" w:lineRule="auto"/>
              <w:jc w:val="center"/>
              <w:rPr>
                <w:ins w:id="1927" w:author="Jose Luis Zofio Prieto [2]" w:date="2025-03-13T09:05:00Z"/>
                <w:rFonts w:eastAsia="Times New Roman" w:cs="Times New Roman"/>
                <w:color w:val="000000"/>
                <w:kern w:val="0"/>
                <w:lang w:val="en-US" w:eastAsia="es-ES"/>
                <w14:ligatures w14:val="none"/>
              </w:rPr>
            </w:pPr>
            <w:ins w:id="1928" w:author="Jose Luis Zofio Prieto [2]" w:date="2025-03-13T09:05:00Z">
              <w:r w:rsidRPr="0050535F">
                <w:rPr>
                  <w:rFonts w:cs="Times New Roman"/>
                  <w:color w:val="000000"/>
                  <w:lang w:val="en-US"/>
                </w:rPr>
                <w:t>46</w:t>
              </w:r>
            </w:ins>
          </w:p>
        </w:tc>
      </w:tr>
    </w:tbl>
    <w:p w14:paraId="226987C2" w14:textId="77777777" w:rsidR="00946CB9" w:rsidRPr="0050535F" w:rsidRDefault="00946CB9" w:rsidP="00946CB9">
      <w:pPr>
        <w:pStyle w:val="Descripcin"/>
        <w:spacing w:line="360" w:lineRule="auto"/>
        <w:jc w:val="center"/>
        <w:rPr>
          <w:ins w:id="1929" w:author="Jose Luis Zofio Prieto [2]" w:date="2025-03-13T09:05:00Z"/>
          <w:rFonts w:cs="Times New Roman"/>
          <w:lang w:val="en-US"/>
        </w:rPr>
      </w:pPr>
    </w:p>
    <w:p w14:paraId="4589EE53" w14:textId="77777777" w:rsidR="00946CB9" w:rsidRPr="008817E0" w:rsidRDefault="00946CB9" w:rsidP="00946CB9">
      <w:pPr>
        <w:pStyle w:val="Descripcin"/>
        <w:spacing w:line="360" w:lineRule="auto"/>
        <w:jc w:val="center"/>
        <w:rPr>
          <w:ins w:id="1930" w:author="Jose Luis Zofio Prieto [2]" w:date="2025-03-13T09:05:00Z"/>
          <w:rFonts w:cs="Times New Roman"/>
          <w:color w:val="auto"/>
          <w:sz w:val="22"/>
          <w:szCs w:val="22"/>
          <w:lang w:val="en-US"/>
        </w:rPr>
      </w:pPr>
      <w:commentRangeStart w:id="1931"/>
      <w:ins w:id="1932" w:author="Jose Luis Zofio Prieto [2]" w:date="2025-03-13T09:05:00Z">
        <w:r w:rsidRPr="008817E0">
          <w:rPr>
            <w:rFonts w:cs="Times New Roman"/>
            <w:color w:val="auto"/>
            <w:sz w:val="22"/>
            <w:szCs w:val="22"/>
            <w:lang w:val="en-US"/>
          </w:rPr>
          <w:t xml:space="preserve">Table 4. </w:t>
        </w:r>
        <w:commentRangeEnd w:id="1931"/>
        <w:r>
          <w:rPr>
            <w:rStyle w:val="Refdecomentario"/>
            <w:i w:val="0"/>
            <w:iCs w:val="0"/>
            <w:color w:val="auto"/>
          </w:rPr>
          <w:commentReference w:id="1931"/>
        </w:r>
        <w:r w:rsidRPr="008817E0">
          <w:rPr>
            <w:rFonts w:cs="Times New Roman"/>
            <w:color w:val="auto"/>
            <w:sz w:val="22"/>
            <w:szCs w:val="22"/>
            <w:lang w:val="en-US"/>
          </w:rPr>
          <w:t xml:space="preserve">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ins>
    </w:p>
    <w:p w14:paraId="3E4C76F9" w14:textId="452A9665" w:rsidR="007146B0" w:rsidDel="00946CB9" w:rsidRDefault="007146B0" w:rsidP="00DF3B00">
      <w:pPr>
        <w:spacing w:line="360" w:lineRule="auto"/>
        <w:rPr>
          <w:del w:id="1933" w:author="Jose Luis Zofio Prieto [2]" w:date="2025-03-13T08:59:00Z"/>
          <w:rFonts w:cs="Times New Roman"/>
          <w:lang w:val="en-US"/>
        </w:rPr>
      </w:pPr>
    </w:p>
    <w:p w14:paraId="13AB4195" w14:textId="66A7B09D"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ins w:id="1934" w:author="Jose Luis Zofio Prieto" w:date="2025-03-12T14:31:00Z">
        <w:r w:rsidR="00040FD1" w:rsidRPr="0050535F">
          <w:rPr>
            <w:rFonts w:cs="Times New Roman"/>
            <w:lang w:val="en-US"/>
          </w:rPr>
          <w:t xml:space="preserve">efficiency </w:t>
        </w:r>
      </w:ins>
      <w:r w:rsidRPr="0050535F">
        <w:rPr>
          <w:rFonts w:cs="Times New Roman"/>
          <w:lang w:val="en-US"/>
        </w:rPr>
        <w:t xml:space="preserve">probabilities </w:t>
      </w:r>
      <w:del w:id="1935" w:author="Jose Luis Zofio Prieto" w:date="2025-03-12T14:31:00Z">
        <w:r w:rsidRPr="0050535F" w:rsidDel="00040FD1">
          <w:rPr>
            <w:rFonts w:cs="Times New Roman"/>
            <w:lang w:val="en-US"/>
          </w:rPr>
          <w:delText xml:space="preserve">of efficiency </w:delText>
        </w:r>
      </w:del>
      <w:r w:rsidRPr="0050535F">
        <w:rPr>
          <w:rFonts w:cs="Times New Roman"/>
          <w:lang w:val="en-US"/>
        </w:rPr>
        <w:t xml:space="preserve">is presented in Figure </w:t>
      </w:r>
      <w:del w:id="1936" w:author="Jose Luis Zofio Prieto" w:date="2025-03-12T14:29:00Z">
        <w:r w:rsidR="0095649F" w:rsidRPr="0050535F" w:rsidDel="0018420F">
          <w:rPr>
            <w:rFonts w:cs="Times New Roman"/>
            <w:lang w:val="en-US"/>
          </w:rPr>
          <w:delText>9</w:delText>
        </w:r>
      </w:del>
      <w:ins w:id="1937" w:author="Jose Luis Zofio Prieto" w:date="2025-03-12T14:29:00Z">
        <w:r w:rsidR="0018420F">
          <w:rPr>
            <w:rFonts w:cs="Times New Roman"/>
            <w:lang w:val="en-US"/>
          </w:rPr>
          <w:t>8</w:t>
        </w:r>
      </w:ins>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del w:id="1938" w:author="Jose Luis Zofio Prieto [2]" w:date="2025-03-13T14:09:00Z">
        <w:r w:rsidRPr="0050535F" w:rsidDel="00D546AF">
          <w:rPr>
            <w:rFonts w:cs="Times New Roman"/>
            <w:lang w:val="en-US"/>
          </w:rPr>
          <w:delText>personal</w:delText>
        </w:r>
      </w:del>
      <w:ins w:id="1939" w:author="Jose Luis Zofio Prieto [2]" w:date="2025-03-13T14:09:00Z">
        <w:r w:rsidR="00D546AF">
          <w:rPr>
            <w:rFonts w:cs="Times New Roman"/>
            <w:lang w:val="en-US"/>
          </w:rPr>
          <w:t>personnel</w:t>
        </w:r>
      </w:ins>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74" type="#_x0000_t75" style="width:173.25pt;height:18pt" o:ole="">
            <v:imagedata r:id="rId295" o:title=""/>
          </v:shape>
          <o:OLEObject Type="Embed" ProgID="Equation.DSMT4" ShapeID="_x0000_i1174" DrawAspect="Content" ObjectID="_1803494228" r:id="rId296"/>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75" type="#_x0000_t75" style="width:14.65pt;height:16.5pt" o:ole="">
            <v:imagedata r:id="rId291" o:title=""/>
          </v:shape>
          <o:OLEObject Type="Embed" ProgID="Equation.DSMT4" ShapeID="_x0000_i1175" DrawAspect="Content" ObjectID="_1803494229" r:id="rId297"/>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commentRangeStart w:id="1940"/>
      <w:r w:rsidRPr="0050535F">
        <w:rPr>
          <w:rFonts w:cs="Times New Roman"/>
          <w:noProof/>
          <w:lang w:val="en-US"/>
        </w:rPr>
        <w:drawing>
          <wp:inline distT="0" distB="0" distL="0" distR="0" wp14:anchorId="67012206" wp14:editId="3C9DA3D3">
            <wp:extent cx="3599459" cy="2903281"/>
            <wp:effectExtent l="0" t="0" r="1270" b="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3616992" cy="2917423"/>
                    </a:xfrm>
                    <a:prstGeom prst="rect">
                      <a:avLst/>
                    </a:prstGeom>
                    <a:noFill/>
                    <a:ln>
                      <a:noFill/>
                    </a:ln>
                  </pic:spPr>
                </pic:pic>
              </a:graphicData>
            </a:graphic>
          </wp:inline>
        </w:drawing>
      </w:r>
      <w:commentRangeEnd w:id="1940"/>
      <w:r w:rsidR="00630E54" w:rsidRPr="0050535F">
        <w:rPr>
          <w:rStyle w:val="Refdecomentario"/>
          <w:lang w:val="en-US"/>
        </w:rPr>
        <w:commentReference w:id="1940"/>
      </w:r>
    </w:p>
    <w:p w14:paraId="3E261777" w14:textId="7D641B28" w:rsidR="00C65BF8" w:rsidRPr="00374DC8" w:rsidRDefault="00EA54CE" w:rsidP="00DF3B00">
      <w:pPr>
        <w:pStyle w:val="Descripcin"/>
        <w:spacing w:line="360" w:lineRule="auto"/>
        <w:jc w:val="center"/>
        <w:rPr>
          <w:rFonts w:cs="Times New Roman"/>
          <w:color w:val="auto"/>
          <w:sz w:val="22"/>
          <w:szCs w:val="22"/>
          <w:lang w:val="en-US"/>
          <w:rPrChange w:id="1941" w:author="Jose Luis Zofio Prieto" w:date="2025-03-12T14:30:00Z">
            <w:rPr>
              <w:rFonts w:cs="Times New Roman"/>
              <w:lang w:val="en-US"/>
            </w:rPr>
          </w:rPrChange>
        </w:rPr>
      </w:pPr>
      <w:commentRangeStart w:id="1942"/>
      <w:r w:rsidRPr="00374DC8">
        <w:rPr>
          <w:rFonts w:cs="Times New Roman"/>
          <w:color w:val="auto"/>
          <w:sz w:val="22"/>
          <w:szCs w:val="22"/>
          <w:lang w:val="en-US"/>
          <w:rPrChange w:id="1943" w:author="Jose Luis Zofio Prieto" w:date="2025-03-12T14:30:00Z">
            <w:rPr>
              <w:rFonts w:cs="Times New Roman"/>
              <w:lang w:val="en-US"/>
            </w:rPr>
          </w:rPrChange>
        </w:rPr>
        <w:t xml:space="preserve">Figure </w:t>
      </w:r>
      <w:r w:rsidR="00D20111" w:rsidRPr="00374DC8">
        <w:rPr>
          <w:rFonts w:cs="Times New Roman"/>
          <w:color w:val="auto"/>
          <w:sz w:val="22"/>
          <w:szCs w:val="22"/>
          <w:lang w:val="en-US"/>
          <w:rPrChange w:id="1944" w:author="Jose Luis Zofio Prieto" w:date="2025-03-12T14:30:00Z">
            <w:rPr>
              <w:rFonts w:cs="Times New Roman"/>
              <w:lang w:val="en-US"/>
            </w:rPr>
          </w:rPrChange>
        </w:rPr>
        <w:t xml:space="preserve">8. </w:t>
      </w:r>
      <w:commentRangeEnd w:id="1942"/>
      <w:r w:rsidR="00D546AF">
        <w:rPr>
          <w:rStyle w:val="Refdecomentario"/>
          <w:i w:val="0"/>
          <w:iCs w:val="0"/>
          <w:color w:val="auto"/>
        </w:rPr>
        <w:commentReference w:id="1942"/>
      </w:r>
      <w:r w:rsidR="00870FDA" w:rsidRPr="00374DC8">
        <w:rPr>
          <w:rFonts w:cs="Times New Roman"/>
          <w:color w:val="auto"/>
          <w:sz w:val="22"/>
          <w:szCs w:val="22"/>
          <w:lang w:val="en-US"/>
          <w:rPrChange w:id="1945" w:author="Jose Luis Zofio Prieto" w:date="2025-03-12T14:30:00Z">
            <w:rPr>
              <w:rFonts w:cs="Times New Roman"/>
              <w:lang w:val="en-US"/>
            </w:rPr>
          </w:rPrChange>
        </w:rPr>
        <w:t>Relative importance of variables, ordered by significance</w:t>
      </w:r>
      <w:r w:rsidR="00F2255E" w:rsidRPr="00374DC8">
        <w:rPr>
          <w:rFonts w:cs="Times New Roman"/>
          <w:color w:val="auto"/>
          <w:sz w:val="22"/>
          <w:szCs w:val="22"/>
          <w:lang w:val="en-US"/>
          <w:rPrChange w:id="1946" w:author="Jose Luis Zofio Prieto" w:date="2025-03-12T14:30:00Z">
            <w:rPr>
              <w:rFonts w:cs="Times New Roman"/>
              <w:lang w:val="en-US"/>
            </w:rPr>
          </w:rPrChange>
        </w:rPr>
        <w:t>.</w:t>
      </w:r>
      <w:r w:rsidR="00D20111" w:rsidRPr="00374DC8">
        <w:rPr>
          <w:rFonts w:cs="Times New Roman"/>
          <w:color w:val="auto"/>
          <w:sz w:val="22"/>
          <w:szCs w:val="22"/>
          <w:lang w:val="en-US"/>
          <w:rPrChange w:id="1947" w:author="Jose Luis Zofio Prieto" w:date="2025-03-12T14:30:00Z">
            <w:rPr>
              <w:rFonts w:cs="Times New Roman"/>
              <w:lang w:val="en-US"/>
            </w:rPr>
          </w:rPrChange>
        </w:rPr>
        <w:t xml:space="preserve"> </w:t>
      </w:r>
    </w:p>
    <w:p w14:paraId="719BE546" w14:textId="0755311B" w:rsidR="00901E75" w:rsidRPr="0050535F" w:rsidRDefault="00901E75" w:rsidP="00901E75">
      <w:pPr>
        <w:pStyle w:val="Ttulo2"/>
        <w:rPr>
          <w:ins w:id="1948" w:author="Jose Luis Zofio Prieto [2]" w:date="2025-03-13T09:00:00Z"/>
          <w:lang w:val="en-US"/>
        </w:rPr>
      </w:pPr>
      <w:ins w:id="1949" w:author="Jose Luis Zofio Prieto [2]" w:date="2025-03-13T09:00:00Z">
        <w:r>
          <w:rPr>
            <w:lang w:val="en-US"/>
          </w:rPr>
          <w:t>4</w:t>
        </w:r>
        <w:commentRangeStart w:id="1950"/>
        <w:commentRangeStart w:id="1951"/>
        <w:commentRangeStart w:id="1952"/>
        <w:r w:rsidRPr="0050535F">
          <w:rPr>
            <w:lang w:val="en-US"/>
          </w:rPr>
          <w:t>.</w:t>
        </w:r>
        <w:r>
          <w:rPr>
            <w:lang w:val="en-US"/>
          </w:rPr>
          <w:t>3</w:t>
        </w:r>
        <w:r w:rsidRPr="0050535F">
          <w:rPr>
            <w:lang w:val="en-US"/>
          </w:rPr>
          <w:t>.</w:t>
        </w:r>
      </w:ins>
      <w:ins w:id="1953" w:author="Jose Luis Zofio Prieto [2]" w:date="2025-03-13T09:18:00Z">
        <w:r w:rsidR="003A5DC0">
          <w:rPr>
            <w:lang w:val="en-US"/>
          </w:rPr>
          <w:t xml:space="preserve"> </w:t>
        </w:r>
      </w:ins>
      <w:ins w:id="1954" w:author="Jose Luis Zofio Prieto [2]" w:date="2025-03-13T09:09:00Z">
        <w:r w:rsidR="00946CB9">
          <w:rPr>
            <w:lang w:val="en-US"/>
          </w:rPr>
          <w:t>T</w:t>
        </w:r>
      </w:ins>
      <w:ins w:id="1955" w:author="Jose Luis Zofio Prieto [2]" w:date="2025-03-13T09:08:00Z">
        <w:r w:rsidR="00946CB9">
          <w:rPr>
            <w:lang w:val="en-US"/>
          </w:rPr>
          <w:t xml:space="preserve">echnical </w:t>
        </w:r>
      </w:ins>
      <w:ins w:id="1956" w:author="Jose Luis Zofio Prieto [2]" w:date="2025-03-13T09:01:00Z">
        <w:r w:rsidRPr="00901E75">
          <w:rPr>
            <w:lang w:val="en-US"/>
            <w:rPrChange w:id="1957" w:author="Jose Luis Zofio Prieto [2]" w:date="2025-03-13T09:01:00Z">
              <w:rPr>
                <w:i w:val="0"/>
                <w:iCs/>
                <w:lang w:val="en-US"/>
              </w:rPr>
            </w:rPrChange>
          </w:rPr>
          <w:t>efficiency</w:t>
        </w:r>
        <w:r>
          <w:rPr>
            <w:i w:val="0"/>
            <w:iCs/>
            <w:lang w:val="en-US"/>
          </w:rPr>
          <w:t xml:space="preserve"> </w:t>
        </w:r>
      </w:ins>
      <w:ins w:id="1958" w:author="Jose Luis Zofio Prieto [2]" w:date="2025-03-13T09:00:00Z">
        <w:r>
          <w:rPr>
            <w:lang w:val="en-US"/>
          </w:rPr>
          <w:t xml:space="preserve">and </w:t>
        </w:r>
      </w:ins>
      <w:ins w:id="1959" w:author="Jose Luis Zofio Prieto [2]" w:date="2025-03-13T09:01:00Z">
        <w:r>
          <w:rPr>
            <w:lang w:val="en-US"/>
          </w:rPr>
          <w:t>benchmark</w:t>
        </w:r>
      </w:ins>
      <w:ins w:id="1960" w:author="Jose Luis Zofio Prieto [2]" w:date="2025-03-13T09:00:00Z">
        <w:r>
          <w:rPr>
            <w:lang w:val="en-US"/>
          </w:rPr>
          <w:t xml:space="preserve"> peers</w:t>
        </w:r>
        <w:r w:rsidRPr="0050535F">
          <w:rPr>
            <w:lang w:val="en-US"/>
          </w:rPr>
          <w:t xml:space="preserve"> </w:t>
        </w:r>
        <w:commentRangeEnd w:id="1950"/>
        <w:r w:rsidRPr="0050535F">
          <w:rPr>
            <w:rStyle w:val="Refdecomentario"/>
            <w:b/>
            <w:bCs/>
            <w:lang w:val="en-US"/>
          </w:rPr>
          <w:commentReference w:id="1950"/>
        </w:r>
        <w:commentRangeEnd w:id="1951"/>
        <w:r w:rsidRPr="0050535F">
          <w:rPr>
            <w:rStyle w:val="Refdecomentario"/>
            <w:b/>
            <w:bCs/>
            <w:lang w:val="en-US"/>
          </w:rPr>
          <w:commentReference w:id="1951"/>
        </w:r>
        <w:commentRangeEnd w:id="1952"/>
        <w:r w:rsidRPr="0050535F">
          <w:rPr>
            <w:rStyle w:val="Refdecomentario"/>
            <w:b/>
            <w:bCs/>
            <w:lang w:val="en-US"/>
          </w:rPr>
          <w:commentReference w:id="1952"/>
        </w:r>
      </w:ins>
    </w:p>
    <w:p w14:paraId="3321996E" w14:textId="617DBF06" w:rsidR="001E3B00" w:rsidRPr="0050535F" w:rsidDel="00901E75" w:rsidRDefault="001E3B00" w:rsidP="00DF3B00">
      <w:pPr>
        <w:spacing w:line="360" w:lineRule="auto"/>
        <w:jc w:val="left"/>
        <w:rPr>
          <w:del w:id="1961" w:author="Jose Luis Zofio Prieto [2]" w:date="2025-03-13T09:00:00Z"/>
          <w:rFonts w:cs="Times New Roman"/>
          <w:lang w:val="en-US"/>
        </w:rPr>
      </w:pPr>
    </w:p>
    <w:p w14:paraId="7515AEF1" w14:textId="23E58B00" w:rsidR="00591982" w:rsidRPr="0050535F" w:rsidRDefault="00C150E8" w:rsidP="00DF3B00">
      <w:pPr>
        <w:spacing w:line="360" w:lineRule="auto"/>
        <w:rPr>
          <w:rFonts w:cs="Times New Roman"/>
          <w:lang w:val="en-US"/>
        </w:rPr>
      </w:pPr>
      <w:del w:id="1962" w:author="Jose Luis Zofio Prieto [2]" w:date="2025-03-13T09:04:00Z">
        <w:r w:rsidRPr="0050535F" w:rsidDel="00946CB9">
          <w:rPr>
            <w:rFonts w:cs="Times New Roman"/>
            <w:lang w:val="en-US"/>
          </w:rPr>
          <w:lastRenderedPageBreak/>
          <w:delText xml:space="preserve">Additionally, in Table 4, </w:delText>
        </w:r>
        <w:r w:rsidR="00C573C5" w:rsidRPr="0050535F" w:rsidDel="00946CB9">
          <w:rPr>
            <w:rFonts w:cs="Times New Roman"/>
            <w:lang w:val="en-US"/>
          </w:rPr>
          <w:delText xml:space="preserve">we rank the DMUs </w:delText>
        </w:r>
      </w:del>
      <w:ins w:id="1963" w:author="Jose Luis Zofio Prieto" w:date="2025-03-12T14:33:00Z">
        <w:del w:id="1964" w:author="Jose Luis Zofio Prieto [2]" w:date="2025-03-13T09:04:00Z">
          <w:r w:rsidR="00904BF6" w:rsidDel="00946CB9">
            <w:rPr>
              <w:rFonts w:cs="Times New Roman"/>
              <w:lang w:val="en-US"/>
            </w:rPr>
            <w:delText xml:space="preserve">firms </w:delText>
          </w:r>
        </w:del>
      </w:ins>
      <w:del w:id="1965" w:author="Jose Luis Zofio Prieto [2]" w:date="2025-03-13T09:04:00Z">
        <w:r w:rsidRPr="0050535F" w:rsidDel="00946CB9">
          <w:rPr>
            <w:rFonts w:cs="Times New Roman"/>
            <w:lang w:val="en-US"/>
          </w:rPr>
          <w:delText xml:space="preserve">in the sample </w:delText>
        </w:r>
        <w:r w:rsidR="00C573C5" w:rsidRPr="0050535F" w:rsidDel="00946CB9">
          <w:rPr>
            <w:rFonts w:cs="Times New Roman"/>
            <w:lang w:val="en-US"/>
          </w:rPr>
          <w:delText xml:space="preserve">based on their </w:delText>
        </w:r>
        <w:r w:rsidR="00791A19" w:rsidRPr="0050535F" w:rsidDel="00946CB9">
          <w:rPr>
            <w:rFonts w:cs="Times New Roman"/>
            <w:lang w:val="en-US"/>
          </w:rPr>
          <w:delText>probabilities of being efficient</w:delText>
        </w:r>
        <w:r w:rsidR="00BA04FC" w:rsidRPr="0050535F" w:rsidDel="00946CB9">
          <w:rPr>
            <w:rFonts w:cs="Times New Roman"/>
            <w:lang w:val="en-US"/>
          </w:rPr>
          <w:delText xml:space="preserve"> estimated through the fitted NN</w:delText>
        </w:r>
        <w:r w:rsidR="00A1022A" w:rsidRPr="0050535F" w:rsidDel="00946CB9">
          <w:rPr>
            <w:rFonts w:cs="Times New Roman"/>
            <w:lang w:val="en-US"/>
          </w:rPr>
          <w:delText>. In particular, w</w:delText>
        </w:r>
      </w:del>
      <w:ins w:id="1966" w:author="Jose Luis Zofio Prieto" w:date="2025-03-12T14:32:00Z">
        <w:del w:id="1967" w:author="Jose Luis Zofio Prieto [2]" w:date="2025-03-13T09:04:00Z">
          <w:r w:rsidR="00736101" w:rsidDel="00946CB9">
            <w:rPr>
              <w:rFonts w:cs="Times New Roman"/>
              <w:lang w:val="en-US"/>
            </w:rPr>
            <w:delText>W</w:delText>
          </w:r>
        </w:del>
      </w:ins>
      <w:del w:id="1968" w:author="Jose Luis Zofio Prieto [2]" w:date="2025-03-13T09:04:00Z">
        <w:r w:rsidR="00A1022A" w:rsidRPr="0050535F" w:rsidDel="00946CB9">
          <w:rPr>
            <w:rFonts w:cs="Times New Roman"/>
            <w:lang w:val="en-US"/>
          </w:rPr>
          <w:delText xml:space="preserve">e show </w:delText>
        </w:r>
        <w:r w:rsidR="00C573C5" w:rsidRPr="0050535F" w:rsidDel="00946CB9">
          <w:rPr>
            <w:rFonts w:cs="Times New Roman"/>
            <w:lang w:val="en-US"/>
          </w:rPr>
          <w:delText>the top 25</w:delText>
        </w:r>
      </w:del>
      <w:ins w:id="1969" w:author="Jose Luis Zofio Prieto" w:date="2025-03-12T14:38:00Z">
        <w:del w:id="1970" w:author="Jose Luis Zofio Prieto [2]" w:date="2025-03-13T09:04:00Z">
          <w:r w:rsidR="001A2DE5" w:rsidDel="00946CB9">
            <w:rPr>
              <w:rFonts w:cs="Times New Roman"/>
              <w:lang w:val="en-US"/>
            </w:rPr>
            <w:delText xml:space="preserve"> firms</w:delText>
          </w:r>
        </w:del>
      </w:ins>
      <w:ins w:id="1971" w:author="Jose Luis Zofio Prieto" w:date="2025-03-12T14:32:00Z">
        <w:del w:id="1972" w:author="Jose Luis Zofio Prieto [2]" w:date="2025-03-13T09:04:00Z">
          <w:r w:rsidR="00736101" w:rsidDel="00946CB9">
            <w:rPr>
              <w:rFonts w:cs="Times New Roman"/>
              <w:lang w:val="en-US"/>
            </w:rPr>
            <w:delText xml:space="preserve">, with the last </w:delText>
          </w:r>
        </w:del>
      </w:ins>
      <w:ins w:id="1973" w:author="Jose Luis Zofio Prieto" w:date="2025-03-12T14:33:00Z">
        <w:del w:id="1974" w:author="Jose Luis Zofio Prieto [2]" w:date="2025-03-13T09:04:00Z">
          <w:r w:rsidR="00904BF6" w:rsidDel="00946CB9">
            <w:rPr>
              <w:rFonts w:cs="Times New Roman"/>
              <w:lang w:val="en-US"/>
            </w:rPr>
            <w:delText xml:space="preserve">firm </w:delText>
          </w:r>
        </w:del>
      </w:ins>
      <w:ins w:id="1975" w:author="Jose Luis Zofio Prieto" w:date="2025-03-12T14:32:00Z">
        <w:del w:id="1976" w:author="Jose Luis Zofio Prieto [2]" w:date="2025-03-13T09:04:00Z">
          <w:r w:rsidR="00736101" w:rsidDel="00946CB9">
            <w:rPr>
              <w:rFonts w:cs="Times New Roman"/>
              <w:lang w:val="en-US"/>
            </w:rPr>
            <w:delText xml:space="preserve">showing already a very low probability </w:delText>
          </w:r>
        </w:del>
      </w:ins>
      <w:ins w:id="1977" w:author="Jose Luis Zofio Prieto" w:date="2025-03-12T14:33:00Z">
        <w:del w:id="1978" w:author="Jose Luis Zofio Prieto [2]" w:date="2025-03-13T09:04:00Z">
          <w:r w:rsidR="00736101" w:rsidDel="00946CB9">
            <w:rPr>
              <w:rFonts w:cs="Times New Roman"/>
              <w:lang w:val="en-US"/>
            </w:rPr>
            <w:delText xml:space="preserve">value, which indicates that the remaining </w:delText>
          </w:r>
          <w:r w:rsidR="00904BF6" w:rsidDel="00946CB9">
            <w:rPr>
              <w:rFonts w:cs="Times New Roman"/>
              <w:lang w:val="en-US"/>
            </w:rPr>
            <w:delText>69 firms</w:delText>
          </w:r>
        </w:del>
      </w:ins>
      <w:ins w:id="1979" w:author="Jose Luis Zofio Prieto" w:date="2025-03-12T14:38:00Z">
        <w:del w:id="1980" w:author="Jose Luis Zofio Prieto [2]" w:date="2025-03-13T09:04:00Z">
          <w:r w:rsidR="001A2DE5" w:rsidDel="00946CB9">
            <w:rPr>
              <w:rFonts w:cs="Times New Roman"/>
              <w:lang w:val="en-US"/>
            </w:rPr>
            <w:delText xml:space="preserve"> are</w:delText>
          </w:r>
          <w:r w:rsidR="00E133E0" w:rsidDel="00946CB9">
            <w:rPr>
              <w:rFonts w:cs="Times New Roman"/>
              <w:lang w:val="en-US"/>
            </w:rPr>
            <w:delText xml:space="preserve"> classified as </w:delText>
          </w:r>
        </w:del>
      </w:ins>
      <w:ins w:id="1981" w:author="Jose Luis Zofio Prieto" w:date="2025-03-12T14:39:00Z">
        <w:del w:id="1982" w:author="Jose Luis Zofio Prieto [2]" w:date="2025-03-13T09:04:00Z">
          <w:r w:rsidR="00E133E0" w:rsidDel="00946CB9">
            <w:rPr>
              <w:rFonts w:cs="Times New Roman"/>
              <w:lang w:val="en-US"/>
            </w:rPr>
            <w:delText>inefficient</w:delText>
          </w:r>
        </w:del>
      </w:ins>
      <w:ins w:id="1983" w:author="Jose Luis Zofio Prieto" w:date="2025-03-12T14:38:00Z">
        <w:del w:id="1984" w:author="Jose Luis Zofio Prieto [2]" w:date="2025-03-13T09:04:00Z">
          <w:r w:rsidR="00E133E0" w:rsidDel="00946CB9">
            <w:rPr>
              <w:rFonts w:cs="Times New Roman"/>
              <w:lang w:val="en-US"/>
            </w:rPr>
            <w:delText xml:space="preserve"> with certainty</w:delText>
          </w:r>
        </w:del>
      </w:ins>
      <w:del w:id="1985" w:author="Jose Luis Zofio Prieto [2]" w:date="2025-03-13T09:04:00Z">
        <w:r w:rsidR="00C573C5" w:rsidRPr="0050535F" w:rsidDel="00946CB9">
          <w:rPr>
            <w:rFonts w:cs="Times New Roman"/>
            <w:lang w:val="en-US"/>
          </w:rPr>
          <w:delText xml:space="preserve">. </w:delText>
        </w:r>
        <w:r w:rsidR="00F70369" w:rsidRPr="0050535F" w:rsidDel="00946CB9">
          <w:rPr>
            <w:rFonts w:cs="Times New Roman"/>
            <w:lang w:val="en-US"/>
          </w:rPr>
          <w:delText>Moreover</w:delText>
        </w:r>
        <w:r w:rsidR="00C573C5" w:rsidRPr="0050535F" w:rsidDel="00946CB9">
          <w:rPr>
            <w:rFonts w:cs="Times New Roman"/>
            <w:lang w:val="en-US"/>
          </w:rPr>
          <w:delText xml:space="preserve">, </w:delText>
        </w:r>
      </w:del>
      <w:ins w:id="1986" w:author="Jose Luis Zofio Prieto [2]" w:date="2025-03-13T09:10:00Z">
        <w:r w:rsidR="003A5DC0">
          <w:rPr>
            <w:rFonts w:cs="Times New Roman"/>
            <w:lang w:val="en-US"/>
          </w:rPr>
          <w:t>W</w:t>
        </w:r>
      </w:ins>
      <w:del w:id="1987" w:author="Jose Luis Zofio Prieto [2]" w:date="2025-03-13T09:10:00Z">
        <w:r w:rsidR="00C573C5" w:rsidRPr="0050535F" w:rsidDel="003A5DC0">
          <w:rPr>
            <w:rFonts w:cs="Times New Roman"/>
            <w:lang w:val="en-US"/>
          </w:rPr>
          <w:delText>w</w:delText>
        </w:r>
      </w:del>
      <w:r w:rsidR="00C573C5" w:rsidRPr="0050535F">
        <w:rPr>
          <w:rFonts w:cs="Times New Roman"/>
          <w:lang w:val="en-US"/>
        </w:rPr>
        <w:t xml:space="preserve">e </w:t>
      </w:r>
      <w:ins w:id="1988" w:author="Jose Luis Zofio Prieto" w:date="2025-03-12T17:08:00Z">
        <w:r w:rsidR="005E3369">
          <w:rPr>
            <w:rFonts w:cs="Times New Roman"/>
            <w:lang w:val="en-US"/>
          </w:rPr>
          <w:t xml:space="preserve">report </w:t>
        </w:r>
      </w:ins>
      <w:ins w:id="1989" w:author="Jose Luis Zofio Prieto [2]" w:date="2025-03-13T09:18:00Z">
        <w:r w:rsidR="006E5C26">
          <w:rPr>
            <w:rFonts w:cs="Times New Roman"/>
            <w:lang w:val="en-US"/>
          </w:rPr>
          <w:t xml:space="preserve">in Table 4 </w:t>
        </w:r>
      </w:ins>
      <w:ins w:id="1990" w:author="Jose Luis Zofio Prieto" w:date="2025-03-12T17:08:00Z">
        <w:r w:rsidR="005E3369">
          <w:rPr>
            <w:rFonts w:cs="Times New Roman"/>
            <w:lang w:val="en-US"/>
          </w:rPr>
          <w:t xml:space="preserve">the </w:t>
        </w:r>
      </w:ins>
      <w:ins w:id="1991" w:author="Jose Luis Zofio Prieto [2]" w:date="2025-03-13T11:29:00Z">
        <w:r w:rsidR="00A2795E">
          <w:rPr>
            <w:rFonts w:cs="Times New Roman"/>
            <w:lang w:val="en-US"/>
          </w:rPr>
          <w:t>in</w:t>
        </w:r>
      </w:ins>
      <w:ins w:id="1992" w:author="Jose Luis Zofio Prieto" w:date="2025-03-12T17:08:00Z">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ins>
      <w:del w:id="1993" w:author="Jose Luis Zofio Prieto" w:date="2025-03-12T17:08:00Z">
        <w:r w:rsidR="00C573C5" w:rsidRPr="0050535F" w:rsidDel="005E3369">
          <w:rPr>
            <w:rFonts w:cs="Times New Roman"/>
            <w:lang w:val="en-US"/>
          </w:rPr>
          <w:delText xml:space="preserve">identify </w:delText>
        </w:r>
      </w:del>
      <w:r w:rsidR="00C573C5" w:rsidRPr="0050535F">
        <w:rPr>
          <w:rFonts w:cs="Times New Roman"/>
          <w:lang w:val="en-US"/>
        </w:rPr>
        <w:t xml:space="preserve">peers for each </w:t>
      </w:r>
      <w:del w:id="1994" w:author="Jose Luis Zofio Prieto" w:date="2025-03-12T14:39:00Z">
        <w:r w:rsidR="00C573C5" w:rsidRPr="0050535F" w:rsidDel="00954972">
          <w:rPr>
            <w:rFonts w:cs="Times New Roman"/>
            <w:lang w:val="en-US"/>
          </w:rPr>
          <w:delText xml:space="preserve">DMU </w:delText>
        </w:r>
      </w:del>
      <w:ins w:id="1995" w:author="Jose Luis Zofio Prieto" w:date="2025-03-12T14:39:00Z">
        <w:r w:rsidR="00954972">
          <w:rPr>
            <w:rFonts w:cs="Times New Roman"/>
            <w:lang w:val="en-US"/>
          </w:rPr>
          <w:t>fi</w:t>
        </w:r>
      </w:ins>
      <w:ins w:id="1996" w:author="Jose Luis Zofio Prieto" w:date="2025-03-12T14:42:00Z">
        <w:r w:rsidR="00A63991">
          <w:rPr>
            <w:rFonts w:cs="Times New Roman"/>
            <w:lang w:val="en-US"/>
          </w:rPr>
          <w:t>r</w:t>
        </w:r>
      </w:ins>
      <w:ins w:id="1997" w:author="Jose Luis Zofio Prieto" w:date="2025-03-12T14:39:00Z">
        <w:r w:rsidR="00954972">
          <w:rPr>
            <w:rFonts w:cs="Times New Roman"/>
            <w:lang w:val="en-US"/>
          </w:rPr>
          <w:t xml:space="preserve">m </w:t>
        </w:r>
      </w:ins>
      <w:r w:rsidR="00C573C5" w:rsidRPr="0050535F">
        <w:rPr>
          <w:rFonts w:cs="Times New Roman"/>
          <w:lang w:val="en-US"/>
        </w:rPr>
        <w:t xml:space="preserve">using </w:t>
      </w:r>
      <w:del w:id="1998" w:author="Jose Luis Zofio Prieto" w:date="2025-03-12T17:09:00Z">
        <w:r w:rsidR="00133520" w:rsidRPr="0050535F" w:rsidDel="00B03293">
          <w:rPr>
            <w:rFonts w:cs="Times New Roman"/>
            <w:lang w:val="en-US"/>
          </w:rPr>
          <w:delText xml:space="preserve">several </w:delText>
        </w:r>
      </w:del>
      <w:ins w:id="1999" w:author="Jose Luis Zofio Prieto" w:date="2025-03-12T17:09:00Z">
        <w:r w:rsidR="00B03293">
          <w:rPr>
            <w:rFonts w:cs="Times New Roman"/>
            <w:lang w:val="en-US"/>
          </w:rPr>
          <w:t xml:space="preserve">three </w:t>
        </w:r>
      </w:ins>
      <w:r w:rsidR="00C573C5" w:rsidRPr="0050535F">
        <w:rPr>
          <w:rFonts w:cs="Times New Roman"/>
          <w:lang w:val="en-US"/>
        </w:rPr>
        <w:t xml:space="preserve">thresholds </w:t>
      </w:r>
      <w:del w:id="2000" w:author="Jose Luis Zofio Prieto" w:date="2025-03-12T17:09:00Z">
        <w:r w:rsidR="00C573C5" w:rsidRPr="0050535F" w:rsidDel="00B03293">
          <w:rPr>
            <w:rFonts w:cs="Times New Roman"/>
            <w:lang w:val="en-US"/>
          </w:rPr>
          <w:delText xml:space="preserve">higher than </w:delText>
        </w:r>
        <w:r w:rsidR="00133520" w:rsidRPr="0050535F" w:rsidDel="00B03293">
          <w:rPr>
            <w:rFonts w:cs="Times New Roman"/>
            <w:lang w:val="en-US"/>
          </w:rPr>
          <w:delText xml:space="preserve">or equal </w:delText>
        </w:r>
      </w:del>
      <w:ins w:id="2001" w:author="Jose Luis Zofio Prieto" w:date="2025-03-12T17:09:00Z">
        <w:r w:rsidR="00B03293">
          <w:rPr>
            <w:rFonts w:cs="Times New Roman"/>
            <w:lang w:val="en-US"/>
          </w:rPr>
          <w:t xml:space="preserve">corresponding to </w:t>
        </w:r>
      </w:ins>
      <w:del w:id="2002" w:author="Jose Luis Zofio Prieto" w:date="2025-03-12T17:09:00Z">
        <w:r w:rsidR="00133520" w:rsidRPr="0050535F" w:rsidDel="00B03293">
          <w:rPr>
            <w:rFonts w:cs="Times New Roman"/>
            <w:lang w:val="en-US"/>
          </w:rPr>
          <w:delText xml:space="preserve">to </w:delText>
        </w:r>
      </w:del>
      <w:ins w:id="2003" w:author="Jose Luis Zofio Prieto" w:date="2025-03-12T14:39:00Z">
        <w:r w:rsidR="00954972">
          <w:rPr>
            <w:rFonts w:cs="Times New Roman"/>
            <w:i/>
            <w:iCs/>
            <w:lang w:val="en-US"/>
          </w:rPr>
          <w:t>p</w:t>
        </w:r>
        <w:r w:rsidR="00DD3A46">
          <w:rPr>
            <w:rFonts w:cs="Times New Roman"/>
            <w:i/>
            <w:iCs/>
            <w:lang w:val="en-US"/>
          </w:rPr>
          <w:t xml:space="preserve"> </w:t>
        </w:r>
        <w:r w:rsidR="00DD3A46" w:rsidRPr="00DD3A46">
          <w:rPr>
            <w:rFonts w:cs="Times New Roman"/>
            <w:lang w:val="en-US"/>
            <w:rPrChange w:id="2004" w:author="Jose Luis Zofio Prieto" w:date="2025-03-12T14:39:00Z">
              <w:rPr>
                <w:rFonts w:cs="Times New Roman"/>
                <w:i/>
                <w:iCs/>
                <w:lang w:val="en-US"/>
              </w:rPr>
            </w:rPrChange>
          </w:rPr>
          <w:t>=</w:t>
        </w:r>
        <w:r w:rsidR="00DD3A46">
          <w:rPr>
            <w:rFonts w:cs="Times New Roman"/>
            <w:lang w:val="en-US"/>
          </w:rPr>
          <w:t xml:space="preserve"> </w:t>
        </w:r>
      </w:ins>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ins w:id="2005" w:author="Jose Luis Zofio Prieto" w:date="2025-03-12T17:09:00Z">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ins>
      <w:r w:rsidR="00BA04FC" w:rsidRPr="0050535F">
        <w:rPr>
          <w:rFonts w:cs="Times New Roman"/>
          <w:lang w:val="en-US"/>
        </w:rPr>
        <w:t xml:space="preserve">. </w:t>
      </w:r>
      <w:ins w:id="2006" w:author="Jose Luis Zofio Prieto" w:date="2025-03-12T17:54:00Z">
        <w:r w:rsidR="006234F4">
          <w:rPr>
            <w:rFonts w:cs="Times New Roman"/>
            <w:lang w:val="en-US"/>
          </w:rPr>
          <w:t xml:space="preserve">For example, the top 9 </w:t>
        </w:r>
      </w:ins>
      <w:ins w:id="2007" w:author="Jose Luis Zofio Prieto" w:date="2025-03-12T17:55:00Z">
        <w:r w:rsidR="006E3A81">
          <w:rPr>
            <w:rFonts w:cs="Times New Roman"/>
            <w:lang w:val="en-US"/>
          </w:rPr>
          <w:t xml:space="preserve">firms are efficient at the 95% level </w:t>
        </w:r>
      </w:ins>
      <w:ins w:id="2008" w:author="Jose Luis Zofio Prieto" w:date="2025-03-12T17:56:00Z">
        <w:r w:rsidR="006E3A81">
          <w:rPr>
            <w:rFonts w:cs="Times New Roman"/>
            <w:lang w:val="en-US"/>
          </w:rPr>
          <w:t xml:space="preserve">and therefore their </w:t>
        </w:r>
      </w:ins>
      <w:ins w:id="2009" w:author="Jose Luis Zofio Prieto" w:date="2025-03-12T17:56:00Z">
        <w:r w:rsidR="006E3A81" w:rsidRPr="0050535F">
          <w:rPr>
            <w:position w:val="-10"/>
            <w:lang w:val="en-US"/>
          </w:rPr>
          <w:object w:dxaOrig="279" w:dyaOrig="340" w14:anchorId="6A9D8C9C">
            <v:shape id="_x0000_i1176" type="#_x0000_t75" style="width:14.65pt;height:16.5pt" o:ole="">
              <v:imagedata r:id="rId299" o:title=""/>
            </v:shape>
            <o:OLEObject Type="Embed" ProgID="Equation.DSMT4" ShapeID="_x0000_i1176" DrawAspect="Content" ObjectID="_1803494230" r:id="rId300"/>
          </w:object>
        </w:r>
      </w:ins>
      <w:ins w:id="2010" w:author="Jose Luis Zofio Prieto" w:date="2025-03-12T17:56:00Z">
        <w:r w:rsidR="006E3A81">
          <w:rPr>
            <w:lang w:val="en-US"/>
          </w:rPr>
          <w:t xml:space="preserve">’s are equal to zero. </w:t>
        </w:r>
      </w:ins>
      <w:ins w:id="2011" w:author="Jose Luis Zofio Prieto" w:date="2025-03-12T17:57:00Z">
        <w:r w:rsidR="00111055">
          <w:rPr>
            <w:lang w:val="en-US"/>
          </w:rPr>
          <w:t>Decreasing</w:t>
        </w:r>
      </w:ins>
      <w:ins w:id="2012" w:author="Jose Luis Zofio Prieto" w:date="2025-03-12T17:56:00Z">
        <w:r w:rsidR="00111055">
          <w:rPr>
            <w:lang w:val="en-US"/>
          </w:rPr>
          <w:t xml:space="preserve"> the </w:t>
        </w:r>
      </w:ins>
      <w:ins w:id="2013" w:author="Jose Luis Zofio Prieto [2]" w:date="2025-03-13T13:29:00Z">
        <w:r w:rsidR="00B56EFC">
          <w:rPr>
            <w:lang w:val="en-US"/>
          </w:rPr>
          <w:t xml:space="preserve">asked </w:t>
        </w:r>
      </w:ins>
      <w:ins w:id="2014" w:author="Jose Luis Zofio Prieto" w:date="2025-03-12T17:56:00Z">
        <w:del w:id="2015" w:author="Jose Luis Zofio Prieto [2]" w:date="2025-03-13T13:27:00Z">
          <w:r w:rsidR="00111055" w:rsidDel="00B56EFC">
            <w:rPr>
              <w:lang w:val="en-US"/>
            </w:rPr>
            <w:delText xml:space="preserve">required </w:delText>
          </w:r>
        </w:del>
        <w:r w:rsidR="00111055">
          <w:rPr>
            <w:lang w:val="en-US"/>
          </w:rPr>
          <w:t>probability thres</w:t>
        </w:r>
      </w:ins>
      <w:ins w:id="2016" w:author="Jose Luis Zofio Prieto" w:date="2025-03-12T17:57:00Z">
        <w:r w:rsidR="00111055">
          <w:rPr>
            <w:lang w:val="en-US"/>
          </w:rPr>
          <w:t xml:space="preserve">hold </w:t>
        </w:r>
      </w:ins>
      <w:ins w:id="2017" w:author="Jose Luis Zofio Prieto [2]" w:date="2025-03-13T09:11:00Z">
        <w:r w:rsidR="003A5DC0">
          <w:rPr>
            <w:lang w:val="en-US"/>
          </w:rPr>
          <w:t xml:space="preserve">results in more </w:t>
        </w:r>
      </w:ins>
      <w:ins w:id="2018" w:author="Jose Luis Zofio Prieto" w:date="2025-03-12T17:57:00Z">
        <w:del w:id="2019" w:author="Jose Luis Zofio Prieto [2]" w:date="2025-03-13T09:11:00Z">
          <w:r w:rsidR="00111055" w:rsidDel="003A5DC0">
            <w:rPr>
              <w:lang w:val="en-US"/>
            </w:rPr>
            <w:delText xml:space="preserve">more </w:delText>
          </w:r>
        </w:del>
        <w:r w:rsidR="00111055">
          <w:rPr>
            <w:lang w:val="en-US"/>
          </w:rPr>
          <w:t xml:space="preserve">firms </w:t>
        </w:r>
        <w:del w:id="2020" w:author="Jose Luis Zofio Prieto [2]" w:date="2025-03-13T09:11:00Z">
          <w:r w:rsidR="00111055" w:rsidDel="003A5DC0">
            <w:rPr>
              <w:lang w:val="en-US"/>
            </w:rPr>
            <w:delText xml:space="preserve">are </w:delText>
          </w:r>
        </w:del>
      </w:ins>
      <w:ins w:id="2021" w:author="Jose Luis Zofio Prieto [2]" w:date="2025-03-13T09:11:00Z">
        <w:r w:rsidR="003A5DC0">
          <w:rPr>
            <w:lang w:val="en-US"/>
          </w:rPr>
          <w:t xml:space="preserve">being </w:t>
        </w:r>
      </w:ins>
      <w:ins w:id="2022" w:author="Jose Luis Zofio Prieto [2]" w:date="2025-03-13T09:12:00Z">
        <w:r w:rsidR="003A5DC0">
          <w:rPr>
            <w:lang w:val="en-US"/>
          </w:rPr>
          <w:t xml:space="preserve">classified as </w:t>
        </w:r>
      </w:ins>
      <w:ins w:id="2023" w:author="Jose Luis Zofio Prieto" w:date="2025-03-12T17:57:00Z">
        <w:r w:rsidR="00111055">
          <w:rPr>
            <w:lang w:val="en-US"/>
          </w:rPr>
          <w:t xml:space="preserve">efficient. </w:t>
        </w:r>
        <w:del w:id="2024" w:author="Jose Luis Zofio Prieto [2]" w:date="2025-03-13T09:11:00Z">
          <w:r w:rsidR="00111055" w:rsidDel="003A5DC0">
            <w:rPr>
              <w:lang w:val="en-US"/>
            </w:rPr>
            <w:delText xml:space="preserve">  </w:delText>
          </w:r>
        </w:del>
      </w:ins>
      <w:r w:rsidR="00C573C5" w:rsidRPr="0050535F">
        <w:rPr>
          <w:rFonts w:cs="Times New Roman"/>
          <w:lang w:val="en-US"/>
        </w:rPr>
        <w:t xml:space="preserve">The first 14 </w:t>
      </w:r>
      <w:del w:id="2025" w:author="Jose Luis Zofio Prieto" w:date="2025-03-12T14:39:00Z">
        <w:r w:rsidR="00C573C5" w:rsidRPr="0050535F" w:rsidDel="00DD3A46">
          <w:rPr>
            <w:rFonts w:cs="Times New Roman"/>
            <w:lang w:val="en-US"/>
          </w:rPr>
          <w:delText xml:space="preserve">DMUs </w:delText>
        </w:r>
      </w:del>
      <w:ins w:id="2026" w:author="Jose Luis Zofio Prieto" w:date="2025-03-12T14:39:00Z">
        <w:r w:rsidR="00DD3A46">
          <w:rPr>
            <w:rFonts w:cs="Times New Roman"/>
            <w:lang w:val="en-US"/>
          </w:rPr>
          <w:t>fi</w:t>
        </w:r>
      </w:ins>
      <w:ins w:id="2027" w:author="Jose Luis Zofio Prieto" w:date="2025-03-12T14:40:00Z">
        <w:r w:rsidR="00DD3A46">
          <w:rPr>
            <w:rFonts w:cs="Times New Roman"/>
            <w:lang w:val="en-US"/>
          </w:rPr>
          <w:t>r</w:t>
        </w:r>
      </w:ins>
      <w:ins w:id="2028" w:author="Jose Luis Zofio Prieto" w:date="2025-03-12T14:39:00Z">
        <w:r w:rsidR="00DD3A46">
          <w:rPr>
            <w:rFonts w:cs="Times New Roman"/>
            <w:lang w:val="en-US"/>
          </w:rPr>
          <w:t>ms</w:t>
        </w:r>
      </w:ins>
      <w:ins w:id="2029" w:author="Jose Luis Zofio Prieto" w:date="2025-03-12T14:40:00Z">
        <w:r w:rsidR="00DD3A46">
          <w:rPr>
            <w:rFonts w:cs="Times New Roman"/>
            <w:lang w:val="en-US"/>
          </w:rPr>
          <w:t xml:space="preserve"> </w:t>
        </w:r>
      </w:ins>
      <w:r w:rsidR="00C573C5" w:rsidRPr="0050535F">
        <w:rPr>
          <w:rFonts w:cs="Times New Roman"/>
          <w:lang w:val="en-US"/>
        </w:rPr>
        <w:t>exhibit probabilities very close to 1</w:t>
      </w:r>
      <w:ins w:id="2030" w:author="Jose Luis Zofio Prieto [2]" w:date="2025-03-13T09:18:00Z">
        <w:r w:rsidR="006E5C26">
          <w:rPr>
            <w:rFonts w:cs="Times New Roman"/>
            <w:lang w:val="en-US"/>
          </w:rPr>
          <w:t>,</w:t>
        </w:r>
      </w:ins>
      <w:del w:id="2031" w:author="Jose Luis Zofio Prieto" w:date="2025-03-12T17:11:00Z">
        <w:r w:rsidR="00C573C5" w:rsidRPr="0050535F" w:rsidDel="002F2074">
          <w:rPr>
            <w:rFonts w:cs="Times New Roman"/>
            <w:lang w:val="en-US"/>
          </w:rPr>
          <w:delText>,</w:delText>
        </w:r>
      </w:del>
      <w:r w:rsidR="00C573C5" w:rsidRPr="0050535F">
        <w:rPr>
          <w:rFonts w:cs="Times New Roman"/>
          <w:lang w:val="en-US"/>
        </w:rPr>
        <w:t xml:space="preserve"> </w:t>
      </w:r>
      <w:ins w:id="2032" w:author="Jose Luis Zofio Prieto" w:date="2025-03-12T17:09:00Z">
        <w:del w:id="2033" w:author="Jose Luis Zofio Prieto [2]" w:date="2025-03-13T09:18:00Z">
          <w:r w:rsidR="00B03293" w:rsidDel="006E5C26">
            <w:rPr>
              <w:rFonts w:cs="Times New Roman"/>
              <w:lang w:val="en-US"/>
            </w:rPr>
            <w:delText>and</w:delText>
          </w:r>
        </w:del>
      </w:ins>
      <w:ins w:id="2034" w:author="Jose Luis Zofio Prieto" w:date="2025-03-12T17:11:00Z">
        <w:del w:id="2035" w:author="Jose Luis Zofio Prieto [2]" w:date="2025-03-13T09:18:00Z">
          <w:r w:rsidR="002F2074" w:rsidDel="006E5C26">
            <w:rPr>
              <w:rFonts w:cs="Times New Roman"/>
              <w:lang w:val="en-US"/>
            </w:rPr>
            <w:delText>,</w:delText>
          </w:r>
        </w:del>
      </w:ins>
      <w:ins w:id="2036" w:author="Jose Luis Zofio Prieto" w:date="2025-03-12T17:09:00Z">
        <w:del w:id="2037" w:author="Jose Luis Zofio Prieto [2]" w:date="2025-03-13T09:18:00Z">
          <w:r w:rsidR="00B03293" w:rsidDel="006E5C26">
            <w:rPr>
              <w:rFonts w:cs="Times New Roman"/>
              <w:lang w:val="en-US"/>
            </w:rPr>
            <w:delText xml:space="preserve"> </w:delText>
          </w:r>
        </w:del>
        <w:r w:rsidR="00B03293">
          <w:rPr>
            <w:rFonts w:cs="Times New Roman"/>
            <w:lang w:val="en-US"/>
          </w:rPr>
          <w:t xml:space="preserve">being </w:t>
        </w:r>
      </w:ins>
      <w:ins w:id="2038" w:author="Jose Luis Zofio Prieto" w:date="2025-03-12T17:10:00Z">
        <w:r w:rsidR="00D71C43">
          <w:rPr>
            <w:rFonts w:cs="Times New Roman"/>
            <w:lang w:val="en-US"/>
          </w:rPr>
          <w:t>efficient</w:t>
        </w:r>
      </w:ins>
      <w:ins w:id="2039" w:author="Jose Luis Zofio Prieto" w:date="2025-03-12T17:09:00Z">
        <w:r w:rsidR="00B03293">
          <w:rPr>
            <w:rFonts w:cs="Times New Roman"/>
            <w:lang w:val="en-US"/>
          </w:rPr>
          <w:t xml:space="preserve"> </w:t>
        </w:r>
      </w:ins>
      <w:ins w:id="2040" w:author="Jose Luis Zofio Prieto" w:date="2025-03-12T17:10:00Z">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ins>
      <w:ins w:id="2041" w:author="Jose Luis Zofio Prieto [2]" w:date="2025-03-13T09:19:00Z">
        <w:r w:rsidR="006E5C26">
          <w:rPr>
            <w:rFonts w:cs="Times New Roman"/>
            <w:lang w:val="en-US"/>
          </w:rPr>
          <w:t>0</w:t>
        </w:r>
      </w:ins>
      <w:ins w:id="2042" w:author="Jose Luis Zofio Prieto" w:date="2025-03-12T17:10:00Z">
        <w:del w:id="2043" w:author="Jose Luis Zofio Prieto [2]" w:date="2025-03-13T09:19:00Z">
          <w:r w:rsidR="00D71C43" w:rsidRPr="0050535F" w:rsidDel="006E5C26">
            <w:rPr>
              <w:rFonts w:cs="Times New Roman"/>
              <w:lang w:val="en-US"/>
            </w:rPr>
            <w:delText>5</w:delText>
          </w:r>
        </w:del>
      </w:ins>
      <w:ins w:id="2044" w:author="Jose Luis Zofio Prieto" w:date="2025-03-12T17:11:00Z">
        <w:del w:id="2045" w:author="Jose Luis Zofio Prieto [2]" w:date="2025-03-13T09:18:00Z">
          <w:r w:rsidR="002F2074" w:rsidDel="006E5C26">
            <w:rPr>
              <w:rFonts w:cs="Times New Roman"/>
              <w:lang w:val="en-US"/>
            </w:rPr>
            <w:delText>,</w:delText>
          </w:r>
        </w:del>
      </w:ins>
      <w:ins w:id="2046" w:author="Jose Luis Zofio Prieto [2]" w:date="2025-03-13T09:19:00Z">
        <w:r w:rsidR="006E5C26">
          <w:rPr>
            <w:rFonts w:cs="Times New Roman"/>
            <w:lang w:val="en-US"/>
          </w:rPr>
          <w:t>.</w:t>
        </w:r>
      </w:ins>
      <w:ins w:id="2047" w:author="Jose Luis Zofio Prieto" w:date="2025-03-12T17:11:00Z">
        <w:r w:rsidR="00AC4A58">
          <w:rPr>
            <w:lang w:val="en-US"/>
          </w:rPr>
          <w:t xml:space="preserve"> </w:t>
        </w:r>
        <w:del w:id="2048" w:author="Jose Luis Zofio Prieto [2]" w:date="2025-03-13T09:19:00Z">
          <w:r w:rsidR="00AC4A58" w:rsidDel="006E5C26">
            <w:rPr>
              <w:lang w:val="en-US"/>
            </w:rPr>
            <w:delText xml:space="preserve"> </w:delText>
          </w:r>
        </w:del>
      </w:ins>
      <w:ins w:id="2049" w:author="Jose Luis Zofio Prieto" w:date="2025-03-12T17:10:00Z">
        <w:del w:id="2050" w:author="Jose Luis Zofio Prieto [2]" w:date="2025-03-13T09:19:00Z">
          <w:r w:rsidR="00AC4A58" w:rsidDel="006E5C26">
            <w:rPr>
              <w:lang w:val="en-US"/>
            </w:rPr>
            <w:delText xml:space="preserve"> </w:delText>
          </w:r>
        </w:del>
      </w:ins>
      <w:del w:id="2051" w:author="Jose Luis Zofio Prieto" w:date="2025-03-12T17:11:00Z">
        <w:r w:rsidR="00C573C5" w:rsidRPr="0050535F" w:rsidDel="00CF7703">
          <w:rPr>
            <w:rFonts w:cs="Times New Roman"/>
            <w:lang w:val="en-US"/>
          </w:rPr>
          <w:delText>while</w:delText>
        </w:r>
      </w:del>
      <w:ins w:id="2052" w:author="Jose Luis Zofio Prieto" w:date="2025-03-12T17:11:00Z">
        <w:r w:rsidR="00CF7703">
          <w:rPr>
            <w:rFonts w:cs="Times New Roman"/>
            <w:lang w:val="en-US"/>
          </w:rPr>
          <w:t>Meanwhile,</w:t>
        </w:r>
      </w:ins>
      <w:ins w:id="2053" w:author="Jose Luis Zofio Prieto" w:date="2025-03-12T17:14:00Z">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ranked 15</w:t>
        </w:r>
        <w:r w:rsidR="00E66B4D" w:rsidRPr="009A2064">
          <w:rPr>
            <w:rFonts w:cs="Times New Roman"/>
            <w:vertAlign w:val="superscript"/>
            <w:lang w:val="en-US"/>
          </w:rPr>
          <w:t>th</w:t>
        </w:r>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ins>
      <w:ins w:id="2054" w:author="Jose Luis Zofio Prieto [2]" w:date="2025-03-13T09:20:00Z">
        <w:r w:rsidR="006E5C26">
          <w:rPr>
            <w:rFonts w:cs="Times New Roman"/>
            <w:lang w:val="en-US"/>
          </w:rPr>
          <w:t xml:space="preserve">can be labeled </w:t>
        </w:r>
      </w:ins>
      <w:ins w:id="2055" w:author="Jose Luis Zofio Prieto" w:date="2025-03-12T17:14:00Z">
        <w:del w:id="2056" w:author="Jose Luis Zofio Prieto [2]" w:date="2025-03-13T09:20:00Z">
          <w:r w:rsidR="00E66B4D" w:rsidDel="006E5C26">
            <w:rPr>
              <w:rFonts w:cs="Times New Roman"/>
              <w:lang w:val="en-US"/>
            </w:rPr>
            <w:delText xml:space="preserve">are deemed </w:delText>
          </w:r>
        </w:del>
        <w:r w:rsidR="00E66B4D">
          <w:rPr>
            <w:rFonts w:cs="Times New Roman"/>
            <w:lang w:val="en-US"/>
          </w:rPr>
          <w:t>inefficient because the</w:t>
        </w:r>
      </w:ins>
      <w:ins w:id="2057" w:author="Jose Luis Zofio Prieto" w:date="2025-03-12T17:15:00Z">
        <w:r w:rsidR="00E66B4D">
          <w:rPr>
            <w:rFonts w:cs="Times New Roman"/>
            <w:lang w:val="en-US"/>
          </w:rPr>
          <w:t xml:space="preserve">ir </w:t>
        </w:r>
      </w:ins>
      <w:del w:id="2058" w:author="Jose Luis Zofio Prieto" w:date="2025-03-12T17:11:00Z">
        <w:r w:rsidR="00C573C5" w:rsidRPr="0050535F" w:rsidDel="00CF7703">
          <w:rPr>
            <w:rFonts w:cs="Times New Roman"/>
            <w:lang w:val="en-US"/>
          </w:rPr>
          <w:delText xml:space="preserve"> </w:delText>
        </w:r>
      </w:del>
      <w:del w:id="2059" w:author="Jose Luis Zofio Prieto" w:date="2025-03-12T14:40:00Z">
        <w:r w:rsidR="00C573C5" w:rsidRPr="0050535F" w:rsidDel="00DD3A46">
          <w:rPr>
            <w:rFonts w:cs="Times New Roman"/>
            <w:lang w:val="en-US"/>
          </w:rPr>
          <w:delText xml:space="preserve">DMUs </w:delText>
        </w:r>
      </w:del>
      <w:del w:id="2060" w:author="Jose Luis Zofio Prieto" w:date="2025-03-12T17:14:00Z">
        <w:r w:rsidR="00C573C5" w:rsidRPr="0050535F" w:rsidDel="00E66B4D">
          <w:rPr>
            <w:rFonts w:cs="Times New Roman"/>
            <w:lang w:val="en-US"/>
          </w:rPr>
          <w:delText xml:space="preserve">ranked </w:delText>
        </w:r>
        <w:r w:rsidR="000D7C2B" w:rsidRPr="0050535F" w:rsidDel="00E66B4D">
          <w:rPr>
            <w:rFonts w:cs="Times New Roman"/>
            <w:lang w:val="en-US"/>
          </w:rPr>
          <w:delText>1</w:delText>
        </w:r>
        <w:r w:rsidR="00C573C5" w:rsidRPr="0050535F" w:rsidDel="00E66B4D">
          <w:rPr>
            <w:rFonts w:cs="Times New Roman"/>
            <w:lang w:val="en-US"/>
          </w:rPr>
          <w:delText>5</w:delText>
        </w:r>
      </w:del>
      <w:del w:id="2061" w:author="Jose Luis Zofio Prieto" w:date="2025-03-12T17:13:00Z">
        <w:r w:rsidR="00C573C5" w:rsidRPr="0050535F" w:rsidDel="00135A3F">
          <w:rPr>
            <w:rFonts w:cs="Times New Roman"/>
            <w:lang w:val="en-US"/>
          </w:rPr>
          <w:delText xml:space="preserve"> </w:delText>
        </w:r>
      </w:del>
      <w:del w:id="2062" w:author="Jose Luis Zofio Prieto" w:date="2025-03-12T17:14:00Z">
        <w:r w:rsidR="00C573C5" w:rsidRPr="0050535F" w:rsidDel="00E66B4D">
          <w:rPr>
            <w:rFonts w:cs="Times New Roman"/>
            <w:lang w:val="en-US"/>
          </w:rPr>
          <w:delText xml:space="preserve">and </w:delText>
        </w:r>
        <w:r w:rsidR="000D7C2B" w:rsidRPr="0050535F" w:rsidDel="00E66B4D">
          <w:rPr>
            <w:rFonts w:cs="Times New Roman"/>
            <w:lang w:val="en-US"/>
          </w:rPr>
          <w:delText>1</w:delText>
        </w:r>
        <w:r w:rsidR="00C573C5" w:rsidRPr="0050535F" w:rsidDel="00E66B4D">
          <w:rPr>
            <w:rFonts w:cs="Times New Roman"/>
            <w:lang w:val="en-US"/>
          </w:rPr>
          <w:delText>6</w:delText>
        </w:r>
      </w:del>
      <w:ins w:id="2063" w:author="Jose Luis Zofio Prieto" w:date="2025-03-12T17:13:00Z">
        <w:r w:rsidR="00303CE2">
          <w:rPr>
            <w:rFonts w:cs="Times New Roman"/>
            <w:lang w:val="en-US"/>
          </w:rPr>
          <w:t>efficiency probabilit</w:t>
        </w:r>
      </w:ins>
      <w:ins w:id="2064" w:author="Jose Luis Zofio Prieto" w:date="2025-03-12T17:14:00Z">
        <w:r w:rsidR="00E66B4D">
          <w:rPr>
            <w:rFonts w:cs="Times New Roman"/>
            <w:lang w:val="en-US"/>
          </w:rPr>
          <w:t xml:space="preserve">ies </w:t>
        </w:r>
      </w:ins>
      <w:ins w:id="2065" w:author="Jose Luis Zofio Prieto" w:date="2025-03-12T17:15:00Z">
        <w:r w:rsidR="00E66B4D">
          <w:rPr>
            <w:rFonts w:cs="Times New Roman"/>
            <w:lang w:val="en-US"/>
          </w:rPr>
          <w:t xml:space="preserve">do not reach the </w:t>
        </w:r>
        <w:del w:id="2066" w:author="Jose Luis Zofio Prieto [2]" w:date="2025-03-13T09:20:00Z">
          <w:r w:rsidR="00E66B4D" w:rsidDel="006E5C26">
            <w:rPr>
              <w:rFonts w:cs="Times New Roman"/>
              <w:lang w:val="en-US"/>
            </w:rPr>
            <w:delText>chose</w:delText>
          </w:r>
          <w:r w:rsidR="0065679C" w:rsidDel="006E5C26">
            <w:rPr>
              <w:rFonts w:cs="Times New Roman"/>
              <w:lang w:val="en-US"/>
            </w:rPr>
            <w:delText>n</w:delText>
          </w:r>
          <w:r w:rsidR="00E66B4D" w:rsidDel="006E5C26">
            <w:rPr>
              <w:rFonts w:cs="Times New Roman"/>
              <w:lang w:val="en-US"/>
            </w:rPr>
            <w:delText xml:space="preserve"> </w:delText>
          </w:r>
        </w:del>
        <w:r w:rsidR="00E66B4D">
          <w:rPr>
            <w:rFonts w:cs="Times New Roman"/>
            <w:lang w:val="en-US"/>
          </w:rPr>
          <w:t xml:space="preserve">threshold </w:t>
        </w:r>
      </w:ins>
      <w:del w:id="2067" w:author="Jose Luis Zofio Prieto" w:date="2025-03-12T17:12:00Z">
        <w:r w:rsidR="00C573C5" w:rsidRPr="00135A3F" w:rsidDel="00CF7703">
          <w:rPr>
            <w:rFonts w:cs="Times New Roman"/>
            <w:i/>
            <w:iCs/>
            <w:lang w:val="en-US"/>
            <w:rPrChange w:id="2068" w:author="Jose Luis Zofio Prieto" w:date="2025-03-12T17:13:00Z">
              <w:rPr>
                <w:rFonts w:cs="Times New Roman"/>
                <w:lang w:val="en-US"/>
              </w:rPr>
            </w:rPrChange>
          </w:rPr>
          <w:delText xml:space="preserve"> </w:delText>
        </w:r>
        <w:r w:rsidR="00C573C5" w:rsidRPr="00135A3F" w:rsidDel="00135A3F">
          <w:rPr>
            <w:rFonts w:cs="Times New Roman"/>
            <w:i/>
            <w:iCs/>
            <w:lang w:val="en-US"/>
            <w:rPrChange w:id="2069" w:author="Jose Luis Zofio Prieto" w:date="2025-03-12T17:13:00Z">
              <w:rPr>
                <w:rFonts w:cs="Times New Roman"/>
                <w:lang w:val="en-US"/>
              </w:rPr>
            </w:rPrChange>
          </w:rPr>
          <w:delText xml:space="preserve">have probabilities near </w:delText>
        </w:r>
      </w:del>
      <w:ins w:id="2070" w:author="Jose Luis Zofio Prieto" w:date="2025-03-12T17:12:00Z">
        <w:r w:rsidR="00135A3F" w:rsidRPr="00135A3F">
          <w:rPr>
            <w:rFonts w:cs="Times New Roman"/>
            <w:i/>
            <w:iCs/>
            <w:lang w:val="en-US"/>
          </w:rPr>
          <w:t>p</w:t>
        </w:r>
        <w:r w:rsidR="00135A3F">
          <w:rPr>
            <w:rFonts w:cs="Times New Roman"/>
            <w:lang w:val="en-US"/>
          </w:rPr>
          <w:t>=</w:t>
        </w:r>
      </w:ins>
      <w:r w:rsidR="00C573C5" w:rsidRPr="00135A3F">
        <w:rPr>
          <w:rFonts w:cs="Times New Roman"/>
          <w:lang w:val="en-US"/>
        </w:rPr>
        <w:t>0</w:t>
      </w:r>
      <w:r w:rsidR="00C573C5" w:rsidRPr="0050535F">
        <w:rPr>
          <w:rFonts w:cs="Times New Roman"/>
          <w:lang w:val="en-US"/>
        </w:rPr>
        <w:t>.5</w:t>
      </w:r>
      <w:ins w:id="2071" w:author="Jose Luis Zofio Prieto" w:date="2025-03-12T17:15:00Z">
        <w:r w:rsidR="0065679C">
          <w:rPr>
            <w:rFonts w:cs="Times New Roman"/>
            <w:lang w:val="en-US"/>
          </w:rPr>
          <w:t xml:space="preserve"> by l</w:t>
        </w:r>
      </w:ins>
      <w:ins w:id="2072" w:author="Jose Luis Zofio Prieto" w:date="2025-03-12T17:16:00Z">
        <w:r w:rsidR="0065679C">
          <w:rPr>
            <w:rFonts w:cs="Times New Roman"/>
            <w:lang w:val="en-US"/>
          </w:rPr>
          <w:t>ess than 1 percentage point</w:t>
        </w:r>
      </w:ins>
      <w:ins w:id="2073" w:author="Jose Luis Zofio Prieto" w:date="2025-03-12T17:15:00Z">
        <w:r w:rsidR="0065679C">
          <w:rPr>
            <w:rFonts w:cs="Times New Roman"/>
            <w:lang w:val="en-US"/>
          </w:rPr>
          <w:t xml:space="preserve">. </w:t>
        </w:r>
      </w:ins>
      <w:del w:id="2074" w:author="Jose Luis Zofio Prieto" w:date="2025-03-12T17:15:00Z">
        <w:r w:rsidR="00C573C5" w:rsidRPr="0050535F" w:rsidDel="0065679C">
          <w:rPr>
            <w:rFonts w:cs="Times New Roman"/>
            <w:lang w:val="en-US"/>
          </w:rPr>
          <w:delText>, and t</w:delText>
        </w:r>
      </w:del>
      <w:ins w:id="2075" w:author="Jose Luis Zofio Prieto" w:date="2025-03-12T17:15:00Z">
        <w:r w:rsidR="0065679C">
          <w:rPr>
            <w:rFonts w:cs="Times New Roman"/>
            <w:lang w:val="en-US"/>
          </w:rPr>
          <w:t>T</w:t>
        </w:r>
      </w:ins>
      <w:r w:rsidR="00C573C5" w:rsidRPr="0050535F">
        <w:rPr>
          <w:rFonts w:cs="Times New Roman"/>
          <w:lang w:val="en-US"/>
        </w:rPr>
        <w:t xml:space="preserve">he remaining </w:t>
      </w:r>
      <w:del w:id="2076" w:author="Jose Luis Zofio Prieto" w:date="2025-03-12T14:40:00Z">
        <w:r w:rsidR="00C573C5" w:rsidRPr="0050535F" w:rsidDel="005E4F24">
          <w:rPr>
            <w:rFonts w:cs="Times New Roman"/>
            <w:lang w:val="en-US"/>
          </w:rPr>
          <w:delText xml:space="preserve">DMUs </w:delText>
        </w:r>
      </w:del>
      <w:ins w:id="2077" w:author="Jose Luis Zofio Prieto" w:date="2025-03-12T14:40:00Z">
        <w:del w:id="2078" w:author="Jose Luis Zofio Prieto [2]" w:date="2025-03-13T09:25:00Z">
          <w:r w:rsidR="005E4F24" w:rsidDel="00DA26AD">
            <w:rPr>
              <w:rFonts w:cs="Times New Roman"/>
              <w:lang w:val="en-US"/>
            </w:rPr>
            <w:delText>ones</w:delText>
          </w:r>
        </w:del>
      </w:ins>
      <w:ins w:id="2079" w:author="Jose Luis Zofio Prieto [2]" w:date="2025-03-13T09:25:00Z">
        <w:r w:rsidR="00DA26AD">
          <w:rPr>
            <w:rFonts w:cs="Times New Roman"/>
            <w:lang w:val="en-US"/>
          </w:rPr>
          <w:t>firms</w:t>
        </w:r>
      </w:ins>
      <w:ins w:id="2080" w:author="Jose Luis Zofio Prieto" w:date="2025-03-12T14:40:00Z">
        <w:r w:rsidR="005E4F24">
          <w:rPr>
            <w:rFonts w:cs="Times New Roman"/>
            <w:lang w:val="en-US"/>
          </w:rPr>
          <w:t xml:space="preserve"> </w:t>
        </w:r>
      </w:ins>
      <w:r w:rsidR="00C573C5" w:rsidRPr="0050535F">
        <w:rPr>
          <w:rFonts w:cs="Times New Roman"/>
          <w:lang w:val="en-US"/>
        </w:rPr>
        <w:t xml:space="preserve">show probabilities close to 0. Notably, </w:t>
      </w:r>
      <w:del w:id="2081" w:author="Jose Luis Zofio Prieto" w:date="2025-03-12T14:40:00Z">
        <w:r w:rsidR="00C573C5" w:rsidRPr="0050535F" w:rsidDel="005E4F24">
          <w:rPr>
            <w:rFonts w:cs="Times New Roman"/>
            <w:lang w:val="en-US"/>
          </w:rPr>
          <w:delText xml:space="preserve">DMU </w:delText>
        </w:r>
      </w:del>
      <w:ins w:id="2082" w:author="Jose Luis Zofio Prieto" w:date="2025-03-12T14:40:00Z">
        <w:r w:rsidR="005E4F24">
          <w:rPr>
            <w:rFonts w:cs="Times New Roman"/>
            <w:lang w:val="en-US"/>
          </w:rPr>
          <w:t xml:space="preserve">firm </w:t>
        </w:r>
      </w:ins>
      <w:ins w:id="2083" w:author="Jose Luis Zofio Prieto" w:date="2025-03-12T14:42:00Z">
        <w:r w:rsidR="00A63991">
          <w:rPr>
            <w:rFonts w:cs="Times New Roman"/>
            <w:lang w:val="en-US"/>
          </w:rPr>
          <w:t>#</w:t>
        </w:r>
      </w:ins>
      <w:r w:rsidR="00C573C5" w:rsidRPr="0050535F">
        <w:rPr>
          <w:rFonts w:cs="Times New Roman"/>
          <w:lang w:val="en-US"/>
        </w:rPr>
        <w:t>26</w:t>
      </w:r>
      <w:ins w:id="2084" w:author="Jose Luis Zofio Prieto" w:date="2025-03-12T14:40:00Z">
        <w:r w:rsidR="005E4F24">
          <w:rPr>
            <w:rFonts w:cs="Times New Roman"/>
            <w:lang w:val="en-US"/>
          </w:rPr>
          <w:t xml:space="preserve"> (ranked 16</w:t>
        </w:r>
        <w:r w:rsidR="005E4F24" w:rsidRPr="005E4F24">
          <w:rPr>
            <w:rFonts w:cs="Times New Roman"/>
            <w:vertAlign w:val="superscript"/>
            <w:lang w:val="en-US"/>
            <w:rPrChange w:id="2085" w:author="Jose Luis Zofio Prieto" w:date="2025-03-12T14:40:00Z">
              <w:rPr>
                <w:rFonts w:cs="Times New Roman"/>
                <w:lang w:val="en-US"/>
              </w:rPr>
            </w:rPrChange>
          </w:rPr>
          <w:t>th</w:t>
        </w:r>
        <w:r w:rsidR="005E4F24">
          <w:rPr>
            <w:rFonts w:cs="Times New Roman"/>
            <w:lang w:val="en-US"/>
          </w:rPr>
          <w:t>)</w:t>
        </w:r>
      </w:ins>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ins w:id="2086" w:author="Jose Luis Zofio Prieto [2]" w:date="2025-03-13T09:26:00Z">
        <w:r w:rsidR="00DA26AD">
          <w:rPr>
            <w:rFonts w:cs="Times New Roman"/>
            <w:lang w:val="en-US"/>
          </w:rPr>
          <w:t xml:space="preserve"> by the </w:t>
        </w:r>
      </w:ins>
      <w:ins w:id="2087" w:author="Jose Luis Zofio Prieto [2]" w:date="2025-03-13T09:28:00Z">
        <w:r w:rsidR="00A57A0B">
          <w:rPr>
            <w:rFonts w:cs="Times New Roman"/>
            <w:lang w:val="en-US"/>
          </w:rPr>
          <w:t xml:space="preserve">additive </w:t>
        </w:r>
      </w:ins>
      <w:ins w:id="2088" w:author="Jose Luis Zofio Prieto [2]" w:date="2025-03-13T09:26:00Z">
        <w:r w:rsidR="00DA26AD">
          <w:rPr>
            <w:rFonts w:cs="Times New Roman"/>
            <w:lang w:val="en-US"/>
          </w:rPr>
          <w:t xml:space="preserve">DEA model </w:t>
        </w:r>
      </w:ins>
      <w:ins w:id="2089" w:author="Jose Luis Zofio Prieto [2]" w:date="2025-03-13T09:27:00Z">
        <w:r w:rsidR="00DA26AD" w:rsidRPr="0050535F">
          <w:rPr>
            <w:lang w:val="en-US"/>
          </w:rPr>
          <w:fldChar w:fldCharType="begin"/>
        </w:r>
        <w:r w:rsidR="00DA26AD" w:rsidRPr="0050535F">
          <w:rPr>
            <w:lang w:val="en-US"/>
          </w:rPr>
          <w:instrText>HYPERLINK \l "eq_6"</w:instrText>
        </w:r>
        <w:r w:rsidR="00DA26AD" w:rsidRPr="0050535F">
          <w:rPr>
            <w:lang w:val="en-US"/>
          </w:rPr>
        </w:r>
        <w:r w:rsidR="00DA26AD" w:rsidRPr="0050535F">
          <w:rPr>
            <w:lang w:val="en-US"/>
          </w:rPr>
          <w:fldChar w:fldCharType="separate"/>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ins>
      <w:ins w:id="2090" w:author="Jose Luis Zofio Prieto [2]" w:date="2025-03-14T09:19:00Z">
        <w:r w:rsidR="00AB32F0" w:rsidRPr="00AB32F0">
          <w:rPr>
            <w:rStyle w:val="Hipervnculo"/>
            <w:iCs/>
            <w:rPrChange w:id="2091" w:author="Jose Luis Zofio Prieto [2]" w:date="2025-03-14T09:19:00Z">
              <w:rPr>
                <w:rFonts w:cs="Times New Roman"/>
                <w:lang w:val="en-US"/>
              </w:rPr>
            </w:rPrChange>
          </w:rPr>
          <w:instrText>(</w:instrText>
        </w:r>
        <w:r w:rsidR="00AB32F0" w:rsidRPr="00AB32F0">
          <w:rPr>
            <w:rStyle w:val="Hipervnculo"/>
            <w:iCs/>
            <w:rPrChange w:id="2092" w:author="Jose Luis Zofio Prieto [2]" w:date="2025-03-14T09:19:00Z">
              <w:rPr>
                <w:rFonts w:cs="Times New Roman"/>
                <w:noProof/>
                <w:lang w:val="en-US"/>
              </w:rPr>
            </w:rPrChange>
          </w:rPr>
          <w:instrText>6</w:instrText>
        </w:r>
        <w:r w:rsidR="00AB32F0" w:rsidRPr="00AB32F0">
          <w:rPr>
            <w:rStyle w:val="Hipervnculo"/>
            <w:iCs/>
            <w:rPrChange w:id="2093" w:author="Jose Luis Zofio Prieto [2]" w:date="2025-03-14T09:19:00Z">
              <w:rPr>
                <w:rFonts w:cs="Times New Roman"/>
                <w:lang w:val="en-US"/>
              </w:rPr>
            </w:rPrChange>
          </w:rPr>
          <w:instrText>)</w:instrText>
        </w:r>
      </w:ins>
      <w:ins w:id="2094" w:author="Jose Luis Zofio Prieto [2]" w:date="2025-03-13T09:27:00Z">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r w:rsidR="00DA26AD" w:rsidRPr="0050535F">
          <w:rPr>
            <w:lang w:val="en-US"/>
          </w:rPr>
          <w:fldChar w:fldCharType="end"/>
        </w:r>
      </w:ins>
      <w:r w:rsidR="00C573C5" w:rsidRPr="0050535F">
        <w:rPr>
          <w:rFonts w:cs="Times New Roman"/>
          <w:lang w:val="en-US"/>
        </w:rPr>
        <w:t>, is now classified as inefficient</w:t>
      </w:r>
      <w:del w:id="2095" w:author="Jose Luis Zofio Prieto [2]" w:date="2025-03-13T09:27:00Z">
        <w:r w:rsidR="00C573C5" w:rsidRPr="0050535F" w:rsidDel="00DA26AD">
          <w:rPr>
            <w:rFonts w:cs="Times New Roman"/>
            <w:lang w:val="en-US"/>
          </w:rPr>
          <w:delText xml:space="preserve"> by the model</w:delText>
        </w:r>
      </w:del>
      <w:r w:rsidR="00C573C5" w:rsidRPr="0050535F">
        <w:rPr>
          <w:rFonts w:cs="Times New Roman"/>
          <w:lang w:val="en-US"/>
        </w:rPr>
        <w:t xml:space="preserve">, demonstrating </w:t>
      </w:r>
      <w:del w:id="2096" w:author="Jose Luis Zofio Prieto [2]" w:date="2025-03-13T09:27:00Z">
        <w:r w:rsidR="00C573C5" w:rsidRPr="0050535F" w:rsidDel="00DA26AD">
          <w:rPr>
            <w:rFonts w:cs="Times New Roman"/>
            <w:lang w:val="en-US"/>
          </w:rPr>
          <w:delText>its</w:delText>
        </w:r>
      </w:del>
      <w:ins w:id="2097" w:author="Jose Luis Zofio Prieto [2]" w:date="2025-03-13T09:27:00Z">
        <w:r w:rsidR="00DA26AD">
          <w:rPr>
            <w:rFonts w:cs="Times New Roman"/>
            <w:lang w:val="en-US"/>
          </w:rPr>
          <w:t xml:space="preserve">the </w:t>
        </w:r>
      </w:ins>
      <w:del w:id="2098" w:author="Jose Luis Zofio Prieto [2]" w:date="2025-03-13T09:27:00Z">
        <w:r w:rsidR="00C573C5" w:rsidRPr="0050535F" w:rsidDel="00DA26AD">
          <w:rPr>
            <w:rFonts w:cs="Times New Roman"/>
            <w:lang w:val="en-US"/>
          </w:rPr>
          <w:delText xml:space="preserve"> </w:delText>
        </w:r>
      </w:del>
      <w:r w:rsidR="00C573C5" w:rsidRPr="0050535F">
        <w:rPr>
          <w:rFonts w:cs="Times New Roman"/>
          <w:lang w:val="en-US"/>
        </w:rPr>
        <w:t xml:space="preserve">ability </w:t>
      </w:r>
      <w:ins w:id="2099" w:author="Jose Luis Zofio Prieto [2]" w:date="2025-03-13T09:27:00Z">
        <w:r w:rsidR="00DA26AD">
          <w:rPr>
            <w:rFonts w:cs="Times New Roman"/>
            <w:lang w:val="en-US"/>
          </w:rPr>
          <w:t xml:space="preserve">of NNs </w:t>
        </w:r>
      </w:ins>
      <w:ins w:id="2100" w:author="Jose Luis Zofio Prieto [2]" w:date="2025-03-13T09:28:00Z">
        <w:r w:rsidR="00DA26AD">
          <w:rPr>
            <w:rFonts w:cs="Times New Roman"/>
            <w:lang w:val="en-US"/>
          </w:rPr>
          <w:t>to overcome the determin</w:t>
        </w:r>
        <w:r w:rsidR="00A57A0B">
          <w:rPr>
            <w:rFonts w:cs="Times New Roman"/>
            <w:lang w:val="en-US"/>
          </w:rPr>
          <w:t>istic nature</w:t>
        </w:r>
        <w:r w:rsidR="00DA26AD">
          <w:rPr>
            <w:rFonts w:cs="Times New Roman"/>
            <w:lang w:val="en-US"/>
          </w:rPr>
          <w:t xml:space="preserve"> </w:t>
        </w:r>
      </w:ins>
      <w:ins w:id="2101" w:author="Jose Luis Zofio Prieto [2]" w:date="2025-03-13T09:29:00Z">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ins>
      <w:ins w:id="2102" w:author="Jose Luis Zofio Prieto [2]" w:date="2025-03-13T09:31:00Z">
        <w:r w:rsidR="00116F56">
          <w:rPr>
            <w:rFonts w:cs="Times New Roman"/>
            <w:lang w:val="en-US"/>
          </w:rPr>
          <w:t xml:space="preserve">by leveraging </w:t>
        </w:r>
      </w:ins>
      <w:del w:id="2103" w:author="Jose Luis Zofio Prieto [2]" w:date="2025-03-13T09:29:00Z">
        <w:r w:rsidR="00C573C5" w:rsidRPr="0050535F" w:rsidDel="00A57A0B">
          <w:rPr>
            <w:rFonts w:cs="Times New Roman"/>
            <w:lang w:val="en-US"/>
          </w:rPr>
          <w:delText xml:space="preserve">to </w:delText>
        </w:r>
      </w:del>
      <w:del w:id="2104" w:author="Jose Luis Zofio Prieto [2]" w:date="2025-03-13T09:31:00Z">
        <w:r w:rsidR="00C573C5" w:rsidRPr="0050535F" w:rsidDel="00116F56">
          <w:rPr>
            <w:rFonts w:cs="Times New Roman"/>
            <w:lang w:val="en-US"/>
          </w:rPr>
          <w:delText xml:space="preserve">provide </w:delText>
        </w:r>
        <w:r w:rsidR="00CF5C5C" w:rsidRPr="0050535F" w:rsidDel="00116F56">
          <w:rPr>
            <w:rFonts w:cs="Times New Roman"/>
            <w:lang w:val="en-US"/>
          </w:rPr>
          <w:delText>extra</w:delText>
        </w:r>
        <w:r w:rsidR="00C573C5" w:rsidRPr="0050535F" w:rsidDel="00116F56">
          <w:rPr>
            <w:rFonts w:cs="Times New Roman"/>
            <w:lang w:val="en-US"/>
          </w:rPr>
          <w:delText xml:space="preserve"> insights</w:delText>
        </w:r>
        <w:r w:rsidR="00CF5C5C" w:rsidRPr="0050535F" w:rsidDel="00116F56">
          <w:rPr>
            <w:rFonts w:cs="Times New Roman"/>
            <w:lang w:val="en-US"/>
          </w:rPr>
          <w:delText xml:space="preserve"> </w:delText>
        </w:r>
      </w:del>
      <w:ins w:id="2105" w:author="Jose Luis Zofio Prieto [2]" w:date="2025-03-13T09:30:00Z">
        <w:r w:rsidR="00A57A0B">
          <w:rPr>
            <w:rFonts w:cs="Times New Roman"/>
            <w:lang w:val="en-US"/>
          </w:rPr>
          <w:t>the probabilistic paradigm</w:t>
        </w:r>
      </w:ins>
      <w:ins w:id="2106" w:author="Jose Luis Zofio Prieto [2]" w:date="2025-03-13T09:31:00Z">
        <w:r w:rsidR="00116F56">
          <w:rPr>
            <w:rFonts w:cs="Times New Roman"/>
            <w:lang w:val="en-US"/>
          </w:rPr>
          <w:t xml:space="preserve"> associated to ML classifying models</w:t>
        </w:r>
      </w:ins>
      <w:del w:id="2107" w:author="Jose Luis Zofio Prieto [2]" w:date="2025-03-13T09:29:00Z">
        <w:r w:rsidR="00CF5C5C" w:rsidRPr="0050535F" w:rsidDel="00A57A0B">
          <w:rPr>
            <w:rFonts w:cs="Times New Roman"/>
            <w:lang w:val="en-US"/>
          </w:rPr>
          <w:delText>in comparison with the traditional approach</w:delText>
        </w:r>
      </w:del>
      <w:r w:rsidR="00C573C5" w:rsidRPr="0050535F">
        <w:rPr>
          <w:rFonts w:cs="Times New Roman"/>
          <w:lang w:val="en-US"/>
        </w:rPr>
        <w:t xml:space="preserve">. </w:t>
      </w:r>
      <w:r w:rsidR="009925AF" w:rsidRPr="0050535F">
        <w:rPr>
          <w:rFonts w:cs="Times New Roman"/>
          <w:lang w:val="en-US"/>
        </w:rPr>
        <w:t xml:space="preserve">In the peer columns, we indicate the reference </w:t>
      </w:r>
      <w:ins w:id="2108" w:author="Jose Luis Zofio Prieto" w:date="2025-03-12T14:41:00Z">
        <w:r w:rsidR="00FB25D7">
          <w:rPr>
            <w:rFonts w:cs="Times New Roman"/>
            <w:lang w:val="en-US"/>
          </w:rPr>
          <w:t xml:space="preserve">benchmark </w:t>
        </w:r>
      </w:ins>
      <w:del w:id="2109" w:author="Jose Luis Zofio Prieto" w:date="2025-03-12T14:41:00Z">
        <w:r w:rsidR="009925AF" w:rsidRPr="0050535F" w:rsidDel="00FB25D7">
          <w:rPr>
            <w:rFonts w:cs="Times New Roman"/>
            <w:lang w:val="en-US"/>
          </w:rPr>
          <w:delText xml:space="preserve">DMU </w:delText>
        </w:r>
      </w:del>
      <w:r w:rsidR="009925AF" w:rsidRPr="0050535F">
        <w:rPr>
          <w:rFonts w:cs="Times New Roman"/>
          <w:lang w:val="en-US"/>
        </w:rPr>
        <w:t>for each</w:t>
      </w:r>
      <w:del w:id="2110" w:author="Jose Luis Zofio Prieto" w:date="2025-03-12T14:41:00Z">
        <w:r w:rsidR="009925AF" w:rsidRPr="0050535F" w:rsidDel="00FB25D7">
          <w:rPr>
            <w:rFonts w:cs="Times New Roman"/>
            <w:lang w:val="en-US"/>
          </w:rPr>
          <w:delText xml:space="preserve"> unit</w:delText>
        </w:r>
      </w:del>
      <w:ins w:id="2111" w:author="Jose Luis Zofio Prieto" w:date="2025-03-12T14:41:00Z">
        <w:r w:rsidR="00FB25D7">
          <w:rPr>
            <w:rFonts w:cs="Times New Roman"/>
            <w:lang w:val="en-US"/>
          </w:rPr>
          <w:t xml:space="preserve"> firm</w:t>
        </w:r>
      </w:ins>
      <w:del w:id="2112" w:author="Jose Luis Zofio Prieto [2]" w:date="2025-03-13T09:30:00Z">
        <w:r w:rsidR="009925AF" w:rsidRPr="0050535F" w:rsidDel="00A57A0B">
          <w:rPr>
            <w:rFonts w:cs="Times New Roman"/>
            <w:lang w:val="en-US"/>
          </w:rPr>
          <w:delText>.</w:delText>
        </w:r>
      </w:del>
      <w:ins w:id="2113" w:author="Jose Luis Zofio Prieto [2]" w:date="2025-03-13T09:30:00Z">
        <w:r w:rsidR="00A57A0B">
          <w:rPr>
            <w:rFonts w:cs="Times New Roman"/>
            <w:lang w:val="en-US"/>
          </w:rPr>
          <w:t xml:space="preserve"> at each probability threshold.</w:t>
        </w:r>
      </w:ins>
      <w:r w:rsidR="009925AF" w:rsidRPr="0050535F">
        <w:rPr>
          <w:rFonts w:cs="Times New Roman"/>
          <w:lang w:val="en-US"/>
        </w:rPr>
        <w:t xml:space="preserve"> </w:t>
      </w:r>
      <w:ins w:id="2114" w:author="Jose Luis Zofio Prieto [2]" w:date="2025-03-13T13:31:00Z">
        <w:r w:rsidR="00B56EFC">
          <w:rPr>
            <w:rFonts w:cs="Times New Roman"/>
            <w:lang w:val="en-US"/>
          </w:rPr>
          <w:t xml:space="preserve">If a firm is efficient at a given threshold, it is its own peer. </w:t>
        </w:r>
      </w:ins>
      <w:ins w:id="2115" w:author="Jose Luis Zofio Prieto [2]" w:date="2025-03-13T13:32:00Z">
        <w:r w:rsidR="00B56EFC">
          <w:rPr>
            <w:rFonts w:cs="Times New Roman"/>
            <w:lang w:val="en-US"/>
          </w:rPr>
          <w:t>Considering the highe</w:t>
        </w:r>
      </w:ins>
      <w:ins w:id="2116" w:author="Jose Luis Zofio Prieto [2]" w:date="2025-03-13T13:48:00Z">
        <w:r w:rsidR="0018416B">
          <w:rPr>
            <w:rFonts w:cs="Times New Roman"/>
            <w:lang w:val="en-US"/>
          </w:rPr>
          <w:t>st</w:t>
        </w:r>
      </w:ins>
      <w:ins w:id="2117" w:author="Jose Luis Zofio Prieto [2]" w:date="2025-03-13T13:32:00Z">
        <w:r w:rsidR="00B56EFC">
          <w:rPr>
            <w:rFonts w:cs="Times New Roman"/>
            <w:lang w:val="en-US"/>
          </w:rPr>
          <w:t xml:space="preserve"> </w:t>
        </w:r>
      </w:ins>
      <w:ins w:id="2118" w:author="Jose Luis Zofio Prieto [2]" w:date="2025-03-13T13:48:00Z">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scenario</w:t>
        </w:r>
      </w:ins>
      <w:ins w:id="2119" w:author="Jose Luis Zofio Prieto [2]" w:date="2025-03-13T13:49:00Z">
        <w:r w:rsidR="0018416B">
          <w:rPr>
            <w:rFonts w:cs="Times New Roman"/>
            <w:lang w:val="en-US"/>
          </w:rPr>
          <w:t xml:space="preserve">, all </w:t>
        </w:r>
      </w:ins>
      <w:ins w:id="2120" w:author="Jose Luis Zofio Prieto [2]" w:date="2025-03-13T13:50:00Z">
        <w:r w:rsidR="0018416B">
          <w:rPr>
            <w:rFonts w:cs="Times New Roman"/>
            <w:lang w:val="en-US"/>
          </w:rPr>
          <w:t xml:space="preserve">inefficient firms </w:t>
        </w:r>
      </w:ins>
      <w:del w:id="2121" w:author="Jose Luis Zofio Prieto [2]" w:date="2025-03-13T13:31:00Z">
        <w:r w:rsidR="009925AF" w:rsidRPr="0050535F" w:rsidDel="00B56EFC">
          <w:rPr>
            <w:rFonts w:cs="Times New Roman"/>
            <w:lang w:val="en-US"/>
          </w:rPr>
          <w:delText xml:space="preserve">In the </w:delText>
        </w:r>
      </w:del>
      <w:ins w:id="2122" w:author="Jose Luis Zofio Prieto" w:date="2025-03-12T16:51:00Z">
        <w:del w:id="2123" w:author="Jose Luis Zofio Prieto [2]" w:date="2025-03-13T13:48:00Z">
          <w:r w:rsidR="00387CD2" w:rsidDel="0018416B">
            <w:rPr>
              <w:rFonts w:cs="Times New Roman"/>
              <w:i/>
              <w:iCs/>
              <w:lang w:val="en-US"/>
            </w:rPr>
            <w:delText xml:space="preserve">p </w:delText>
          </w:r>
          <w:r w:rsidR="00387CD2" w:rsidRPr="00C03CC2" w:rsidDel="0018416B">
            <w:rPr>
              <w:rFonts w:cs="Times New Roman"/>
              <w:lang w:val="en-US"/>
            </w:rPr>
            <w:delText>=</w:delText>
          </w:r>
          <w:r w:rsidR="00387CD2" w:rsidDel="0018416B">
            <w:rPr>
              <w:rFonts w:cs="Times New Roman"/>
              <w:lang w:val="en-US"/>
            </w:rPr>
            <w:delText xml:space="preserve"> </w:delText>
          </w:r>
        </w:del>
      </w:ins>
      <w:del w:id="2124" w:author="Jose Luis Zofio Prieto [2]" w:date="2025-03-13T13:48:00Z">
        <w:r w:rsidR="009925AF" w:rsidRPr="0050535F" w:rsidDel="0018416B">
          <w:rPr>
            <w:rFonts w:cs="Times New Roman"/>
            <w:lang w:val="en-US"/>
          </w:rPr>
          <w:delText>0.95 scenario, many DMUs</w:delText>
        </w:r>
      </w:del>
      <w:ins w:id="2125" w:author="Jose Luis Zofio Prieto" w:date="2025-03-12T14:42:00Z">
        <w:del w:id="2126" w:author="Jose Luis Zofio Prieto [2]" w:date="2025-03-13T13:48:00Z">
          <w:r w:rsidR="00FB25D7" w:rsidDel="0018416B">
            <w:rPr>
              <w:rFonts w:cs="Times New Roman"/>
              <w:lang w:val="en-US"/>
            </w:rPr>
            <w:delText xml:space="preserve"> firms</w:delText>
          </w:r>
        </w:del>
      </w:ins>
      <w:del w:id="2127" w:author="Jose Luis Zofio Prieto [2]" w:date="2025-03-13T13:48:00Z">
        <w:r w:rsidR="009925AF" w:rsidRPr="0050535F" w:rsidDel="0018416B">
          <w:rPr>
            <w:rFonts w:cs="Times New Roman"/>
            <w:lang w:val="en-US"/>
          </w:rPr>
          <w:delText xml:space="preserve">, </w:delText>
        </w:r>
      </w:del>
      <w:del w:id="2128" w:author="Jose Luis Zofio Prieto [2]" w:date="2025-03-13T13:49:00Z">
        <w:r w:rsidR="009925AF" w:rsidRPr="0050535F" w:rsidDel="0018416B">
          <w:rPr>
            <w:rFonts w:cs="Times New Roman"/>
            <w:lang w:val="en-US"/>
          </w:rPr>
          <w:delText xml:space="preserve">from </w:delText>
        </w:r>
      </w:del>
      <w:del w:id="2129" w:author="Jose Luis Zofio Prieto [2]" w:date="2025-03-13T13:50:00Z">
        <w:r w:rsidR="009925AF" w:rsidRPr="0050535F" w:rsidDel="0018416B">
          <w:rPr>
            <w:rFonts w:cs="Times New Roman"/>
            <w:lang w:val="en-US"/>
          </w:rPr>
          <w:delText xml:space="preserve">DMU </w:delText>
        </w:r>
      </w:del>
      <w:ins w:id="2130" w:author="Jose Luis Zofio Prieto" w:date="2025-03-12T14:42:00Z">
        <w:del w:id="2131" w:author="Jose Luis Zofio Prieto [2]" w:date="2025-03-13T13:48:00Z">
          <w:r w:rsidR="00FB25D7" w:rsidDel="0018416B">
            <w:rPr>
              <w:rFonts w:cs="Times New Roman"/>
              <w:lang w:val="en-US"/>
            </w:rPr>
            <w:delText>#</w:delText>
          </w:r>
        </w:del>
      </w:ins>
      <w:del w:id="2132" w:author="Jose Luis Zofio Prieto [2]" w:date="2025-03-13T13:50:00Z">
        <w:r w:rsidR="009925AF" w:rsidRPr="0050535F" w:rsidDel="0018416B">
          <w:rPr>
            <w:rFonts w:cs="Times New Roman"/>
            <w:lang w:val="en-US"/>
          </w:rPr>
          <w:delText xml:space="preserve">9 </w:delText>
        </w:r>
      </w:del>
      <w:del w:id="2133" w:author="Jose Luis Zofio Prieto [2]" w:date="2025-03-13T13:49:00Z">
        <w:r w:rsidR="009925AF" w:rsidRPr="0050535F" w:rsidDel="0018416B">
          <w:rPr>
            <w:rFonts w:cs="Times New Roman"/>
            <w:lang w:val="en-US"/>
          </w:rPr>
          <w:delText xml:space="preserve">onward, change their </w:delText>
        </w:r>
      </w:del>
      <w:ins w:id="2134" w:author="Jose Luis Zofio Prieto [2]" w:date="2025-03-13T13:50:00Z">
        <w:r w:rsidR="0018416B">
          <w:rPr>
            <w:rFonts w:cs="Times New Roman"/>
            <w:lang w:val="en-US"/>
          </w:rPr>
          <w:t xml:space="preserve">identify their reference peer in the top </w:t>
        </w:r>
      </w:ins>
      <w:del w:id="2135" w:author="Jose Luis Zofio Prieto [2]" w:date="2025-03-13T13:50:00Z">
        <w:r w:rsidR="009925AF" w:rsidRPr="0050535F" w:rsidDel="0018416B">
          <w:rPr>
            <w:rFonts w:cs="Times New Roman"/>
            <w:lang w:val="en-US"/>
          </w:rPr>
          <w:delText xml:space="preserve">peer to one among the top </w:delText>
        </w:r>
      </w:del>
      <w:r w:rsidR="009925AF" w:rsidRPr="0050535F">
        <w:rPr>
          <w:rFonts w:cs="Times New Roman"/>
          <w:lang w:val="en-US"/>
        </w:rPr>
        <w:t xml:space="preserve">9, all of which have probabilities exceeding 0.95. </w:t>
      </w:r>
      <w:del w:id="2136" w:author="Jose Luis Zofio Prieto [2]" w:date="2025-03-13T13:51:00Z">
        <w:r w:rsidR="009925AF" w:rsidRPr="0050535F" w:rsidDel="0018416B">
          <w:rPr>
            <w:rFonts w:cs="Times New Roman"/>
            <w:lang w:val="en-US"/>
          </w:rPr>
          <w:delText xml:space="preserve">This is because, beyond DMU </w:delText>
        </w:r>
      </w:del>
      <w:ins w:id="2137" w:author="Jose Luis Zofio Prieto" w:date="2025-03-12T14:43:00Z">
        <w:del w:id="2138" w:author="Jose Luis Zofio Prieto [2]" w:date="2025-03-13T13:51:00Z">
          <w:r w:rsidR="00A63991" w:rsidDel="0018416B">
            <w:rPr>
              <w:rFonts w:cs="Times New Roman"/>
              <w:lang w:val="en-US"/>
            </w:rPr>
            <w:delText>firm #</w:delText>
          </w:r>
        </w:del>
      </w:ins>
      <w:del w:id="2139" w:author="Jose Luis Zofio Prieto [2]" w:date="2025-03-13T13:51:00Z">
        <w:r w:rsidR="009925AF" w:rsidRPr="0050535F" w:rsidDel="0018416B">
          <w:rPr>
            <w:rFonts w:cs="Times New Roman"/>
            <w:lang w:val="en-US"/>
          </w:rPr>
          <w:delText>9, no other DMUs have probabilities higher than 0.95</w:delText>
        </w:r>
      </w:del>
      <w:del w:id="2140" w:author="Jose Luis Zofio Prieto [2]" w:date="2025-03-13T13:52:00Z">
        <w:r w:rsidR="009925AF" w:rsidRPr="0050535F" w:rsidDel="0018416B">
          <w:rPr>
            <w:rFonts w:cs="Times New Roman"/>
            <w:lang w:val="en-US"/>
          </w:rPr>
          <w:delText xml:space="preserve">. </w:delText>
        </w:r>
      </w:del>
      <w:r w:rsidR="008A0F42" w:rsidRPr="0050535F">
        <w:rPr>
          <w:rFonts w:cs="Times New Roman"/>
          <w:lang w:val="en-US"/>
        </w:rPr>
        <w:t xml:space="preserve">Across the entire dataset, </w:t>
      </w:r>
      <w:ins w:id="2141" w:author="Jose Luis Zofio Prieto [2]" w:date="2025-03-13T13:52:00Z">
        <w:r w:rsidR="0018416B">
          <w:rPr>
            <w:rFonts w:cs="Times New Roman"/>
            <w:lang w:val="en-US"/>
          </w:rPr>
          <w:t xml:space="preserve">all </w:t>
        </w:r>
      </w:ins>
      <w:del w:id="2142" w:author="Jose Luis Zofio Prieto [2]" w:date="2025-03-13T13:52:00Z">
        <w:r w:rsidR="008A0F42" w:rsidRPr="0050535F" w:rsidDel="0018416B">
          <w:rPr>
            <w:rFonts w:cs="Times New Roman"/>
            <w:lang w:val="en-US"/>
          </w:rPr>
          <w:delText xml:space="preserve">there are the same 14 </w:delText>
        </w:r>
      </w:del>
      <w:r w:rsidR="008A0F42" w:rsidRPr="0050535F">
        <w:rPr>
          <w:rFonts w:cs="Times New Roman"/>
          <w:lang w:val="en-US"/>
        </w:rPr>
        <w:t xml:space="preserve">peers </w:t>
      </w:r>
      <w:ins w:id="2143" w:author="Jose Luis Zofio Prieto [2]" w:date="2025-03-13T13:52:00Z">
        <w:r w:rsidR="0018416B">
          <w:rPr>
            <w:rFonts w:cs="Times New Roman"/>
            <w:lang w:val="en-US"/>
          </w:rPr>
          <w:t xml:space="preserve">belong to the 14 firms </w:t>
        </w:r>
      </w:ins>
      <w:ins w:id="2144" w:author="Jose Luis Zofio Prieto [2]" w:date="2025-03-13T13:53:00Z">
        <w:r w:rsidR="0018416B">
          <w:rPr>
            <w:rFonts w:cs="Times New Roman"/>
            <w:lang w:val="en-US"/>
          </w:rPr>
          <w:t xml:space="preserve">that are efficient with a probability greater than </w:t>
        </w:r>
      </w:ins>
      <w:del w:id="2145" w:author="Jose Luis Zofio Prieto [2]" w:date="2025-03-13T13:53:00Z">
        <w:r w:rsidR="008A0F42" w:rsidRPr="0050535F" w:rsidDel="0018416B">
          <w:rPr>
            <w:rFonts w:cs="Times New Roman"/>
            <w:lang w:val="en-US"/>
          </w:rPr>
          <w:delText>in both the 0.75 and 0.85 scenarios</w:delText>
        </w:r>
      </w:del>
      <w:ins w:id="2146" w:author="Jose Luis Zofio Prieto [2]" w:date="2025-03-13T13:53:00Z">
        <w:r w:rsidR="0018416B">
          <w:rPr>
            <w:rFonts w:cs="Times New Roman"/>
            <w:lang w:val="en-US"/>
          </w:rPr>
          <w:t>0.5</w:t>
        </w:r>
      </w:ins>
      <w:del w:id="2147" w:author="Jose Luis Zofio Prieto [2]" w:date="2025-03-13T13:53:00Z">
        <w:r w:rsidR="008A0F42" w:rsidRPr="0050535F" w:rsidDel="0018416B">
          <w:rPr>
            <w:rFonts w:cs="Times New Roman"/>
            <w:lang w:val="en-US"/>
          </w:rPr>
          <w:delText>, while only 9 peers remain in the 0.95 scenario</w:delText>
        </w:r>
      </w:del>
      <w:r w:rsidR="008A0F42" w:rsidRPr="0050535F">
        <w:rPr>
          <w:rFonts w:cs="Times New Roman"/>
          <w:lang w:val="en-US"/>
        </w:rPr>
        <w:t>.</w:t>
      </w:r>
      <w:r w:rsidR="00332D67" w:rsidRPr="0050535F">
        <w:rPr>
          <w:rFonts w:cs="Times New Roman"/>
          <w:lang w:val="en-US"/>
        </w:rPr>
        <w:t xml:space="preserve"> </w:t>
      </w:r>
    </w:p>
    <w:p w14:paraId="1A5B7642" w14:textId="2246044A" w:rsidR="00972007" w:rsidRPr="0050535F" w:rsidDel="00946CB9" w:rsidRDefault="00972007" w:rsidP="00DF3B00">
      <w:pPr>
        <w:spacing w:line="360" w:lineRule="auto"/>
        <w:rPr>
          <w:del w:id="2148" w:author="Jose Luis Zofio Prieto [2]" w:date="2025-03-13T09:05:00Z"/>
          <w:rFonts w:cs="Times New Roman"/>
          <w:lang w:val="en-US"/>
        </w:rPr>
      </w:pPr>
    </w:p>
    <w:tbl>
      <w:tblPr>
        <w:tblW w:w="8280" w:type="dxa"/>
        <w:jc w:val="center"/>
        <w:tblCellMar>
          <w:left w:w="70" w:type="dxa"/>
          <w:right w:w="70" w:type="dxa"/>
        </w:tblCellMar>
        <w:tblLook w:val="04A0" w:firstRow="1" w:lastRow="0" w:firstColumn="1" w:lastColumn="0" w:noHBand="0" w:noVBand="1"/>
        <w:tblPrChange w:id="2149" w:author="Jose Luis Zofio Prieto" w:date="2025-03-12T17:06:00Z">
          <w:tblPr>
            <w:tblW w:w="8280" w:type="dxa"/>
            <w:jc w:val="center"/>
            <w:tblCellMar>
              <w:left w:w="70" w:type="dxa"/>
              <w:right w:w="70" w:type="dxa"/>
            </w:tblCellMar>
            <w:tblLook w:val="04A0" w:firstRow="1" w:lastRow="0" w:firstColumn="1" w:lastColumn="0" w:noHBand="0" w:noVBand="1"/>
          </w:tblPr>
        </w:tblPrChange>
      </w:tblPr>
      <w:tblGrid>
        <w:gridCol w:w="1200"/>
        <w:gridCol w:w="1200"/>
        <w:gridCol w:w="1470"/>
        <w:gridCol w:w="2010"/>
        <w:gridCol w:w="1200"/>
        <w:gridCol w:w="1200"/>
        <w:tblGridChange w:id="2150">
          <w:tblGrid>
            <w:gridCol w:w="1200"/>
            <w:gridCol w:w="1200"/>
            <w:gridCol w:w="1470"/>
            <w:gridCol w:w="810"/>
            <w:gridCol w:w="1200"/>
            <w:gridCol w:w="1200"/>
            <w:gridCol w:w="1200"/>
          </w:tblGrid>
        </w:tblGridChange>
      </w:tblGrid>
      <w:tr w:rsidR="00314E7C" w:rsidRPr="0050535F" w:rsidDel="00946CB9" w14:paraId="7CEFE81F" w14:textId="57371486" w:rsidTr="00421A65">
        <w:trPr>
          <w:trHeight w:val="300"/>
          <w:jc w:val="center"/>
          <w:del w:id="2151" w:author="Jose Luis Zofio Prieto [2]" w:date="2025-03-13T09:05:00Z"/>
          <w:trPrChange w:id="2152" w:author="Jose Luis Zofio Prieto" w:date="2025-03-12T17:06:00Z">
            <w:trPr>
              <w:trHeight w:val="300"/>
              <w:jc w:val="center"/>
            </w:trPr>
          </w:trPrChange>
        </w:trPr>
        <w:tc>
          <w:tcPr>
            <w:tcW w:w="1200" w:type="dxa"/>
            <w:tcBorders>
              <w:top w:val="nil"/>
              <w:left w:val="nil"/>
              <w:bottom w:val="single" w:sz="4" w:space="0" w:color="auto"/>
              <w:right w:val="single" w:sz="4" w:space="0" w:color="auto"/>
            </w:tcBorders>
            <w:vAlign w:val="center"/>
            <w:tcPrChange w:id="2153" w:author="Jose Luis Zofio Prieto" w:date="2025-03-12T17:06:00Z">
              <w:tcPr>
                <w:tcW w:w="1200" w:type="dxa"/>
                <w:tcBorders>
                  <w:top w:val="nil"/>
                  <w:left w:val="nil"/>
                  <w:bottom w:val="single" w:sz="4" w:space="0" w:color="auto"/>
                  <w:right w:val="nil"/>
                </w:tcBorders>
                <w:vAlign w:val="center"/>
              </w:tcPr>
            </w:tcPrChange>
          </w:tcPr>
          <w:p w14:paraId="2708C77F" w14:textId="12DE679F" w:rsidR="00314E7C" w:rsidRPr="0050535F" w:rsidDel="00946CB9" w:rsidRDefault="00314E7C">
            <w:pPr>
              <w:spacing w:after="0" w:line="360" w:lineRule="auto"/>
              <w:jc w:val="center"/>
              <w:rPr>
                <w:del w:id="2154" w:author="Jose Luis Zofio Prieto [2]" w:date="2025-03-13T09:05:00Z"/>
                <w:rFonts w:eastAsia="Times New Roman" w:cs="Times New Roman"/>
                <w:color w:val="000000"/>
                <w:kern w:val="0"/>
                <w:lang w:val="en-US" w:eastAsia="es-ES"/>
                <w14:ligatures w14:val="none"/>
              </w:rPr>
              <w:pPrChange w:id="2155" w:author="Jose Luis Zofio Prieto" w:date="2025-03-12T14:30:00Z">
                <w:pPr>
                  <w:spacing w:after="0" w:line="360" w:lineRule="auto"/>
                  <w:jc w:val="left"/>
                </w:pPr>
              </w:pPrChange>
            </w:pPr>
            <w:del w:id="2156" w:author="Jose Luis Zofio Prieto [2]" w:date="2025-03-13T09:05:00Z">
              <w:r w:rsidRPr="0050535F" w:rsidDel="00946CB9">
                <w:rPr>
                  <w:rFonts w:eastAsia="Times New Roman" w:cs="Times New Roman"/>
                  <w:color w:val="000000"/>
                  <w:kern w:val="0"/>
                  <w:lang w:val="en-US" w:eastAsia="es-ES"/>
                  <w14:ligatures w14:val="none"/>
                </w:rPr>
                <w:delText>Ranking</w:delText>
              </w:r>
            </w:del>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157"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017457DD" w14:textId="5079618A" w:rsidR="00314E7C" w:rsidRPr="0050535F" w:rsidDel="00946CB9" w:rsidRDefault="00314E7C">
            <w:pPr>
              <w:spacing w:after="0" w:line="360" w:lineRule="auto"/>
              <w:jc w:val="center"/>
              <w:rPr>
                <w:del w:id="2158" w:author="Jose Luis Zofio Prieto [2]" w:date="2025-03-13T09:05:00Z"/>
                <w:rFonts w:eastAsia="Times New Roman" w:cs="Times New Roman"/>
                <w:color w:val="000000"/>
                <w:kern w:val="0"/>
                <w:lang w:val="en-US" w:eastAsia="es-ES"/>
                <w14:ligatures w14:val="none"/>
              </w:rPr>
              <w:pPrChange w:id="2159" w:author="Jose Luis Zofio Prieto" w:date="2025-03-12T14:30:00Z">
                <w:pPr>
                  <w:spacing w:after="0" w:line="360" w:lineRule="auto"/>
                  <w:jc w:val="left"/>
                </w:pPr>
              </w:pPrChange>
            </w:pPr>
            <w:del w:id="2160" w:author="Jose Luis Zofio Prieto [2]" w:date="2025-03-13T09:05:00Z">
              <w:r w:rsidRPr="0050535F" w:rsidDel="00946CB9">
                <w:rPr>
                  <w:rFonts w:eastAsia="Times New Roman" w:cs="Times New Roman"/>
                  <w:color w:val="000000"/>
                  <w:kern w:val="0"/>
                  <w:lang w:val="en-US" w:eastAsia="es-ES"/>
                  <w14:ligatures w14:val="none"/>
                </w:rPr>
                <w:delText>DMU</w:delText>
              </w:r>
            </w:del>
            <w:ins w:id="2161" w:author="Jose Luis Zofio Prieto" w:date="2025-03-12T18:52:00Z">
              <w:del w:id="2162" w:author="Jose Luis Zofio Prieto [2]" w:date="2025-03-13T09:05:00Z">
                <w:r w:rsidR="00FF092F" w:rsidDel="00946CB9">
                  <w:rPr>
                    <w:rFonts w:eastAsia="Times New Roman" w:cs="Times New Roman"/>
                    <w:color w:val="000000"/>
                    <w:kern w:val="0"/>
                    <w:lang w:val="en-US" w:eastAsia="es-ES"/>
                    <w14:ligatures w14:val="none"/>
                  </w:rPr>
                  <w:delText>Firm</w:delText>
                </w:r>
              </w:del>
            </w:ins>
          </w:p>
        </w:tc>
        <w:tc>
          <w:tcPr>
            <w:tcW w:w="1470" w:type="dxa"/>
            <w:tcBorders>
              <w:top w:val="nil"/>
              <w:left w:val="single" w:sz="4" w:space="0" w:color="auto"/>
              <w:bottom w:val="single" w:sz="4" w:space="0" w:color="auto"/>
              <w:right w:val="single" w:sz="4" w:space="0" w:color="auto"/>
            </w:tcBorders>
            <w:shd w:val="clear" w:color="auto" w:fill="auto"/>
            <w:noWrap/>
            <w:vAlign w:val="center"/>
            <w:hideMark/>
            <w:tcPrChange w:id="2163" w:author="Jose Luis Zofio Prieto" w:date="2025-03-12T17:06:00Z">
              <w:tcPr>
                <w:tcW w:w="2280" w:type="dxa"/>
                <w:gridSpan w:val="2"/>
                <w:tcBorders>
                  <w:top w:val="nil"/>
                  <w:left w:val="nil"/>
                  <w:bottom w:val="single" w:sz="4" w:space="0" w:color="auto"/>
                  <w:right w:val="nil"/>
                </w:tcBorders>
                <w:shd w:val="clear" w:color="auto" w:fill="auto"/>
                <w:noWrap/>
                <w:vAlign w:val="center"/>
                <w:hideMark/>
              </w:tcPr>
            </w:tcPrChange>
          </w:tcPr>
          <w:p w14:paraId="675B6710" w14:textId="23744E5D" w:rsidR="00314E7C" w:rsidRPr="0050535F" w:rsidDel="00946CB9" w:rsidRDefault="00314E7C">
            <w:pPr>
              <w:spacing w:after="0" w:line="360" w:lineRule="auto"/>
              <w:jc w:val="center"/>
              <w:rPr>
                <w:del w:id="2164" w:author="Jose Luis Zofio Prieto [2]" w:date="2025-03-13T09:05:00Z"/>
                <w:rFonts w:eastAsia="Times New Roman" w:cs="Times New Roman"/>
                <w:color w:val="000000"/>
                <w:kern w:val="0"/>
                <w:lang w:val="en-US" w:eastAsia="es-ES"/>
                <w14:ligatures w14:val="none"/>
              </w:rPr>
              <w:pPrChange w:id="2165" w:author="Jose Luis Zofio Prieto" w:date="2025-03-12T14:30:00Z">
                <w:pPr>
                  <w:spacing w:after="0" w:line="360" w:lineRule="auto"/>
                  <w:jc w:val="left"/>
                </w:pPr>
              </w:pPrChange>
            </w:pPr>
            <w:del w:id="2166" w:author="Jose Luis Zofio Prieto [2]" w:date="2025-03-13T09:05:00Z">
              <w:r w:rsidRPr="0050535F" w:rsidDel="00946CB9">
                <w:rPr>
                  <w:rFonts w:eastAsia="Times New Roman" w:cs="Times New Roman"/>
                  <w:color w:val="000000"/>
                  <w:kern w:val="0"/>
                  <w:lang w:val="en-US" w:eastAsia="es-ES"/>
                  <w14:ligatures w14:val="none"/>
                </w:rPr>
                <w:delText xml:space="preserve">Probability </w:delText>
              </w:r>
              <w:r w:rsidR="00FE3767" w:rsidRPr="0050535F" w:rsidDel="00946CB9">
                <w:rPr>
                  <w:rFonts w:eastAsia="Times New Roman" w:cs="Times New Roman"/>
                  <w:color w:val="000000"/>
                  <w:kern w:val="0"/>
                  <w:lang w:val="en-US" w:eastAsia="es-ES"/>
                  <w14:ligatures w14:val="none"/>
                </w:rPr>
                <w:delText xml:space="preserve">of </w:delText>
              </w:r>
              <w:r w:rsidRPr="0050535F" w:rsidDel="00946CB9">
                <w:rPr>
                  <w:rFonts w:eastAsia="Times New Roman" w:cs="Times New Roman"/>
                  <w:color w:val="000000"/>
                  <w:kern w:val="0"/>
                  <w:lang w:val="en-US" w:eastAsia="es-ES"/>
                  <w14:ligatures w14:val="none"/>
                </w:rPr>
                <w:delText>be</w:delText>
              </w:r>
              <w:r w:rsidR="00FE3767" w:rsidRPr="0050535F" w:rsidDel="00946CB9">
                <w:rPr>
                  <w:rFonts w:eastAsia="Times New Roman" w:cs="Times New Roman"/>
                  <w:color w:val="000000"/>
                  <w:kern w:val="0"/>
                  <w:lang w:val="en-US" w:eastAsia="es-ES"/>
                  <w14:ligatures w14:val="none"/>
                </w:rPr>
                <w:delText>ing</w:delText>
              </w:r>
              <w:r w:rsidRPr="0050535F" w:rsidDel="00946CB9">
                <w:rPr>
                  <w:rFonts w:eastAsia="Times New Roman" w:cs="Times New Roman"/>
                  <w:color w:val="000000"/>
                  <w:kern w:val="0"/>
                  <w:lang w:val="en-US" w:eastAsia="es-ES"/>
                  <w14:ligatures w14:val="none"/>
                </w:rPr>
                <w:delText xml:space="preserve"> efficient</w:delText>
              </w:r>
            </w:del>
          </w:p>
        </w:tc>
        <w:tc>
          <w:tcPr>
            <w:tcW w:w="2010" w:type="dxa"/>
            <w:tcBorders>
              <w:top w:val="nil"/>
              <w:left w:val="single" w:sz="4" w:space="0" w:color="auto"/>
              <w:bottom w:val="single" w:sz="4" w:space="0" w:color="auto"/>
              <w:right w:val="single" w:sz="4" w:space="0" w:color="auto"/>
            </w:tcBorders>
            <w:shd w:val="clear" w:color="auto" w:fill="auto"/>
            <w:noWrap/>
            <w:vAlign w:val="center"/>
            <w:hideMark/>
            <w:tcPrChange w:id="2167"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2F55D93A" w14:textId="1C37BEFA" w:rsidR="00387CD2" w:rsidDel="00946CB9" w:rsidRDefault="006D18E9" w:rsidP="00374DC8">
            <w:pPr>
              <w:spacing w:after="0" w:line="360" w:lineRule="auto"/>
              <w:jc w:val="center"/>
              <w:rPr>
                <w:ins w:id="2168" w:author="Jose Luis Zofio Prieto" w:date="2025-03-12T17:03:00Z"/>
                <w:del w:id="2169" w:author="Jose Luis Zofio Prieto [2]" w:date="2025-03-13T09:05:00Z"/>
                <w:rFonts w:eastAsia="Times New Roman" w:cs="Times New Roman"/>
                <w:color w:val="000000"/>
                <w:kern w:val="0"/>
                <w:lang w:val="en-US" w:eastAsia="es-ES"/>
                <w14:ligatures w14:val="none"/>
              </w:rPr>
            </w:pPr>
            <w:ins w:id="2170" w:author="Jose Luis Zofio Prieto" w:date="2025-03-12T17:03:00Z">
              <w:del w:id="2171" w:author="Jose Luis Zofio Prieto [2]" w:date="2025-03-13T09:05:00Z">
                <w:r w:rsidRPr="00D80540" w:rsidDel="00946CB9">
                  <w:rPr>
                    <w:rFonts w:eastAsia="Times New Roman" w:cs="Times New Roman"/>
                    <w:i/>
                    <w:iCs/>
                    <w:color w:val="000000"/>
                    <w:kern w:val="0"/>
                    <w:lang w:val="en-US" w:eastAsia="es-ES"/>
                    <w14:ligatures w14:val="none"/>
                  </w:rPr>
                  <w:delText>p</w:delText>
                </w:r>
                <w:r w:rsidDel="00946CB9">
                  <w:rPr>
                    <w:rFonts w:eastAsia="Times New Roman" w:cs="Times New Roman"/>
                    <w:color w:val="000000"/>
                    <w:kern w:val="0"/>
                    <w:lang w:val="en-US" w:eastAsia="es-ES"/>
                    <w14:ligatures w14:val="none"/>
                  </w:rPr>
                  <w:delText xml:space="preserve"> = </w:delText>
                </w:r>
                <w:r w:rsidRPr="00387CD2" w:rsidDel="00946CB9">
                  <w:rPr>
                    <w:rFonts w:eastAsia="Times New Roman" w:cs="Times New Roman"/>
                    <w:color w:val="000000"/>
                    <w:kern w:val="0"/>
                    <w:lang w:val="en-US" w:eastAsia="es-ES"/>
                    <w14:ligatures w14:val="none"/>
                  </w:rPr>
                  <w:delText>0</w:delText>
                </w:r>
                <w:r w:rsidRPr="0050535F" w:rsidDel="00946CB9">
                  <w:rPr>
                    <w:rFonts w:eastAsia="Times New Roman" w:cs="Times New Roman"/>
                    <w:color w:val="000000"/>
                    <w:kern w:val="0"/>
                    <w:lang w:val="en-US" w:eastAsia="es-ES"/>
                    <w14:ligatures w14:val="none"/>
                  </w:rPr>
                  <w:delText>.75</w:delText>
                </w:r>
              </w:del>
            </w:ins>
            <w:del w:id="2172" w:author="Jose Luis Zofio Prieto [2]" w:date="2025-03-13T09:05:00Z">
              <w:r w:rsidR="0097687C" w:rsidRPr="0050535F" w:rsidDel="00946CB9">
                <w:rPr>
                  <w:rFonts w:eastAsia="Times New Roman" w:cs="Times New Roman"/>
                  <w:color w:val="000000"/>
                  <w:kern w:val="0"/>
                  <w:lang w:val="en-US" w:eastAsia="es-ES"/>
                  <w14:ligatures w14:val="none"/>
                </w:rPr>
                <w:delText>P</w:delText>
              </w:r>
              <w:r w:rsidR="00314E7C" w:rsidRPr="0050535F" w:rsidDel="00946CB9">
                <w:rPr>
                  <w:rFonts w:eastAsia="Times New Roman" w:cs="Times New Roman"/>
                  <w:color w:val="000000"/>
                  <w:kern w:val="0"/>
                  <w:lang w:val="en-US" w:eastAsia="es-ES"/>
                  <w14:ligatures w14:val="none"/>
                </w:rPr>
                <w:delText xml:space="preserve">eer </w:delText>
              </w:r>
            </w:del>
          </w:p>
          <w:p w14:paraId="15290DB7" w14:textId="4ECDEAA7" w:rsidR="006D18E9" w:rsidDel="00946CB9" w:rsidRDefault="006D18E9" w:rsidP="00374DC8">
            <w:pPr>
              <w:spacing w:after="0" w:line="360" w:lineRule="auto"/>
              <w:jc w:val="center"/>
              <w:rPr>
                <w:ins w:id="2173" w:author="Jose Luis Zofio Prieto" w:date="2025-03-12T16:51:00Z"/>
                <w:del w:id="2174" w:author="Jose Luis Zofio Prieto [2]" w:date="2025-03-13T09:05:00Z"/>
                <w:rFonts w:eastAsia="Times New Roman" w:cs="Times New Roman"/>
                <w:color w:val="000000"/>
                <w:kern w:val="0"/>
                <w:lang w:val="en-US" w:eastAsia="es-ES"/>
                <w14:ligatures w14:val="none"/>
              </w:rPr>
            </w:pPr>
            <w:ins w:id="2175" w:author="Jose Luis Zofio Prieto" w:date="2025-03-12T17:03:00Z">
              <w:del w:id="2176" w:author="Jose Luis Zofio Prieto [2]" w:date="2025-03-13T09:05:00Z">
                <w:r w:rsidRPr="0050535F" w:rsidDel="00946CB9">
                  <w:rPr>
                    <w:position w:val="-10"/>
                    <w:lang w:val="en-US"/>
                  </w:rPr>
                  <w:object w:dxaOrig="279" w:dyaOrig="340" w14:anchorId="56EF5B8B">
                    <v:shape id="_x0000_i1177" type="#_x0000_t75" style="width:14.65pt;height:16.5pt" o:ole="">
                      <v:imagedata r:id="rId291" o:title=""/>
                    </v:shape>
                    <o:OLEObject Type="Embed" ProgID="Equation.DSMT4" ShapeID="_x0000_i1177" DrawAspect="Content" ObjectID="_1803494231" r:id="rId301"/>
                  </w:object>
                </w:r>
              </w:del>
            </w:ins>
            <w:ins w:id="2177" w:author="Jose Luis Zofio Prieto" w:date="2025-03-12T17:04:00Z">
              <w:del w:id="2178" w:author="Jose Luis Zofio Prieto [2]" w:date="2025-03-13T09:05:00Z">
                <w:r w:rsidDel="00946CB9">
                  <w:rPr>
                    <w:lang w:val="en-US"/>
                  </w:rPr>
                  <w:delText xml:space="preserve">    Peer</w:delText>
                </w:r>
              </w:del>
            </w:ins>
          </w:p>
          <w:p w14:paraId="388DD058" w14:textId="3FAD48CF" w:rsidR="00314E7C" w:rsidRPr="0050535F" w:rsidDel="00946CB9" w:rsidRDefault="00314E7C">
            <w:pPr>
              <w:spacing w:after="0" w:line="360" w:lineRule="auto"/>
              <w:jc w:val="center"/>
              <w:rPr>
                <w:del w:id="2179" w:author="Jose Luis Zofio Prieto [2]" w:date="2025-03-13T09:05:00Z"/>
                <w:rFonts w:eastAsia="Times New Roman" w:cs="Times New Roman"/>
                <w:color w:val="000000"/>
                <w:kern w:val="0"/>
                <w:lang w:val="en-US" w:eastAsia="es-ES"/>
                <w14:ligatures w14:val="none"/>
              </w:rPr>
              <w:pPrChange w:id="2180" w:author="Jose Luis Zofio Prieto" w:date="2025-03-12T14:30:00Z">
                <w:pPr>
                  <w:spacing w:after="0" w:line="360" w:lineRule="auto"/>
                  <w:jc w:val="left"/>
                </w:pPr>
              </w:pPrChange>
            </w:pPr>
            <w:del w:id="2181" w:author="Jose Luis Zofio Prieto [2]" w:date="2025-03-13T09:05:00Z">
              <w:r w:rsidRPr="00387CD2" w:rsidDel="00946CB9">
                <w:rPr>
                  <w:rFonts w:eastAsia="Times New Roman" w:cs="Times New Roman"/>
                  <w:color w:val="000000"/>
                  <w:kern w:val="0"/>
                  <w:lang w:val="en-US" w:eastAsia="es-ES"/>
                  <w14:ligatures w14:val="none"/>
                </w:rPr>
                <w:delText>0</w:delText>
              </w:r>
              <w:r w:rsidRPr="0050535F" w:rsidDel="00946CB9">
                <w:rPr>
                  <w:rFonts w:eastAsia="Times New Roman" w:cs="Times New Roman"/>
                  <w:color w:val="000000"/>
                  <w:kern w:val="0"/>
                  <w:lang w:val="en-US" w:eastAsia="es-ES"/>
                  <w14:ligatures w14:val="none"/>
                </w:rPr>
                <w:delText>.75</w:delText>
              </w:r>
            </w:del>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182"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2B789573" w14:textId="292D98AB" w:rsidR="00314E7C" w:rsidDel="00946CB9" w:rsidRDefault="0097687C" w:rsidP="006D18E9">
            <w:pPr>
              <w:spacing w:after="0" w:line="360" w:lineRule="auto"/>
              <w:jc w:val="center"/>
              <w:rPr>
                <w:ins w:id="2183" w:author="Jose Luis Zofio Prieto" w:date="2025-03-12T17:04:00Z"/>
                <w:del w:id="2184" w:author="Jose Luis Zofio Prieto [2]" w:date="2025-03-13T09:05:00Z"/>
                <w:rFonts w:eastAsia="Times New Roman" w:cs="Times New Roman"/>
                <w:color w:val="000000"/>
                <w:kern w:val="0"/>
                <w:lang w:val="en-US" w:eastAsia="es-ES"/>
                <w14:ligatures w14:val="none"/>
              </w:rPr>
            </w:pPr>
            <w:del w:id="2185" w:author="Jose Luis Zofio Prieto [2]" w:date="2025-03-13T09:05:00Z">
              <w:r w:rsidRPr="006D18E9" w:rsidDel="00946CB9">
                <w:rPr>
                  <w:rFonts w:eastAsia="Times New Roman" w:cs="Times New Roman"/>
                  <w:i/>
                  <w:iCs/>
                  <w:color w:val="000000"/>
                  <w:kern w:val="0"/>
                  <w:lang w:val="en-US" w:eastAsia="es-ES"/>
                  <w14:ligatures w14:val="none"/>
                  <w:rPrChange w:id="2186" w:author="Jose Luis Zofio Prieto" w:date="2025-03-12T17:04:00Z">
                    <w:rPr>
                      <w:rFonts w:eastAsia="Times New Roman" w:cs="Times New Roman"/>
                      <w:color w:val="000000"/>
                      <w:kern w:val="0"/>
                      <w:lang w:val="en-US" w:eastAsia="es-ES"/>
                      <w14:ligatures w14:val="none"/>
                    </w:rPr>
                  </w:rPrChange>
                </w:rPr>
                <w:delText>P</w:delText>
              </w:r>
              <w:r w:rsidR="00314E7C" w:rsidRPr="006D18E9" w:rsidDel="00946CB9">
                <w:rPr>
                  <w:rFonts w:eastAsia="Times New Roman" w:cs="Times New Roman"/>
                  <w:i/>
                  <w:iCs/>
                  <w:color w:val="000000"/>
                  <w:kern w:val="0"/>
                  <w:lang w:val="en-US" w:eastAsia="es-ES"/>
                  <w14:ligatures w14:val="none"/>
                  <w:rPrChange w:id="2187" w:author="Jose Luis Zofio Prieto" w:date="2025-03-12T17:04:00Z">
                    <w:rPr>
                      <w:rFonts w:eastAsia="Times New Roman" w:cs="Times New Roman"/>
                      <w:color w:val="000000"/>
                      <w:kern w:val="0"/>
                      <w:lang w:val="en-US" w:eastAsia="es-ES"/>
                      <w14:ligatures w14:val="none"/>
                    </w:rPr>
                  </w:rPrChange>
                </w:rPr>
                <w:delText>eer</w:delText>
              </w:r>
            </w:del>
            <w:ins w:id="2188" w:author="Jose Luis Zofio Prieto" w:date="2025-03-12T17:04:00Z">
              <w:del w:id="2189" w:author="Jose Luis Zofio Prieto [2]" w:date="2025-03-13T09:05:00Z">
                <w:r w:rsidR="006D18E9" w:rsidRPr="006D18E9" w:rsidDel="00946CB9">
                  <w:rPr>
                    <w:rFonts w:eastAsia="Times New Roman" w:cs="Times New Roman"/>
                    <w:i/>
                    <w:iCs/>
                    <w:color w:val="000000"/>
                    <w:kern w:val="0"/>
                    <w:lang w:val="en-US" w:eastAsia="es-ES"/>
                    <w14:ligatures w14:val="none"/>
                    <w:rPrChange w:id="2190" w:author="Jose Luis Zofio Prieto" w:date="2025-03-12T17:04:00Z">
                      <w:rPr>
                        <w:rFonts w:eastAsia="Times New Roman" w:cs="Times New Roman"/>
                        <w:color w:val="000000"/>
                        <w:kern w:val="0"/>
                        <w:lang w:val="en-US" w:eastAsia="es-ES"/>
                        <w14:ligatures w14:val="none"/>
                      </w:rPr>
                    </w:rPrChange>
                  </w:rPr>
                  <w:delText>p</w:delText>
                </w:r>
              </w:del>
            </w:ins>
            <w:ins w:id="2191" w:author="Jose Luis Zofio Prieto" w:date="2025-03-12T16:51:00Z">
              <w:del w:id="2192" w:author="Jose Luis Zofio Prieto [2]" w:date="2025-03-13T09:05:00Z">
                <w:r w:rsidR="00387CD2" w:rsidDel="00946CB9">
                  <w:rPr>
                    <w:rFonts w:eastAsia="Times New Roman" w:cs="Times New Roman"/>
                    <w:color w:val="000000"/>
                    <w:kern w:val="0"/>
                    <w:lang w:val="en-US" w:eastAsia="es-ES"/>
                    <w14:ligatures w14:val="none"/>
                  </w:rPr>
                  <w:delText xml:space="preserve"> = </w:delText>
                </w:r>
                <w:r w:rsidR="00387CD2" w:rsidRPr="00387CD2" w:rsidDel="00946CB9">
                  <w:rPr>
                    <w:rFonts w:eastAsia="Times New Roman" w:cs="Times New Roman"/>
                    <w:color w:val="000000"/>
                    <w:kern w:val="0"/>
                    <w:lang w:val="en-US" w:eastAsia="es-ES"/>
                    <w14:ligatures w14:val="none"/>
                  </w:rPr>
                  <w:delText>0</w:delText>
                </w:r>
                <w:r w:rsidR="00387CD2" w:rsidRPr="0050535F" w:rsidDel="00946CB9">
                  <w:rPr>
                    <w:rFonts w:eastAsia="Times New Roman" w:cs="Times New Roman"/>
                    <w:color w:val="000000"/>
                    <w:kern w:val="0"/>
                    <w:lang w:val="en-US" w:eastAsia="es-ES"/>
                    <w14:ligatures w14:val="none"/>
                  </w:rPr>
                  <w:delText>.</w:delText>
                </w:r>
              </w:del>
            </w:ins>
            <w:del w:id="2193" w:author="Jose Luis Zofio Prieto [2]" w:date="2025-03-13T09:05:00Z">
              <w:r w:rsidR="00314E7C" w:rsidRPr="0050535F" w:rsidDel="00946CB9">
                <w:rPr>
                  <w:rFonts w:eastAsia="Times New Roman" w:cs="Times New Roman"/>
                  <w:color w:val="000000"/>
                  <w:kern w:val="0"/>
                  <w:lang w:val="en-US" w:eastAsia="es-ES"/>
                  <w14:ligatures w14:val="none"/>
                </w:rPr>
                <w:delText xml:space="preserve"> 0.85</w:delText>
              </w:r>
            </w:del>
          </w:p>
          <w:p w14:paraId="337E84C1" w14:textId="64B1F86C" w:rsidR="006D18E9" w:rsidRPr="0050535F" w:rsidDel="00946CB9" w:rsidRDefault="006D18E9">
            <w:pPr>
              <w:spacing w:after="0" w:line="360" w:lineRule="auto"/>
              <w:jc w:val="center"/>
              <w:rPr>
                <w:del w:id="2194" w:author="Jose Luis Zofio Prieto [2]" w:date="2025-03-13T09:05:00Z"/>
                <w:rFonts w:eastAsia="Times New Roman" w:cs="Times New Roman"/>
                <w:color w:val="000000"/>
                <w:kern w:val="0"/>
                <w:lang w:val="en-US" w:eastAsia="es-ES"/>
                <w14:ligatures w14:val="none"/>
              </w:rPr>
              <w:pPrChange w:id="2195" w:author="Jose Luis Zofio Prieto" w:date="2025-03-12T17:04:00Z">
                <w:pPr>
                  <w:spacing w:after="0" w:line="360" w:lineRule="auto"/>
                  <w:jc w:val="left"/>
                </w:pPr>
              </w:pPrChange>
            </w:pPr>
            <w:ins w:id="2196" w:author="Jose Luis Zofio Prieto" w:date="2025-03-12T17:04:00Z">
              <w:del w:id="2197" w:author="Jose Luis Zofio Prieto [2]" w:date="2025-03-13T09:05:00Z">
                <w:r w:rsidRPr="0050535F" w:rsidDel="00946CB9">
                  <w:rPr>
                    <w:position w:val="-10"/>
                    <w:lang w:val="en-US"/>
                  </w:rPr>
                  <w:object w:dxaOrig="279" w:dyaOrig="340" w14:anchorId="73CD933B">
                    <v:shape id="_x0000_i1178" type="#_x0000_t75" style="width:14.65pt;height:16.5pt" o:ole="">
                      <v:imagedata r:id="rId291" o:title=""/>
                    </v:shape>
                    <o:OLEObject Type="Embed" ProgID="Equation.DSMT4" ShapeID="_x0000_i1178" DrawAspect="Content" ObjectID="_1803494232" r:id="rId302"/>
                  </w:object>
                </w:r>
              </w:del>
            </w:ins>
            <w:ins w:id="2198" w:author="Jose Luis Zofio Prieto" w:date="2025-03-12T17:04:00Z">
              <w:del w:id="2199" w:author="Jose Luis Zofio Prieto [2]" w:date="2025-03-13T09:05:00Z">
                <w:r w:rsidDel="00946CB9">
                  <w:rPr>
                    <w:lang w:val="en-US"/>
                  </w:rPr>
                  <w:delText xml:space="preserve">    Peer</w:delText>
                </w:r>
              </w:del>
            </w:ins>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200"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0B73D594" w14:textId="677DEE05" w:rsidR="00387CD2" w:rsidDel="00946CB9" w:rsidRDefault="006D18E9" w:rsidP="00374DC8">
            <w:pPr>
              <w:spacing w:after="0" w:line="360" w:lineRule="auto"/>
              <w:jc w:val="center"/>
              <w:rPr>
                <w:ins w:id="2201" w:author="Jose Luis Zofio Prieto" w:date="2025-03-12T17:04:00Z"/>
                <w:del w:id="2202" w:author="Jose Luis Zofio Prieto [2]" w:date="2025-03-13T09:05:00Z"/>
                <w:rFonts w:eastAsia="Times New Roman" w:cs="Times New Roman"/>
                <w:color w:val="000000"/>
                <w:kern w:val="0"/>
                <w:lang w:val="en-US" w:eastAsia="es-ES"/>
                <w14:ligatures w14:val="none"/>
              </w:rPr>
            </w:pPr>
            <w:ins w:id="2203" w:author="Jose Luis Zofio Prieto" w:date="2025-03-12T17:04:00Z">
              <w:del w:id="2204" w:author="Jose Luis Zofio Prieto [2]" w:date="2025-03-13T09:05:00Z">
                <w:r w:rsidRPr="00C03CC2" w:rsidDel="00946CB9">
                  <w:rPr>
                    <w:rFonts w:eastAsia="Times New Roman" w:cs="Times New Roman"/>
                    <w:i/>
                    <w:iCs/>
                    <w:color w:val="000000"/>
                    <w:kern w:val="0"/>
                    <w:lang w:val="en-US" w:eastAsia="es-ES"/>
                    <w14:ligatures w14:val="none"/>
                  </w:rPr>
                  <w:delText>p</w:delText>
                </w:r>
                <w:r w:rsidDel="00946CB9">
                  <w:rPr>
                    <w:rFonts w:eastAsia="Times New Roman" w:cs="Times New Roman"/>
                    <w:color w:val="000000"/>
                    <w:kern w:val="0"/>
                    <w:lang w:val="en-US" w:eastAsia="es-ES"/>
                    <w14:ligatures w14:val="none"/>
                  </w:rPr>
                  <w:delText xml:space="preserve"> = </w:delText>
                </w:r>
                <w:r w:rsidRPr="0050535F" w:rsidDel="00946CB9">
                  <w:rPr>
                    <w:rFonts w:eastAsia="Times New Roman" w:cs="Times New Roman"/>
                    <w:color w:val="000000"/>
                    <w:kern w:val="0"/>
                    <w:lang w:val="en-US" w:eastAsia="es-ES"/>
                    <w14:ligatures w14:val="none"/>
                  </w:rPr>
                  <w:delText>0.95</w:delText>
                </w:r>
              </w:del>
            </w:ins>
          </w:p>
          <w:p w14:paraId="0E4079F2" w14:textId="0CC88039" w:rsidR="006D18E9" w:rsidDel="00946CB9" w:rsidRDefault="006D18E9" w:rsidP="00374DC8">
            <w:pPr>
              <w:spacing w:after="0" w:line="360" w:lineRule="auto"/>
              <w:jc w:val="center"/>
              <w:rPr>
                <w:ins w:id="2205" w:author="Jose Luis Zofio Prieto" w:date="2025-03-12T16:52:00Z"/>
                <w:del w:id="2206" w:author="Jose Luis Zofio Prieto [2]" w:date="2025-03-13T09:05:00Z"/>
                <w:rFonts w:eastAsia="Times New Roman" w:cs="Times New Roman"/>
                <w:color w:val="000000"/>
                <w:kern w:val="0"/>
                <w:lang w:val="en-US" w:eastAsia="es-ES"/>
                <w14:ligatures w14:val="none"/>
              </w:rPr>
            </w:pPr>
            <w:ins w:id="2207" w:author="Jose Luis Zofio Prieto" w:date="2025-03-12T17:04:00Z">
              <w:del w:id="2208" w:author="Jose Luis Zofio Prieto [2]" w:date="2025-03-13T09:05:00Z">
                <w:r w:rsidRPr="0050535F" w:rsidDel="00946CB9">
                  <w:rPr>
                    <w:position w:val="-10"/>
                    <w:lang w:val="en-US"/>
                  </w:rPr>
                  <w:object w:dxaOrig="279" w:dyaOrig="340" w14:anchorId="4FCD39DA">
                    <v:shape id="_x0000_i1179" type="#_x0000_t75" style="width:14.65pt;height:16.5pt" o:ole="">
                      <v:imagedata r:id="rId291" o:title=""/>
                    </v:shape>
                    <o:OLEObject Type="Embed" ProgID="Equation.DSMT4" ShapeID="_x0000_i1179" DrawAspect="Content" ObjectID="_1803494233" r:id="rId303"/>
                  </w:object>
                </w:r>
              </w:del>
            </w:ins>
            <w:ins w:id="2209" w:author="Jose Luis Zofio Prieto" w:date="2025-03-12T17:04:00Z">
              <w:del w:id="2210" w:author="Jose Luis Zofio Prieto [2]" w:date="2025-03-13T09:05:00Z">
                <w:r w:rsidDel="00946CB9">
                  <w:rPr>
                    <w:lang w:val="en-US"/>
                  </w:rPr>
                  <w:delText xml:space="preserve">    Peer</w:delText>
                </w:r>
              </w:del>
            </w:ins>
          </w:p>
          <w:p w14:paraId="17B7B037" w14:textId="6091DF79" w:rsidR="00314E7C" w:rsidRPr="0050535F" w:rsidDel="00946CB9" w:rsidRDefault="0097687C">
            <w:pPr>
              <w:spacing w:after="0" w:line="360" w:lineRule="auto"/>
              <w:jc w:val="center"/>
              <w:rPr>
                <w:del w:id="2211" w:author="Jose Luis Zofio Prieto [2]" w:date="2025-03-13T09:05:00Z"/>
                <w:rFonts w:eastAsia="Times New Roman" w:cs="Times New Roman"/>
                <w:color w:val="000000"/>
                <w:kern w:val="0"/>
                <w:lang w:val="en-US" w:eastAsia="es-ES"/>
                <w14:ligatures w14:val="none"/>
              </w:rPr>
              <w:pPrChange w:id="2212" w:author="Jose Luis Zofio Prieto" w:date="2025-03-12T14:30:00Z">
                <w:pPr>
                  <w:spacing w:after="0" w:line="360" w:lineRule="auto"/>
                  <w:jc w:val="left"/>
                </w:pPr>
              </w:pPrChange>
            </w:pPr>
            <w:del w:id="2213" w:author="Jose Luis Zofio Prieto [2]" w:date="2025-03-13T09:05:00Z">
              <w:r w:rsidRPr="0050535F" w:rsidDel="00946CB9">
                <w:rPr>
                  <w:rFonts w:eastAsia="Times New Roman" w:cs="Times New Roman"/>
                  <w:color w:val="000000"/>
                  <w:kern w:val="0"/>
                  <w:lang w:val="en-US" w:eastAsia="es-ES"/>
                  <w14:ligatures w14:val="none"/>
                </w:rPr>
                <w:delText>P</w:delText>
              </w:r>
              <w:r w:rsidR="00314E7C" w:rsidRPr="0050535F" w:rsidDel="00946CB9">
                <w:rPr>
                  <w:rFonts w:eastAsia="Times New Roman" w:cs="Times New Roman"/>
                  <w:color w:val="000000"/>
                  <w:kern w:val="0"/>
                  <w:lang w:val="en-US" w:eastAsia="es-ES"/>
                  <w14:ligatures w14:val="none"/>
                </w:rPr>
                <w:delText>eer 0.95</w:delText>
              </w:r>
            </w:del>
          </w:p>
        </w:tc>
      </w:tr>
      <w:tr w:rsidR="0031569A" w:rsidRPr="0050535F" w:rsidDel="00946CB9" w14:paraId="750FC1C9" w14:textId="122DDE3D" w:rsidTr="00421A65">
        <w:trPr>
          <w:trHeight w:val="300"/>
          <w:jc w:val="center"/>
          <w:del w:id="2214" w:author="Jose Luis Zofio Prieto [2]" w:date="2025-03-13T09:05:00Z"/>
          <w:trPrChange w:id="2215" w:author="Jose Luis Zofio Prieto" w:date="2025-03-12T17:06:00Z">
            <w:trPr>
              <w:trHeight w:val="300"/>
              <w:jc w:val="center"/>
            </w:trPr>
          </w:trPrChange>
        </w:trPr>
        <w:tc>
          <w:tcPr>
            <w:tcW w:w="1200" w:type="dxa"/>
            <w:tcBorders>
              <w:top w:val="single" w:sz="4" w:space="0" w:color="auto"/>
              <w:left w:val="nil"/>
              <w:bottom w:val="nil"/>
              <w:right w:val="single" w:sz="4" w:space="0" w:color="auto"/>
            </w:tcBorders>
            <w:tcPrChange w:id="2216" w:author="Jose Luis Zofio Prieto" w:date="2025-03-12T17:06:00Z">
              <w:tcPr>
                <w:tcW w:w="1200" w:type="dxa"/>
                <w:tcBorders>
                  <w:top w:val="single" w:sz="4" w:space="0" w:color="auto"/>
                  <w:left w:val="nil"/>
                  <w:bottom w:val="nil"/>
                  <w:right w:val="nil"/>
                </w:tcBorders>
              </w:tcPr>
            </w:tcPrChange>
          </w:tcPr>
          <w:p w14:paraId="6A9EB2F3" w14:textId="6C172B56" w:rsidR="0031569A" w:rsidRPr="0050535F" w:rsidDel="00946CB9" w:rsidRDefault="0031569A">
            <w:pPr>
              <w:spacing w:after="0" w:line="360" w:lineRule="auto"/>
              <w:jc w:val="center"/>
              <w:rPr>
                <w:del w:id="2217" w:author="Jose Luis Zofio Prieto [2]" w:date="2025-03-13T09:05:00Z"/>
                <w:rFonts w:eastAsia="Times New Roman" w:cs="Times New Roman"/>
                <w:color w:val="000000"/>
                <w:kern w:val="0"/>
                <w:lang w:val="en-US" w:eastAsia="es-ES"/>
                <w14:ligatures w14:val="none"/>
              </w:rPr>
              <w:pPrChange w:id="2218" w:author="Jose Luis Zofio Prieto" w:date="2025-03-12T14:30:00Z">
                <w:pPr>
                  <w:spacing w:after="0" w:line="360" w:lineRule="auto"/>
                  <w:jc w:val="left"/>
                </w:pPr>
              </w:pPrChange>
            </w:pPr>
            <w:del w:id="2219" w:author="Jose Luis Zofio Prieto [2]" w:date="2025-03-13T09:05:00Z">
              <w:r w:rsidRPr="0050535F" w:rsidDel="00946CB9">
                <w:rPr>
                  <w:rFonts w:eastAsia="Times New Roman" w:cs="Times New Roman"/>
                  <w:color w:val="000000"/>
                  <w:kern w:val="0"/>
                  <w:lang w:val="en-US" w:eastAsia="es-ES"/>
                  <w14:ligatures w14:val="none"/>
                </w:rPr>
                <w:delText>1</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hideMark/>
            <w:tcPrChange w:id="2220" w:author="Jose Luis Zofio Prieto" w:date="2025-03-12T17:06:00Z">
              <w:tcPr>
                <w:tcW w:w="1200" w:type="dxa"/>
                <w:tcBorders>
                  <w:top w:val="single" w:sz="4" w:space="0" w:color="auto"/>
                  <w:left w:val="nil"/>
                  <w:bottom w:val="nil"/>
                  <w:right w:val="nil"/>
                </w:tcBorders>
                <w:shd w:val="clear" w:color="auto" w:fill="auto"/>
                <w:noWrap/>
                <w:vAlign w:val="bottom"/>
                <w:hideMark/>
              </w:tcPr>
            </w:tcPrChange>
          </w:tcPr>
          <w:p w14:paraId="1AA8EBAB" w14:textId="56754033" w:rsidR="0031569A" w:rsidRPr="0050535F" w:rsidDel="00946CB9" w:rsidRDefault="0031569A">
            <w:pPr>
              <w:spacing w:after="0" w:line="360" w:lineRule="auto"/>
              <w:jc w:val="center"/>
              <w:rPr>
                <w:del w:id="2221" w:author="Jose Luis Zofio Prieto [2]" w:date="2025-03-13T09:05:00Z"/>
                <w:rFonts w:eastAsia="Times New Roman" w:cs="Times New Roman"/>
                <w:color w:val="000000"/>
                <w:kern w:val="0"/>
                <w:lang w:val="en-US" w:eastAsia="es-ES"/>
                <w14:ligatures w14:val="none"/>
              </w:rPr>
              <w:pPrChange w:id="2222" w:author="Jose Luis Zofio Prieto" w:date="2025-03-12T14:30:00Z">
                <w:pPr>
                  <w:spacing w:after="0" w:line="360" w:lineRule="auto"/>
                  <w:jc w:val="left"/>
                </w:pPr>
              </w:pPrChange>
            </w:pPr>
            <w:del w:id="2223" w:author="Jose Luis Zofio Prieto [2]" w:date="2025-03-13T09:05:00Z">
              <w:r w:rsidRPr="0050535F" w:rsidDel="00946CB9">
                <w:rPr>
                  <w:rFonts w:eastAsia="Times New Roman" w:cs="Times New Roman"/>
                  <w:color w:val="000000"/>
                  <w:kern w:val="0"/>
                  <w:lang w:val="en-US" w:eastAsia="es-ES"/>
                  <w14:ligatures w14:val="none"/>
                </w:rPr>
                <w:delText>2</w:delText>
              </w:r>
            </w:del>
          </w:p>
        </w:tc>
        <w:tc>
          <w:tcPr>
            <w:tcW w:w="1470" w:type="dxa"/>
            <w:tcBorders>
              <w:top w:val="single" w:sz="4" w:space="0" w:color="auto"/>
              <w:left w:val="single" w:sz="4" w:space="0" w:color="auto"/>
              <w:bottom w:val="nil"/>
              <w:right w:val="single" w:sz="4" w:space="0" w:color="auto"/>
            </w:tcBorders>
            <w:shd w:val="clear" w:color="auto" w:fill="auto"/>
            <w:noWrap/>
            <w:vAlign w:val="bottom"/>
            <w:hideMark/>
            <w:tcPrChange w:id="2224" w:author="Jose Luis Zofio Prieto" w:date="2025-03-12T17:06:00Z">
              <w:tcPr>
                <w:tcW w:w="2280" w:type="dxa"/>
                <w:gridSpan w:val="2"/>
                <w:tcBorders>
                  <w:top w:val="single" w:sz="4" w:space="0" w:color="auto"/>
                  <w:left w:val="nil"/>
                  <w:bottom w:val="nil"/>
                  <w:right w:val="nil"/>
                </w:tcBorders>
                <w:shd w:val="clear" w:color="auto" w:fill="auto"/>
                <w:noWrap/>
                <w:vAlign w:val="bottom"/>
                <w:hideMark/>
              </w:tcPr>
            </w:tcPrChange>
          </w:tcPr>
          <w:p w14:paraId="5D65C314" w14:textId="5FCF6E3C" w:rsidR="0031569A" w:rsidRPr="0050535F" w:rsidDel="00946CB9" w:rsidRDefault="0031569A">
            <w:pPr>
              <w:spacing w:after="0" w:line="360" w:lineRule="auto"/>
              <w:jc w:val="center"/>
              <w:rPr>
                <w:del w:id="2225" w:author="Jose Luis Zofio Prieto [2]" w:date="2025-03-13T09:05:00Z"/>
                <w:rFonts w:eastAsia="Times New Roman" w:cs="Times New Roman"/>
                <w:color w:val="000000"/>
                <w:kern w:val="0"/>
                <w:lang w:val="en-US" w:eastAsia="es-ES"/>
                <w14:ligatures w14:val="none"/>
              </w:rPr>
              <w:pPrChange w:id="2226" w:author="Jose Luis Zofio Prieto" w:date="2025-03-12T14:30:00Z">
                <w:pPr>
                  <w:spacing w:after="0" w:line="360" w:lineRule="auto"/>
                  <w:jc w:val="left"/>
                </w:pPr>
              </w:pPrChange>
            </w:pPr>
            <w:del w:id="222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9999</w:delText>
              </w:r>
            </w:del>
          </w:p>
        </w:tc>
        <w:tc>
          <w:tcPr>
            <w:tcW w:w="2010" w:type="dxa"/>
            <w:tcBorders>
              <w:top w:val="single" w:sz="4" w:space="0" w:color="auto"/>
              <w:left w:val="single" w:sz="4" w:space="0" w:color="auto"/>
              <w:bottom w:val="nil"/>
              <w:right w:val="single" w:sz="4" w:space="0" w:color="auto"/>
            </w:tcBorders>
            <w:shd w:val="clear" w:color="auto" w:fill="auto"/>
            <w:noWrap/>
            <w:vAlign w:val="bottom"/>
            <w:tcPrChange w:id="2228"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23F9CCCE" w14:textId="4E4E12EF" w:rsidR="0031569A" w:rsidRPr="0050535F" w:rsidDel="00946CB9" w:rsidRDefault="006D18E9">
            <w:pPr>
              <w:spacing w:after="0" w:line="360" w:lineRule="auto"/>
              <w:jc w:val="center"/>
              <w:rPr>
                <w:del w:id="2229" w:author="Jose Luis Zofio Prieto [2]" w:date="2025-03-13T09:05:00Z"/>
                <w:rFonts w:eastAsia="Times New Roman" w:cs="Times New Roman"/>
                <w:color w:val="000000"/>
                <w:kern w:val="0"/>
                <w:lang w:val="en-US" w:eastAsia="es-ES"/>
                <w14:ligatures w14:val="none"/>
              </w:rPr>
              <w:pPrChange w:id="2230" w:author="Jose Luis Zofio Prieto" w:date="2025-03-12T14:30:00Z">
                <w:pPr>
                  <w:spacing w:after="0" w:line="360" w:lineRule="auto"/>
                  <w:jc w:val="left"/>
                </w:pPr>
              </w:pPrChange>
            </w:pPr>
            <w:ins w:id="2231" w:author="Jose Luis Zofio Prieto" w:date="2025-03-12T17:04:00Z">
              <w:del w:id="2232" w:author="Jose Luis Zofio Prieto [2]" w:date="2025-03-13T09:05:00Z">
                <w:r w:rsidDel="00946CB9">
                  <w:rPr>
                    <w:rFonts w:cs="Times New Roman"/>
                    <w:color w:val="000000"/>
                    <w:lang w:val="en-US"/>
                  </w:rPr>
                  <w:delText xml:space="preserve">0        </w:delText>
                </w:r>
              </w:del>
            </w:ins>
            <w:del w:id="2233" w:author="Jose Luis Zofio Prieto [2]" w:date="2025-03-13T09:05:00Z">
              <w:r w:rsidR="0031569A" w:rsidRPr="0050535F" w:rsidDel="00946CB9">
                <w:rPr>
                  <w:rFonts w:cs="Times New Roman"/>
                  <w:color w:val="000000"/>
                  <w:lang w:val="en-US"/>
                </w:rPr>
                <w:delText>2</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tcPrChange w:id="2234"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4132BBF3" w14:textId="48D9CE09" w:rsidR="0031569A" w:rsidRPr="0050535F" w:rsidDel="00946CB9" w:rsidRDefault="006D18E9">
            <w:pPr>
              <w:spacing w:after="0" w:line="360" w:lineRule="auto"/>
              <w:jc w:val="center"/>
              <w:rPr>
                <w:del w:id="2235" w:author="Jose Luis Zofio Prieto [2]" w:date="2025-03-13T09:05:00Z"/>
                <w:rFonts w:eastAsia="Times New Roman" w:cs="Times New Roman"/>
                <w:color w:val="000000"/>
                <w:kern w:val="0"/>
                <w:lang w:val="en-US" w:eastAsia="es-ES"/>
                <w14:ligatures w14:val="none"/>
              </w:rPr>
              <w:pPrChange w:id="2236" w:author="Jose Luis Zofio Prieto" w:date="2025-03-12T14:30:00Z">
                <w:pPr>
                  <w:spacing w:after="0" w:line="360" w:lineRule="auto"/>
                  <w:jc w:val="left"/>
                </w:pPr>
              </w:pPrChange>
            </w:pPr>
            <w:ins w:id="2237" w:author="Jose Luis Zofio Prieto" w:date="2025-03-12T17:05:00Z">
              <w:del w:id="2238" w:author="Jose Luis Zofio Prieto [2]" w:date="2025-03-13T09:05:00Z">
                <w:r w:rsidDel="00946CB9">
                  <w:rPr>
                    <w:rFonts w:cs="Times New Roman"/>
                    <w:color w:val="000000"/>
                    <w:lang w:val="en-US"/>
                  </w:rPr>
                  <w:delText xml:space="preserve">0        </w:delText>
                </w:r>
                <w:r w:rsidRPr="0050535F" w:rsidDel="00946CB9">
                  <w:rPr>
                    <w:rFonts w:cs="Times New Roman"/>
                    <w:color w:val="000000"/>
                    <w:lang w:val="en-US"/>
                  </w:rPr>
                  <w:delText>2</w:delText>
                </w:r>
              </w:del>
            </w:ins>
            <w:del w:id="2239" w:author="Jose Luis Zofio Prieto [2]" w:date="2025-03-13T09:05:00Z">
              <w:r w:rsidR="0031569A" w:rsidRPr="0050535F" w:rsidDel="00946CB9">
                <w:rPr>
                  <w:rFonts w:cs="Times New Roman"/>
                  <w:color w:val="000000"/>
                  <w:lang w:val="en-US"/>
                </w:rPr>
                <w:delText>2</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tcPrChange w:id="2240"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52612D32" w14:textId="55936245" w:rsidR="0031569A" w:rsidRPr="0050535F" w:rsidDel="00946CB9" w:rsidRDefault="006D18E9">
            <w:pPr>
              <w:spacing w:after="0" w:line="360" w:lineRule="auto"/>
              <w:jc w:val="center"/>
              <w:rPr>
                <w:del w:id="2241" w:author="Jose Luis Zofio Prieto [2]" w:date="2025-03-13T09:05:00Z"/>
                <w:rFonts w:eastAsia="Times New Roman" w:cs="Times New Roman"/>
                <w:color w:val="000000"/>
                <w:kern w:val="0"/>
                <w:lang w:val="en-US" w:eastAsia="es-ES"/>
                <w14:ligatures w14:val="none"/>
              </w:rPr>
              <w:pPrChange w:id="2242" w:author="Jose Luis Zofio Prieto" w:date="2025-03-12T14:30:00Z">
                <w:pPr>
                  <w:spacing w:after="0" w:line="360" w:lineRule="auto"/>
                  <w:jc w:val="left"/>
                </w:pPr>
              </w:pPrChange>
            </w:pPr>
            <w:ins w:id="2243" w:author="Jose Luis Zofio Prieto" w:date="2025-03-12T17:05:00Z">
              <w:del w:id="2244" w:author="Jose Luis Zofio Prieto [2]" w:date="2025-03-13T09:05:00Z">
                <w:r w:rsidDel="00946CB9">
                  <w:rPr>
                    <w:rFonts w:cs="Times New Roman"/>
                    <w:color w:val="000000"/>
                    <w:lang w:val="en-US"/>
                  </w:rPr>
                  <w:delText xml:space="preserve">0        </w:delText>
                </w:r>
                <w:r w:rsidRPr="0050535F" w:rsidDel="00946CB9">
                  <w:rPr>
                    <w:rFonts w:cs="Times New Roman"/>
                    <w:color w:val="000000"/>
                    <w:lang w:val="en-US"/>
                  </w:rPr>
                  <w:delText>2</w:delText>
                </w:r>
              </w:del>
            </w:ins>
            <w:del w:id="2245" w:author="Jose Luis Zofio Prieto [2]" w:date="2025-03-13T09:05:00Z">
              <w:r w:rsidR="0031569A" w:rsidRPr="0050535F" w:rsidDel="00946CB9">
                <w:rPr>
                  <w:rFonts w:cs="Times New Roman"/>
                  <w:color w:val="000000"/>
                  <w:lang w:val="en-US"/>
                </w:rPr>
                <w:delText>2</w:delText>
              </w:r>
            </w:del>
          </w:p>
        </w:tc>
      </w:tr>
      <w:tr w:rsidR="0031569A" w:rsidRPr="0050535F" w:rsidDel="00946CB9" w14:paraId="5E6742E1" w14:textId="7310BD33" w:rsidTr="00421A65">
        <w:trPr>
          <w:trHeight w:val="300"/>
          <w:jc w:val="center"/>
          <w:del w:id="2246" w:author="Jose Luis Zofio Prieto [2]" w:date="2025-03-13T09:05:00Z"/>
          <w:trPrChange w:id="2247" w:author="Jose Luis Zofio Prieto" w:date="2025-03-12T17:06:00Z">
            <w:trPr>
              <w:trHeight w:val="300"/>
              <w:jc w:val="center"/>
            </w:trPr>
          </w:trPrChange>
        </w:trPr>
        <w:tc>
          <w:tcPr>
            <w:tcW w:w="1200" w:type="dxa"/>
            <w:tcBorders>
              <w:top w:val="nil"/>
              <w:left w:val="nil"/>
              <w:bottom w:val="nil"/>
              <w:right w:val="single" w:sz="4" w:space="0" w:color="auto"/>
            </w:tcBorders>
            <w:tcPrChange w:id="2248" w:author="Jose Luis Zofio Prieto" w:date="2025-03-12T17:06:00Z">
              <w:tcPr>
                <w:tcW w:w="1200" w:type="dxa"/>
                <w:tcBorders>
                  <w:top w:val="nil"/>
                  <w:left w:val="nil"/>
                  <w:bottom w:val="nil"/>
                  <w:right w:val="nil"/>
                </w:tcBorders>
              </w:tcPr>
            </w:tcPrChange>
          </w:tcPr>
          <w:p w14:paraId="4CD644AD" w14:textId="78A4DCD1" w:rsidR="0031569A" w:rsidRPr="0050535F" w:rsidDel="00946CB9" w:rsidRDefault="0031569A">
            <w:pPr>
              <w:spacing w:after="0" w:line="360" w:lineRule="auto"/>
              <w:jc w:val="center"/>
              <w:rPr>
                <w:del w:id="2249" w:author="Jose Luis Zofio Prieto [2]" w:date="2025-03-13T09:05:00Z"/>
                <w:rFonts w:eastAsia="Times New Roman" w:cs="Times New Roman"/>
                <w:color w:val="000000"/>
                <w:kern w:val="0"/>
                <w:lang w:val="en-US" w:eastAsia="es-ES"/>
                <w14:ligatures w14:val="none"/>
              </w:rPr>
              <w:pPrChange w:id="2250" w:author="Jose Luis Zofio Prieto" w:date="2025-03-12T14:30:00Z">
                <w:pPr>
                  <w:spacing w:after="0" w:line="360" w:lineRule="auto"/>
                  <w:jc w:val="left"/>
                </w:pPr>
              </w:pPrChange>
            </w:pPr>
            <w:del w:id="2251" w:author="Jose Luis Zofio Prieto [2]" w:date="2025-03-13T09:05:00Z">
              <w:r w:rsidRPr="0050535F" w:rsidDel="00946CB9">
                <w:rPr>
                  <w:rFonts w:eastAsia="Times New Roman" w:cs="Times New Roman"/>
                  <w:color w:val="000000"/>
                  <w:kern w:val="0"/>
                  <w:lang w:val="en-US" w:eastAsia="es-ES"/>
                  <w14:ligatures w14:val="none"/>
                </w:rPr>
                <w:delText>2</w:delText>
              </w:r>
            </w:del>
          </w:p>
        </w:tc>
        <w:tc>
          <w:tcPr>
            <w:tcW w:w="1200" w:type="dxa"/>
            <w:tcBorders>
              <w:top w:val="nil"/>
              <w:left w:val="single" w:sz="4" w:space="0" w:color="auto"/>
              <w:bottom w:val="nil"/>
              <w:right w:val="single" w:sz="4" w:space="0" w:color="auto"/>
            </w:tcBorders>
            <w:shd w:val="clear" w:color="auto" w:fill="auto"/>
            <w:noWrap/>
            <w:vAlign w:val="bottom"/>
            <w:hideMark/>
            <w:tcPrChange w:id="2252" w:author="Jose Luis Zofio Prieto" w:date="2025-03-12T17:06:00Z">
              <w:tcPr>
                <w:tcW w:w="1200" w:type="dxa"/>
                <w:tcBorders>
                  <w:top w:val="nil"/>
                  <w:left w:val="nil"/>
                  <w:bottom w:val="nil"/>
                  <w:right w:val="nil"/>
                </w:tcBorders>
                <w:shd w:val="clear" w:color="auto" w:fill="auto"/>
                <w:noWrap/>
                <w:vAlign w:val="bottom"/>
                <w:hideMark/>
              </w:tcPr>
            </w:tcPrChange>
          </w:tcPr>
          <w:p w14:paraId="788A2810" w14:textId="23735B75" w:rsidR="0031569A" w:rsidRPr="0050535F" w:rsidDel="00946CB9" w:rsidRDefault="0031569A">
            <w:pPr>
              <w:spacing w:after="0" w:line="360" w:lineRule="auto"/>
              <w:jc w:val="center"/>
              <w:rPr>
                <w:del w:id="2253" w:author="Jose Luis Zofio Prieto [2]" w:date="2025-03-13T09:05:00Z"/>
                <w:rFonts w:eastAsia="Times New Roman" w:cs="Times New Roman"/>
                <w:color w:val="000000"/>
                <w:kern w:val="0"/>
                <w:lang w:val="en-US" w:eastAsia="es-ES"/>
                <w14:ligatures w14:val="none"/>
              </w:rPr>
              <w:pPrChange w:id="2254" w:author="Jose Luis Zofio Prieto" w:date="2025-03-12T14:30:00Z">
                <w:pPr>
                  <w:spacing w:after="0" w:line="360" w:lineRule="auto"/>
                  <w:jc w:val="left"/>
                </w:pPr>
              </w:pPrChange>
            </w:pPr>
            <w:del w:id="2255" w:author="Jose Luis Zofio Prieto [2]" w:date="2025-03-13T09:05:00Z">
              <w:r w:rsidRPr="0050535F" w:rsidDel="00946CB9">
                <w:rPr>
                  <w:rFonts w:eastAsia="Times New Roman" w:cs="Times New Roman"/>
                  <w:color w:val="000000"/>
                  <w:kern w:val="0"/>
                  <w:lang w:val="en-US" w:eastAsia="es-ES"/>
                  <w14:ligatures w14:val="none"/>
                </w:rPr>
                <w:delText>18</w:delText>
              </w:r>
            </w:del>
          </w:p>
        </w:tc>
        <w:tc>
          <w:tcPr>
            <w:tcW w:w="1470" w:type="dxa"/>
            <w:tcBorders>
              <w:top w:val="nil"/>
              <w:left w:val="single" w:sz="4" w:space="0" w:color="auto"/>
              <w:bottom w:val="nil"/>
              <w:right w:val="single" w:sz="4" w:space="0" w:color="auto"/>
            </w:tcBorders>
            <w:shd w:val="clear" w:color="auto" w:fill="auto"/>
            <w:noWrap/>
            <w:vAlign w:val="bottom"/>
            <w:hideMark/>
            <w:tcPrChange w:id="225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72FEB51" w14:textId="3D9466E9" w:rsidR="0031569A" w:rsidRPr="0050535F" w:rsidDel="00946CB9" w:rsidRDefault="0031569A">
            <w:pPr>
              <w:spacing w:after="0" w:line="360" w:lineRule="auto"/>
              <w:jc w:val="center"/>
              <w:rPr>
                <w:del w:id="2257" w:author="Jose Luis Zofio Prieto [2]" w:date="2025-03-13T09:05:00Z"/>
                <w:rFonts w:eastAsia="Times New Roman" w:cs="Times New Roman"/>
                <w:color w:val="000000"/>
                <w:kern w:val="0"/>
                <w:lang w:val="en-US" w:eastAsia="es-ES"/>
                <w14:ligatures w14:val="none"/>
              </w:rPr>
              <w:pPrChange w:id="2258" w:author="Jose Luis Zofio Prieto" w:date="2025-03-12T14:30:00Z">
                <w:pPr>
                  <w:spacing w:after="0" w:line="360" w:lineRule="auto"/>
                  <w:jc w:val="left"/>
                </w:pPr>
              </w:pPrChange>
            </w:pPr>
            <w:del w:id="225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9998</w:delText>
              </w:r>
            </w:del>
          </w:p>
        </w:tc>
        <w:tc>
          <w:tcPr>
            <w:tcW w:w="2010" w:type="dxa"/>
            <w:tcBorders>
              <w:top w:val="nil"/>
              <w:left w:val="single" w:sz="4" w:space="0" w:color="auto"/>
              <w:bottom w:val="nil"/>
              <w:right w:val="single" w:sz="4" w:space="0" w:color="auto"/>
            </w:tcBorders>
            <w:shd w:val="clear" w:color="auto" w:fill="auto"/>
            <w:noWrap/>
            <w:vAlign w:val="bottom"/>
            <w:tcPrChange w:id="2260" w:author="Jose Luis Zofio Prieto" w:date="2025-03-12T17:06:00Z">
              <w:tcPr>
                <w:tcW w:w="1200" w:type="dxa"/>
                <w:tcBorders>
                  <w:top w:val="nil"/>
                  <w:left w:val="nil"/>
                  <w:bottom w:val="nil"/>
                  <w:right w:val="nil"/>
                </w:tcBorders>
                <w:shd w:val="clear" w:color="auto" w:fill="auto"/>
                <w:noWrap/>
                <w:vAlign w:val="bottom"/>
              </w:tcPr>
            </w:tcPrChange>
          </w:tcPr>
          <w:p w14:paraId="346365DB" w14:textId="12AEEFE4" w:rsidR="0031569A" w:rsidRPr="0050535F" w:rsidDel="00946CB9" w:rsidRDefault="0031569A">
            <w:pPr>
              <w:spacing w:after="0" w:line="360" w:lineRule="auto"/>
              <w:jc w:val="center"/>
              <w:rPr>
                <w:del w:id="2261" w:author="Jose Luis Zofio Prieto [2]" w:date="2025-03-13T09:05:00Z"/>
                <w:rFonts w:eastAsia="Times New Roman" w:cs="Times New Roman"/>
                <w:color w:val="000000"/>
                <w:kern w:val="0"/>
                <w:lang w:val="en-US" w:eastAsia="es-ES"/>
                <w14:ligatures w14:val="none"/>
              </w:rPr>
              <w:pPrChange w:id="2262" w:author="Jose Luis Zofio Prieto" w:date="2025-03-12T14:30:00Z">
                <w:pPr>
                  <w:spacing w:after="0" w:line="360" w:lineRule="auto"/>
                  <w:jc w:val="left"/>
                </w:pPr>
              </w:pPrChange>
            </w:pPr>
            <w:del w:id="2263"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264" w:author="Jose Luis Zofio Prieto" w:date="2025-03-12T17:06:00Z">
              <w:tcPr>
                <w:tcW w:w="1200" w:type="dxa"/>
                <w:tcBorders>
                  <w:top w:val="nil"/>
                  <w:left w:val="nil"/>
                  <w:bottom w:val="nil"/>
                  <w:right w:val="nil"/>
                </w:tcBorders>
                <w:shd w:val="clear" w:color="auto" w:fill="auto"/>
                <w:noWrap/>
                <w:vAlign w:val="bottom"/>
              </w:tcPr>
            </w:tcPrChange>
          </w:tcPr>
          <w:p w14:paraId="64475DD2" w14:textId="122AC2A9" w:rsidR="0031569A" w:rsidRPr="0050535F" w:rsidDel="00946CB9" w:rsidRDefault="0031569A">
            <w:pPr>
              <w:spacing w:after="0" w:line="360" w:lineRule="auto"/>
              <w:jc w:val="center"/>
              <w:rPr>
                <w:del w:id="2265" w:author="Jose Luis Zofio Prieto [2]" w:date="2025-03-13T09:05:00Z"/>
                <w:rFonts w:eastAsia="Times New Roman" w:cs="Times New Roman"/>
                <w:color w:val="000000"/>
                <w:kern w:val="0"/>
                <w:lang w:val="en-US" w:eastAsia="es-ES"/>
                <w14:ligatures w14:val="none"/>
              </w:rPr>
              <w:pPrChange w:id="2266" w:author="Jose Luis Zofio Prieto" w:date="2025-03-12T14:30:00Z">
                <w:pPr>
                  <w:spacing w:after="0" w:line="360" w:lineRule="auto"/>
                  <w:jc w:val="left"/>
                </w:pPr>
              </w:pPrChange>
            </w:pPr>
            <w:del w:id="2267"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268" w:author="Jose Luis Zofio Prieto" w:date="2025-03-12T17:06:00Z">
              <w:tcPr>
                <w:tcW w:w="1200" w:type="dxa"/>
                <w:tcBorders>
                  <w:top w:val="nil"/>
                  <w:left w:val="nil"/>
                  <w:bottom w:val="nil"/>
                  <w:right w:val="nil"/>
                </w:tcBorders>
                <w:shd w:val="clear" w:color="auto" w:fill="auto"/>
                <w:noWrap/>
                <w:vAlign w:val="bottom"/>
              </w:tcPr>
            </w:tcPrChange>
          </w:tcPr>
          <w:p w14:paraId="20E72446" w14:textId="307AD381" w:rsidR="0031569A" w:rsidRPr="0050535F" w:rsidDel="00946CB9" w:rsidRDefault="0031569A">
            <w:pPr>
              <w:spacing w:after="0" w:line="360" w:lineRule="auto"/>
              <w:jc w:val="center"/>
              <w:rPr>
                <w:del w:id="2269" w:author="Jose Luis Zofio Prieto [2]" w:date="2025-03-13T09:05:00Z"/>
                <w:rFonts w:eastAsia="Times New Roman" w:cs="Times New Roman"/>
                <w:color w:val="000000"/>
                <w:kern w:val="0"/>
                <w:lang w:val="en-US" w:eastAsia="es-ES"/>
                <w14:ligatures w14:val="none"/>
              </w:rPr>
              <w:pPrChange w:id="2270" w:author="Jose Luis Zofio Prieto" w:date="2025-03-12T14:30:00Z">
                <w:pPr>
                  <w:spacing w:after="0" w:line="360" w:lineRule="auto"/>
                  <w:jc w:val="left"/>
                </w:pPr>
              </w:pPrChange>
            </w:pPr>
            <w:del w:id="2271" w:author="Jose Luis Zofio Prieto [2]" w:date="2025-03-13T09:05:00Z">
              <w:r w:rsidRPr="0050535F" w:rsidDel="00946CB9">
                <w:rPr>
                  <w:rFonts w:cs="Times New Roman"/>
                  <w:color w:val="000000"/>
                  <w:lang w:val="en-US"/>
                </w:rPr>
                <w:delText>18</w:delText>
              </w:r>
            </w:del>
          </w:p>
        </w:tc>
      </w:tr>
      <w:tr w:rsidR="0031569A" w:rsidRPr="0050535F" w:rsidDel="00946CB9" w14:paraId="00AF7708" w14:textId="44A04ABF" w:rsidTr="00421A65">
        <w:trPr>
          <w:trHeight w:val="300"/>
          <w:jc w:val="center"/>
          <w:del w:id="2272" w:author="Jose Luis Zofio Prieto [2]" w:date="2025-03-13T09:05:00Z"/>
          <w:trPrChange w:id="2273" w:author="Jose Luis Zofio Prieto" w:date="2025-03-12T17:06:00Z">
            <w:trPr>
              <w:trHeight w:val="300"/>
              <w:jc w:val="center"/>
            </w:trPr>
          </w:trPrChange>
        </w:trPr>
        <w:tc>
          <w:tcPr>
            <w:tcW w:w="1200" w:type="dxa"/>
            <w:tcBorders>
              <w:top w:val="nil"/>
              <w:left w:val="nil"/>
              <w:bottom w:val="nil"/>
              <w:right w:val="single" w:sz="4" w:space="0" w:color="auto"/>
            </w:tcBorders>
            <w:tcPrChange w:id="2274" w:author="Jose Luis Zofio Prieto" w:date="2025-03-12T17:06:00Z">
              <w:tcPr>
                <w:tcW w:w="1200" w:type="dxa"/>
                <w:tcBorders>
                  <w:top w:val="nil"/>
                  <w:left w:val="nil"/>
                  <w:bottom w:val="nil"/>
                  <w:right w:val="nil"/>
                </w:tcBorders>
              </w:tcPr>
            </w:tcPrChange>
          </w:tcPr>
          <w:p w14:paraId="3DF2424F" w14:textId="352CF908" w:rsidR="0031569A" w:rsidRPr="0050535F" w:rsidDel="00946CB9" w:rsidRDefault="0031569A">
            <w:pPr>
              <w:spacing w:after="0" w:line="360" w:lineRule="auto"/>
              <w:jc w:val="center"/>
              <w:rPr>
                <w:del w:id="2275" w:author="Jose Luis Zofio Prieto [2]" w:date="2025-03-13T09:05:00Z"/>
                <w:rFonts w:eastAsia="Times New Roman" w:cs="Times New Roman"/>
                <w:color w:val="000000"/>
                <w:kern w:val="0"/>
                <w:lang w:val="en-US" w:eastAsia="es-ES"/>
                <w14:ligatures w14:val="none"/>
              </w:rPr>
              <w:pPrChange w:id="2276" w:author="Jose Luis Zofio Prieto" w:date="2025-03-12T14:30:00Z">
                <w:pPr>
                  <w:spacing w:after="0" w:line="360" w:lineRule="auto"/>
                  <w:jc w:val="left"/>
                </w:pPr>
              </w:pPrChange>
            </w:pPr>
            <w:del w:id="2277" w:author="Jose Luis Zofio Prieto [2]" w:date="2025-03-13T09:05:00Z">
              <w:r w:rsidRPr="0050535F" w:rsidDel="00946CB9">
                <w:rPr>
                  <w:rFonts w:eastAsia="Times New Roman" w:cs="Times New Roman"/>
                  <w:color w:val="000000"/>
                  <w:kern w:val="0"/>
                  <w:lang w:val="en-US" w:eastAsia="es-ES"/>
                  <w14:ligatures w14:val="none"/>
                </w:rPr>
                <w:delText>3</w:delText>
              </w:r>
            </w:del>
          </w:p>
        </w:tc>
        <w:tc>
          <w:tcPr>
            <w:tcW w:w="1200" w:type="dxa"/>
            <w:tcBorders>
              <w:top w:val="nil"/>
              <w:left w:val="single" w:sz="4" w:space="0" w:color="auto"/>
              <w:bottom w:val="nil"/>
              <w:right w:val="single" w:sz="4" w:space="0" w:color="auto"/>
            </w:tcBorders>
            <w:shd w:val="clear" w:color="auto" w:fill="auto"/>
            <w:noWrap/>
            <w:vAlign w:val="bottom"/>
            <w:hideMark/>
            <w:tcPrChange w:id="2278" w:author="Jose Luis Zofio Prieto" w:date="2025-03-12T17:06:00Z">
              <w:tcPr>
                <w:tcW w:w="1200" w:type="dxa"/>
                <w:tcBorders>
                  <w:top w:val="nil"/>
                  <w:left w:val="nil"/>
                  <w:bottom w:val="nil"/>
                  <w:right w:val="nil"/>
                </w:tcBorders>
                <w:shd w:val="clear" w:color="auto" w:fill="auto"/>
                <w:noWrap/>
                <w:vAlign w:val="bottom"/>
                <w:hideMark/>
              </w:tcPr>
            </w:tcPrChange>
          </w:tcPr>
          <w:p w14:paraId="3A7DAD72" w14:textId="3E6182E1" w:rsidR="0031569A" w:rsidRPr="0050535F" w:rsidDel="00946CB9" w:rsidRDefault="0031569A">
            <w:pPr>
              <w:spacing w:after="0" w:line="360" w:lineRule="auto"/>
              <w:jc w:val="center"/>
              <w:rPr>
                <w:del w:id="2279" w:author="Jose Luis Zofio Prieto [2]" w:date="2025-03-13T09:05:00Z"/>
                <w:rFonts w:eastAsia="Times New Roman" w:cs="Times New Roman"/>
                <w:color w:val="000000"/>
                <w:kern w:val="0"/>
                <w:lang w:val="en-US" w:eastAsia="es-ES"/>
                <w14:ligatures w14:val="none"/>
              </w:rPr>
              <w:pPrChange w:id="2280" w:author="Jose Luis Zofio Prieto" w:date="2025-03-12T14:30:00Z">
                <w:pPr>
                  <w:spacing w:after="0" w:line="360" w:lineRule="auto"/>
                  <w:jc w:val="left"/>
                </w:pPr>
              </w:pPrChange>
            </w:pPr>
            <w:del w:id="2281" w:author="Jose Luis Zofio Prieto [2]" w:date="2025-03-13T09:05:00Z">
              <w:r w:rsidRPr="0050535F" w:rsidDel="00946CB9">
                <w:rPr>
                  <w:rFonts w:eastAsia="Times New Roman" w:cs="Times New Roman"/>
                  <w:color w:val="000000"/>
                  <w:kern w:val="0"/>
                  <w:lang w:val="en-US" w:eastAsia="es-ES"/>
                  <w14:ligatures w14:val="none"/>
                </w:rPr>
                <w:delText>3</w:delText>
              </w:r>
            </w:del>
          </w:p>
        </w:tc>
        <w:tc>
          <w:tcPr>
            <w:tcW w:w="1470" w:type="dxa"/>
            <w:tcBorders>
              <w:top w:val="nil"/>
              <w:left w:val="single" w:sz="4" w:space="0" w:color="auto"/>
              <w:bottom w:val="nil"/>
              <w:right w:val="single" w:sz="4" w:space="0" w:color="auto"/>
            </w:tcBorders>
            <w:shd w:val="clear" w:color="auto" w:fill="auto"/>
            <w:noWrap/>
            <w:vAlign w:val="bottom"/>
            <w:hideMark/>
            <w:tcPrChange w:id="228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273C3FC" w14:textId="63430B07" w:rsidR="0031569A" w:rsidRPr="0050535F" w:rsidDel="00946CB9" w:rsidRDefault="0031569A">
            <w:pPr>
              <w:spacing w:after="0" w:line="360" w:lineRule="auto"/>
              <w:jc w:val="center"/>
              <w:rPr>
                <w:del w:id="2283" w:author="Jose Luis Zofio Prieto [2]" w:date="2025-03-13T09:05:00Z"/>
                <w:rFonts w:eastAsia="Times New Roman" w:cs="Times New Roman"/>
                <w:color w:val="000000"/>
                <w:kern w:val="0"/>
                <w:lang w:val="en-US" w:eastAsia="es-ES"/>
                <w14:ligatures w14:val="none"/>
              </w:rPr>
              <w:pPrChange w:id="2284" w:author="Jose Luis Zofio Prieto" w:date="2025-03-12T14:30:00Z">
                <w:pPr>
                  <w:spacing w:after="0" w:line="360" w:lineRule="auto"/>
                  <w:jc w:val="left"/>
                </w:pPr>
              </w:pPrChange>
            </w:pPr>
            <w:del w:id="228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9996</w:delText>
              </w:r>
            </w:del>
          </w:p>
        </w:tc>
        <w:tc>
          <w:tcPr>
            <w:tcW w:w="2010" w:type="dxa"/>
            <w:tcBorders>
              <w:top w:val="nil"/>
              <w:left w:val="single" w:sz="4" w:space="0" w:color="auto"/>
              <w:bottom w:val="nil"/>
              <w:right w:val="single" w:sz="4" w:space="0" w:color="auto"/>
            </w:tcBorders>
            <w:shd w:val="clear" w:color="auto" w:fill="auto"/>
            <w:noWrap/>
            <w:vAlign w:val="bottom"/>
            <w:tcPrChange w:id="2286" w:author="Jose Luis Zofio Prieto" w:date="2025-03-12T17:06:00Z">
              <w:tcPr>
                <w:tcW w:w="1200" w:type="dxa"/>
                <w:tcBorders>
                  <w:top w:val="nil"/>
                  <w:left w:val="nil"/>
                  <w:bottom w:val="nil"/>
                  <w:right w:val="nil"/>
                </w:tcBorders>
                <w:shd w:val="clear" w:color="auto" w:fill="auto"/>
                <w:noWrap/>
                <w:vAlign w:val="bottom"/>
              </w:tcPr>
            </w:tcPrChange>
          </w:tcPr>
          <w:p w14:paraId="2E325EA8" w14:textId="276A0019" w:rsidR="0031569A" w:rsidRPr="0050535F" w:rsidDel="00946CB9" w:rsidRDefault="0031569A">
            <w:pPr>
              <w:spacing w:after="0" w:line="360" w:lineRule="auto"/>
              <w:jc w:val="center"/>
              <w:rPr>
                <w:del w:id="2287" w:author="Jose Luis Zofio Prieto [2]" w:date="2025-03-13T09:05:00Z"/>
                <w:rFonts w:eastAsia="Times New Roman" w:cs="Times New Roman"/>
                <w:color w:val="000000"/>
                <w:kern w:val="0"/>
                <w:lang w:val="en-US" w:eastAsia="es-ES"/>
                <w14:ligatures w14:val="none"/>
              </w:rPr>
              <w:pPrChange w:id="2288" w:author="Jose Luis Zofio Prieto" w:date="2025-03-12T14:30:00Z">
                <w:pPr>
                  <w:spacing w:after="0" w:line="360" w:lineRule="auto"/>
                  <w:jc w:val="left"/>
                </w:pPr>
              </w:pPrChange>
            </w:pPr>
            <w:del w:id="2289" w:author="Jose Luis Zofio Prieto [2]" w:date="2025-03-13T09:05:00Z">
              <w:r w:rsidRPr="0050535F" w:rsidDel="00946CB9">
                <w:rPr>
                  <w:rFonts w:cs="Times New Roman"/>
                  <w:color w:val="000000"/>
                  <w:lang w:val="en-US"/>
                </w:rPr>
                <w:delText>3</w:delText>
              </w:r>
            </w:del>
          </w:p>
        </w:tc>
        <w:tc>
          <w:tcPr>
            <w:tcW w:w="1200" w:type="dxa"/>
            <w:tcBorders>
              <w:top w:val="nil"/>
              <w:left w:val="single" w:sz="4" w:space="0" w:color="auto"/>
              <w:bottom w:val="nil"/>
              <w:right w:val="single" w:sz="4" w:space="0" w:color="auto"/>
            </w:tcBorders>
            <w:shd w:val="clear" w:color="auto" w:fill="auto"/>
            <w:noWrap/>
            <w:vAlign w:val="bottom"/>
            <w:tcPrChange w:id="2290" w:author="Jose Luis Zofio Prieto" w:date="2025-03-12T17:06:00Z">
              <w:tcPr>
                <w:tcW w:w="1200" w:type="dxa"/>
                <w:tcBorders>
                  <w:top w:val="nil"/>
                  <w:left w:val="nil"/>
                  <w:bottom w:val="nil"/>
                  <w:right w:val="nil"/>
                </w:tcBorders>
                <w:shd w:val="clear" w:color="auto" w:fill="auto"/>
                <w:noWrap/>
                <w:vAlign w:val="bottom"/>
              </w:tcPr>
            </w:tcPrChange>
          </w:tcPr>
          <w:p w14:paraId="5D663124" w14:textId="1707D531" w:rsidR="0031569A" w:rsidRPr="0050535F" w:rsidDel="00946CB9" w:rsidRDefault="0031569A">
            <w:pPr>
              <w:spacing w:after="0" w:line="360" w:lineRule="auto"/>
              <w:jc w:val="center"/>
              <w:rPr>
                <w:del w:id="2291" w:author="Jose Luis Zofio Prieto [2]" w:date="2025-03-13T09:05:00Z"/>
                <w:rFonts w:eastAsia="Times New Roman" w:cs="Times New Roman"/>
                <w:color w:val="000000"/>
                <w:kern w:val="0"/>
                <w:lang w:val="en-US" w:eastAsia="es-ES"/>
                <w14:ligatures w14:val="none"/>
              </w:rPr>
              <w:pPrChange w:id="2292" w:author="Jose Luis Zofio Prieto" w:date="2025-03-12T14:30:00Z">
                <w:pPr>
                  <w:spacing w:after="0" w:line="360" w:lineRule="auto"/>
                  <w:jc w:val="left"/>
                </w:pPr>
              </w:pPrChange>
            </w:pPr>
            <w:del w:id="2293" w:author="Jose Luis Zofio Prieto [2]" w:date="2025-03-13T09:05:00Z">
              <w:r w:rsidRPr="0050535F" w:rsidDel="00946CB9">
                <w:rPr>
                  <w:rFonts w:cs="Times New Roman"/>
                  <w:color w:val="000000"/>
                  <w:lang w:val="en-US"/>
                </w:rPr>
                <w:delText>3</w:delText>
              </w:r>
            </w:del>
          </w:p>
        </w:tc>
        <w:tc>
          <w:tcPr>
            <w:tcW w:w="1200" w:type="dxa"/>
            <w:tcBorders>
              <w:top w:val="nil"/>
              <w:left w:val="single" w:sz="4" w:space="0" w:color="auto"/>
              <w:bottom w:val="nil"/>
              <w:right w:val="single" w:sz="4" w:space="0" w:color="auto"/>
            </w:tcBorders>
            <w:shd w:val="clear" w:color="auto" w:fill="auto"/>
            <w:noWrap/>
            <w:vAlign w:val="bottom"/>
            <w:tcPrChange w:id="2294" w:author="Jose Luis Zofio Prieto" w:date="2025-03-12T17:06:00Z">
              <w:tcPr>
                <w:tcW w:w="1200" w:type="dxa"/>
                <w:tcBorders>
                  <w:top w:val="nil"/>
                  <w:left w:val="nil"/>
                  <w:bottom w:val="nil"/>
                  <w:right w:val="nil"/>
                </w:tcBorders>
                <w:shd w:val="clear" w:color="auto" w:fill="auto"/>
                <w:noWrap/>
                <w:vAlign w:val="bottom"/>
              </w:tcPr>
            </w:tcPrChange>
          </w:tcPr>
          <w:p w14:paraId="34782851" w14:textId="337FB06E" w:rsidR="0031569A" w:rsidRPr="0050535F" w:rsidDel="00946CB9" w:rsidRDefault="0031569A">
            <w:pPr>
              <w:spacing w:after="0" w:line="360" w:lineRule="auto"/>
              <w:jc w:val="center"/>
              <w:rPr>
                <w:del w:id="2295" w:author="Jose Luis Zofio Prieto [2]" w:date="2025-03-13T09:05:00Z"/>
                <w:rFonts w:eastAsia="Times New Roman" w:cs="Times New Roman"/>
                <w:color w:val="000000"/>
                <w:kern w:val="0"/>
                <w:lang w:val="en-US" w:eastAsia="es-ES"/>
                <w14:ligatures w14:val="none"/>
              </w:rPr>
              <w:pPrChange w:id="2296" w:author="Jose Luis Zofio Prieto" w:date="2025-03-12T14:30:00Z">
                <w:pPr>
                  <w:spacing w:after="0" w:line="360" w:lineRule="auto"/>
                  <w:jc w:val="left"/>
                </w:pPr>
              </w:pPrChange>
            </w:pPr>
            <w:del w:id="2297" w:author="Jose Luis Zofio Prieto [2]" w:date="2025-03-13T09:05:00Z">
              <w:r w:rsidRPr="0050535F" w:rsidDel="00946CB9">
                <w:rPr>
                  <w:rFonts w:cs="Times New Roman"/>
                  <w:color w:val="000000"/>
                  <w:lang w:val="en-US"/>
                </w:rPr>
                <w:delText>3</w:delText>
              </w:r>
            </w:del>
          </w:p>
        </w:tc>
      </w:tr>
      <w:tr w:rsidR="0031569A" w:rsidRPr="0050535F" w:rsidDel="00946CB9" w14:paraId="64C79D90" w14:textId="0B587FAD" w:rsidTr="00421A65">
        <w:trPr>
          <w:trHeight w:val="300"/>
          <w:jc w:val="center"/>
          <w:del w:id="2298" w:author="Jose Luis Zofio Prieto [2]" w:date="2025-03-13T09:05:00Z"/>
          <w:trPrChange w:id="2299" w:author="Jose Luis Zofio Prieto" w:date="2025-03-12T17:06:00Z">
            <w:trPr>
              <w:trHeight w:val="300"/>
              <w:jc w:val="center"/>
            </w:trPr>
          </w:trPrChange>
        </w:trPr>
        <w:tc>
          <w:tcPr>
            <w:tcW w:w="1200" w:type="dxa"/>
            <w:tcBorders>
              <w:top w:val="nil"/>
              <w:left w:val="nil"/>
              <w:bottom w:val="nil"/>
              <w:right w:val="single" w:sz="4" w:space="0" w:color="auto"/>
            </w:tcBorders>
            <w:tcPrChange w:id="2300" w:author="Jose Luis Zofio Prieto" w:date="2025-03-12T17:06:00Z">
              <w:tcPr>
                <w:tcW w:w="1200" w:type="dxa"/>
                <w:tcBorders>
                  <w:top w:val="nil"/>
                  <w:left w:val="nil"/>
                  <w:bottom w:val="nil"/>
                  <w:right w:val="nil"/>
                </w:tcBorders>
              </w:tcPr>
            </w:tcPrChange>
          </w:tcPr>
          <w:p w14:paraId="1370B229" w14:textId="0E4E009E" w:rsidR="0031569A" w:rsidRPr="0050535F" w:rsidDel="00946CB9" w:rsidRDefault="0031569A">
            <w:pPr>
              <w:spacing w:after="0" w:line="360" w:lineRule="auto"/>
              <w:jc w:val="center"/>
              <w:rPr>
                <w:del w:id="2301" w:author="Jose Luis Zofio Prieto [2]" w:date="2025-03-13T09:05:00Z"/>
                <w:rFonts w:eastAsia="Times New Roman" w:cs="Times New Roman"/>
                <w:color w:val="000000"/>
                <w:kern w:val="0"/>
                <w:lang w:val="en-US" w:eastAsia="es-ES"/>
                <w14:ligatures w14:val="none"/>
              </w:rPr>
              <w:pPrChange w:id="2302" w:author="Jose Luis Zofio Prieto" w:date="2025-03-12T14:30:00Z">
                <w:pPr>
                  <w:spacing w:after="0" w:line="360" w:lineRule="auto"/>
                  <w:jc w:val="left"/>
                </w:pPr>
              </w:pPrChange>
            </w:pPr>
            <w:del w:id="2303" w:author="Jose Luis Zofio Prieto [2]" w:date="2025-03-13T09:05:00Z">
              <w:r w:rsidRPr="0050535F" w:rsidDel="00946CB9">
                <w:rPr>
                  <w:rFonts w:eastAsia="Times New Roman" w:cs="Times New Roman"/>
                  <w:color w:val="000000"/>
                  <w:kern w:val="0"/>
                  <w:lang w:val="en-US" w:eastAsia="es-ES"/>
                  <w14:ligatures w14:val="none"/>
                </w:rPr>
                <w:delText>4</w:delText>
              </w:r>
            </w:del>
          </w:p>
        </w:tc>
        <w:tc>
          <w:tcPr>
            <w:tcW w:w="1200" w:type="dxa"/>
            <w:tcBorders>
              <w:top w:val="nil"/>
              <w:left w:val="single" w:sz="4" w:space="0" w:color="auto"/>
              <w:bottom w:val="nil"/>
              <w:right w:val="single" w:sz="4" w:space="0" w:color="auto"/>
            </w:tcBorders>
            <w:shd w:val="clear" w:color="auto" w:fill="auto"/>
            <w:noWrap/>
            <w:vAlign w:val="bottom"/>
            <w:hideMark/>
            <w:tcPrChange w:id="2304" w:author="Jose Luis Zofio Prieto" w:date="2025-03-12T17:06:00Z">
              <w:tcPr>
                <w:tcW w:w="1200" w:type="dxa"/>
                <w:tcBorders>
                  <w:top w:val="nil"/>
                  <w:left w:val="nil"/>
                  <w:bottom w:val="nil"/>
                  <w:right w:val="nil"/>
                </w:tcBorders>
                <w:shd w:val="clear" w:color="auto" w:fill="auto"/>
                <w:noWrap/>
                <w:vAlign w:val="bottom"/>
                <w:hideMark/>
              </w:tcPr>
            </w:tcPrChange>
          </w:tcPr>
          <w:p w14:paraId="66762BF2" w14:textId="30DA4C6B" w:rsidR="0031569A" w:rsidRPr="0050535F" w:rsidDel="00946CB9" w:rsidRDefault="0031569A">
            <w:pPr>
              <w:spacing w:after="0" w:line="360" w:lineRule="auto"/>
              <w:jc w:val="center"/>
              <w:rPr>
                <w:del w:id="2305" w:author="Jose Luis Zofio Prieto [2]" w:date="2025-03-13T09:05:00Z"/>
                <w:rFonts w:eastAsia="Times New Roman" w:cs="Times New Roman"/>
                <w:color w:val="000000"/>
                <w:kern w:val="0"/>
                <w:lang w:val="en-US" w:eastAsia="es-ES"/>
                <w14:ligatures w14:val="none"/>
              </w:rPr>
              <w:pPrChange w:id="2306" w:author="Jose Luis Zofio Prieto" w:date="2025-03-12T14:30:00Z">
                <w:pPr>
                  <w:spacing w:after="0" w:line="360" w:lineRule="auto"/>
                  <w:jc w:val="left"/>
                </w:pPr>
              </w:pPrChange>
            </w:pPr>
            <w:del w:id="2307" w:author="Jose Luis Zofio Prieto [2]" w:date="2025-03-13T09:05:00Z">
              <w:r w:rsidRPr="0050535F" w:rsidDel="00946CB9">
                <w:rPr>
                  <w:rFonts w:eastAsia="Times New Roman" w:cs="Times New Roman"/>
                  <w:color w:val="000000"/>
                  <w:kern w:val="0"/>
                  <w:lang w:val="en-US" w:eastAsia="es-ES"/>
                  <w14:ligatures w14:val="none"/>
                </w:rPr>
                <w:delText>17</w:delText>
              </w:r>
            </w:del>
          </w:p>
        </w:tc>
        <w:tc>
          <w:tcPr>
            <w:tcW w:w="1470" w:type="dxa"/>
            <w:tcBorders>
              <w:top w:val="nil"/>
              <w:left w:val="single" w:sz="4" w:space="0" w:color="auto"/>
              <w:bottom w:val="nil"/>
              <w:right w:val="single" w:sz="4" w:space="0" w:color="auto"/>
            </w:tcBorders>
            <w:shd w:val="clear" w:color="auto" w:fill="auto"/>
            <w:noWrap/>
            <w:vAlign w:val="bottom"/>
            <w:hideMark/>
            <w:tcPrChange w:id="230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E80CC0A" w14:textId="30F3E128" w:rsidR="0031569A" w:rsidRPr="0050535F" w:rsidDel="00946CB9" w:rsidRDefault="0031569A">
            <w:pPr>
              <w:spacing w:after="0" w:line="360" w:lineRule="auto"/>
              <w:jc w:val="center"/>
              <w:rPr>
                <w:del w:id="2309" w:author="Jose Luis Zofio Prieto [2]" w:date="2025-03-13T09:05:00Z"/>
                <w:rFonts w:eastAsia="Times New Roman" w:cs="Times New Roman"/>
                <w:color w:val="000000"/>
                <w:kern w:val="0"/>
                <w:lang w:val="en-US" w:eastAsia="es-ES"/>
                <w14:ligatures w14:val="none"/>
              </w:rPr>
              <w:pPrChange w:id="2310" w:author="Jose Luis Zofio Prieto" w:date="2025-03-12T14:30:00Z">
                <w:pPr>
                  <w:spacing w:after="0" w:line="360" w:lineRule="auto"/>
                  <w:jc w:val="left"/>
                </w:pPr>
              </w:pPrChange>
            </w:pPr>
            <w:del w:id="231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9983</w:delText>
              </w:r>
            </w:del>
          </w:p>
        </w:tc>
        <w:tc>
          <w:tcPr>
            <w:tcW w:w="2010" w:type="dxa"/>
            <w:tcBorders>
              <w:top w:val="nil"/>
              <w:left w:val="single" w:sz="4" w:space="0" w:color="auto"/>
              <w:bottom w:val="nil"/>
              <w:right w:val="single" w:sz="4" w:space="0" w:color="auto"/>
            </w:tcBorders>
            <w:shd w:val="clear" w:color="auto" w:fill="auto"/>
            <w:noWrap/>
            <w:vAlign w:val="bottom"/>
            <w:tcPrChange w:id="2312" w:author="Jose Luis Zofio Prieto" w:date="2025-03-12T17:06:00Z">
              <w:tcPr>
                <w:tcW w:w="1200" w:type="dxa"/>
                <w:tcBorders>
                  <w:top w:val="nil"/>
                  <w:left w:val="nil"/>
                  <w:bottom w:val="nil"/>
                  <w:right w:val="nil"/>
                </w:tcBorders>
                <w:shd w:val="clear" w:color="auto" w:fill="auto"/>
                <w:noWrap/>
                <w:vAlign w:val="bottom"/>
              </w:tcPr>
            </w:tcPrChange>
          </w:tcPr>
          <w:p w14:paraId="0E207ADF" w14:textId="1923491C" w:rsidR="0031569A" w:rsidRPr="0050535F" w:rsidDel="00946CB9" w:rsidRDefault="0031569A">
            <w:pPr>
              <w:spacing w:after="0" w:line="360" w:lineRule="auto"/>
              <w:jc w:val="center"/>
              <w:rPr>
                <w:del w:id="2313" w:author="Jose Luis Zofio Prieto [2]" w:date="2025-03-13T09:05:00Z"/>
                <w:rFonts w:eastAsia="Times New Roman" w:cs="Times New Roman"/>
                <w:color w:val="000000"/>
                <w:kern w:val="0"/>
                <w:lang w:val="en-US" w:eastAsia="es-ES"/>
                <w14:ligatures w14:val="none"/>
              </w:rPr>
              <w:pPrChange w:id="2314" w:author="Jose Luis Zofio Prieto" w:date="2025-03-12T14:30:00Z">
                <w:pPr>
                  <w:spacing w:after="0" w:line="360" w:lineRule="auto"/>
                  <w:jc w:val="left"/>
                </w:pPr>
              </w:pPrChange>
            </w:pPr>
            <w:del w:id="2315"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316" w:author="Jose Luis Zofio Prieto" w:date="2025-03-12T17:06:00Z">
              <w:tcPr>
                <w:tcW w:w="1200" w:type="dxa"/>
                <w:tcBorders>
                  <w:top w:val="nil"/>
                  <w:left w:val="nil"/>
                  <w:bottom w:val="nil"/>
                  <w:right w:val="nil"/>
                </w:tcBorders>
                <w:shd w:val="clear" w:color="auto" w:fill="auto"/>
                <w:noWrap/>
                <w:vAlign w:val="bottom"/>
              </w:tcPr>
            </w:tcPrChange>
          </w:tcPr>
          <w:p w14:paraId="0F166B52" w14:textId="328717FD" w:rsidR="0031569A" w:rsidRPr="0050535F" w:rsidDel="00946CB9" w:rsidRDefault="0031569A">
            <w:pPr>
              <w:spacing w:after="0" w:line="360" w:lineRule="auto"/>
              <w:jc w:val="center"/>
              <w:rPr>
                <w:del w:id="2317" w:author="Jose Luis Zofio Prieto [2]" w:date="2025-03-13T09:05:00Z"/>
                <w:rFonts w:eastAsia="Times New Roman" w:cs="Times New Roman"/>
                <w:color w:val="000000"/>
                <w:kern w:val="0"/>
                <w:lang w:val="en-US" w:eastAsia="es-ES"/>
                <w14:ligatures w14:val="none"/>
              </w:rPr>
              <w:pPrChange w:id="2318" w:author="Jose Luis Zofio Prieto" w:date="2025-03-12T14:30:00Z">
                <w:pPr>
                  <w:spacing w:after="0" w:line="360" w:lineRule="auto"/>
                  <w:jc w:val="left"/>
                </w:pPr>
              </w:pPrChange>
            </w:pPr>
            <w:del w:id="2319"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320" w:author="Jose Luis Zofio Prieto" w:date="2025-03-12T17:06:00Z">
              <w:tcPr>
                <w:tcW w:w="1200" w:type="dxa"/>
                <w:tcBorders>
                  <w:top w:val="nil"/>
                  <w:left w:val="nil"/>
                  <w:bottom w:val="nil"/>
                  <w:right w:val="nil"/>
                </w:tcBorders>
                <w:shd w:val="clear" w:color="auto" w:fill="auto"/>
                <w:noWrap/>
                <w:vAlign w:val="bottom"/>
              </w:tcPr>
            </w:tcPrChange>
          </w:tcPr>
          <w:p w14:paraId="6A1FE601" w14:textId="12B02A6E" w:rsidR="0031569A" w:rsidRPr="0050535F" w:rsidDel="00946CB9" w:rsidRDefault="0031569A">
            <w:pPr>
              <w:spacing w:after="0" w:line="360" w:lineRule="auto"/>
              <w:jc w:val="center"/>
              <w:rPr>
                <w:del w:id="2321" w:author="Jose Luis Zofio Prieto [2]" w:date="2025-03-13T09:05:00Z"/>
                <w:rFonts w:eastAsia="Times New Roman" w:cs="Times New Roman"/>
                <w:color w:val="000000"/>
                <w:kern w:val="0"/>
                <w:lang w:val="en-US" w:eastAsia="es-ES"/>
                <w14:ligatures w14:val="none"/>
              </w:rPr>
              <w:pPrChange w:id="2322" w:author="Jose Luis Zofio Prieto" w:date="2025-03-12T14:30:00Z">
                <w:pPr>
                  <w:spacing w:after="0" w:line="360" w:lineRule="auto"/>
                  <w:jc w:val="left"/>
                </w:pPr>
              </w:pPrChange>
            </w:pPr>
            <w:del w:id="2323" w:author="Jose Luis Zofio Prieto [2]" w:date="2025-03-13T09:05:00Z">
              <w:r w:rsidRPr="0050535F" w:rsidDel="00946CB9">
                <w:rPr>
                  <w:rFonts w:cs="Times New Roman"/>
                  <w:color w:val="000000"/>
                  <w:lang w:val="en-US"/>
                </w:rPr>
                <w:delText>17</w:delText>
              </w:r>
            </w:del>
          </w:p>
        </w:tc>
      </w:tr>
      <w:tr w:rsidR="0031569A" w:rsidRPr="0050535F" w:rsidDel="00946CB9" w14:paraId="077C0AFE" w14:textId="4808B230" w:rsidTr="00421A65">
        <w:trPr>
          <w:trHeight w:val="300"/>
          <w:jc w:val="center"/>
          <w:del w:id="2324" w:author="Jose Luis Zofio Prieto [2]" w:date="2025-03-13T09:05:00Z"/>
          <w:trPrChange w:id="2325" w:author="Jose Luis Zofio Prieto" w:date="2025-03-12T17:06:00Z">
            <w:trPr>
              <w:trHeight w:val="300"/>
              <w:jc w:val="center"/>
            </w:trPr>
          </w:trPrChange>
        </w:trPr>
        <w:tc>
          <w:tcPr>
            <w:tcW w:w="1200" w:type="dxa"/>
            <w:tcBorders>
              <w:top w:val="nil"/>
              <w:left w:val="nil"/>
              <w:bottom w:val="nil"/>
              <w:right w:val="single" w:sz="4" w:space="0" w:color="auto"/>
            </w:tcBorders>
            <w:tcPrChange w:id="2326" w:author="Jose Luis Zofio Prieto" w:date="2025-03-12T17:06:00Z">
              <w:tcPr>
                <w:tcW w:w="1200" w:type="dxa"/>
                <w:tcBorders>
                  <w:top w:val="nil"/>
                  <w:left w:val="nil"/>
                  <w:bottom w:val="nil"/>
                  <w:right w:val="nil"/>
                </w:tcBorders>
              </w:tcPr>
            </w:tcPrChange>
          </w:tcPr>
          <w:p w14:paraId="56B68EE2" w14:textId="34D7E50A" w:rsidR="0031569A" w:rsidRPr="0050535F" w:rsidDel="00946CB9" w:rsidRDefault="0031569A">
            <w:pPr>
              <w:spacing w:after="0" w:line="360" w:lineRule="auto"/>
              <w:jc w:val="center"/>
              <w:rPr>
                <w:del w:id="2327" w:author="Jose Luis Zofio Prieto [2]" w:date="2025-03-13T09:05:00Z"/>
                <w:rFonts w:eastAsia="Times New Roman" w:cs="Times New Roman"/>
                <w:color w:val="000000"/>
                <w:kern w:val="0"/>
                <w:lang w:val="en-US" w:eastAsia="es-ES"/>
                <w14:ligatures w14:val="none"/>
              </w:rPr>
              <w:pPrChange w:id="2328" w:author="Jose Luis Zofio Prieto" w:date="2025-03-12T14:30:00Z">
                <w:pPr>
                  <w:spacing w:after="0" w:line="360" w:lineRule="auto"/>
                  <w:jc w:val="left"/>
                </w:pPr>
              </w:pPrChange>
            </w:pPr>
            <w:del w:id="2329" w:author="Jose Luis Zofio Prieto [2]" w:date="2025-03-13T09:05:00Z">
              <w:r w:rsidRPr="0050535F" w:rsidDel="00946CB9">
                <w:rPr>
                  <w:rFonts w:eastAsia="Times New Roman" w:cs="Times New Roman"/>
                  <w:color w:val="000000"/>
                  <w:kern w:val="0"/>
                  <w:lang w:val="en-US" w:eastAsia="es-ES"/>
                  <w14:ligatures w14:val="none"/>
                </w:rPr>
                <w:delText>5</w:delText>
              </w:r>
            </w:del>
          </w:p>
        </w:tc>
        <w:tc>
          <w:tcPr>
            <w:tcW w:w="1200" w:type="dxa"/>
            <w:tcBorders>
              <w:top w:val="nil"/>
              <w:left w:val="single" w:sz="4" w:space="0" w:color="auto"/>
              <w:bottom w:val="nil"/>
              <w:right w:val="single" w:sz="4" w:space="0" w:color="auto"/>
            </w:tcBorders>
            <w:shd w:val="clear" w:color="auto" w:fill="auto"/>
            <w:noWrap/>
            <w:vAlign w:val="bottom"/>
            <w:hideMark/>
            <w:tcPrChange w:id="2330" w:author="Jose Luis Zofio Prieto" w:date="2025-03-12T17:06:00Z">
              <w:tcPr>
                <w:tcW w:w="1200" w:type="dxa"/>
                <w:tcBorders>
                  <w:top w:val="nil"/>
                  <w:left w:val="nil"/>
                  <w:bottom w:val="nil"/>
                  <w:right w:val="nil"/>
                </w:tcBorders>
                <w:shd w:val="clear" w:color="auto" w:fill="auto"/>
                <w:noWrap/>
                <w:vAlign w:val="bottom"/>
                <w:hideMark/>
              </w:tcPr>
            </w:tcPrChange>
          </w:tcPr>
          <w:p w14:paraId="58F4780D" w14:textId="4A8CD33F" w:rsidR="0031569A" w:rsidRPr="0050535F" w:rsidDel="00946CB9" w:rsidRDefault="0031569A">
            <w:pPr>
              <w:spacing w:after="0" w:line="360" w:lineRule="auto"/>
              <w:jc w:val="center"/>
              <w:rPr>
                <w:del w:id="2331" w:author="Jose Luis Zofio Prieto [2]" w:date="2025-03-13T09:05:00Z"/>
                <w:rFonts w:eastAsia="Times New Roman" w:cs="Times New Roman"/>
                <w:color w:val="000000"/>
                <w:kern w:val="0"/>
                <w:lang w:val="en-US" w:eastAsia="es-ES"/>
                <w14:ligatures w14:val="none"/>
              </w:rPr>
              <w:pPrChange w:id="2332" w:author="Jose Luis Zofio Prieto" w:date="2025-03-12T14:30:00Z">
                <w:pPr>
                  <w:spacing w:after="0" w:line="360" w:lineRule="auto"/>
                  <w:jc w:val="left"/>
                </w:pPr>
              </w:pPrChange>
            </w:pPr>
            <w:del w:id="2333" w:author="Jose Luis Zofio Prieto [2]" w:date="2025-03-13T09:05:00Z">
              <w:r w:rsidRPr="0050535F" w:rsidDel="00946CB9">
                <w:rPr>
                  <w:rFonts w:eastAsia="Times New Roman" w:cs="Times New Roman"/>
                  <w:color w:val="000000"/>
                  <w:kern w:val="0"/>
                  <w:lang w:val="en-US" w:eastAsia="es-ES"/>
                  <w14:ligatures w14:val="none"/>
                </w:rPr>
                <w:delText>20</w:delText>
              </w:r>
            </w:del>
          </w:p>
        </w:tc>
        <w:tc>
          <w:tcPr>
            <w:tcW w:w="1470" w:type="dxa"/>
            <w:tcBorders>
              <w:top w:val="nil"/>
              <w:left w:val="single" w:sz="4" w:space="0" w:color="auto"/>
              <w:bottom w:val="nil"/>
              <w:right w:val="single" w:sz="4" w:space="0" w:color="auto"/>
            </w:tcBorders>
            <w:shd w:val="clear" w:color="auto" w:fill="auto"/>
            <w:noWrap/>
            <w:vAlign w:val="bottom"/>
            <w:hideMark/>
            <w:tcPrChange w:id="233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5AE634A" w14:textId="45432973" w:rsidR="0031569A" w:rsidRPr="0050535F" w:rsidDel="00946CB9" w:rsidRDefault="0031569A">
            <w:pPr>
              <w:spacing w:after="0" w:line="360" w:lineRule="auto"/>
              <w:jc w:val="center"/>
              <w:rPr>
                <w:del w:id="2335" w:author="Jose Luis Zofio Prieto [2]" w:date="2025-03-13T09:05:00Z"/>
                <w:rFonts w:eastAsia="Times New Roman" w:cs="Times New Roman"/>
                <w:color w:val="000000"/>
                <w:kern w:val="0"/>
                <w:lang w:val="en-US" w:eastAsia="es-ES"/>
                <w14:ligatures w14:val="none"/>
              </w:rPr>
              <w:pPrChange w:id="2336" w:author="Jose Luis Zofio Prieto" w:date="2025-03-12T14:30:00Z">
                <w:pPr>
                  <w:spacing w:after="0" w:line="360" w:lineRule="auto"/>
                  <w:jc w:val="left"/>
                </w:pPr>
              </w:pPrChange>
            </w:pPr>
            <w:del w:id="233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9962</w:delText>
              </w:r>
            </w:del>
          </w:p>
        </w:tc>
        <w:tc>
          <w:tcPr>
            <w:tcW w:w="2010" w:type="dxa"/>
            <w:tcBorders>
              <w:top w:val="nil"/>
              <w:left w:val="single" w:sz="4" w:space="0" w:color="auto"/>
              <w:bottom w:val="nil"/>
              <w:right w:val="single" w:sz="4" w:space="0" w:color="auto"/>
            </w:tcBorders>
            <w:shd w:val="clear" w:color="auto" w:fill="auto"/>
            <w:noWrap/>
            <w:vAlign w:val="bottom"/>
            <w:tcPrChange w:id="2338" w:author="Jose Luis Zofio Prieto" w:date="2025-03-12T17:06:00Z">
              <w:tcPr>
                <w:tcW w:w="1200" w:type="dxa"/>
                <w:tcBorders>
                  <w:top w:val="nil"/>
                  <w:left w:val="nil"/>
                  <w:bottom w:val="nil"/>
                  <w:right w:val="nil"/>
                </w:tcBorders>
                <w:shd w:val="clear" w:color="auto" w:fill="auto"/>
                <w:noWrap/>
                <w:vAlign w:val="bottom"/>
              </w:tcPr>
            </w:tcPrChange>
          </w:tcPr>
          <w:p w14:paraId="7E23DC2E" w14:textId="7A3610CF" w:rsidR="0031569A" w:rsidRPr="0050535F" w:rsidDel="00946CB9" w:rsidRDefault="0031569A">
            <w:pPr>
              <w:spacing w:after="0" w:line="360" w:lineRule="auto"/>
              <w:jc w:val="center"/>
              <w:rPr>
                <w:del w:id="2339" w:author="Jose Luis Zofio Prieto [2]" w:date="2025-03-13T09:05:00Z"/>
                <w:rFonts w:eastAsia="Times New Roman" w:cs="Times New Roman"/>
                <w:color w:val="000000"/>
                <w:kern w:val="0"/>
                <w:lang w:val="en-US" w:eastAsia="es-ES"/>
                <w14:ligatures w14:val="none"/>
              </w:rPr>
              <w:pPrChange w:id="2340" w:author="Jose Luis Zofio Prieto" w:date="2025-03-12T14:30:00Z">
                <w:pPr>
                  <w:spacing w:after="0" w:line="360" w:lineRule="auto"/>
                  <w:jc w:val="left"/>
                </w:pPr>
              </w:pPrChange>
            </w:pPr>
            <w:del w:id="2341" w:author="Jose Luis Zofio Prieto [2]" w:date="2025-03-13T09:05:00Z">
              <w:r w:rsidRPr="0050535F" w:rsidDel="00946CB9">
                <w:rPr>
                  <w:rFonts w:cs="Times New Roman"/>
                  <w:color w:val="000000"/>
                  <w:lang w:val="en-US"/>
                </w:rPr>
                <w:delText>20</w:delText>
              </w:r>
            </w:del>
          </w:p>
        </w:tc>
        <w:tc>
          <w:tcPr>
            <w:tcW w:w="1200" w:type="dxa"/>
            <w:tcBorders>
              <w:top w:val="nil"/>
              <w:left w:val="single" w:sz="4" w:space="0" w:color="auto"/>
              <w:bottom w:val="nil"/>
              <w:right w:val="single" w:sz="4" w:space="0" w:color="auto"/>
            </w:tcBorders>
            <w:shd w:val="clear" w:color="auto" w:fill="auto"/>
            <w:noWrap/>
            <w:vAlign w:val="bottom"/>
            <w:tcPrChange w:id="2342" w:author="Jose Luis Zofio Prieto" w:date="2025-03-12T17:06:00Z">
              <w:tcPr>
                <w:tcW w:w="1200" w:type="dxa"/>
                <w:tcBorders>
                  <w:top w:val="nil"/>
                  <w:left w:val="nil"/>
                  <w:bottom w:val="nil"/>
                  <w:right w:val="nil"/>
                </w:tcBorders>
                <w:shd w:val="clear" w:color="auto" w:fill="auto"/>
                <w:noWrap/>
                <w:vAlign w:val="bottom"/>
              </w:tcPr>
            </w:tcPrChange>
          </w:tcPr>
          <w:p w14:paraId="40C2C9CC" w14:textId="4FCD312A" w:rsidR="0031569A" w:rsidRPr="0050535F" w:rsidDel="00946CB9" w:rsidRDefault="0031569A">
            <w:pPr>
              <w:spacing w:after="0" w:line="360" w:lineRule="auto"/>
              <w:jc w:val="center"/>
              <w:rPr>
                <w:del w:id="2343" w:author="Jose Luis Zofio Prieto [2]" w:date="2025-03-13T09:05:00Z"/>
                <w:rFonts w:eastAsia="Times New Roman" w:cs="Times New Roman"/>
                <w:color w:val="000000"/>
                <w:kern w:val="0"/>
                <w:lang w:val="en-US" w:eastAsia="es-ES"/>
                <w14:ligatures w14:val="none"/>
              </w:rPr>
              <w:pPrChange w:id="2344" w:author="Jose Luis Zofio Prieto" w:date="2025-03-12T14:30:00Z">
                <w:pPr>
                  <w:spacing w:after="0" w:line="360" w:lineRule="auto"/>
                  <w:jc w:val="left"/>
                </w:pPr>
              </w:pPrChange>
            </w:pPr>
            <w:del w:id="2345" w:author="Jose Luis Zofio Prieto [2]" w:date="2025-03-13T09:05:00Z">
              <w:r w:rsidRPr="0050535F" w:rsidDel="00946CB9">
                <w:rPr>
                  <w:rFonts w:cs="Times New Roman"/>
                  <w:color w:val="000000"/>
                  <w:lang w:val="en-US"/>
                </w:rPr>
                <w:delText>20</w:delText>
              </w:r>
            </w:del>
          </w:p>
        </w:tc>
        <w:tc>
          <w:tcPr>
            <w:tcW w:w="1200" w:type="dxa"/>
            <w:tcBorders>
              <w:top w:val="nil"/>
              <w:left w:val="single" w:sz="4" w:space="0" w:color="auto"/>
              <w:bottom w:val="nil"/>
              <w:right w:val="single" w:sz="4" w:space="0" w:color="auto"/>
            </w:tcBorders>
            <w:shd w:val="clear" w:color="auto" w:fill="auto"/>
            <w:noWrap/>
            <w:vAlign w:val="bottom"/>
            <w:tcPrChange w:id="2346" w:author="Jose Luis Zofio Prieto" w:date="2025-03-12T17:06:00Z">
              <w:tcPr>
                <w:tcW w:w="1200" w:type="dxa"/>
                <w:tcBorders>
                  <w:top w:val="nil"/>
                  <w:left w:val="nil"/>
                  <w:bottom w:val="nil"/>
                  <w:right w:val="nil"/>
                </w:tcBorders>
                <w:shd w:val="clear" w:color="auto" w:fill="auto"/>
                <w:noWrap/>
                <w:vAlign w:val="bottom"/>
              </w:tcPr>
            </w:tcPrChange>
          </w:tcPr>
          <w:p w14:paraId="0BC45EF8" w14:textId="006BF0FC" w:rsidR="0031569A" w:rsidRPr="0050535F" w:rsidDel="00946CB9" w:rsidRDefault="0031569A">
            <w:pPr>
              <w:spacing w:after="0" w:line="360" w:lineRule="auto"/>
              <w:jc w:val="center"/>
              <w:rPr>
                <w:del w:id="2347" w:author="Jose Luis Zofio Prieto [2]" w:date="2025-03-13T09:05:00Z"/>
                <w:rFonts w:eastAsia="Times New Roman" w:cs="Times New Roman"/>
                <w:color w:val="000000"/>
                <w:kern w:val="0"/>
                <w:lang w:val="en-US" w:eastAsia="es-ES"/>
                <w14:ligatures w14:val="none"/>
              </w:rPr>
              <w:pPrChange w:id="2348" w:author="Jose Luis Zofio Prieto" w:date="2025-03-12T14:30:00Z">
                <w:pPr>
                  <w:spacing w:after="0" w:line="360" w:lineRule="auto"/>
                  <w:jc w:val="left"/>
                </w:pPr>
              </w:pPrChange>
            </w:pPr>
            <w:del w:id="2349" w:author="Jose Luis Zofio Prieto [2]" w:date="2025-03-13T09:05:00Z">
              <w:r w:rsidRPr="0050535F" w:rsidDel="00946CB9">
                <w:rPr>
                  <w:rFonts w:cs="Times New Roman"/>
                  <w:color w:val="000000"/>
                  <w:lang w:val="en-US"/>
                </w:rPr>
                <w:delText>20</w:delText>
              </w:r>
            </w:del>
          </w:p>
        </w:tc>
      </w:tr>
      <w:tr w:rsidR="0031569A" w:rsidRPr="0050535F" w:rsidDel="00946CB9" w14:paraId="63FF9A8E" w14:textId="207782F0" w:rsidTr="00421A65">
        <w:trPr>
          <w:trHeight w:val="300"/>
          <w:jc w:val="center"/>
          <w:del w:id="2350" w:author="Jose Luis Zofio Prieto [2]" w:date="2025-03-13T09:05:00Z"/>
          <w:trPrChange w:id="2351" w:author="Jose Luis Zofio Prieto" w:date="2025-03-12T17:06:00Z">
            <w:trPr>
              <w:trHeight w:val="300"/>
              <w:jc w:val="center"/>
            </w:trPr>
          </w:trPrChange>
        </w:trPr>
        <w:tc>
          <w:tcPr>
            <w:tcW w:w="1200" w:type="dxa"/>
            <w:tcBorders>
              <w:top w:val="nil"/>
              <w:left w:val="nil"/>
              <w:bottom w:val="nil"/>
              <w:right w:val="single" w:sz="4" w:space="0" w:color="auto"/>
            </w:tcBorders>
            <w:tcPrChange w:id="2352" w:author="Jose Luis Zofio Prieto" w:date="2025-03-12T17:06:00Z">
              <w:tcPr>
                <w:tcW w:w="1200" w:type="dxa"/>
                <w:tcBorders>
                  <w:top w:val="nil"/>
                  <w:left w:val="nil"/>
                  <w:bottom w:val="nil"/>
                  <w:right w:val="nil"/>
                </w:tcBorders>
              </w:tcPr>
            </w:tcPrChange>
          </w:tcPr>
          <w:p w14:paraId="6E4EE347" w14:textId="3264CBC2" w:rsidR="0031569A" w:rsidRPr="0050535F" w:rsidDel="00946CB9" w:rsidRDefault="0031569A">
            <w:pPr>
              <w:spacing w:after="0" w:line="360" w:lineRule="auto"/>
              <w:jc w:val="center"/>
              <w:rPr>
                <w:del w:id="2353" w:author="Jose Luis Zofio Prieto [2]" w:date="2025-03-13T09:05:00Z"/>
                <w:rFonts w:eastAsia="Times New Roman" w:cs="Times New Roman"/>
                <w:color w:val="000000"/>
                <w:kern w:val="0"/>
                <w:lang w:val="en-US" w:eastAsia="es-ES"/>
                <w14:ligatures w14:val="none"/>
              </w:rPr>
              <w:pPrChange w:id="2354" w:author="Jose Luis Zofio Prieto" w:date="2025-03-12T14:30:00Z">
                <w:pPr>
                  <w:spacing w:after="0" w:line="360" w:lineRule="auto"/>
                  <w:jc w:val="left"/>
                </w:pPr>
              </w:pPrChange>
            </w:pPr>
            <w:del w:id="2355" w:author="Jose Luis Zofio Prieto [2]" w:date="2025-03-13T09:05:00Z">
              <w:r w:rsidRPr="0050535F" w:rsidDel="00946CB9">
                <w:rPr>
                  <w:rFonts w:eastAsia="Times New Roman" w:cs="Times New Roman"/>
                  <w:color w:val="000000"/>
                  <w:kern w:val="0"/>
                  <w:lang w:val="en-US" w:eastAsia="es-ES"/>
                  <w14:ligatures w14:val="none"/>
                </w:rPr>
                <w:delText>6</w:delText>
              </w:r>
            </w:del>
          </w:p>
        </w:tc>
        <w:tc>
          <w:tcPr>
            <w:tcW w:w="1200" w:type="dxa"/>
            <w:tcBorders>
              <w:top w:val="nil"/>
              <w:left w:val="single" w:sz="4" w:space="0" w:color="auto"/>
              <w:bottom w:val="nil"/>
              <w:right w:val="single" w:sz="4" w:space="0" w:color="auto"/>
            </w:tcBorders>
            <w:shd w:val="clear" w:color="auto" w:fill="auto"/>
            <w:noWrap/>
            <w:vAlign w:val="bottom"/>
            <w:hideMark/>
            <w:tcPrChange w:id="2356" w:author="Jose Luis Zofio Prieto" w:date="2025-03-12T17:06:00Z">
              <w:tcPr>
                <w:tcW w:w="1200" w:type="dxa"/>
                <w:tcBorders>
                  <w:top w:val="nil"/>
                  <w:left w:val="nil"/>
                  <w:bottom w:val="nil"/>
                  <w:right w:val="nil"/>
                </w:tcBorders>
                <w:shd w:val="clear" w:color="auto" w:fill="auto"/>
                <w:noWrap/>
                <w:vAlign w:val="bottom"/>
                <w:hideMark/>
              </w:tcPr>
            </w:tcPrChange>
          </w:tcPr>
          <w:p w14:paraId="3CBE5CE8" w14:textId="220AB7DA" w:rsidR="0031569A" w:rsidRPr="0050535F" w:rsidDel="00946CB9" w:rsidRDefault="0031569A">
            <w:pPr>
              <w:spacing w:after="0" w:line="360" w:lineRule="auto"/>
              <w:jc w:val="center"/>
              <w:rPr>
                <w:del w:id="2357" w:author="Jose Luis Zofio Prieto [2]" w:date="2025-03-13T09:05:00Z"/>
                <w:rFonts w:eastAsia="Times New Roman" w:cs="Times New Roman"/>
                <w:color w:val="000000"/>
                <w:kern w:val="0"/>
                <w:lang w:val="en-US" w:eastAsia="es-ES"/>
                <w14:ligatures w14:val="none"/>
              </w:rPr>
              <w:pPrChange w:id="2358" w:author="Jose Luis Zofio Prieto" w:date="2025-03-12T14:30:00Z">
                <w:pPr>
                  <w:spacing w:after="0" w:line="360" w:lineRule="auto"/>
                  <w:jc w:val="left"/>
                </w:pPr>
              </w:pPrChange>
            </w:pPr>
            <w:del w:id="2359" w:author="Jose Luis Zofio Prieto [2]" w:date="2025-03-13T09:05:00Z">
              <w:r w:rsidRPr="0050535F" w:rsidDel="00946CB9">
                <w:rPr>
                  <w:rFonts w:eastAsia="Times New Roman" w:cs="Times New Roman"/>
                  <w:color w:val="000000"/>
                  <w:kern w:val="0"/>
                  <w:lang w:val="en-US" w:eastAsia="es-ES"/>
                  <w14:ligatures w14:val="none"/>
                </w:rPr>
                <w:delText>36</w:delText>
              </w:r>
            </w:del>
          </w:p>
        </w:tc>
        <w:tc>
          <w:tcPr>
            <w:tcW w:w="1470" w:type="dxa"/>
            <w:tcBorders>
              <w:top w:val="nil"/>
              <w:left w:val="single" w:sz="4" w:space="0" w:color="auto"/>
              <w:bottom w:val="nil"/>
              <w:right w:val="single" w:sz="4" w:space="0" w:color="auto"/>
            </w:tcBorders>
            <w:shd w:val="clear" w:color="auto" w:fill="auto"/>
            <w:noWrap/>
            <w:vAlign w:val="bottom"/>
            <w:hideMark/>
            <w:tcPrChange w:id="236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DFF17AE" w14:textId="10F776B6" w:rsidR="0031569A" w:rsidRPr="0050535F" w:rsidDel="00946CB9" w:rsidRDefault="0031569A">
            <w:pPr>
              <w:spacing w:after="0" w:line="360" w:lineRule="auto"/>
              <w:jc w:val="center"/>
              <w:rPr>
                <w:del w:id="2361" w:author="Jose Luis Zofio Prieto [2]" w:date="2025-03-13T09:05:00Z"/>
                <w:rFonts w:eastAsia="Times New Roman" w:cs="Times New Roman"/>
                <w:color w:val="000000"/>
                <w:kern w:val="0"/>
                <w:lang w:val="en-US" w:eastAsia="es-ES"/>
                <w14:ligatures w14:val="none"/>
              </w:rPr>
              <w:pPrChange w:id="2362" w:author="Jose Luis Zofio Prieto" w:date="2025-03-12T14:30:00Z">
                <w:pPr>
                  <w:spacing w:after="0" w:line="360" w:lineRule="auto"/>
                  <w:jc w:val="left"/>
                </w:pPr>
              </w:pPrChange>
            </w:pPr>
            <w:del w:id="236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9960</w:delText>
              </w:r>
            </w:del>
          </w:p>
        </w:tc>
        <w:tc>
          <w:tcPr>
            <w:tcW w:w="2010" w:type="dxa"/>
            <w:tcBorders>
              <w:top w:val="nil"/>
              <w:left w:val="single" w:sz="4" w:space="0" w:color="auto"/>
              <w:bottom w:val="nil"/>
              <w:right w:val="single" w:sz="4" w:space="0" w:color="auto"/>
            </w:tcBorders>
            <w:shd w:val="clear" w:color="auto" w:fill="auto"/>
            <w:noWrap/>
            <w:vAlign w:val="bottom"/>
            <w:tcPrChange w:id="2364" w:author="Jose Luis Zofio Prieto" w:date="2025-03-12T17:06:00Z">
              <w:tcPr>
                <w:tcW w:w="1200" w:type="dxa"/>
                <w:tcBorders>
                  <w:top w:val="nil"/>
                  <w:left w:val="nil"/>
                  <w:bottom w:val="nil"/>
                  <w:right w:val="nil"/>
                </w:tcBorders>
                <w:shd w:val="clear" w:color="auto" w:fill="auto"/>
                <w:noWrap/>
                <w:vAlign w:val="bottom"/>
              </w:tcPr>
            </w:tcPrChange>
          </w:tcPr>
          <w:p w14:paraId="6E3C6186" w14:textId="74B2A347" w:rsidR="0031569A" w:rsidRPr="0050535F" w:rsidDel="00946CB9" w:rsidRDefault="0031569A">
            <w:pPr>
              <w:spacing w:after="0" w:line="360" w:lineRule="auto"/>
              <w:jc w:val="center"/>
              <w:rPr>
                <w:del w:id="2365" w:author="Jose Luis Zofio Prieto [2]" w:date="2025-03-13T09:05:00Z"/>
                <w:rFonts w:eastAsia="Times New Roman" w:cs="Times New Roman"/>
                <w:color w:val="000000"/>
                <w:kern w:val="0"/>
                <w:lang w:val="en-US" w:eastAsia="es-ES"/>
                <w14:ligatures w14:val="none"/>
              </w:rPr>
              <w:pPrChange w:id="2366" w:author="Jose Luis Zofio Prieto" w:date="2025-03-12T14:30:00Z">
                <w:pPr>
                  <w:spacing w:after="0" w:line="360" w:lineRule="auto"/>
                  <w:jc w:val="left"/>
                </w:pPr>
              </w:pPrChange>
            </w:pPr>
            <w:del w:id="2367" w:author="Jose Luis Zofio Prieto [2]" w:date="2025-03-13T09:05:00Z">
              <w:r w:rsidRPr="0050535F" w:rsidDel="00946CB9">
                <w:rPr>
                  <w:rFonts w:cs="Times New Roman"/>
                  <w:color w:val="000000"/>
                  <w:lang w:val="en-US"/>
                </w:rPr>
                <w:delText>36</w:delText>
              </w:r>
            </w:del>
          </w:p>
        </w:tc>
        <w:tc>
          <w:tcPr>
            <w:tcW w:w="1200" w:type="dxa"/>
            <w:tcBorders>
              <w:top w:val="nil"/>
              <w:left w:val="single" w:sz="4" w:space="0" w:color="auto"/>
              <w:bottom w:val="nil"/>
              <w:right w:val="single" w:sz="4" w:space="0" w:color="auto"/>
            </w:tcBorders>
            <w:shd w:val="clear" w:color="auto" w:fill="auto"/>
            <w:noWrap/>
            <w:vAlign w:val="bottom"/>
            <w:tcPrChange w:id="2368" w:author="Jose Luis Zofio Prieto" w:date="2025-03-12T17:06:00Z">
              <w:tcPr>
                <w:tcW w:w="1200" w:type="dxa"/>
                <w:tcBorders>
                  <w:top w:val="nil"/>
                  <w:left w:val="nil"/>
                  <w:bottom w:val="nil"/>
                  <w:right w:val="nil"/>
                </w:tcBorders>
                <w:shd w:val="clear" w:color="auto" w:fill="auto"/>
                <w:noWrap/>
                <w:vAlign w:val="bottom"/>
              </w:tcPr>
            </w:tcPrChange>
          </w:tcPr>
          <w:p w14:paraId="1D764080" w14:textId="1343F4FB" w:rsidR="0031569A" w:rsidRPr="0050535F" w:rsidDel="00946CB9" w:rsidRDefault="0031569A">
            <w:pPr>
              <w:spacing w:after="0" w:line="360" w:lineRule="auto"/>
              <w:jc w:val="center"/>
              <w:rPr>
                <w:del w:id="2369" w:author="Jose Luis Zofio Prieto [2]" w:date="2025-03-13T09:05:00Z"/>
                <w:rFonts w:eastAsia="Times New Roman" w:cs="Times New Roman"/>
                <w:color w:val="000000"/>
                <w:kern w:val="0"/>
                <w:lang w:val="en-US" w:eastAsia="es-ES"/>
                <w14:ligatures w14:val="none"/>
              </w:rPr>
              <w:pPrChange w:id="2370" w:author="Jose Luis Zofio Prieto" w:date="2025-03-12T14:30:00Z">
                <w:pPr>
                  <w:spacing w:after="0" w:line="360" w:lineRule="auto"/>
                  <w:jc w:val="left"/>
                </w:pPr>
              </w:pPrChange>
            </w:pPr>
            <w:del w:id="2371" w:author="Jose Luis Zofio Prieto [2]" w:date="2025-03-13T09:05:00Z">
              <w:r w:rsidRPr="0050535F" w:rsidDel="00946CB9">
                <w:rPr>
                  <w:rFonts w:cs="Times New Roman"/>
                  <w:color w:val="000000"/>
                  <w:lang w:val="en-US"/>
                </w:rPr>
                <w:delText>36</w:delText>
              </w:r>
            </w:del>
          </w:p>
        </w:tc>
        <w:tc>
          <w:tcPr>
            <w:tcW w:w="1200" w:type="dxa"/>
            <w:tcBorders>
              <w:top w:val="nil"/>
              <w:left w:val="single" w:sz="4" w:space="0" w:color="auto"/>
              <w:bottom w:val="nil"/>
              <w:right w:val="single" w:sz="4" w:space="0" w:color="auto"/>
            </w:tcBorders>
            <w:shd w:val="clear" w:color="auto" w:fill="auto"/>
            <w:noWrap/>
            <w:vAlign w:val="bottom"/>
            <w:tcPrChange w:id="2372" w:author="Jose Luis Zofio Prieto" w:date="2025-03-12T17:06:00Z">
              <w:tcPr>
                <w:tcW w:w="1200" w:type="dxa"/>
                <w:tcBorders>
                  <w:top w:val="nil"/>
                  <w:left w:val="nil"/>
                  <w:bottom w:val="nil"/>
                  <w:right w:val="nil"/>
                </w:tcBorders>
                <w:shd w:val="clear" w:color="auto" w:fill="auto"/>
                <w:noWrap/>
                <w:vAlign w:val="bottom"/>
              </w:tcPr>
            </w:tcPrChange>
          </w:tcPr>
          <w:p w14:paraId="5C953ADA" w14:textId="4ED6C605" w:rsidR="0031569A" w:rsidRPr="0050535F" w:rsidDel="00946CB9" w:rsidRDefault="0031569A">
            <w:pPr>
              <w:spacing w:after="0" w:line="360" w:lineRule="auto"/>
              <w:jc w:val="center"/>
              <w:rPr>
                <w:del w:id="2373" w:author="Jose Luis Zofio Prieto [2]" w:date="2025-03-13T09:05:00Z"/>
                <w:rFonts w:eastAsia="Times New Roman" w:cs="Times New Roman"/>
                <w:color w:val="000000"/>
                <w:kern w:val="0"/>
                <w:lang w:val="en-US" w:eastAsia="es-ES"/>
                <w14:ligatures w14:val="none"/>
              </w:rPr>
              <w:pPrChange w:id="2374" w:author="Jose Luis Zofio Prieto" w:date="2025-03-12T14:30:00Z">
                <w:pPr>
                  <w:spacing w:after="0" w:line="360" w:lineRule="auto"/>
                  <w:jc w:val="left"/>
                </w:pPr>
              </w:pPrChange>
            </w:pPr>
            <w:del w:id="2375" w:author="Jose Luis Zofio Prieto [2]" w:date="2025-03-13T09:05:00Z">
              <w:r w:rsidRPr="0050535F" w:rsidDel="00946CB9">
                <w:rPr>
                  <w:rFonts w:cs="Times New Roman"/>
                  <w:color w:val="000000"/>
                  <w:lang w:val="en-US"/>
                </w:rPr>
                <w:delText>36</w:delText>
              </w:r>
            </w:del>
          </w:p>
        </w:tc>
      </w:tr>
      <w:tr w:rsidR="0031569A" w:rsidRPr="0050535F" w:rsidDel="00946CB9" w14:paraId="57021F20" w14:textId="22B186A9" w:rsidTr="00421A65">
        <w:trPr>
          <w:trHeight w:val="300"/>
          <w:jc w:val="center"/>
          <w:del w:id="2376" w:author="Jose Luis Zofio Prieto [2]" w:date="2025-03-13T09:05:00Z"/>
          <w:trPrChange w:id="2377" w:author="Jose Luis Zofio Prieto" w:date="2025-03-12T17:06:00Z">
            <w:trPr>
              <w:trHeight w:val="300"/>
              <w:jc w:val="center"/>
            </w:trPr>
          </w:trPrChange>
        </w:trPr>
        <w:tc>
          <w:tcPr>
            <w:tcW w:w="1200" w:type="dxa"/>
            <w:tcBorders>
              <w:top w:val="nil"/>
              <w:left w:val="nil"/>
              <w:bottom w:val="nil"/>
              <w:right w:val="single" w:sz="4" w:space="0" w:color="auto"/>
            </w:tcBorders>
            <w:tcPrChange w:id="2378" w:author="Jose Luis Zofio Prieto" w:date="2025-03-12T17:06:00Z">
              <w:tcPr>
                <w:tcW w:w="1200" w:type="dxa"/>
                <w:tcBorders>
                  <w:top w:val="nil"/>
                  <w:left w:val="nil"/>
                  <w:bottom w:val="nil"/>
                  <w:right w:val="nil"/>
                </w:tcBorders>
              </w:tcPr>
            </w:tcPrChange>
          </w:tcPr>
          <w:p w14:paraId="0DE1980B" w14:textId="6DD908AA" w:rsidR="0031569A" w:rsidRPr="0050535F" w:rsidDel="00946CB9" w:rsidRDefault="0031569A">
            <w:pPr>
              <w:spacing w:after="0" w:line="360" w:lineRule="auto"/>
              <w:jc w:val="center"/>
              <w:rPr>
                <w:del w:id="2379" w:author="Jose Luis Zofio Prieto [2]" w:date="2025-03-13T09:05:00Z"/>
                <w:rFonts w:eastAsia="Times New Roman" w:cs="Times New Roman"/>
                <w:color w:val="000000"/>
                <w:kern w:val="0"/>
                <w:lang w:val="en-US" w:eastAsia="es-ES"/>
                <w14:ligatures w14:val="none"/>
              </w:rPr>
              <w:pPrChange w:id="2380" w:author="Jose Luis Zofio Prieto" w:date="2025-03-12T14:30:00Z">
                <w:pPr>
                  <w:spacing w:after="0" w:line="360" w:lineRule="auto"/>
                  <w:jc w:val="left"/>
                </w:pPr>
              </w:pPrChange>
            </w:pPr>
            <w:del w:id="2381" w:author="Jose Luis Zofio Prieto [2]" w:date="2025-03-13T09:05:00Z">
              <w:r w:rsidRPr="0050535F" w:rsidDel="00946CB9">
                <w:rPr>
                  <w:rFonts w:eastAsia="Times New Roman" w:cs="Times New Roman"/>
                  <w:color w:val="000000"/>
                  <w:kern w:val="0"/>
                  <w:lang w:val="en-US" w:eastAsia="es-ES"/>
                  <w14:ligatures w14:val="none"/>
                </w:rPr>
                <w:lastRenderedPageBreak/>
                <w:delText>7</w:delText>
              </w:r>
            </w:del>
          </w:p>
        </w:tc>
        <w:tc>
          <w:tcPr>
            <w:tcW w:w="1200" w:type="dxa"/>
            <w:tcBorders>
              <w:top w:val="nil"/>
              <w:left w:val="single" w:sz="4" w:space="0" w:color="auto"/>
              <w:bottom w:val="nil"/>
              <w:right w:val="single" w:sz="4" w:space="0" w:color="auto"/>
            </w:tcBorders>
            <w:shd w:val="clear" w:color="auto" w:fill="auto"/>
            <w:noWrap/>
            <w:vAlign w:val="bottom"/>
            <w:hideMark/>
            <w:tcPrChange w:id="2382" w:author="Jose Luis Zofio Prieto" w:date="2025-03-12T17:06:00Z">
              <w:tcPr>
                <w:tcW w:w="1200" w:type="dxa"/>
                <w:tcBorders>
                  <w:top w:val="nil"/>
                  <w:left w:val="nil"/>
                  <w:bottom w:val="nil"/>
                  <w:right w:val="nil"/>
                </w:tcBorders>
                <w:shd w:val="clear" w:color="auto" w:fill="auto"/>
                <w:noWrap/>
                <w:vAlign w:val="bottom"/>
                <w:hideMark/>
              </w:tcPr>
            </w:tcPrChange>
          </w:tcPr>
          <w:p w14:paraId="5FD91FDD" w14:textId="20E9A6AF" w:rsidR="0031569A" w:rsidRPr="0050535F" w:rsidDel="00946CB9" w:rsidRDefault="0031569A">
            <w:pPr>
              <w:spacing w:after="0" w:line="360" w:lineRule="auto"/>
              <w:jc w:val="center"/>
              <w:rPr>
                <w:del w:id="2383" w:author="Jose Luis Zofio Prieto [2]" w:date="2025-03-13T09:05:00Z"/>
                <w:rFonts w:eastAsia="Times New Roman" w:cs="Times New Roman"/>
                <w:color w:val="000000"/>
                <w:kern w:val="0"/>
                <w:lang w:val="en-US" w:eastAsia="es-ES"/>
                <w14:ligatures w14:val="none"/>
              </w:rPr>
              <w:pPrChange w:id="2384" w:author="Jose Luis Zofio Prieto" w:date="2025-03-12T14:30:00Z">
                <w:pPr>
                  <w:spacing w:after="0" w:line="360" w:lineRule="auto"/>
                  <w:jc w:val="left"/>
                </w:pPr>
              </w:pPrChange>
            </w:pPr>
            <w:del w:id="2385" w:author="Jose Luis Zofio Prieto [2]" w:date="2025-03-13T09:05:00Z">
              <w:r w:rsidRPr="0050535F" w:rsidDel="00946CB9">
                <w:rPr>
                  <w:rFonts w:eastAsia="Times New Roman" w:cs="Times New Roman"/>
                  <w:color w:val="000000"/>
                  <w:kern w:val="0"/>
                  <w:lang w:val="en-US" w:eastAsia="es-ES"/>
                  <w14:ligatures w14:val="none"/>
                </w:rPr>
                <w:delText>46</w:delText>
              </w:r>
            </w:del>
          </w:p>
        </w:tc>
        <w:tc>
          <w:tcPr>
            <w:tcW w:w="1470" w:type="dxa"/>
            <w:tcBorders>
              <w:top w:val="nil"/>
              <w:left w:val="single" w:sz="4" w:space="0" w:color="auto"/>
              <w:bottom w:val="nil"/>
              <w:right w:val="single" w:sz="4" w:space="0" w:color="auto"/>
            </w:tcBorders>
            <w:shd w:val="clear" w:color="auto" w:fill="auto"/>
            <w:noWrap/>
            <w:vAlign w:val="bottom"/>
            <w:hideMark/>
            <w:tcPrChange w:id="238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7A838CE" w14:textId="3CD91F56" w:rsidR="0031569A" w:rsidRPr="0050535F" w:rsidDel="00946CB9" w:rsidRDefault="0031569A">
            <w:pPr>
              <w:spacing w:after="0" w:line="360" w:lineRule="auto"/>
              <w:jc w:val="center"/>
              <w:rPr>
                <w:del w:id="2387" w:author="Jose Luis Zofio Prieto [2]" w:date="2025-03-13T09:05:00Z"/>
                <w:rFonts w:eastAsia="Times New Roman" w:cs="Times New Roman"/>
                <w:color w:val="000000"/>
                <w:kern w:val="0"/>
                <w:lang w:val="en-US" w:eastAsia="es-ES"/>
                <w14:ligatures w14:val="none"/>
              </w:rPr>
              <w:pPrChange w:id="2388" w:author="Jose Luis Zofio Prieto" w:date="2025-03-12T14:30:00Z">
                <w:pPr>
                  <w:spacing w:after="0" w:line="360" w:lineRule="auto"/>
                  <w:jc w:val="left"/>
                </w:pPr>
              </w:pPrChange>
            </w:pPr>
            <w:del w:id="238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9894</w:delText>
              </w:r>
            </w:del>
          </w:p>
        </w:tc>
        <w:tc>
          <w:tcPr>
            <w:tcW w:w="2010" w:type="dxa"/>
            <w:tcBorders>
              <w:top w:val="nil"/>
              <w:left w:val="single" w:sz="4" w:space="0" w:color="auto"/>
              <w:bottom w:val="nil"/>
              <w:right w:val="single" w:sz="4" w:space="0" w:color="auto"/>
            </w:tcBorders>
            <w:shd w:val="clear" w:color="auto" w:fill="auto"/>
            <w:noWrap/>
            <w:vAlign w:val="bottom"/>
            <w:tcPrChange w:id="2390" w:author="Jose Luis Zofio Prieto" w:date="2025-03-12T17:06:00Z">
              <w:tcPr>
                <w:tcW w:w="1200" w:type="dxa"/>
                <w:tcBorders>
                  <w:top w:val="nil"/>
                  <w:left w:val="nil"/>
                  <w:bottom w:val="nil"/>
                  <w:right w:val="nil"/>
                </w:tcBorders>
                <w:shd w:val="clear" w:color="auto" w:fill="auto"/>
                <w:noWrap/>
                <w:vAlign w:val="bottom"/>
              </w:tcPr>
            </w:tcPrChange>
          </w:tcPr>
          <w:p w14:paraId="7B97F04D" w14:textId="792D134A" w:rsidR="0031569A" w:rsidRPr="0050535F" w:rsidDel="00946CB9" w:rsidRDefault="0031569A">
            <w:pPr>
              <w:spacing w:after="0" w:line="360" w:lineRule="auto"/>
              <w:jc w:val="center"/>
              <w:rPr>
                <w:del w:id="2391" w:author="Jose Luis Zofio Prieto [2]" w:date="2025-03-13T09:05:00Z"/>
                <w:rFonts w:eastAsia="Times New Roman" w:cs="Times New Roman"/>
                <w:color w:val="000000"/>
                <w:kern w:val="0"/>
                <w:lang w:val="en-US" w:eastAsia="es-ES"/>
                <w14:ligatures w14:val="none"/>
              </w:rPr>
              <w:pPrChange w:id="2392" w:author="Jose Luis Zofio Prieto" w:date="2025-03-12T14:30:00Z">
                <w:pPr>
                  <w:spacing w:after="0" w:line="360" w:lineRule="auto"/>
                  <w:jc w:val="left"/>
                </w:pPr>
              </w:pPrChange>
            </w:pPr>
            <w:del w:id="2393"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394" w:author="Jose Luis Zofio Prieto" w:date="2025-03-12T17:06:00Z">
              <w:tcPr>
                <w:tcW w:w="1200" w:type="dxa"/>
                <w:tcBorders>
                  <w:top w:val="nil"/>
                  <w:left w:val="nil"/>
                  <w:bottom w:val="nil"/>
                  <w:right w:val="nil"/>
                </w:tcBorders>
                <w:shd w:val="clear" w:color="auto" w:fill="auto"/>
                <w:noWrap/>
                <w:vAlign w:val="bottom"/>
              </w:tcPr>
            </w:tcPrChange>
          </w:tcPr>
          <w:p w14:paraId="0EEAC664" w14:textId="1CB13A3E" w:rsidR="0031569A" w:rsidRPr="0050535F" w:rsidDel="00946CB9" w:rsidRDefault="0031569A">
            <w:pPr>
              <w:spacing w:after="0" w:line="360" w:lineRule="auto"/>
              <w:jc w:val="center"/>
              <w:rPr>
                <w:del w:id="2395" w:author="Jose Luis Zofio Prieto [2]" w:date="2025-03-13T09:05:00Z"/>
                <w:rFonts w:eastAsia="Times New Roman" w:cs="Times New Roman"/>
                <w:color w:val="000000"/>
                <w:kern w:val="0"/>
                <w:lang w:val="en-US" w:eastAsia="es-ES"/>
                <w14:ligatures w14:val="none"/>
              </w:rPr>
              <w:pPrChange w:id="2396" w:author="Jose Luis Zofio Prieto" w:date="2025-03-12T14:30:00Z">
                <w:pPr>
                  <w:spacing w:after="0" w:line="360" w:lineRule="auto"/>
                  <w:jc w:val="left"/>
                </w:pPr>
              </w:pPrChange>
            </w:pPr>
            <w:del w:id="2397"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398" w:author="Jose Luis Zofio Prieto" w:date="2025-03-12T17:06:00Z">
              <w:tcPr>
                <w:tcW w:w="1200" w:type="dxa"/>
                <w:tcBorders>
                  <w:top w:val="nil"/>
                  <w:left w:val="nil"/>
                  <w:bottom w:val="nil"/>
                  <w:right w:val="nil"/>
                </w:tcBorders>
                <w:shd w:val="clear" w:color="auto" w:fill="auto"/>
                <w:noWrap/>
                <w:vAlign w:val="bottom"/>
              </w:tcPr>
            </w:tcPrChange>
          </w:tcPr>
          <w:p w14:paraId="5FC9AD16" w14:textId="5FAA48A3" w:rsidR="0031569A" w:rsidRPr="0050535F" w:rsidDel="00946CB9" w:rsidRDefault="0031569A">
            <w:pPr>
              <w:spacing w:after="0" w:line="360" w:lineRule="auto"/>
              <w:jc w:val="center"/>
              <w:rPr>
                <w:del w:id="2399" w:author="Jose Luis Zofio Prieto [2]" w:date="2025-03-13T09:05:00Z"/>
                <w:rFonts w:eastAsia="Times New Roman" w:cs="Times New Roman"/>
                <w:color w:val="000000"/>
                <w:kern w:val="0"/>
                <w:lang w:val="en-US" w:eastAsia="es-ES"/>
                <w14:ligatures w14:val="none"/>
              </w:rPr>
              <w:pPrChange w:id="2400" w:author="Jose Luis Zofio Prieto" w:date="2025-03-12T14:30:00Z">
                <w:pPr>
                  <w:spacing w:after="0" w:line="360" w:lineRule="auto"/>
                  <w:jc w:val="left"/>
                </w:pPr>
              </w:pPrChange>
            </w:pPr>
            <w:del w:id="2401" w:author="Jose Luis Zofio Prieto [2]" w:date="2025-03-13T09:05:00Z">
              <w:r w:rsidRPr="0050535F" w:rsidDel="00946CB9">
                <w:rPr>
                  <w:rFonts w:cs="Times New Roman"/>
                  <w:color w:val="000000"/>
                  <w:lang w:val="en-US"/>
                </w:rPr>
                <w:delText>46</w:delText>
              </w:r>
            </w:del>
          </w:p>
        </w:tc>
      </w:tr>
      <w:tr w:rsidR="0031569A" w:rsidRPr="0050535F" w:rsidDel="00946CB9" w14:paraId="22AA7D9F" w14:textId="65E05DBA" w:rsidTr="00421A65">
        <w:trPr>
          <w:trHeight w:val="300"/>
          <w:jc w:val="center"/>
          <w:del w:id="2402" w:author="Jose Luis Zofio Prieto [2]" w:date="2025-03-13T09:05:00Z"/>
          <w:trPrChange w:id="2403" w:author="Jose Luis Zofio Prieto" w:date="2025-03-12T17:06:00Z">
            <w:trPr>
              <w:trHeight w:val="300"/>
              <w:jc w:val="center"/>
            </w:trPr>
          </w:trPrChange>
        </w:trPr>
        <w:tc>
          <w:tcPr>
            <w:tcW w:w="1200" w:type="dxa"/>
            <w:tcBorders>
              <w:top w:val="nil"/>
              <w:left w:val="nil"/>
              <w:bottom w:val="nil"/>
              <w:right w:val="single" w:sz="4" w:space="0" w:color="auto"/>
            </w:tcBorders>
            <w:tcPrChange w:id="2404" w:author="Jose Luis Zofio Prieto" w:date="2025-03-12T17:06:00Z">
              <w:tcPr>
                <w:tcW w:w="1200" w:type="dxa"/>
                <w:tcBorders>
                  <w:top w:val="nil"/>
                  <w:left w:val="nil"/>
                  <w:bottom w:val="nil"/>
                  <w:right w:val="nil"/>
                </w:tcBorders>
              </w:tcPr>
            </w:tcPrChange>
          </w:tcPr>
          <w:p w14:paraId="1AB7EB52" w14:textId="6438606C" w:rsidR="0031569A" w:rsidRPr="0050535F" w:rsidDel="00946CB9" w:rsidRDefault="0031569A">
            <w:pPr>
              <w:spacing w:after="0" w:line="360" w:lineRule="auto"/>
              <w:jc w:val="center"/>
              <w:rPr>
                <w:del w:id="2405" w:author="Jose Luis Zofio Prieto [2]" w:date="2025-03-13T09:05:00Z"/>
                <w:rFonts w:eastAsia="Times New Roman" w:cs="Times New Roman"/>
                <w:color w:val="000000"/>
                <w:kern w:val="0"/>
                <w:lang w:val="en-US" w:eastAsia="es-ES"/>
                <w14:ligatures w14:val="none"/>
              </w:rPr>
              <w:pPrChange w:id="2406" w:author="Jose Luis Zofio Prieto" w:date="2025-03-12T14:30:00Z">
                <w:pPr>
                  <w:spacing w:after="0" w:line="360" w:lineRule="auto"/>
                  <w:jc w:val="left"/>
                </w:pPr>
              </w:pPrChange>
            </w:pPr>
            <w:del w:id="2407" w:author="Jose Luis Zofio Prieto [2]" w:date="2025-03-13T09:05:00Z">
              <w:r w:rsidRPr="0050535F" w:rsidDel="00946CB9">
                <w:rPr>
                  <w:rFonts w:eastAsia="Times New Roman" w:cs="Times New Roman"/>
                  <w:color w:val="000000"/>
                  <w:kern w:val="0"/>
                  <w:lang w:val="en-US" w:eastAsia="es-ES"/>
                  <w14:ligatures w14:val="none"/>
                </w:rPr>
                <w:delText>8</w:delText>
              </w:r>
            </w:del>
          </w:p>
        </w:tc>
        <w:tc>
          <w:tcPr>
            <w:tcW w:w="1200" w:type="dxa"/>
            <w:tcBorders>
              <w:top w:val="nil"/>
              <w:left w:val="single" w:sz="4" w:space="0" w:color="auto"/>
              <w:bottom w:val="nil"/>
              <w:right w:val="single" w:sz="4" w:space="0" w:color="auto"/>
            </w:tcBorders>
            <w:shd w:val="clear" w:color="auto" w:fill="auto"/>
            <w:noWrap/>
            <w:vAlign w:val="bottom"/>
            <w:hideMark/>
            <w:tcPrChange w:id="2408" w:author="Jose Luis Zofio Prieto" w:date="2025-03-12T17:06:00Z">
              <w:tcPr>
                <w:tcW w:w="1200" w:type="dxa"/>
                <w:tcBorders>
                  <w:top w:val="nil"/>
                  <w:left w:val="nil"/>
                  <w:bottom w:val="nil"/>
                  <w:right w:val="nil"/>
                </w:tcBorders>
                <w:shd w:val="clear" w:color="auto" w:fill="auto"/>
                <w:noWrap/>
                <w:vAlign w:val="bottom"/>
                <w:hideMark/>
              </w:tcPr>
            </w:tcPrChange>
          </w:tcPr>
          <w:p w14:paraId="0770EB51" w14:textId="37879C5D" w:rsidR="0031569A" w:rsidRPr="0050535F" w:rsidDel="00946CB9" w:rsidRDefault="0031569A">
            <w:pPr>
              <w:spacing w:after="0" w:line="360" w:lineRule="auto"/>
              <w:jc w:val="center"/>
              <w:rPr>
                <w:del w:id="2409" w:author="Jose Luis Zofio Prieto [2]" w:date="2025-03-13T09:05:00Z"/>
                <w:rFonts w:eastAsia="Times New Roman" w:cs="Times New Roman"/>
                <w:color w:val="000000"/>
                <w:kern w:val="0"/>
                <w:lang w:val="en-US" w:eastAsia="es-ES"/>
                <w14:ligatures w14:val="none"/>
              </w:rPr>
              <w:pPrChange w:id="2410" w:author="Jose Luis Zofio Prieto" w:date="2025-03-12T14:30:00Z">
                <w:pPr>
                  <w:spacing w:after="0" w:line="360" w:lineRule="auto"/>
                  <w:jc w:val="left"/>
                </w:pPr>
              </w:pPrChange>
            </w:pPr>
            <w:del w:id="2411" w:author="Jose Luis Zofio Prieto [2]" w:date="2025-03-13T09:05:00Z">
              <w:r w:rsidRPr="0050535F" w:rsidDel="00946CB9">
                <w:rPr>
                  <w:rFonts w:eastAsia="Times New Roman" w:cs="Times New Roman"/>
                  <w:color w:val="000000"/>
                  <w:kern w:val="0"/>
                  <w:lang w:val="en-US" w:eastAsia="es-ES"/>
                  <w14:ligatures w14:val="none"/>
                </w:rPr>
                <w:delText>1</w:delText>
              </w:r>
            </w:del>
          </w:p>
        </w:tc>
        <w:tc>
          <w:tcPr>
            <w:tcW w:w="1470" w:type="dxa"/>
            <w:tcBorders>
              <w:top w:val="nil"/>
              <w:left w:val="single" w:sz="4" w:space="0" w:color="auto"/>
              <w:bottom w:val="nil"/>
              <w:right w:val="single" w:sz="4" w:space="0" w:color="auto"/>
            </w:tcBorders>
            <w:shd w:val="clear" w:color="auto" w:fill="auto"/>
            <w:noWrap/>
            <w:vAlign w:val="bottom"/>
            <w:hideMark/>
            <w:tcPrChange w:id="241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20029FE" w14:textId="3D822E8C" w:rsidR="0031569A" w:rsidRPr="0050535F" w:rsidDel="00946CB9" w:rsidRDefault="0031569A">
            <w:pPr>
              <w:spacing w:after="0" w:line="360" w:lineRule="auto"/>
              <w:jc w:val="center"/>
              <w:rPr>
                <w:del w:id="2413" w:author="Jose Luis Zofio Prieto [2]" w:date="2025-03-13T09:05:00Z"/>
                <w:rFonts w:eastAsia="Times New Roman" w:cs="Times New Roman"/>
                <w:color w:val="000000"/>
                <w:kern w:val="0"/>
                <w:lang w:val="en-US" w:eastAsia="es-ES"/>
                <w14:ligatures w14:val="none"/>
              </w:rPr>
              <w:pPrChange w:id="2414" w:author="Jose Luis Zofio Prieto" w:date="2025-03-12T14:30:00Z">
                <w:pPr>
                  <w:spacing w:after="0" w:line="360" w:lineRule="auto"/>
                  <w:jc w:val="left"/>
                </w:pPr>
              </w:pPrChange>
            </w:pPr>
            <w:del w:id="241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9868</w:delText>
              </w:r>
            </w:del>
          </w:p>
        </w:tc>
        <w:tc>
          <w:tcPr>
            <w:tcW w:w="2010" w:type="dxa"/>
            <w:tcBorders>
              <w:top w:val="nil"/>
              <w:left w:val="single" w:sz="4" w:space="0" w:color="auto"/>
              <w:bottom w:val="nil"/>
              <w:right w:val="single" w:sz="4" w:space="0" w:color="auto"/>
            </w:tcBorders>
            <w:shd w:val="clear" w:color="auto" w:fill="auto"/>
            <w:noWrap/>
            <w:vAlign w:val="bottom"/>
            <w:tcPrChange w:id="2416" w:author="Jose Luis Zofio Prieto" w:date="2025-03-12T17:06:00Z">
              <w:tcPr>
                <w:tcW w:w="1200" w:type="dxa"/>
                <w:tcBorders>
                  <w:top w:val="nil"/>
                  <w:left w:val="nil"/>
                  <w:bottom w:val="nil"/>
                  <w:right w:val="nil"/>
                </w:tcBorders>
                <w:shd w:val="clear" w:color="auto" w:fill="auto"/>
                <w:noWrap/>
                <w:vAlign w:val="bottom"/>
              </w:tcPr>
            </w:tcPrChange>
          </w:tcPr>
          <w:p w14:paraId="2B57A527" w14:textId="3252A684" w:rsidR="0031569A" w:rsidRPr="0050535F" w:rsidDel="00946CB9" w:rsidRDefault="0031569A">
            <w:pPr>
              <w:spacing w:after="0" w:line="360" w:lineRule="auto"/>
              <w:jc w:val="center"/>
              <w:rPr>
                <w:del w:id="2417" w:author="Jose Luis Zofio Prieto [2]" w:date="2025-03-13T09:05:00Z"/>
                <w:rFonts w:eastAsia="Times New Roman" w:cs="Times New Roman"/>
                <w:color w:val="000000"/>
                <w:kern w:val="0"/>
                <w:lang w:val="en-US" w:eastAsia="es-ES"/>
                <w14:ligatures w14:val="none"/>
              </w:rPr>
              <w:pPrChange w:id="2418" w:author="Jose Luis Zofio Prieto" w:date="2025-03-12T14:30:00Z">
                <w:pPr>
                  <w:spacing w:after="0" w:line="360" w:lineRule="auto"/>
                  <w:jc w:val="left"/>
                </w:pPr>
              </w:pPrChange>
            </w:pPr>
            <w:del w:id="2419" w:author="Jose Luis Zofio Prieto [2]" w:date="2025-03-13T09:05:00Z">
              <w:r w:rsidRPr="0050535F" w:rsidDel="00946CB9">
                <w:rPr>
                  <w:rFonts w:cs="Times New Roman"/>
                  <w:color w:val="000000"/>
                  <w:lang w:val="en-US"/>
                </w:rPr>
                <w:delText>1</w:delText>
              </w:r>
            </w:del>
          </w:p>
        </w:tc>
        <w:tc>
          <w:tcPr>
            <w:tcW w:w="1200" w:type="dxa"/>
            <w:tcBorders>
              <w:top w:val="nil"/>
              <w:left w:val="single" w:sz="4" w:space="0" w:color="auto"/>
              <w:bottom w:val="nil"/>
              <w:right w:val="single" w:sz="4" w:space="0" w:color="auto"/>
            </w:tcBorders>
            <w:shd w:val="clear" w:color="auto" w:fill="auto"/>
            <w:noWrap/>
            <w:vAlign w:val="bottom"/>
            <w:tcPrChange w:id="2420" w:author="Jose Luis Zofio Prieto" w:date="2025-03-12T17:06:00Z">
              <w:tcPr>
                <w:tcW w:w="1200" w:type="dxa"/>
                <w:tcBorders>
                  <w:top w:val="nil"/>
                  <w:left w:val="nil"/>
                  <w:bottom w:val="nil"/>
                  <w:right w:val="nil"/>
                </w:tcBorders>
                <w:shd w:val="clear" w:color="auto" w:fill="auto"/>
                <w:noWrap/>
                <w:vAlign w:val="bottom"/>
              </w:tcPr>
            </w:tcPrChange>
          </w:tcPr>
          <w:p w14:paraId="5C67A5A1" w14:textId="2BFFB738" w:rsidR="0031569A" w:rsidRPr="0050535F" w:rsidDel="00946CB9" w:rsidRDefault="0031569A">
            <w:pPr>
              <w:spacing w:after="0" w:line="360" w:lineRule="auto"/>
              <w:jc w:val="center"/>
              <w:rPr>
                <w:del w:id="2421" w:author="Jose Luis Zofio Prieto [2]" w:date="2025-03-13T09:05:00Z"/>
                <w:rFonts w:eastAsia="Times New Roman" w:cs="Times New Roman"/>
                <w:color w:val="000000"/>
                <w:kern w:val="0"/>
                <w:lang w:val="en-US" w:eastAsia="es-ES"/>
                <w14:ligatures w14:val="none"/>
              </w:rPr>
              <w:pPrChange w:id="2422" w:author="Jose Luis Zofio Prieto" w:date="2025-03-12T14:30:00Z">
                <w:pPr>
                  <w:spacing w:after="0" w:line="360" w:lineRule="auto"/>
                  <w:jc w:val="left"/>
                </w:pPr>
              </w:pPrChange>
            </w:pPr>
            <w:del w:id="2423" w:author="Jose Luis Zofio Prieto [2]" w:date="2025-03-13T09:05:00Z">
              <w:r w:rsidRPr="0050535F" w:rsidDel="00946CB9">
                <w:rPr>
                  <w:rFonts w:cs="Times New Roman"/>
                  <w:color w:val="000000"/>
                  <w:lang w:val="en-US"/>
                </w:rPr>
                <w:delText>1</w:delText>
              </w:r>
            </w:del>
          </w:p>
        </w:tc>
        <w:tc>
          <w:tcPr>
            <w:tcW w:w="1200" w:type="dxa"/>
            <w:tcBorders>
              <w:top w:val="nil"/>
              <w:left w:val="single" w:sz="4" w:space="0" w:color="auto"/>
              <w:bottom w:val="nil"/>
              <w:right w:val="single" w:sz="4" w:space="0" w:color="auto"/>
            </w:tcBorders>
            <w:shd w:val="clear" w:color="auto" w:fill="auto"/>
            <w:noWrap/>
            <w:vAlign w:val="bottom"/>
            <w:tcPrChange w:id="2424" w:author="Jose Luis Zofio Prieto" w:date="2025-03-12T17:06:00Z">
              <w:tcPr>
                <w:tcW w:w="1200" w:type="dxa"/>
                <w:tcBorders>
                  <w:top w:val="nil"/>
                  <w:left w:val="nil"/>
                  <w:bottom w:val="nil"/>
                  <w:right w:val="nil"/>
                </w:tcBorders>
                <w:shd w:val="clear" w:color="auto" w:fill="auto"/>
                <w:noWrap/>
                <w:vAlign w:val="bottom"/>
              </w:tcPr>
            </w:tcPrChange>
          </w:tcPr>
          <w:p w14:paraId="0F49F0E0" w14:textId="735D85BB" w:rsidR="0031569A" w:rsidRPr="0050535F" w:rsidDel="00946CB9" w:rsidRDefault="0031569A">
            <w:pPr>
              <w:spacing w:after="0" w:line="360" w:lineRule="auto"/>
              <w:jc w:val="center"/>
              <w:rPr>
                <w:del w:id="2425" w:author="Jose Luis Zofio Prieto [2]" w:date="2025-03-13T09:05:00Z"/>
                <w:rFonts w:eastAsia="Times New Roman" w:cs="Times New Roman"/>
                <w:color w:val="000000"/>
                <w:kern w:val="0"/>
                <w:lang w:val="en-US" w:eastAsia="es-ES"/>
                <w14:ligatures w14:val="none"/>
              </w:rPr>
              <w:pPrChange w:id="2426" w:author="Jose Luis Zofio Prieto" w:date="2025-03-12T14:30:00Z">
                <w:pPr>
                  <w:spacing w:after="0" w:line="360" w:lineRule="auto"/>
                  <w:jc w:val="left"/>
                </w:pPr>
              </w:pPrChange>
            </w:pPr>
            <w:del w:id="2427" w:author="Jose Luis Zofio Prieto [2]" w:date="2025-03-13T09:05:00Z">
              <w:r w:rsidRPr="0050535F" w:rsidDel="00946CB9">
                <w:rPr>
                  <w:rFonts w:cs="Times New Roman"/>
                  <w:color w:val="000000"/>
                  <w:lang w:val="en-US"/>
                </w:rPr>
                <w:delText>1</w:delText>
              </w:r>
            </w:del>
          </w:p>
        </w:tc>
      </w:tr>
      <w:tr w:rsidR="0031569A" w:rsidRPr="0050535F" w:rsidDel="00946CB9" w14:paraId="233CACE2" w14:textId="13F9A846" w:rsidTr="00421A65">
        <w:trPr>
          <w:trHeight w:val="300"/>
          <w:jc w:val="center"/>
          <w:del w:id="2428" w:author="Jose Luis Zofio Prieto [2]" w:date="2025-03-13T09:05:00Z"/>
          <w:trPrChange w:id="2429" w:author="Jose Luis Zofio Prieto" w:date="2025-03-12T17:06:00Z">
            <w:trPr>
              <w:trHeight w:val="300"/>
              <w:jc w:val="center"/>
            </w:trPr>
          </w:trPrChange>
        </w:trPr>
        <w:tc>
          <w:tcPr>
            <w:tcW w:w="1200" w:type="dxa"/>
            <w:tcBorders>
              <w:top w:val="nil"/>
              <w:left w:val="nil"/>
              <w:bottom w:val="nil"/>
              <w:right w:val="single" w:sz="4" w:space="0" w:color="auto"/>
            </w:tcBorders>
            <w:tcPrChange w:id="2430" w:author="Jose Luis Zofio Prieto" w:date="2025-03-12T17:06:00Z">
              <w:tcPr>
                <w:tcW w:w="1200" w:type="dxa"/>
                <w:tcBorders>
                  <w:top w:val="nil"/>
                  <w:left w:val="nil"/>
                  <w:bottom w:val="nil"/>
                  <w:right w:val="nil"/>
                </w:tcBorders>
              </w:tcPr>
            </w:tcPrChange>
          </w:tcPr>
          <w:p w14:paraId="60ABCEFE" w14:textId="0DA2149B" w:rsidR="0031569A" w:rsidRPr="0050535F" w:rsidDel="00946CB9" w:rsidRDefault="0031569A">
            <w:pPr>
              <w:spacing w:after="0" w:line="360" w:lineRule="auto"/>
              <w:jc w:val="center"/>
              <w:rPr>
                <w:del w:id="2431" w:author="Jose Luis Zofio Prieto [2]" w:date="2025-03-13T09:05:00Z"/>
                <w:rFonts w:eastAsia="Times New Roman" w:cs="Times New Roman"/>
                <w:color w:val="000000"/>
                <w:kern w:val="0"/>
                <w:lang w:val="en-US" w:eastAsia="es-ES"/>
                <w14:ligatures w14:val="none"/>
              </w:rPr>
              <w:pPrChange w:id="2432" w:author="Jose Luis Zofio Prieto" w:date="2025-03-12T14:30:00Z">
                <w:pPr>
                  <w:spacing w:after="0" w:line="360" w:lineRule="auto"/>
                  <w:jc w:val="left"/>
                </w:pPr>
              </w:pPrChange>
            </w:pPr>
            <w:del w:id="2433" w:author="Jose Luis Zofio Prieto [2]" w:date="2025-03-13T09:05:00Z">
              <w:r w:rsidRPr="0050535F" w:rsidDel="00946CB9">
                <w:rPr>
                  <w:rFonts w:eastAsia="Times New Roman" w:cs="Times New Roman"/>
                  <w:color w:val="000000"/>
                  <w:kern w:val="0"/>
                  <w:lang w:val="en-US" w:eastAsia="es-ES"/>
                  <w14:ligatures w14:val="none"/>
                </w:rPr>
                <w:delText>9</w:delText>
              </w:r>
            </w:del>
          </w:p>
        </w:tc>
        <w:tc>
          <w:tcPr>
            <w:tcW w:w="1200" w:type="dxa"/>
            <w:tcBorders>
              <w:top w:val="nil"/>
              <w:left w:val="single" w:sz="4" w:space="0" w:color="auto"/>
              <w:bottom w:val="nil"/>
              <w:right w:val="single" w:sz="4" w:space="0" w:color="auto"/>
            </w:tcBorders>
            <w:shd w:val="clear" w:color="auto" w:fill="auto"/>
            <w:noWrap/>
            <w:vAlign w:val="bottom"/>
            <w:hideMark/>
            <w:tcPrChange w:id="2434" w:author="Jose Luis Zofio Prieto" w:date="2025-03-12T17:06:00Z">
              <w:tcPr>
                <w:tcW w:w="1200" w:type="dxa"/>
                <w:tcBorders>
                  <w:top w:val="nil"/>
                  <w:left w:val="nil"/>
                  <w:bottom w:val="nil"/>
                  <w:right w:val="nil"/>
                </w:tcBorders>
                <w:shd w:val="clear" w:color="auto" w:fill="auto"/>
                <w:noWrap/>
                <w:vAlign w:val="bottom"/>
                <w:hideMark/>
              </w:tcPr>
            </w:tcPrChange>
          </w:tcPr>
          <w:p w14:paraId="01A1F1BD" w14:textId="18069FB1" w:rsidR="0031569A" w:rsidRPr="0050535F" w:rsidDel="00946CB9" w:rsidRDefault="0031569A">
            <w:pPr>
              <w:spacing w:after="0" w:line="360" w:lineRule="auto"/>
              <w:jc w:val="center"/>
              <w:rPr>
                <w:del w:id="2435" w:author="Jose Luis Zofio Prieto [2]" w:date="2025-03-13T09:05:00Z"/>
                <w:rFonts w:eastAsia="Times New Roman" w:cs="Times New Roman"/>
                <w:color w:val="000000"/>
                <w:kern w:val="0"/>
                <w:lang w:val="en-US" w:eastAsia="es-ES"/>
                <w14:ligatures w14:val="none"/>
              </w:rPr>
              <w:pPrChange w:id="2436" w:author="Jose Luis Zofio Prieto" w:date="2025-03-12T14:30:00Z">
                <w:pPr>
                  <w:spacing w:after="0" w:line="360" w:lineRule="auto"/>
                  <w:jc w:val="left"/>
                </w:pPr>
              </w:pPrChange>
            </w:pPr>
            <w:del w:id="2437" w:author="Jose Luis Zofio Prieto [2]" w:date="2025-03-13T09:05:00Z">
              <w:r w:rsidRPr="0050535F" w:rsidDel="00946CB9">
                <w:rPr>
                  <w:rFonts w:eastAsia="Times New Roman" w:cs="Times New Roman"/>
                  <w:color w:val="000000"/>
                  <w:kern w:val="0"/>
                  <w:lang w:val="en-US" w:eastAsia="es-ES"/>
                  <w14:ligatures w14:val="none"/>
                </w:rPr>
                <w:delText>56</w:delText>
              </w:r>
            </w:del>
          </w:p>
        </w:tc>
        <w:tc>
          <w:tcPr>
            <w:tcW w:w="1470" w:type="dxa"/>
            <w:tcBorders>
              <w:top w:val="nil"/>
              <w:left w:val="single" w:sz="4" w:space="0" w:color="auto"/>
              <w:bottom w:val="nil"/>
              <w:right w:val="single" w:sz="4" w:space="0" w:color="auto"/>
            </w:tcBorders>
            <w:shd w:val="clear" w:color="auto" w:fill="auto"/>
            <w:noWrap/>
            <w:vAlign w:val="bottom"/>
            <w:hideMark/>
            <w:tcPrChange w:id="243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CC3A33F" w14:textId="0D9D4A62" w:rsidR="0031569A" w:rsidRPr="0050535F" w:rsidDel="00946CB9" w:rsidRDefault="0031569A">
            <w:pPr>
              <w:spacing w:after="0" w:line="360" w:lineRule="auto"/>
              <w:jc w:val="center"/>
              <w:rPr>
                <w:del w:id="2439" w:author="Jose Luis Zofio Prieto [2]" w:date="2025-03-13T09:05:00Z"/>
                <w:rFonts w:eastAsia="Times New Roman" w:cs="Times New Roman"/>
                <w:color w:val="000000"/>
                <w:kern w:val="0"/>
                <w:lang w:val="en-US" w:eastAsia="es-ES"/>
                <w14:ligatures w14:val="none"/>
              </w:rPr>
              <w:pPrChange w:id="2440" w:author="Jose Luis Zofio Prieto" w:date="2025-03-12T14:30:00Z">
                <w:pPr>
                  <w:spacing w:after="0" w:line="360" w:lineRule="auto"/>
                  <w:jc w:val="left"/>
                </w:pPr>
              </w:pPrChange>
            </w:pPr>
            <w:del w:id="244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9705</w:delText>
              </w:r>
            </w:del>
          </w:p>
        </w:tc>
        <w:tc>
          <w:tcPr>
            <w:tcW w:w="2010" w:type="dxa"/>
            <w:tcBorders>
              <w:top w:val="nil"/>
              <w:left w:val="single" w:sz="4" w:space="0" w:color="auto"/>
              <w:bottom w:val="nil"/>
              <w:right w:val="single" w:sz="4" w:space="0" w:color="auto"/>
            </w:tcBorders>
            <w:shd w:val="clear" w:color="auto" w:fill="auto"/>
            <w:noWrap/>
            <w:vAlign w:val="bottom"/>
            <w:tcPrChange w:id="2442" w:author="Jose Luis Zofio Prieto" w:date="2025-03-12T17:06:00Z">
              <w:tcPr>
                <w:tcW w:w="1200" w:type="dxa"/>
                <w:tcBorders>
                  <w:top w:val="nil"/>
                  <w:left w:val="nil"/>
                  <w:bottom w:val="nil"/>
                  <w:right w:val="nil"/>
                </w:tcBorders>
                <w:shd w:val="clear" w:color="auto" w:fill="auto"/>
                <w:noWrap/>
                <w:vAlign w:val="bottom"/>
              </w:tcPr>
            </w:tcPrChange>
          </w:tcPr>
          <w:p w14:paraId="385A7B95" w14:textId="0DCCBFCC" w:rsidR="0031569A" w:rsidRPr="0050535F" w:rsidDel="00946CB9" w:rsidRDefault="0031569A">
            <w:pPr>
              <w:spacing w:after="0" w:line="360" w:lineRule="auto"/>
              <w:jc w:val="center"/>
              <w:rPr>
                <w:del w:id="2443" w:author="Jose Luis Zofio Prieto [2]" w:date="2025-03-13T09:05:00Z"/>
                <w:rFonts w:eastAsia="Times New Roman" w:cs="Times New Roman"/>
                <w:color w:val="000000"/>
                <w:kern w:val="0"/>
                <w:lang w:val="en-US" w:eastAsia="es-ES"/>
                <w14:ligatures w14:val="none"/>
              </w:rPr>
              <w:pPrChange w:id="2444" w:author="Jose Luis Zofio Prieto" w:date="2025-03-12T14:30:00Z">
                <w:pPr>
                  <w:spacing w:after="0" w:line="360" w:lineRule="auto"/>
                  <w:jc w:val="left"/>
                </w:pPr>
              </w:pPrChange>
            </w:pPr>
            <w:del w:id="2445"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446" w:author="Jose Luis Zofio Prieto" w:date="2025-03-12T17:06:00Z">
              <w:tcPr>
                <w:tcW w:w="1200" w:type="dxa"/>
                <w:tcBorders>
                  <w:top w:val="nil"/>
                  <w:left w:val="nil"/>
                  <w:bottom w:val="nil"/>
                  <w:right w:val="nil"/>
                </w:tcBorders>
                <w:shd w:val="clear" w:color="auto" w:fill="auto"/>
                <w:noWrap/>
                <w:vAlign w:val="bottom"/>
              </w:tcPr>
            </w:tcPrChange>
          </w:tcPr>
          <w:p w14:paraId="0243E451" w14:textId="697BEA85" w:rsidR="0031569A" w:rsidRPr="0050535F" w:rsidDel="00946CB9" w:rsidRDefault="0031569A">
            <w:pPr>
              <w:spacing w:after="0" w:line="360" w:lineRule="auto"/>
              <w:jc w:val="center"/>
              <w:rPr>
                <w:del w:id="2447" w:author="Jose Luis Zofio Prieto [2]" w:date="2025-03-13T09:05:00Z"/>
                <w:rFonts w:eastAsia="Times New Roman" w:cs="Times New Roman"/>
                <w:color w:val="000000"/>
                <w:kern w:val="0"/>
                <w:lang w:val="en-US" w:eastAsia="es-ES"/>
                <w14:ligatures w14:val="none"/>
              </w:rPr>
              <w:pPrChange w:id="2448" w:author="Jose Luis Zofio Prieto" w:date="2025-03-12T14:30:00Z">
                <w:pPr>
                  <w:spacing w:after="0" w:line="360" w:lineRule="auto"/>
                  <w:jc w:val="left"/>
                </w:pPr>
              </w:pPrChange>
            </w:pPr>
            <w:del w:id="2449"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450" w:author="Jose Luis Zofio Prieto" w:date="2025-03-12T17:06:00Z">
              <w:tcPr>
                <w:tcW w:w="1200" w:type="dxa"/>
                <w:tcBorders>
                  <w:top w:val="nil"/>
                  <w:left w:val="nil"/>
                  <w:bottom w:val="nil"/>
                  <w:right w:val="nil"/>
                </w:tcBorders>
                <w:shd w:val="clear" w:color="auto" w:fill="auto"/>
                <w:noWrap/>
                <w:vAlign w:val="bottom"/>
              </w:tcPr>
            </w:tcPrChange>
          </w:tcPr>
          <w:p w14:paraId="019A9B19" w14:textId="3A02AED3" w:rsidR="0031569A" w:rsidRPr="0050535F" w:rsidDel="00946CB9" w:rsidRDefault="0031569A">
            <w:pPr>
              <w:spacing w:after="0" w:line="360" w:lineRule="auto"/>
              <w:jc w:val="center"/>
              <w:rPr>
                <w:del w:id="2451" w:author="Jose Luis Zofio Prieto [2]" w:date="2025-03-13T09:05:00Z"/>
                <w:rFonts w:eastAsia="Times New Roman" w:cs="Times New Roman"/>
                <w:color w:val="000000"/>
                <w:kern w:val="0"/>
                <w:lang w:val="en-US" w:eastAsia="es-ES"/>
                <w14:ligatures w14:val="none"/>
              </w:rPr>
              <w:pPrChange w:id="2452" w:author="Jose Luis Zofio Prieto" w:date="2025-03-12T14:30:00Z">
                <w:pPr>
                  <w:spacing w:after="0" w:line="360" w:lineRule="auto"/>
                  <w:jc w:val="left"/>
                </w:pPr>
              </w:pPrChange>
            </w:pPr>
            <w:del w:id="2453" w:author="Jose Luis Zofio Prieto [2]" w:date="2025-03-13T09:05:00Z">
              <w:r w:rsidRPr="0050535F" w:rsidDel="00946CB9">
                <w:rPr>
                  <w:rFonts w:cs="Times New Roman"/>
                  <w:color w:val="000000"/>
                  <w:lang w:val="en-US"/>
                </w:rPr>
                <w:delText>56</w:delText>
              </w:r>
            </w:del>
          </w:p>
        </w:tc>
      </w:tr>
      <w:tr w:rsidR="0031569A" w:rsidRPr="0050535F" w:rsidDel="00946CB9" w14:paraId="0004A942" w14:textId="4B95F3EE" w:rsidTr="00421A65">
        <w:trPr>
          <w:trHeight w:val="300"/>
          <w:jc w:val="center"/>
          <w:del w:id="2454" w:author="Jose Luis Zofio Prieto [2]" w:date="2025-03-13T09:05:00Z"/>
          <w:trPrChange w:id="2455" w:author="Jose Luis Zofio Prieto" w:date="2025-03-12T17:06:00Z">
            <w:trPr>
              <w:trHeight w:val="300"/>
              <w:jc w:val="center"/>
            </w:trPr>
          </w:trPrChange>
        </w:trPr>
        <w:tc>
          <w:tcPr>
            <w:tcW w:w="1200" w:type="dxa"/>
            <w:tcBorders>
              <w:top w:val="nil"/>
              <w:left w:val="nil"/>
              <w:bottom w:val="nil"/>
              <w:right w:val="single" w:sz="4" w:space="0" w:color="auto"/>
            </w:tcBorders>
            <w:tcPrChange w:id="2456" w:author="Jose Luis Zofio Prieto" w:date="2025-03-12T17:06:00Z">
              <w:tcPr>
                <w:tcW w:w="1200" w:type="dxa"/>
                <w:tcBorders>
                  <w:top w:val="nil"/>
                  <w:left w:val="nil"/>
                  <w:bottom w:val="nil"/>
                  <w:right w:val="nil"/>
                </w:tcBorders>
              </w:tcPr>
            </w:tcPrChange>
          </w:tcPr>
          <w:p w14:paraId="2017A1C1" w14:textId="3FDF3EE1" w:rsidR="0031569A" w:rsidRPr="0050535F" w:rsidDel="00946CB9" w:rsidRDefault="0031569A">
            <w:pPr>
              <w:spacing w:after="0" w:line="360" w:lineRule="auto"/>
              <w:jc w:val="center"/>
              <w:rPr>
                <w:del w:id="2457" w:author="Jose Luis Zofio Prieto [2]" w:date="2025-03-13T09:05:00Z"/>
                <w:rFonts w:eastAsia="Times New Roman" w:cs="Times New Roman"/>
                <w:color w:val="000000"/>
                <w:kern w:val="0"/>
                <w:lang w:val="en-US" w:eastAsia="es-ES"/>
                <w14:ligatures w14:val="none"/>
              </w:rPr>
              <w:pPrChange w:id="2458" w:author="Jose Luis Zofio Prieto" w:date="2025-03-12T14:30:00Z">
                <w:pPr>
                  <w:spacing w:after="0" w:line="360" w:lineRule="auto"/>
                  <w:jc w:val="left"/>
                </w:pPr>
              </w:pPrChange>
            </w:pPr>
            <w:del w:id="2459" w:author="Jose Luis Zofio Prieto [2]" w:date="2025-03-13T09:05:00Z">
              <w:r w:rsidRPr="0050535F" w:rsidDel="00946CB9">
                <w:rPr>
                  <w:rFonts w:eastAsia="Times New Roman" w:cs="Times New Roman"/>
                  <w:color w:val="000000"/>
                  <w:kern w:val="0"/>
                  <w:lang w:val="en-US" w:eastAsia="es-ES"/>
                  <w14:ligatures w14:val="none"/>
                </w:rPr>
                <w:delText>10</w:delText>
              </w:r>
            </w:del>
          </w:p>
        </w:tc>
        <w:tc>
          <w:tcPr>
            <w:tcW w:w="1200" w:type="dxa"/>
            <w:tcBorders>
              <w:top w:val="nil"/>
              <w:left w:val="single" w:sz="4" w:space="0" w:color="auto"/>
              <w:bottom w:val="nil"/>
              <w:right w:val="single" w:sz="4" w:space="0" w:color="auto"/>
            </w:tcBorders>
            <w:shd w:val="clear" w:color="auto" w:fill="auto"/>
            <w:noWrap/>
            <w:vAlign w:val="bottom"/>
            <w:hideMark/>
            <w:tcPrChange w:id="2460" w:author="Jose Luis Zofio Prieto" w:date="2025-03-12T17:06:00Z">
              <w:tcPr>
                <w:tcW w:w="1200" w:type="dxa"/>
                <w:tcBorders>
                  <w:top w:val="nil"/>
                  <w:left w:val="nil"/>
                  <w:bottom w:val="nil"/>
                  <w:right w:val="nil"/>
                </w:tcBorders>
                <w:shd w:val="clear" w:color="auto" w:fill="auto"/>
                <w:noWrap/>
                <w:vAlign w:val="bottom"/>
                <w:hideMark/>
              </w:tcPr>
            </w:tcPrChange>
          </w:tcPr>
          <w:p w14:paraId="69C1174F" w14:textId="1D0061AF" w:rsidR="0031569A" w:rsidRPr="0050535F" w:rsidDel="00946CB9" w:rsidRDefault="0031569A">
            <w:pPr>
              <w:spacing w:after="0" w:line="360" w:lineRule="auto"/>
              <w:jc w:val="center"/>
              <w:rPr>
                <w:del w:id="2461" w:author="Jose Luis Zofio Prieto [2]" w:date="2025-03-13T09:05:00Z"/>
                <w:rFonts w:eastAsia="Times New Roman" w:cs="Times New Roman"/>
                <w:color w:val="000000"/>
                <w:kern w:val="0"/>
                <w:lang w:val="en-US" w:eastAsia="es-ES"/>
                <w14:ligatures w14:val="none"/>
              </w:rPr>
              <w:pPrChange w:id="2462" w:author="Jose Luis Zofio Prieto" w:date="2025-03-12T14:30:00Z">
                <w:pPr>
                  <w:spacing w:after="0" w:line="360" w:lineRule="auto"/>
                  <w:jc w:val="left"/>
                </w:pPr>
              </w:pPrChange>
            </w:pPr>
            <w:del w:id="2463" w:author="Jose Luis Zofio Prieto [2]" w:date="2025-03-13T09:05:00Z">
              <w:r w:rsidRPr="0050535F" w:rsidDel="00946CB9">
                <w:rPr>
                  <w:rFonts w:eastAsia="Times New Roman" w:cs="Times New Roman"/>
                  <w:color w:val="000000"/>
                  <w:kern w:val="0"/>
                  <w:lang w:val="en-US" w:eastAsia="es-ES"/>
                  <w14:ligatures w14:val="none"/>
                </w:rPr>
                <w:delText>62</w:delText>
              </w:r>
            </w:del>
          </w:p>
        </w:tc>
        <w:tc>
          <w:tcPr>
            <w:tcW w:w="1470" w:type="dxa"/>
            <w:tcBorders>
              <w:top w:val="nil"/>
              <w:left w:val="single" w:sz="4" w:space="0" w:color="auto"/>
              <w:bottom w:val="nil"/>
              <w:right w:val="single" w:sz="4" w:space="0" w:color="auto"/>
            </w:tcBorders>
            <w:shd w:val="clear" w:color="auto" w:fill="auto"/>
            <w:noWrap/>
            <w:vAlign w:val="bottom"/>
            <w:hideMark/>
            <w:tcPrChange w:id="246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FA82E1E" w14:textId="466076AA" w:rsidR="0031569A" w:rsidRPr="0050535F" w:rsidDel="00946CB9" w:rsidRDefault="0031569A">
            <w:pPr>
              <w:spacing w:after="0" w:line="360" w:lineRule="auto"/>
              <w:jc w:val="center"/>
              <w:rPr>
                <w:del w:id="2465" w:author="Jose Luis Zofio Prieto [2]" w:date="2025-03-13T09:05:00Z"/>
                <w:rFonts w:eastAsia="Times New Roman" w:cs="Times New Roman"/>
                <w:color w:val="000000"/>
                <w:kern w:val="0"/>
                <w:lang w:val="en-US" w:eastAsia="es-ES"/>
                <w14:ligatures w14:val="none"/>
              </w:rPr>
              <w:pPrChange w:id="2466" w:author="Jose Luis Zofio Prieto" w:date="2025-03-12T14:30:00Z">
                <w:pPr>
                  <w:spacing w:after="0" w:line="360" w:lineRule="auto"/>
                  <w:jc w:val="left"/>
                </w:pPr>
              </w:pPrChange>
            </w:pPr>
            <w:del w:id="246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9486</w:delText>
              </w:r>
            </w:del>
          </w:p>
        </w:tc>
        <w:tc>
          <w:tcPr>
            <w:tcW w:w="2010" w:type="dxa"/>
            <w:tcBorders>
              <w:top w:val="nil"/>
              <w:left w:val="single" w:sz="4" w:space="0" w:color="auto"/>
              <w:bottom w:val="nil"/>
              <w:right w:val="single" w:sz="4" w:space="0" w:color="auto"/>
            </w:tcBorders>
            <w:shd w:val="clear" w:color="auto" w:fill="auto"/>
            <w:noWrap/>
            <w:vAlign w:val="bottom"/>
            <w:tcPrChange w:id="2468" w:author="Jose Luis Zofio Prieto" w:date="2025-03-12T17:06:00Z">
              <w:tcPr>
                <w:tcW w:w="1200" w:type="dxa"/>
                <w:tcBorders>
                  <w:top w:val="nil"/>
                  <w:left w:val="nil"/>
                  <w:bottom w:val="nil"/>
                  <w:right w:val="nil"/>
                </w:tcBorders>
                <w:shd w:val="clear" w:color="auto" w:fill="auto"/>
                <w:noWrap/>
                <w:vAlign w:val="bottom"/>
              </w:tcPr>
            </w:tcPrChange>
          </w:tcPr>
          <w:p w14:paraId="61FE1328" w14:textId="2CC37AAB" w:rsidR="0031569A" w:rsidRPr="0050535F" w:rsidDel="00946CB9" w:rsidRDefault="0031569A">
            <w:pPr>
              <w:spacing w:after="0" w:line="360" w:lineRule="auto"/>
              <w:jc w:val="center"/>
              <w:rPr>
                <w:del w:id="2469" w:author="Jose Luis Zofio Prieto [2]" w:date="2025-03-13T09:05:00Z"/>
                <w:rFonts w:eastAsia="Times New Roman" w:cs="Times New Roman"/>
                <w:color w:val="000000"/>
                <w:kern w:val="0"/>
                <w:lang w:val="en-US" w:eastAsia="es-ES"/>
                <w14:ligatures w14:val="none"/>
              </w:rPr>
              <w:pPrChange w:id="2470" w:author="Jose Luis Zofio Prieto" w:date="2025-03-12T14:30:00Z">
                <w:pPr>
                  <w:spacing w:after="0" w:line="360" w:lineRule="auto"/>
                  <w:jc w:val="left"/>
                </w:pPr>
              </w:pPrChange>
            </w:pPr>
            <w:del w:id="2471"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bottom w:val="nil"/>
              <w:right w:val="single" w:sz="4" w:space="0" w:color="auto"/>
            </w:tcBorders>
            <w:shd w:val="clear" w:color="auto" w:fill="auto"/>
            <w:noWrap/>
            <w:vAlign w:val="bottom"/>
            <w:tcPrChange w:id="2472" w:author="Jose Luis Zofio Prieto" w:date="2025-03-12T17:06:00Z">
              <w:tcPr>
                <w:tcW w:w="1200" w:type="dxa"/>
                <w:tcBorders>
                  <w:top w:val="nil"/>
                  <w:left w:val="nil"/>
                  <w:bottom w:val="nil"/>
                  <w:right w:val="nil"/>
                </w:tcBorders>
                <w:shd w:val="clear" w:color="auto" w:fill="auto"/>
                <w:noWrap/>
                <w:vAlign w:val="bottom"/>
              </w:tcPr>
            </w:tcPrChange>
          </w:tcPr>
          <w:p w14:paraId="6B31D2B3" w14:textId="272216E8" w:rsidR="0031569A" w:rsidRPr="0050535F" w:rsidDel="00946CB9" w:rsidRDefault="0031569A">
            <w:pPr>
              <w:spacing w:after="0" w:line="360" w:lineRule="auto"/>
              <w:jc w:val="center"/>
              <w:rPr>
                <w:del w:id="2473" w:author="Jose Luis Zofio Prieto [2]" w:date="2025-03-13T09:05:00Z"/>
                <w:rFonts w:eastAsia="Times New Roman" w:cs="Times New Roman"/>
                <w:color w:val="000000"/>
                <w:kern w:val="0"/>
                <w:lang w:val="en-US" w:eastAsia="es-ES"/>
                <w14:ligatures w14:val="none"/>
              </w:rPr>
              <w:pPrChange w:id="2474" w:author="Jose Luis Zofio Prieto" w:date="2025-03-12T14:30:00Z">
                <w:pPr>
                  <w:spacing w:after="0" w:line="360" w:lineRule="auto"/>
                  <w:jc w:val="left"/>
                </w:pPr>
              </w:pPrChange>
            </w:pPr>
            <w:del w:id="2475"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bottom w:val="nil"/>
              <w:right w:val="single" w:sz="4" w:space="0" w:color="auto"/>
            </w:tcBorders>
            <w:shd w:val="clear" w:color="auto" w:fill="auto"/>
            <w:noWrap/>
            <w:vAlign w:val="bottom"/>
            <w:tcPrChange w:id="2476" w:author="Jose Luis Zofio Prieto" w:date="2025-03-12T17:06:00Z">
              <w:tcPr>
                <w:tcW w:w="1200" w:type="dxa"/>
                <w:tcBorders>
                  <w:top w:val="nil"/>
                  <w:left w:val="nil"/>
                  <w:bottom w:val="nil"/>
                  <w:right w:val="nil"/>
                </w:tcBorders>
                <w:shd w:val="clear" w:color="auto" w:fill="auto"/>
                <w:noWrap/>
                <w:vAlign w:val="bottom"/>
              </w:tcPr>
            </w:tcPrChange>
          </w:tcPr>
          <w:p w14:paraId="716D0FD1" w14:textId="5A716754" w:rsidR="0031569A" w:rsidRPr="0050535F" w:rsidDel="00946CB9" w:rsidRDefault="0031569A">
            <w:pPr>
              <w:spacing w:after="0" w:line="360" w:lineRule="auto"/>
              <w:jc w:val="center"/>
              <w:rPr>
                <w:del w:id="2477" w:author="Jose Luis Zofio Prieto [2]" w:date="2025-03-13T09:05:00Z"/>
                <w:rFonts w:eastAsia="Times New Roman" w:cs="Times New Roman"/>
                <w:color w:val="000000"/>
                <w:kern w:val="0"/>
                <w:lang w:val="en-US" w:eastAsia="es-ES"/>
                <w14:ligatures w14:val="none"/>
              </w:rPr>
              <w:pPrChange w:id="2478" w:author="Jose Luis Zofio Prieto" w:date="2025-03-12T14:30:00Z">
                <w:pPr>
                  <w:spacing w:after="0" w:line="360" w:lineRule="auto"/>
                  <w:jc w:val="left"/>
                </w:pPr>
              </w:pPrChange>
            </w:pPr>
            <w:del w:id="2479" w:author="Jose Luis Zofio Prieto [2]" w:date="2025-03-13T09:05:00Z">
              <w:r w:rsidRPr="0050535F" w:rsidDel="00946CB9">
                <w:rPr>
                  <w:rFonts w:cs="Times New Roman"/>
                  <w:color w:val="000000"/>
                  <w:lang w:val="en-US"/>
                </w:rPr>
                <w:delText>46</w:delText>
              </w:r>
            </w:del>
          </w:p>
        </w:tc>
      </w:tr>
      <w:tr w:rsidR="0031569A" w:rsidRPr="0050535F" w:rsidDel="00946CB9" w14:paraId="12FF176E" w14:textId="5E86451A" w:rsidTr="00421A65">
        <w:trPr>
          <w:trHeight w:val="300"/>
          <w:jc w:val="center"/>
          <w:del w:id="2480" w:author="Jose Luis Zofio Prieto [2]" w:date="2025-03-13T09:05:00Z"/>
          <w:trPrChange w:id="2481" w:author="Jose Luis Zofio Prieto" w:date="2025-03-12T17:06:00Z">
            <w:trPr>
              <w:trHeight w:val="300"/>
              <w:jc w:val="center"/>
            </w:trPr>
          </w:trPrChange>
        </w:trPr>
        <w:tc>
          <w:tcPr>
            <w:tcW w:w="1200" w:type="dxa"/>
            <w:tcBorders>
              <w:top w:val="nil"/>
              <w:left w:val="nil"/>
              <w:bottom w:val="nil"/>
              <w:right w:val="single" w:sz="4" w:space="0" w:color="auto"/>
            </w:tcBorders>
            <w:tcPrChange w:id="2482" w:author="Jose Luis Zofio Prieto" w:date="2025-03-12T17:06:00Z">
              <w:tcPr>
                <w:tcW w:w="1200" w:type="dxa"/>
                <w:tcBorders>
                  <w:top w:val="nil"/>
                  <w:left w:val="nil"/>
                  <w:bottom w:val="nil"/>
                  <w:right w:val="nil"/>
                </w:tcBorders>
              </w:tcPr>
            </w:tcPrChange>
          </w:tcPr>
          <w:p w14:paraId="03D324A3" w14:textId="0B8CA277" w:rsidR="0031569A" w:rsidRPr="0050535F" w:rsidDel="00946CB9" w:rsidRDefault="0031569A">
            <w:pPr>
              <w:spacing w:after="0" w:line="360" w:lineRule="auto"/>
              <w:jc w:val="center"/>
              <w:rPr>
                <w:del w:id="2483" w:author="Jose Luis Zofio Prieto [2]" w:date="2025-03-13T09:05:00Z"/>
                <w:rFonts w:eastAsia="Times New Roman" w:cs="Times New Roman"/>
                <w:color w:val="000000"/>
                <w:kern w:val="0"/>
                <w:lang w:val="en-US" w:eastAsia="es-ES"/>
                <w14:ligatures w14:val="none"/>
              </w:rPr>
              <w:pPrChange w:id="2484" w:author="Jose Luis Zofio Prieto" w:date="2025-03-12T14:30:00Z">
                <w:pPr>
                  <w:spacing w:after="0" w:line="360" w:lineRule="auto"/>
                  <w:jc w:val="left"/>
                </w:pPr>
              </w:pPrChange>
            </w:pPr>
            <w:del w:id="2485" w:author="Jose Luis Zofio Prieto [2]" w:date="2025-03-13T09:05:00Z">
              <w:r w:rsidRPr="0050535F" w:rsidDel="00946CB9">
                <w:rPr>
                  <w:rFonts w:eastAsia="Times New Roman" w:cs="Times New Roman"/>
                  <w:color w:val="000000"/>
                  <w:kern w:val="0"/>
                  <w:lang w:val="en-US" w:eastAsia="es-ES"/>
                  <w14:ligatures w14:val="none"/>
                </w:rPr>
                <w:delText>11</w:delText>
              </w:r>
            </w:del>
          </w:p>
        </w:tc>
        <w:tc>
          <w:tcPr>
            <w:tcW w:w="1200" w:type="dxa"/>
            <w:tcBorders>
              <w:top w:val="nil"/>
              <w:left w:val="single" w:sz="4" w:space="0" w:color="auto"/>
              <w:bottom w:val="nil"/>
              <w:right w:val="single" w:sz="4" w:space="0" w:color="auto"/>
            </w:tcBorders>
            <w:shd w:val="clear" w:color="auto" w:fill="auto"/>
            <w:noWrap/>
            <w:vAlign w:val="bottom"/>
            <w:hideMark/>
            <w:tcPrChange w:id="2486" w:author="Jose Luis Zofio Prieto" w:date="2025-03-12T17:06:00Z">
              <w:tcPr>
                <w:tcW w:w="1200" w:type="dxa"/>
                <w:tcBorders>
                  <w:top w:val="nil"/>
                  <w:left w:val="nil"/>
                  <w:bottom w:val="nil"/>
                  <w:right w:val="nil"/>
                </w:tcBorders>
                <w:shd w:val="clear" w:color="auto" w:fill="auto"/>
                <w:noWrap/>
                <w:vAlign w:val="bottom"/>
                <w:hideMark/>
              </w:tcPr>
            </w:tcPrChange>
          </w:tcPr>
          <w:p w14:paraId="4DDE04D8" w14:textId="3FE1F206" w:rsidR="0031569A" w:rsidRPr="0050535F" w:rsidDel="00946CB9" w:rsidRDefault="0031569A">
            <w:pPr>
              <w:spacing w:after="0" w:line="360" w:lineRule="auto"/>
              <w:jc w:val="center"/>
              <w:rPr>
                <w:del w:id="2487" w:author="Jose Luis Zofio Prieto [2]" w:date="2025-03-13T09:05:00Z"/>
                <w:rFonts w:eastAsia="Times New Roman" w:cs="Times New Roman"/>
                <w:color w:val="000000"/>
                <w:kern w:val="0"/>
                <w:lang w:val="en-US" w:eastAsia="es-ES"/>
                <w14:ligatures w14:val="none"/>
              </w:rPr>
              <w:pPrChange w:id="2488" w:author="Jose Luis Zofio Prieto" w:date="2025-03-12T14:30:00Z">
                <w:pPr>
                  <w:spacing w:after="0" w:line="360" w:lineRule="auto"/>
                  <w:jc w:val="left"/>
                </w:pPr>
              </w:pPrChange>
            </w:pPr>
            <w:del w:id="2489" w:author="Jose Luis Zofio Prieto [2]" w:date="2025-03-13T09:05:00Z">
              <w:r w:rsidRPr="0050535F" w:rsidDel="00946CB9">
                <w:rPr>
                  <w:rFonts w:eastAsia="Times New Roman" w:cs="Times New Roman"/>
                  <w:color w:val="000000"/>
                  <w:kern w:val="0"/>
                  <w:lang w:val="en-US" w:eastAsia="es-ES"/>
                  <w14:ligatures w14:val="none"/>
                </w:rPr>
                <w:delText>93</w:delText>
              </w:r>
            </w:del>
          </w:p>
        </w:tc>
        <w:tc>
          <w:tcPr>
            <w:tcW w:w="1470" w:type="dxa"/>
            <w:tcBorders>
              <w:top w:val="nil"/>
              <w:left w:val="single" w:sz="4" w:space="0" w:color="auto"/>
              <w:bottom w:val="nil"/>
              <w:right w:val="single" w:sz="4" w:space="0" w:color="auto"/>
            </w:tcBorders>
            <w:shd w:val="clear" w:color="auto" w:fill="auto"/>
            <w:noWrap/>
            <w:vAlign w:val="bottom"/>
            <w:hideMark/>
            <w:tcPrChange w:id="249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96CB154" w14:textId="6707EE57" w:rsidR="0031569A" w:rsidRPr="0050535F" w:rsidDel="00946CB9" w:rsidRDefault="0031569A">
            <w:pPr>
              <w:spacing w:after="0" w:line="360" w:lineRule="auto"/>
              <w:jc w:val="center"/>
              <w:rPr>
                <w:del w:id="2491" w:author="Jose Luis Zofio Prieto [2]" w:date="2025-03-13T09:05:00Z"/>
                <w:rFonts w:eastAsia="Times New Roman" w:cs="Times New Roman"/>
                <w:color w:val="000000"/>
                <w:kern w:val="0"/>
                <w:lang w:val="en-US" w:eastAsia="es-ES"/>
                <w14:ligatures w14:val="none"/>
              </w:rPr>
              <w:pPrChange w:id="2492" w:author="Jose Luis Zofio Prieto" w:date="2025-03-12T14:30:00Z">
                <w:pPr>
                  <w:spacing w:after="0" w:line="360" w:lineRule="auto"/>
                  <w:jc w:val="left"/>
                </w:pPr>
              </w:pPrChange>
            </w:pPr>
            <w:del w:id="249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9441</w:delText>
              </w:r>
            </w:del>
          </w:p>
        </w:tc>
        <w:tc>
          <w:tcPr>
            <w:tcW w:w="2010" w:type="dxa"/>
            <w:tcBorders>
              <w:top w:val="nil"/>
              <w:left w:val="single" w:sz="4" w:space="0" w:color="auto"/>
              <w:bottom w:val="nil"/>
              <w:right w:val="single" w:sz="4" w:space="0" w:color="auto"/>
            </w:tcBorders>
            <w:shd w:val="clear" w:color="auto" w:fill="auto"/>
            <w:noWrap/>
            <w:vAlign w:val="bottom"/>
            <w:tcPrChange w:id="2494" w:author="Jose Luis Zofio Prieto" w:date="2025-03-12T17:06:00Z">
              <w:tcPr>
                <w:tcW w:w="1200" w:type="dxa"/>
                <w:tcBorders>
                  <w:top w:val="nil"/>
                  <w:left w:val="nil"/>
                  <w:bottom w:val="nil"/>
                  <w:right w:val="nil"/>
                </w:tcBorders>
                <w:shd w:val="clear" w:color="auto" w:fill="auto"/>
                <w:noWrap/>
                <w:vAlign w:val="bottom"/>
              </w:tcPr>
            </w:tcPrChange>
          </w:tcPr>
          <w:p w14:paraId="39DBC992" w14:textId="2123AE2D" w:rsidR="0031569A" w:rsidRPr="0050535F" w:rsidDel="00946CB9" w:rsidRDefault="0031569A">
            <w:pPr>
              <w:spacing w:after="0" w:line="360" w:lineRule="auto"/>
              <w:jc w:val="center"/>
              <w:rPr>
                <w:del w:id="2495" w:author="Jose Luis Zofio Prieto [2]" w:date="2025-03-13T09:05:00Z"/>
                <w:rFonts w:eastAsia="Times New Roman" w:cs="Times New Roman"/>
                <w:color w:val="000000"/>
                <w:kern w:val="0"/>
                <w:lang w:val="en-US" w:eastAsia="es-ES"/>
                <w14:ligatures w14:val="none"/>
              </w:rPr>
              <w:pPrChange w:id="2496" w:author="Jose Luis Zofio Prieto" w:date="2025-03-12T14:30:00Z">
                <w:pPr>
                  <w:spacing w:after="0" w:line="360" w:lineRule="auto"/>
                  <w:jc w:val="left"/>
                </w:pPr>
              </w:pPrChange>
            </w:pPr>
            <w:del w:id="2497"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498" w:author="Jose Luis Zofio Prieto" w:date="2025-03-12T17:06:00Z">
              <w:tcPr>
                <w:tcW w:w="1200" w:type="dxa"/>
                <w:tcBorders>
                  <w:top w:val="nil"/>
                  <w:left w:val="nil"/>
                  <w:bottom w:val="nil"/>
                  <w:right w:val="nil"/>
                </w:tcBorders>
                <w:shd w:val="clear" w:color="auto" w:fill="auto"/>
                <w:noWrap/>
                <w:vAlign w:val="bottom"/>
              </w:tcPr>
            </w:tcPrChange>
          </w:tcPr>
          <w:p w14:paraId="3FD0A8A7" w14:textId="076442D0" w:rsidR="0031569A" w:rsidRPr="0050535F" w:rsidDel="00946CB9" w:rsidRDefault="0031569A">
            <w:pPr>
              <w:spacing w:after="0" w:line="360" w:lineRule="auto"/>
              <w:jc w:val="center"/>
              <w:rPr>
                <w:del w:id="2499" w:author="Jose Luis Zofio Prieto [2]" w:date="2025-03-13T09:05:00Z"/>
                <w:rFonts w:eastAsia="Times New Roman" w:cs="Times New Roman"/>
                <w:color w:val="000000"/>
                <w:kern w:val="0"/>
                <w:lang w:val="en-US" w:eastAsia="es-ES"/>
                <w14:ligatures w14:val="none"/>
              </w:rPr>
              <w:pPrChange w:id="2500" w:author="Jose Luis Zofio Prieto" w:date="2025-03-12T14:30:00Z">
                <w:pPr>
                  <w:spacing w:after="0" w:line="360" w:lineRule="auto"/>
                  <w:jc w:val="left"/>
                </w:pPr>
              </w:pPrChange>
            </w:pPr>
            <w:del w:id="2501"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502" w:author="Jose Luis Zofio Prieto" w:date="2025-03-12T17:06:00Z">
              <w:tcPr>
                <w:tcW w:w="1200" w:type="dxa"/>
                <w:tcBorders>
                  <w:top w:val="nil"/>
                  <w:left w:val="nil"/>
                  <w:bottom w:val="nil"/>
                  <w:right w:val="nil"/>
                </w:tcBorders>
                <w:shd w:val="clear" w:color="auto" w:fill="auto"/>
                <w:noWrap/>
                <w:vAlign w:val="bottom"/>
              </w:tcPr>
            </w:tcPrChange>
          </w:tcPr>
          <w:p w14:paraId="42E2D480" w14:textId="0DCF2334" w:rsidR="0031569A" w:rsidRPr="0050535F" w:rsidDel="00946CB9" w:rsidRDefault="0031569A">
            <w:pPr>
              <w:spacing w:after="0" w:line="360" w:lineRule="auto"/>
              <w:jc w:val="center"/>
              <w:rPr>
                <w:del w:id="2503" w:author="Jose Luis Zofio Prieto [2]" w:date="2025-03-13T09:05:00Z"/>
                <w:rFonts w:eastAsia="Times New Roman" w:cs="Times New Roman"/>
                <w:color w:val="000000"/>
                <w:kern w:val="0"/>
                <w:lang w:val="en-US" w:eastAsia="es-ES"/>
                <w14:ligatures w14:val="none"/>
              </w:rPr>
              <w:pPrChange w:id="2504" w:author="Jose Luis Zofio Prieto" w:date="2025-03-12T14:30:00Z">
                <w:pPr>
                  <w:spacing w:after="0" w:line="360" w:lineRule="auto"/>
                  <w:jc w:val="left"/>
                </w:pPr>
              </w:pPrChange>
            </w:pPr>
            <w:del w:id="2505" w:author="Jose Luis Zofio Prieto [2]" w:date="2025-03-13T09:05:00Z">
              <w:r w:rsidRPr="0050535F" w:rsidDel="00946CB9">
                <w:rPr>
                  <w:rFonts w:cs="Times New Roman"/>
                  <w:color w:val="000000"/>
                  <w:lang w:val="en-US"/>
                </w:rPr>
                <w:delText>46</w:delText>
              </w:r>
            </w:del>
          </w:p>
        </w:tc>
      </w:tr>
      <w:tr w:rsidR="0031569A" w:rsidRPr="0050535F" w:rsidDel="00946CB9" w14:paraId="25F403C1" w14:textId="1E3758AA" w:rsidTr="00421A65">
        <w:trPr>
          <w:trHeight w:val="300"/>
          <w:jc w:val="center"/>
          <w:del w:id="2506" w:author="Jose Luis Zofio Prieto [2]" w:date="2025-03-13T09:05:00Z"/>
          <w:trPrChange w:id="2507" w:author="Jose Luis Zofio Prieto" w:date="2025-03-12T17:06:00Z">
            <w:trPr>
              <w:trHeight w:val="300"/>
              <w:jc w:val="center"/>
            </w:trPr>
          </w:trPrChange>
        </w:trPr>
        <w:tc>
          <w:tcPr>
            <w:tcW w:w="1200" w:type="dxa"/>
            <w:tcBorders>
              <w:top w:val="nil"/>
              <w:left w:val="nil"/>
              <w:bottom w:val="nil"/>
              <w:right w:val="single" w:sz="4" w:space="0" w:color="auto"/>
            </w:tcBorders>
            <w:tcPrChange w:id="2508" w:author="Jose Luis Zofio Prieto" w:date="2025-03-12T17:06:00Z">
              <w:tcPr>
                <w:tcW w:w="1200" w:type="dxa"/>
                <w:tcBorders>
                  <w:top w:val="nil"/>
                  <w:left w:val="nil"/>
                  <w:bottom w:val="nil"/>
                  <w:right w:val="nil"/>
                </w:tcBorders>
              </w:tcPr>
            </w:tcPrChange>
          </w:tcPr>
          <w:p w14:paraId="6AEDF6CC" w14:textId="3F7FB6B8" w:rsidR="0031569A" w:rsidRPr="0050535F" w:rsidDel="00946CB9" w:rsidRDefault="0031569A">
            <w:pPr>
              <w:spacing w:after="0" w:line="360" w:lineRule="auto"/>
              <w:jc w:val="center"/>
              <w:rPr>
                <w:del w:id="2509" w:author="Jose Luis Zofio Prieto [2]" w:date="2025-03-13T09:05:00Z"/>
                <w:rFonts w:eastAsia="Times New Roman" w:cs="Times New Roman"/>
                <w:color w:val="000000"/>
                <w:kern w:val="0"/>
                <w:lang w:val="en-US" w:eastAsia="es-ES"/>
                <w14:ligatures w14:val="none"/>
              </w:rPr>
              <w:pPrChange w:id="2510" w:author="Jose Luis Zofio Prieto" w:date="2025-03-12T14:30:00Z">
                <w:pPr>
                  <w:spacing w:after="0" w:line="360" w:lineRule="auto"/>
                  <w:jc w:val="left"/>
                </w:pPr>
              </w:pPrChange>
            </w:pPr>
            <w:del w:id="2511" w:author="Jose Luis Zofio Prieto [2]" w:date="2025-03-13T09:05:00Z">
              <w:r w:rsidRPr="0050535F" w:rsidDel="00946CB9">
                <w:rPr>
                  <w:rFonts w:eastAsia="Times New Roman" w:cs="Times New Roman"/>
                  <w:color w:val="000000"/>
                  <w:kern w:val="0"/>
                  <w:lang w:val="en-US" w:eastAsia="es-ES"/>
                  <w14:ligatures w14:val="none"/>
                </w:rPr>
                <w:delText>12</w:delText>
              </w:r>
            </w:del>
          </w:p>
        </w:tc>
        <w:tc>
          <w:tcPr>
            <w:tcW w:w="1200" w:type="dxa"/>
            <w:tcBorders>
              <w:top w:val="nil"/>
              <w:left w:val="single" w:sz="4" w:space="0" w:color="auto"/>
              <w:bottom w:val="nil"/>
              <w:right w:val="single" w:sz="4" w:space="0" w:color="auto"/>
            </w:tcBorders>
            <w:shd w:val="clear" w:color="auto" w:fill="auto"/>
            <w:noWrap/>
            <w:vAlign w:val="bottom"/>
            <w:hideMark/>
            <w:tcPrChange w:id="2512" w:author="Jose Luis Zofio Prieto" w:date="2025-03-12T17:06:00Z">
              <w:tcPr>
                <w:tcW w:w="1200" w:type="dxa"/>
                <w:tcBorders>
                  <w:top w:val="nil"/>
                  <w:left w:val="nil"/>
                  <w:bottom w:val="nil"/>
                  <w:right w:val="nil"/>
                </w:tcBorders>
                <w:shd w:val="clear" w:color="auto" w:fill="auto"/>
                <w:noWrap/>
                <w:vAlign w:val="bottom"/>
                <w:hideMark/>
              </w:tcPr>
            </w:tcPrChange>
          </w:tcPr>
          <w:p w14:paraId="5F32A423" w14:textId="660F5DED" w:rsidR="0031569A" w:rsidRPr="0050535F" w:rsidDel="00946CB9" w:rsidRDefault="0031569A">
            <w:pPr>
              <w:spacing w:after="0" w:line="360" w:lineRule="auto"/>
              <w:jc w:val="center"/>
              <w:rPr>
                <w:del w:id="2513" w:author="Jose Luis Zofio Prieto [2]" w:date="2025-03-13T09:05:00Z"/>
                <w:rFonts w:eastAsia="Times New Roman" w:cs="Times New Roman"/>
                <w:color w:val="000000"/>
                <w:kern w:val="0"/>
                <w:lang w:val="en-US" w:eastAsia="es-ES"/>
                <w14:ligatures w14:val="none"/>
              </w:rPr>
              <w:pPrChange w:id="2514" w:author="Jose Luis Zofio Prieto" w:date="2025-03-12T14:30:00Z">
                <w:pPr>
                  <w:spacing w:after="0" w:line="360" w:lineRule="auto"/>
                  <w:jc w:val="left"/>
                </w:pPr>
              </w:pPrChange>
            </w:pPr>
            <w:del w:id="2515" w:author="Jose Luis Zofio Prieto [2]" w:date="2025-03-13T09:05:00Z">
              <w:r w:rsidRPr="0050535F" w:rsidDel="00946CB9">
                <w:rPr>
                  <w:rFonts w:eastAsia="Times New Roman" w:cs="Times New Roman"/>
                  <w:color w:val="000000"/>
                  <w:kern w:val="0"/>
                  <w:lang w:val="en-US" w:eastAsia="es-ES"/>
                  <w14:ligatures w14:val="none"/>
                </w:rPr>
                <w:delText>92</w:delText>
              </w:r>
            </w:del>
          </w:p>
        </w:tc>
        <w:tc>
          <w:tcPr>
            <w:tcW w:w="1470" w:type="dxa"/>
            <w:tcBorders>
              <w:top w:val="nil"/>
              <w:left w:val="single" w:sz="4" w:space="0" w:color="auto"/>
              <w:bottom w:val="nil"/>
              <w:right w:val="single" w:sz="4" w:space="0" w:color="auto"/>
            </w:tcBorders>
            <w:shd w:val="clear" w:color="auto" w:fill="auto"/>
            <w:noWrap/>
            <w:vAlign w:val="bottom"/>
            <w:hideMark/>
            <w:tcPrChange w:id="251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4CFB000" w14:textId="095F05F6" w:rsidR="0031569A" w:rsidRPr="0050535F" w:rsidDel="00946CB9" w:rsidRDefault="0031569A">
            <w:pPr>
              <w:spacing w:after="0" w:line="360" w:lineRule="auto"/>
              <w:jc w:val="center"/>
              <w:rPr>
                <w:del w:id="2517" w:author="Jose Luis Zofio Prieto [2]" w:date="2025-03-13T09:05:00Z"/>
                <w:rFonts w:eastAsia="Times New Roman" w:cs="Times New Roman"/>
                <w:color w:val="000000"/>
                <w:kern w:val="0"/>
                <w:lang w:val="en-US" w:eastAsia="es-ES"/>
                <w14:ligatures w14:val="none"/>
              </w:rPr>
              <w:pPrChange w:id="2518" w:author="Jose Luis Zofio Prieto" w:date="2025-03-12T14:30:00Z">
                <w:pPr>
                  <w:spacing w:after="0" w:line="360" w:lineRule="auto"/>
                  <w:jc w:val="left"/>
                </w:pPr>
              </w:pPrChange>
            </w:pPr>
            <w:del w:id="251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9335</w:delText>
              </w:r>
            </w:del>
          </w:p>
        </w:tc>
        <w:tc>
          <w:tcPr>
            <w:tcW w:w="2010" w:type="dxa"/>
            <w:tcBorders>
              <w:top w:val="nil"/>
              <w:left w:val="single" w:sz="4" w:space="0" w:color="auto"/>
              <w:bottom w:val="nil"/>
              <w:right w:val="single" w:sz="4" w:space="0" w:color="auto"/>
            </w:tcBorders>
            <w:shd w:val="clear" w:color="auto" w:fill="auto"/>
            <w:noWrap/>
            <w:vAlign w:val="bottom"/>
            <w:tcPrChange w:id="2520" w:author="Jose Luis Zofio Prieto" w:date="2025-03-12T17:06:00Z">
              <w:tcPr>
                <w:tcW w:w="1200" w:type="dxa"/>
                <w:tcBorders>
                  <w:top w:val="nil"/>
                  <w:left w:val="nil"/>
                  <w:bottom w:val="nil"/>
                  <w:right w:val="nil"/>
                </w:tcBorders>
                <w:shd w:val="clear" w:color="auto" w:fill="auto"/>
                <w:noWrap/>
                <w:vAlign w:val="bottom"/>
              </w:tcPr>
            </w:tcPrChange>
          </w:tcPr>
          <w:p w14:paraId="1E9FCF50" w14:textId="1392BBE3" w:rsidR="0031569A" w:rsidRPr="0050535F" w:rsidDel="00946CB9" w:rsidRDefault="0031569A">
            <w:pPr>
              <w:spacing w:after="0" w:line="360" w:lineRule="auto"/>
              <w:jc w:val="center"/>
              <w:rPr>
                <w:del w:id="2521" w:author="Jose Luis Zofio Prieto [2]" w:date="2025-03-13T09:05:00Z"/>
                <w:rFonts w:eastAsia="Times New Roman" w:cs="Times New Roman"/>
                <w:color w:val="000000"/>
                <w:kern w:val="0"/>
                <w:lang w:val="en-US" w:eastAsia="es-ES"/>
                <w14:ligatures w14:val="none"/>
              </w:rPr>
              <w:pPrChange w:id="2522" w:author="Jose Luis Zofio Prieto" w:date="2025-03-12T14:30:00Z">
                <w:pPr>
                  <w:spacing w:after="0" w:line="360" w:lineRule="auto"/>
                  <w:jc w:val="left"/>
                </w:pPr>
              </w:pPrChange>
            </w:pPr>
            <w:del w:id="2523"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524" w:author="Jose Luis Zofio Prieto" w:date="2025-03-12T17:06:00Z">
              <w:tcPr>
                <w:tcW w:w="1200" w:type="dxa"/>
                <w:tcBorders>
                  <w:top w:val="nil"/>
                  <w:left w:val="nil"/>
                  <w:bottom w:val="nil"/>
                  <w:right w:val="nil"/>
                </w:tcBorders>
                <w:shd w:val="clear" w:color="auto" w:fill="auto"/>
                <w:noWrap/>
                <w:vAlign w:val="bottom"/>
              </w:tcPr>
            </w:tcPrChange>
          </w:tcPr>
          <w:p w14:paraId="73E0E555" w14:textId="22F02DB5" w:rsidR="0031569A" w:rsidRPr="0050535F" w:rsidDel="00946CB9" w:rsidRDefault="0031569A">
            <w:pPr>
              <w:spacing w:after="0" w:line="360" w:lineRule="auto"/>
              <w:jc w:val="center"/>
              <w:rPr>
                <w:del w:id="2525" w:author="Jose Luis Zofio Prieto [2]" w:date="2025-03-13T09:05:00Z"/>
                <w:rFonts w:eastAsia="Times New Roman" w:cs="Times New Roman"/>
                <w:color w:val="000000"/>
                <w:kern w:val="0"/>
                <w:lang w:val="en-US" w:eastAsia="es-ES"/>
                <w14:ligatures w14:val="none"/>
              </w:rPr>
              <w:pPrChange w:id="2526" w:author="Jose Luis Zofio Prieto" w:date="2025-03-12T14:30:00Z">
                <w:pPr>
                  <w:spacing w:after="0" w:line="360" w:lineRule="auto"/>
                  <w:jc w:val="left"/>
                </w:pPr>
              </w:pPrChange>
            </w:pPr>
            <w:del w:id="2527"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528" w:author="Jose Luis Zofio Prieto" w:date="2025-03-12T17:06:00Z">
              <w:tcPr>
                <w:tcW w:w="1200" w:type="dxa"/>
                <w:tcBorders>
                  <w:top w:val="nil"/>
                  <w:left w:val="nil"/>
                  <w:bottom w:val="nil"/>
                  <w:right w:val="nil"/>
                </w:tcBorders>
                <w:shd w:val="clear" w:color="auto" w:fill="auto"/>
                <w:noWrap/>
                <w:vAlign w:val="bottom"/>
              </w:tcPr>
            </w:tcPrChange>
          </w:tcPr>
          <w:p w14:paraId="15CAF3B4" w14:textId="35411E62" w:rsidR="0031569A" w:rsidRPr="0050535F" w:rsidDel="00946CB9" w:rsidRDefault="0031569A">
            <w:pPr>
              <w:spacing w:after="0" w:line="360" w:lineRule="auto"/>
              <w:jc w:val="center"/>
              <w:rPr>
                <w:del w:id="2529" w:author="Jose Luis Zofio Prieto [2]" w:date="2025-03-13T09:05:00Z"/>
                <w:rFonts w:eastAsia="Times New Roman" w:cs="Times New Roman"/>
                <w:color w:val="000000"/>
                <w:kern w:val="0"/>
                <w:lang w:val="en-US" w:eastAsia="es-ES"/>
                <w14:ligatures w14:val="none"/>
              </w:rPr>
              <w:pPrChange w:id="2530" w:author="Jose Luis Zofio Prieto" w:date="2025-03-12T14:30:00Z">
                <w:pPr>
                  <w:spacing w:after="0" w:line="360" w:lineRule="auto"/>
                  <w:jc w:val="left"/>
                </w:pPr>
              </w:pPrChange>
            </w:pPr>
            <w:del w:id="2531" w:author="Jose Luis Zofio Prieto [2]" w:date="2025-03-13T09:05:00Z">
              <w:r w:rsidRPr="0050535F" w:rsidDel="00946CB9">
                <w:rPr>
                  <w:rFonts w:cs="Times New Roman"/>
                  <w:color w:val="000000"/>
                  <w:lang w:val="en-US"/>
                </w:rPr>
                <w:delText>46</w:delText>
              </w:r>
            </w:del>
          </w:p>
        </w:tc>
      </w:tr>
      <w:tr w:rsidR="0031569A" w:rsidRPr="0050535F" w:rsidDel="00946CB9" w14:paraId="1E4F59D3" w14:textId="6B918537" w:rsidTr="00421A65">
        <w:trPr>
          <w:trHeight w:val="300"/>
          <w:jc w:val="center"/>
          <w:del w:id="2532" w:author="Jose Luis Zofio Prieto [2]" w:date="2025-03-13T09:05:00Z"/>
          <w:trPrChange w:id="2533" w:author="Jose Luis Zofio Prieto" w:date="2025-03-12T17:06:00Z">
            <w:trPr>
              <w:trHeight w:val="300"/>
              <w:jc w:val="center"/>
            </w:trPr>
          </w:trPrChange>
        </w:trPr>
        <w:tc>
          <w:tcPr>
            <w:tcW w:w="1200" w:type="dxa"/>
            <w:tcBorders>
              <w:top w:val="nil"/>
              <w:left w:val="nil"/>
              <w:bottom w:val="nil"/>
              <w:right w:val="single" w:sz="4" w:space="0" w:color="auto"/>
            </w:tcBorders>
            <w:tcPrChange w:id="2534" w:author="Jose Luis Zofio Prieto" w:date="2025-03-12T17:06:00Z">
              <w:tcPr>
                <w:tcW w:w="1200" w:type="dxa"/>
                <w:tcBorders>
                  <w:top w:val="nil"/>
                  <w:left w:val="nil"/>
                  <w:bottom w:val="nil"/>
                  <w:right w:val="nil"/>
                </w:tcBorders>
              </w:tcPr>
            </w:tcPrChange>
          </w:tcPr>
          <w:p w14:paraId="00FFC353" w14:textId="6352BAD5" w:rsidR="0031569A" w:rsidRPr="0050535F" w:rsidDel="00946CB9" w:rsidRDefault="0031569A">
            <w:pPr>
              <w:spacing w:after="0" w:line="360" w:lineRule="auto"/>
              <w:jc w:val="center"/>
              <w:rPr>
                <w:del w:id="2535" w:author="Jose Luis Zofio Prieto [2]" w:date="2025-03-13T09:05:00Z"/>
                <w:rFonts w:eastAsia="Times New Roman" w:cs="Times New Roman"/>
                <w:color w:val="000000"/>
                <w:kern w:val="0"/>
                <w:lang w:val="en-US" w:eastAsia="es-ES"/>
                <w14:ligatures w14:val="none"/>
              </w:rPr>
              <w:pPrChange w:id="2536" w:author="Jose Luis Zofio Prieto" w:date="2025-03-12T14:30:00Z">
                <w:pPr>
                  <w:spacing w:after="0" w:line="360" w:lineRule="auto"/>
                  <w:jc w:val="left"/>
                </w:pPr>
              </w:pPrChange>
            </w:pPr>
            <w:del w:id="2537" w:author="Jose Luis Zofio Prieto [2]" w:date="2025-03-13T09:05:00Z">
              <w:r w:rsidRPr="0050535F" w:rsidDel="00946CB9">
                <w:rPr>
                  <w:rFonts w:eastAsia="Times New Roman" w:cs="Times New Roman"/>
                  <w:color w:val="000000"/>
                  <w:kern w:val="0"/>
                  <w:lang w:val="en-US" w:eastAsia="es-ES"/>
                  <w14:ligatures w14:val="none"/>
                </w:rPr>
                <w:delText>13</w:delText>
              </w:r>
            </w:del>
          </w:p>
        </w:tc>
        <w:tc>
          <w:tcPr>
            <w:tcW w:w="1200" w:type="dxa"/>
            <w:tcBorders>
              <w:top w:val="nil"/>
              <w:left w:val="single" w:sz="4" w:space="0" w:color="auto"/>
              <w:bottom w:val="nil"/>
              <w:right w:val="single" w:sz="4" w:space="0" w:color="auto"/>
            </w:tcBorders>
            <w:shd w:val="clear" w:color="auto" w:fill="auto"/>
            <w:noWrap/>
            <w:vAlign w:val="bottom"/>
            <w:hideMark/>
            <w:tcPrChange w:id="2538" w:author="Jose Luis Zofio Prieto" w:date="2025-03-12T17:06:00Z">
              <w:tcPr>
                <w:tcW w:w="1200" w:type="dxa"/>
                <w:tcBorders>
                  <w:top w:val="nil"/>
                  <w:left w:val="nil"/>
                  <w:bottom w:val="nil"/>
                  <w:right w:val="nil"/>
                </w:tcBorders>
                <w:shd w:val="clear" w:color="auto" w:fill="auto"/>
                <w:noWrap/>
                <w:vAlign w:val="bottom"/>
                <w:hideMark/>
              </w:tcPr>
            </w:tcPrChange>
          </w:tcPr>
          <w:p w14:paraId="1D40C1E8" w14:textId="790D00C6" w:rsidR="0031569A" w:rsidRPr="0050535F" w:rsidDel="00946CB9" w:rsidRDefault="0031569A">
            <w:pPr>
              <w:spacing w:after="0" w:line="360" w:lineRule="auto"/>
              <w:jc w:val="center"/>
              <w:rPr>
                <w:del w:id="2539" w:author="Jose Luis Zofio Prieto [2]" w:date="2025-03-13T09:05:00Z"/>
                <w:rFonts w:eastAsia="Times New Roman" w:cs="Times New Roman"/>
                <w:color w:val="000000"/>
                <w:kern w:val="0"/>
                <w:lang w:val="en-US" w:eastAsia="es-ES"/>
                <w14:ligatures w14:val="none"/>
              </w:rPr>
              <w:pPrChange w:id="2540" w:author="Jose Luis Zofio Prieto" w:date="2025-03-12T14:30:00Z">
                <w:pPr>
                  <w:spacing w:after="0" w:line="360" w:lineRule="auto"/>
                  <w:jc w:val="left"/>
                </w:pPr>
              </w:pPrChange>
            </w:pPr>
            <w:del w:id="2541" w:author="Jose Luis Zofio Prieto [2]" w:date="2025-03-13T09:05:00Z">
              <w:r w:rsidRPr="0050535F" w:rsidDel="00946CB9">
                <w:rPr>
                  <w:rFonts w:eastAsia="Times New Roman" w:cs="Times New Roman"/>
                  <w:color w:val="000000"/>
                  <w:kern w:val="0"/>
                  <w:lang w:val="en-US" w:eastAsia="es-ES"/>
                  <w14:ligatures w14:val="none"/>
                </w:rPr>
                <w:delText>9</w:delText>
              </w:r>
            </w:del>
          </w:p>
        </w:tc>
        <w:tc>
          <w:tcPr>
            <w:tcW w:w="1470" w:type="dxa"/>
            <w:tcBorders>
              <w:top w:val="nil"/>
              <w:left w:val="single" w:sz="4" w:space="0" w:color="auto"/>
              <w:bottom w:val="nil"/>
              <w:right w:val="single" w:sz="4" w:space="0" w:color="auto"/>
            </w:tcBorders>
            <w:shd w:val="clear" w:color="auto" w:fill="auto"/>
            <w:noWrap/>
            <w:vAlign w:val="bottom"/>
            <w:hideMark/>
            <w:tcPrChange w:id="254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85B9CFF" w14:textId="257A2120" w:rsidR="0031569A" w:rsidRPr="0050535F" w:rsidDel="00946CB9" w:rsidRDefault="0031569A">
            <w:pPr>
              <w:spacing w:after="0" w:line="360" w:lineRule="auto"/>
              <w:jc w:val="center"/>
              <w:rPr>
                <w:del w:id="2543" w:author="Jose Luis Zofio Prieto [2]" w:date="2025-03-13T09:05:00Z"/>
                <w:rFonts w:eastAsia="Times New Roman" w:cs="Times New Roman"/>
                <w:color w:val="000000"/>
                <w:kern w:val="0"/>
                <w:lang w:val="en-US" w:eastAsia="es-ES"/>
                <w14:ligatures w14:val="none"/>
              </w:rPr>
              <w:pPrChange w:id="2544" w:author="Jose Luis Zofio Prieto" w:date="2025-03-12T14:30:00Z">
                <w:pPr>
                  <w:spacing w:after="0" w:line="360" w:lineRule="auto"/>
                  <w:jc w:val="left"/>
                </w:pPr>
              </w:pPrChange>
            </w:pPr>
            <w:del w:id="254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9288</w:delText>
              </w:r>
            </w:del>
          </w:p>
        </w:tc>
        <w:tc>
          <w:tcPr>
            <w:tcW w:w="2010" w:type="dxa"/>
            <w:tcBorders>
              <w:top w:val="nil"/>
              <w:left w:val="single" w:sz="4" w:space="0" w:color="auto"/>
              <w:bottom w:val="nil"/>
              <w:right w:val="single" w:sz="4" w:space="0" w:color="auto"/>
            </w:tcBorders>
            <w:shd w:val="clear" w:color="auto" w:fill="auto"/>
            <w:noWrap/>
            <w:vAlign w:val="bottom"/>
            <w:tcPrChange w:id="2546" w:author="Jose Luis Zofio Prieto" w:date="2025-03-12T17:06:00Z">
              <w:tcPr>
                <w:tcW w:w="1200" w:type="dxa"/>
                <w:tcBorders>
                  <w:top w:val="nil"/>
                  <w:left w:val="nil"/>
                  <w:bottom w:val="nil"/>
                  <w:right w:val="nil"/>
                </w:tcBorders>
                <w:shd w:val="clear" w:color="auto" w:fill="auto"/>
                <w:noWrap/>
                <w:vAlign w:val="bottom"/>
              </w:tcPr>
            </w:tcPrChange>
          </w:tcPr>
          <w:p w14:paraId="4DA2D9EC" w14:textId="410511EB" w:rsidR="0031569A" w:rsidRPr="0050535F" w:rsidDel="00946CB9" w:rsidRDefault="0031569A">
            <w:pPr>
              <w:spacing w:after="0" w:line="360" w:lineRule="auto"/>
              <w:jc w:val="center"/>
              <w:rPr>
                <w:del w:id="2547" w:author="Jose Luis Zofio Prieto [2]" w:date="2025-03-13T09:05:00Z"/>
                <w:rFonts w:eastAsia="Times New Roman" w:cs="Times New Roman"/>
                <w:color w:val="000000"/>
                <w:kern w:val="0"/>
                <w:lang w:val="en-US" w:eastAsia="es-ES"/>
                <w14:ligatures w14:val="none"/>
              </w:rPr>
              <w:pPrChange w:id="2548" w:author="Jose Luis Zofio Prieto" w:date="2025-03-12T14:30:00Z">
                <w:pPr>
                  <w:spacing w:after="0" w:line="360" w:lineRule="auto"/>
                  <w:jc w:val="left"/>
                </w:pPr>
              </w:pPrChange>
            </w:pPr>
            <w:del w:id="2549" w:author="Jose Luis Zofio Prieto [2]" w:date="2025-03-13T09:05:00Z">
              <w:r w:rsidRPr="0050535F" w:rsidDel="00946CB9">
                <w:rPr>
                  <w:rFonts w:cs="Times New Roman"/>
                  <w:color w:val="000000"/>
                  <w:lang w:val="en-US"/>
                </w:rPr>
                <w:delText>9</w:delText>
              </w:r>
            </w:del>
          </w:p>
        </w:tc>
        <w:tc>
          <w:tcPr>
            <w:tcW w:w="1200" w:type="dxa"/>
            <w:tcBorders>
              <w:top w:val="nil"/>
              <w:left w:val="single" w:sz="4" w:space="0" w:color="auto"/>
              <w:bottom w:val="nil"/>
              <w:right w:val="single" w:sz="4" w:space="0" w:color="auto"/>
            </w:tcBorders>
            <w:shd w:val="clear" w:color="auto" w:fill="auto"/>
            <w:noWrap/>
            <w:vAlign w:val="bottom"/>
            <w:tcPrChange w:id="2550" w:author="Jose Luis Zofio Prieto" w:date="2025-03-12T17:06:00Z">
              <w:tcPr>
                <w:tcW w:w="1200" w:type="dxa"/>
                <w:tcBorders>
                  <w:top w:val="nil"/>
                  <w:left w:val="nil"/>
                  <w:bottom w:val="nil"/>
                  <w:right w:val="nil"/>
                </w:tcBorders>
                <w:shd w:val="clear" w:color="auto" w:fill="auto"/>
                <w:noWrap/>
                <w:vAlign w:val="bottom"/>
              </w:tcPr>
            </w:tcPrChange>
          </w:tcPr>
          <w:p w14:paraId="7B8F132A" w14:textId="15E0A314" w:rsidR="0031569A" w:rsidRPr="0050535F" w:rsidDel="00946CB9" w:rsidRDefault="0031569A">
            <w:pPr>
              <w:spacing w:after="0" w:line="360" w:lineRule="auto"/>
              <w:jc w:val="center"/>
              <w:rPr>
                <w:del w:id="2551" w:author="Jose Luis Zofio Prieto [2]" w:date="2025-03-13T09:05:00Z"/>
                <w:rFonts w:eastAsia="Times New Roman" w:cs="Times New Roman"/>
                <w:color w:val="000000"/>
                <w:kern w:val="0"/>
                <w:lang w:val="en-US" w:eastAsia="es-ES"/>
                <w14:ligatures w14:val="none"/>
              </w:rPr>
              <w:pPrChange w:id="2552" w:author="Jose Luis Zofio Prieto" w:date="2025-03-12T14:30:00Z">
                <w:pPr>
                  <w:spacing w:after="0" w:line="360" w:lineRule="auto"/>
                  <w:jc w:val="left"/>
                </w:pPr>
              </w:pPrChange>
            </w:pPr>
            <w:del w:id="2553" w:author="Jose Luis Zofio Prieto [2]" w:date="2025-03-13T09:05:00Z">
              <w:r w:rsidRPr="0050535F" w:rsidDel="00946CB9">
                <w:rPr>
                  <w:rFonts w:cs="Times New Roman"/>
                  <w:color w:val="000000"/>
                  <w:lang w:val="en-US"/>
                </w:rPr>
                <w:delText>9</w:delText>
              </w:r>
            </w:del>
          </w:p>
        </w:tc>
        <w:tc>
          <w:tcPr>
            <w:tcW w:w="1200" w:type="dxa"/>
            <w:tcBorders>
              <w:top w:val="nil"/>
              <w:left w:val="single" w:sz="4" w:space="0" w:color="auto"/>
              <w:bottom w:val="nil"/>
              <w:right w:val="single" w:sz="4" w:space="0" w:color="auto"/>
            </w:tcBorders>
            <w:shd w:val="clear" w:color="auto" w:fill="auto"/>
            <w:noWrap/>
            <w:vAlign w:val="bottom"/>
            <w:tcPrChange w:id="2554" w:author="Jose Luis Zofio Prieto" w:date="2025-03-12T17:06:00Z">
              <w:tcPr>
                <w:tcW w:w="1200" w:type="dxa"/>
                <w:tcBorders>
                  <w:top w:val="nil"/>
                  <w:left w:val="nil"/>
                  <w:bottom w:val="nil"/>
                  <w:right w:val="nil"/>
                </w:tcBorders>
                <w:shd w:val="clear" w:color="auto" w:fill="auto"/>
                <w:noWrap/>
                <w:vAlign w:val="bottom"/>
              </w:tcPr>
            </w:tcPrChange>
          </w:tcPr>
          <w:p w14:paraId="3ADF29B2" w14:textId="69729380" w:rsidR="0031569A" w:rsidRPr="0050535F" w:rsidDel="00946CB9" w:rsidRDefault="0031569A">
            <w:pPr>
              <w:spacing w:after="0" w:line="360" w:lineRule="auto"/>
              <w:jc w:val="center"/>
              <w:rPr>
                <w:del w:id="2555" w:author="Jose Luis Zofio Prieto [2]" w:date="2025-03-13T09:05:00Z"/>
                <w:rFonts w:eastAsia="Times New Roman" w:cs="Times New Roman"/>
                <w:color w:val="000000"/>
                <w:kern w:val="0"/>
                <w:lang w:val="en-US" w:eastAsia="es-ES"/>
                <w14:ligatures w14:val="none"/>
              </w:rPr>
              <w:pPrChange w:id="2556" w:author="Jose Luis Zofio Prieto" w:date="2025-03-12T14:30:00Z">
                <w:pPr>
                  <w:spacing w:after="0" w:line="360" w:lineRule="auto"/>
                  <w:jc w:val="left"/>
                </w:pPr>
              </w:pPrChange>
            </w:pPr>
            <w:del w:id="2557" w:author="Jose Luis Zofio Prieto [2]" w:date="2025-03-13T09:05:00Z">
              <w:r w:rsidRPr="0050535F" w:rsidDel="00946CB9">
                <w:rPr>
                  <w:rFonts w:cs="Times New Roman"/>
                  <w:color w:val="000000"/>
                  <w:lang w:val="en-US"/>
                </w:rPr>
                <w:delText>3</w:delText>
              </w:r>
            </w:del>
          </w:p>
        </w:tc>
      </w:tr>
      <w:tr w:rsidR="0031569A" w:rsidRPr="0050535F" w:rsidDel="00946CB9" w14:paraId="57D1338A" w14:textId="61919084" w:rsidTr="00421A65">
        <w:trPr>
          <w:trHeight w:val="300"/>
          <w:jc w:val="center"/>
          <w:del w:id="2558" w:author="Jose Luis Zofio Prieto [2]" w:date="2025-03-13T09:05:00Z"/>
          <w:trPrChange w:id="2559" w:author="Jose Luis Zofio Prieto" w:date="2025-03-12T17:06:00Z">
            <w:trPr>
              <w:trHeight w:val="300"/>
              <w:jc w:val="center"/>
            </w:trPr>
          </w:trPrChange>
        </w:trPr>
        <w:tc>
          <w:tcPr>
            <w:tcW w:w="1200" w:type="dxa"/>
            <w:tcBorders>
              <w:top w:val="nil"/>
              <w:left w:val="nil"/>
              <w:bottom w:val="nil"/>
              <w:right w:val="single" w:sz="4" w:space="0" w:color="auto"/>
            </w:tcBorders>
            <w:tcPrChange w:id="2560" w:author="Jose Luis Zofio Prieto" w:date="2025-03-12T17:06:00Z">
              <w:tcPr>
                <w:tcW w:w="1200" w:type="dxa"/>
                <w:tcBorders>
                  <w:top w:val="nil"/>
                  <w:left w:val="nil"/>
                  <w:bottom w:val="nil"/>
                  <w:right w:val="nil"/>
                </w:tcBorders>
              </w:tcPr>
            </w:tcPrChange>
          </w:tcPr>
          <w:p w14:paraId="0B01A489" w14:textId="3771FB68" w:rsidR="0031569A" w:rsidRPr="0050535F" w:rsidDel="00946CB9" w:rsidRDefault="0031569A">
            <w:pPr>
              <w:spacing w:after="0" w:line="360" w:lineRule="auto"/>
              <w:jc w:val="center"/>
              <w:rPr>
                <w:del w:id="2561" w:author="Jose Luis Zofio Prieto [2]" w:date="2025-03-13T09:05:00Z"/>
                <w:rFonts w:eastAsia="Times New Roman" w:cs="Times New Roman"/>
                <w:color w:val="000000"/>
                <w:kern w:val="0"/>
                <w:lang w:val="en-US" w:eastAsia="es-ES"/>
                <w14:ligatures w14:val="none"/>
              </w:rPr>
              <w:pPrChange w:id="2562" w:author="Jose Luis Zofio Prieto" w:date="2025-03-12T14:30:00Z">
                <w:pPr>
                  <w:spacing w:after="0" w:line="360" w:lineRule="auto"/>
                  <w:jc w:val="left"/>
                </w:pPr>
              </w:pPrChange>
            </w:pPr>
            <w:del w:id="2563" w:author="Jose Luis Zofio Prieto [2]" w:date="2025-03-13T09:05:00Z">
              <w:r w:rsidRPr="0050535F" w:rsidDel="00946CB9">
                <w:rPr>
                  <w:rFonts w:eastAsia="Times New Roman" w:cs="Times New Roman"/>
                  <w:color w:val="000000"/>
                  <w:kern w:val="0"/>
                  <w:lang w:val="en-US" w:eastAsia="es-ES"/>
                  <w14:ligatures w14:val="none"/>
                </w:rPr>
                <w:delText>14</w:delText>
              </w:r>
            </w:del>
          </w:p>
        </w:tc>
        <w:tc>
          <w:tcPr>
            <w:tcW w:w="1200" w:type="dxa"/>
            <w:tcBorders>
              <w:top w:val="nil"/>
              <w:left w:val="single" w:sz="4" w:space="0" w:color="auto"/>
              <w:bottom w:val="nil"/>
              <w:right w:val="single" w:sz="4" w:space="0" w:color="auto"/>
            </w:tcBorders>
            <w:shd w:val="clear" w:color="auto" w:fill="auto"/>
            <w:noWrap/>
            <w:vAlign w:val="bottom"/>
            <w:hideMark/>
            <w:tcPrChange w:id="2564" w:author="Jose Luis Zofio Prieto" w:date="2025-03-12T17:06:00Z">
              <w:tcPr>
                <w:tcW w:w="1200" w:type="dxa"/>
                <w:tcBorders>
                  <w:top w:val="nil"/>
                  <w:left w:val="nil"/>
                  <w:bottom w:val="nil"/>
                  <w:right w:val="nil"/>
                </w:tcBorders>
                <w:shd w:val="clear" w:color="auto" w:fill="auto"/>
                <w:noWrap/>
                <w:vAlign w:val="bottom"/>
                <w:hideMark/>
              </w:tcPr>
            </w:tcPrChange>
          </w:tcPr>
          <w:p w14:paraId="6535A40E" w14:textId="203EB141" w:rsidR="0031569A" w:rsidRPr="0050535F" w:rsidDel="00946CB9" w:rsidRDefault="0031569A">
            <w:pPr>
              <w:spacing w:after="0" w:line="360" w:lineRule="auto"/>
              <w:jc w:val="center"/>
              <w:rPr>
                <w:del w:id="2565" w:author="Jose Luis Zofio Prieto [2]" w:date="2025-03-13T09:05:00Z"/>
                <w:rFonts w:eastAsia="Times New Roman" w:cs="Times New Roman"/>
                <w:color w:val="000000"/>
                <w:kern w:val="0"/>
                <w:lang w:val="en-US" w:eastAsia="es-ES"/>
                <w14:ligatures w14:val="none"/>
              </w:rPr>
              <w:pPrChange w:id="2566" w:author="Jose Luis Zofio Prieto" w:date="2025-03-12T14:30:00Z">
                <w:pPr>
                  <w:spacing w:after="0" w:line="360" w:lineRule="auto"/>
                  <w:jc w:val="left"/>
                </w:pPr>
              </w:pPrChange>
            </w:pPr>
            <w:del w:id="2567" w:author="Jose Luis Zofio Prieto [2]" w:date="2025-03-13T09:05:00Z">
              <w:r w:rsidRPr="0050535F" w:rsidDel="00946CB9">
                <w:rPr>
                  <w:rFonts w:eastAsia="Times New Roman" w:cs="Times New Roman"/>
                  <w:color w:val="000000"/>
                  <w:kern w:val="0"/>
                  <w:lang w:val="en-US" w:eastAsia="es-ES"/>
                  <w14:ligatures w14:val="none"/>
                </w:rPr>
                <w:delText>97</w:delText>
              </w:r>
            </w:del>
          </w:p>
        </w:tc>
        <w:tc>
          <w:tcPr>
            <w:tcW w:w="1470" w:type="dxa"/>
            <w:tcBorders>
              <w:top w:val="nil"/>
              <w:left w:val="single" w:sz="4" w:space="0" w:color="auto"/>
              <w:bottom w:val="nil"/>
              <w:right w:val="single" w:sz="4" w:space="0" w:color="auto"/>
            </w:tcBorders>
            <w:shd w:val="clear" w:color="auto" w:fill="auto"/>
            <w:noWrap/>
            <w:vAlign w:val="bottom"/>
            <w:hideMark/>
            <w:tcPrChange w:id="256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5E393F6" w14:textId="48D1CF90" w:rsidR="0031569A" w:rsidRPr="0050535F" w:rsidDel="00946CB9" w:rsidRDefault="0031569A">
            <w:pPr>
              <w:spacing w:after="0" w:line="360" w:lineRule="auto"/>
              <w:jc w:val="center"/>
              <w:rPr>
                <w:del w:id="2569" w:author="Jose Luis Zofio Prieto [2]" w:date="2025-03-13T09:05:00Z"/>
                <w:rFonts w:eastAsia="Times New Roman" w:cs="Times New Roman"/>
                <w:color w:val="000000"/>
                <w:kern w:val="0"/>
                <w:lang w:val="en-US" w:eastAsia="es-ES"/>
                <w14:ligatures w14:val="none"/>
              </w:rPr>
              <w:pPrChange w:id="2570" w:author="Jose Luis Zofio Prieto" w:date="2025-03-12T14:30:00Z">
                <w:pPr>
                  <w:spacing w:after="0" w:line="360" w:lineRule="auto"/>
                  <w:jc w:val="left"/>
                </w:pPr>
              </w:pPrChange>
            </w:pPr>
            <w:del w:id="257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9176</w:delText>
              </w:r>
            </w:del>
          </w:p>
        </w:tc>
        <w:tc>
          <w:tcPr>
            <w:tcW w:w="2010" w:type="dxa"/>
            <w:tcBorders>
              <w:top w:val="nil"/>
              <w:left w:val="single" w:sz="4" w:space="0" w:color="auto"/>
              <w:bottom w:val="nil"/>
              <w:right w:val="single" w:sz="4" w:space="0" w:color="auto"/>
            </w:tcBorders>
            <w:shd w:val="clear" w:color="auto" w:fill="auto"/>
            <w:noWrap/>
            <w:vAlign w:val="bottom"/>
            <w:tcPrChange w:id="2572" w:author="Jose Luis Zofio Prieto" w:date="2025-03-12T17:06:00Z">
              <w:tcPr>
                <w:tcW w:w="1200" w:type="dxa"/>
                <w:tcBorders>
                  <w:top w:val="nil"/>
                  <w:left w:val="nil"/>
                  <w:bottom w:val="nil"/>
                  <w:right w:val="nil"/>
                </w:tcBorders>
                <w:shd w:val="clear" w:color="auto" w:fill="auto"/>
                <w:noWrap/>
                <w:vAlign w:val="bottom"/>
              </w:tcPr>
            </w:tcPrChange>
          </w:tcPr>
          <w:p w14:paraId="16B02D45" w14:textId="1879AFB1" w:rsidR="0031569A" w:rsidRPr="0050535F" w:rsidDel="00946CB9" w:rsidRDefault="0031569A">
            <w:pPr>
              <w:spacing w:after="0" w:line="360" w:lineRule="auto"/>
              <w:jc w:val="center"/>
              <w:rPr>
                <w:del w:id="2573" w:author="Jose Luis Zofio Prieto [2]" w:date="2025-03-13T09:05:00Z"/>
                <w:rFonts w:eastAsia="Times New Roman" w:cs="Times New Roman"/>
                <w:color w:val="000000"/>
                <w:kern w:val="0"/>
                <w:lang w:val="en-US" w:eastAsia="es-ES"/>
                <w14:ligatures w14:val="none"/>
              </w:rPr>
              <w:pPrChange w:id="2574" w:author="Jose Luis Zofio Prieto" w:date="2025-03-12T14:30:00Z">
                <w:pPr>
                  <w:spacing w:after="0" w:line="360" w:lineRule="auto"/>
                  <w:jc w:val="left"/>
                </w:pPr>
              </w:pPrChange>
            </w:pPr>
            <w:del w:id="2575" w:author="Jose Luis Zofio Prieto [2]" w:date="2025-03-13T09:05:00Z">
              <w:r w:rsidRPr="0050535F" w:rsidDel="00946CB9">
                <w:rPr>
                  <w:rFonts w:cs="Times New Roman"/>
                  <w:color w:val="000000"/>
                  <w:lang w:val="en-US"/>
                </w:rPr>
                <w:delText>97</w:delText>
              </w:r>
            </w:del>
          </w:p>
        </w:tc>
        <w:tc>
          <w:tcPr>
            <w:tcW w:w="1200" w:type="dxa"/>
            <w:tcBorders>
              <w:top w:val="nil"/>
              <w:left w:val="single" w:sz="4" w:space="0" w:color="auto"/>
              <w:bottom w:val="nil"/>
              <w:right w:val="single" w:sz="4" w:space="0" w:color="auto"/>
            </w:tcBorders>
            <w:shd w:val="clear" w:color="auto" w:fill="auto"/>
            <w:noWrap/>
            <w:vAlign w:val="bottom"/>
            <w:tcPrChange w:id="2576" w:author="Jose Luis Zofio Prieto" w:date="2025-03-12T17:06:00Z">
              <w:tcPr>
                <w:tcW w:w="1200" w:type="dxa"/>
                <w:tcBorders>
                  <w:top w:val="nil"/>
                  <w:left w:val="nil"/>
                  <w:bottom w:val="nil"/>
                  <w:right w:val="nil"/>
                </w:tcBorders>
                <w:shd w:val="clear" w:color="auto" w:fill="auto"/>
                <w:noWrap/>
                <w:vAlign w:val="bottom"/>
              </w:tcPr>
            </w:tcPrChange>
          </w:tcPr>
          <w:p w14:paraId="7FC56EED" w14:textId="6DFBEDA8" w:rsidR="0031569A" w:rsidRPr="0050535F" w:rsidDel="00946CB9" w:rsidRDefault="0031569A">
            <w:pPr>
              <w:spacing w:after="0" w:line="360" w:lineRule="auto"/>
              <w:jc w:val="center"/>
              <w:rPr>
                <w:del w:id="2577" w:author="Jose Luis Zofio Prieto [2]" w:date="2025-03-13T09:05:00Z"/>
                <w:rFonts w:eastAsia="Times New Roman" w:cs="Times New Roman"/>
                <w:color w:val="000000"/>
                <w:kern w:val="0"/>
                <w:lang w:val="en-US" w:eastAsia="es-ES"/>
                <w14:ligatures w14:val="none"/>
              </w:rPr>
              <w:pPrChange w:id="2578" w:author="Jose Luis Zofio Prieto" w:date="2025-03-12T14:30:00Z">
                <w:pPr>
                  <w:spacing w:after="0" w:line="360" w:lineRule="auto"/>
                  <w:jc w:val="left"/>
                </w:pPr>
              </w:pPrChange>
            </w:pPr>
            <w:del w:id="2579" w:author="Jose Luis Zofio Prieto [2]" w:date="2025-03-13T09:05:00Z">
              <w:r w:rsidRPr="0050535F" w:rsidDel="00946CB9">
                <w:rPr>
                  <w:rFonts w:cs="Times New Roman"/>
                  <w:color w:val="000000"/>
                  <w:lang w:val="en-US"/>
                </w:rPr>
                <w:delText>97</w:delText>
              </w:r>
            </w:del>
          </w:p>
        </w:tc>
        <w:tc>
          <w:tcPr>
            <w:tcW w:w="1200" w:type="dxa"/>
            <w:tcBorders>
              <w:top w:val="nil"/>
              <w:left w:val="single" w:sz="4" w:space="0" w:color="auto"/>
              <w:bottom w:val="nil"/>
              <w:right w:val="single" w:sz="4" w:space="0" w:color="auto"/>
            </w:tcBorders>
            <w:shd w:val="clear" w:color="auto" w:fill="auto"/>
            <w:noWrap/>
            <w:vAlign w:val="bottom"/>
            <w:tcPrChange w:id="2580" w:author="Jose Luis Zofio Prieto" w:date="2025-03-12T17:06:00Z">
              <w:tcPr>
                <w:tcW w:w="1200" w:type="dxa"/>
                <w:tcBorders>
                  <w:top w:val="nil"/>
                  <w:left w:val="nil"/>
                  <w:bottom w:val="nil"/>
                  <w:right w:val="nil"/>
                </w:tcBorders>
                <w:shd w:val="clear" w:color="auto" w:fill="auto"/>
                <w:noWrap/>
                <w:vAlign w:val="bottom"/>
              </w:tcPr>
            </w:tcPrChange>
          </w:tcPr>
          <w:p w14:paraId="543D8982" w14:textId="49D09283" w:rsidR="0031569A" w:rsidRPr="0050535F" w:rsidDel="00946CB9" w:rsidRDefault="0031569A">
            <w:pPr>
              <w:spacing w:after="0" w:line="360" w:lineRule="auto"/>
              <w:jc w:val="center"/>
              <w:rPr>
                <w:del w:id="2581" w:author="Jose Luis Zofio Prieto [2]" w:date="2025-03-13T09:05:00Z"/>
                <w:rFonts w:eastAsia="Times New Roman" w:cs="Times New Roman"/>
                <w:color w:val="000000"/>
                <w:kern w:val="0"/>
                <w:lang w:val="en-US" w:eastAsia="es-ES"/>
                <w14:ligatures w14:val="none"/>
              </w:rPr>
              <w:pPrChange w:id="2582" w:author="Jose Luis Zofio Prieto" w:date="2025-03-12T14:30:00Z">
                <w:pPr>
                  <w:spacing w:after="0" w:line="360" w:lineRule="auto"/>
                  <w:jc w:val="left"/>
                </w:pPr>
              </w:pPrChange>
            </w:pPr>
            <w:del w:id="2583" w:author="Jose Luis Zofio Prieto [2]" w:date="2025-03-13T09:05:00Z">
              <w:r w:rsidRPr="0050535F" w:rsidDel="00946CB9">
                <w:rPr>
                  <w:rFonts w:cs="Times New Roman"/>
                  <w:color w:val="000000"/>
                  <w:lang w:val="en-US"/>
                </w:rPr>
                <w:delText>46</w:delText>
              </w:r>
            </w:del>
          </w:p>
        </w:tc>
      </w:tr>
      <w:tr w:rsidR="0031569A" w:rsidRPr="0050535F" w:rsidDel="00946CB9" w14:paraId="32D0986C" w14:textId="2E4CCAAE" w:rsidTr="00421A65">
        <w:trPr>
          <w:trHeight w:val="300"/>
          <w:jc w:val="center"/>
          <w:del w:id="2584" w:author="Jose Luis Zofio Prieto [2]" w:date="2025-03-13T09:05:00Z"/>
          <w:trPrChange w:id="2585" w:author="Jose Luis Zofio Prieto" w:date="2025-03-12T17:06:00Z">
            <w:trPr>
              <w:trHeight w:val="300"/>
              <w:jc w:val="center"/>
            </w:trPr>
          </w:trPrChange>
        </w:trPr>
        <w:tc>
          <w:tcPr>
            <w:tcW w:w="1200" w:type="dxa"/>
            <w:tcBorders>
              <w:top w:val="nil"/>
              <w:left w:val="nil"/>
              <w:bottom w:val="nil"/>
              <w:right w:val="single" w:sz="4" w:space="0" w:color="auto"/>
            </w:tcBorders>
            <w:tcPrChange w:id="2586" w:author="Jose Luis Zofio Prieto" w:date="2025-03-12T17:06:00Z">
              <w:tcPr>
                <w:tcW w:w="1200" w:type="dxa"/>
                <w:tcBorders>
                  <w:top w:val="nil"/>
                  <w:left w:val="nil"/>
                  <w:bottom w:val="nil"/>
                  <w:right w:val="nil"/>
                </w:tcBorders>
              </w:tcPr>
            </w:tcPrChange>
          </w:tcPr>
          <w:p w14:paraId="0567FB0B" w14:textId="545FBE0F" w:rsidR="0031569A" w:rsidRPr="0050535F" w:rsidDel="00946CB9" w:rsidRDefault="0031569A">
            <w:pPr>
              <w:spacing w:after="0" w:line="360" w:lineRule="auto"/>
              <w:jc w:val="center"/>
              <w:rPr>
                <w:del w:id="2587" w:author="Jose Luis Zofio Prieto [2]" w:date="2025-03-13T09:05:00Z"/>
                <w:rFonts w:eastAsia="Times New Roman" w:cs="Times New Roman"/>
                <w:color w:val="000000"/>
                <w:kern w:val="0"/>
                <w:lang w:val="en-US" w:eastAsia="es-ES"/>
                <w14:ligatures w14:val="none"/>
              </w:rPr>
              <w:pPrChange w:id="2588" w:author="Jose Luis Zofio Prieto" w:date="2025-03-12T14:30:00Z">
                <w:pPr>
                  <w:spacing w:after="0" w:line="360" w:lineRule="auto"/>
                  <w:jc w:val="left"/>
                </w:pPr>
              </w:pPrChange>
            </w:pPr>
            <w:del w:id="2589" w:author="Jose Luis Zofio Prieto [2]" w:date="2025-03-13T09:05:00Z">
              <w:r w:rsidRPr="0050535F" w:rsidDel="00946CB9">
                <w:rPr>
                  <w:rFonts w:eastAsia="Times New Roman" w:cs="Times New Roman"/>
                  <w:color w:val="000000"/>
                  <w:kern w:val="0"/>
                  <w:lang w:val="en-US" w:eastAsia="es-ES"/>
                  <w14:ligatures w14:val="none"/>
                </w:rPr>
                <w:delText>15</w:delText>
              </w:r>
            </w:del>
          </w:p>
        </w:tc>
        <w:tc>
          <w:tcPr>
            <w:tcW w:w="1200" w:type="dxa"/>
            <w:tcBorders>
              <w:top w:val="nil"/>
              <w:left w:val="single" w:sz="4" w:space="0" w:color="auto"/>
              <w:bottom w:val="nil"/>
              <w:right w:val="single" w:sz="4" w:space="0" w:color="auto"/>
            </w:tcBorders>
            <w:shd w:val="clear" w:color="auto" w:fill="auto"/>
            <w:noWrap/>
            <w:vAlign w:val="bottom"/>
            <w:hideMark/>
            <w:tcPrChange w:id="2590" w:author="Jose Luis Zofio Prieto" w:date="2025-03-12T17:06:00Z">
              <w:tcPr>
                <w:tcW w:w="1200" w:type="dxa"/>
                <w:tcBorders>
                  <w:top w:val="nil"/>
                  <w:left w:val="nil"/>
                  <w:bottom w:val="nil"/>
                  <w:right w:val="nil"/>
                </w:tcBorders>
                <w:shd w:val="clear" w:color="auto" w:fill="auto"/>
                <w:noWrap/>
                <w:vAlign w:val="bottom"/>
                <w:hideMark/>
              </w:tcPr>
            </w:tcPrChange>
          </w:tcPr>
          <w:p w14:paraId="0FB323E1" w14:textId="5E8E021D" w:rsidR="0031569A" w:rsidRPr="0050535F" w:rsidDel="00946CB9" w:rsidRDefault="0031569A">
            <w:pPr>
              <w:spacing w:after="0" w:line="360" w:lineRule="auto"/>
              <w:jc w:val="center"/>
              <w:rPr>
                <w:del w:id="2591" w:author="Jose Luis Zofio Prieto [2]" w:date="2025-03-13T09:05:00Z"/>
                <w:rFonts w:eastAsia="Times New Roman" w:cs="Times New Roman"/>
                <w:color w:val="000000"/>
                <w:kern w:val="0"/>
                <w:lang w:val="en-US" w:eastAsia="es-ES"/>
                <w14:ligatures w14:val="none"/>
              </w:rPr>
              <w:pPrChange w:id="2592" w:author="Jose Luis Zofio Prieto" w:date="2025-03-12T14:30:00Z">
                <w:pPr>
                  <w:spacing w:after="0" w:line="360" w:lineRule="auto"/>
                  <w:jc w:val="left"/>
                </w:pPr>
              </w:pPrChange>
            </w:pPr>
            <w:del w:id="2593" w:author="Jose Luis Zofio Prieto [2]" w:date="2025-03-13T09:05:00Z">
              <w:r w:rsidRPr="0050535F" w:rsidDel="00946CB9">
                <w:rPr>
                  <w:rFonts w:eastAsia="Times New Roman" w:cs="Times New Roman"/>
                  <w:color w:val="000000"/>
                  <w:kern w:val="0"/>
                  <w:lang w:val="en-US" w:eastAsia="es-ES"/>
                  <w14:ligatures w14:val="none"/>
                </w:rPr>
                <w:delText>25</w:delText>
              </w:r>
            </w:del>
          </w:p>
        </w:tc>
        <w:tc>
          <w:tcPr>
            <w:tcW w:w="1470" w:type="dxa"/>
            <w:tcBorders>
              <w:top w:val="nil"/>
              <w:left w:val="single" w:sz="4" w:space="0" w:color="auto"/>
              <w:bottom w:val="nil"/>
              <w:right w:val="single" w:sz="4" w:space="0" w:color="auto"/>
            </w:tcBorders>
            <w:shd w:val="clear" w:color="auto" w:fill="auto"/>
            <w:noWrap/>
            <w:vAlign w:val="bottom"/>
            <w:hideMark/>
            <w:tcPrChange w:id="259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674340C" w14:textId="6163A8E2" w:rsidR="0031569A" w:rsidRPr="0050535F" w:rsidDel="00946CB9" w:rsidRDefault="0031569A">
            <w:pPr>
              <w:spacing w:after="0" w:line="360" w:lineRule="auto"/>
              <w:jc w:val="center"/>
              <w:rPr>
                <w:del w:id="2595" w:author="Jose Luis Zofio Prieto [2]" w:date="2025-03-13T09:05:00Z"/>
                <w:rFonts w:eastAsia="Times New Roman" w:cs="Times New Roman"/>
                <w:color w:val="000000"/>
                <w:kern w:val="0"/>
                <w:lang w:val="en-US" w:eastAsia="es-ES"/>
                <w14:ligatures w14:val="none"/>
              </w:rPr>
              <w:pPrChange w:id="2596" w:author="Jose Luis Zofio Prieto" w:date="2025-03-12T14:30:00Z">
                <w:pPr>
                  <w:spacing w:after="0" w:line="360" w:lineRule="auto"/>
                  <w:jc w:val="left"/>
                </w:pPr>
              </w:pPrChange>
            </w:pPr>
            <w:del w:id="259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4981</w:delText>
              </w:r>
            </w:del>
          </w:p>
        </w:tc>
        <w:tc>
          <w:tcPr>
            <w:tcW w:w="2010" w:type="dxa"/>
            <w:tcBorders>
              <w:top w:val="nil"/>
              <w:left w:val="single" w:sz="4" w:space="0" w:color="auto"/>
              <w:bottom w:val="nil"/>
              <w:right w:val="single" w:sz="4" w:space="0" w:color="auto"/>
            </w:tcBorders>
            <w:shd w:val="clear" w:color="auto" w:fill="auto"/>
            <w:noWrap/>
            <w:vAlign w:val="bottom"/>
            <w:tcPrChange w:id="2598" w:author="Jose Luis Zofio Prieto" w:date="2025-03-12T17:06:00Z">
              <w:tcPr>
                <w:tcW w:w="1200" w:type="dxa"/>
                <w:tcBorders>
                  <w:top w:val="nil"/>
                  <w:left w:val="nil"/>
                  <w:bottom w:val="nil"/>
                  <w:right w:val="nil"/>
                </w:tcBorders>
                <w:shd w:val="clear" w:color="auto" w:fill="auto"/>
                <w:noWrap/>
                <w:vAlign w:val="bottom"/>
              </w:tcPr>
            </w:tcPrChange>
          </w:tcPr>
          <w:p w14:paraId="12FD8AE0" w14:textId="506026C5" w:rsidR="0031569A" w:rsidRPr="0050535F" w:rsidDel="00946CB9" w:rsidRDefault="0031569A">
            <w:pPr>
              <w:spacing w:after="0" w:line="360" w:lineRule="auto"/>
              <w:jc w:val="center"/>
              <w:rPr>
                <w:del w:id="2599" w:author="Jose Luis Zofio Prieto [2]" w:date="2025-03-13T09:05:00Z"/>
                <w:rFonts w:eastAsia="Times New Roman" w:cs="Times New Roman"/>
                <w:color w:val="000000"/>
                <w:kern w:val="0"/>
                <w:lang w:val="en-US" w:eastAsia="es-ES"/>
                <w14:ligatures w14:val="none"/>
              </w:rPr>
              <w:pPrChange w:id="2600" w:author="Jose Luis Zofio Prieto" w:date="2025-03-12T14:30:00Z">
                <w:pPr>
                  <w:spacing w:after="0" w:line="360" w:lineRule="auto"/>
                  <w:jc w:val="left"/>
                </w:pPr>
              </w:pPrChange>
            </w:pPr>
            <w:del w:id="2601"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02" w:author="Jose Luis Zofio Prieto" w:date="2025-03-12T17:06:00Z">
              <w:tcPr>
                <w:tcW w:w="1200" w:type="dxa"/>
                <w:tcBorders>
                  <w:top w:val="nil"/>
                  <w:left w:val="nil"/>
                  <w:bottom w:val="nil"/>
                  <w:right w:val="nil"/>
                </w:tcBorders>
                <w:shd w:val="clear" w:color="auto" w:fill="auto"/>
                <w:noWrap/>
                <w:vAlign w:val="bottom"/>
              </w:tcPr>
            </w:tcPrChange>
          </w:tcPr>
          <w:p w14:paraId="23C5770A" w14:textId="348B8770" w:rsidR="0031569A" w:rsidRPr="0050535F" w:rsidDel="00946CB9" w:rsidRDefault="0031569A">
            <w:pPr>
              <w:spacing w:after="0" w:line="360" w:lineRule="auto"/>
              <w:jc w:val="center"/>
              <w:rPr>
                <w:del w:id="2603" w:author="Jose Luis Zofio Prieto [2]" w:date="2025-03-13T09:05:00Z"/>
                <w:rFonts w:eastAsia="Times New Roman" w:cs="Times New Roman"/>
                <w:color w:val="000000"/>
                <w:kern w:val="0"/>
                <w:lang w:val="en-US" w:eastAsia="es-ES"/>
                <w14:ligatures w14:val="none"/>
              </w:rPr>
              <w:pPrChange w:id="2604" w:author="Jose Luis Zofio Prieto" w:date="2025-03-12T14:30:00Z">
                <w:pPr>
                  <w:spacing w:after="0" w:line="360" w:lineRule="auto"/>
                  <w:jc w:val="left"/>
                </w:pPr>
              </w:pPrChange>
            </w:pPr>
            <w:del w:id="2605"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06" w:author="Jose Luis Zofio Prieto" w:date="2025-03-12T17:06:00Z">
              <w:tcPr>
                <w:tcW w:w="1200" w:type="dxa"/>
                <w:tcBorders>
                  <w:top w:val="nil"/>
                  <w:left w:val="nil"/>
                  <w:bottom w:val="nil"/>
                  <w:right w:val="nil"/>
                </w:tcBorders>
                <w:shd w:val="clear" w:color="auto" w:fill="auto"/>
                <w:noWrap/>
                <w:vAlign w:val="bottom"/>
              </w:tcPr>
            </w:tcPrChange>
          </w:tcPr>
          <w:p w14:paraId="69746EEE" w14:textId="56F273AE" w:rsidR="0031569A" w:rsidRPr="0050535F" w:rsidDel="00946CB9" w:rsidRDefault="0031569A">
            <w:pPr>
              <w:spacing w:after="0" w:line="360" w:lineRule="auto"/>
              <w:jc w:val="center"/>
              <w:rPr>
                <w:del w:id="2607" w:author="Jose Luis Zofio Prieto [2]" w:date="2025-03-13T09:05:00Z"/>
                <w:rFonts w:eastAsia="Times New Roman" w:cs="Times New Roman"/>
                <w:color w:val="000000"/>
                <w:kern w:val="0"/>
                <w:lang w:val="en-US" w:eastAsia="es-ES"/>
                <w14:ligatures w14:val="none"/>
              </w:rPr>
              <w:pPrChange w:id="2608" w:author="Jose Luis Zofio Prieto" w:date="2025-03-12T14:30:00Z">
                <w:pPr>
                  <w:spacing w:after="0" w:line="360" w:lineRule="auto"/>
                  <w:jc w:val="left"/>
                </w:pPr>
              </w:pPrChange>
            </w:pPr>
            <w:del w:id="2609" w:author="Jose Luis Zofio Prieto [2]" w:date="2025-03-13T09:05:00Z">
              <w:r w:rsidRPr="0050535F" w:rsidDel="00946CB9">
                <w:rPr>
                  <w:rFonts w:cs="Times New Roman"/>
                  <w:color w:val="000000"/>
                  <w:lang w:val="en-US"/>
                </w:rPr>
                <w:delText>17</w:delText>
              </w:r>
            </w:del>
          </w:p>
        </w:tc>
      </w:tr>
      <w:tr w:rsidR="0031569A" w:rsidRPr="0050535F" w:rsidDel="00946CB9" w14:paraId="322447DC" w14:textId="075455A8" w:rsidTr="00421A65">
        <w:trPr>
          <w:trHeight w:val="300"/>
          <w:jc w:val="center"/>
          <w:del w:id="2610" w:author="Jose Luis Zofio Prieto [2]" w:date="2025-03-13T09:05:00Z"/>
          <w:trPrChange w:id="2611" w:author="Jose Luis Zofio Prieto" w:date="2025-03-12T17:06:00Z">
            <w:trPr>
              <w:trHeight w:val="300"/>
              <w:jc w:val="center"/>
            </w:trPr>
          </w:trPrChange>
        </w:trPr>
        <w:tc>
          <w:tcPr>
            <w:tcW w:w="1200" w:type="dxa"/>
            <w:tcBorders>
              <w:top w:val="nil"/>
              <w:left w:val="nil"/>
              <w:bottom w:val="nil"/>
              <w:right w:val="single" w:sz="4" w:space="0" w:color="auto"/>
            </w:tcBorders>
            <w:tcPrChange w:id="2612" w:author="Jose Luis Zofio Prieto" w:date="2025-03-12T17:06:00Z">
              <w:tcPr>
                <w:tcW w:w="1200" w:type="dxa"/>
                <w:tcBorders>
                  <w:top w:val="nil"/>
                  <w:left w:val="nil"/>
                  <w:bottom w:val="nil"/>
                  <w:right w:val="nil"/>
                </w:tcBorders>
              </w:tcPr>
            </w:tcPrChange>
          </w:tcPr>
          <w:p w14:paraId="7BBBE795" w14:textId="7EBF6F0F" w:rsidR="0031569A" w:rsidRPr="0050535F" w:rsidDel="00946CB9" w:rsidRDefault="0031569A">
            <w:pPr>
              <w:spacing w:after="0" w:line="360" w:lineRule="auto"/>
              <w:jc w:val="center"/>
              <w:rPr>
                <w:del w:id="2613" w:author="Jose Luis Zofio Prieto [2]" w:date="2025-03-13T09:05:00Z"/>
                <w:rFonts w:eastAsia="Times New Roman" w:cs="Times New Roman"/>
                <w:color w:val="000000"/>
                <w:kern w:val="0"/>
                <w:lang w:val="en-US" w:eastAsia="es-ES"/>
                <w14:ligatures w14:val="none"/>
              </w:rPr>
              <w:pPrChange w:id="2614" w:author="Jose Luis Zofio Prieto" w:date="2025-03-12T14:30:00Z">
                <w:pPr>
                  <w:spacing w:after="0" w:line="360" w:lineRule="auto"/>
                  <w:jc w:val="left"/>
                </w:pPr>
              </w:pPrChange>
            </w:pPr>
            <w:del w:id="2615" w:author="Jose Luis Zofio Prieto [2]" w:date="2025-03-13T09:05:00Z">
              <w:r w:rsidRPr="0050535F" w:rsidDel="00946CB9">
                <w:rPr>
                  <w:rFonts w:eastAsia="Times New Roman" w:cs="Times New Roman"/>
                  <w:color w:val="000000"/>
                  <w:kern w:val="0"/>
                  <w:lang w:val="en-US" w:eastAsia="es-ES"/>
                  <w14:ligatures w14:val="none"/>
                </w:rPr>
                <w:delText>16</w:delText>
              </w:r>
            </w:del>
          </w:p>
        </w:tc>
        <w:tc>
          <w:tcPr>
            <w:tcW w:w="1200" w:type="dxa"/>
            <w:tcBorders>
              <w:top w:val="nil"/>
              <w:left w:val="single" w:sz="4" w:space="0" w:color="auto"/>
              <w:bottom w:val="nil"/>
              <w:right w:val="single" w:sz="4" w:space="0" w:color="auto"/>
            </w:tcBorders>
            <w:shd w:val="clear" w:color="auto" w:fill="auto"/>
            <w:noWrap/>
            <w:vAlign w:val="bottom"/>
            <w:hideMark/>
            <w:tcPrChange w:id="2616" w:author="Jose Luis Zofio Prieto" w:date="2025-03-12T17:06:00Z">
              <w:tcPr>
                <w:tcW w:w="1200" w:type="dxa"/>
                <w:tcBorders>
                  <w:top w:val="nil"/>
                  <w:left w:val="nil"/>
                  <w:bottom w:val="nil"/>
                  <w:right w:val="nil"/>
                </w:tcBorders>
                <w:shd w:val="clear" w:color="auto" w:fill="auto"/>
                <w:noWrap/>
                <w:vAlign w:val="bottom"/>
                <w:hideMark/>
              </w:tcPr>
            </w:tcPrChange>
          </w:tcPr>
          <w:p w14:paraId="077439A9" w14:textId="5B4299E5" w:rsidR="0031569A" w:rsidRPr="0050535F" w:rsidDel="00946CB9" w:rsidRDefault="0031569A">
            <w:pPr>
              <w:spacing w:after="0" w:line="360" w:lineRule="auto"/>
              <w:jc w:val="center"/>
              <w:rPr>
                <w:del w:id="2617" w:author="Jose Luis Zofio Prieto [2]" w:date="2025-03-13T09:05:00Z"/>
                <w:rFonts w:eastAsia="Times New Roman" w:cs="Times New Roman"/>
                <w:color w:val="000000"/>
                <w:kern w:val="0"/>
                <w:lang w:val="en-US" w:eastAsia="es-ES"/>
                <w14:ligatures w14:val="none"/>
              </w:rPr>
              <w:pPrChange w:id="2618" w:author="Jose Luis Zofio Prieto" w:date="2025-03-12T14:30:00Z">
                <w:pPr>
                  <w:spacing w:after="0" w:line="360" w:lineRule="auto"/>
                  <w:jc w:val="left"/>
                </w:pPr>
              </w:pPrChange>
            </w:pPr>
            <w:del w:id="2619" w:author="Jose Luis Zofio Prieto [2]" w:date="2025-03-13T09:05:00Z">
              <w:r w:rsidRPr="0050535F" w:rsidDel="00946CB9">
                <w:rPr>
                  <w:rFonts w:eastAsia="Times New Roman" w:cs="Times New Roman"/>
                  <w:color w:val="000000"/>
                  <w:kern w:val="0"/>
                  <w:lang w:val="en-US" w:eastAsia="es-ES"/>
                  <w14:ligatures w14:val="none"/>
                </w:rPr>
                <w:delText>26</w:delText>
              </w:r>
            </w:del>
          </w:p>
        </w:tc>
        <w:tc>
          <w:tcPr>
            <w:tcW w:w="1470" w:type="dxa"/>
            <w:tcBorders>
              <w:top w:val="nil"/>
              <w:left w:val="single" w:sz="4" w:space="0" w:color="auto"/>
              <w:bottom w:val="nil"/>
              <w:right w:val="single" w:sz="4" w:space="0" w:color="auto"/>
            </w:tcBorders>
            <w:shd w:val="clear" w:color="auto" w:fill="auto"/>
            <w:noWrap/>
            <w:vAlign w:val="bottom"/>
            <w:hideMark/>
            <w:tcPrChange w:id="262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0D4B461" w14:textId="3A90BE48" w:rsidR="0031569A" w:rsidRPr="0050535F" w:rsidDel="00946CB9" w:rsidRDefault="0031569A">
            <w:pPr>
              <w:spacing w:after="0" w:line="360" w:lineRule="auto"/>
              <w:jc w:val="center"/>
              <w:rPr>
                <w:del w:id="2621" w:author="Jose Luis Zofio Prieto [2]" w:date="2025-03-13T09:05:00Z"/>
                <w:rFonts w:eastAsia="Times New Roman" w:cs="Times New Roman"/>
                <w:color w:val="000000"/>
                <w:kern w:val="0"/>
                <w:lang w:val="en-US" w:eastAsia="es-ES"/>
                <w14:ligatures w14:val="none"/>
              </w:rPr>
              <w:pPrChange w:id="2622" w:author="Jose Luis Zofio Prieto" w:date="2025-03-12T14:30:00Z">
                <w:pPr>
                  <w:spacing w:after="0" w:line="360" w:lineRule="auto"/>
                  <w:jc w:val="left"/>
                </w:pPr>
              </w:pPrChange>
            </w:pPr>
            <w:del w:id="262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4909</w:delText>
              </w:r>
            </w:del>
          </w:p>
        </w:tc>
        <w:tc>
          <w:tcPr>
            <w:tcW w:w="2010" w:type="dxa"/>
            <w:tcBorders>
              <w:top w:val="nil"/>
              <w:left w:val="single" w:sz="4" w:space="0" w:color="auto"/>
              <w:bottom w:val="nil"/>
              <w:right w:val="single" w:sz="4" w:space="0" w:color="auto"/>
            </w:tcBorders>
            <w:shd w:val="clear" w:color="auto" w:fill="auto"/>
            <w:noWrap/>
            <w:vAlign w:val="bottom"/>
            <w:tcPrChange w:id="2624" w:author="Jose Luis Zofio Prieto" w:date="2025-03-12T17:06:00Z">
              <w:tcPr>
                <w:tcW w:w="1200" w:type="dxa"/>
                <w:tcBorders>
                  <w:top w:val="nil"/>
                  <w:left w:val="nil"/>
                  <w:bottom w:val="nil"/>
                  <w:right w:val="nil"/>
                </w:tcBorders>
                <w:shd w:val="clear" w:color="auto" w:fill="auto"/>
                <w:noWrap/>
                <w:vAlign w:val="bottom"/>
              </w:tcPr>
            </w:tcPrChange>
          </w:tcPr>
          <w:p w14:paraId="4B18B89E" w14:textId="107609B9" w:rsidR="0031569A" w:rsidRPr="0050535F" w:rsidDel="00946CB9" w:rsidRDefault="0031569A">
            <w:pPr>
              <w:spacing w:after="0" w:line="360" w:lineRule="auto"/>
              <w:jc w:val="center"/>
              <w:rPr>
                <w:del w:id="2625" w:author="Jose Luis Zofio Prieto [2]" w:date="2025-03-13T09:05:00Z"/>
                <w:rFonts w:eastAsia="Times New Roman" w:cs="Times New Roman"/>
                <w:color w:val="000000"/>
                <w:kern w:val="0"/>
                <w:lang w:val="en-US" w:eastAsia="es-ES"/>
                <w14:ligatures w14:val="none"/>
              </w:rPr>
              <w:pPrChange w:id="2626" w:author="Jose Luis Zofio Prieto" w:date="2025-03-12T14:30:00Z">
                <w:pPr>
                  <w:spacing w:after="0" w:line="360" w:lineRule="auto"/>
                  <w:jc w:val="left"/>
                </w:pPr>
              </w:pPrChange>
            </w:pPr>
            <w:del w:id="2627"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28" w:author="Jose Luis Zofio Prieto" w:date="2025-03-12T17:06:00Z">
              <w:tcPr>
                <w:tcW w:w="1200" w:type="dxa"/>
                <w:tcBorders>
                  <w:top w:val="nil"/>
                  <w:left w:val="nil"/>
                  <w:bottom w:val="nil"/>
                  <w:right w:val="nil"/>
                </w:tcBorders>
                <w:shd w:val="clear" w:color="auto" w:fill="auto"/>
                <w:noWrap/>
                <w:vAlign w:val="bottom"/>
              </w:tcPr>
            </w:tcPrChange>
          </w:tcPr>
          <w:p w14:paraId="0E6F54E7" w14:textId="40CBBCC6" w:rsidR="0031569A" w:rsidRPr="0050535F" w:rsidDel="00946CB9" w:rsidRDefault="0031569A">
            <w:pPr>
              <w:spacing w:after="0" w:line="360" w:lineRule="auto"/>
              <w:jc w:val="center"/>
              <w:rPr>
                <w:del w:id="2629" w:author="Jose Luis Zofio Prieto [2]" w:date="2025-03-13T09:05:00Z"/>
                <w:rFonts w:eastAsia="Times New Roman" w:cs="Times New Roman"/>
                <w:color w:val="000000"/>
                <w:kern w:val="0"/>
                <w:lang w:val="en-US" w:eastAsia="es-ES"/>
                <w14:ligatures w14:val="none"/>
              </w:rPr>
              <w:pPrChange w:id="2630" w:author="Jose Luis Zofio Prieto" w:date="2025-03-12T14:30:00Z">
                <w:pPr>
                  <w:spacing w:after="0" w:line="360" w:lineRule="auto"/>
                  <w:jc w:val="left"/>
                </w:pPr>
              </w:pPrChange>
            </w:pPr>
            <w:del w:id="2631"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32" w:author="Jose Luis Zofio Prieto" w:date="2025-03-12T17:06:00Z">
              <w:tcPr>
                <w:tcW w:w="1200" w:type="dxa"/>
                <w:tcBorders>
                  <w:top w:val="nil"/>
                  <w:left w:val="nil"/>
                  <w:bottom w:val="nil"/>
                  <w:right w:val="nil"/>
                </w:tcBorders>
                <w:shd w:val="clear" w:color="auto" w:fill="auto"/>
                <w:noWrap/>
                <w:vAlign w:val="bottom"/>
              </w:tcPr>
            </w:tcPrChange>
          </w:tcPr>
          <w:p w14:paraId="6018CAAD" w14:textId="55AA74EC" w:rsidR="0031569A" w:rsidRPr="0050535F" w:rsidDel="00946CB9" w:rsidRDefault="0031569A">
            <w:pPr>
              <w:spacing w:after="0" w:line="360" w:lineRule="auto"/>
              <w:jc w:val="center"/>
              <w:rPr>
                <w:del w:id="2633" w:author="Jose Luis Zofio Prieto [2]" w:date="2025-03-13T09:05:00Z"/>
                <w:rFonts w:eastAsia="Times New Roman" w:cs="Times New Roman"/>
                <w:color w:val="000000"/>
                <w:kern w:val="0"/>
                <w:lang w:val="en-US" w:eastAsia="es-ES"/>
                <w14:ligatures w14:val="none"/>
              </w:rPr>
              <w:pPrChange w:id="2634" w:author="Jose Luis Zofio Prieto" w:date="2025-03-12T14:30:00Z">
                <w:pPr>
                  <w:spacing w:after="0" w:line="360" w:lineRule="auto"/>
                  <w:jc w:val="left"/>
                </w:pPr>
              </w:pPrChange>
            </w:pPr>
            <w:del w:id="2635" w:author="Jose Luis Zofio Prieto [2]" w:date="2025-03-13T09:05:00Z">
              <w:r w:rsidRPr="0050535F" w:rsidDel="00946CB9">
                <w:rPr>
                  <w:rFonts w:cs="Times New Roman"/>
                  <w:color w:val="000000"/>
                  <w:lang w:val="en-US"/>
                </w:rPr>
                <w:delText>17</w:delText>
              </w:r>
            </w:del>
          </w:p>
        </w:tc>
      </w:tr>
      <w:tr w:rsidR="0031569A" w:rsidRPr="0050535F" w:rsidDel="00946CB9" w14:paraId="579241B0" w14:textId="2EC3BEE9" w:rsidTr="00421A65">
        <w:trPr>
          <w:trHeight w:val="300"/>
          <w:jc w:val="center"/>
          <w:del w:id="2636" w:author="Jose Luis Zofio Prieto [2]" w:date="2025-03-13T09:05:00Z"/>
          <w:trPrChange w:id="2637" w:author="Jose Luis Zofio Prieto" w:date="2025-03-12T17:06:00Z">
            <w:trPr>
              <w:trHeight w:val="300"/>
              <w:jc w:val="center"/>
            </w:trPr>
          </w:trPrChange>
        </w:trPr>
        <w:tc>
          <w:tcPr>
            <w:tcW w:w="1200" w:type="dxa"/>
            <w:tcBorders>
              <w:top w:val="nil"/>
              <w:left w:val="nil"/>
              <w:bottom w:val="nil"/>
              <w:right w:val="single" w:sz="4" w:space="0" w:color="auto"/>
            </w:tcBorders>
            <w:tcPrChange w:id="2638" w:author="Jose Luis Zofio Prieto" w:date="2025-03-12T17:06:00Z">
              <w:tcPr>
                <w:tcW w:w="1200" w:type="dxa"/>
                <w:tcBorders>
                  <w:top w:val="nil"/>
                  <w:left w:val="nil"/>
                  <w:bottom w:val="nil"/>
                  <w:right w:val="nil"/>
                </w:tcBorders>
              </w:tcPr>
            </w:tcPrChange>
          </w:tcPr>
          <w:p w14:paraId="2B26DC81" w14:textId="089E4CEF" w:rsidR="0031569A" w:rsidRPr="0050535F" w:rsidDel="00946CB9" w:rsidRDefault="0031569A">
            <w:pPr>
              <w:spacing w:after="0" w:line="360" w:lineRule="auto"/>
              <w:jc w:val="center"/>
              <w:rPr>
                <w:del w:id="2639" w:author="Jose Luis Zofio Prieto [2]" w:date="2025-03-13T09:05:00Z"/>
                <w:rFonts w:eastAsia="Times New Roman" w:cs="Times New Roman"/>
                <w:color w:val="000000"/>
                <w:kern w:val="0"/>
                <w:lang w:val="en-US" w:eastAsia="es-ES"/>
                <w14:ligatures w14:val="none"/>
              </w:rPr>
              <w:pPrChange w:id="2640" w:author="Jose Luis Zofio Prieto" w:date="2025-03-12T14:30:00Z">
                <w:pPr>
                  <w:spacing w:after="0" w:line="360" w:lineRule="auto"/>
                  <w:jc w:val="left"/>
                </w:pPr>
              </w:pPrChange>
            </w:pPr>
            <w:del w:id="2641" w:author="Jose Luis Zofio Prieto [2]" w:date="2025-03-13T09:05:00Z">
              <w:r w:rsidRPr="0050535F" w:rsidDel="00946CB9">
                <w:rPr>
                  <w:rFonts w:eastAsia="Times New Roman" w:cs="Times New Roman"/>
                  <w:color w:val="000000"/>
                  <w:kern w:val="0"/>
                  <w:lang w:val="en-US" w:eastAsia="es-ES"/>
                  <w14:ligatures w14:val="none"/>
                </w:rPr>
                <w:delText>17</w:delText>
              </w:r>
            </w:del>
          </w:p>
        </w:tc>
        <w:tc>
          <w:tcPr>
            <w:tcW w:w="1200" w:type="dxa"/>
            <w:tcBorders>
              <w:top w:val="nil"/>
              <w:left w:val="single" w:sz="4" w:space="0" w:color="auto"/>
              <w:bottom w:val="nil"/>
              <w:right w:val="single" w:sz="4" w:space="0" w:color="auto"/>
            </w:tcBorders>
            <w:shd w:val="clear" w:color="auto" w:fill="auto"/>
            <w:noWrap/>
            <w:vAlign w:val="bottom"/>
            <w:hideMark/>
            <w:tcPrChange w:id="2642" w:author="Jose Luis Zofio Prieto" w:date="2025-03-12T17:06:00Z">
              <w:tcPr>
                <w:tcW w:w="1200" w:type="dxa"/>
                <w:tcBorders>
                  <w:top w:val="nil"/>
                  <w:left w:val="nil"/>
                  <w:bottom w:val="nil"/>
                  <w:right w:val="nil"/>
                </w:tcBorders>
                <w:shd w:val="clear" w:color="auto" w:fill="auto"/>
                <w:noWrap/>
                <w:vAlign w:val="bottom"/>
                <w:hideMark/>
              </w:tcPr>
            </w:tcPrChange>
          </w:tcPr>
          <w:p w14:paraId="34E583D0" w14:textId="0548C090" w:rsidR="0031569A" w:rsidRPr="0050535F" w:rsidDel="00946CB9" w:rsidRDefault="0031569A">
            <w:pPr>
              <w:spacing w:after="0" w:line="360" w:lineRule="auto"/>
              <w:jc w:val="center"/>
              <w:rPr>
                <w:del w:id="2643" w:author="Jose Luis Zofio Prieto [2]" w:date="2025-03-13T09:05:00Z"/>
                <w:rFonts w:eastAsia="Times New Roman" w:cs="Times New Roman"/>
                <w:color w:val="000000"/>
                <w:kern w:val="0"/>
                <w:lang w:val="en-US" w:eastAsia="es-ES"/>
                <w14:ligatures w14:val="none"/>
              </w:rPr>
              <w:pPrChange w:id="2644" w:author="Jose Luis Zofio Prieto" w:date="2025-03-12T14:30:00Z">
                <w:pPr>
                  <w:spacing w:after="0" w:line="360" w:lineRule="auto"/>
                  <w:jc w:val="left"/>
                </w:pPr>
              </w:pPrChange>
            </w:pPr>
            <w:del w:id="2645" w:author="Jose Luis Zofio Prieto [2]" w:date="2025-03-13T09:05:00Z">
              <w:r w:rsidRPr="0050535F" w:rsidDel="00946CB9">
                <w:rPr>
                  <w:rFonts w:eastAsia="Times New Roman" w:cs="Times New Roman"/>
                  <w:color w:val="000000"/>
                  <w:kern w:val="0"/>
                  <w:lang w:val="en-US" w:eastAsia="es-ES"/>
                  <w14:ligatures w14:val="none"/>
                </w:rPr>
                <w:delText>91</w:delText>
              </w:r>
            </w:del>
          </w:p>
        </w:tc>
        <w:tc>
          <w:tcPr>
            <w:tcW w:w="1470" w:type="dxa"/>
            <w:tcBorders>
              <w:top w:val="nil"/>
              <w:left w:val="single" w:sz="4" w:space="0" w:color="auto"/>
              <w:bottom w:val="nil"/>
              <w:right w:val="single" w:sz="4" w:space="0" w:color="auto"/>
            </w:tcBorders>
            <w:shd w:val="clear" w:color="auto" w:fill="auto"/>
            <w:noWrap/>
            <w:vAlign w:val="bottom"/>
            <w:hideMark/>
            <w:tcPrChange w:id="264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3FE8193" w14:textId="55CC79D8" w:rsidR="0031569A" w:rsidRPr="0050535F" w:rsidDel="00946CB9" w:rsidRDefault="0031569A">
            <w:pPr>
              <w:spacing w:after="0" w:line="360" w:lineRule="auto"/>
              <w:jc w:val="center"/>
              <w:rPr>
                <w:del w:id="2647" w:author="Jose Luis Zofio Prieto [2]" w:date="2025-03-13T09:05:00Z"/>
                <w:rFonts w:eastAsia="Times New Roman" w:cs="Times New Roman"/>
                <w:color w:val="000000"/>
                <w:kern w:val="0"/>
                <w:lang w:val="en-US" w:eastAsia="es-ES"/>
                <w14:ligatures w14:val="none"/>
              </w:rPr>
              <w:pPrChange w:id="2648" w:author="Jose Luis Zofio Prieto" w:date="2025-03-12T14:30:00Z">
                <w:pPr>
                  <w:spacing w:after="0" w:line="360" w:lineRule="auto"/>
                  <w:jc w:val="left"/>
                </w:pPr>
              </w:pPrChange>
            </w:pPr>
            <w:del w:id="264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0735</w:delText>
              </w:r>
            </w:del>
          </w:p>
        </w:tc>
        <w:tc>
          <w:tcPr>
            <w:tcW w:w="2010" w:type="dxa"/>
            <w:tcBorders>
              <w:top w:val="nil"/>
              <w:left w:val="single" w:sz="4" w:space="0" w:color="auto"/>
              <w:bottom w:val="nil"/>
              <w:right w:val="single" w:sz="4" w:space="0" w:color="auto"/>
            </w:tcBorders>
            <w:shd w:val="clear" w:color="auto" w:fill="auto"/>
            <w:noWrap/>
            <w:vAlign w:val="bottom"/>
            <w:tcPrChange w:id="2650" w:author="Jose Luis Zofio Prieto" w:date="2025-03-12T17:06:00Z">
              <w:tcPr>
                <w:tcW w:w="1200" w:type="dxa"/>
                <w:tcBorders>
                  <w:top w:val="nil"/>
                  <w:left w:val="nil"/>
                  <w:bottom w:val="nil"/>
                  <w:right w:val="nil"/>
                </w:tcBorders>
                <w:shd w:val="clear" w:color="auto" w:fill="auto"/>
                <w:noWrap/>
                <w:vAlign w:val="bottom"/>
              </w:tcPr>
            </w:tcPrChange>
          </w:tcPr>
          <w:p w14:paraId="35BDDB64" w14:textId="4C98EBA5" w:rsidR="0031569A" w:rsidRPr="0050535F" w:rsidDel="00946CB9" w:rsidRDefault="0031569A">
            <w:pPr>
              <w:spacing w:after="0" w:line="360" w:lineRule="auto"/>
              <w:jc w:val="center"/>
              <w:rPr>
                <w:del w:id="2651" w:author="Jose Luis Zofio Prieto [2]" w:date="2025-03-13T09:05:00Z"/>
                <w:rFonts w:eastAsia="Times New Roman" w:cs="Times New Roman"/>
                <w:color w:val="000000"/>
                <w:kern w:val="0"/>
                <w:lang w:val="en-US" w:eastAsia="es-ES"/>
                <w14:ligatures w14:val="none"/>
              </w:rPr>
              <w:pPrChange w:id="2652" w:author="Jose Luis Zofio Prieto" w:date="2025-03-12T14:30:00Z">
                <w:pPr>
                  <w:spacing w:after="0" w:line="360" w:lineRule="auto"/>
                  <w:jc w:val="left"/>
                </w:pPr>
              </w:pPrChange>
            </w:pPr>
            <w:del w:id="2653"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654" w:author="Jose Luis Zofio Prieto" w:date="2025-03-12T17:06:00Z">
              <w:tcPr>
                <w:tcW w:w="1200" w:type="dxa"/>
                <w:tcBorders>
                  <w:top w:val="nil"/>
                  <w:left w:val="nil"/>
                  <w:bottom w:val="nil"/>
                  <w:right w:val="nil"/>
                </w:tcBorders>
                <w:shd w:val="clear" w:color="auto" w:fill="auto"/>
                <w:noWrap/>
                <w:vAlign w:val="bottom"/>
              </w:tcPr>
            </w:tcPrChange>
          </w:tcPr>
          <w:p w14:paraId="4F964FE3" w14:textId="69DC7835" w:rsidR="0031569A" w:rsidRPr="0050535F" w:rsidDel="00946CB9" w:rsidRDefault="0031569A">
            <w:pPr>
              <w:spacing w:after="0" w:line="360" w:lineRule="auto"/>
              <w:jc w:val="center"/>
              <w:rPr>
                <w:del w:id="2655" w:author="Jose Luis Zofio Prieto [2]" w:date="2025-03-13T09:05:00Z"/>
                <w:rFonts w:eastAsia="Times New Roman" w:cs="Times New Roman"/>
                <w:color w:val="000000"/>
                <w:kern w:val="0"/>
                <w:lang w:val="en-US" w:eastAsia="es-ES"/>
                <w14:ligatures w14:val="none"/>
              </w:rPr>
              <w:pPrChange w:id="2656" w:author="Jose Luis Zofio Prieto" w:date="2025-03-12T14:30:00Z">
                <w:pPr>
                  <w:spacing w:after="0" w:line="360" w:lineRule="auto"/>
                  <w:jc w:val="left"/>
                </w:pPr>
              </w:pPrChange>
            </w:pPr>
            <w:del w:id="2657"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658" w:author="Jose Luis Zofio Prieto" w:date="2025-03-12T17:06:00Z">
              <w:tcPr>
                <w:tcW w:w="1200" w:type="dxa"/>
                <w:tcBorders>
                  <w:top w:val="nil"/>
                  <w:left w:val="nil"/>
                  <w:bottom w:val="nil"/>
                  <w:right w:val="nil"/>
                </w:tcBorders>
                <w:shd w:val="clear" w:color="auto" w:fill="auto"/>
                <w:noWrap/>
                <w:vAlign w:val="bottom"/>
              </w:tcPr>
            </w:tcPrChange>
          </w:tcPr>
          <w:p w14:paraId="54839905" w14:textId="73A8D36C" w:rsidR="0031569A" w:rsidRPr="0050535F" w:rsidDel="00946CB9" w:rsidRDefault="0031569A">
            <w:pPr>
              <w:spacing w:after="0" w:line="360" w:lineRule="auto"/>
              <w:jc w:val="center"/>
              <w:rPr>
                <w:del w:id="2659" w:author="Jose Luis Zofio Prieto [2]" w:date="2025-03-13T09:05:00Z"/>
                <w:rFonts w:eastAsia="Times New Roman" w:cs="Times New Roman"/>
                <w:color w:val="000000"/>
                <w:kern w:val="0"/>
                <w:lang w:val="en-US" w:eastAsia="es-ES"/>
                <w14:ligatures w14:val="none"/>
              </w:rPr>
              <w:pPrChange w:id="2660" w:author="Jose Luis Zofio Prieto" w:date="2025-03-12T14:30:00Z">
                <w:pPr>
                  <w:spacing w:after="0" w:line="360" w:lineRule="auto"/>
                  <w:jc w:val="left"/>
                </w:pPr>
              </w:pPrChange>
            </w:pPr>
            <w:del w:id="2661" w:author="Jose Luis Zofio Prieto [2]" w:date="2025-03-13T09:05:00Z">
              <w:r w:rsidRPr="0050535F" w:rsidDel="00946CB9">
                <w:rPr>
                  <w:rFonts w:cs="Times New Roman"/>
                  <w:color w:val="000000"/>
                  <w:lang w:val="en-US"/>
                </w:rPr>
                <w:delText>56</w:delText>
              </w:r>
            </w:del>
          </w:p>
        </w:tc>
      </w:tr>
      <w:tr w:rsidR="0031569A" w:rsidRPr="0050535F" w:rsidDel="00946CB9" w14:paraId="3AE0BDE2" w14:textId="5F391B17" w:rsidTr="00421A65">
        <w:trPr>
          <w:trHeight w:val="300"/>
          <w:jc w:val="center"/>
          <w:del w:id="2662" w:author="Jose Luis Zofio Prieto [2]" w:date="2025-03-13T09:05:00Z"/>
          <w:trPrChange w:id="2663" w:author="Jose Luis Zofio Prieto" w:date="2025-03-12T17:06:00Z">
            <w:trPr>
              <w:trHeight w:val="300"/>
              <w:jc w:val="center"/>
            </w:trPr>
          </w:trPrChange>
        </w:trPr>
        <w:tc>
          <w:tcPr>
            <w:tcW w:w="1200" w:type="dxa"/>
            <w:tcBorders>
              <w:top w:val="nil"/>
              <w:left w:val="nil"/>
              <w:bottom w:val="nil"/>
              <w:right w:val="single" w:sz="4" w:space="0" w:color="auto"/>
            </w:tcBorders>
            <w:tcPrChange w:id="2664" w:author="Jose Luis Zofio Prieto" w:date="2025-03-12T17:06:00Z">
              <w:tcPr>
                <w:tcW w:w="1200" w:type="dxa"/>
                <w:tcBorders>
                  <w:top w:val="nil"/>
                  <w:left w:val="nil"/>
                  <w:bottom w:val="nil"/>
                  <w:right w:val="nil"/>
                </w:tcBorders>
              </w:tcPr>
            </w:tcPrChange>
          </w:tcPr>
          <w:p w14:paraId="77DA7542" w14:textId="0E1D9904" w:rsidR="0031569A" w:rsidRPr="0050535F" w:rsidDel="00946CB9" w:rsidRDefault="0031569A">
            <w:pPr>
              <w:spacing w:after="0" w:line="360" w:lineRule="auto"/>
              <w:jc w:val="center"/>
              <w:rPr>
                <w:del w:id="2665" w:author="Jose Luis Zofio Prieto [2]" w:date="2025-03-13T09:05:00Z"/>
                <w:rFonts w:eastAsia="Times New Roman" w:cs="Times New Roman"/>
                <w:color w:val="000000"/>
                <w:kern w:val="0"/>
                <w:lang w:val="en-US" w:eastAsia="es-ES"/>
                <w14:ligatures w14:val="none"/>
              </w:rPr>
              <w:pPrChange w:id="2666" w:author="Jose Luis Zofio Prieto" w:date="2025-03-12T14:30:00Z">
                <w:pPr>
                  <w:spacing w:after="0" w:line="360" w:lineRule="auto"/>
                  <w:jc w:val="left"/>
                </w:pPr>
              </w:pPrChange>
            </w:pPr>
            <w:del w:id="2667" w:author="Jose Luis Zofio Prieto [2]" w:date="2025-03-13T09:05:00Z">
              <w:r w:rsidRPr="0050535F" w:rsidDel="00946CB9">
                <w:rPr>
                  <w:rFonts w:eastAsia="Times New Roman" w:cs="Times New Roman"/>
                  <w:color w:val="000000"/>
                  <w:kern w:val="0"/>
                  <w:lang w:val="en-US" w:eastAsia="es-ES"/>
                  <w14:ligatures w14:val="none"/>
                </w:rPr>
                <w:delText>18</w:delText>
              </w:r>
            </w:del>
          </w:p>
        </w:tc>
        <w:tc>
          <w:tcPr>
            <w:tcW w:w="1200" w:type="dxa"/>
            <w:tcBorders>
              <w:top w:val="nil"/>
              <w:left w:val="single" w:sz="4" w:space="0" w:color="auto"/>
              <w:bottom w:val="nil"/>
              <w:right w:val="single" w:sz="4" w:space="0" w:color="auto"/>
            </w:tcBorders>
            <w:shd w:val="clear" w:color="auto" w:fill="auto"/>
            <w:noWrap/>
            <w:vAlign w:val="bottom"/>
            <w:hideMark/>
            <w:tcPrChange w:id="2668" w:author="Jose Luis Zofio Prieto" w:date="2025-03-12T17:06:00Z">
              <w:tcPr>
                <w:tcW w:w="1200" w:type="dxa"/>
                <w:tcBorders>
                  <w:top w:val="nil"/>
                  <w:left w:val="nil"/>
                  <w:bottom w:val="nil"/>
                  <w:right w:val="nil"/>
                </w:tcBorders>
                <w:shd w:val="clear" w:color="auto" w:fill="auto"/>
                <w:noWrap/>
                <w:vAlign w:val="bottom"/>
                <w:hideMark/>
              </w:tcPr>
            </w:tcPrChange>
          </w:tcPr>
          <w:p w14:paraId="20EED3DB" w14:textId="0181967A" w:rsidR="0031569A" w:rsidRPr="0050535F" w:rsidDel="00946CB9" w:rsidRDefault="0031569A">
            <w:pPr>
              <w:spacing w:after="0" w:line="360" w:lineRule="auto"/>
              <w:jc w:val="center"/>
              <w:rPr>
                <w:del w:id="2669" w:author="Jose Luis Zofio Prieto [2]" w:date="2025-03-13T09:05:00Z"/>
                <w:rFonts w:eastAsia="Times New Roman" w:cs="Times New Roman"/>
                <w:color w:val="000000"/>
                <w:kern w:val="0"/>
                <w:lang w:val="en-US" w:eastAsia="es-ES"/>
                <w14:ligatures w14:val="none"/>
              </w:rPr>
              <w:pPrChange w:id="2670" w:author="Jose Luis Zofio Prieto" w:date="2025-03-12T14:30:00Z">
                <w:pPr>
                  <w:spacing w:after="0" w:line="360" w:lineRule="auto"/>
                  <w:jc w:val="left"/>
                </w:pPr>
              </w:pPrChange>
            </w:pPr>
            <w:del w:id="2671" w:author="Jose Luis Zofio Prieto [2]" w:date="2025-03-13T09:05:00Z">
              <w:r w:rsidRPr="0050535F" w:rsidDel="00946CB9">
                <w:rPr>
                  <w:rFonts w:eastAsia="Times New Roman" w:cs="Times New Roman"/>
                  <w:color w:val="000000"/>
                  <w:kern w:val="0"/>
                  <w:lang w:val="en-US" w:eastAsia="es-ES"/>
                  <w14:ligatures w14:val="none"/>
                </w:rPr>
                <w:delText>22</w:delText>
              </w:r>
            </w:del>
          </w:p>
        </w:tc>
        <w:tc>
          <w:tcPr>
            <w:tcW w:w="1470" w:type="dxa"/>
            <w:tcBorders>
              <w:top w:val="nil"/>
              <w:left w:val="single" w:sz="4" w:space="0" w:color="auto"/>
              <w:bottom w:val="nil"/>
              <w:right w:val="single" w:sz="4" w:space="0" w:color="auto"/>
            </w:tcBorders>
            <w:shd w:val="clear" w:color="auto" w:fill="auto"/>
            <w:noWrap/>
            <w:vAlign w:val="bottom"/>
            <w:hideMark/>
            <w:tcPrChange w:id="267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5424703" w14:textId="1BE8BD7B" w:rsidR="0031569A" w:rsidRPr="0050535F" w:rsidDel="00946CB9" w:rsidRDefault="0031569A">
            <w:pPr>
              <w:spacing w:after="0" w:line="360" w:lineRule="auto"/>
              <w:jc w:val="center"/>
              <w:rPr>
                <w:del w:id="2673" w:author="Jose Luis Zofio Prieto [2]" w:date="2025-03-13T09:05:00Z"/>
                <w:rFonts w:eastAsia="Times New Roman" w:cs="Times New Roman"/>
                <w:color w:val="000000"/>
                <w:kern w:val="0"/>
                <w:lang w:val="en-US" w:eastAsia="es-ES"/>
                <w14:ligatures w14:val="none"/>
              </w:rPr>
              <w:pPrChange w:id="2674" w:author="Jose Luis Zofio Prieto" w:date="2025-03-12T14:30:00Z">
                <w:pPr>
                  <w:spacing w:after="0" w:line="360" w:lineRule="auto"/>
                  <w:jc w:val="left"/>
                </w:pPr>
              </w:pPrChange>
            </w:pPr>
            <w:del w:id="267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0560</w:delText>
              </w:r>
            </w:del>
          </w:p>
        </w:tc>
        <w:tc>
          <w:tcPr>
            <w:tcW w:w="2010" w:type="dxa"/>
            <w:tcBorders>
              <w:top w:val="nil"/>
              <w:left w:val="single" w:sz="4" w:space="0" w:color="auto"/>
              <w:bottom w:val="nil"/>
              <w:right w:val="single" w:sz="4" w:space="0" w:color="auto"/>
            </w:tcBorders>
            <w:shd w:val="clear" w:color="auto" w:fill="auto"/>
            <w:noWrap/>
            <w:vAlign w:val="bottom"/>
            <w:tcPrChange w:id="2676" w:author="Jose Luis Zofio Prieto" w:date="2025-03-12T17:06:00Z">
              <w:tcPr>
                <w:tcW w:w="1200" w:type="dxa"/>
                <w:tcBorders>
                  <w:top w:val="nil"/>
                  <w:left w:val="nil"/>
                  <w:bottom w:val="nil"/>
                  <w:right w:val="nil"/>
                </w:tcBorders>
                <w:shd w:val="clear" w:color="auto" w:fill="auto"/>
                <w:noWrap/>
                <w:vAlign w:val="bottom"/>
              </w:tcPr>
            </w:tcPrChange>
          </w:tcPr>
          <w:p w14:paraId="5AAAF862" w14:textId="597F1E58" w:rsidR="0031569A" w:rsidRPr="0050535F" w:rsidDel="00946CB9" w:rsidRDefault="0031569A">
            <w:pPr>
              <w:spacing w:after="0" w:line="360" w:lineRule="auto"/>
              <w:jc w:val="center"/>
              <w:rPr>
                <w:del w:id="2677" w:author="Jose Luis Zofio Prieto [2]" w:date="2025-03-13T09:05:00Z"/>
                <w:rFonts w:eastAsia="Times New Roman" w:cs="Times New Roman"/>
                <w:color w:val="000000"/>
                <w:kern w:val="0"/>
                <w:lang w:val="en-US" w:eastAsia="es-ES"/>
                <w14:ligatures w14:val="none"/>
              </w:rPr>
              <w:pPrChange w:id="2678" w:author="Jose Luis Zofio Prieto" w:date="2025-03-12T14:30:00Z">
                <w:pPr>
                  <w:spacing w:after="0" w:line="360" w:lineRule="auto"/>
                  <w:jc w:val="left"/>
                </w:pPr>
              </w:pPrChange>
            </w:pPr>
            <w:del w:id="2679"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680" w:author="Jose Luis Zofio Prieto" w:date="2025-03-12T17:06:00Z">
              <w:tcPr>
                <w:tcW w:w="1200" w:type="dxa"/>
                <w:tcBorders>
                  <w:top w:val="nil"/>
                  <w:left w:val="nil"/>
                  <w:bottom w:val="nil"/>
                  <w:right w:val="nil"/>
                </w:tcBorders>
                <w:shd w:val="clear" w:color="auto" w:fill="auto"/>
                <w:noWrap/>
                <w:vAlign w:val="bottom"/>
              </w:tcPr>
            </w:tcPrChange>
          </w:tcPr>
          <w:p w14:paraId="6C07AD94" w14:textId="519B01FB" w:rsidR="0031569A" w:rsidRPr="0050535F" w:rsidDel="00946CB9" w:rsidRDefault="0031569A">
            <w:pPr>
              <w:spacing w:after="0" w:line="360" w:lineRule="auto"/>
              <w:jc w:val="center"/>
              <w:rPr>
                <w:del w:id="2681" w:author="Jose Luis Zofio Prieto [2]" w:date="2025-03-13T09:05:00Z"/>
                <w:rFonts w:eastAsia="Times New Roman" w:cs="Times New Roman"/>
                <w:color w:val="000000"/>
                <w:kern w:val="0"/>
                <w:lang w:val="en-US" w:eastAsia="es-ES"/>
                <w14:ligatures w14:val="none"/>
              </w:rPr>
              <w:pPrChange w:id="2682" w:author="Jose Luis Zofio Prieto" w:date="2025-03-12T14:30:00Z">
                <w:pPr>
                  <w:spacing w:after="0" w:line="360" w:lineRule="auto"/>
                  <w:jc w:val="left"/>
                </w:pPr>
              </w:pPrChange>
            </w:pPr>
            <w:del w:id="2683"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684" w:author="Jose Luis Zofio Prieto" w:date="2025-03-12T17:06:00Z">
              <w:tcPr>
                <w:tcW w:w="1200" w:type="dxa"/>
                <w:tcBorders>
                  <w:top w:val="nil"/>
                  <w:left w:val="nil"/>
                  <w:bottom w:val="nil"/>
                  <w:right w:val="nil"/>
                </w:tcBorders>
                <w:shd w:val="clear" w:color="auto" w:fill="auto"/>
                <w:noWrap/>
                <w:vAlign w:val="bottom"/>
              </w:tcPr>
            </w:tcPrChange>
          </w:tcPr>
          <w:p w14:paraId="7D9AE8C5" w14:textId="3E019EE2" w:rsidR="0031569A" w:rsidRPr="0050535F" w:rsidDel="00946CB9" w:rsidRDefault="0031569A">
            <w:pPr>
              <w:spacing w:after="0" w:line="360" w:lineRule="auto"/>
              <w:jc w:val="center"/>
              <w:rPr>
                <w:del w:id="2685" w:author="Jose Luis Zofio Prieto [2]" w:date="2025-03-13T09:05:00Z"/>
                <w:rFonts w:eastAsia="Times New Roman" w:cs="Times New Roman"/>
                <w:color w:val="000000"/>
                <w:kern w:val="0"/>
                <w:lang w:val="en-US" w:eastAsia="es-ES"/>
                <w14:ligatures w14:val="none"/>
              </w:rPr>
              <w:pPrChange w:id="2686" w:author="Jose Luis Zofio Prieto" w:date="2025-03-12T14:30:00Z">
                <w:pPr>
                  <w:spacing w:after="0" w:line="360" w:lineRule="auto"/>
                  <w:jc w:val="left"/>
                </w:pPr>
              </w:pPrChange>
            </w:pPr>
            <w:del w:id="2687" w:author="Jose Luis Zofio Prieto [2]" w:date="2025-03-13T09:05:00Z">
              <w:r w:rsidRPr="0050535F" w:rsidDel="00946CB9">
                <w:rPr>
                  <w:rFonts w:cs="Times New Roman"/>
                  <w:color w:val="000000"/>
                  <w:lang w:val="en-US"/>
                </w:rPr>
                <w:delText>18</w:delText>
              </w:r>
            </w:del>
          </w:p>
        </w:tc>
      </w:tr>
      <w:tr w:rsidR="0031569A" w:rsidRPr="0050535F" w:rsidDel="00946CB9" w14:paraId="518752A5" w14:textId="44D181B5" w:rsidTr="00421A65">
        <w:trPr>
          <w:trHeight w:val="300"/>
          <w:jc w:val="center"/>
          <w:del w:id="2688" w:author="Jose Luis Zofio Prieto [2]" w:date="2025-03-13T09:05:00Z"/>
          <w:trPrChange w:id="2689" w:author="Jose Luis Zofio Prieto" w:date="2025-03-12T17:06:00Z">
            <w:trPr>
              <w:trHeight w:val="300"/>
              <w:jc w:val="center"/>
            </w:trPr>
          </w:trPrChange>
        </w:trPr>
        <w:tc>
          <w:tcPr>
            <w:tcW w:w="1200" w:type="dxa"/>
            <w:tcBorders>
              <w:top w:val="nil"/>
              <w:left w:val="nil"/>
              <w:bottom w:val="nil"/>
              <w:right w:val="single" w:sz="4" w:space="0" w:color="auto"/>
            </w:tcBorders>
            <w:tcPrChange w:id="2690" w:author="Jose Luis Zofio Prieto" w:date="2025-03-12T17:06:00Z">
              <w:tcPr>
                <w:tcW w:w="1200" w:type="dxa"/>
                <w:tcBorders>
                  <w:top w:val="nil"/>
                  <w:left w:val="nil"/>
                  <w:bottom w:val="nil"/>
                  <w:right w:val="nil"/>
                </w:tcBorders>
              </w:tcPr>
            </w:tcPrChange>
          </w:tcPr>
          <w:p w14:paraId="22DDBFCA" w14:textId="72234440" w:rsidR="0031569A" w:rsidRPr="0050535F" w:rsidDel="00946CB9" w:rsidRDefault="0031569A">
            <w:pPr>
              <w:spacing w:after="0" w:line="360" w:lineRule="auto"/>
              <w:jc w:val="center"/>
              <w:rPr>
                <w:del w:id="2691" w:author="Jose Luis Zofio Prieto [2]" w:date="2025-03-13T09:05:00Z"/>
                <w:rFonts w:eastAsia="Times New Roman" w:cs="Times New Roman"/>
                <w:color w:val="000000"/>
                <w:kern w:val="0"/>
                <w:lang w:val="en-US" w:eastAsia="es-ES"/>
                <w14:ligatures w14:val="none"/>
              </w:rPr>
              <w:pPrChange w:id="2692" w:author="Jose Luis Zofio Prieto" w:date="2025-03-12T14:30:00Z">
                <w:pPr>
                  <w:spacing w:after="0" w:line="360" w:lineRule="auto"/>
                  <w:jc w:val="left"/>
                </w:pPr>
              </w:pPrChange>
            </w:pPr>
            <w:del w:id="2693" w:author="Jose Luis Zofio Prieto [2]" w:date="2025-03-13T09:05:00Z">
              <w:r w:rsidRPr="0050535F" w:rsidDel="00946CB9">
                <w:rPr>
                  <w:rFonts w:eastAsia="Times New Roman" w:cs="Times New Roman"/>
                  <w:color w:val="000000"/>
                  <w:kern w:val="0"/>
                  <w:lang w:val="en-US" w:eastAsia="es-ES"/>
                  <w14:ligatures w14:val="none"/>
                </w:rPr>
                <w:delText>19</w:delText>
              </w:r>
            </w:del>
          </w:p>
        </w:tc>
        <w:tc>
          <w:tcPr>
            <w:tcW w:w="1200" w:type="dxa"/>
            <w:tcBorders>
              <w:top w:val="nil"/>
              <w:left w:val="single" w:sz="4" w:space="0" w:color="auto"/>
              <w:bottom w:val="nil"/>
              <w:right w:val="single" w:sz="4" w:space="0" w:color="auto"/>
            </w:tcBorders>
            <w:shd w:val="clear" w:color="auto" w:fill="auto"/>
            <w:noWrap/>
            <w:vAlign w:val="bottom"/>
            <w:hideMark/>
            <w:tcPrChange w:id="2694" w:author="Jose Luis Zofio Prieto" w:date="2025-03-12T17:06:00Z">
              <w:tcPr>
                <w:tcW w:w="1200" w:type="dxa"/>
                <w:tcBorders>
                  <w:top w:val="nil"/>
                  <w:left w:val="nil"/>
                  <w:bottom w:val="nil"/>
                  <w:right w:val="nil"/>
                </w:tcBorders>
                <w:shd w:val="clear" w:color="auto" w:fill="auto"/>
                <w:noWrap/>
                <w:vAlign w:val="bottom"/>
                <w:hideMark/>
              </w:tcPr>
            </w:tcPrChange>
          </w:tcPr>
          <w:p w14:paraId="5AE16BBB" w14:textId="2BC1BF95" w:rsidR="0031569A" w:rsidRPr="0050535F" w:rsidDel="00946CB9" w:rsidRDefault="0031569A">
            <w:pPr>
              <w:spacing w:after="0" w:line="360" w:lineRule="auto"/>
              <w:jc w:val="center"/>
              <w:rPr>
                <w:del w:id="2695" w:author="Jose Luis Zofio Prieto [2]" w:date="2025-03-13T09:05:00Z"/>
                <w:rFonts w:eastAsia="Times New Roman" w:cs="Times New Roman"/>
                <w:color w:val="000000"/>
                <w:kern w:val="0"/>
                <w:lang w:val="en-US" w:eastAsia="es-ES"/>
                <w14:ligatures w14:val="none"/>
              </w:rPr>
              <w:pPrChange w:id="2696" w:author="Jose Luis Zofio Prieto" w:date="2025-03-12T14:30:00Z">
                <w:pPr>
                  <w:spacing w:after="0" w:line="360" w:lineRule="auto"/>
                  <w:jc w:val="left"/>
                </w:pPr>
              </w:pPrChange>
            </w:pPr>
            <w:del w:id="2697" w:author="Jose Luis Zofio Prieto [2]" w:date="2025-03-13T09:05:00Z">
              <w:r w:rsidRPr="0050535F" w:rsidDel="00946CB9">
                <w:rPr>
                  <w:rFonts w:eastAsia="Times New Roman" w:cs="Times New Roman"/>
                  <w:color w:val="000000"/>
                  <w:kern w:val="0"/>
                  <w:lang w:val="en-US" w:eastAsia="es-ES"/>
                  <w14:ligatures w14:val="none"/>
                </w:rPr>
                <w:delText>43</w:delText>
              </w:r>
            </w:del>
          </w:p>
        </w:tc>
        <w:tc>
          <w:tcPr>
            <w:tcW w:w="1470" w:type="dxa"/>
            <w:tcBorders>
              <w:top w:val="nil"/>
              <w:left w:val="single" w:sz="4" w:space="0" w:color="auto"/>
              <w:bottom w:val="nil"/>
              <w:right w:val="single" w:sz="4" w:space="0" w:color="auto"/>
            </w:tcBorders>
            <w:shd w:val="clear" w:color="auto" w:fill="auto"/>
            <w:noWrap/>
            <w:vAlign w:val="bottom"/>
            <w:hideMark/>
            <w:tcPrChange w:id="269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4EEBC9A" w14:textId="097A836A" w:rsidR="0031569A" w:rsidRPr="0050535F" w:rsidDel="00946CB9" w:rsidRDefault="0031569A">
            <w:pPr>
              <w:spacing w:after="0" w:line="360" w:lineRule="auto"/>
              <w:jc w:val="center"/>
              <w:rPr>
                <w:del w:id="2699" w:author="Jose Luis Zofio Prieto [2]" w:date="2025-03-13T09:05:00Z"/>
                <w:rFonts w:eastAsia="Times New Roman" w:cs="Times New Roman"/>
                <w:color w:val="000000"/>
                <w:kern w:val="0"/>
                <w:lang w:val="en-US" w:eastAsia="es-ES"/>
                <w14:ligatures w14:val="none"/>
              </w:rPr>
              <w:pPrChange w:id="2700" w:author="Jose Luis Zofio Prieto" w:date="2025-03-12T14:30:00Z">
                <w:pPr>
                  <w:spacing w:after="0" w:line="360" w:lineRule="auto"/>
                  <w:jc w:val="left"/>
                </w:pPr>
              </w:pPrChange>
            </w:pPr>
            <w:del w:id="270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0549</w:delText>
              </w:r>
            </w:del>
          </w:p>
        </w:tc>
        <w:tc>
          <w:tcPr>
            <w:tcW w:w="2010" w:type="dxa"/>
            <w:tcBorders>
              <w:top w:val="nil"/>
              <w:left w:val="single" w:sz="4" w:space="0" w:color="auto"/>
              <w:bottom w:val="nil"/>
              <w:right w:val="single" w:sz="4" w:space="0" w:color="auto"/>
            </w:tcBorders>
            <w:shd w:val="clear" w:color="auto" w:fill="auto"/>
            <w:noWrap/>
            <w:vAlign w:val="bottom"/>
            <w:tcPrChange w:id="2702" w:author="Jose Luis Zofio Prieto" w:date="2025-03-12T17:06:00Z">
              <w:tcPr>
                <w:tcW w:w="1200" w:type="dxa"/>
                <w:tcBorders>
                  <w:top w:val="nil"/>
                  <w:left w:val="nil"/>
                  <w:bottom w:val="nil"/>
                  <w:right w:val="nil"/>
                </w:tcBorders>
                <w:shd w:val="clear" w:color="auto" w:fill="auto"/>
                <w:noWrap/>
                <w:vAlign w:val="bottom"/>
              </w:tcPr>
            </w:tcPrChange>
          </w:tcPr>
          <w:p w14:paraId="25C6275B" w14:textId="551E9FC2" w:rsidR="0031569A" w:rsidRPr="0050535F" w:rsidDel="00946CB9" w:rsidRDefault="0031569A">
            <w:pPr>
              <w:spacing w:after="0" w:line="360" w:lineRule="auto"/>
              <w:jc w:val="center"/>
              <w:rPr>
                <w:del w:id="2703" w:author="Jose Luis Zofio Prieto [2]" w:date="2025-03-13T09:05:00Z"/>
                <w:rFonts w:eastAsia="Times New Roman" w:cs="Times New Roman"/>
                <w:color w:val="000000"/>
                <w:kern w:val="0"/>
                <w:lang w:val="en-US" w:eastAsia="es-ES"/>
                <w14:ligatures w14:val="none"/>
              </w:rPr>
              <w:pPrChange w:id="2704" w:author="Jose Luis Zofio Prieto" w:date="2025-03-12T14:30:00Z">
                <w:pPr>
                  <w:spacing w:after="0" w:line="360" w:lineRule="auto"/>
                  <w:jc w:val="left"/>
                </w:pPr>
              </w:pPrChange>
            </w:pPr>
            <w:del w:id="2705"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706" w:author="Jose Luis Zofio Prieto" w:date="2025-03-12T17:06:00Z">
              <w:tcPr>
                <w:tcW w:w="1200" w:type="dxa"/>
                <w:tcBorders>
                  <w:top w:val="nil"/>
                  <w:left w:val="nil"/>
                  <w:bottom w:val="nil"/>
                  <w:right w:val="nil"/>
                </w:tcBorders>
                <w:shd w:val="clear" w:color="auto" w:fill="auto"/>
                <w:noWrap/>
                <w:vAlign w:val="bottom"/>
              </w:tcPr>
            </w:tcPrChange>
          </w:tcPr>
          <w:p w14:paraId="3DE08582" w14:textId="469547E5" w:rsidR="0031569A" w:rsidRPr="0050535F" w:rsidDel="00946CB9" w:rsidRDefault="0031569A">
            <w:pPr>
              <w:spacing w:after="0" w:line="360" w:lineRule="auto"/>
              <w:jc w:val="center"/>
              <w:rPr>
                <w:del w:id="2707" w:author="Jose Luis Zofio Prieto [2]" w:date="2025-03-13T09:05:00Z"/>
                <w:rFonts w:eastAsia="Times New Roman" w:cs="Times New Roman"/>
                <w:color w:val="000000"/>
                <w:kern w:val="0"/>
                <w:lang w:val="en-US" w:eastAsia="es-ES"/>
                <w14:ligatures w14:val="none"/>
              </w:rPr>
              <w:pPrChange w:id="2708" w:author="Jose Luis Zofio Prieto" w:date="2025-03-12T14:30:00Z">
                <w:pPr>
                  <w:spacing w:after="0" w:line="360" w:lineRule="auto"/>
                  <w:jc w:val="left"/>
                </w:pPr>
              </w:pPrChange>
            </w:pPr>
            <w:del w:id="2709"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710" w:author="Jose Luis Zofio Prieto" w:date="2025-03-12T17:06:00Z">
              <w:tcPr>
                <w:tcW w:w="1200" w:type="dxa"/>
                <w:tcBorders>
                  <w:top w:val="nil"/>
                  <w:left w:val="nil"/>
                  <w:bottom w:val="nil"/>
                  <w:right w:val="nil"/>
                </w:tcBorders>
                <w:shd w:val="clear" w:color="auto" w:fill="auto"/>
                <w:noWrap/>
                <w:vAlign w:val="bottom"/>
              </w:tcPr>
            </w:tcPrChange>
          </w:tcPr>
          <w:p w14:paraId="696E8F96" w14:textId="1693F2AD" w:rsidR="0031569A" w:rsidRPr="0050535F" w:rsidDel="00946CB9" w:rsidRDefault="0031569A">
            <w:pPr>
              <w:spacing w:after="0" w:line="360" w:lineRule="auto"/>
              <w:jc w:val="center"/>
              <w:rPr>
                <w:del w:id="2711" w:author="Jose Luis Zofio Prieto [2]" w:date="2025-03-13T09:05:00Z"/>
                <w:rFonts w:eastAsia="Times New Roman" w:cs="Times New Roman"/>
                <w:color w:val="000000"/>
                <w:kern w:val="0"/>
                <w:lang w:val="en-US" w:eastAsia="es-ES"/>
                <w14:ligatures w14:val="none"/>
              </w:rPr>
              <w:pPrChange w:id="2712" w:author="Jose Luis Zofio Prieto" w:date="2025-03-12T14:30:00Z">
                <w:pPr>
                  <w:spacing w:after="0" w:line="360" w:lineRule="auto"/>
                  <w:jc w:val="left"/>
                </w:pPr>
              </w:pPrChange>
            </w:pPr>
            <w:del w:id="2713" w:author="Jose Luis Zofio Prieto [2]" w:date="2025-03-13T09:05:00Z">
              <w:r w:rsidRPr="0050535F" w:rsidDel="00946CB9">
                <w:rPr>
                  <w:rFonts w:cs="Times New Roman"/>
                  <w:color w:val="000000"/>
                  <w:lang w:val="en-US"/>
                </w:rPr>
                <w:delText>46</w:delText>
              </w:r>
            </w:del>
          </w:p>
        </w:tc>
      </w:tr>
      <w:tr w:rsidR="0031569A" w:rsidRPr="0050535F" w:rsidDel="00946CB9" w14:paraId="706466DE" w14:textId="70DEC72A" w:rsidTr="00421A65">
        <w:trPr>
          <w:trHeight w:val="300"/>
          <w:jc w:val="center"/>
          <w:del w:id="2714" w:author="Jose Luis Zofio Prieto [2]" w:date="2025-03-13T09:05:00Z"/>
          <w:trPrChange w:id="2715" w:author="Jose Luis Zofio Prieto" w:date="2025-03-12T17:06:00Z">
            <w:trPr>
              <w:trHeight w:val="300"/>
              <w:jc w:val="center"/>
            </w:trPr>
          </w:trPrChange>
        </w:trPr>
        <w:tc>
          <w:tcPr>
            <w:tcW w:w="1200" w:type="dxa"/>
            <w:tcBorders>
              <w:top w:val="nil"/>
              <w:left w:val="nil"/>
              <w:bottom w:val="nil"/>
              <w:right w:val="single" w:sz="4" w:space="0" w:color="auto"/>
            </w:tcBorders>
            <w:tcPrChange w:id="2716" w:author="Jose Luis Zofio Prieto" w:date="2025-03-12T17:06:00Z">
              <w:tcPr>
                <w:tcW w:w="1200" w:type="dxa"/>
                <w:tcBorders>
                  <w:top w:val="nil"/>
                  <w:left w:val="nil"/>
                  <w:bottom w:val="nil"/>
                  <w:right w:val="nil"/>
                </w:tcBorders>
              </w:tcPr>
            </w:tcPrChange>
          </w:tcPr>
          <w:p w14:paraId="7A4C2719" w14:textId="5AC4DD9D" w:rsidR="0031569A" w:rsidRPr="0050535F" w:rsidDel="00946CB9" w:rsidRDefault="0031569A">
            <w:pPr>
              <w:spacing w:after="0" w:line="360" w:lineRule="auto"/>
              <w:jc w:val="center"/>
              <w:rPr>
                <w:del w:id="2717" w:author="Jose Luis Zofio Prieto [2]" w:date="2025-03-13T09:05:00Z"/>
                <w:rFonts w:eastAsia="Times New Roman" w:cs="Times New Roman"/>
                <w:color w:val="000000"/>
                <w:kern w:val="0"/>
                <w:lang w:val="en-US" w:eastAsia="es-ES"/>
                <w14:ligatures w14:val="none"/>
              </w:rPr>
              <w:pPrChange w:id="2718" w:author="Jose Luis Zofio Prieto" w:date="2025-03-12T14:30:00Z">
                <w:pPr>
                  <w:spacing w:after="0" w:line="360" w:lineRule="auto"/>
                  <w:jc w:val="left"/>
                </w:pPr>
              </w:pPrChange>
            </w:pPr>
            <w:del w:id="2719" w:author="Jose Luis Zofio Prieto [2]" w:date="2025-03-13T09:05:00Z">
              <w:r w:rsidRPr="0050535F" w:rsidDel="00946CB9">
                <w:rPr>
                  <w:rFonts w:eastAsia="Times New Roman" w:cs="Times New Roman"/>
                  <w:color w:val="000000"/>
                  <w:kern w:val="0"/>
                  <w:lang w:val="en-US" w:eastAsia="es-ES"/>
                  <w14:ligatures w14:val="none"/>
                </w:rPr>
                <w:delText>20</w:delText>
              </w:r>
            </w:del>
          </w:p>
        </w:tc>
        <w:tc>
          <w:tcPr>
            <w:tcW w:w="1200" w:type="dxa"/>
            <w:tcBorders>
              <w:top w:val="nil"/>
              <w:left w:val="single" w:sz="4" w:space="0" w:color="auto"/>
              <w:bottom w:val="nil"/>
              <w:right w:val="single" w:sz="4" w:space="0" w:color="auto"/>
            </w:tcBorders>
            <w:shd w:val="clear" w:color="auto" w:fill="auto"/>
            <w:noWrap/>
            <w:vAlign w:val="bottom"/>
            <w:hideMark/>
            <w:tcPrChange w:id="2720" w:author="Jose Luis Zofio Prieto" w:date="2025-03-12T17:06:00Z">
              <w:tcPr>
                <w:tcW w:w="1200" w:type="dxa"/>
                <w:tcBorders>
                  <w:top w:val="nil"/>
                  <w:left w:val="nil"/>
                  <w:bottom w:val="nil"/>
                  <w:right w:val="nil"/>
                </w:tcBorders>
                <w:shd w:val="clear" w:color="auto" w:fill="auto"/>
                <w:noWrap/>
                <w:vAlign w:val="bottom"/>
                <w:hideMark/>
              </w:tcPr>
            </w:tcPrChange>
          </w:tcPr>
          <w:p w14:paraId="4F7A6606" w14:textId="5FACE206" w:rsidR="0031569A" w:rsidRPr="0050535F" w:rsidDel="00946CB9" w:rsidRDefault="0031569A">
            <w:pPr>
              <w:spacing w:after="0" w:line="360" w:lineRule="auto"/>
              <w:jc w:val="center"/>
              <w:rPr>
                <w:del w:id="2721" w:author="Jose Luis Zofio Prieto [2]" w:date="2025-03-13T09:05:00Z"/>
                <w:rFonts w:eastAsia="Times New Roman" w:cs="Times New Roman"/>
                <w:color w:val="000000"/>
                <w:kern w:val="0"/>
                <w:lang w:val="en-US" w:eastAsia="es-ES"/>
                <w14:ligatures w14:val="none"/>
              </w:rPr>
              <w:pPrChange w:id="2722" w:author="Jose Luis Zofio Prieto" w:date="2025-03-12T14:30:00Z">
                <w:pPr>
                  <w:spacing w:after="0" w:line="360" w:lineRule="auto"/>
                  <w:jc w:val="left"/>
                </w:pPr>
              </w:pPrChange>
            </w:pPr>
            <w:del w:id="2723" w:author="Jose Luis Zofio Prieto [2]" w:date="2025-03-13T09:05:00Z">
              <w:r w:rsidRPr="0050535F" w:rsidDel="00946CB9">
                <w:rPr>
                  <w:rFonts w:eastAsia="Times New Roman" w:cs="Times New Roman"/>
                  <w:color w:val="000000"/>
                  <w:kern w:val="0"/>
                  <w:lang w:val="en-US" w:eastAsia="es-ES"/>
                  <w14:ligatures w14:val="none"/>
                </w:rPr>
                <w:delText>85</w:delText>
              </w:r>
            </w:del>
          </w:p>
        </w:tc>
        <w:tc>
          <w:tcPr>
            <w:tcW w:w="1470" w:type="dxa"/>
            <w:tcBorders>
              <w:top w:val="nil"/>
              <w:left w:val="single" w:sz="4" w:space="0" w:color="auto"/>
              <w:right w:val="single" w:sz="4" w:space="0" w:color="auto"/>
            </w:tcBorders>
            <w:shd w:val="clear" w:color="auto" w:fill="auto"/>
            <w:noWrap/>
            <w:vAlign w:val="bottom"/>
            <w:hideMark/>
            <w:tcPrChange w:id="272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5A8C51B" w14:textId="34A88FE0" w:rsidR="0031569A" w:rsidRPr="0050535F" w:rsidDel="00946CB9" w:rsidRDefault="0031569A">
            <w:pPr>
              <w:spacing w:after="0" w:line="360" w:lineRule="auto"/>
              <w:jc w:val="center"/>
              <w:rPr>
                <w:del w:id="2725" w:author="Jose Luis Zofio Prieto [2]" w:date="2025-03-13T09:05:00Z"/>
                <w:rFonts w:eastAsia="Times New Roman" w:cs="Times New Roman"/>
                <w:color w:val="000000"/>
                <w:kern w:val="0"/>
                <w:lang w:val="en-US" w:eastAsia="es-ES"/>
                <w14:ligatures w14:val="none"/>
              </w:rPr>
              <w:pPrChange w:id="2726" w:author="Jose Luis Zofio Prieto" w:date="2025-03-12T14:30:00Z">
                <w:pPr>
                  <w:spacing w:after="0" w:line="360" w:lineRule="auto"/>
                  <w:jc w:val="left"/>
                </w:pPr>
              </w:pPrChange>
            </w:pPr>
            <w:del w:id="272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0490</w:delText>
              </w:r>
            </w:del>
          </w:p>
        </w:tc>
        <w:tc>
          <w:tcPr>
            <w:tcW w:w="2010" w:type="dxa"/>
            <w:tcBorders>
              <w:top w:val="nil"/>
              <w:left w:val="single" w:sz="4" w:space="0" w:color="auto"/>
              <w:bottom w:val="nil"/>
              <w:right w:val="single" w:sz="4" w:space="0" w:color="auto"/>
            </w:tcBorders>
            <w:shd w:val="clear" w:color="auto" w:fill="auto"/>
            <w:noWrap/>
            <w:vAlign w:val="bottom"/>
            <w:tcPrChange w:id="2728" w:author="Jose Luis Zofio Prieto" w:date="2025-03-12T17:06:00Z">
              <w:tcPr>
                <w:tcW w:w="1200" w:type="dxa"/>
                <w:tcBorders>
                  <w:top w:val="nil"/>
                  <w:left w:val="nil"/>
                  <w:bottom w:val="nil"/>
                  <w:right w:val="nil"/>
                </w:tcBorders>
                <w:shd w:val="clear" w:color="auto" w:fill="auto"/>
                <w:noWrap/>
                <w:vAlign w:val="bottom"/>
              </w:tcPr>
            </w:tcPrChange>
          </w:tcPr>
          <w:p w14:paraId="569E56E1" w14:textId="5718D42C" w:rsidR="0031569A" w:rsidRPr="0050535F" w:rsidDel="00946CB9" w:rsidRDefault="0031569A">
            <w:pPr>
              <w:spacing w:after="0" w:line="360" w:lineRule="auto"/>
              <w:jc w:val="center"/>
              <w:rPr>
                <w:del w:id="2729" w:author="Jose Luis Zofio Prieto [2]" w:date="2025-03-13T09:05:00Z"/>
                <w:rFonts w:eastAsia="Times New Roman" w:cs="Times New Roman"/>
                <w:color w:val="000000"/>
                <w:kern w:val="0"/>
                <w:lang w:val="en-US" w:eastAsia="es-ES"/>
                <w14:ligatures w14:val="none"/>
              </w:rPr>
              <w:pPrChange w:id="2730" w:author="Jose Luis Zofio Prieto" w:date="2025-03-12T14:30:00Z">
                <w:pPr>
                  <w:spacing w:after="0" w:line="360" w:lineRule="auto"/>
                  <w:jc w:val="left"/>
                </w:pPr>
              </w:pPrChange>
            </w:pPr>
            <w:del w:id="2731"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732" w:author="Jose Luis Zofio Prieto" w:date="2025-03-12T17:06:00Z">
              <w:tcPr>
                <w:tcW w:w="1200" w:type="dxa"/>
                <w:tcBorders>
                  <w:top w:val="nil"/>
                  <w:left w:val="nil"/>
                  <w:bottom w:val="nil"/>
                  <w:right w:val="nil"/>
                </w:tcBorders>
                <w:shd w:val="clear" w:color="auto" w:fill="auto"/>
                <w:noWrap/>
                <w:vAlign w:val="bottom"/>
              </w:tcPr>
            </w:tcPrChange>
          </w:tcPr>
          <w:p w14:paraId="1377C6D0" w14:textId="38F91AD2" w:rsidR="0031569A" w:rsidRPr="0050535F" w:rsidDel="00946CB9" w:rsidRDefault="0031569A">
            <w:pPr>
              <w:spacing w:after="0" w:line="360" w:lineRule="auto"/>
              <w:jc w:val="center"/>
              <w:rPr>
                <w:del w:id="2733" w:author="Jose Luis Zofio Prieto [2]" w:date="2025-03-13T09:05:00Z"/>
                <w:rFonts w:eastAsia="Times New Roman" w:cs="Times New Roman"/>
                <w:color w:val="000000"/>
                <w:kern w:val="0"/>
                <w:lang w:val="en-US" w:eastAsia="es-ES"/>
                <w14:ligatures w14:val="none"/>
              </w:rPr>
              <w:pPrChange w:id="2734" w:author="Jose Luis Zofio Prieto" w:date="2025-03-12T14:30:00Z">
                <w:pPr>
                  <w:spacing w:after="0" w:line="360" w:lineRule="auto"/>
                  <w:jc w:val="left"/>
                </w:pPr>
              </w:pPrChange>
            </w:pPr>
            <w:del w:id="2735"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736" w:author="Jose Luis Zofio Prieto" w:date="2025-03-12T17:06:00Z">
              <w:tcPr>
                <w:tcW w:w="1200" w:type="dxa"/>
                <w:tcBorders>
                  <w:top w:val="nil"/>
                  <w:left w:val="nil"/>
                  <w:bottom w:val="nil"/>
                  <w:right w:val="nil"/>
                </w:tcBorders>
                <w:shd w:val="clear" w:color="auto" w:fill="auto"/>
                <w:noWrap/>
                <w:vAlign w:val="bottom"/>
              </w:tcPr>
            </w:tcPrChange>
          </w:tcPr>
          <w:p w14:paraId="7512E191" w14:textId="19D3E401" w:rsidR="0031569A" w:rsidRPr="0050535F" w:rsidDel="00946CB9" w:rsidRDefault="0031569A">
            <w:pPr>
              <w:spacing w:after="0" w:line="360" w:lineRule="auto"/>
              <w:jc w:val="center"/>
              <w:rPr>
                <w:del w:id="2737" w:author="Jose Luis Zofio Prieto [2]" w:date="2025-03-13T09:05:00Z"/>
                <w:rFonts w:eastAsia="Times New Roman" w:cs="Times New Roman"/>
                <w:color w:val="000000"/>
                <w:kern w:val="0"/>
                <w:lang w:val="en-US" w:eastAsia="es-ES"/>
                <w14:ligatures w14:val="none"/>
              </w:rPr>
              <w:pPrChange w:id="2738" w:author="Jose Luis Zofio Prieto" w:date="2025-03-12T14:30:00Z">
                <w:pPr>
                  <w:spacing w:after="0" w:line="360" w:lineRule="auto"/>
                  <w:jc w:val="left"/>
                </w:pPr>
              </w:pPrChange>
            </w:pPr>
            <w:del w:id="2739" w:author="Jose Luis Zofio Prieto [2]" w:date="2025-03-13T09:05:00Z">
              <w:r w:rsidRPr="0050535F" w:rsidDel="00946CB9">
                <w:rPr>
                  <w:rFonts w:cs="Times New Roman"/>
                  <w:color w:val="000000"/>
                  <w:lang w:val="en-US"/>
                </w:rPr>
                <w:delText>46</w:delText>
              </w:r>
            </w:del>
          </w:p>
        </w:tc>
      </w:tr>
      <w:tr w:rsidR="0031569A" w:rsidRPr="0050535F" w:rsidDel="00946CB9" w14:paraId="3E2BE166" w14:textId="357DE94C" w:rsidTr="00421A65">
        <w:trPr>
          <w:trHeight w:val="300"/>
          <w:jc w:val="center"/>
          <w:del w:id="2740" w:author="Jose Luis Zofio Prieto [2]" w:date="2025-03-13T09:05:00Z"/>
          <w:trPrChange w:id="2741" w:author="Jose Luis Zofio Prieto" w:date="2025-03-12T17:06:00Z">
            <w:trPr>
              <w:trHeight w:val="300"/>
              <w:jc w:val="center"/>
            </w:trPr>
          </w:trPrChange>
        </w:trPr>
        <w:tc>
          <w:tcPr>
            <w:tcW w:w="1200" w:type="dxa"/>
            <w:tcBorders>
              <w:top w:val="nil"/>
              <w:left w:val="nil"/>
              <w:bottom w:val="nil"/>
              <w:right w:val="single" w:sz="4" w:space="0" w:color="auto"/>
            </w:tcBorders>
            <w:tcPrChange w:id="2742" w:author="Jose Luis Zofio Prieto" w:date="2025-03-12T17:06:00Z">
              <w:tcPr>
                <w:tcW w:w="1200" w:type="dxa"/>
                <w:tcBorders>
                  <w:top w:val="nil"/>
                  <w:left w:val="nil"/>
                  <w:bottom w:val="nil"/>
                  <w:right w:val="nil"/>
                </w:tcBorders>
              </w:tcPr>
            </w:tcPrChange>
          </w:tcPr>
          <w:p w14:paraId="563133BF" w14:textId="5A6394BA" w:rsidR="0031569A" w:rsidRPr="0050535F" w:rsidDel="00946CB9" w:rsidRDefault="0031569A">
            <w:pPr>
              <w:spacing w:after="0" w:line="360" w:lineRule="auto"/>
              <w:jc w:val="center"/>
              <w:rPr>
                <w:del w:id="2743" w:author="Jose Luis Zofio Prieto [2]" w:date="2025-03-13T09:05:00Z"/>
                <w:rFonts w:eastAsia="Times New Roman" w:cs="Times New Roman"/>
                <w:color w:val="000000"/>
                <w:kern w:val="0"/>
                <w:lang w:val="en-US" w:eastAsia="es-ES"/>
                <w14:ligatures w14:val="none"/>
              </w:rPr>
              <w:pPrChange w:id="2744" w:author="Jose Luis Zofio Prieto" w:date="2025-03-12T14:30:00Z">
                <w:pPr>
                  <w:spacing w:after="0" w:line="360" w:lineRule="auto"/>
                  <w:jc w:val="left"/>
                </w:pPr>
              </w:pPrChange>
            </w:pPr>
            <w:del w:id="2745" w:author="Jose Luis Zofio Prieto [2]" w:date="2025-03-13T09:05:00Z">
              <w:r w:rsidRPr="0050535F" w:rsidDel="00946CB9">
                <w:rPr>
                  <w:rFonts w:eastAsia="Times New Roman" w:cs="Times New Roman"/>
                  <w:color w:val="000000"/>
                  <w:kern w:val="0"/>
                  <w:lang w:val="en-US" w:eastAsia="es-ES"/>
                  <w14:ligatures w14:val="none"/>
                </w:rPr>
                <w:delText>21</w:delText>
              </w:r>
            </w:del>
          </w:p>
        </w:tc>
        <w:tc>
          <w:tcPr>
            <w:tcW w:w="1200" w:type="dxa"/>
            <w:tcBorders>
              <w:top w:val="nil"/>
              <w:left w:val="single" w:sz="4" w:space="0" w:color="auto"/>
              <w:bottom w:val="nil"/>
              <w:right w:val="single" w:sz="4" w:space="0" w:color="auto"/>
            </w:tcBorders>
            <w:shd w:val="clear" w:color="auto" w:fill="auto"/>
            <w:noWrap/>
            <w:vAlign w:val="bottom"/>
            <w:hideMark/>
            <w:tcPrChange w:id="2746" w:author="Jose Luis Zofio Prieto" w:date="2025-03-12T17:06:00Z">
              <w:tcPr>
                <w:tcW w:w="1200" w:type="dxa"/>
                <w:tcBorders>
                  <w:top w:val="nil"/>
                  <w:left w:val="nil"/>
                  <w:bottom w:val="nil"/>
                  <w:right w:val="nil"/>
                </w:tcBorders>
                <w:shd w:val="clear" w:color="auto" w:fill="auto"/>
                <w:noWrap/>
                <w:vAlign w:val="bottom"/>
                <w:hideMark/>
              </w:tcPr>
            </w:tcPrChange>
          </w:tcPr>
          <w:p w14:paraId="56CB41C4" w14:textId="6CCE16F1" w:rsidR="0031569A" w:rsidRPr="0050535F" w:rsidDel="00946CB9" w:rsidRDefault="0031569A">
            <w:pPr>
              <w:spacing w:after="0" w:line="360" w:lineRule="auto"/>
              <w:jc w:val="center"/>
              <w:rPr>
                <w:del w:id="2747" w:author="Jose Luis Zofio Prieto [2]" w:date="2025-03-13T09:05:00Z"/>
                <w:rFonts w:eastAsia="Times New Roman" w:cs="Times New Roman"/>
                <w:color w:val="000000"/>
                <w:kern w:val="0"/>
                <w:lang w:val="en-US" w:eastAsia="es-ES"/>
                <w14:ligatures w14:val="none"/>
              </w:rPr>
              <w:pPrChange w:id="2748" w:author="Jose Luis Zofio Prieto" w:date="2025-03-12T14:30:00Z">
                <w:pPr>
                  <w:spacing w:after="0" w:line="360" w:lineRule="auto"/>
                  <w:jc w:val="left"/>
                </w:pPr>
              </w:pPrChange>
            </w:pPr>
            <w:del w:id="2749" w:author="Jose Luis Zofio Prieto [2]" w:date="2025-03-13T09:05:00Z">
              <w:r w:rsidRPr="0050535F" w:rsidDel="00946CB9">
                <w:rPr>
                  <w:rFonts w:eastAsia="Times New Roman" w:cs="Times New Roman"/>
                  <w:color w:val="000000"/>
                  <w:kern w:val="0"/>
                  <w:lang w:val="en-US" w:eastAsia="es-ES"/>
                  <w14:ligatures w14:val="none"/>
                </w:rPr>
                <w:delText>95</w:delText>
              </w:r>
            </w:del>
          </w:p>
        </w:tc>
        <w:tc>
          <w:tcPr>
            <w:tcW w:w="1470" w:type="dxa"/>
            <w:tcBorders>
              <w:top w:val="nil"/>
              <w:left w:val="single" w:sz="4" w:space="0" w:color="auto"/>
              <w:bottom w:val="nil"/>
              <w:right w:val="single" w:sz="4" w:space="0" w:color="auto"/>
            </w:tcBorders>
            <w:shd w:val="clear" w:color="auto" w:fill="auto"/>
            <w:noWrap/>
            <w:vAlign w:val="bottom"/>
            <w:hideMark/>
            <w:tcPrChange w:id="275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4EA6E46E" w14:textId="7029E84D" w:rsidR="0031569A" w:rsidRPr="0050535F" w:rsidDel="00946CB9" w:rsidRDefault="0031569A">
            <w:pPr>
              <w:spacing w:after="0" w:line="360" w:lineRule="auto"/>
              <w:jc w:val="center"/>
              <w:rPr>
                <w:del w:id="2751" w:author="Jose Luis Zofio Prieto [2]" w:date="2025-03-13T09:05:00Z"/>
                <w:rFonts w:eastAsia="Times New Roman" w:cs="Times New Roman"/>
                <w:color w:val="000000"/>
                <w:kern w:val="0"/>
                <w:lang w:val="en-US" w:eastAsia="es-ES"/>
                <w14:ligatures w14:val="none"/>
              </w:rPr>
              <w:pPrChange w:id="2752" w:author="Jose Luis Zofio Prieto" w:date="2025-03-12T14:30:00Z">
                <w:pPr>
                  <w:spacing w:after="0" w:line="360" w:lineRule="auto"/>
                  <w:jc w:val="left"/>
                </w:pPr>
              </w:pPrChange>
            </w:pPr>
            <w:del w:id="275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0338</w:delText>
              </w:r>
            </w:del>
          </w:p>
        </w:tc>
        <w:tc>
          <w:tcPr>
            <w:tcW w:w="2010" w:type="dxa"/>
            <w:tcBorders>
              <w:top w:val="nil"/>
              <w:left w:val="single" w:sz="4" w:space="0" w:color="auto"/>
              <w:bottom w:val="nil"/>
              <w:right w:val="single" w:sz="4" w:space="0" w:color="auto"/>
            </w:tcBorders>
            <w:shd w:val="clear" w:color="auto" w:fill="auto"/>
            <w:noWrap/>
            <w:vAlign w:val="bottom"/>
            <w:tcPrChange w:id="2754" w:author="Jose Luis Zofio Prieto" w:date="2025-03-12T17:06:00Z">
              <w:tcPr>
                <w:tcW w:w="1200" w:type="dxa"/>
                <w:tcBorders>
                  <w:top w:val="nil"/>
                  <w:left w:val="nil"/>
                  <w:bottom w:val="nil"/>
                  <w:right w:val="nil"/>
                </w:tcBorders>
                <w:shd w:val="clear" w:color="auto" w:fill="auto"/>
                <w:noWrap/>
                <w:vAlign w:val="bottom"/>
              </w:tcPr>
            </w:tcPrChange>
          </w:tcPr>
          <w:p w14:paraId="73961CD6" w14:textId="316F3119" w:rsidR="0031569A" w:rsidRPr="0050535F" w:rsidDel="00946CB9" w:rsidRDefault="0031569A">
            <w:pPr>
              <w:spacing w:after="0" w:line="360" w:lineRule="auto"/>
              <w:jc w:val="center"/>
              <w:rPr>
                <w:del w:id="2755" w:author="Jose Luis Zofio Prieto [2]" w:date="2025-03-13T09:05:00Z"/>
                <w:rFonts w:eastAsia="Times New Roman" w:cs="Times New Roman"/>
                <w:color w:val="000000"/>
                <w:kern w:val="0"/>
                <w:lang w:val="en-US" w:eastAsia="es-ES"/>
                <w14:ligatures w14:val="none"/>
              </w:rPr>
              <w:pPrChange w:id="2756" w:author="Jose Luis Zofio Prieto" w:date="2025-03-12T14:30:00Z">
                <w:pPr>
                  <w:spacing w:after="0" w:line="360" w:lineRule="auto"/>
                  <w:jc w:val="left"/>
                </w:pPr>
              </w:pPrChange>
            </w:pPr>
            <w:del w:id="2757"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758" w:author="Jose Luis Zofio Prieto" w:date="2025-03-12T17:06:00Z">
              <w:tcPr>
                <w:tcW w:w="1200" w:type="dxa"/>
                <w:tcBorders>
                  <w:top w:val="nil"/>
                  <w:left w:val="nil"/>
                  <w:bottom w:val="nil"/>
                  <w:right w:val="nil"/>
                </w:tcBorders>
                <w:shd w:val="clear" w:color="auto" w:fill="auto"/>
                <w:noWrap/>
                <w:vAlign w:val="bottom"/>
              </w:tcPr>
            </w:tcPrChange>
          </w:tcPr>
          <w:p w14:paraId="60DD2584" w14:textId="5AD21C78" w:rsidR="0031569A" w:rsidRPr="0050535F" w:rsidDel="00946CB9" w:rsidRDefault="0031569A">
            <w:pPr>
              <w:spacing w:after="0" w:line="360" w:lineRule="auto"/>
              <w:jc w:val="center"/>
              <w:rPr>
                <w:del w:id="2759" w:author="Jose Luis Zofio Prieto [2]" w:date="2025-03-13T09:05:00Z"/>
                <w:rFonts w:eastAsia="Times New Roman" w:cs="Times New Roman"/>
                <w:color w:val="000000"/>
                <w:kern w:val="0"/>
                <w:lang w:val="en-US" w:eastAsia="es-ES"/>
                <w14:ligatures w14:val="none"/>
              </w:rPr>
              <w:pPrChange w:id="2760" w:author="Jose Luis Zofio Prieto" w:date="2025-03-12T14:30:00Z">
                <w:pPr>
                  <w:spacing w:after="0" w:line="360" w:lineRule="auto"/>
                  <w:jc w:val="left"/>
                </w:pPr>
              </w:pPrChange>
            </w:pPr>
            <w:del w:id="2761"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762" w:author="Jose Luis Zofio Prieto" w:date="2025-03-12T17:06:00Z">
              <w:tcPr>
                <w:tcW w:w="1200" w:type="dxa"/>
                <w:tcBorders>
                  <w:top w:val="nil"/>
                  <w:left w:val="nil"/>
                  <w:bottom w:val="nil"/>
                  <w:right w:val="nil"/>
                </w:tcBorders>
                <w:shd w:val="clear" w:color="auto" w:fill="auto"/>
                <w:noWrap/>
                <w:vAlign w:val="bottom"/>
              </w:tcPr>
            </w:tcPrChange>
          </w:tcPr>
          <w:p w14:paraId="1EF528D3" w14:textId="5C4A9D35" w:rsidR="0031569A" w:rsidRPr="0050535F" w:rsidDel="00946CB9" w:rsidRDefault="0031569A">
            <w:pPr>
              <w:spacing w:after="0" w:line="360" w:lineRule="auto"/>
              <w:jc w:val="center"/>
              <w:rPr>
                <w:del w:id="2763" w:author="Jose Luis Zofio Prieto [2]" w:date="2025-03-13T09:05:00Z"/>
                <w:rFonts w:eastAsia="Times New Roman" w:cs="Times New Roman"/>
                <w:color w:val="000000"/>
                <w:kern w:val="0"/>
                <w:lang w:val="en-US" w:eastAsia="es-ES"/>
                <w14:ligatures w14:val="none"/>
              </w:rPr>
              <w:pPrChange w:id="2764" w:author="Jose Luis Zofio Prieto" w:date="2025-03-12T14:30:00Z">
                <w:pPr>
                  <w:spacing w:after="0" w:line="360" w:lineRule="auto"/>
                  <w:jc w:val="left"/>
                </w:pPr>
              </w:pPrChange>
            </w:pPr>
            <w:del w:id="2765" w:author="Jose Luis Zofio Prieto [2]" w:date="2025-03-13T09:05:00Z">
              <w:r w:rsidRPr="0050535F" w:rsidDel="00946CB9">
                <w:rPr>
                  <w:rFonts w:cs="Times New Roman"/>
                  <w:color w:val="000000"/>
                  <w:lang w:val="en-US"/>
                </w:rPr>
                <w:delText>56</w:delText>
              </w:r>
            </w:del>
          </w:p>
        </w:tc>
      </w:tr>
      <w:tr w:rsidR="0031569A" w:rsidRPr="0050535F" w:rsidDel="00946CB9" w14:paraId="2157F487" w14:textId="58CFBEEA" w:rsidTr="00421A65">
        <w:trPr>
          <w:trHeight w:val="300"/>
          <w:jc w:val="center"/>
          <w:del w:id="2766" w:author="Jose Luis Zofio Prieto [2]" w:date="2025-03-13T09:05:00Z"/>
          <w:trPrChange w:id="2767" w:author="Jose Luis Zofio Prieto" w:date="2025-03-12T17:06:00Z">
            <w:trPr>
              <w:trHeight w:val="300"/>
              <w:jc w:val="center"/>
            </w:trPr>
          </w:trPrChange>
        </w:trPr>
        <w:tc>
          <w:tcPr>
            <w:tcW w:w="1200" w:type="dxa"/>
            <w:tcBorders>
              <w:top w:val="nil"/>
              <w:left w:val="nil"/>
              <w:bottom w:val="nil"/>
              <w:right w:val="single" w:sz="4" w:space="0" w:color="auto"/>
            </w:tcBorders>
            <w:tcPrChange w:id="2768" w:author="Jose Luis Zofio Prieto" w:date="2025-03-12T17:06:00Z">
              <w:tcPr>
                <w:tcW w:w="1200" w:type="dxa"/>
                <w:tcBorders>
                  <w:top w:val="nil"/>
                  <w:left w:val="nil"/>
                  <w:bottom w:val="nil"/>
                  <w:right w:val="nil"/>
                </w:tcBorders>
              </w:tcPr>
            </w:tcPrChange>
          </w:tcPr>
          <w:p w14:paraId="5355823E" w14:textId="58F4DAC6" w:rsidR="0031569A" w:rsidRPr="0050535F" w:rsidDel="00946CB9" w:rsidRDefault="0031569A">
            <w:pPr>
              <w:spacing w:after="0" w:line="360" w:lineRule="auto"/>
              <w:jc w:val="center"/>
              <w:rPr>
                <w:del w:id="2769" w:author="Jose Luis Zofio Prieto [2]" w:date="2025-03-13T09:05:00Z"/>
                <w:rFonts w:eastAsia="Times New Roman" w:cs="Times New Roman"/>
                <w:color w:val="000000"/>
                <w:kern w:val="0"/>
                <w:lang w:val="en-US" w:eastAsia="es-ES"/>
                <w14:ligatures w14:val="none"/>
              </w:rPr>
              <w:pPrChange w:id="2770" w:author="Jose Luis Zofio Prieto" w:date="2025-03-12T14:30:00Z">
                <w:pPr>
                  <w:spacing w:after="0" w:line="360" w:lineRule="auto"/>
                  <w:jc w:val="left"/>
                </w:pPr>
              </w:pPrChange>
            </w:pPr>
            <w:del w:id="2771" w:author="Jose Luis Zofio Prieto [2]" w:date="2025-03-13T09:05:00Z">
              <w:r w:rsidRPr="0050535F" w:rsidDel="00946CB9">
                <w:rPr>
                  <w:rFonts w:eastAsia="Times New Roman" w:cs="Times New Roman"/>
                  <w:color w:val="000000"/>
                  <w:kern w:val="0"/>
                  <w:lang w:val="en-US" w:eastAsia="es-ES"/>
                  <w14:ligatures w14:val="none"/>
                </w:rPr>
                <w:delText>22</w:delText>
              </w:r>
            </w:del>
          </w:p>
        </w:tc>
        <w:tc>
          <w:tcPr>
            <w:tcW w:w="1200" w:type="dxa"/>
            <w:tcBorders>
              <w:top w:val="nil"/>
              <w:left w:val="single" w:sz="4" w:space="0" w:color="auto"/>
              <w:bottom w:val="nil"/>
              <w:right w:val="single" w:sz="4" w:space="0" w:color="auto"/>
            </w:tcBorders>
            <w:shd w:val="clear" w:color="auto" w:fill="auto"/>
            <w:noWrap/>
            <w:vAlign w:val="bottom"/>
            <w:hideMark/>
            <w:tcPrChange w:id="2772" w:author="Jose Luis Zofio Prieto" w:date="2025-03-12T17:06:00Z">
              <w:tcPr>
                <w:tcW w:w="1200" w:type="dxa"/>
                <w:tcBorders>
                  <w:top w:val="nil"/>
                  <w:left w:val="nil"/>
                  <w:bottom w:val="nil"/>
                  <w:right w:val="nil"/>
                </w:tcBorders>
                <w:shd w:val="clear" w:color="auto" w:fill="auto"/>
                <w:noWrap/>
                <w:vAlign w:val="bottom"/>
                <w:hideMark/>
              </w:tcPr>
            </w:tcPrChange>
          </w:tcPr>
          <w:p w14:paraId="3472C91E" w14:textId="0F3233B8" w:rsidR="0031569A" w:rsidRPr="0050535F" w:rsidDel="00946CB9" w:rsidRDefault="0031569A">
            <w:pPr>
              <w:spacing w:after="0" w:line="360" w:lineRule="auto"/>
              <w:jc w:val="center"/>
              <w:rPr>
                <w:del w:id="2773" w:author="Jose Luis Zofio Prieto [2]" w:date="2025-03-13T09:05:00Z"/>
                <w:rFonts w:eastAsia="Times New Roman" w:cs="Times New Roman"/>
                <w:color w:val="000000"/>
                <w:kern w:val="0"/>
                <w:lang w:val="en-US" w:eastAsia="es-ES"/>
                <w14:ligatures w14:val="none"/>
              </w:rPr>
              <w:pPrChange w:id="2774" w:author="Jose Luis Zofio Prieto" w:date="2025-03-12T14:30:00Z">
                <w:pPr>
                  <w:spacing w:after="0" w:line="360" w:lineRule="auto"/>
                  <w:jc w:val="left"/>
                </w:pPr>
              </w:pPrChange>
            </w:pPr>
            <w:del w:id="2775" w:author="Jose Luis Zofio Prieto [2]" w:date="2025-03-13T09:05:00Z">
              <w:r w:rsidRPr="0050535F" w:rsidDel="00946CB9">
                <w:rPr>
                  <w:rFonts w:eastAsia="Times New Roman" w:cs="Times New Roman"/>
                  <w:color w:val="000000"/>
                  <w:kern w:val="0"/>
                  <w:lang w:val="en-US" w:eastAsia="es-ES"/>
                  <w14:ligatures w14:val="none"/>
                </w:rPr>
                <w:delText>83</w:delText>
              </w:r>
            </w:del>
          </w:p>
        </w:tc>
        <w:tc>
          <w:tcPr>
            <w:tcW w:w="1470" w:type="dxa"/>
            <w:tcBorders>
              <w:top w:val="nil"/>
              <w:left w:val="single" w:sz="4" w:space="0" w:color="auto"/>
              <w:bottom w:val="nil"/>
              <w:right w:val="single" w:sz="4" w:space="0" w:color="auto"/>
            </w:tcBorders>
            <w:shd w:val="clear" w:color="auto" w:fill="auto"/>
            <w:noWrap/>
            <w:vAlign w:val="bottom"/>
            <w:hideMark/>
            <w:tcPrChange w:id="277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29A4D2E" w14:textId="502B704E" w:rsidR="0031569A" w:rsidRPr="0050535F" w:rsidDel="00946CB9" w:rsidRDefault="0031569A">
            <w:pPr>
              <w:spacing w:after="0" w:line="360" w:lineRule="auto"/>
              <w:jc w:val="center"/>
              <w:rPr>
                <w:del w:id="2777" w:author="Jose Luis Zofio Prieto [2]" w:date="2025-03-13T09:05:00Z"/>
                <w:rFonts w:eastAsia="Times New Roman" w:cs="Times New Roman"/>
                <w:color w:val="000000"/>
                <w:kern w:val="0"/>
                <w:lang w:val="en-US" w:eastAsia="es-ES"/>
                <w14:ligatures w14:val="none"/>
              </w:rPr>
              <w:pPrChange w:id="2778" w:author="Jose Luis Zofio Prieto" w:date="2025-03-12T14:30:00Z">
                <w:pPr>
                  <w:spacing w:after="0" w:line="360" w:lineRule="auto"/>
                  <w:jc w:val="left"/>
                </w:pPr>
              </w:pPrChange>
            </w:pPr>
            <w:del w:id="277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0335</w:delText>
              </w:r>
            </w:del>
          </w:p>
        </w:tc>
        <w:tc>
          <w:tcPr>
            <w:tcW w:w="2010" w:type="dxa"/>
            <w:tcBorders>
              <w:top w:val="nil"/>
              <w:left w:val="single" w:sz="4" w:space="0" w:color="auto"/>
              <w:bottom w:val="nil"/>
              <w:right w:val="single" w:sz="4" w:space="0" w:color="auto"/>
            </w:tcBorders>
            <w:shd w:val="clear" w:color="auto" w:fill="auto"/>
            <w:noWrap/>
            <w:vAlign w:val="bottom"/>
            <w:tcPrChange w:id="2780" w:author="Jose Luis Zofio Prieto" w:date="2025-03-12T17:06:00Z">
              <w:tcPr>
                <w:tcW w:w="1200" w:type="dxa"/>
                <w:tcBorders>
                  <w:top w:val="nil"/>
                  <w:left w:val="nil"/>
                  <w:bottom w:val="nil"/>
                  <w:right w:val="nil"/>
                </w:tcBorders>
                <w:shd w:val="clear" w:color="auto" w:fill="auto"/>
                <w:noWrap/>
                <w:vAlign w:val="bottom"/>
              </w:tcPr>
            </w:tcPrChange>
          </w:tcPr>
          <w:p w14:paraId="648FA9E9" w14:textId="2D0ACD96" w:rsidR="0031569A" w:rsidRPr="0050535F" w:rsidDel="00946CB9" w:rsidRDefault="0031569A">
            <w:pPr>
              <w:spacing w:after="0" w:line="360" w:lineRule="auto"/>
              <w:jc w:val="center"/>
              <w:rPr>
                <w:del w:id="2781" w:author="Jose Luis Zofio Prieto [2]" w:date="2025-03-13T09:05:00Z"/>
                <w:rFonts w:eastAsia="Times New Roman" w:cs="Times New Roman"/>
                <w:color w:val="000000"/>
                <w:kern w:val="0"/>
                <w:lang w:val="en-US" w:eastAsia="es-ES"/>
                <w14:ligatures w14:val="none"/>
              </w:rPr>
              <w:pPrChange w:id="2782" w:author="Jose Luis Zofio Prieto" w:date="2025-03-12T14:30:00Z">
                <w:pPr>
                  <w:spacing w:after="0" w:line="360" w:lineRule="auto"/>
                  <w:jc w:val="left"/>
                </w:pPr>
              </w:pPrChange>
            </w:pPr>
            <w:del w:id="2783"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784" w:author="Jose Luis Zofio Prieto" w:date="2025-03-12T17:06:00Z">
              <w:tcPr>
                <w:tcW w:w="1200" w:type="dxa"/>
                <w:tcBorders>
                  <w:top w:val="nil"/>
                  <w:left w:val="nil"/>
                  <w:bottom w:val="nil"/>
                  <w:right w:val="nil"/>
                </w:tcBorders>
                <w:shd w:val="clear" w:color="auto" w:fill="auto"/>
                <w:noWrap/>
                <w:vAlign w:val="bottom"/>
              </w:tcPr>
            </w:tcPrChange>
          </w:tcPr>
          <w:p w14:paraId="7676456E" w14:textId="7F520683" w:rsidR="0031569A" w:rsidRPr="0050535F" w:rsidDel="00946CB9" w:rsidRDefault="0031569A">
            <w:pPr>
              <w:spacing w:after="0" w:line="360" w:lineRule="auto"/>
              <w:jc w:val="center"/>
              <w:rPr>
                <w:del w:id="2785" w:author="Jose Luis Zofio Prieto [2]" w:date="2025-03-13T09:05:00Z"/>
                <w:rFonts w:eastAsia="Times New Roman" w:cs="Times New Roman"/>
                <w:color w:val="000000"/>
                <w:kern w:val="0"/>
                <w:lang w:val="en-US" w:eastAsia="es-ES"/>
                <w14:ligatures w14:val="none"/>
              </w:rPr>
              <w:pPrChange w:id="2786" w:author="Jose Luis Zofio Prieto" w:date="2025-03-12T14:30:00Z">
                <w:pPr>
                  <w:spacing w:after="0" w:line="360" w:lineRule="auto"/>
                  <w:jc w:val="left"/>
                </w:pPr>
              </w:pPrChange>
            </w:pPr>
            <w:del w:id="2787"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788" w:author="Jose Luis Zofio Prieto" w:date="2025-03-12T17:06:00Z">
              <w:tcPr>
                <w:tcW w:w="1200" w:type="dxa"/>
                <w:tcBorders>
                  <w:top w:val="nil"/>
                  <w:left w:val="nil"/>
                  <w:bottom w:val="nil"/>
                  <w:right w:val="nil"/>
                </w:tcBorders>
                <w:shd w:val="clear" w:color="auto" w:fill="auto"/>
                <w:noWrap/>
                <w:vAlign w:val="bottom"/>
              </w:tcPr>
            </w:tcPrChange>
          </w:tcPr>
          <w:p w14:paraId="32527B7B" w14:textId="4E7E27F5" w:rsidR="0031569A" w:rsidRPr="0050535F" w:rsidDel="00946CB9" w:rsidRDefault="0031569A">
            <w:pPr>
              <w:spacing w:after="0" w:line="360" w:lineRule="auto"/>
              <w:jc w:val="center"/>
              <w:rPr>
                <w:del w:id="2789" w:author="Jose Luis Zofio Prieto [2]" w:date="2025-03-13T09:05:00Z"/>
                <w:rFonts w:eastAsia="Times New Roman" w:cs="Times New Roman"/>
                <w:color w:val="000000"/>
                <w:kern w:val="0"/>
                <w:lang w:val="en-US" w:eastAsia="es-ES"/>
                <w14:ligatures w14:val="none"/>
              </w:rPr>
              <w:pPrChange w:id="2790" w:author="Jose Luis Zofio Prieto" w:date="2025-03-12T14:30:00Z">
                <w:pPr>
                  <w:spacing w:after="0" w:line="360" w:lineRule="auto"/>
                  <w:jc w:val="left"/>
                </w:pPr>
              </w:pPrChange>
            </w:pPr>
            <w:del w:id="2791" w:author="Jose Luis Zofio Prieto [2]" w:date="2025-03-13T09:05:00Z">
              <w:r w:rsidRPr="0050535F" w:rsidDel="00946CB9">
                <w:rPr>
                  <w:rFonts w:cs="Times New Roman"/>
                  <w:color w:val="000000"/>
                  <w:lang w:val="en-US"/>
                </w:rPr>
                <w:delText>46</w:delText>
              </w:r>
            </w:del>
          </w:p>
        </w:tc>
      </w:tr>
      <w:tr w:rsidR="0031569A" w:rsidRPr="0050535F" w:rsidDel="00946CB9" w14:paraId="0BE9EE1A" w14:textId="11EBB686" w:rsidTr="00421A65">
        <w:trPr>
          <w:trHeight w:val="300"/>
          <w:jc w:val="center"/>
          <w:del w:id="2792" w:author="Jose Luis Zofio Prieto [2]" w:date="2025-03-13T09:05:00Z"/>
          <w:trPrChange w:id="2793" w:author="Jose Luis Zofio Prieto" w:date="2025-03-12T17:06:00Z">
            <w:trPr>
              <w:trHeight w:val="300"/>
              <w:jc w:val="center"/>
            </w:trPr>
          </w:trPrChange>
        </w:trPr>
        <w:tc>
          <w:tcPr>
            <w:tcW w:w="1200" w:type="dxa"/>
            <w:tcBorders>
              <w:top w:val="nil"/>
              <w:left w:val="nil"/>
              <w:bottom w:val="nil"/>
              <w:right w:val="single" w:sz="4" w:space="0" w:color="auto"/>
            </w:tcBorders>
            <w:tcPrChange w:id="2794" w:author="Jose Luis Zofio Prieto" w:date="2025-03-12T17:06:00Z">
              <w:tcPr>
                <w:tcW w:w="1200" w:type="dxa"/>
                <w:tcBorders>
                  <w:top w:val="nil"/>
                  <w:left w:val="nil"/>
                  <w:bottom w:val="nil"/>
                  <w:right w:val="nil"/>
                </w:tcBorders>
              </w:tcPr>
            </w:tcPrChange>
          </w:tcPr>
          <w:p w14:paraId="790D0EEF" w14:textId="760C76FB" w:rsidR="0031569A" w:rsidRPr="0050535F" w:rsidDel="00946CB9" w:rsidRDefault="0031569A">
            <w:pPr>
              <w:spacing w:after="0" w:line="360" w:lineRule="auto"/>
              <w:jc w:val="center"/>
              <w:rPr>
                <w:del w:id="2795" w:author="Jose Luis Zofio Prieto [2]" w:date="2025-03-13T09:05:00Z"/>
                <w:rFonts w:eastAsia="Times New Roman" w:cs="Times New Roman"/>
                <w:color w:val="000000"/>
                <w:kern w:val="0"/>
                <w:lang w:val="en-US" w:eastAsia="es-ES"/>
                <w14:ligatures w14:val="none"/>
              </w:rPr>
              <w:pPrChange w:id="2796" w:author="Jose Luis Zofio Prieto" w:date="2025-03-12T14:30:00Z">
                <w:pPr>
                  <w:spacing w:after="0" w:line="360" w:lineRule="auto"/>
                  <w:jc w:val="left"/>
                </w:pPr>
              </w:pPrChange>
            </w:pPr>
            <w:del w:id="2797" w:author="Jose Luis Zofio Prieto [2]" w:date="2025-03-13T09:05:00Z">
              <w:r w:rsidRPr="0050535F" w:rsidDel="00946CB9">
                <w:rPr>
                  <w:rFonts w:eastAsia="Times New Roman" w:cs="Times New Roman"/>
                  <w:color w:val="000000"/>
                  <w:kern w:val="0"/>
                  <w:lang w:val="en-US" w:eastAsia="es-ES"/>
                  <w14:ligatures w14:val="none"/>
                </w:rPr>
                <w:delText>23</w:delText>
              </w:r>
            </w:del>
          </w:p>
        </w:tc>
        <w:tc>
          <w:tcPr>
            <w:tcW w:w="1200" w:type="dxa"/>
            <w:tcBorders>
              <w:top w:val="nil"/>
              <w:left w:val="single" w:sz="4" w:space="0" w:color="auto"/>
              <w:bottom w:val="nil"/>
              <w:right w:val="single" w:sz="4" w:space="0" w:color="auto"/>
            </w:tcBorders>
            <w:shd w:val="clear" w:color="auto" w:fill="auto"/>
            <w:noWrap/>
            <w:vAlign w:val="bottom"/>
            <w:hideMark/>
            <w:tcPrChange w:id="2798" w:author="Jose Luis Zofio Prieto" w:date="2025-03-12T17:06:00Z">
              <w:tcPr>
                <w:tcW w:w="1200" w:type="dxa"/>
                <w:tcBorders>
                  <w:top w:val="nil"/>
                  <w:left w:val="nil"/>
                  <w:bottom w:val="nil"/>
                  <w:right w:val="nil"/>
                </w:tcBorders>
                <w:shd w:val="clear" w:color="auto" w:fill="auto"/>
                <w:noWrap/>
                <w:vAlign w:val="bottom"/>
                <w:hideMark/>
              </w:tcPr>
            </w:tcPrChange>
          </w:tcPr>
          <w:p w14:paraId="464CA686" w14:textId="6D43103E" w:rsidR="0031569A" w:rsidRPr="0050535F" w:rsidDel="00946CB9" w:rsidRDefault="0031569A">
            <w:pPr>
              <w:spacing w:after="0" w:line="360" w:lineRule="auto"/>
              <w:jc w:val="center"/>
              <w:rPr>
                <w:del w:id="2799" w:author="Jose Luis Zofio Prieto [2]" w:date="2025-03-13T09:05:00Z"/>
                <w:rFonts w:eastAsia="Times New Roman" w:cs="Times New Roman"/>
                <w:color w:val="000000"/>
                <w:kern w:val="0"/>
                <w:lang w:val="en-US" w:eastAsia="es-ES"/>
                <w14:ligatures w14:val="none"/>
              </w:rPr>
              <w:pPrChange w:id="2800" w:author="Jose Luis Zofio Prieto" w:date="2025-03-12T14:30:00Z">
                <w:pPr>
                  <w:spacing w:after="0" w:line="360" w:lineRule="auto"/>
                  <w:jc w:val="left"/>
                </w:pPr>
              </w:pPrChange>
            </w:pPr>
            <w:del w:id="2801" w:author="Jose Luis Zofio Prieto [2]" w:date="2025-03-13T09:05:00Z">
              <w:r w:rsidRPr="0050535F" w:rsidDel="00946CB9">
                <w:rPr>
                  <w:rFonts w:eastAsia="Times New Roman" w:cs="Times New Roman"/>
                  <w:color w:val="000000"/>
                  <w:kern w:val="0"/>
                  <w:lang w:val="en-US" w:eastAsia="es-ES"/>
                  <w14:ligatures w14:val="none"/>
                </w:rPr>
                <w:delText>44</w:delText>
              </w:r>
            </w:del>
          </w:p>
        </w:tc>
        <w:tc>
          <w:tcPr>
            <w:tcW w:w="1470" w:type="dxa"/>
            <w:tcBorders>
              <w:top w:val="nil"/>
              <w:left w:val="single" w:sz="4" w:space="0" w:color="auto"/>
              <w:bottom w:val="nil"/>
              <w:right w:val="single" w:sz="4" w:space="0" w:color="auto"/>
            </w:tcBorders>
            <w:shd w:val="clear" w:color="auto" w:fill="auto"/>
            <w:noWrap/>
            <w:vAlign w:val="bottom"/>
            <w:hideMark/>
            <w:tcPrChange w:id="280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59D4776" w14:textId="72C7CC7F" w:rsidR="0031569A" w:rsidRPr="0050535F" w:rsidDel="00946CB9" w:rsidRDefault="0031569A">
            <w:pPr>
              <w:spacing w:after="0" w:line="360" w:lineRule="auto"/>
              <w:jc w:val="center"/>
              <w:rPr>
                <w:del w:id="2803" w:author="Jose Luis Zofio Prieto [2]" w:date="2025-03-13T09:05:00Z"/>
                <w:rFonts w:eastAsia="Times New Roman" w:cs="Times New Roman"/>
                <w:color w:val="000000"/>
                <w:kern w:val="0"/>
                <w:lang w:val="en-US" w:eastAsia="es-ES"/>
                <w14:ligatures w14:val="none"/>
              </w:rPr>
              <w:pPrChange w:id="2804" w:author="Jose Luis Zofio Prieto" w:date="2025-03-12T14:30:00Z">
                <w:pPr>
                  <w:spacing w:after="0" w:line="360" w:lineRule="auto"/>
                  <w:jc w:val="left"/>
                </w:pPr>
              </w:pPrChange>
            </w:pPr>
            <w:del w:id="280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0183</w:delText>
              </w:r>
            </w:del>
          </w:p>
        </w:tc>
        <w:tc>
          <w:tcPr>
            <w:tcW w:w="2010" w:type="dxa"/>
            <w:tcBorders>
              <w:top w:val="nil"/>
              <w:left w:val="single" w:sz="4" w:space="0" w:color="auto"/>
              <w:bottom w:val="nil"/>
              <w:right w:val="single" w:sz="4" w:space="0" w:color="auto"/>
            </w:tcBorders>
            <w:shd w:val="clear" w:color="auto" w:fill="auto"/>
            <w:noWrap/>
            <w:vAlign w:val="bottom"/>
            <w:tcPrChange w:id="2806" w:author="Jose Luis Zofio Prieto" w:date="2025-03-12T17:06:00Z">
              <w:tcPr>
                <w:tcW w:w="1200" w:type="dxa"/>
                <w:tcBorders>
                  <w:top w:val="nil"/>
                  <w:left w:val="nil"/>
                  <w:bottom w:val="nil"/>
                  <w:right w:val="nil"/>
                </w:tcBorders>
                <w:shd w:val="clear" w:color="auto" w:fill="auto"/>
                <w:noWrap/>
                <w:vAlign w:val="bottom"/>
              </w:tcPr>
            </w:tcPrChange>
          </w:tcPr>
          <w:p w14:paraId="7DCB391A" w14:textId="084033C5" w:rsidR="0031569A" w:rsidRPr="0050535F" w:rsidDel="00946CB9" w:rsidRDefault="0031569A">
            <w:pPr>
              <w:spacing w:after="0" w:line="360" w:lineRule="auto"/>
              <w:jc w:val="center"/>
              <w:rPr>
                <w:del w:id="2807" w:author="Jose Luis Zofio Prieto [2]" w:date="2025-03-13T09:05:00Z"/>
                <w:rFonts w:eastAsia="Times New Roman" w:cs="Times New Roman"/>
                <w:color w:val="000000"/>
                <w:kern w:val="0"/>
                <w:lang w:val="en-US" w:eastAsia="es-ES"/>
                <w14:ligatures w14:val="none"/>
              </w:rPr>
              <w:pPrChange w:id="2808" w:author="Jose Luis Zofio Prieto" w:date="2025-03-12T14:30:00Z">
                <w:pPr>
                  <w:spacing w:after="0" w:line="360" w:lineRule="auto"/>
                  <w:jc w:val="left"/>
                </w:pPr>
              </w:pPrChange>
            </w:pPr>
            <w:del w:id="2809"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810" w:author="Jose Luis Zofio Prieto" w:date="2025-03-12T17:06:00Z">
              <w:tcPr>
                <w:tcW w:w="1200" w:type="dxa"/>
                <w:tcBorders>
                  <w:top w:val="nil"/>
                  <w:left w:val="nil"/>
                  <w:bottom w:val="nil"/>
                  <w:right w:val="nil"/>
                </w:tcBorders>
                <w:shd w:val="clear" w:color="auto" w:fill="auto"/>
                <w:noWrap/>
                <w:vAlign w:val="bottom"/>
              </w:tcPr>
            </w:tcPrChange>
          </w:tcPr>
          <w:p w14:paraId="785AA655" w14:textId="2E0393FA" w:rsidR="0031569A" w:rsidRPr="0050535F" w:rsidDel="00946CB9" w:rsidRDefault="0031569A">
            <w:pPr>
              <w:spacing w:after="0" w:line="360" w:lineRule="auto"/>
              <w:jc w:val="center"/>
              <w:rPr>
                <w:del w:id="2811" w:author="Jose Luis Zofio Prieto [2]" w:date="2025-03-13T09:05:00Z"/>
                <w:rFonts w:eastAsia="Times New Roman" w:cs="Times New Roman"/>
                <w:color w:val="000000"/>
                <w:kern w:val="0"/>
                <w:lang w:val="en-US" w:eastAsia="es-ES"/>
                <w14:ligatures w14:val="none"/>
              </w:rPr>
              <w:pPrChange w:id="2812" w:author="Jose Luis Zofio Prieto" w:date="2025-03-12T14:30:00Z">
                <w:pPr>
                  <w:spacing w:after="0" w:line="360" w:lineRule="auto"/>
                  <w:jc w:val="left"/>
                </w:pPr>
              </w:pPrChange>
            </w:pPr>
            <w:del w:id="2813"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814" w:author="Jose Luis Zofio Prieto" w:date="2025-03-12T17:06:00Z">
              <w:tcPr>
                <w:tcW w:w="1200" w:type="dxa"/>
                <w:tcBorders>
                  <w:top w:val="nil"/>
                  <w:left w:val="nil"/>
                  <w:bottom w:val="nil"/>
                  <w:right w:val="nil"/>
                </w:tcBorders>
                <w:shd w:val="clear" w:color="auto" w:fill="auto"/>
                <w:noWrap/>
                <w:vAlign w:val="bottom"/>
              </w:tcPr>
            </w:tcPrChange>
          </w:tcPr>
          <w:p w14:paraId="48AC0FE0" w14:textId="61D70BC7" w:rsidR="0031569A" w:rsidRPr="0050535F" w:rsidDel="00946CB9" w:rsidRDefault="0031569A">
            <w:pPr>
              <w:spacing w:after="0" w:line="360" w:lineRule="auto"/>
              <w:jc w:val="center"/>
              <w:rPr>
                <w:del w:id="2815" w:author="Jose Luis Zofio Prieto [2]" w:date="2025-03-13T09:05:00Z"/>
                <w:rFonts w:eastAsia="Times New Roman" w:cs="Times New Roman"/>
                <w:color w:val="000000"/>
                <w:kern w:val="0"/>
                <w:lang w:val="en-US" w:eastAsia="es-ES"/>
                <w14:ligatures w14:val="none"/>
              </w:rPr>
              <w:pPrChange w:id="2816" w:author="Jose Luis Zofio Prieto" w:date="2025-03-12T14:30:00Z">
                <w:pPr>
                  <w:spacing w:after="0" w:line="360" w:lineRule="auto"/>
                  <w:jc w:val="left"/>
                </w:pPr>
              </w:pPrChange>
            </w:pPr>
            <w:del w:id="2817" w:author="Jose Luis Zofio Prieto [2]" w:date="2025-03-13T09:05:00Z">
              <w:r w:rsidRPr="0050535F" w:rsidDel="00946CB9">
                <w:rPr>
                  <w:rFonts w:cs="Times New Roman"/>
                  <w:color w:val="000000"/>
                  <w:lang w:val="en-US"/>
                </w:rPr>
                <w:delText>56</w:delText>
              </w:r>
            </w:del>
          </w:p>
        </w:tc>
      </w:tr>
      <w:tr w:rsidR="0031569A" w:rsidRPr="0050535F" w:rsidDel="00946CB9" w14:paraId="0DF88C84" w14:textId="3A4FE6D3" w:rsidTr="00421A65">
        <w:trPr>
          <w:trHeight w:val="300"/>
          <w:jc w:val="center"/>
          <w:del w:id="2818" w:author="Jose Luis Zofio Prieto [2]" w:date="2025-03-13T09:05:00Z"/>
          <w:trPrChange w:id="2819" w:author="Jose Luis Zofio Prieto" w:date="2025-03-12T17:06:00Z">
            <w:trPr>
              <w:trHeight w:val="300"/>
              <w:jc w:val="center"/>
            </w:trPr>
          </w:trPrChange>
        </w:trPr>
        <w:tc>
          <w:tcPr>
            <w:tcW w:w="1200" w:type="dxa"/>
            <w:tcBorders>
              <w:top w:val="nil"/>
              <w:left w:val="nil"/>
              <w:right w:val="single" w:sz="4" w:space="0" w:color="auto"/>
            </w:tcBorders>
            <w:tcPrChange w:id="2820" w:author="Jose Luis Zofio Prieto" w:date="2025-03-12T17:06:00Z">
              <w:tcPr>
                <w:tcW w:w="1200" w:type="dxa"/>
                <w:tcBorders>
                  <w:top w:val="nil"/>
                  <w:left w:val="nil"/>
                  <w:right w:val="nil"/>
                </w:tcBorders>
              </w:tcPr>
            </w:tcPrChange>
          </w:tcPr>
          <w:p w14:paraId="50E74785" w14:textId="3762E3F3" w:rsidR="0031569A" w:rsidRPr="0050535F" w:rsidDel="00946CB9" w:rsidRDefault="0031569A">
            <w:pPr>
              <w:spacing w:after="0" w:line="360" w:lineRule="auto"/>
              <w:jc w:val="center"/>
              <w:rPr>
                <w:del w:id="2821" w:author="Jose Luis Zofio Prieto [2]" w:date="2025-03-13T09:05:00Z"/>
                <w:rFonts w:eastAsia="Times New Roman" w:cs="Times New Roman"/>
                <w:color w:val="000000"/>
                <w:kern w:val="0"/>
                <w:lang w:val="en-US" w:eastAsia="es-ES"/>
                <w14:ligatures w14:val="none"/>
              </w:rPr>
              <w:pPrChange w:id="2822" w:author="Jose Luis Zofio Prieto" w:date="2025-03-12T14:30:00Z">
                <w:pPr>
                  <w:spacing w:after="0" w:line="360" w:lineRule="auto"/>
                  <w:jc w:val="left"/>
                </w:pPr>
              </w:pPrChange>
            </w:pPr>
            <w:del w:id="2823" w:author="Jose Luis Zofio Prieto [2]" w:date="2025-03-13T09:05:00Z">
              <w:r w:rsidRPr="0050535F" w:rsidDel="00946CB9">
                <w:rPr>
                  <w:rFonts w:eastAsia="Times New Roman" w:cs="Times New Roman"/>
                  <w:color w:val="000000"/>
                  <w:kern w:val="0"/>
                  <w:lang w:val="en-US" w:eastAsia="es-ES"/>
                  <w14:ligatures w14:val="none"/>
                </w:rPr>
                <w:delText>24</w:delText>
              </w:r>
            </w:del>
          </w:p>
        </w:tc>
        <w:tc>
          <w:tcPr>
            <w:tcW w:w="1200" w:type="dxa"/>
            <w:tcBorders>
              <w:top w:val="nil"/>
              <w:left w:val="single" w:sz="4" w:space="0" w:color="auto"/>
              <w:right w:val="single" w:sz="4" w:space="0" w:color="auto"/>
            </w:tcBorders>
            <w:shd w:val="clear" w:color="auto" w:fill="auto"/>
            <w:noWrap/>
            <w:vAlign w:val="bottom"/>
            <w:hideMark/>
            <w:tcPrChange w:id="2824" w:author="Jose Luis Zofio Prieto" w:date="2025-03-12T17:06:00Z">
              <w:tcPr>
                <w:tcW w:w="1200" w:type="dxa"/>
                <w:tcBorders>
                  <w:top w:val="nil"/>
                  <w:left w:val="nil"/>
                  <w:right w:val="nil"/>
                </w:tcBorders>
                <w:shd w:val="clear" w:color="auto" w:fill="auto"/>
                <w:noWrap/>
                <w:vAlign w:val="bottom"/>
                <w:hideMark/>
              </w:tcPr>
            </w:tcPrChange>
          </w:tcPr>
          <w:p w14:paraId="28601A3D" w14:textId="2855938B" w:rsidR="0031569A" w:rsidRPr="0050535F" w:rsidDel="00946CB9" w:rsidRDefault="0031569A">
            <w:pPr>
              <w:spacing w:after="0" w:line="360" w:lineRule="auto"/>
              <w:jc w:val="center"/>
              <w:rPr>
                <w:del w:id="2825" w:author="Jose Luis Zofio Prieto [2]" w:date="2025-03-13T09:05:00Z"/>
                <w:rFonts w:eastAsia="Times New Roman" w:cs="Times New Roman"/>
                <w:color w:val="000000"/>
                <w:kern w:val="0"/>
                <w:lang w:val="en-US" w:eastAsia="es-ES"/>
                <w14:ligatures w14:val="none"/>
              </w:rPr>
              <w:pPrChange w:id="2826" w:author="Jose Luis Zofio Prieto" w:date="2025-03-12T14:30:00Z">
                <w:pPr>
                  <w:spacing w:after="0" w:line="360" w:lineRule="auto"/>
                  <w:jc w:val="left"/>
                </w:pPr>
              </w:pPrChange>
            </w:pPr>
            <w:del w:id="2827" w:author="Jose Luis Zofio Prieto [2]" w:date="2025-03-13T09:05:00Z">
              <w:r w:rsidRPr="0050535F" w:rsidDel="00946CB9">
                <w:rPr>
                  <w:rFonts w:eastAsia="Times New Roman" w:cs="Times New Roman"/>
                  <w:color w:val="000000"/>
                  <w:kern w:val="0"/>
                  <w:lang w:val="en-US" w:eastAsia="es-ES"/>
                  <w14:ligatures w14:val="none"/>
                </w:rPr>
                <w:delText>75</w:delText>
              </w:r>
            </w:del>
          </w:p>
        </w:tc>
        <w:tc>
          <w:tcPr>
            <w:tcW w:w="1470" w:type="dxa"/>
            <w:tcBorders>
              <w:top w:val="nil"/>
              <w:left w:val="single" w:sz="4" w:space="0" w:color="auto"/>
              <w:right w:val="single" w:sz="4" w:space="0" w:color="auto"/>
            </w:tcBorders>
            <w:shd w:val="clear" w:color="auto" w:fill="auto"/>
            <w:noWrap/>
            <w:vAlign w:val="bottom"/>
            <w:hideMark/>
            <w:tcPrChange w:id="2828" w:author="Jose Luis Zofio Prieto" w:date="2025-03-12T17:06:00Z">
              <w:tcPr>
                <w:tcW w:w="2280" w:type="dxa"/>
                <w:gridSpan w:val="2"/>
                <w:tcBorders>
                  <w:top w:val="nil"/>
                  <w:left w:val="nil"/>
                  <w:right w:val="nil"/>
                </w:tcBorders>
                <w:shd w:val="clear" w:color="auto" w:fill="auto"/>
                <w:noWrap/>
                <w:vAlign w:val="bottom"/>
                <w:hideMark/>
              </w:tcPr>
            </w:tcPrChange>
          </w:tcPr>
          <w:p w14:paraId="09DB51E2" w14:textId="1FA36606" w:rsidR="0031569A" w:rsidRPr="0050535F" w:rsidDel="00946CB9" w:rsidRDefault="0031569A">
            <w:pPr>
              <w:spacing w:after="0" w:line="360" w:lineRule="auto"/>
              <w:jc w:val="center"/>
              <w:rPr>
                <w:del w:id="2829" w:author="Jose Luis Zofio Prieto [2]" w:date="2025-03-13T09:05:00Z"/>
                <w:rFonts w:eastAsia="Times New Roman" w:cs="Times New Roman"/>
                <w:color w:val="000000"/>
                <w:kern w:val="0"/>
                <w:lang w:val="en-US" w:eastAsia="es-ES"/>
                <w14:ligatures w14:val="none"/>
              </w:rPr>
              <w:pPrChange w:id="2830" w:author="Jose Luis Zofio Prieto" w:date="2025-03-12T14:30:00Z">
                <w:pPr>
                  <w:spacing w:after="0" w:line="360" w:lineRule="auto"/>
                  <w:jc w:val="left"/>
                </w:pPr>
              </w:pPrChange>
            </w:pPr>
            <w:del w:id="283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0167</w:delText>
              </w:r>
            </w:del>
          </w:p>
        </w:tc>
        <w:tc>
          <w:tcPr>
            <w:tcW w:w="2010" w:type="dxa"/>
            <w:tcBorders>
              <w:top w:val="nil"/>
              <w:left w:val="single" w:sz="4" w:space="0" w:color="auto"/>
              <w:right w:val="single" w:sz="4" w:space="0" w:color="auto"/>
            </w:tcBorders>
            <w:shd w:val="clear" w:color="auto" w:fill="auto"/>
            <w:noWrap/>
            <w:vAlign w:val="bottom"/>
            <w:tcPrChange w:id="2832" w:author="Jose Luis Zofio Prieto" w:date="2025-03-12T17:06:00Z">
              <w:tcPr>
                <w:tcW w:w="1200" w:type="dxa"/>
                <w:tcBorders>
                  <w:top w:val="nil"/>
                  <w:left w:val="nil"/>
                  <w:right w:val="nil"/>
                </w:tcBorders>
                <w:shd w:val="clear" w:color="auto" w:fill="auto"/>
                <w:noWrap/>
                <w:vAlign w:val="bottom"/>
              </w:tcPr>
            </w:tcPrChange>
          </w:tcPr>
          <w:p w14:paraId="3DE0F5A9" w14:textId="0BFD54D0" w:rsidR="0031569A" w:rsidRPr="0050535F" w:rsidDel="00946CB9" w:rsidRDefault="0031569A">
            <w:pPr>
              <w:spacing w:after="0" w:line="360" w:lineRule="auto"/>
              <w:jc w:val="center"/>
              <w:rPr>
                <w:del w:id="2833" w:author="Jose Luis Zofio Prieto [2]" w:date="2025-03-13T09:05:00Z"/>
                <w:rFonts w:eastAsia="Times New Roman" w:cs="Times New Roman"/>
                <w:color w:val="000000"/>
                <w:kern w:val="0"/>
                <w:lang w:val="en-US" w:eastAsia="es-ES"/>
                <w14:ligatures w14:val="none"/>
              </w:rPr>
              <w:pPrChange w:id="2834" w:author="Jose Luis Zofio Prieto" w:date="2025-03-12T14:30:00Z">
                <w:pPr>
                  <w:spacing w:after="0" w:line="360" w:lineRule="auto"/>
                  <w:jc w:val="left"/>
                </w:pPr>
              </w:pPrChange>
            </w:pPr>
            <w:del w:id="2835"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right w:val="single" w:sz="4" w:space="0" w:color="auto"/>
            </w:tcBorders>
            <w:shd w:val="clear" w:color="auto" w:fill="auto"/>
            <w:noWrap/>
            <w:vAlign w:val="bottom"/>
            <w:tcPrChange w:id="2836" w:author="Jose Luis Zofio Prieto" w:date="2025-03-12T17:06:00Z">
              <w:tcPr>
                <w:tcW w:w="1200" w:type="dxa"/>
                <w:tcBorders>
                  <w:top w:val="nil"/>
                  <w:left w:val="nil"/>
                  <w:right w:val="nil"/>
                </w:tcBorders>
                <w:shd w:val="clear" w:color="auto" w:fill="auto"/>
                <w:noWrap/>
                <w:vAlign w:val="bottom"/>
              </w:tcPr>
            </w:tcPrChange>
          </w:tcPr>
          <w:p w14:paraId="7A3D34D3" w14:textId="1A50E4D1" w:rsidR="0031569A" w:rsidRPr="0050535F" w:rsidDel="00946CB9" w:rsidRDefault="0031569A">
            <w:pPr>
              <w:spacing w:after="0" w:line="360" w:lineRule="auto"/>
              <w:jc w:val="center"/>
              <w:rPr>
                <w:del w:id="2837" w:author="Jose Luis Zofio Prieto [2]" w:date="2025-03-13T09:05:00Z"/>
                <w:rFonts w:eastAsia="Times New Roman" w:cs="Times New Roman"/>
                <w:color w:val="000000"/>
                <w:kern w:val="0"/>
                <w:lang w:val="en-US" w:eastAsia="es-ES"/>
                <w14:ligatures w14:val="none"/>
              </w:rPr>
              <w:pPrChange w:id="2838" w:author="Jose Luis Zofio Prieto" w:date="2025-03-12T14:30:00Z">
                <w:pPr>
                  <w:spacing w:after="0" w:line="360" w:lineRule="auto"/>
                  <w:jc w:val="left"/>
                </w:pPr>
              </w:pPrChange>
            </w:pPr>
            <w:del w:id="2839"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right w:val="single" w:sz="4" w:space="0" w:color="auto"/>
            </w:tcBorders>
            <w:shd w:val="clear" w:color="auto" w:fill="auto"/>
            <w:noWrap/>
            <w:vAlign w:val="bottom"/>
            <w:tcPrChange w:id="2840" w:author="Jose Luis Zofio Prieto" w:date="2025-03-12T17:06:00Z">
              <w:tcPr>
                <w:tcW w:w="1200" w:type="dxa"/>
                <w:tcBorders>
                  <w:top w:val="nil"/>
                  <w:left w:val="nil"/>
                  <w:right w:val="nil"/>
                </w:tcBorders>
                <w:shd w:val="clear" w:color="auto" w:fill="auto"/>
                <w:noWrap/>
                <w:vAlign w:val="bottom"/>
              </w:tcPr>
            </w:tcPrChange>
          </w:tcPr>
          <w:p w14:paraId="19207A17" w14:textId="01307046" w:rsidR="0031569A" w:rsidRPr="0050535F" w:rsidDel="00946CB9" w:rsidRDefault="0031569A">
            <w:pPr>
              <w:spacing w:after="0" w:line="360" w:lineRule="auto"/>
              <w:jc w:val="center"/>
              <w:rPr>
                <w:del w:id="2841" w:author="Jose Luis Zofio Prieto [2]" w:date="2025-03-13T09:05:00Z"/>
                <w:rFonts w:eastAsia="Times New Roman" w:cs="Times New Roman"/>
                <w:color w:val="000000"/>
                <w:kern w:val="0"/>
                <w:lang w:val="en-US" w:eastAsia="es-ES"/>
                <w14:ligatures w14:val="none"/>
              </w:rPr>
              <w:pPrChange w:id="2842" w:author="Jose Luis Zofio Prieto" w:date="2025-03-12T14:30:00Z">
                <w:pPr>
                  <w:spacing w:after="0" w:line="360" w:lineRule="auto"/>
                  <w:jc w:val="left"/>
                </w:pPr>
              </w:pPrChange>
            </w:pPr>
            <w:del w:id="2843" w:author="Jose Luis Zofio Prieto [2]" w:date="2025-03-13T09:05:00Z">
              <w:r w:rsidRPr="0050535F" w:rsidDel="00946CB9">
                <w:rPr>
                  <w:rFonts w:cs="Times New Roman"/>
                  <w:color w:val="000000"/>
                  <w:lang w:val="en-US"/>
                </w:rPr>
                <w:delText>46</w:delText>
              </w:r>
            </w:del>
          </w:p>
        </w:tc>
      </w:tr>
      <w:tr w:rsidR="0031569A" w:rsidRPr="0050535F" w:rsidDel="00946CB9" w14:paraId="1A7BF6AE" w14:textId="5FD4CCD7" w:rsidTr="00421A65">
        <w:trPr>
          <w:trHeight w:val="300"/>
          <w:jc w:val="center"/>
          <w:del w:id="2844" w:author="Jose Luis Zofio Prieto [2]" w:date="2025-03-13T09:05:00Z"/>
          <w:trPrChange w:id="2845" w:author="Jose Luis Zofio Prieto" w:date="2025-03-12T17:06:00Z">
            <w:trPr>
              <w:trHeight w:val="300"/>
              <w:jc w:val="center"/>
            </w:trPr>
          </w:trPrChange>
        </w:trPr>
        <w:tc>
          <w:tcPr>
            <w:tcW w:w="1200" w:type="dxa"/>
            <w:tcBorders>
              <w:top w:val="nil"/>
              <w:left w:val="nil"/>
              <w:bottom w:val="single" w:sz="4" w:space="0" w:color="auto"/>
              <w:right w:val="single" w:sz="4" w:space="0" w:color="auto"/>
            </w:tcBorders>
            <w:tcPrChange w:id="2846" w:author="Jose Luis Zofio Prieto" w:date="2025-03-12T17:06:00Z">
              <w:tcPr>
                <w:tcW w:w="1200" w:type="dxa"/>
                <w:tcBorders>
                  <w:top w:val="nil"/>
                  <w:left w:val="nil"/>
                  <w:bottom w:val="single" w:sz="4" w:space="0" w:color="auto"/>
                  <w:right w:val="nil"/>
                </w:tcBorders>
              </w:tcPr>
            </w:tcPrChange>
          </w:tcPr>
          <w:p w14:paraId="3E220185" w14:textId="746A23DB" w:rsidR="0031569A" w:rsidRPr="0050535F" w:rsidDel="00946CB9" w:rsidRDefault="0031569A">
            <w:pPr>
              <w:spacing w:after="0" w:line="360" w:lineRule="auto"/>
              <w:jc w:val="center"/>
              <w:rPr>
                <w:del w:id="2847" w:author="Jose Luis Zofio Prieto [2]" w:date="2025-03-13T09:05:00Z"/>
                <w:rFonts w:eastAsia="Times New Roman" w:cs="Times New Roman"/>
                <w:color w:val="000000"/>
                <w:kern w:val="0"/>
                <w:lang w:val="en-US" w:eastAsia="es-ES"/>
                <w14:ligatures w14:val="none"/>
              </w:rPr>
              <w:pPrChange w:id="2848" w:author="Jose Luis Zofio Prieto" w:date="2025-03-12T14:30:00Z">
                <w:pPr>
                  <w:spacing w:after="0" w:line="360" w:lineRule="auto"/>
                  <w:jc w:val="left"/>
                </w:pPr>
              </w:pPrChange>
            </w:pPr>
            <w:del w:id="2849" w:author="Jose Luis Zofio Prieto [2]" w:date="2025-03-13T09:05:00Z">
              <w:r w:rsidRPr="0050535F" w:rsidDel="00946CB9">
                <w:rPr>
                  <w:rFonts w:eastAsia="Times New Roman" w:cs="Times New Roman"/>
                  <w:color w:val="000000"/>
                  <w:kern w:val="0"/>
                  <w:lang w:val="en-US" w:eastAsia="es-ES"/>
                  <w14:ligatures w14:val="none"/>
                </w:rPr>
                <w:delText>25</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hideMark/>
            <w:tcPrChange w:id="2850" w:author="Jose Luis Zofio Prieto" w:date="2025-03-12T17:06:00Z">
              <w:tcPr>
                <w:tcW w:w="1200" w:type="dxa"/>
                <w:tcBorders>
                  <w:top w:val="nil"/>
                  <w:left w:val="nil"/>
                  <w:bottom w:val="single" w:sz="4" w:space="0" w:color="auto"/>
                  <w:right w:val="nil"/>
                </w:tcBorders>
                <w:shd w:val="clear" w:color="auto" w:fill="auto"/>
                <w:noWrap/>
                <w:vAlign w:val="bottom"/>
                <w:hideMark/>
              </w:tcPr>
            </w:tcPrChange>
          </w:tcPr>
          <w:p w14:paraId="1333545C" w14:textId="23C00387" w:rsidR="0031569A" w:rsidRPr="0050535F" w:rsidDel="00946CB9" w:rsidRDefault="0031569A">
            <w:pPr>
              <w:spacing w:after="0" w:line="360" w:lineRule="auto"/>
              <w:jc w:val="center"/>
              <w:rPr>
                <w:del w:id="2851" w:author="Jose Luis Zofio Prieto [2]" w:date="2025-03-13T09:05:00Z"/>
                <w:rFonts w:eastAsia="Times New Roman" w:cs="Times New Roman"/>
                <w:color w:val="000000"/>
                <w:kern w:val="0"/>
                <w:lang w:val="en-US" w:eastAsia="es-ES"/>
                <w14:ligatures w14:val="none"/>
              </w:rPr>
              <w:pPrChange w:id="2852" w:author="Jose Luis Zofio Prieto" w:date="2025-03-12T14:30:00Z">
                <w:pPr>
                  <w:spacing w:after="0" w:line="360" w:lineRule="auto"/>
                  <w:jc w:val="left"/>
                </w:pPr>
              </w:pPrChange>
            </w:pPr>
            <w:del w:id="2853" w:author="Jose Luis Zofio Prieto [2]" w:date="2025-03-13T09:05:00Z">
              <w:r w:rsidRPr="0050535F" w:rsidDel="00946CB9">
                <w:rPr>
                  <w:rFonts w:eastAsia="Times New Roman" w:cs="Times New Roman"/>
                  <w:color w:val="000000"/>
                  <w:kern w:val="0"/>
                  <w:lang w:val="en-US" w:eastAsia="es-ES"/>
                  <w14:ligatures w14:val="none"/>
                </w:rPr>
                <w:delText>94</w:delText>
              </w:r>
            </w:del>
          </w:p>
        </w:tc>
        <w:tc>
          <w:tcPr>
            <w:tcW w:w="1470" w:type="dxa"/>
            <w:tcBorders>
              <w:top w:val="nil"/>
              <w:left w:val="single" w:sz="4" w:space="0" w:color="auto"/>
              <w:bottom w:val="single" w:sz="4" w:space="0" w:color="auto"/>
              <w:right w:val="single" w:sz="4" w:space="0" w:color="auto"/>
            </w:tcBorders>
            <w:shd w:val="clear" w:color="auto" w:fill="auto"/>
            <w:noWrap/>
            <w:vAlign w:val="bottom"/>
            <w:hideMark/>
            <w:tcPrChange w:id="2854" w:author="Jose Luis Zofio Prieto" w:date="2025-03-12T17:06:00Z">
              <w:tcPr>
                <w:tcW w:w="2280" w:type="dxa"/>
                <w:gridSpan w:val="2"/>
                <w:tcBorders>
                  <w:top w:val="nil"/>
                  <w:left w:val="nil"/>
                  <w:bottom w:val="single" w:sz="4" w:space="0" w:color="auto"/>
                  <w:right w:val="nil"/>
                </w:tcBorders>
                <w:shd w:val="clear" w:color="auto" w:fill="auto"/>
                <w:noWrap/>
                <w:vAlign w:val="bottom"/>
                <w:hideMark/>
              </w:tcPr>
            </w:tcPrChange>
          </w:tcPr>
          <w:p w14:paraId="33380DF0" w14:textId="5CC4B7FD" w:rsidR="0031569A" w:rsidRPr="0050535F" w:rsidDel="00946CB9" w:rsidRDefault="0031569A">
            <w:pPr>
              <w:spacing w:after="0" w:line="360" w:lineRule="auto"/>
              <w:jc w:val="center"/>
              <w:rPr>
                <w:del w:id="2855" w:author="Jose Luis Zofio Prieto [2]" w:date="2025-03-13T09:05:00Z"/>
                <w:rFonts w:eastAsia="Times New Roman" w:cs="Times New Roman"/>
                <w:color w:val="000000"/>
                <w:kern w:val="0"/>
                <w:lang w:val="en-US" w:eastAsia="es-ES"/>
                <w14:ligatures w14:val="none"/>
              </w:rPr>
              <w:pPrChange w:id="2856" w:author="Jose Luis Zofio Prieto" w:date="2025-03-12T14:30:00Z">
                <w:pPr>
                  <w:spacing w:after="0" w:line="360" w:lineRule="auto"/>
                  <w:jc w:val="left"/>
                </w:pPr>
              </w:pPrChange>
            </w:pPr>
            <w:del w:id="285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0099</w:delText>
              </w:r>
            </w:del>
          </w:p>
        </w:tc>
        <w:tc>
          <w:tcPr>
            <w:tcW w:w="2010" w:type="dxa"/>
            <w:tcBorders>
              <w:top w:val="nil"/>
              <w:left w:val="single" w:sz="4" w:space="0" w:color="auto"/>
              <w:bottom w:val="single" w:sz="4" w:space="0" w:color="auto"/>
              <w:right w:val="single" w:sz="4" w:space="0" w:color="auto"/>
            </w:tcBorders>
            <w:shd w:val="clear" w:color="auto" w:fill="auto"/>
            <w:noWrap/>
            <w:vAlign w:val="bottom"/>
            <w:tcPrChange w:id="2858"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087B72BA" w14:textId="2400908C" w:rsidR="0031569A" w:rsidRPr="0050535F" w:rsidDel="00946CB9" w:rsidRDefault="0031569A">
            <w:pPr>
              <w:spacing w:after="0" w:line="360" w:lineRule="auto"/>
              <w:jc w:val="center"/>
              <w:rPr>
                <w:del w:id="2859" w:author="Jose Luis Zofio Prieto [2]" w:date="2025-03-13T09:05:00Z"/>
                <w:rFonts w:eastAsia="Times New Roman" w:cs="Times New Roman"/>
                <w:color w:val="000000"/>
                <w:kern w:val="0"/>
                <w:lang w:val="en-US" w:eastAsia="es-ES"/>
                <w14:ligatures w14:val="none"/>
              </w:rPr>
              <w:pPrChange w:id="2860" w:author="Jose Luis Zofio Prieto" w:date="2025-03-12T14:30:00Z">
                <w:pPr>
                  <w:spacing w:after="0" w:line="360" w:lineRule="auto"/>
                  <w:jc w:val="left"/>
                </w:pPr>
              </w:pPrChange>
            </w:pPr>
            <w:del w:id="2861"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tcPrChange w:id="2862"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02ED0870" w14:textId="190442B7" w:rsidR="0031569A" w:rsidRPr="0050535F" w:rsidDel="00946CB9" w:rsidRDefault="0031569A">
            <w:pPr>
              <w:spacing w:after="0" w:line="360" w:lineRule="auto"/>
              <w:jc w:val="center"/>
              <w:rPr>
                <w:del w:id="2863" w:author="Jose Luis Zofio Prieto [2]" w:date="2025-03-13T09:05:00Z"/>
                <w:rFonts w:eastAsia="Times New Roman" w:cs="Times New Roman"/>
                <w:color w:val="000000"/>
                <w:kern w:val="0"/>
                <w:lang w:val="en-US" w:eastAsia="es-ES"/>
                <w14:ligatures w14:val="none"/>
              </w:rPr>
              <w:pPrChange w:id="2864" w:author="Jose Luis Zofio Prieto" w:date="2025-03-12T14:30:00Z">
                <w:pPr>
                  <w:spacing w:after="0" w:line="360" w:lineRule="auto"/>
                  <w:jc w:val="left"/>
                </w:pPr>
              </w:pPrChange>
            </w:pPr>
            <w:del w:id="2865"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tcPrChange w:id="2866"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5A69735F" w14:textId="778FB9B8" w:rsidR="0031569A" w:rsidRPr="0050535F" w:rsidDel="00946CB9" w:rsidRDefault="0031569A">
            <w:pPr>
              <w:keepNext/>
              <w:spacing w:after="0" w:line="360" w:lineRule="auto"/>
              <w:jc w:val="center"/>
              <w:rPr>
                <w:del w:id="2867" w:author="Jose Luis Zofio Prieto [2]" w:date="2025-03-13T09:05:00Z"/>
                <w:rFonts w:eastAsia="Times New Roman" w:cs="Times New Roman"/>
                <w:color w:val="000000"/>
                <w:kern w:val="0"/>
                <w:lang w:val="en-US" w:eastAsia="es-ES"/>
                <w14:ligatures w14:val="none"/>
              </w:rPr>
              <w:pPrChange w:id="2868" w:author="Jose Luis Zofio Prieto" w:date="2025-03-12T14:30:00Z">
                <w:pPr>
                  <w:keepNext/>
                  <w:spacing w:after="0" w:line="360" w:lineRule="auto"/>
                  <w:jc w:val="left"/>
                </w:pPr>
              </w:pPrChange>
            </w:pPr>
            <w:del w:id="2869" w:author="Jose Luis Zofio Prieto [2]" w:date="2025-03-13T09:05:00Z">
              <w:r w:rsidRPr="0050535F" w:rsidDel="00946CB9">
                <w:rPr>
                  <w:rFonts w:cs="Times New Roman"/>
                  <w:color w:val="000000"/>
                  <w:lang w:val="en-US"/>
                </w:rPr>
                <w:delText>46</w:delText>
              </w:r>
            </w:del>
          </w:p>
        </w:tc>
      </w:tr>
    </w:tbl>
    <w:p w14:paraId="72222302" w14:textId="01C33DD5" w:rsidR="00FB13E5" w:rsidRPr="0050535F" w:rsidDel="00946CB9" w:rsidRDefault="00FB13E5" w:rsidP="00DF3B00">
      <w:pPr>
        <w:pStyle w:val="Descripcin"/>
        <w:spacing w:line="360" w:lineRule="auto"/>
        <w:jc w:val="center"/>
        <w:rPr>
          <w:del w:id="2870" w:author="Jose Luis Zofio Prieto [2]" w:date="2025-03-13T09:05:00Z"/>
          <w:rFonts w:cs="Times New Roman"/>
          <w:lang w:val="en-US"/>
        </w:rPr>
      </w:pPr>
    </w:p>
    <w:p w14:paraId="3F256244" w14:textId="11F4B05A" w:rsidR="00810FE3" w:rsidRPr="00D527F0" w:rsidDel="00946CB9" w:rsidRDefault="00FB13E5" w:rsidP="00DF3B00">
      <w:pPr>
        <w:pStyle w:val="Descripcin"/>
        <w:spacing w:line="360" w:lineRule="auto"/>
        <w:jc w:val="center"/>
        <w:rPr>
          <w:del w:id="2871" w:author="Jose Luis Zofio Prieto [2]" w:date="2025-03-13T09:05:00Z"/>
          <w:rFonts w:cs="Times New Roman"/>
          <w:color w:val="auto"/>
          <w:sz w:val="22"/>
          <w:szCs w:val="22"/>
          <w:lang w:val="en-US"/>
        </w:rPr>
      </w:pPr>
      <w:commentRangeStart w:id="2872"/>
      <w:del w:id="2873" w:author="Jose Luis Zofio Prieto [2]" w:date="2025-03-13T09:05:00Z">
        <w:r w:rsidRPr="0018420F" w:rsidDel="00946CB9">
          <w:rPr>
            <w:rFonts w:cs="Times New Roman"/>
            <w:i w:val="0"/>
            <w:iCs w:val="0"/>
            <w:sz w:val="22"/>
            <w:szCs w:val="22"/>
            <w:lang w:val="en-US"/>
            <w:rPrChange w:id="2874" w:author="Jose Luis Zofio Prieto" w:date="2025-03-12T14:29:00Z">
              <w:rPr>
                <w:rFonts w:cs="Times New Roman"/>
                <w:i w:val="0"/>
                <w:iCs w:val="0"/>
                <w:lang w:val="en-US"/>
              </w:rPr>
            </w:rPrChange>
          </w:rPr>
          <w:delText>Table 4</w:delText>
        </w:r>
        <w:r w:rsidR="00870FDA" w:rsidRPr="0018420F" w:rsidDel="00946CB9">
          <w:rPr>
            <w:rFonts w:cs="Times New Roman"/>
            <w:i w:val="0"/>
            <w:iCs w:val="0"/>
            <w:sz w:val="22"/>
            <w:szCs w:val="22"/>
            <w:lang w:val="en-US"/>
            <w:rPrChange w:id="2875" w:author="Jose Luis Zofio Prieto" w:date="2025-03-12T14:29:00Z">
              <w:rPr>
                <w:rFonts w:cs="Times New Roman"/>
                <w:i w:val="0"/>
                <w:iCs w:val="0"/>
                <w:lang w:val="en-US"/>
              </w:rPr>
            </w:rPrChange>
          </w:rPr>
          <w:delText xml:space="preserve">. </w:delText>
        </w:r>
        <w:commentRangeEnd w:id="2872"/>
        <w:r w:rsidR="003448AA" w:rsidDel="00946CB9">
          <w:rPr>
            <w:rStyle w:val="Refdecomentario"/>
            <w:i w:val="0"/>
            <w:iCs w:val="0"/>
            <w:color w:val="auto"/>
          </w:rPr>
          <w:commentReference w:id="2872"/>
        </w:r>
        <w:r w:rsidR="00B9338D" w:rsidRPr="0018420F" w:rsidDel="00946CB9">
          <w:rPr>
            <w:rFonts w:cs="Times New Roman"/>
            <w:i w:val="0"/>
            <w:iCs w:val="0"/>
            <w:sz w:val="22"/>
            <w:szCs w:val="22"/>
            <w:lang w:val="en-US"/>
            <w:rPrChange w:id="2876" w:author="Jose Luis Zofio Prieto" w:date="2025-03-12T14:29:00Z">
              <w:rPr>
                <w:rFonts w:cs="Times New Roman"/>
                <w:i w:val="0"/>
                <w:iCs w:val="0"/>
                <w:lang w:val="en-US"/>
              </w:rPr>
            </w:rPrChange>
          </w:rPr>
          <w:delText xml:space="preserve">Top 25 DMUs ranked by </w:delText>
        </w:r>
      </w:del>
      <w:ins w:id="2877" w:author="Jose Luis Zofio Prieto" w:date="2025-03-12T16:53:00Z">
        <w:del w:id="2878" w:author="Jose Luis Zofio Prieto [2]" w:date="2025-03-13T09:05:00Z">
          <w:r w:rsidR="002125E3" w:rsidDel="00946CB9">
            <w:rPr>
              <w:rFonts w:cs="Times New Roman"/>
              <w:color w:val="auto"/>
              <w:sz w:val="22"/>
              <w:szCs w:val="22"/>
              <w:lang w:val="en-US"/>
            </w:rPr>
            <w:delText xml:space="preserve">the probability of </w:delText>
          </w:r>
        </w:del>
      </w:ins>
      <w:ins w:id="2879" w:author="Jose Luis Zofio Prieto" w:date="2025-03-12T16:54:00Z">
        <w:del w:id="2880" w:author="Jose Luis Zofio Prieto [2]" w:date="2025-03-13T09:05:00Z">
          <w:r w:rsidR="002125E3" w:rsidDel="00946CB9">
            <w:rPr>
              <w:rFonts w:cs="Times New Roman"/>
              <w:color w:val="auto"/>
              <w:sz w:val="22"/>
              <w:szCs w:val="22"/>
              <w:lang w:val="en-US"/>
            </w:rPr>
            <w:delText>being</w:delText>
          </w:r>
        </w:del>
      </w:ins>
      <w:ins w:id="2881" w:author="Jose Luis Zofio Prieto" w:date="2025-03-12T16:53:00Z">
        <w:del w:id="2882" w:author="Jose Luis Zofio Prieto [2]" w:date="2025-03-13T09:05:00Z">
          <w:r w:rsidR="002125E3" w:rsidDel="00946CB9">
            <w:rPr>
              <w:rFonts w:cs="Times New Roman"/>
              <w:color w:val="auto"/>
              <w:sz w:val="22"/>
              <w:szCs w:val="22"/>
              <w:lang w:val="en-US"/>
            </w:rPr>
            <w:delText xml:space="preserve"> </w:delText>
          </w:r>
        </w:del>
      </w:ins>
      <w:del w:id="2883" w:author="Jose Luis Zofio Prieto [2]" w:date="2025-03-13T09:05:00Z">
        <w:r w:rsidR="00B9338D" w:rsidRPr="0018420F" w:rsidDel="00946CB9">
          <w:rPr>
            <w:rFonts w:cs="Times New Roman"/>
            <w:i w:val="0"/>
            <w:iCs w:val="0"/>
            <w:sz w:val="22"/>
            <w:szCs w:val="22"/>
            <w:lang w:val="en-US"/>
            <w:rPrChange w:id="2884" w:author="Jose Luis Zofio Prieto" w:date="2025-03-12T14:29:00Z">
              <w:rPr>
                <w:rFonts w:cs="Times New Roman"/>
                <w:i w:val="0"/>
                <w:iCs w:val="0"/>
                <w:lang w:val="en-US"/>
              </w:rPr>
            </w:rPrChange>
          </w:rPr>
          <w:delText>probability of efficiency</w:delText>
        </w:r>
      </w:del>
      <w:ins w:id="2885" w:author="Jose Luis Zofio Prieto" w:date="2025-03-12T16:53:00Z">
        <w:del w:id="2886" w:author="Jose Luis Zofio Prieto [2]" w:date="2025-03-13T09:05:00Z">
          <w:r w:rsidR="002125E3" w:rsidDel="00946CB9">
            <w:rPr>
              <w:rFonts w:cs="Times New Roman"/>
              <w:color w:val="auto"/>
              <w:sz w:val="22"/>
              <w:szCs w:val="22"/>
              <w:lang w:val="en-US"/>
            </w:rPr>
            <w:delText>t</w:delText>
          </w:r>
        </w:del>
      </w:ins>
      <w:del w:id="2887" w:author="Jose Luis Zofio Prieto [2]" w:date="2025-03-13T09:05:00Z">
        <w:r w:rsidR="00B9338D" w:rsidRPr="0018420F" w:rsidDel="00946CB9">
          <w:rPr>
            <w:rFonts w:cs="Times New Roman"/>
            <w:i w:val="0"/>
            <w:iCs w:val="0"/>
            <w:sz w:val="22"/>
            <w:szCs w:val="22"/>
            <w:lang w:val="en-US"/>
            <w:rPrChange w:id="2888" w:author="Jose Luis Zofio Prieto" w:date="2025-03-12T14:29:00Z">
              <w:rPr>
                <w:rFonts w:cs="Times New Roman"/>
                <w:i w:val="0"/>
                <w:iCs w:val="0"/>
                <w:lang w:val="en-US"/>
              </w:rPr>
            </w:rPrChange>
          </w:rPr>
          <w:delText xml:space="preserve"> at different thresholds and their corresponding peers</w:delText>
        </w:r>
      </w:del>
      <w:ins w:id="2889" w:author="Jose Luis Zofio Prieto" w:date="2025-03-12T16:54:00Z">
        <w:del w:id="2890" w:author="Jose Luis Zofio Prieto [2]" w:date="2025-03-13T09:05:00Z">
          <w:r w:rsidR="002125E3" w:rsidDel="00946CB9">
            <w:rPr>
              <w:rFonts w:cs="Times New Roman"/>
              <w:color w:val="auto"/>
              <w:sz w:val="22"/>
              <w:szCs w:val="22"/>
              <w:lang w:val="en-US"/>
            </w:rPr>
            <w:delText xml:space="preserve"> </w:delText>
          </w:r>
          <w:r w:rsidR="002125E3" w:rsidRPr="00C03CC2" w:rsidDel="00946CB9">
            <w:rPr>
              <w:rFonts w:cs="Times New Roman"/>
              <w:color w:val="auto"/>
              <w:sz w:val="22"/>
              <w:szCs w:val="22"/>
              <w:lang w:val="en-US"/>
            </w:rPr>
            <w:delText xml:space="preserve">at </w:delText>
          </w:r>
          <w:r w:rsidR="002125E3" w:rsidDel="00946CB9">
            <w:rPr>
              <w:rFonts w:cs="Times New Roman"/>
              <w:color w:val="auto"/>
              <w:sz w:val="22"/>
              <w:szCs w:val="22"/>
              <w:lang w:val="en-US"/>
            </w:rPr>
            <w:delText>different th</w:delText>
          </w:r>
          <w:r w:rsidR="005132F0" w:rsidDel="00946CB9">
            <w:rPr>
              <w:rFonts w:cs="Times New Roman"/>
              <w:color w:val="auto"/>
              <w:sz w:val="22"/>
              <w:szCs w:val="22"/>
              <w:lang w:val="en-US"/>
            </w:rPr>
            <w:delText>resholds</w:delText>
          </w:r>
        </w:del>
      </w:ins>
      <w:del w:id="2891" w:author="Jose Luis Zofio Prieto [2]" w:date="2025-03-13T09:05:00Z">
        <w:r w:rsidR="000D7C2B" w:rsidRPr="0018420F" w:rsidDel="00946CB9">
          <w:rPr>
            <w:rFonts w:cs="Times New Roman"/>
            <w:i w:val="0"/>
            <w:iCs w:val="0"/>
            <w:sz w:val="22"/>
            <w:szCs w:val="22"/>
            <w:lang w:val="en-US"/>
            <w:rPrChange w:id="2892" w:author="Jose Luis Zofio Prieto" w:date="2025-03-12T14:29:00Z">
              <w:rPr>
                <w:rFonts w:cs="Times New Roman"/>
                <w:i w:val="0"/>
                <w:iCs w:val="0"/>
                <w:lang w:val="en-US"/>
              </w:rPr>
            </w:rPrChange>
          </w:rPr>
          <w:delText>.</w:delText>
        </w:r>
      </w:del>
    </w:p>
    <w:p w14:paraId="54F49E96" w14:textId="731E2BDB" w:rsidR="00FB13E5" w:rsidRPr="0050535F" w:rsidDel="00946CB9" w:rsidRDefault="00FB13E5" w:rsidP="00DF3B00">
      <w:pPr>
        <w:spacing w:line="360" w:lineRule="auto"/>
        <w:rPr>
          <w:del w:id="2893" w:author="Jose Luis Zofio Prieto [2]" w:date="2025-03-13T09:05:00Z"/>
          <w:rFonts w:cs="Times New Roman"/>
          <w:lang w:val="en-US"/>
        </w:rPr>
      </w:pPr>
    </w:p>
    <w:p w14:paraId="2929CBE3" w14:textId="361C8652" w:rsidR="00332222" w:rsidRPr="0050535F" w:rsidDel="001E7747" w:rsidRDefault="00332222" w:rsidP="00DF3B00">
      <w:pPr>
        <w:spacing w:line="360" w:lineRule="auto"/>
        <w:rPr>
          <w:del w:id="2894" w:author="Jose Luis Zofio Prieto" w:date="2025-03-12T18:17:00Z"/>
          <w:rFonts w:cs="Times New Roman"/>
          <w:lang w:val="en-US"/>
        </w:rPr>
      </w:pPr>
      <w:r w:rsidRPr="0050535F">
        <w:rPr>
          <w:rFonts w:cs="Times New Roman"/>
          <w:lang w:val="en-US"/>
        </w:rPr>
        <w:t xml:space="preserve">Additionally, we compute the main statistics for </w:t>
      </w:r>
      <w:ins w:id="2895" w:author="Jose Luis Zofio Prieto [2]" w:date="2025-03-13T13:54:00Z">
        <w:r w:rsidR="00610088">
          <w:rPr>
            <w:rFonts w:cs="Times New Roman"/>
            <w:lang w:val="en-US"/>
          </w:rPr>
          <w:t xml:space="preserve">the </w:t>
        </w:r>
      </w:ins>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ins w:id="2896" w:author="Jose Luis Zofio Prieto [2]" w:date="2025-03-13T13:58:00Z">
        <w:r w:rsidR="00AA18FA">
          <w:rPr>
            <w:rFonts w:cs="Times New Roman"/>
            <w:lang w:val="en-US"/>
          </w:rPr>
          <w:t xml:space="preserve">the </w:t>
        </w:r>
      </w:ins>
      <w:del w:id="2897" w:author="Jose Luis Zofio Prieto [2]" w:date="2025-03-13T13:55:00Z">
        <w:r w:rsidRPr="0050535F" w:rsidDel="00610088">
          <w:rPr>
            <w:rFonts w:cs="Times New Roman"/>
            <w:lang w:val="en-US"/>
          </w:rPr>
          <w:delText>changes in the metrics</w:delText>
        </w:r>
      </w:del>
      <w:ins w:id="2898" w:author="Jose Luis Zofio Prieto [2]" w:date="2025-03-13T13:55:00Z">
        <w:r w:rsidR="00610088">
          <w:rPr>
            <w:rFonts w:cs="Times New Roman"/>
            <w:lang w:val="en-US"/>
          </w:rPr>
          <w:t>inputs and outputs adjustments</w:t>
        </w:r>
      </w:ins>
      <w:ins w:id="2899" w:author="Jose Luis Zofio Prieto [2]" w:date="2025-03-13T13:58:00Z">
        <w:r w:rsidR="00AA18FA">
          <w:rPr>
            <w:rFonts w:cs="Times New Roman"/>
            <w:lang w:val="en-US"/>
          </w:rPr>
          <w:t xml:space="preserve"> required to </w:t>
        </w:r>
      </w:ins>
      <w:ins w:id="2900" w:author="Jose Luis Zofio Prieto [2]" w:date="2025-03-13T13:59:00Z">
        <w:r w:rsidR="00AA18FA">
          <w:rPr>
            <w:rFonts w:cs="Times New Roman"/>
            <w:lang w:val="en-US"/>
          </w:rPr>
          <w:t>reach the frontier</w:t>
        </w:r>
      </w:ins>
      <w:r w:rsidRPr="0050535F">
        <w:rPr>
          <w:rFonts w:cs="Times New Roman"/>
          <w:lang w:val="en-US"/>
        </w:rPr>
        <w:t xml:space="preserve">. For the thresholds </w:t>
      </w:r>
      <w:r w:rsidR="00D55DAD" w:rsidRPr="0050535F">
        <w:rPr>
          <w:position w:val="-12"/>
          <w:lang w:val="en-US"/>
        </w:rPr>
        <w:object w:dxaOrig="2040" w:dyaOrig="360" w14:anchorId="11C481DB">
          <v:shape id="_x0000_i1180" type="#_x0000_t75" style="width:102pt;height:18pt" o:ole="">
            <v:imagedata r:id="rId304" o:title=""/>
          </v:shape>
          <o:OLEObject Type="Embed" ProgID="Equation.DSMT4" ShapeID="_x0000_i1180" DrawAspect="Content" ObjectID="_1803494234" r:id="rId305"/>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del w:id="2901" w:author="Jose Luis Zofio Prieto [2]" w:date="2025-03-13T13:57:00Z">
        <w:r w:rsidRPr="0050535F" w:rsidDel="00AA18FA">
          <w:rPr>
            <w:rFonts w:cs="Times New Roman"/>
            <w:lang w:val="en-US"/>
          </w:rPr>
          <w:delText xml:space="preserve"> </w:delText>
        </w:r>
      </w:del>
      <w:r w:rsidRPr="0050535F">
        <w:rPr>
          <w:rFonts w:cs="Times New Roman"/>
          <w:lang w:val="en-US"/>
        </w:rPr>
        <w:t xml:space="preserve">25, 31, and 37 </w:t>
      </w:r>
      <w:del w:id="2902" w:author="Jose Luis Zofio Prieto [2]" w:date="2025-03-13T14:04:00Z">
        <w:r w:rsidRPr="0050535F" w:rsidDel="00AA18FA">
          <w:rPr>
            <w:rFonts w:cs="Times New Roman"/>
            <w:lang w:val="en-US"/>
          </w:rPr>
          <w:delText>DMUs</w:delText>
        </w:r>
      </w:del>
      <w:ins w:id="2903" w:author="Jose Luis Zofio Prieto [2]" w:date="2025-03-13T14:04:00Z">
        <w:r w:rsidR="00AA18FA">
          <w:rPr>
            <w:rFonts w:cs="Times New Roman"/>
            <w:lang w:val="en-US"/>
          </w:rPr>
          <w:t>firms</w:t>
        </w:r>
      </w:ins>
      <w:r w:rsidRPr="0050535F">
        <w:rPr>
          <w:rFonts w:cs="Times New Roman"/>
          <w:lang w:val="en-US"/>
        </w:rPr>
        <w:t>, respectively, fail to achieve the established probability level due to the constraints discussed in Section 3</w:t>
      </w:r>
      <w:r w:rsidR="00B9338D" w:rsidRPr="0050535F">
        <w:rPr>
          <w:rFonts w:cs="Times New Roman"/>
          <w:lang w:val="en-US"/>
        </w:rPr>
        <w:t>—specifically, the restriction that 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del w:id="2904" w:author="Jose Luis Zofio Prieto [2]" w:date="2025-03-13T14:04:00Z">
        <w:r w:rsidR="009A532C" w:rsidRPr="0050535F" w:rsidDel="00AA18FA">
          <w:rPr>
            <w:rFonts w:cs="Times New Roman"/>
            <w:lang w:val="en-US"/>
          </w:rPr>
          <w:delText xml:space="preserve">DMUs </w:delText>
        </w:r>
      </w:del>
      <w:ins w:id="2905" w:author="Jose Luis Zofio Prieto [2]" w:date="2025-03-13T14:04:00Z">
        <w:r w:rsidR="00AA18FA">
          <w:rPr>
            <w:rFonts w:cs="Times New Roman"/>
            <w:lang w:val="en-US"/>
          </w:rPr>
          <w:t xml:space="preserve">firms </w:t>
        </w:r>
      </w:ins>
      <w:r w:rsidR="009A532C" w:rsidRPr="0050535F">
        <w:rPr>
          <w:rFonts w:cs="Times New Roman"/>
          <w:lang w:val="en-US"/>
        </w:rPr>
        <w:t xml:space="preserve">were to adjust </w:t>
      </w:r>
      <w:ins w:id="2906" w:author="Jose Luis Zofio Prieto [2]" w:date="2025-03-13T14:05:00Z">
        <w:r w:rsidR="00AA18FA">
          <w:rPr>
            <w:rFonts w:cs="Times New Roman"/>
            <w:lang w:val="en-US"/>
          </w:rPr>
          <w:t xml:space="preserve">the processes </w:t>
        </w:r>
      </w:ins>
      <w:r w:rsidR="009A532C" w:rsidRPr="0050535F">
        <w:rPr>
          <w:rFonts w:cs="Times New Roman"/>
          <w:lang w:val="en-US"/>
        </w:rPr>
        <w:t>following our direct</w:t>
      </w:r>
      <w:del w:id="2907" w:author="Jose Luis Zofio Prieto" w:date="2025-03-12T17:58:00Z">
        <w:r w:rsidR="009A532C" w:rsidRPr="0050535F" w:rsidDel="00DD7C65">
          <w:rPr>
            <w:rFonts w:cs="Times New Roman"/>
            <w:lang w:val="en-US"/>
          </w:rPr>
          <w:delText>or</w:delText>
        </w:r>
      </w:del>
      <w:ins w:id="2908" w:author="Jose Luis Zofio Prieto" w:date="2025-03-12T17:58:00Z">
        <w:r w:rsidR="00DD7C65">
          <w:rPr>
            <w:rFonts w:cs="Times New Roman"/>
            <w:lang w:val="en-US"/>
          </w:rPr>
          <w:t>ional</w:t>
        </w:r>
      </w:ins>
      <w:r w:rsidR="009A532C" w:rsidRPr="0050535F">
        <w:rPr>
          <w:rFonts w:cs="Times New Roman"/>
          <w:lang w:val="en-US"/>
        </w:rPr>
        <w:t xml:space="preserve"> vector to be considered efficient, total assets would, on average, decrease by 13% </w:t>
      </w:r>
      <w:ins w:id="2909" w:author="Jose Luis Zofio Prieto [2]" w:date="2025-03-13T14:08:00Z">
        <w:r w:rsidR="00D546AF">
          <w:rPr>
            <w:rFonts w:cs="Times New Roman"/>
            <w:lang w:val="en-US"/>
          </w:rPr>
          <w:t>(</w:t>
        </w:r>
      </w:ins>
      <w:ins w:id="2910" w:author="Jose Luis Zofio Prieto [2]" w:date="2025-03-13T14:07:00Z">
        <w:r w:rsidR="00D546AF">
          <w:rPr>
            <w:rFonts w:cs="Times New Roman"/>
            <w:lang w:val="en-US"/>
          </w:rPr>
          <w:t xml:space="preserve">for </w:t>
        </w:r>
        <w:r w:rsidR="00D546AF">
          <w:rPr>
            <w:rFonts w:cs="Times New Roman"/>
            <w:i/>
            <w:iCs/>
            <w:lang w:val="en-US"/>
          </w:rPr>
          <w:t>p=</w:t>
        </w:r>
        <w:r w:rsidR="00D546AF">
          <w:rPr>
            <w:rFonts w:cs="Times New Roman"/>
            <w:lang w:val="en-US"/>
          </w:rPr>
          <w:t>0.75</w:t>
        </w:r>
      </w:ins>
      <w:ins w:id="2911" w:author="Jose Luis Zofio Prieto [2]" w:date="2025-03-13T14:08:00Z">
        <w:r w:rsidR="00D546AF">
          <w:rPr>
            <w:rFonts w:cs="Times New Roman"/>
            <w:lang w:val="en-US"/>
          </w:rPr>
          <w:t>)</w:t>
        </w:r>
      </w:ins>
      <w:ins w:id="2912" w:author="Jose Luis Zofio Prieto [2]" w:date="2025-03-13T14:07:00Z">
        <w:r w:rsidR="00D546AF">
          <w:rPr>
            <w:rFonts w:cs="Times New Roman"/>
            <w:lang w:val="en-US"/>
          </w:rPr>
          <w:t xml:space="preserve"> </w:t>
        </w:r>
      </w:ins>
      <w:r w:rsidR="009A532C" w:rsidRPr="0050535F">
        <w:rPr>
          <w:rFonts w:cs="Times New Roman"/>
          <w:lang w:val="en-US"/>
        </w:rPr>
        <w:t>to 15%</w:t>
      </w:r>
      <w:ins w:id="2913" w:author="Jose Luis Zofio Prieto [2]" w:date="2025-03-13T14:08:00Z">
        <w:r w:rsidR="00D546AF">
          <w:rPr>
            <w:rFonts w:cs="Times New Roman"/>
            <w:lang w:val="en-US"/>
          </w:rPr>
          <w:t xml:space="preserve"> (for </w:t>
        </w:r>
        <w:r w:rsidR="00D546AF">
          <w:rPr>
            <w:rFonts w:cs="Times New Roman"/>
            <w:i/>
            <w:iCs/>
            <w:lang w:val="en-US"/>
          </w:rPr>
          <w:t>p=</w:t>
        </w:r>
        <w:r w:rsidR="00D546AF">
          <w:rPr>
            <w:rFonts w:cs="Times New Roman"/>
            <w:lang w:val="en-US"/>
          </w:rPr>
          <w:t>0.95)</w:t>
        </w:r>
      </w:ins>
      <w:r w:rsidR="009A532C" w:rsidRPr="0050535F">
        <w:rPr>
          <w:rFonts w:cs="Times New Roman"/>
          <w:lang w:val="en-US"/>
        </w:rPr>
        <w:t xml:space="preserve">, employees by 26% to 30%, and fixed assets by 12% to 13%. Operating income would increase </w:t>
      </w:r>
      <w:r w:rsidR="009A532C" w:rsidRPr="0050535F">
        <w:rPr>
          <w:rFonts w:cs="Times New Roman"/>
          <w:lang w:val="en-US"/>
        </w:rPr>
        <w:lastRenderedPageBreak/>
        <w:t>by 53% to 61%, depending on the scenario, while person</w:t>
      </w:r>
      <w:del w:id="2914" w:author="Jose Luis Zofio Prieto [2]" w:date="2025-03-13T14:09:00Z">
        <w:r w:rsidR="009A532C" w:rsidRPr="0050535F" w:rsidDel="00D546AF">
          <w:rPr>
            <w:rFonts w:cs="Times New Roman"/>
            <w:lang w:val="en-US"/>
          </w:rPr>
          <w:delText>a</w:delText>
        </w:r>
      </w:del>
      <w:ins w:id="2915" w:author="Jose Luis Zofio Prieto [2]" w:date="2025-03-13T14:09:00Z">
        <w:r w:rsidR="00D546AF">
          <w:rPr>
            <w:rFonts w:cs="Times New Roman"/>
            <w:lang w:val="en-US"/>
          </w:rPr>
          <w:t>ne</w:t>
        </w:r>
      </w:ins>
      <w:r w:rsidR="009A532C" w:rsidRPr="0050535F">
        <w:rPr>
          <w:rFonts w:cs="Times New Roman"/>
          <w:lang w:val="en-US"/>
        </w:rPr>
        <w:t>l expenses remain unchanged, reflecting their negligible role in the adjustments</w:t>
      </w:r>
      <w:commentRangeStart w:id="2916"/>
      <w:commentRangeStart w:id="2917"/>
      <w:commentRangeStart w:id="2918"/>
      <w:commentRangeStart w:id="2919"/>
      <w:commentRangeEnd w:id="2916"/>
      <w:r w:rsidR="009A532C" w:rsidRPr="0050535F">
        <w:rPr>
          <w:rStyle w:val="Refdecomentario"/>
          <w:lang w:val="en-US"/>
        </w:rPr>
        <w:commentReference w:id="2916"/>
      </w:r>
      <w:commentRangeEnd w:id="2917"/>
      <w:r w:rsidR="009944A3" w:rsidRPr="0050535F">
        <w:rPr>
          <w:rStyle w:val="Refdecomentario"/>
          <w:lang w:val="en-US"/>
        </w:rPr>
        <w:commentReference w:id="2917"/>
      </w:r>
      <w:commentRangeEnd w:id="2918"/>
      <w:r w:rsidR="00AA18FA">
        <w:rPr>
          <w:rStyle w:val="Refdecomentario"/>
        </w:rPr>
        <w:commentReference w:id="2918"/>
      </w:r>
      <w:commentRangeEnd w:id="2919"/>
      <w:r w:rsidR="00AA18FA">
        <w:rPr>
          <w:rStyle w:val="Refdecomentario"/>
        </w:rPr>
        <w:commentReference w:id="2919"/>
      </w:r>
      <w:r w:rsidRPr="0050535F">
        <w:rPr>
          <w:rFonts w:cs="Times New Roman"/>
          <w:lang w:val="en-US"/>
        </w:rPr>
        <w:t xml:space="preserve">. On average, the probability of being efficient in the observed dataset is 0.15, rising to 0.6, 0.67, and 0.74 in the predicted scenarios. These results </w:t>
      </w:r>
      <w:ins w:id="2920" w:author="Jose Luis Zofio Prieto [2]" w:date="2025-03-13T14:12:00Z">
        <w:r w:rsidR="00D546AF">
          <w:rPr>
            <w:rFonts w:cs="Times New Roman"/>
            <w:lang w:val="en-US"/>
          </w:rPr>
          <w:t xml:space="preserve">depict </w:t>
        </w:r>
      </w:ins>
      <w:del w:id="2921" w:author="Jose Luis Zofio Prieto [2]" w:date="2025-03-13T14:11:00Z">
        <w:r w:rsidRPr="0050535F" w:rsidDel="00D546AF">
          <w:rPr>
            <w:rFonts w:cs="Times New Roman"/>
            <w:lang w:val="en-US"/>
          </w:rPr>
          <w:delText xml:space="preserve">suggest </w:delText>
        </w:r>
      </w:del>
      <w:ins w:id="2922" w:author="Jose Luis Zofio Prieto [2]" w:date="2025-03-13T14:11:00Z">
        <w:r w:rsidR="00D546AF">
          <w:rPr>
            <w:rFonts w:cs="Times New Roman"/>
            <w:lang w:val="en-US"/>
          </w:rPr>
          <w:t xml:space="preserve">realistic </w:t>
        </w:r>
      </w:ins>
      <w:ins w:id="2923" w:author="Jose Luis Zofio Prieto [2]" w:date="2025-03-13T14:12:00Z">
        <w:r w:rsidR="00D546AF">
          <w:rPr>
            <w:rFonts w:cs="Times New Roman"/>
            <w:lang w:val="en-US"/>
          </w:rPr>
          <w:t>situation</w:t>
        </w:r>
      </w:ins>
      <w:ins w:id="2924" w:author="Jose Luis Zofio Prieto [2]" w:date="2025-03-13T14:13:00Z">
        <w:r w:rsidR="00D546AF">
          <w:rPr>
            <w:rFonts w:cs="Times New Roman"/>
            <w:lang w:val="en-US"/>
          </w:rPr>
          <w:t>s</w:t>
        </w:r>
      </w:ins>
      <w:ins w:id="2925" w:author="Jose Luis Zofio Prieto [2]" w:date="2025-03-13T14:12:00Z">
        <w:r w:rsidR="00D546AF">
          <w:rPr>
            <w:rFonts w:cs="Times New Roman"/>
            <w:lang w:val="en-US"/>
          </w:rPr>
          <w:t xml:space="preserve"> where firms cannot </w:t>
        </w:r>
      </w:ins>
      <w:ins w:id="2926" w:author="Jose Luis Zofio Prieto [2]" w:date="2025-03-13T14:13:00Z">
        <w:r w:rsidR="00D546AF">
          <w:rPr>
            <w:rFonts w:cs="Times New Roman"/>
            <w:lang w:val="en-US"/>
          </w:rPr>
          <w:t xml:space="preserve">reach </w:t>
        </w:r>
      </w:ins>
      <w:ins w:id="2927" w:author="Jose Luis Zofio Prieto [2]" w:date="2025-03-13T14:12:00Z">
        <w:r w:rsidR="00D546AF">
          <w:rPr>
            <w:rFonts w:cs="Times New Roman"/>
            <w:lang w:val="en-US"/>
          </w:rPr>
          <w:t>the efficient fron</w:t>
        </w:r>
      </w:ins>
      <w:ins w:id="2928" w:author="Jose Luis Zofio Prieto [2]" w:date="2025-03-13T14:13:00Z">
        <w:r w:rsidR="00D546AF">
          <w:rPr>
            <w:rFonts w:cs="Times New Roman"/>
            <w:lang w:val="en-US"/>
          </w:rPr>
          <w:t>t</w:t>
        </w:r>
      </w:ins>
      <w:ins w:id="2929" w:author="Jose Luis Zofio Prieto [2]" w:date="2025-03-13T14:12:00Z">
        <w:r w:rsidR="00D546AF">
          <w:rPr>
            <w:rFonts w:cs="Times New Roman"/>
            <w:lang w:val="en-US"/>
          </w:rPr>
          <w:t xml:space="preserve">ier </w:t>
        </w:r>
      </w:ins>
      <w:ins w:id="2930" w:author="Jose Luis Zofio Prieto [2]" w:date="2025-03-13T14:13:00Z">
        <w:r w:rsidR="00D546AF">
          <w:rPr>
            <w:rFonts w:cs="Times New Roman"/>
            <w:lang w:val="en-US"/>
          </w:rPr>
          <w:t>for high thresholds</w:t>
        </w:r>
      </w:ins>
      <w:del w:id="2931" w:author="Jose Luis Zofio Prieto [2]" w:date="2025-03-13T14:13:00Z">
        <w:r w:rsidRPr="0050535F" w:rsidDel="00D546AF">
          <w:rPr>
            <w:rFonts w:cs="Times New Roman"/>
            <w:lang w:val="en-US"/>
          </w:rPr>
          <w:delText xml:space="preserve">that some DMUs </w:delText>
        </w:r>
      </w:del>
      <w:ins w:id="2932" w:author="Jose Luis Zofio Prieto" w:date="2025-03-12T17:59:00Z">
        <w:del w:id="2933" w:author="Jose Luis Zofio Prieto [2]" w:date="2025-03-13T14:13:00Z">
          <w:r w:rsidR="00C907E2" w:rsidDel="00D546AF">
            <w:rPr>
              <w:rFonts w:cs="Times New Roman"/>
              <w:lang w:val="en-US"/>
            </w:rPr>
            <w:delText>firms</w:delText>
          </w:r>
          <w:r w:rsidR="00C907E2" w:rsidRPr="0050535F" w:rsidDel="00D546AF">
            <w:rPr>
              <w:rFonts w:cs="Times New Roman"/>
              <w:lang w:val="en-US"/>
            </w:rPr>
            <w:delText xml:space="preserve"> </w:delText>
          </w:r>
        </w:del>
      </w:ins>
      <w:del w:id="2934" w:author="Jose Luis Zofio Prieto [2]" w:date="2025-03-13T14:11:00Z">
        <w:r w:rsidRPr="0050535F" w:rsidDel="00D546AF">
          <w:rPr>
            <w:rFonts w:cs="Times New Roman"/>
            <w:lang w:val="en-US"/>
          </w:rPr>
          <w:delText xml:space="preserve">will </w:delText>
        </w:r>
      </w:del>
      <w:del w:id="2935" w:author="Jose Luis Zofio Prieto [2]" w:date="2025-03-13T14:13:00Z">
        <w:r w:rsidRPr="0050535F" w:rsidDel="00D546AF">
          <w:rPr>
            <w:rFonts w:cs="Times New Roman"/>
            <w:lang w:val="en-US"/>
          </w:rPr>
          <w:delText>never reach the efficiency threshold</w:delText>
        </w:r>
      </w:del>
      <w:r w:rsidRPr="0050535F">
        <w:rPr>
          <w:rFonts w:cs="Times New Roman"/>
          <w:lang w:val="en-US"/>
        </w:rPr>
        <w:t xml:space="preserve">, leading the sector to converge toward a specific probability level below 1. Additionally, </w:t>
      </w:r>
      <w:del w:id="2936" w:author="Jose Luis Zofio Prieto" w:date="2025-03-12T18:29:00Z">
        <w:r w:rsidR="009944A3" w:rsidRPr="0050535F" w:rsidDel="00093E9C">
          <w:rPr>
            <w:lang w:val="en-US"/>
          </w:rPr>
          <w:delText xml:space="preserve"> </w:delText>
        </w:r>
      </w:del>
      <w:r w:rsidR="009944A3" w:rsidRPr="0050535F">
        <w:rPr>
          <w:position w:val="-10"/>
          <w:lang w:val="en-US"/>
        </w:rPr>
        <w:object w:dxaOrig="240" w:dyaOrig="300" w14:anchorId="7BFEE721">
          <v:shape id="_x0000_i1181" type="#_x0000_t75" style="width:11.65pt;height:14.65pt" o:ole="">
            <v:imagedata r:id="rId306" o:title=""/>
          </v:shape>
          <o:OLEObject Type="Embed" ProgID="Equation.DSMT4" ShapeID="_x0000_i1181" DrawAspect="Content" ObjectID="_1803494235" r:id="rId307"/>
        </w:object>
      </w:r>
      <w:r w:rsidRPr="0050535F">
        <w:rPr>
          <w:rFonts w:cs="Times New Roman"/>
          <w:lang w:val="en-US"/>
        </w:rPr>
        <w:t xml:space="preserve"> values progressively </w:t>
      </w:r>
      <w:proofErr w:type="gramStart"/>
      <w:r w:rsidRPr="0050535F">
        <w:rPr>
          <w:rFonts w:cs="Times New Roman"/>
          <w:lang w:val="en-US"/>
        </w:rPr>
        <w:t>increase</w:t>
      </w:r>
      <w:proofErr w:type="gramEnd"/>
      <w:r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p>
    <w:p w14:paraId="437F9E47" w14:textId="4806C5FC" w:rsidR="00332222" w:rsidRPr="0050535F" w:rsidDel="001E7747" w:rsidRDefault="00332222" w:rsidP="00DF3B00">
      <w:pPr>
        <w:spacing w:line="360" w:lineRule="auto"/>
        <w:rPr>
          <w:del w:id="2937" w:author="Jose Luis Zofio Prieto" w:date="2025-03-12T18:17:00Z"/>
          <w:rFonts w:cs="Times New Roman"/>
          <w:lang w:val="en-US"/>
        </w:rPr>
      </w:pPr>
    </w:p>
    <w:p w14:paraId="11E7E954" w14:textId="6F354B47" w:rsidR="00332222" w:rsidRPr="0050535F" w:rsidDel="001E7747" w:rsidRDefault="00E901CC" w:rsidP="00DF3B00">
      <w:pPr>
        <w:spacing w:line="360" w:lineRule="auto"/>
        <w:rPr>
          <w:del w:id="2938" w:author="Jose Luis Zofio Prieto" w:date="2025-03-12T18:16:00Z"/>
          <w:rFonts w:cs="Times New Roman"/>
          <w:lang w:val="en-US"/>
        </w:rPr>
      </w:pPr>
      <w:del w:id="2939" w:author="Jose Luis Zofio Prieto" w:date="2025-03-12T18:16:00Z">
        <w:r w:rsidRPr="0050535F" w:rsidDel="001E7747">
          <w:rPr>
            <w:rFonts w:cs="Times New Roman"/>
            <w:lang w:val="en-US"/>
          </w:rPr>
          <w:delText xml:space="preserve">While Table 5 highlights average adjustments, Table 6 focuses on median values, which offer a more representative view of typical </w:delText>
        </w:r>
      </w:del>
      <w:del w:id="2940" w:author="Jose Luis Zofio Prieto" w:date="2025-03-12T18:00:00Z">
        <w:r w:rsidRPr="0050535F" w:rsidDel="0023488C">
          <w:rPr>
            <w:rFonts w:cs="Times New Roman"/>
            <w:lang w:val="en-US"/>
          </w:rPr>
          <w:delText xml:space="preserve">DMU </w:delText>
        </w:r>
      </w:del>
      <w:del w:id="2941" w:author="Jose Luis Zofio Prieto" w:date="2025-03-12T18:16:00Z">
        <w:r w:rsidRPr="0050535F" w:rsidDel="001E7747">
          <w:rPr>
            <w:rFonts w:cs="Times New Roman"/>
            <w:lang w:val="en-US"/>
          </w:rPr>
          <w:delText>changes by reducing the impact of outliers</w:delText>
        </w:r>
        <w:r w:rsidR="00332222" w:rsidRPr="0050535F" w:rsidDel="001E7747">
          <w:rPr>
            <w:rFonts w:cs="Times New Roman"/>
            <w:lang w:val="en-US"/>
          </w:rPr>
          <w:delText>. For the median</w:delText>
        </w:r>
      </w:del>
      <w:del w:id="2942" w:author="Jose Luis Zofio Prieto" w:date="2025-03-12T18:00:00Z">
        <w:r w:rsidR="00332222" w:rsidRPr="0050535F" w:rsidDel="005754BD">
          <w:rPr>
            <w:rFonts w:cs="Times New Roman"/>
            <w:lang w:val="en-US"/>
          </w:rPr>
          <w:delText xml:space="preserve"> DMU</w:delText>
        </w:r>
      </w:del>
      <w:del w:id="2943" w:author="Jose Luis Zofio Prieto" w:date="2025-03-12T18:16:00Z">
        <w:r w:rsidR="00332222" w:rsidRPr="0050535F" w:rsidDel="001E7747">
          <w:rPr>
            <w:rFonts w:cs="Times New Roman"/>
            <w:lang w:val="en-US"/>
          </w:rPr>
          <w:delText xml:space="preserve">, total assets would decrease by 22% to 23%, employees by 26% to 31%, and fixed assets by 4% to 5%. Operating income would increase by 52% to 61%, consistent with the mean results. As before, personal expenses remain unaffected. </w:delText>
        </w:r>
        <w:r w:rsidR="00F40A5E" w:rsidRPr="0050535F" w:rsidDel="001E7747">
          <w:rPr>
            <w:rFonts w:cs="Times New Roman"/>
            <w:lang w:val="en-US"/>
          </w:rPr>
          <w:delText xml:space="preserve">The larger reductions in total assets observed in the median case </w:delText>
        </w:r>
        <w:r w:rsidR="00282E66" w:rsidRPr="0050535F" w:rsidDel="001E7747">
          <w:rPr>
            <w:rFonts w:cs="Times New Roman"/>
            <w:lang w:val="en-US"/>
          </w:rPr>
          <w:delText xml:space="preserve">suggest </w:delText>
        </w:r>
        <w:r w:rsidR="00F40A5E" w:rsidRPr="0050535F" w:rsidDel="001E7747">
          <w:rPr>
            <w:rFonts w:cs="Times New Roman"/>
            <w:lang w:val="en-US"/>
          </w:rPr>
          <w:delText>that smaller or more typical DMUs require relatively greater adjustments to achieve efficiency compared to larger DMUs that influence the sector average.</w:delText>
        </w:r>
        <w:r w:rsidR="002D360F" w:rsidRPr="0050535F" w:rsidDel="001E7747">
          <w:rPr>
            <w:rFonts w:cs="Times New Roman"/>
            <w:lang w:val="en-US"/>
          </w:rPr>
          <w:delText xml:space="preserve"> Additionally, </w:delText>
        </w:r>
        <w:r w:rsidR="008B36AA" w:rsidRPr="0050535F" w:rsidDel="001E7747">
          <w:rPr>
            <w:rFonts w:cs="Times New Roman"/>
            <w:lang w:val="en-US"/>
          </w:rPr>
          <w:delText>Table 6 reveals a significant increase in the median probability of efficiency, progressing from 0 in the observed dataset to 0.75, 0.85, and 0.95, underscoring the adaptability of the model</w:delText>
        </w:r>
        <w:r w:rsidR="002D360F" w:rsidRPr="0050535F" w:rsidDel="001E7747">
          <w:rPr>
            <w:rFonts w:cs="Times New Roman"/>
            <w:lang w:val="en-US"/>
          </w:rPr>
          <w:delText>.</w:delText>
        </w:r>
      </w:del>
    </w:p>
    <w:p w14:paraId="08EF05B3" w14:textId="23B9E323" w:rsidR="00332222" w:rsidRPr="0050535F" w:rsidDel="001E7747" w:rsidRDefault="00332222" w:rsidP="00DF3B00">
      <w:pPr>
        <w:spacing w:line="360" w:lineRule="auto"/>
        <w:rPr>
          <w:del w:id="2944" w:author="Jose Luis Zofio Prieto" w:date="2025-03-12T18:17:00Z"/>
          <w:rFonts w:cs="Times New Roman"/>
          <w:lang w:val="en-US"/>
        </w:rPr>
      </w:pPr>
    </w:p>
    <w:p w14:paraId="08EA01CA" w14:textId="770DFA9E" w:rsidR="00582D21" w:rsidRPr="0050535F" w:rsidRDefault="00247C32" w:rsidP="00DF3B00">
      <w:pPr>
        <w:spacing w:line="360" w:lineRule="auto"/>
        <w:rPr>
          <w:rFonts w:cs="Times New Roman"/>
          <w:lang w:val="en-US"/>
        </w:rPr>
      </w:pPr>
      <w:del w:id="2945" w:author="Jose Luis Zofio Prieto" w:date="2025-03-12T18:17:00Z">
        <w:r w:rsidRPr="0050535F" w:rsidDel="001E7747">
          <w:rPr>
            <w:rFonts w:cs="Times New Roman"/>
            <w:lang w:val="en-US"/>
          </w:rPr>
          <w:delText xml:space="preserve">Building on the observations from the mean and median values, </w:delText>
        </w:r>
        <w:r w:rsidR="00FC2D26" w:rsidRPr="0050535F" w:rsidDel="001E7747">
          <w:rPr>
            <w:rFonts w:cs="Times New Roman"/>
            <w:lang w:val="en-US"/>
          </w:rPr>
          <w:delText>Table 7 examines the standard deviations to highlight the variability in the projections and provide additional insights into the adjustments required</w:delText>
        </w:r>
        <w:r w:rsidR="00332222" w:rsidRPr="0050535F" w:rsidDel="001E7747">
          <w:rPr>
            <w:rFonts w:cs="Times New Roman"/>
            <w:lang w:val="en-US"/>
          </w:rPr>
          <w:delText>. Input variables like total assets, employees, and fixed assets show reduced variability due to constraints, ensuring projections remain within reasonable limits. However, output variables such as operating income exhibit increased variability, reflecting the diversity of potential improvements among DMUs. The standard deviation of probabilities is lowest in the 0.75 scenario but increases progressively in the 0.85 and 0.95 scenarios, ultimately surpassing the variability in the observed dataset. This trend underscores the growing complexity and diversity in adjustments required to meet higher confidence thresholds</w:delText>
        </w:r>
        <w:r w:rsidR="00582D21" w:rsidRPr="0050535F" w:rsidDel="001E7747">
          <w:rPr>
            <w:rFonts w:cs="Times New Roman"/>
            <w:lang w:val="en-US"/>
          </w:rPr>
          <w:delText>.</w:delText>
        </w:r>
      </w:del>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Change w:id="2946">
          <w:tblGrid>
            <w:gridCol w:w="1763"/>
            <w:gridCol w:w="1138"/>
            <w:gridCol w:w="771"/>
            <w:gridCol w:w="1218"/>
            <w:gridCol w:w="838"/>
            <w:gridCol w:w="1255"/>
            <w:gridCol w:w="812"/>
            <w:gridCol w:w="882"/>
          </w:tblGrid>
        </w:tblGridChange>
      </w:tblGrid>
      <w:tr w:rsidR="007C774B" w:rsidRPr="0050535F" w:rsidDel="00F85EF4" w14:paraId="08A49677" w14:textId="60CA5504" w:rsidTr="00FF51B5">
        <w:trPr>
          <w:trHeight w:val="263"/>
          <w:del w:id="2947" w:author="Jose Luis Zofio Prieto [2]" w:date="2025-03-13T14:55:00Z"/>
        </w:trPr>
        <w:tc>
          <w:tcPr>
            <w:tcW w:w="7795" w:type="dxa"/>
            <w:gridSpan w:val="7"/>
            <w:tcBorders>
              <w:top w:val="nil"/>
              <w:left w:val="nil"/>
              <w:bottom w:val="single" w:sz="4" w:space="0" w:color="auto"/>
              <w:right w:val="nil"/>
            </w:tcBorders>
            <w:shd w:val="clear" w:color="auto" w:fill="auto"/>
            <w:vAlign w:val="center"/>
            <w:hideMark/>
          </w:tcPr>
          <w:p w14:paraId="4E117F20" w14:textId="37D4700E" w:rsidR="007C774B" w:rsidRPr="0050535F" w:rsidDel="00F85EF4" w:rsidRDefault="007C774B" w:rsidP="00DF3B00">
            <w:pPr>
              <w:spacing w:after="0" w:line="360" w:lineRule="auto"/>
              <w:jc w:val="left"/>
              <w:rPr>
                <w:del w:id="2948" w:author="Jose Luis Zofio Prieto [2]" w:date="2025-03-13T14:55:00Z"/>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1046D6A1" w14:textId="6BDB8D58" w:rsidR="007C774B" w:rsidRPr="0050535F" w:rsidDel="00F85EF4" w:rsidRDefault="007C774B" w:rsidP="00DF3B00">
            <w:pPr>
              <w:spacing w:after="0" w:line="360" w:lineRule="auto"/>
              <w:jc w:val="left"/>
              <w:rPr>
                <w:del w:id="2949" w:author="Jose Luis Zofio Prieto [2]" w:date="2025-03-13T14:55:00Z"/>
                <w:rFonts w:eastAsia="Times New Roman" w:cs="Times New Roman"/>
                <w:color w:val="000000"/>
                <w:kern w:val="0"/>
                <w:lang w:val="en-US" w:eastAsia="es-ES"/>
                <w14:ligatures w14:val="none"/>
              </w:rPr>
            </w:pPr>
          </w:p>
        </w:tc>
      </w:tr>
      <w:tr w:rsidR="00093E9C" w:rsidRPr="0050535F" w:rsidDel="00F85EF4" w14:paraId="42852EE2" w14:textId="7E2033A7" w:rsidTr="00093E9C">
        <w:tblPrEx>
          <w:tblW w:w="8677" w:type="dxa"/>
          <w:tblCellMar>
            <w:left w:w="70" w:type="dxa"/>
            <w:right w:w="70" w:type="dxa"/>
          </w:tblCellMar>
          <w:tblPrExChange w:id="2950" w:author="Jose Luis Zofio Prieto" w:date="2025-03-12T18:29:00Z">
            <w:tblPrEx>
              <w:tblW w:w="8677" w:type="dxa"/>
              <w:tblCellMar>
                <w:left w:w="70" w:type="dxa"/>
                <w:right w:w="70" w:type="dxa"/>
              </w:tblCellMar>
            </w:tblPrEx>
          </w:tblPrExChange>
        </w:tblPrEx>
        <w:trPr>
          <w:trHeight w:val="263"/>
          <w:del w:id="2951" w:author="Jose Luis Zofio Prieto [2]" w:date="2025-03-13T14:55:00Z"/>
          <w:trPrChange w:id="2952" w:author="Jose Luis Zofio Prieto" w:date="2025-03-12T18:29:00Z">
            <w:trPr>
              <w:trHeight w:val="263"/>
            </w:trPr>
          </w:trPrChange>
        </w:trPr>
        <w:tc>
          <w:tcPr>
            <w:tcW w:w="1763" w:type="dxa"/>
            <w:tcBorders>
              <w:top w:val="single" w:sz="4" w:space="0" w:color="auto"/>
              <w:left w:val="nil"/>
              <w:bottom w:val="single" w:sz="4" w:space="0" w:color="auto"/>
              <w:right w:val="single" w:sz="4" w:space="0" w:color="auto"/>
            </w:tcBorders>
            <w:shd w:val="clear" w:color="auto" w:fill="auto"/>
            <w:vAlign w:val="center"/>
            <w:hideMark/>
            <w:tcPrChange w:id="2953" w:author="Jose Luis Zofio Prieto" w:date="2025-03-12T18:29:00Z">
              <w:tcPr>
                <w:tcW w:w="1763" w:type="dxa"/>
                <w:tcBorders>
                  <w:top w:val="single" w:sz="4" w:space="0" w:color="auto"/>
                  <w:left w:val="nil"/>
                  <w:bottom w:val="single" w:sz="4" w:space="0" w:color="auto"/>
                  <w:right w:val="nil"/>
                </w:tcBorders>
                <w:shd w:val="clear" w:color="auto" w:fill="auto"/>
                <w:vAlign w:val="center"/>
                <w:hideMark/>
              </w:tcPr>
            </w:tcPrChange>
          </w:tcPr>
          <w:p w14:paraId="2D2CFAA5" w14:textId="38431793" w:rsidR="00093E9C" w:rsidRPr="0050535F" w:rsidDel="00F85EF4" w:rsidRDefault="00093E9C" w:rsidP="00DF3B00">
            <w:pPr>
              <w:spacing w:after="0" w:line="360" w:lineRule="auto"/>
              <w:jc w:val="left"/>
              <w:rPr>
                <w:del w:id="2954" w:author="Jose Luis Zofio Prieto [2]" w:date="2025-03-13T14:55:00Z"/>
                <w:rFonts w:eastAsia="Times New Roman" w:cs="Times New Roman"/>
                <w:color w:val="000000"/>
                <w:kern w:val="0"/>
                <w:lang w:val="en-US" w:eastAsia="es-ES"/>
                <w14:ligatures w14:val="none"/>
              </w:rPr>
            </w:pPr>
            <w:del w:id="2955" w:author="Jose Luis Zofio Prieto [2]" w:date="2025-03-13T14:55:00Z">
              <w:r w:rsidRPr="0050535F" w:rsidDel="00F85EF4">
                <w:rPr>
                  <w:rFonts w:eastAsia="Times New Roman" w:cs="Times New Roman"/>
                  <w:color w:val="000000"/>
                  <w:kern w:val="0"/>
                  <w:lang w:val="en-US" w:eastAsia="es-ES"/>
                  <w14:ligatures w14:val="none"/>
                </w:rPr>
                <w:delText>Scenario</w:delText>
              </w:r>
            </w:del>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Change w:id="2956" w:author="Jose Luis Zofio Prieto" w:date="2025-03-12T18:29:00Z">
              <w:tcPr>
                <w:tcW w:w="1138" w:type="dxa"/>
                <w:tcBorders>
                  <w:top w:val="single" w:sz="4" w:space="0" w:color="auto"/>
                  <w:left w:val="nil"/>
                  <w:bottom w:val="single" w:sz="4" w:space="0" w:color="auto"/>
                  <w:right w:val="nil"/>
                </w:tcBorders>
                <w:shd w:val="clear" w:color="auto" w:fill="auto"/>
                <w:vAlign w:val="center"/>
                <w:hideMark/>
              </w:tcPr>
            </w:tcPrChange>
          </w:tcPr>
          <w:p w14:paraId="31985440" w14:textId="00FB31C5" w:rsidR="00093E9C" w:rsidRPr="0050535F" w:rsidDel="00F85EF4" w:rsidRDefault="00093E9C">
            <w:pPr>
              <w:spacing w:after="0" w:line="360" w:lineRule="auto"/>
              <w:jc w:val="center"/>
              <w:rPr>
                <w:del w:id="2957" w:author="Jose Luis Zofio Prieto [2]" w:date="2025-03-13T14:55:00Z"/>
                <w:rFonts w:eastAsia="Times New Roman" w:cs="Times New Roman"/>
                <w:color w:val="000000"/>
                <w:kern w:val="0"/>
                <w:lang w:val="en-US" w:eastAsia="es-ES"/>
                <w14:ligatures w14:val="none"/>
              </w:rPr>
              <w:pPrChange w:id="2958" w:author="Jose Luis Zofio Prieto" w:date="2025-03-12T18:28:00Z">
                <w:pPr>
                  <w:spacing w:after="0" w:line="360" w:lineRule="auto"/>
                  <w:jc w:val="left"/>
                </w:pPr>
              </w:pPrChange>
            </w:pPr>
            <w:del w:id="2959" w:author="Jose Luis Zofio Prieto [2]" w:date="2025-03-13T14:55:00Z">
              <w:r w:rsidRPr="0050535F" w:rsidDel="00F85EF4">
                <w:rPr>
                  <w:rFonts w:eastAsia="Times New Roman" w:cs="Times New Roman"/>
                  <w:color w:val="000000"/>
                  <w:kern w:val="0"/>
                  <w:lang w:val="en-US" w:eastAsia="es-ES"/>
                  <w14:ligatures w14:val="none"/>
                </w:rPr>
                <w:delText>Observed</w:delText>
              </w:r>
            </w:del>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2960" w:author="Jose Luis Zofio Prieto" w:date="2025-03-12T18:29:00Z">
              <w:tcPr>
                <w:tcW w:w="1989" w:type="dxa"/>
                <w:gridSpan w:val="2"/>
                <w:tcBorders>
                  <w:top w:val="single" w:sz="4" w:space="0" w:color="auto"/>
                  <w:left w:val="nil"/>
                  <w:bottom w:val="single" w:sz="4" w:space="0" w:color="auto"/>
                  <w:right w:val="nil"/>
                </w:tcBorders>
                <w:shd w:val="clear" w:color="auto" w:fill="auto"/>
                <w:vAlign w:val="center"/>
                <w:hideMark/>
              </w:tcPr>
            </w:tcPrChange>
          </w:tcPr>
          <w:p w14:paraId="557C547D" w14:textId="12A9612F" w:rsidR="00093E9C" w:rsidRPr="0050535F" w:rsidDel="00F85EF4" w:rsidRDefault="00093E9C">
            <w:pPr>
              <w:spacing w:after="0" w:line="360" w:lineRule="auto"/>
              <w:jc w:val="center"/>
              <w:rPr>
                <w:del w:id="2961" w:author="Jose Luis Zofio Prieto [2]" w:date="2025-03-13T14:55:00Z"/>
                <w:rFonts w:eastAsia="Times New Roman" w:cs="Times New Roman"/>
                <w:color w:val="000000"/>
                <w:kern w:val="0"/>
                <w:lang w:val="en-US" w:eastAsia="es-ES"/>
                <w14:ligatures w14:val="none"/>
              </w:rPr>
              <w:pPrChange w:id="2962" w:author="Jose Luis Zofio Prieto" w:date="2025-03-12T18:28:00Z">
                <w:pPr>
                  <w:spacing w:after="0" w:line="360" w:lineRule="auto"/>
                  <w:jc w:val="left"/>
                </w:pPr>
              </w:pPrChange>
            </w:pPr>
            <w:ins w:id="2963" w:author="Jose Luis Zofio Prieto" w:date="2025-03-12T18:26:00Z">
              <w:del w:id="2964" w:author="Jose Luis Zofio Prieto [2]" w:date="2025-03-13T14:55:00Z">
                <w:r w:rsidRPr="003B3AAC" w:rsidDel="00F85EF4">
                  <w:rPr>
                    <w:rFonts w:eastAsia="Times New Roman" w:cs="Times New Roman"/>
                    <w:i/>
                    <w:iCs/>
                    <w:color w:val="000000"/>
                    <w:kern w:val="0"/>
                    <w:lang w:val="en-US" w:eastAsia="es-ES"/>
                    <w14:ligatures w14:val="none"/>
                    <w:rPrChange w:id="2965" w:author="Jose Luis Zofio Prieto" w:date="2025-03-12T18:26:00Z">
                      <w:rPr>
                        <w:rFonts w:eastAsia="Times New Roman" w:cs="Times New Roman"/>
                        <w:color w:val="000000"/>
                        <w:kern w:val="0"/>
                        <w:lang w:val="en-US" w:eastAsia="es-ES"/>
                        <w14:ligatures w14:val="none"/>
                      </w:rPr>
                    </w:rPrChange>
                  </w:rPr>
                  <w:delText>p</w:delText>
                </w:r>
                <w:r w:rsidDel="00F85EF4">
                  <w:rPr>
                    <w:rFonts w:eastAsia="Times New Roman" w:cs="Times New Roman"/>
                    <w:color w:val="000000"/>
                    <w:kern w:val="0"/>
                    <w:lang w:val="en-US" w:eastAsia="es-ES"/>
                    <w14:ligatures w14:val="none"/>
                  </w:rPr>
                  <w:delText>=</w:delText>
                </w:r>
              </w:del>
            </w:ins>
            <w:del w:id="2966" w:author="Jose Luis Zofio Prieto [2]" w:date="2025-03-13T14:55:00Z">
              <w:r w:rsidRPr="0050535F" w:rsidDel="00F85EF4">
                <w:rPr>
                  <w:rFonts w:eastAsia="Times New Roman" w:cs="Times New Roman"/>
                  <w:color w:val="000000"/>
                  <w:kern w:val="0"/>
                  <w:lang w:val="en-US" w:eastAsia="es-ES"/>
                  <w14:ligatures w14:val="none"/>
                </w:rPr>
                <w:delText>0.75</w:delText>
              </w:r>
            </w:del>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2967" w:author="Jose Luis Zofio Prieto" w:date="2025-03-12T18:29:00Z">
              <w:tcPr>
                <w:tcW w:w="2093" w:type="dxa"/>
                <w:gridSpan w:val="2"/>
                <w:tcBorders>
                  <w:top w:val="single" w:sz="4" w:space="0" w:color="auto"/>
                  <w:left w:val="nil"/>
                  <w:bottom w:val="single" w:sz="4" w:space="0" w:color="auto"/>
                  <w:right w:val="nil"/>
                </w:tcBorders>
                <w:shd w:val="clear" w:color="auto" w:fill="auto"/>
                <w:vAlign w:val="center"/>
                <w:hideMark/>
              </w:tcPr>
            </w:tcPrChange>
          </w:tcPr>
          <w:p w14:paraId="3CAE02A2" w14:textId="3CABE0EF" w:rsidR="00093E9C" w:rsidRPr="0050535F" w:rsidDel="00F85EF4" w:rsidRDefault="00093E9C">
            <w:pPr>
              <w:spacing w:after="0" w:line="360" w:lineRule="auto"/>
              <w:jc w:val="center"/>
              <w:rPr>
                <w:del w:id="2968" w:author="Jose Luis Zofio Prieto [2]" w:date="2025-03-13T14:55:00Z"/>
                <w:rFonts w:eastAsia="Times New Roman" w:cs="Times New Roman"/>
                <w:color w:val="000000"/>
                <w:kern w:val="0"/>
                <w:lang w:val="en-US" w:eastAsia="es-ES"/>
                <w14:ligatures w14:val="none"/>
              </w:rPr>
              <w:pPrChange w:id="2969" w:author="Jose Luis Zofio Prieto" w:date="2025-03-12T18:28:00Z">
                <w:pPr>
                  <w:spacing w:after="0" w:line="360" w:lineRule="auto"/>
                  <w:jc w:val="left"/>
                </w:pPr>
              </w:pPrChange>
            </w:pPr>
            <w:ins w:id="2970" w:author="Jose Luis Zofio Prieto" w:date="2025-03-12T18:26:00Z">
              <w:del w:id="2971" w:author="Jose Luis Zofio Prieto [2]" w:date="2025-03-13T14:55:00Z">
                <w:r w:rsidRPr="00C03CC2" w:rsidDel="00F85EF4">
                  <w:rPr>
                    <w:rFonts w:eastAsia="Times New Roman" w:cs="Times New Roman"/>
                    <w:i/>
                    <w:iCs/>
                    <w:color w:val="000000"/>
                    <w:kern w:val="0"/>
                    <w:lang w:val="en-US" w:eastAsia="es-ES"/>
                    <w14:ligatures w14:val="none"/>
                  </w:rPr>
                  <w:delText>p</w:delText>
                </w:r>
                <w:r w:rsidDel="00F85EF4">
                  <w:rPr>
                    <w:rFonts w:eastAsia="Times New Roman" w:cs="Times New Roman"/>
                    <w:color w:val="000000"/>
                    <w:kern w:val="0"/>
                    <w:lang w:val="en-US" w:eastAsia="es-ES"/>
                    <w14:ligatures w14:val="none"/>
                  </w:rPr>
                  <w:delText>=</w:delText>
                </w:r>
              </w:del>
            </w:ins>
            <w:del w:id="2972" w:author="Jose Luis Zofio Prieto [2]" w:date="2025-03-13T14:55:00Z">
              <w:r w:rsidRPr="0050535F" w:rsidDel="00F85EF4">
                <w:rPr>
                  <w:rFonts w:eastAsia="Times New Roman" w:cs="Times New Roman"/>
                  <w:color w:val="000000"/>
                  <w:kern w:val="0"/>
                  <w:lang w:val="en-US" w:eastAsia="es-ES"/>
                  <w14:ligatures w14:val="none"/>
                </w:rPr>
                <w:delText>0.85</w:delText>
              </w:r>
            </w:del>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Change w:id="2973" w:author="Jose Luis Zofio Prieto" w:date="2025-03-12T18:29:00Z">
              <w:tcPr>
                <w:tcW w:w="1694" w:type="dxa"/>
                <w:gridSpan w:val="2"/>
                <w:tcBorders>
                  <w:top w:val="single" w:sz="4" w:space="0" w:color="auto"/>
                  <w:left w:val="nil"/>
                  <w:bottom w:val="single" w:sz="4" w:space="0" w:color="auto"/>
                  <w:right w:val="nil"/>
                </w:tcBorders>
                <w:shd w:val="clear" w:color="auto" w:fill="auto"/>
                <w:vAlign w:val="center"/>
                <w:hideMark/>
              </w:tcPr>
            </w:tcPrChange>
          </w:tcPr>
          <w:p w14:paraId="1657D4A3" w14:textId="6568BCCF" w:rsidR="00093E9C" w:rsidRPr="0050535F" w:rsidDel="00F85EF4" w:rsidRDefault="00093E9C">
            <w:pPr>
              <w:spacing w:after="0" w:line="360" w:lineRule="auto"/>
              <w:jc w:val="center"/>
              <w:rPr>
                <w:del w:id="2974" w:author="Jose Luis Zofio Prieto [2]" w:date="2025-03-13T14:55:00Z"/>
                <w:rFonts w:eastAsia="Times New Roman" w:cs="Times New Roman"/>
                <w:color w:val="000000"/>
                <w:kern w:val="0"/>
                <w:lang w:val="en-US" w:eastAsia="es-ES"/>
                <w14:ligatures w14:val="none"/>
              </w:rPr>
              <w:pPrChange w:id="2975" w:author="Jose Luis Zofio Prieto" w:date="2025-03-12T18:28:00Z">
                <w:pPr>
                  <w:spacing w:after="0" w:line="360" w:lineRule="auto"/>
                  <w:jc w:val="left"/>
                </w:pPr>
              </w:pPrChange>
            </w:pPr>
            <w:ins w:id="2976" w:author="Jose Luis Zofio Prieto" w:date="2025-03-12T18:26:00Z">
              <w:del w:id="2977" w:author="Jose Luis Zofio Prieto [2]" w:date="2025-03-13T14:55:00Z">
                <w:r w:rsidRPr="00C03CC2" w:rsidDel="00F85EF4">
                  <w:rPr>
                    <w:rFonts w:eastAsia="Times New Roman" w:cs="Times New Roman"/>
                    <w:i/>
                    <w:iCs/>
                    <w:color w:val="000000"/>
                    <w:kern w:val="0"/>
                    <w:lang w:val="en-US" w:eastAsia="es-ES"/>
                    <w14:ligatures w14:val="none"/>
                  </w:rPr>
                  <w:delText>p</w:delText>
                </w:r>
                <w:r w:rsidDel="00F85EF4">
                  <w:rPr>
                    <w:rFonts w:eastAsia="Times New Roman" w:cs="Times New Roman"/>
                    <w:color w:val="000000"/>
                    <w:kern w:val="0"/>
                    <w:lang w:val="en-US" w:eastAsia="es-ES"/>
                    <w14:ligatures w14:val="none"/>
                  </w:rPr>
                  <w:delText>=</w:delText>
                </w:r>
              </w:del>
            </w:ins>
            <w:del w:id="2978" w:author="Jose Luis Zofio Prieto [2]" w:date="2025-03-13T14:55:00Z">
              <w:r w:rsidRPr="0050535F" w:rsidDel="00F85EF4">
                <w:rPr>
                  <w:rFonts w:eastAsia="Times New Roman" w:cs="Times New Roman"/>
                  <w:color w:val="000000"/>
                  <w:kern w:val="0"/>
                  <w:lang w:val="en-US" w:eastAsia="es-ES"/>
                  <w14:ligatures w14:val="none"/>
                </w:rPr>
                <w:delText>0.95</w:delText>
              </w:r>
            </w:del>
          </w:p>
        </w:tc>
      </w:tr>
      <w:tr w:rsidR="007C774B" w:rsidRPr="0050535F" w:rsidDel="00F85EF4" w14:paraId="4BAACF20" w14:textId="2705516A" w:rsidTr="00093E9C">
        <w:tblPrEx>
          <w:tblW w:w="8677" w:type="dxa"/>
          <w:tblCellMar>
            <w:left w:w="70" w:type="dxa"/>
            <w:right w:w="70" w:type="dxa"/>
          </w:tblCellMar>
          <w:tblPrExChange w:id="2979" w:author="Jose Luis Zofio Prieto" w:date="2025-03-12T18:29:00Z">
            <w:tblPrEx>
              <w:tblW w:w="8677" w:type="dxa"/>
              <w:tblCellMar>
                <w:left w:w="70" w:type="dxa"/>
                <w:right w:w="70" w:type="dxa"/>
              </w:tblCellMar>
            </w:tblPrEx>
          </w:tblPrExChange>
        </w:tblPrEx>
        <w:trPr>
          <w:trHeight w:val="263"/>
          <w:del w:id="2980" w:author="Jose Luis Zofio Prieto [2]" w:date="2025-03-13T14:55:00Z"/>
          <w:trPrChange w:id="2981" w:author="Jose Luis Zofio Prieto" w:date="2025-03-12T18:29:00Z">
            <w:trPr>
              <w:trHeight w:val="263"/>
            </w:trPr>
          </w:trPrChange>
        </w:trPr>
        <w:tc>
          <w:tcPr>
            <w:tcW w:w="1763" w:type="dxa"/>
            <w:tcBorders>
              <w:top w:val="single" w:sz="4" w:space="0" w:color="auto"/>
              <w:left w:val="nil"/>
              <w:bottom w:val="nil"/>
              <w:right w:val="single" w:sz="4" w:space="0" w:color="auto"/>
            </w:tcBorders>
            <w:shd w:val="clear" w:color="auto" w:fill="auto"/>
            <w:vAlign w:val="center"/>
            <w:hideMark/>
            <w:tcPrChange w:id="2982" w:author="Jose Luis Zofio Prieto" w:date="2025-03-12T18:29:00Z">
              <w:tcPr>
                <w:tcW w:w="1763" w:type="dxa"/>
                <w:tcBorders>
                  <w:top w:val="single" w:sz="4" w:space="0" w:color="auto"/>
                  <w:left w:val="nil"/>
                  <w:bottom w:val="nil"/>
                  <w:right w:val="nil"/>
                </w:tcBorders>
                <w:shd w:val="clear" w:color="auto" w:fill="auto"/>
                <w:vAlign w:val="center"/>
                <w:hideMark/>
              </w:tcPr>
            </w:tcPrChange>
          </w:tcPr>
          <w:p w14:paraId="0A645A63" w14:textId="74F44B39" w:rsidR="007C774B" w:rsidRPr="0050535F" w:rsidDel="00F85EF4" w:rsidRDefault="007C774B" w:rsidP="00DF3B00">
            <w:pPr>
              <w:spacing w:after="0" w:line="360" w:lineRule="auto"/>
              <w:jc w:val="left"/>
              <w:rPr>
                <w:del w:id="2983" w:author="Jose Luis Zofio Prieto [2]" w:date="2025-03-13T14:55:00Z"/>
                <w:rFonts w:eastAsia="Times New Roman" w:cs="Times New Roman"/>
                <w:color w:val="000000"/>
                <w:kern w:val="0"/>
                <w:sz w:val="20"/>
                <w:szCs w:val="20"/>
                <w:lang w:val="en-US" w:eastAsia="es-ES"/>
                <w14:ligatures w14:val="none"/>
              </w:rPr>
            </w:pPr>
            <w:del w:id="2984" w:author="Jose Luis Zofio Prieto [2]" w:date="2025-03-13T14:55:00Z">
              <w:r w:rsidRPr="0050535F" w:rsidDel="00F85EF4">
                <w:rPr>
                  <w:rFonts w:eastAsia="Times New Roman" w:cs="Times New Roman"/>
                  <w:color w:val="000000"/>
                  <w:kern w:val="0"/>
                  <w:sz w:val="20"/>
                  <w:szCs w:val="20"/>
                  <w:lang w:val="en-US" w:eastAsia="es-ES"/>
                  <w14:ligatures w14:val="none"/>
                </w:rPr>
                <w:delText>Total assets</w:delText>
              </w:r>
            </w:del>
          </w:p>
        </w:tc>
        <w:tc>
          <w:tcPr>
            <w:tcW w:w="1138" w:type="dxa"/>
            <w:tcBorders>
              <w:top w:val="single" w:sz="4" w:space="0" w:color="auto"/>
              <w:left w:val="single" w:sz="4" w:space="0" w:color="auto"/>
              <w:bottom w:val="nil"/>
              <w:right w:val="single" w:sz="4" w:space="0" w:color="auto"/>
            </w:tcBorders>
            <w:shd w:val="clear" w:color="auto" w:fill="auto"/>
            <w:vAlign w:val="center"/>
            <w:hideMark/>
            <w:tcPrChange w:id="2985" w:author="Jose Luis Zofio Prieto" w:date="2025-03-12T18:29:00Z">
              <w:tcPr>
                <w:tcW w:w="1138" w:type="dxa"/>
                <w:tcBorders>
                  <w:top w:val="single" w:sz="4" w:space="0" w:color="auto"/>
                  <w:left w:val="nil"/>
                  <w:bottom w:val="nil"/>
                  <w:right w:val="nil"/>
                </w:tcBorders>
                <w:shd w:val="clear" w:color="auto" w:fill="auto"/>
                <w:vAlign w:val="center"/>
                <w:hideMark/>
              </w:tcPr>
            </w:tcPrChange>
          </w:tcPr>
          <w:p w14:paraId="46EC49FA" w14:textId="4514855B" w:rsidR="007C774B" w:rsidRPr="0050535F" w:rsidDel="00F85EF4" w:rsidRDefault="007C774B">
            <w:pPr>
              <w:spacing w:after="0" w:line="360" w:lineRule="auto"/>
              <w:jc w:val="center"/>
              <w:rPr>
                <w:del w:id="2986" w:author="Jose Luis Zofio Prieto [2]" w:date="2025-03-13T14:55:00Z"/>
                <w:rFonts w:eastAsia="Times New Roman" w:cs="Times New Roman"/>
                <w:color w:val="000000"/>
                <w:kern w:val="0"/>
                <w:lang w:val="en-US" w:eastAsia="es-ES"/>
                <w14:ligatures w14:val="none"/>
              </w:rPr>
              <w:pPrChange w:id="2987" w:author="Jose Luis Zofio Prieto" w:date="2025-03-12T18:28:00Z">
                <w:pPr>
                  <w:spacing w:after="0" w:line="360" w:lineRule="auto"/>
                  <w:jc w:val="left"/>
                </w:pPr>
              </w:pPrChange>
            </w:pPr>
            <w:del w:id="2988" w:author="Jose Luis Zofio Prieto [2]" w:date="2025-03-13T14:55:00Z">
              <w:r w:rsidRPr="0050535F" w:rsidDel="00F85EF4">
                <w:rPr>
                  <w:rFonts w:eastAsia="Times New Roman" w:cs="Times New Roman"/>
                  <w:color w:val="000000"/>
                  <w:kern w:val="0"/>
                  <w:lang w:val="en-US" w:eastAsia="es-ES"/>
                  <w14:ligatures w14:val="none"/>
                </w:rPr>
                <w:delText>41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03</w:delText>
              </w:r>
            </w:del>
          </w:p>
        </w:tc>
        <w:tc>
          <w:tcPr>
            <w:tcW w:w="771" w:type="dxa"/>
            <w:tcBorders>
              <w:top w:val="single" w:sz="4" w:space="0" w:color="auto"/>
              <w:left w:val="single" w:sz="4" w:space="0" w:color="auto"/>
              <w:bottom w:val="nil"/>
              <w:right w:val="nil"/>
            </w:tcBorders>
            <w:shd w:val="clear" w:color="auto" w:fill="auto"/>
            <w:vAlign w:val="center"/>
            <w:hideMark/>
            <w:tcPrChange w:id="2989" w:author="Jose Luis Zofio Prieto" w:date="2025-03-12T18:29:00Z">
              <w:tcPr>
                <w:tcW w:w="771" w:type="dxa"/>
                <w:tcBorders>
                  <w:top w:val="single" w:sz="4" w:space="0" w:color="auto"/>
                  <w:left w:val="nil"/>
                  <w:bottom w:val="nil"/>
                  <w:right w:val="nil"/>
                </w:tcBorders>
                <w:shd w:val="clear" w:color="auto" w:fill="auto"/>
                <w:vAlign w:val="center"/>
                <w:hideMark/>
              </w:tcPr>
            </w:tcPrChange>
          </w:tcPr>
          <w:p w14:paraId="71DED6A1" w14:textId="090D5199" w:rsidR="007C774B" w:rsidRPr="0050535F" w:rsidDel="00F85EF4" w:rsidRDefault="007C774B">
            <w:pPr>
              <w:spacing w:after="0" w:line="360" w:lineRule="auto"/>
              <w:jc w:val="center"/>
              <w:rPr>
                <w:del w:id="2990" w:author="Jose Luis Zofio Prieto [2]" w:date="2025-03-13T14:55:00Z"/>
                <w:rFonts w:eastAsia="Times New Roman" w:cs="Times New Roman"/>
                <w:color w:val="000000"/>
                <w:kern w:val="0"/>
                <w:lang w:val="en-US" w:eastAsia="es-ES"/>
                <w14:ligatures w14:val="none"/>
              </w:rPr>
              <w:pPrChange w:id="2991" w:author="Jose Luis Zofio Prieto" w:date="2025-03-12T18:28:00Z">
                <w:pPr>
                  <w:spacing w:after="0" w:line="360" w:lineRule="auto"/>
                  <w:jc w:val="left"/>
                </w:pPr>
              </w:pPrChange>
            </w:pPr>
            <w:del w:id="2992" w:author="Jose Luis Zofio Prieto [2]" w:date="2025-03-13T14:55:00Z">
              <w:r w:rsidRPr="0050535F" w:rsidDel="00F85EF4">
                <w:rPr>
                  <w:rFonts w:eastAsia="Times New Roman" w:cs="Times New Roman"/>
                  <w:color w:val="000000"/>
                  <w:kern w:val="0"/>
                  <w:lang w:val="en-US" w:eastAsia="es-ES"/>
                  <w14:ligatures w14:val="none"/>
                </w:rPr>
                <w:delText>35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72</w:delText>
              </w:r>
            </w:del>
          </w:p>
        </w:tc>
        <w:tc>
          <w:tcPr>
            <w:tcW w:w="1218" w:type="dxa"/>
            <w:tcBorders>
              <w:top w:val="single" w:sz="4" w:space="0" w:color="auto"/>
              <w:left w:val="nil"/>
              <w:bottom w:val="nil"/>
              <w:right w:val="single" w:sz="4" w:space="0" w:color="auto"/>
            </w:tcBorders>
            <w:shd w:val="clear" w:color="auto" w:fill="auto"/>
            <w:vAlign w:val="center"/>
            <w:hideMark/>
            <w:tcPrChange w:id="2993" w:author="Jose Luis Zofio Prieto" w:date="2025-03-12T18:29:00Z">
              <w:tcPr>
                <w:tcW w:w="1218" w:type="dxa"/>
                <w:tcBorders>
                  <w:top w:val="single" w:sz="4" w:space="0" w:color="auto"/>
                  <w:left w:val="nil"/>
                  <w:bottom w:val="nil"/>
                  <w:right w:val="nil"/>
                </w:tcBorders>
                <w:shd w:val="clear" w:color="auto" w:fill="auto"/>
                <w:vAlign w:val="center"/>
                <w:hideMark/>
              </w:tcPr>
            </w:tcPrChange>
          </w:tcPr>
          <w:p w14:paraId="0CDCE463" w14:textId="2DA4FD15" w:rsidR="007C774B" w:rsidRPr="0050535F" w:rsidDel="00F85EF4" w:rsidRDefault="007C774B">
            <w:pPr>
              <w:spacing w:after="0" w:line="360" w:lineRule="auto"/>
              <w:jc w:val="center"/>
              <w:rPr>
                <w:del w:id="2994" w:author="Jose Luis Zofio Prieto [2]" w:date="2025-03-13T14:55:00Z"/>
                <w:rFonts w:eastAsia="Times New Roman" w:cs="Times New Roman"/>
                <w:color w:val="000000"/>
                <w:kern w:val="0"/>
                <w:lang w:val="en-US" w:eastAsia="es-ES"/>
                <w14:ligatures w14:val="none"/>
              </w:rPr>
              <w:pPrChange w:id="2995" w:author="Jose Luis Zofio Prieto" w:date="2025-03-12T18:28:00Z">
                <w:pPr>
                  <w:spacing w:after="0" w:line="360" w:lineRule="auto"/>
                  <w:jc w:val="left"/>
                </w:pPr>
              </w:pPrChange>
            </w:pPr>
            <w:del w:id="2996"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c>
          <w:tcPr>
            <w:tcW w:w="838" w:type="dxa"/>
            <w:tcBorders>
              <w:top w:val="single" w:sz="4" w:space="0" w:color="auto"/>
              <w:left w:val="single" w:sz="4" w:space="0" w:color="auto"/>
              <w:bottom w:val="nil"/>
              <w:right w:val="nil"/>
            </w:tcBorders>
            <w:shd w:val="clear" w:color="auto" w:fill="auto"/>
            <w:vAlign w:val="center"/>
            <w:hideMark/>
            <w:tcPrChange w:id="2997" w:author="Jose Luis Zofio Prieto" w:date="2025-03-12T18:29:00Z">
              <w:tcPr>
                <w:tcW w:w="838" w:type="dxa"/>
                <w:tcBorders>
                  <w:top w:val="single" w:sz="4" w:space="0" w:color="auto"/>
                  <w:left w:val="nil"/>
                  <w:bottom w:val="nil"/>
                  <w:right w:val="nil"/>
                </w:tcBorders>
                <w:shd w:val="clear" w:color="auto" w:fill="auto"/>
                <w:vAlign w:val="center"/>
                <w:hideMark/>
              </w:tcPr>
            </w:tcPrChange>
          </w:tcPr>
          <w:p w14:paraId="11327439" w14:textId="64F4E29C" w:rsidR="007C774B" w:rsidRPr="0050535F" w:rsidDel="00F85EF4" w:rsidRDefault="007C774B">
            <w:pPr>
              <w:spacing w:after="0" w:line="360" w:lineRule="auto"/>
              <w:jc w:val="center"/>
              <w:rPr>
                <w:del w:id="2998" w:author="Jose Luis Zofio Prieto [2]" w:date="2025-03-13T14:55:00Z"/>
                <w:rFonts w:eastAsia="Times New Roman" w:cs="Times New Roman"/>
                <w:color w:val="000000"/>
                <w:kern w:val="0"/>
                <w:lang w:val="en-US" w:eastAsia="es-ES"/>
                <w14:ligatures w14:val="none"/>
              </w:rPr>
              <w:pPrChange w:id="2999" w:author="Jose Luis Zofio Prieto" w:date="2025-03-12T18:28:00Z">
                <w:pPr>
                  <w:spacing w:after="0" w:line="360" w:lineRule="auto"/>
                  <w:jc w:val="left"/>
                </w:pPr>
              </w:pPrChange>
            </w:pPr>
            <w:del w:id="3000" w:author="Jose Luis Zofio Prieto [2]" w:date="2025-03-13T14:55:00Z">
              <w:r w:rsidRPr="0050535F" w:rsidDel="00F85EF4">
                <w:rPr>
                  <w:rFonts w:eastAsia="Times New Roman" w:cs="Times New Roman"/>
                  <w:color w:val="000000"/>
                  <w:kern w:val="0"/>
                  <w:lang w:val="en-US" w:eastAsia="es-ES"/>
                  <w14:ligatures w14:val="none"/>
                </w:rPr>
                <w:delText>35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18</w:delText>
              </w:r>
            </w:del>
          </w:p>
        </w:tc>
        <w:tc>
          <w:tcPr>
            <w:tcW w:w="1255" w:type="dxa"/>
            <w:tcBorders>
              <w:top w:val="single" w:sz="4" w:space="0" w:color="auto"/>
              <w:left w:val="nil"/>
              <w:bottom w:val="nil"/>
              <w:right w:val="single" w:sz="4" w:space="0" w:color="auto"/>
            </w:tcBorders>
            <w:shd w:val="clear" w:color="auto" w:fill="auto"/>
            <w:vAlign w:val="center"/>
            <w:hideMark/>
            <w:tcPrChange w:id="3001" w:author="Jose Luis Zofio Prieto" w:date="2025-03-12T18:29:00Z">
              <w:tcPr>
                <w:tcW w:w="1255" w:type="dxa"/>
                <w:tcBorders>
                  <w:top w:val="single" w:sz="4" w:space="0" w:color="auto"/>
                  <w:left w:val="nil"/>
                  <w:bottom w:val="nil"/>
                  <w:right w:val="nil"/>
                </w:tcBorders>
                <w:shd w:val="clear" w:color="auto" w:fill="auto"/>
                <w:vAlign w:val="center"/>
                <w:hideMark/>
              </w:tcPr>
            </w:tcPrChange>
          </w:tcPr>
          <w:p w14:paraId="57A16268" w14:textId="49E7418D" w:rsidR="007C774B" w:rsidRPr="0050535F" w:rsidDel="00F85EF4" w:rsidRDefault="007C774B">
            <w:pPr>
              <w:spacing w:after="0" w:line="360" w:lineRule="auto"/>
              <w:jc w:val="center"/>
              <w:rPr>
                <w:del w:id="3002" w:author="Jose Luis Zofio Prieto [2]" w:date="2025-03-13T14:55:00Z"/>
                <w:rFonts w:eastAsia="Times New Roman" w:cs="Times New Roman"/>
                <w:color w:val="000000"/>
                <w:kern w:val="0"/>
                <w:lang w:val="en-US" w:eastAsia="es-ES"/>
                <w14:ligatures w14:val="none"/>
              </w:rPr>
              <w:pPrChange w:id="3003" w:author="Jose Luis Zofio Prieto" w:date="2025-03-12T18:28:00Z">
                <w:pPr>
                  <w:spacing w:after="0" w:line="360" w:lineRule="auto"/>
                  <w:jc w:val="left"/>
                </w:pPr>
              </w:pPrChange>
            </w:pPr>
            <w:del w:id="3004"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14)</w:delText>
              </w:r>
            </w:del>
          </w:p>
        </w:tc>
        <w:tc>
          <w:tcPr>
            <w:tcW w:w="812" w:type="dxa"/>
            <w:tcBorders>
              <w:top w:val="single" w:sz="4" w:space="0" w:color="auto"/>
              <w:left w:val="single" w:sz="4" w:space="0" w:color="auto"/>
              <w:bottom w:val="nil"/>
              <w:right w:val="nil"/>
            </w:tcBorders>
            <w:shd w:val="clear" w:color="auto" w:fill="auto"/>
            <w:vAlign w:val="center"/>
            <w:hideMark/>
            <w:tcPrChange w:id="3005" w:author="Jose Luis Zofio Prieto" w:date="2025-03-12T18:29:00Z">
              <w:tcPr>
                <w:tcW w:w="812" w:type="dxa"/>
                <w:tcBorders>
                  <w:top w:val="single" w:sz="4" w:space="0" w:color="auto"/>
                  <w:left w:val="nil"/>
                  <w:bottom w:val="nil"/>
                  <w:right w:val="nil"/>
                </w:tcBorders>
                <w:shd w:val="clear" w:color="auto" w:fill="auto"/>
                <w:vAlign w:val="center"/>
                <w:hideMark/>
              </w:tcPr>
            </w:tcPrChange>
          </w:tcPr>
          <w:p w14:paraId="6549165B" w14:textId="0C8DAB03" w:rsidR="007C774B" w:rsidRPr="0050535F" w:rsidDel="00F85EF4" w:rsidRDefault="007C774B">
            <w:pPr>
              <w:spacing w:after="0" w:line="360" w:lineRule="auto"/>
              <w:jc w:val="center"/>
              <w:rPr>
                <w:del w:id="3006" w:author="Jose Luis Zofio Prieto [2]" w:date="2025-03-13T14:55:00Z"/>
                <w:rFonts w:eastAsia="Times New Roman" w:cs="Times New Roman"/>
                <w:color w:val="000000"/>
                <w:kern w:val="0"/>
                <w:lang w:val="en-US" w:eastAsia="es-ES"/>
                <w14:ligatures w14:val="none"/>
              </w:rPr>
              <w:pPrChange w:id="3007" w:author="Jose Luis Zofio Prieto" w:date="2025-03-12T18:28:00Z">
                <w:pPr>
                  <w:spacing w:after="0" w:line="360" w:lineRule="auto"/>
                  <w:jc w:val="left"/>
                </w:pPr>
              </w:pPrChange>
            </w:pPr>
            <w:del w:id="3008" w:author="Jose Luis Zofio Prieto [2]" w:date="2025-03-13T14:55:00Z">
              <w:r w:rsidRPr="0050535F" w:rsidDel="00F85EF4">
                <w:rPr>
                  <w:rFonts w:eastAsia="Times New Roman" w:cs="Times New Roman"/>
                  <w:color w:val="000000"/>
                  <w:kern w:val="0"/>
                  <w:lang w:val="en-US" w:eastAsia="es-ES"/>
                  <w14:ligatures w14:val="none"/>
                </w:rPr>
                <w:delText>34</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86</w:delText>
              </w:r>
            </w:del>
          </w:p>
        </w:tc>
        <w:tc>
          <w:tcPr>
            <w:tcW w:w="882" w:type="dxa"/>
            <w:tcBorders>
              <w:top w:val="single" w:sz="4" w:space="0" w:color="auto"/>
              <w:left w:val="nil"/>
              <w:bottom w:val="nil"/>
              <w:right w:val="nil"/>
            </w:tcBorders>
            <w:shd w:val="clear" w:color="auto" w:fill="auto"/>
            <w:vAlign w:val="center"/>
            <w:hideMark/>
            <w:tcPrChange w:id="3009" w:author="Jose Luis Zofio Prieto" w:date="2025-03-12T18:29:00Z">
              <w:tcPr>
                <w:tcW w:w="882" w:type="dxa"/>
                <w:tcBorders>
                  <w:top w:val="single" w:sz="4" w:space="0" w:color="auto"/>
                  <w:left w:val="nil"/>
                  <w:bottom w:val="nil"/>
                  <w:right w:val="nil"/>
                </w:tcBorders>
                <w:shd w:val="clear" w:color="auto" w:fill="auto"/>
                <w:vAlign w:val="center"/>
                <w:hideMark/>
              </w:tcPr>
            </w:tcPrChange>
          </w:tcPr>
          <w:p w14:paraId="3FEB9473" w14:textId="1DA03B08" w:rsidR="007C774B" w:rsidRPr="0050535F" w:rsidDel="00F85EF4" w:rsidRDefault="007C774B">
            <w:pPr>
              <w:spacing w:after="0" w:line="360" w:lineRule="auto"/>
              <w:jc w:val="center"/>
              <w:rPr>
                <w:del w:id="3010" w:author="Jose Luis Zofio Prieto [2]" w:date="2025-03-13T14:55:00Z"/>
                <w:rFonts w:eastAsia="Times New Roman" w:cs="Times New Roman"/>
                <w:color w:val="000000"/>
                <w:kern w:val="0"/>
                <w:lang w:val="en-US" w:eastAsia="es-ES"/>
                <w14:ligatures w14:val="none"/>
              </w:rPr>
              <w:pPrChange w:id="3011" w:author="Jose Luis Zofio Prieto" w:date="2025-03-12T18:28:00Z">
                <w:pPr>
                  <w:spacing w:after="0" w:line="360" w:lineRule="auto"/>
                  <w:jc w:val="left"/>
                </w:pPr>
              </w:pPrChange>
            </w:pPr>
            <w:del w:id="3012"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15)</w:delText>
              </w:r>
            </w:del>
          </w:p>
        </w:tc>
      </w:tr>
      <w:tr w:rsidR="007C774B" w:rsidRPr="0050535F" w:rsidDel="00F85EF4" w14:paraId="2EEB546C" w14:textId="702B5198" w:rsidTr="00093E9C">
        <w:tblPrEx>
          <w:tblW w:w="8677" w:type="dxa"/>
          <w:tblCellMar>
            <w:left w:w="70" w:type="dxa"/>
            <w:right w:w="70" w:type="dxa"/>
          </w:tblCellMar>
          <w:tblPrExChange w:id="3013" w:author="Jose Luis Zofio Prieto" w:date="2025-03-12T18:29:00Z">
            <w:tblPrEx>
              <w:tblW w:w="8677" w:type="dxa"/>
              <w:tblCellMar>
                <w:left w:w="70" w:type="dxa"/>
                <w:right w:w="70" w:type="dxa"/>
              </w:tblCellMar>
            </w:tblPrEx>
          </w:tblPrExChange>
        </w:tblPrEx>
        <w:trPr>
          <w:trHeight w:val="263"/>
          <w:del w:id="3014" w:author="Jose Luis Zofio Prieto [2]" w:date="2025-03-13T14:55:00Z"/>
          <w:trPrChange w:id="3015"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16" w:author="Jose Luis Zofio Prieto" w:date="2025-03-12T18:29:00Z">
              <w:tcPr>
                <w:tcW w:w="1763" w:type="dxa"/>
                <w:tcBorders>
                  <w:top w:val="nil"/>
                  <w:left w:val="nil"/>
                  <w:bottom w:val="nil"/>
                  <w:right w:val="nil"/>
                </w:tcBorders>
                <w:shd w:val="clear" w:color="auto" w:fill="auto"/>
                <w:vAlign w:val="center"/>
                <w:hideMark/>
              </w:tcPr>
            </w:tcPrChange>
          </w:tcPr>
          <w:p w14:paraId="72D8E62C" w14:textId="3298049D" w:rsidR="007C774B" w:rsidRPr="0050535F" w:rsidDel="00F85EF4" w:rsidRDefault="007C774B" w:rsidP="00DF3B00">
            <w:pPr>
              <w:spacing w:after="0" w:line="360" w:lineRule="auto"/>
              <w:jc w:val="left"/>
              <w:rPr>
                <w:del w:id="3017" w:author="Jose Luis Zofio Prieto [2]" w:date="2025-03-13T14:55:00Z"/>
                <w:rFonts w:eastAsia="Times New Roman" w:cs="Times New Roman"/>
                <w:color w:val="000000"/>
                <w:kern w:val="0"/>
                <w:sz w:val="20"/>
                <w:szCs w:val="20"/>
                <w:lang w:val="en-US" w:eastAsia="es-ES"/>
                <w14:ligatures w14:val="none"/>
              </w:rPr>
            </w:pPr>
            <w:del w:id="3018" w:author="Jose Luis Zofio Prieto [2]" w:date="2025-03-13T14:55:00Z">
              <w:r w:rsidRPr="0050535F" w:rsidDel="00F85EF4">
                <w:rPr>
                  <w:rFonts w:eastAsia="Times New Roman" w:cs="Times New Roman"/>
                  <w:color w:val="000000"/>
                  <w:kern w:val="0"/>
                  <w:sz w:val="20"/>
                  <w:szCs w:val="20"/>
                  <w:lang w:val="en-US" w:eastAsia="es-ES"/>
                  <w14:ligatures w14:val="none"/>
                </w:rPr>
                <w:delText>Employees</w:delText>
              </w:r>
            </w:del>
          </w:p>
        </w:tc>
        <w:tc>
          <w:tcPr>
            <w:tcW w:w="1138" w:type="dxa"/>
            <w:tcBorders>
              <w:top w:val="nil"/>
              <w:left w:val="single" w:sz="4" w:space="0" w:color="auto"/>
              <w:bottom w:val="nil"/>
              <w:right w:val="single" w:sz="4" w:space="0" w:color="auto"/>
            </w:tcBorders>
            <w:shd w:val="clear" w:color="auto" w:fill="auto"/>
            <w:vAlign w:val="center"/>
            <w:hideMark/>
            <w:tcPrChange w:id="3019" w:author="Jose Luis Zofio Prieto" w:date="2025-03-12T18:29:00Z">
              <w:tcPr>
                <w:tcW w:w="1138" w:type="dxa"/>
                <w:tcBorders>
                  <w:top w:val="nil"/>
                  <w:left w:val="nil"/>
                  <w:bottom w:val="nil"/>
                  <w:right w:val="nil"/>
                </w:tcBorders>
                <w:shd w:val="clear" w:color="auto" w:fill="auto"/>
                <w:vAlign w:val="center"/>
                <w:hideMark/>
              </w:tcPr>
            </w:tcPrChange>
          </w:tcPr>
          <w:p w14:paraId="0603273D" w14:textId="495636A1" w:rsidR="007C774B" w:rsidRPr="0050535F" w:rsidDel="00F85EF4" w:rsidRDefault="007C774B">
            <w:pPr>
              <w:spacing w:after="0" w:line="360" w:lineRule="auto"/>
              <w:jc w:val="center"/>
              <w:rPr>
                <w:del w:id="3020" w:author="Jose Luis Zofio Prieto [2]" w:date="2025-03-13T14:55:00Z"/>
                <w:rFonts w:eastAsia="Times New Roman" w:cs="Times New Roman"/>
                <w:color w:val="000000"/>
                <w:kern w:val="0"/>
                <w:lang w:val="en-US" w:eastAsia="es-ES"/>
                <w14:ligatures w14:val="none"/>
              </w:rPr>
              <w:pPrChange w:id="3021" w:author="Jose Luis Zofio Prieto" w:date="2025-03-12T18:28:00Z">
                <w:pPr>
                  <w:spacing w:after="0" w:line="360" w:lineRule="auto"/>
                  <w:jc w:val="left"/>
                </w:pPr>
              </w:pPrChange>
            </w:pPr>
            <w:del w:id="3022" w:author="Jose Luis Zofio Prieto [2]" w:date="2025-03-13T14:55:00Z">
              <w:r w:rsidRPr="0050535F" w:rsidDel="00F85EF4">
                <w:rPr>
                  <w:rFonts w:eastAsia="Times New Roman" w:cs="Times New Roman"/>
                  <w:color w:val="000000"/>
                  <w:kern w:val="0"/>
                  <w:lang w:val="en-US" w:eastAsia="es-ES"/>
                  <w14:ligatures w14:val="none"/>
                </w:rPr>
                <w:delText>201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771" w:type="dxa"/>
            <w:tcBorders>
              <w:top w:val="nil"/>
              <w:left w:val="single" w:sz="4" w:space="0" w:color="auto"/>
              <w:bottom w:val="nil"/>
              <w:right w:val="nil"/>
            </w:tcBorders>
            <w:shd w:val="clear" w:color="auto" w:fill="auto"/>
            <w:vAlign w:val="center"/>
            <w:hideMark/>
            <w:tcPrChange w:id="3023" w:author="Jose Luis Zofio Prieto" w:date="2025-03-12T18:29:00Z">
              <w:tcPr>
                <w:tcW w:w="771" w:type="dxa"/>
                <w:tcBorders>
                  <w:top w:val="nil"/>
                  <w:left w:val="nil"/>
                  <w:bottom w:val="nil"/>
                  <w:right w:val="nil"/>
                </w:tcBorders>
                <w:shd w:val="clear" w:color="auto" w:fill="auto"/>
                <w:vAlign w:val="center"/>
                <w:hideMark/>
              </w:tcPr>
            </w:tcPrChange>
          </w:tcPr>
          <w:p w14:paraId="42050F60" w14:textId="106DE8C9" w:rsidR="007C774B" w:rsidRPr="0050535F" w:rsidDel="00F85EF4" w:rsidRDefault="007C774B">
            <w:pPr>
              <w:spacing w:after="0" w:line="360" w:lineRule="auto"/>
              <w:jc w:val="center"/>
              <w:rPr>
                <w:del w:id="3024" w:author="Jose Luis Zofio Prieto [2]" w:date="2025-03-13T14:55:00Z"/>
                <w:rFonts w:eastAsia="Times New Roman" w:cs="Times New Roman"/>
                <w:color w:val="000000"/>
                <w:kern w:val="0"/>
                <w:lang w:val="en-US" w:eastAsia="es-ES"/>
                <w14:ligatures w14:val="none"/>
              </w:rPr>
              <w:pPrChange w:id="3025" w:author="Jose Luis Zofio Prieto" w:date="2025-03-12T18:28:00Z">
                <w:pPr>
                  <w:spacing w:after="0" w:line="360" w:lineRule="auto"/>
                  <w:jc w:val="left"/>
                </w:pPr>
              </w:pPrChange>
            </w:pPr>
            <w:del w:id="3026" w:author="Jose Luis Zofio Prieto [2]" w:date="2025-03-13T14:55:00Z">
              <w:r w:rsidRPr="0050535F" w:rsidDel="00F85EF4">
                <w:rPr>
                  <w:rFonts w:eastAsia="Times New Roman" w:cs="Times New Roman"/>
                  <w:color w:val="000000"/>
                  <w:kern w:val="0"/>
                  <w:lang w:val="en-US" w:eastAsia="es-ES"/>
                  <w14:ligatures w14:val="none"/>
                </w:rPr>
                <w:delText>148</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29</w:delText>
              </w:r>
            </w:del>
          </w:p>
        </w:tc>
        <w:tc>
          <w:tcPr>
            <w:tcW w:w="1218" w:type="dxa"/>
            <w:tcBorders>
              <w:top w:val="nil"/>
              <w:left w:val="nil"/>
              <w:bottom w:val="nil"/>
              <w:right w:val="single" w:sz="4" w:space="0" w:color="auto"/>
            </w:tcBorders>
            <w:shd w:val="clear" w:color="auto" w:fill="auto"/>
            <w:vAlign w:val="center"/>
            <w:hideMark/>
            <w:tcPrChange w:id="3027" w:author="Jose Luis Zofio Prieto" w:date="2025-03-12T18:29:00Z">
              <w:tcPr>
                <w:tcW w:w="1218" w:type="dxa"/>
                <w:tcBorders>
                  <w:top w:val="nil"/>
                  <w:left w:val="nil"/>
                  <w:bottom w:val="nil"/>
                  <w:right w:val="nil"/>
                </w:tcBorders>
                <w:shd w:val="clear" w:color="auto" w:fill="auto"/>
                <w:vAlign w:val="center"/>
                <w:hideMark/>
              </w:tcPr>
            </w:tcPrChange>
          </w:tcPr>
          <w:p w14:paraId="572BA2E6" w14:textId="09BC3697" w:rsidR="007C774B" w:rsidRPr="0050535F" w:rsidDel="00F85EF4" w:rsidRDefault="007C774B">
            <w:pPr>
              <w:spacing w:after="0" w:line="360" w:lineRule="auto"/>
              <w:jc w:val="center"/>
              <w:rPr>
                <w:del w:id="3028" w:author="Jose Luis Zofio Prieto [2]" w:date="2025-03-13T14:55:00Z"/>
                <w:rFonts w:eastAsia="Times New Roman" w:cs="Times New Roman"/>
                <w:color w:val="000000"/>
                <w:kern w:val="0"/>
                <w:lang w:val="en-US" w:eastAsia="es-ES"/>
                <w14:ligatures w14:val="none"/>
              </w:rPr>
              <w:pPrChange w:id="3029" w:author="Jose Luis Zofio Prieto" w:date="2025-03-12T18:28:00Z">
                <w:pPr>
                  <w:spacing w:after="0" w:line="360" w:lineRule="auto"/>
                  <w:jc w:val="left"/>
                </w:pPr>
              </w:pPrChange>
            </w:pPr>
            <w:del w:id="3030"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26)</w:delText>
              </w:r>
            </w:del>
          </w:p>
        </w:tc>
        <w:tc>
          <w:tcPr>
            <w:tcW w:w="838" w:type="dxa"/>
            <w:tcBorders>
              <w:top w:val="nil"/>
              <w:left w:val="single" w:sz="4" w:space="0" w:color="auto"/>
              <w:bottom w:val="nil"/>
              <w:right w:val="nil"/>
            </w:tcBorders>
            <w:shd w:val="clear" w:color="auto" w:fill="auto"/>
            <w:vAlign w:val="center"/>
            <w:hideMark/>
            <w:tcPrChange w:id="3031" w:author="Jose Luis Zofio Prieto" w:date="2025-03-12T18:29:00Z">
              <w:tcPr>
                <w:tcW w:w="838" w:type="dxa"/>
                <w:tcBorders>
                  <w:top w:val="nil"/>
                  <w:left w:val="nil"/>
                  <w:bottom w:val="nil"/>
                  <w:right w:val="nil"/>
                </w:tcBorders>
                <w:shd w:val="clear" w:color="auto" w:fill="auto"/>
                <w:vAlign w:val="center"/>
                <w:hideMark/>
              </w:tcPr>
            </w:tcPrChange>
          </w:tcPr>
          <w:p w14:paraId="40154744" w14:textId="643D3FA5" w:rsidR="007C774B" w:rsidRPr="0050535F" w:rsidDel="00F85EF4" w:rsidRDefault="007C774B">
            <w:pPr>
              <w:spacing w:after="0" w:line="360" w:lineRule="auto"/>
              <w:jc w:val="center"/>
              <w:rPr>
                <w:del w:id="3032" w:author="Jose Luis Zofio Prieto [2]" w:date="2025-03-13T14:55:00Z"/>
                <w:rFonts w:eastAsia="Times New Roman" w:cs="Times New Roman"/>
                <w:color w:val="000000"/>
                <w:kern w:val="0"/>
                <w:lang w:val="en-US" w:eastAsia="es-ES"/>
                <w14:ligatures w14:val="none"/>
              </w:rPr>
              <w:pPrChange w:id="3033" w:author="Jose Luis Zofio Prieto" w:date="2025-03-12T18:28:00Z">
                <w:pPr>
                  <w:spacing w:after="0" w:line="360" w:lineRule="auto"/>
                  <w:jc w:val="left"/>
                </w:pPr>
              </w:pPrChange>
            </w:pPr>
            <w:del w:id="3034" w:author="Jose Luis Zofio Prieto [2]" w:date="2025-03-13T14:55:00Z">
              <w:r w:rsidRPr="0050535F" w:rsidDel="00F85EF4">
                <w:rPr>
                  <w:rFonts w:eastAsia="Times New Roman" w:cs="Times New Roman"/>
                  <w:color w:val="000000"/>
                  <w:kern w:val="0"/>
                  <w:lang w:val="en-US" w:eastAsia="es-ES"/>
                  <w14:ligatures w14:val="none"/>
                </w:rPr>
                <w:delText>142</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90</w:delText>
              </w:r>
            </w:del>
          </w:p>
        </w:tc>
        <w:tc>
          <w:tcPr>
            <w:tcW w:w="1255" w:type="dxa"/>
            <w:tcBorders>
              <w:top w:val="nil"/>
              <w:left w:val="nil"/>
              <w:bottom w:val="nil"/>
              <w:right w:val="single" w:sz="4" w:space="0" w:color="auto"/>
            </w:tcBorders>
            <w:shd w:val="clear" w:color="auto" w:fill="auto"/>
            <w:vAlign w:val="center"/>
            <w:hideMark/>
            <w:tcPrChange w:id="3035" w:author="Jose Luis Zofio Prieto" w:date="2025-03-12T18:29:00Z">
              <w:tcPr>
                <w:tcW w:w="1255" w:type="dxa"/>
                <w:tcBorders>
                  <w:top w:val="nil"/>
                  <w:left w:val="nil"/>
                  <w:bottom w:val="nil"/>
                  <w:right w:val="nil"/>
                </w:tcBorders>
                <w:shd w:val="clear" w:color="auto" w:fill="auto"/>
                <w:vAlign w:val="center"/>
                <w:hideMark/>
              </w:tcPr>
            </w:tcPrChange>
          </w:tcPr>
          <w:p w14:paraId="0B5BE342" w14:textId="6193464C" w:rsidR="007C774B" w:rsidRPr="0050535F" w:rsidDel="00F85EF4" w:rsidRDefault="007C774B">
            <w:pPr>
              <w:spacing w:after="0" w:line="360" w:lineRule="auto"/>
              <w:jc w:val="center"/>
              <w:rPr>
                <w:del w:id="3036" w:author="Jose Luis Zofio Prieto [2]" w:date="2025-03-13T14:55:00Z"/>
                <w:rFonts w:eastAsia="Times New Roman" w:cs="Times New Roman"/>
                <w:color w:val="000000"/>
                <w:kern w:val="0"/>
                <w:lang w:val="en-US" w:eastAsia="es-ES"/>
                <w14:ligatures w14:val="none"/>
              </w:rPr>
              <w:pPrChange w:id="3037" w:author="Jose Luis Zofio Prieto" w:date="2025-03-12T18:28:00Z">
                <w:pPr>
                  <w:spacing w:after="0" w:line="360" w:lineRule="auto"/>
                  <w:jc w:val="left"/>
                </w:pPr>
              </w:pPrChange>
            </w:pPr>
            <w:del w:id="3038"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29)</w:delText>
              </w:r>
            </w:del>
          </w:p>
        </w:tc>
        <w:tc>
          <w:tcPr>
            <w:tcW w:w="812" w:type="dxa"/>
            <w:tcBorders>
              <w:top w:val="nil"/>
              <w:left w:val="single" w:sz="4" w:space="0" w:color="auto"/>
              <w:bottom w:val="nil"/>
              <w:right w:val="nil"/>
            </w:tcBorders>
            <w:shd w:val="clear" w:color="auto" w:fill="auto"/>
            <w:vAlign w:val="center"/>
            <w:hideMark/>
            <w:tcPrChange w:id="3039" w:author="Jose Luis Zofio Prieto" w:date="2025-03-12T18:29:00Z">
              <w:tcPr>
                <w:tcW w:w="812" w:type="dxa"/>
                <w:tcBorders>
                  <w:top w:val="nil"/>
                  <w:left w:val="nil"/>
                  <w:bottom w:val="nil"/>
                  <w:right w:val="nil"/>
                </w:tcBorders>
                <w:shd w:val="clear" w:color="auto" w:fill="auto"/>
                <w:vAlign w:val="center"/>
                <w:hideMark/>
              </w:tcPr>
            </w:tcPrChange>
          </w:tcPr>
          <w:p w14:paraId="5F2A0F80" w14:textId="7D947368" w:rsidR="007C774B" w:rsidRPr="0050535F" w:rsidDel="00F85EF4" w:rsidRDefault="007C774B">
            <w:pPr>
              <w:spacing w:after="0" w:line="360" w:lineRule="auto"/>
              <w:jc w:val="center"/>
              <w:rPr>
                <w:del w:id="3040" w:author="Jose Luis Zofio Prieto [2]" w:date="2025-03-13T14:55:00Z"/>
                <w:rFonts w:eastAsia="Times New Roman" w:cs="Times New Roman"/>
                <w:color w:val="000000"/>
                <w:kern w:val="0"/>
                <w:lang w:val="en-US" w:eastAsia="es-ES"/>
                <w14:ligatures w14:val="none"/>
              </w:rPr>
              <w:pPrChange w:id="3041" w:author="Jose Luis Zofio Prieto" w:date="2025-03-12T18:28:00Z">
                <w:pPr>
                  <w:spacing w:after="0" w:line="360" w:lineRule="auto"/>
                  <w:jc w:val="left"/>
                </w:pPr>
              </w:pPrChange>
            </w:pPr>
            <w:del w:id="3042" w:author="Jose Luis Zofio Prieto [2]" w:date="2025-03-13T14:55:00Z">
              <w:r w:rsidRPr="0050535F" w:rsidDel="00F85EF4">
                <w:rPr>
                  <w:rFonts w:eastAsia="Times New Roman" w:cs="Times New Roman"/>
                  <w:color w:val="000000"/>
                  <w:kern w:val="0"/>
                  <w:lang w:val="en-US" w:eastAsia="es-ES"/>
                  <w14:ligatures w14:val="none"/>
                </w:rPr>
                <w:delText>139</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70</w:delText>
              </w:r>
            </w:del>
          </w:p>
        </w:tc>
        <w:tc>
          <w:tcPr>
            <w:tcW w:w="882" w:type="dxa"/>
            <w:tcBorders>
              <w:top w:val="nil"/>
              <w:left w:val="nil"/>
              <w:bottom w:val="nil"/>
              <w:right w:val="nil"/>
            </w:tcBorders>
            <w:shd w:val="clear" w:color="auto" w:fill="auto"/>
            <w:vAlign w:val="center"/>
            <w:hideMark/>
            <w:tcPrChange w:id="3043" w:author="Jose Luis Zofio Prieto" w:date="2025-03-12T18:29:00Z">
              <w:tcPr>
                <w:tcW w:w="882" w:type="dxa"/>
                <w:tcBorders>
                  <w:top w:val="nil"/>
                  <w:left w:val="nil"/>
                  <w:bottom w:val="nil"/>
                  <w:right w:val="nil"/>
                </w:tcBorders>
                <w:shd w:val="clear" w:color="auto" w:fill="auto"/>
                <w:vAlign w:val="center"/>
                <w:hideMark/>
              </w:tcPr>
            </w:tcPrChange>
          </w:tcPr>
          <w:p w14:paraId="6BA18800" w14:textId="20A835F9" w:rsidR="007C774B" w:rsidRPr="0050535F" w:rsidDel="00F85EF4" w:rsidRDefault="007C774B">
            <w:pPr>
              <w:spacing w:after="0" w:line="360" w:lineRule="auto"/>
              <w:jc w:val="center"/>
              <w:rPr>
                <w:del w:id="3044" w:author="Jose Luis Zofio Prieto [2]" w:date="2025-03-13T14:55:00Z"/>
                <w:rFonts w:eastAsia="Times New Roman" w:cs="Times New Roman"/>
                <w:color w:val="000000"/>
                <w:kern w:val="0"/>
                <w:lang w:val="en-US" w:eastAsia="es-ES"/>
                <w14:ligatures w14:val="none"/>
              </w:rPr>
              <w:pPrChange w:id="3045" w:author="Jose Luis Zofio Prieto" w:date="2025-03-12T18:28:00Z">
                <w:pPr>
                  <w:spacing w:after="0" w:line="360" w:lineRule="auto"/>
                  <w:jc w:val="left"/>
                </w:pPr>
              </w:pPrChange>
            </w:pPr>
            <w:del w:id="3046"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30)</w:delText>
              </w:r>
            </w:del>
          </w:p>
        </w:tc>
      </w:tr>
      <w:tr w:rsidR="007C774B" w:rsidRPr="0050535F" w:rsidDel="00F85EF4" w14:paraId="50AEABA4" w14:textId="36F2C4A1" w:rsidTr="00093E9C">
        <w:tblPrEx>
          <w:tblW w:w="8677" w:type="dxa"/>
          <w:tblCellMar>
            <w:left w:w="70" w:type="dxa"/>
            <w:right w:w="70" w:type="dxa"/>
          </w:tblCellMar>
          <w:tblPrExChange w:id="3047" w:author="Jose Luis Zofio Prieto" w:date="2025-03-12T18:29:00Z">
            <w:tblPrEx>
              <w:tblW w:w="8677" w:type="dxa"/>
              <w:tblCellMar>
                <w:left w:w="70" w:type="dxa"/>
                <w:right w:w="70" w:type="dxa"/>
              </w:tblCellMar>
            </w:tblPrEx>
          </w:tblPrExChange>
        </w:tblPrEx>
        <w:trPr>
          <w:trHeight w:val="263"/>
          <w:del w:id="3048" w:author="Jose Luis Zofio Prieto [2]" w:date="2025-03-13T14:55:00Z"/>
          <w:trPrChange w:id="3049"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50" w:author="Jose Luis Zofio Prieto" w:date="2025-03-12T18:29:00Z">
              <w:tcPr>
                <w:tcW w:w="1763" w:type="dxa"/>
                <w:tcBorders>
                  <w:top w:val="nil"/>
                  <w:left w:val="nil"/>
                  <w:bottom w:val="nil"/>
                  <w:right w:val="nil"/>
                </w:tcBorders>
                <w:shd w:val="clear" w:color="auto" w:fill="auto"/>
                <w:vAlign w:val="center"/>
                <w:hideMark/>
              </w:tcPr>
            </w:tcPrChange>
          </w:tcPr>
          <w:p w14:paraId="151286C8" w14:textId="3F7F0720" w:rsidR="007C774B" w:rsidRPr="0050535F" w:rsidDel="00F85EF4" w:rsidRDefault="007C774B" w:rsidP="00DF3B00">
            <w:pPr>
              <w:spacing w:after="0" w:line="360" w:lineRule="auto"/>
              <w:jc w:val="left"/>
              <w:rPr>
                <w:del w:id="3051" w:author="Jose Luis Zofio Prieto [2]" w:date="2025-03-13T14:55:00Z"/>
                <w:rFonts w:eastAsia="Times New Roman" w:cs="Times New Roman"/>
                <w:color w:val="000000"/>
                <w:kern w:val="0"/>
                <w:sz w:val="20"/>
                <w:szCs w:val="20"/>
                <w:lang w:val="en-US" w:eastAsia="es-ES"/>
                <w14:ligatures w14:val="none"/>
              </w:rPr>
            </w:pPr>
            <w:del w:id="3052" w:author="Jose Luis Zofio Prieto [2]" w:date="2025-03-13T14:55:00Z">
              <w:r w:rsidRPr="0050535F" w:rsidDel="00F85EF4">
                <w:rPr>
                  <w:rFonts w:eastAsia="Times New Roman" w:cs="Times New Roman"/>
                  <w:color w:val="000000"/>
                  <w:kern w:val="0"/>
                  <w:sz w:val="20"/>
                  <w:szCs w:val="20"/>
                  <w:lang w:val="en-US" w:eastAsia="es-ES"/>
                  <w14:ligatures w14:val="none"/>
                </w:rPr>
                <w:delText>Fixed assets</w:delText>
              </w:r>
            </w:del>
          </w:p>
        </w:tc>
        <w:tc>
          <w:tcPr>
            <w:tcW w:w="1138" w:type="dxa"/>
            <w:tcBorders>
              <w:top w:val="nil"/>
              <w:left w:val="single" w:sz="4" w:space="0" w:color="auto"/>
              <w:bottom w:val="nil"/>
              <w:right w:val="single" w:sz="4" w:space="0" w:color="auto"/>
            </w:tcBorders>
            <w:shd w:val="clear" w:color="auto" w:fill="auto"/>
            <w:vAlign w:val="center"/>
            <w:hideMark/>
            <w:tcPrChange w:id="3053" w:author="Jose Luis Zofio Prieto" w:date="2025-03-12T18:29:00Z">
              <w:tcPr>
                <w:tcW w:w="1138" w:type="dxa"/>
                <w:tcBorders>
                  <w:top w:val="nil"/>
                  <w:left w:val="nil"/>
                  <w:bottom w:val="nil"/>
                  <w:right w:val="nil"/>
                </w:tcBorders>
                <w:shd w:val="clear" w:color="auto" w:fill="auto"/>
                <w:vAlign w:val="center"/>
                <w:hideMark/>
              </w:tcPr>
            </w:tcPrChange>
          </w:tcPr>
          <w:p w14:paraId="02C96E71" w14:textId="538DA50F" w:rsidR="007C774B" w:rsidRPr="0050535F" w:rsidDel="00F85EF4" w:rsidRDefault="007C774B">
            <w:pPr>
              <w:spacing w:after="0" w:line="360" w:lineRule="auto"/>
              <w:jc w:val="center"/>
              <w:rPr>
                <w:del w:id="3054" w:author="Jose Luis Zofio Prieto [2]" w:date="2025-03-13T14:55:00Z"/>
                <w:rFonts w:eastAsia="Times New Roman" w:cs="Times New Roman"/>
                <w:color w:val="000000"/>
                <w:kern w:val="0"/>
                <w:lang w:val="en-US" w:eastAsia="es-ES"/>
                <w14:ligatures w14:val="none"/>
              </w:rPr>
              <w:pPrChange w:id="3055" w:author="Jose Luis Zofio Prieto" w:date="2025-03-12T18:28:00Z">
                <w:pPr>
                  <w:spacing w:after="0" w:line="360" w:lineRule="auto"/>
                  <w:jc w:val="left"/>
                </w:pPr>
              </w:pPrChange>
            </w:pPr>
            <w:del w:id="3056" w:author="Jose Luis Zofio Prieto [2]" w:date="2025-03-13T14:55:00Z">
              <w:r w:rsidRPr="0050535F" w:rsidDel="00F85EF4">
                <w:rPr>
                  <w:rFonts w:eastAsia="Times New Roman" w:cs="Times New Roman"/>
                  <w:color w:val="000000"/>
                  <w:kern w:val="0"/>
                  <w:lang w:val="en-US" w:eastAsia="es-ES"/>
                  <w14:ligatures w14:val="none"/>
                </w:rPr>
                <w:delText>15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28</w:delText>
              </w:r>
            </w:del>
          </w:p>
        </w:tc>
        <w:tc>
          <w:tcPr>
            <w:tcW w:w="771" w:type="dxa"/>
            <w:tcBorders>
              <w:top w:val="nil"/>
              <w:left w:val="single" w:sz="4" w:space="0" w:color="auto"/>
              <w:bottom w:val="nil"/>
              <w:right w:val="nil"/>
            </w:tcBorders>
            <w:shd w:val="clear" w:color="auto" w:fill="auto"/>
            <w:vAlign w:val="center"/>
            <w:hideMark/>
            <w:tcPrChange w:id="3057" w:author="Jose Luis Zofio Prieto" w:date="2025-03-12T18:29:00Z">
              <w:tcPr>
                <w:tcW w:w="771" w:type="dxa"/>
                <w:tcBorders>
                  <w:top w:val="nil"/>
                  <w:left w:val="nil"/>
                  <w:bottom w:val="nil"/>
                  <w:right w:val="nil"/>
                </w:tcBorders>
                <w:shd w:val="clear" w:color="auto" w:fill="auto"/>
                <w:vAlign w:val="center"/>
                <w:hideMark/>
              </w:tcPr>
            </w:tcPrChange>
          </w:tcPr>
          <w:p w14:paraId="049E98FB" w14:textId="30FEF5A6" w:rsidR="007C774B" w:rsidRPr="0050535F" w:rsidDel="00F85EF4" w:rsidRDefault="007C774B">
            <w:pPr>
              <w:spacing w:after="0" w:line="360" w:lineRule="auto"/>
              <w:jc w:val="center"/>
              <w:rPr>
                <w:del w:id="3058" w:author="Jose Luis Zofio Prieto [2]" w:date="2025-03-13T14:55:00Z"/>
                <w:rFonts w:eastAsia="Times New Roman" w:cs="Times New Roman"/>
                <w:color w:val="000000"/>
                <w:kern w:val="0"/>
                <w:lang w:val="en-US" w:eastAsia="es-ES"/>
                <w14:ligatures w14:val="none"/>
              </w:rPr>
              <w:pPrChange w:id="3059" w:author="Jose Luis Zofio Prieto" w:date="2025-03-12T18:28:00Z">
                <w:pPr>
                  <w:spacing w:after="0" w:line="360" w:lineRule="auto"/>
                  <w:jc w:val="left"/>
                </w:pPr>
              </w:pPrChange>
            </w:pPr>
            <w:del w:id="3060"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51</w:delText>
              </w:r>
            </w:del>
          </w:p>
        </w:tc>
        <w:tc>
          <w:tcPr>
            <w:tcW w:w="1218" w:type="dxa"/>
            <w:tcBorders>
              <w:top w:val="nil"/>
              <w:left w:val="nil"/>
              <w:bottom w:val="nil"/>
              <w:right w:val="single" w:sz="4" w:space="0" w:color="auto"/>
            </w:tcBorders>
            <w:shd w:val="clear" w:color="auto" w:fill="auto"/>
            <w:vAlign w:val="center"/>
            <w:hideMark/>
            <w:tcPrChange w:id="3061" w:author="Jose Luis Zofio Prieto" w:date="2025-03-12T18:29:00Z">
              <w:tcPr>
                <w:tcW w:w="1218" w:type="dxa"/>
                <w:tcBorders>
                  <w:top w:val="nil"/>
                  <w:left w:val="nil"/>
                  <w:bottom w:val="nil"/>
                  <w:right w:val="nil"/>
                </w:tcBorders>
                <w:shd w:val="clear" w:color="auto" w:fill="auto"/>
                <w:vAlign w:val="center"/>
                <w:hideMark/>
              </w:tcPr>
            </w:tcPrChange>
          </w:tcPr>
          <w:p w14:paraId="535F83F1" w14:textId="51F3D691" w:rsidR="007C774B" w:rsidRPr="0050535F" w:rsidDel="00F85EF4" w:rsidRDefault="007C774B">
            <w:pPr>
              <w:spacing w:after="0" w:line="360" w:lineRule="auto"/>
              <w:jc w:val="center"/>
              <w:rPr>
                <w:del w:id="3062" w:author="Jose Luis Zofio Prieto [2]" w:date="2025-03-13T14:55:00Z"/>
                <w:rFonts w:eastAsia="Times New Roman" w:cs="Times New Roman"/>
                <w:color w:val="000000"/>
                <w:kern w:val="0"/>
                <w:lang w:val="en-US" w:eastAsia="es-ES"/>
                <w14:ligatures w14:val="none"/>
              </w:rPr>
              <w:pPrChange w:id="3063" w:author="Jose Luis Zofio Prieto" w:date="2025-03-12T18:28:00Z">
                <w:pPr>
                  <w:spacing w:after="0" w:line="360" w:lineRule="auto"/>
                  <w:jc w:val="left"/>
                </w:pPr>
              </w:pPrChange>
            </w:pPr>
            <w:del w:id="3064"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12)</w:delText>
              </w:r>
            </w:del>
          </w:p>
        </w:tc>
        <w:tc>
          <w:tcPr>
            <w:tcW w:w="838" w:type="dxa"/>
            <w:tcBorders>
              <w:top w:val="nil"/>
              <w:left w:val="single" w:sz="4" w:space="0" w:color="auto"/>
              <w:bottom w:val="nil"/>
              <w:right w:val="nil"/>
            </w:tcBorders>
            <w:shd w:val="clear" w:color="auto" w:fill="auto"/>
            <w:vAlign w:val="center"/>
            <w:hideMark/>
            <w:tcPrChange w:id="3065" w:author="Jose Luis Zofio Prieto" w:date="2025-03-12T18:29:00Z">
              <w:tcPr>
                <w:tcW w:w="838" w:type="dxa"/>
                <w:tcBorders>
                  <w:top w:val="nil"/>
                  <w:left w:val="nil"/>
                  <w:bottom w:val="nil"/>
                  <w:right w:val="nil"/>
                </w:tcBorders>
                <w:shd w:val="clear" w:color="auto" w:fill="auto"/>
                <w:vAlign w:val="center"/>
                <w:hideMark/>
              </w:tcPr>
            </w:tcPrChange>
          </w:tcPr>
          <w:p w14:paraId="12558C36" w14:textId="44719895" w:rsidR="007C774B" w:rsidRPr="0050535F" w:rsidDel="00F85EF4" w:rsidRDefault="007C774B">
            <w:pPr>
              <w:spacing w:after="0" w:line="360" w:lineRule="auto"/>
              <w:jc w:val="center"/>
              <w:rPr>
                <w:del w:id="3066" w:author="Jose Luis Zofio Prieto [2]" w:date="2025-03-13T14:55:00Z"/>
                <w:rFonts w:eastAsia="Times New Roman" w:cs="Times New Roman"/>
                <w:color w:val="000000"/>
                <w:kern w:val="0"/>
                <w:lang w:val="en-US" w:eastAsia="es-ES"/>
                <w14:ligatures w14:val="none"/>
              </w:rPr>
              <w:pPrChange w:id="3067" w:author="Jose Luis Zofio Prieto" w:date="2025-03-12T18:28:00Z">
                <w:pPr>
                  <w:spacing w:after="0" w:line="360" w:lineRule="auto"/>
                  <w:jc w:val="left"/>
                </w:pPr>
              </w:pPrChange>
            </w:pPr>
            <w:del w:id="3068"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33</w:delText>
              </w:r>
            </w:del>
          </w:p>
        </w:tc>
        <w:tc>
          <w:tcPr>
            <w:tcW w:w="1255" w:type="dxa"/>
            <w:tcBorders>
              <w:top w:val="nil"/>
              <w:left w:val="nil"/>
              <w:bottom w:val="nil"/>
              <w:right w:val="single" w:sz="4" w:space="0" w:color="auto"/>
            </w:tcBorders>
            <w:shd w:val="clear" w:color="auto" w:fill="auto"/>
            <w:vAlign w:val="center"/>
            <w:hideMark/>
            <w:tcPrChange w:id="3069" w:author="Jose Luis Zofio Prieto" w:date="2025-03-12T18:29:00Z">
              <w:tcPr>
                <w:tcW w:w="1255" w:type="dxa"/>
                <w:tcBorders>
                  <w:top w:val="nil"/>
                  <w:left w:val="nil"/>
                  <w:bottom w:val="nil"/>
                  <w:right w:val="nil"/>
                </w:tcBorders>
                <w:shd w:val="clear" w:color="auto" w:fill="auto"/>
                <w:vAlign w:val="center"/>
                <w:hideMark/>
              </w:tcPr>
            </w:tcPrChange>
          </w:tcPr>
          <w:p w14:paraId="76F0ABBC" w14:textId="68A40814" w:rsidR="007C774B" w:rsidRPr="0050535F" w:rsidDel="00F85EF4" w:rsidRDefault="007C774B">
            <w:pPr>
              <w:spacing w:after="0" w:line="360" w:lineRule="auto"/>
              <w:jc w:val="center"/>
              <w:rPr>
                <w:del w:id="3070" w:author="Jose Luis Zofio Prieto [2]" w:date="2025-03-13T14:55:00Z"/>
                <w:rFonts w:eastAsia="Times New Roman" w:cs="Times New Roman"/>
                <w:color w:val="000000"/>
                <w:kern w:val="0"/>
                <w:lang w:val="en-US" w:eastAsia="es-ES"/>
                <w14:ligatures w14:val="none"/>
              </w:rPr>
              <w:pPrChange w:id="3071" w:author="Jose Luis Zofio Prieto" w:date="2025-03-12T18:28:00Z">
                <w:pPr>
                  <w:spacing w:after="0" w:line="360" w:lineRule="auto"/>
                  <w:jc w:val="left"/>
                </w:pPr>
              </w:pPrChange>
            </w:pPr>
            <w:del w:id="3072"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c>
          <w:tcPr>
            <w:tcW w:w="812" w:type="dxa"/>
            <w:tcBorders>
              <w:top w:val="nil"/>
              <w:left w:val="single" w:sz="4" w:space="0" w:color="auto"/>
              <w:bottom w:val="nil"/>
              <w:right w:val="nil"/>
            </w:tcBorders>
            <w:shd w:val="clear" w:color="auto" w:fill="auto"/>
            <w:vAlign w:val="center"/>
            <w:hideMark/>
            <w:tcPrChange w:id="3073" w:author="Jose Luis Zofio Prieto" w:date="2025-03-12T18:29:00Z">
              <w:tcPr>
                <w:tcW w:w="812" w:type="dxa"/>
                <w:tcBorders>
                  <w:top w:val="nil"/>
                  <w:left w:val="nil"/>
                  <w:bottom w:val="nil"/>
                  <w:right w:val="nil"/>
                </w:tcBorders>
                <w:shd w:val="clear" w:color="auto" w:fill="auto"/>
                <w:vAlign w:val="center"/>
                <w:hideMark/>
              </w:tcPr>
            </w:tcPrChange>
          </w:tcPr>
          <w:p w14:paraId="09F94D60" w14:textId="4EC86F10" w:rsidR="007C774B" w:rsidRPr="0050535F" w:rsidDel="00F85EF4" w:rsidRDefault="007C774B">
            <w:pPr>
              <w:spacing w:after="0" w:line="360" w:lineRule="auto"/>
              <w:jc w:val="center"/>
              <w:rPr>
                <w:del w:id="3074" w:author="Jose Luis Zofio Prieto [2]" w:date="2025-03-13T14:55:00Z"/>
                <w:rFonts w:eastAsia="Times New Roman" w:cs="Times New Roman"/>
                <w:color w:val="000000"/>
                <w:kern w:val="0"/>
                <w:lang w:val="en-US" w:eastAsia="es-ES"/>
                <w14:ligatures w14:val="none"/>
              </w:rPr>
              <w:pPrChange w:id="3075" w:author="Jose Luis Zofio Prieto" w:date="2025-03-12T18:28:00Z">
                <w:pPr>
                  <w:spacing w:after="0" w:line="360" w:lineRule="auto"/>
                  <w:jc w:val="left"/>
                </w:pPr>
              </w:pPrChange>
            </w:pPr>
            <w:del w:id="3076"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22</w:delText>
              </w:r>
            </w:del>
          </w:p>
        </w:tc>
        <w:tc>
          <w:tcPr>
            <w:tcW w:w="882" w:type="dxa"/>
            <w:tcBorders>
              <w:top w:val="nil"/>
              <w:left w:val="nil"/>
              <w:bottom w:val="nil"/>
              <w:right w:val="nil"/>
            </w:tcBorders>
            <w:shd w:val="clear" w:color="auto" w:fill="auto"/>
            <w:vAlign w:val="center"/>
            <w:hideMark/>
            <w:tcPrChange w:id="3077" w:author="Jose Luis Zofio Prieto" w:date="2025-03-12T18:29:00Z">
              <w:tcPr>
                <w:tcW w:w="882" w:type="dxa"/>
                <w:tcBorders>
                  <w:top w:val="nil"/>
                  <w:left w:val="nil"/>
                  <w:bottom w:val="nil"/>
                  <w:right w:val="nil"/>
                </w:tcBorders>
                <w:shd w:val="clear" w:color="auto" w:fill="auto"/>
                <w:vAlign w:val="center"/>
                <w:hideMark/>
              </w:tcPr>
            </w:tcPrChange>
          </w:tcPr>
          <w:p w14:paraId="3C1A1BF0" w14:textId="52EF072A" w:rsidR="007C774B" w:rsidRPr="0050535F" w:rsidDel="00F85EF4" w:rsidRDefault="007C774B">
            <w:pPr>
              <w:spacing w:after="0" w:line="360" w:lineRule="auto"/>
              <w:jc w:val="center"/>
              <w:rPr>
                <w:del w:id="3078" w:author="Jose Luis Zofio Prieto [2]" w:date="2025-03-13T14:55:00Z"/>
                <w:rFonts w:eastAsia="Times New Roman" w:cs="Times New Roman"/>
                <w:color w:val="000000"/>
                <w:kern w:val="0"/>
                <w:lang w:val="en-US" w:eastAsia="es-ES"/>
                <w14:ligatures w14:val="none"/>
              </w:rPr>
              <w:pPrChange w:id="3079" w:author="Jose Luis Zofio Prieto" w:date="2025-03-12T18:28:00Z">
                <w:pPr>
                  <w:spacing w:after="0" w:line="360" w:lineRule="auto"/>
                  <w:jc w:val="left"/>
                </w:pPr>
              </w:pPrChange>
            </w:pPr>
            <w:del w:id="3080"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r>
      <w:tr w:rsidR="007C774B" w:rsidRPr="0050535F" w:rsidDel="00F85EF4" w14:paraId="7054BE0F" w14:textId="06461114" w:rsidTr="00093E9C">
        <w:tblPrEx>
          <w:tblW w:w="8677" w:type="dxa"/>
          <w:tblCellMar>
            <w:left w:w="70" w:type="dxa"/>
            <w:right w:w="70" w:type="dxa"/>
          </w:tblCellMar>
          <w:tblPrExChange w:id="3081" w:author="Jose Luis Zofio Prieto" w:date="2025-03-12T18:29:00Z">
            <w:tblPrEx>
              <w:tblW w:w="8677" w:type="dxa"/>
              <w:tblCellMar>
                <w:left w:w="70" w:type="dxa"/>
                <w:right w:w="70" w:type="dxa"/>
              </w:tblCellMar>
            </w:tblPrEx>
          </w:tblPrExChange>
        </w:tblPrEx>
        <w:trPr>
          <w:trHeight w:val="263"/>
          <w:del w:id="3082" w:author="Jose Luis Zofio Prieto [2]" w:date="2025-03-13T14:55:00Z"/>
          <w:trPrChange w:id="3083"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84" w:author="Jose Luis Zofio Prieto" w:date="2025-03-12T18:29:00Z">
              <w:tcPr>
                <w:tcW w:w="1763" w:type="dxa"/>
                <w:tcBorders>
                  <w:top w:val="nil"/>
                  <w:left w:val="nil"/>
                  <w:bottom w:val="nil"/>
                  <w:right w:val="nil"/>
                </w:tcBorders>
                <w:shd w:val="clear" w:color="auto" w:fill="auto"/>
                <w:vAlign w:val="center"/>
                <w:hideMark/>
              </w:tcPr>
            </w:tcPrChange>
          </w:tcPr>
          <w:p w14:paraId="57FB8A2B" w14:textId="2116A537" w:rsidR="007C774B" w:rsidRPr="0050535F" w:rsidDel="00F85EF4" w:rsidRDefault="007C774B" w:rsidP="00DF3B00">
            <w:pPr>
              <w:spacing w:after="0" w:line="360" w:lineRule="auto"/>
              <w:jc w:val="left"/>
              <w:rPr>
                <w:del w:id="3085" w:author="Jose Luis Zofio Prieto [2]" w:date="2025-03-13T14:55:00Z"/>
                <w:rFonts w:eastAsia="Times New Roman" w:cs="Times New Roman"/>
                <w:color w:val="000000"/>
                <w:kern w:val="0"/>
                <w:sz w:val="20"/>
                <w:szCs w:val="20"/>
                <w:lang w:val="en-US" w:eastAsia="es-ES"/>
                <w14:ligatures w14:val="none"/>
              </w:rPr>
            </w:pPr>
            <w:del w:id="3086" w:author="Jose Luis Zofio Prieto [2]" w:date="2025-03-13T14:08:00Z">
              <w:r w:rsidRPr="0050535F" w:rsidDel="00D546AF">
                <w:rPr>
                  <w:rFonts w:eastAsia="Times New Roman" w:cs="Times New Roman"/>
                  <w:color w:val="000000"/>
                  <w:kern w:val="0"/>
                  <w:sz w:val="20"/>
                  <w:szCs w:val="20"/>
                  <w:lang w:val="en-US" w:eastAsia="es-ES"/>
                  <w14:ligatures w14:val="none"/>
                </w:rPr>
                <w:lastRenderedPageBreak/>
                <w:delText>Personal</w:delText>
              </w:r>
            </w:del>
            <w:del w:id="3087" w:author="Jose Luis Zofio Prieto [2]" w:date="2025-03-13T14:55:00Z">
              <w:r w:rsidRPr="0050535F" w:rsidDel="00F85EF4">
                <w:rPr>
                  <w:rFonts w:eastAsia="Times New Roman" w:cs="Times New Roman"/>
                  <w:color w:val="000000"/>
                  <w:kern w:val="0"/>
                  <w:sz w:val="20"/>
                  <w:szCs w:val="20"/>
                  <w:lang w:val="en-US" w:eastAsia="es-ES"/>
                  <w14:ligatures w14:val="none"/>
                </w:rPr>
                <w:delText xml:space="preserve"> expenses</w:delText>
              </w:r>
            </w:del>
          </w:p>
        </w:tc>
        <w:tc>
          <w:tcPr>
            <w:tcW w:w="1138" w:type="dxa"/>
            <w:tcBorders>
              <w:top w:val="nil"/>
              <w:left w:val="single" w:sz="4" w:space="0" w:color="auto"/>
              <w:bottom w:val="nil"/>
              <w:right w:val="single" w:sz="4" w:space="0" w:color="auto"/>
            </w:tcBorders>
            <w:shd w:val="clear" w:color="auto" w:fill="auto"/>
            <w:vAlign w:val="center"/>
            <w:hideMark/>
            <w:tcPrChange w:id="3088" w:author="Jose Luis Zofio Prieto" w:date="2025-03-12T18:29:00Z">
              <w:tcPr>
                <w:tcW w:w="1138" w:type="dxa"/>
                <w:tcBorders>
                  <w:top w:val="nil"/>
                  <w:left w:val="nil"/>
                  <w:bottom w:val="nil"/>
                  <w:right w:val="nil"/>
                </w:tcBorders>
                <w:shd w:val="clear" w:color="auto" w:fill="auto"/>
                <w:vAlign w:val="center"/>
                <w:hideMark/>
              </w:tcPr>
            </w:tcPrChange>
          </w:tcPr>
          <w:p w14:paraId="67F07A6C" w14:textId="146270A0" w:rsidR="007C774B" w:rsidRPr="0050535F" w:rsidDel="00F85EF4" w:rsidRDefault="007C774B">
            <w:pPr>
              <w:spacing w:after="0" w:line="360" w:lineRule="auto"/>
              <w:jc w:val="center"/>
              <w:rPr>
                <w:del w:id="3089" w:author="Jose Luis Zofio Prieto [2]" w:date="2025-03-13T14:55:00Z"/>
                <w:rFonts w:eastAsia="Times New Roman" w:cs="Times New Roman"/>
                <w:color w:val="000000"/>
                <w:kern w:val="0"/>
                <w:lang w:val="en-US" w:eastAsia="es-ES"/>
                <w14:ligatures w14:val="none"/>
              </w:rPr>
              <w:pPrChange w:id="3090" w:author="Jose Luis Zofio Prieto" w:date="2025-03-12T18:28:00Z">
                <w:pPr>
                  <w:spacing w:after="0" w:line="360" w:lineRule="auto"/>
                  <w:jc w:val="left"/>
                </w:pPr>
              </w:pPrChange>
            </w:pPr>
            <w:del w:id="3091"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76</w:delText>
              </w:r>
            </w:del>
          </w:p>
        </w:tc>
        <w:tc>
          <w:tcPr>
            <w:tcW w:w="771" w:type="dxa"/>
            <w:tcBorders>
              <w:top w:val="nil"/>
              <w:left w:val="single" w:sz="4" w:space="0" w:color="auto"/>
              <w:bottom w:val="nil"/>
              <w:right w:val="nil"/>
            </w:tcBorders>
            <w:shd w:val="clear" w:color="auto" w:fill="auto"/>
            <w:vAlign w:val="center"/>
            <w:hideMark/>
            <w:tcPrChange w:id="3092" w:author="Jose Luis Zofio Prieto" w:date="2025-03-12T18:29:00Z">
              <w:tcPr>
                <w:tcW w:w="771" w:type="dxa"/>
                <w:tcBorders>
                  <w:top w:val="nil"/>
                  <w:left w:val="nil"/>
                  <w:bottom w:val="nil"/>
                  <w:right w:val="nil"/>
                </w:tcBorders>
                <w:shd w:val="clear" w:color="auto" w:fill="auto"/>
                <w:vAlign w:val="center"/>
                <w:hideMark/>
              </w:tcPr>
            </w:tcPrChange>
          </w:tcPr>
          <w:p w14:paraId="0F95632B" w14:textId="3A48E961" w:rsidR="007C774B" w:rsidRPr="0050535F" w:rsidDel="00F85EF4" w:rsidRDefault="007C774B">
            <w:pPr>
              <w:spacing w:after="0" w:line="360" w:lineRule="auto"/>
              <w:jc w:val="center"/>
              <w:rPr>
                <w:del w:id="3093" w:author="Jose Luis Zofio Prieto [2]" w:date="2025-03-13T14:55:00Z"/>
                <w:rFonts w:eastAsia="Times New Roman" w:cs="Times New Roman"/>
                <w:color w:val="000000"/>
                <w:kern w:val="0"/>
                <w:lang w:val="en-US" w:eastAsia="es-ES"/>
                <w14:ligatures w14:val="none"/>
              </w:rPr>
              <w:pPrChange w:id="3094" w:author="Jose Luis Zofio Prieto" w:date="2025-03-12T18:28:00Z">
                <w:pPr>
                  <w:spacing w:after="0" w:line="360" w:lineRule="auto"/>
                  <w:jc w:val="left"/>
                </w:pPr>
              </w:pPrChange>
            </w:pPr>
            <w:del w:id="3095"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1218" w:type="dxa"/>
            <w:tcBorders>
              <w:top w:val="nil"/>
              <w:left w:val="nil"/>
              <w:bottom w:val="nil"/>
              <w:right w:val="single" w:sz="4" w:space="0" w:color="auto"/>
            </w:tcBorders>
            <w:shd w:val="clear" w:color="auto" w:fill="auto"/>
            <w:vAlign w:val="center"/>
            <w:hideMark/>
            <w:tcPrChange w:id="3096" w:author="Jose Luis Zofio Prieto" w:date="2025-03-12T18:29:00Z">
              <w:tcPr>
                <w:tcW w:w="1218" w:type="dxa"/>
                <w:tcBorders>
                  <w:top w:val="nil"/>
                  <w:left w:val="nil"/>
                  <w:bottom w:val="nil"/>
                  <w:right w:val="nil"/>
                </w:tcBorders>
                <w:shd w:val="clear" w:color="auto" w:fill="auto"/>
                <w:vAlign w:val="center"/>
                <w:hideMark/>
              </w:tcPr>
            </w:tcPrChange>
          </w:tcPr>
          <w:p w14:paraId="710A2B9B" w14:textId="138A8747" w:rsidR="007C774B" w:rsidRPr="0050535F" w:rsidDel="00F85EF4" w:rsidRDefault="007C774B">
            <w:pPr>
              <w:spacing w:after="0" w:line="360" w:lineRule="auto"/>
              <w:jc w:val="center"/>
              <w:rPr>
                <w:del w:id="3097" w:author="Jose Luis Zofio Prieto [2]" w:date="2025-03-13T14:55:00Z"/>
                <w:rFonts w:eastAsia="Times New Roman" w:cs="Times New Roman"/>
                <w:color w:val="000000"/>
                <w:kern w:val="0"/>
                <w:lang w:val="en-US" w:eastAsia="es-ES"/>
                <w14:ligatures w14:val="none"/>
              </w:rPr>
              <w:pPrChange w:id="3098" w:author="Jose Luis Zofio Prieto" w:date="2025-03-12T18:28:00Z">
                <w:pPr>
                  <w:spacing w:after="0" w:line="360" w:lineRule="auto"/>
                  <w:jc w:val="left"/>
                </w:pPr>
              </w:pPrChange>
            </w:pPr>
            <w:del w:id="3099"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838" w:type="dxa"/>
            <w:tcBorders>
              <w:top w:val="nil"/>
              <w:left w:val="single" w:sz="4" w:space="0" w:color="auto"/>
              <w:bottom w:val="nil"/>
              <w:right w:val="nil"/>
            </w:tcBorders>
            <w:shd w:val="clear" w:color="auto" w:fill="auto"/>
            <w:vAlign w:val="center"/>
            <w:hideMark/>
            <w:tcPrChange w:id="3100" w:author="Jose Luis Zofio Prieto" w:date="2025-03-12T18:29:00Z">
              <w:tcPr>
                <w:tcW w:w="838" w:type="dxa"/>
                <w:tcBorders>
                  <w:top w:val="nil"/>
                  <w:left w:val="nil"/>
                  <w:bottom w:val="nil"/>
                  <w:right w:val="nil"/>
                </w:tcBorders>
                <w:shd w:val="clear" w:color="auto" w:fill="auto"/>
                <w:vAlign w:val="center"/>
                <w:hideMark/>
              </w:tcPr>
            </w:tcPrChange>
          </w:tcPr>
          <w:p w14:paraId="2E37C1FC" w14:textId="5623EF55" w:rsidR="007C774B" w:rsidRPr="0050535F" w:rsidDel="00F85EF4" w:rsidRDefault="007C774B">
            <w:pPr>
              <w:spacing w:after="0" w:line="360" w:lineRule="auto"/>
              <w:jc w:val="center"/>
              <w:rPr>
                <w:del w:id="3101" w:author="Jose Luis Zofio Prieto [2]" w:date="2025-03-13T14:55:00Z"/>
                <w:rFonts w:eastAsia="Times New Roman" w:cs="Times New Roman"/>
                <w:color w:val="000000"/>
                <w:kern w:val="0"/>
                <w:lang w:val="en-US" w:eastAsia="es-ES"/>
                <w14:ligatures w14:val="none"/>
              </w:rPr>
              <w:pPrChange w:id="3102" w:author="Jose Luis Zofio Prieto" w:date="2025-03-12T18:28:00Z">
                <w:pPr>
                  <w:spacing w:after="0" w:line="360" w:lineRule="auto"/>
                  <w:jc w:val="left"/>
                </w:pPr>
              </w:pPrChange>
            </w:pPr>
            <w:del w:id="3103"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1255" w:type="dxa"/>
            <w:tcBorders>
              <w:top w:val="nil"/>
              <w:left w:val="nil"/>
              <w:bottom w:val="nil"/>
              <w:right w:val="single" w:sz="4" w:space="0" w:color="auto"/>
            </w:tcBorders>
            <w:shd w:val="clear" w:color="auto" w:fill="auto"/>
            <w:vAlign w:val="center"/>
            <w:hideMark/>
            <w:tcPrChange w:id="3104" w:author="Jose Luis Zofio Prieto" w:date="2025-03-12T18:29:00Z">
              <w:tcPr>
                <w:tcW w:w="1255" w:type="dxa"/>
                <w:tcBorders>
                  <w:top w:val="nil"/>
                  <w:left w:val="nil"/>
                  <w:bottom w:val="nil"/>
                  <w:right w:val="nil"/>
                </w:tcBorders>
                <w:shd w:val="clear" w:color="auto" w:fill="auto"/>
                <w:vAlign w:val="center"/>
                <w:hideMark/>
              </w:tcPr>
            </w:tcPrChange>
          </w:tcPr>
          <w:p w14:paraId="2C19B0F2" w14:textId="65ADCE42" w:rsidR="007C774B" w:rsidRPr="0050535F" w:rsidDel="00F85EF4" w:rsidRDefault="007C774B">
            <w:pPr>
              <w:spacing w:after="0" w:line="360" w:lineRule="auto"/>
              <w:jc w:val="center"/>
              <w:rPr>
                <w:del w:id="3105" w:author="Jose Luis Zofio Prieto [2]" w:date="2025-03-13T14:55:00Z"/>
                <w:rFonts w:eastAsia="Times New Roman" w:cs="Times New Roman"/>
                <w:color w:val="000000"/>
                <w:kern w:val="0"/>
                <w:lang w:val="en-US" w:eastAsia="es-ES"/>
                <w14:ligatures w14:val="none"/>
              </w:rPr>
              <w:pPrChange w:id="3106" w:author="Jose Luis Zofio Prieto" w:date="2025-03-12T18:28:00Z">
                <w:pPr>
                  <w:spacing w:after="0" w:line="360" w:lineRule="auto"/>
                  <w:jc w:val="left"/>
                </w:pPr>
              </w:pPrChange>
            </w:pPr>
            <w:del w:id="3107"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812" w:type="dxa"/>
            <w:tcBorders>
              <w:top w:val="nil"/>
              <w:left w:val="single" w:sz="4" w:space="0" w:color="auto"/>
              <w:bottom w:val="nil"/>
              <w:right w:val="nil"/>
            </w:tcBorders>
            <w:shd w:val="clear" w:color="auto" w:fill="auto"/>
            <w:vAlign w:val="center"/>
            <w:hideMark/>
            <w:tcPrChange w:id="3108" w:author="Jose Luis Zofio Prieto" w:date="2025-03-12T18:29:00Z">
              <w:tcPr>
                <w:tcW w:w="812" w:type="dxa"/>
                <w:tcBorders>
                  <w:top w:val="nil"/>
                  <w:left w:val="nil"/>
                  <w:bottom w:val="nil"/>
                  <w:right w:val="nil"/>
                </w:tcBorders>
                <w:shd w:val="clear" w:color="auto" w:fill="auto"/>
                <w:vAlign w:val="center"/>
                <w:hideMark/>
              </w:tcPr>
            </w:tcPrChange>
          </w:tcPr>
          <w:p w14:paraId="70A609EE" w14:textId="342FF887" w:rsidR="007C774B" w:rsidRPr="0050535F" w:rsidDel="00F85EF4" w:rsidRDefault="007C774B">
            <w:pPr>
              <w:spacing w:after="0" w:line="360" w:lineRule="auto"/>
              <w:jc w:val="center"/>
              <w:rPr>
                <w:del w:id="3109" w:author="Jose Luis Zofio Prieto [2]" w:date="2025-03-13T14:55:00Z"/>
                <w:rFonts w:eastAsia="Times New Roman" w:cs="Times New Roman"/>
                <w:color w:val="000000"/>
                <w:kern w:val="0"/>
                <w:lang w:val="en-US" w:eastAsia="es-ES"/>
                <w14:ligatures w14:val="none"/>
              </w:rPr>
              <w:pPrChange w:id="3110" w:author="Jose Luis Zofio Prieto" w:date="2025-03-12T18:28:00Z">
                <w:pPr>
                  <w:spacing w:after="0" w:line="360" w:lineRule="auto"/>
                  <w:jc w:val="left"/>
                </w:pPr>
              </w:pPrChange>
            </w:pPr>
            <w:del w:id="3111"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882" w:type="dxa"/>
            <w:tcBorders>
              <w:top w:val="nil"/>
              <w:left w:val="nil"/>
              <w:bottom w:val="nil"/>
              <w:right w:val="nil"/>
            </w:tcBorders>
            <w:shd w:val="clear" w:color="auto" w:fill="auto"/>
            <w:vAlign w:val="center"/>
            <w:hideMark/>
            <w:tcPrChange w:id="3112" w:author="Jose Luis Zofio Prieto" w:date="2025-03-12T18:29:00Z">
              <w:tcPr>
                <w:tcW w:w="882" w:type="dxa"/>
                <w:tcBorders>
                  <w:top w:val="nil"/>
                  <w:left w:val="nil"/>
                  <w:bottom w:val="nil"/>
                  <w:right w:val="nil"/>
                </w:tcBorders>
                <w:shd w:val="clear" w:color="auto" w:fill="auto"/>
                <w:vAlign w:val="center"/>
                <w:hideMark/>
              </w:tcPr>
            </w:tcPrChange>
          </w:tcPr>
          <w:p w14:paraId="2CD7DD62" w14:textId="7C633DC8" w:rsidR="007C774B" w:rsidRPr="0050535F" w:rsidDel="00F85EF4" w:rsidRDefault="007C774B">
            <w:pPr>
              <w:spacing w:after="0" w:line="360" w:lineRule="auto"/>
              <w:jc w:val="center"/>
              <w:rPr>
                <w:del w:id="3113" w:author="Jose Luis Zofio Prieto [2]" w:date="2025-03-13T14:55:00Z"/>
                <w:rFonts w:eastAsia="Times New Roman" w:cs="Times New Roman"/>
                <w:color w:val="000000"/>
                <w:kern w:val="0"/>
                <w:lang w:val="en-US" w:eastAsia="es-ES"/>
                <w14:ligatures w14:val="none"/>
              </w:rPr>
              <w:pPrChange w:id="3114" w:author="Jose Luis Zofio Prieto" w:date="2025-03-12T18:28:00Z">
                <w:pPr>
                  <w:spacing w:after="0" w:line="360" w:lineRule="auto"/>
                  <w:jc w:val="left"/>
                </w:pPr>
              </w:pPrChange>
            </w:pPr>
            <w:del w:id="3115"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r>
      <w:tr w:rsidR="007C774B" w:rsidRPr="0050535F" w:rsidDel="00F85EF4" w14:paraId="64C2068A" w14:textId="7BE4820B" w:rsidTr="00093E9C">
        <w:tblPrEx>
          <w:tblW w:w="8677" w:type="dxa"/>
          <w:tblCellMar>
            <w:left w:w="70" w:type="dxa"/>
            <w:right w:w="70" w:type="dxa"/>
          </w:tblCellMar>
          <w:tblPrExChange w:id="3116" w:author="Jose Luis Zofio Prieto" w:date="2025-03-12T18:29:00Z">
            <w:tblPrEx>
              <w:tblW w:w="8677" w:type="dxa"/>
              <w:tblCellMar>
                <w:left w:w="70" w:type="dxa"/>
                <w:right w:w="70" w:type="dxa"/>
              </w:tblCellMar>
            </w:tblPrEx>
          </w:tblPrExChange>
        </w:tblPrEx>
        <w:trPr>
          <w:trHeight w:val="263"/>
          <w:del w:id="3117" w:author="Jose Luis Zofio Prieto [2]" w:date="2025-03-13T14:55:00Z"/>
          <w:trPrChange w:id="3118"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119" w:author="Jose Luis Zofio Prieto" w:date="2025-03-12T18:29:00Z">
              <w:tcPr>
                <w:tcW w:w="1763" w:type="dxa"/>
                <w:tcBorders>
                  <w:top w:val="nil"/>
                  <w:left w:val="nil"/>
                  <w:bottom w:val="nil"/>
                  <w:right w:val="nil"/>
                </w:tcBorders>
                <w:shd w:val="clear" w:color="auto" w:fill="auto"/>
                <w:vAlign w:val="center"/>
                <w:hideMark/>
              </w:tcPr>
            </w:tcPrChange>
          </w:tcPr>
          <w:p w14:paraId="7E0C2DE5" w14:textId="1B6EC6F9" w:rsidR="007C774B" w:rsidRPr="0050535F" w:rsidDel="00F85EF4" w:rsidRDefault="007C774B" w:rsidP="00DF3B00">
            <w:pPr>
              <w:spacing w:after="0" w:line="360" w:lineRule="auto"/>
              <w:jc w:val="left"/>
              <w:rPr>
                <w:del w:id="3120" w:author="Jose Luis Zofio Prieto [2]" w:date="2025-03-13T14:55:00Z"/>
                <w:rFonts w:eastAsia="Times New Roman" w:cs="Times New Roman"/>
                <w:color w:val="000000"/>
                <w:kern w:val="0"/>
                <w:sz w:val="20"/>
                <w:szCs w:val="20"/>
                <w:lang w:val="en-US" w:eastAsia="es-ES"/>
                <w14:ligatures w14:val="none"/>
              </w:rPr>
            </w:pPr>
            <w:del w:id="3121" w:author="Jose Luis Zofio Prieto [2]" w:date="2025-03-13T14:55:00Z">
              <w:r w:rsidRPr="0050535F" w:rsidDel="00F85EF4">
                <w:rPr>
                  <w:rFonts w:eastAsia="Times New Roman" w:cs="Times New Roman"/>
                  <w:color w:val="000000"/>
                  <w:kern w:val="0"/>
                  <w:sz w:val="20"/>
                  <w:szCs w:val="20"/>
                  <w:lang w:val="en-US" w:eastAsia="es-ES"/>
                  <w14:ligatures w14:val="none"/>
                </w:rPr>
                <w:delText>Operating income</w:delText>
              </w:r>
            </w:del>
          </w:p>
        </w:tc>
        <w:tc>
          <w:tcPr>
            <w:tcW w:w="1138" w:type="dxa"/>
            <w:tcBorders>
              <w:top w:val="nil"/>
              <w:left w:val="single" w:sz="4" w:space="0" w:color="auto"/>
              <w:bottom w:val="nil"/>
              <w:right w:val="single" w:sz="4" w:space="0" w:color="auto"/>
            </w:tcBorders>
            <w:shd w:val="clear" w:color="auto" w:fill="auto"/>
            <w:vAlign w:val="center"/>
            <w:hideMark/>
            <w:tcPrChange w:id="3122" w:author="Jose Luis Zofio Prieto" w:date="2025-03-12T18:29:00Z">
              <w:tcPr>
                <w:tcW w:w="1138" w:type="dxa"/>
                <w:tcBorders>
                  <w:top w:val="nil"/>
                  <w:left w:val="nil"/>
                  <w:bottom w:val="nil"/>
                  <w:right w:val="nil"/>
                </w:tcBorders>
                <w:shd w:val="clear" w:color="auto" w:fill="auto"/>
                <w:vAlign w:val="center"/>
                <w:hideMark/>
              </w:tcPr>
            </w:tcPrChange>
          </w:tcPr>
          <w:p w14:paraId="3449B27D" w14:textId="41B9371D" w:rsidR="007C774B" w:rsidRPr="0050535F" w:rsidDel="00F85EF4" w:rsidRDefault="007C774B">
            <w:pPr>
              <w:spacing w:after="0" w:line="360" w:lineRule="auto"/>
              <w:jc w:val="center"/>
              <w:rPr>
                <w:del w:id="3123" w:author="Jose Luis Zofio Prieto [2]" w:date="2025-03-13T14:55:00Z"/>
                <w:rFonts w:eastAsia="Times New Roman" w:cs="Times New Roman"/>
                <w:color w:val="000000"/>
                <w:kern w:val="0"/>
                <w:lang w:val="en-US" w:eastAsia="es-ES"/>
                <w14:ligatures w14:val="none"/>
              </w:rPr>
              <w:pPrChange w:id="3124" w:author="Jose Luis Zofio Prieto" w:date="2025-03-12T18:28:00Z">
                <w:pPr>
                  <w:spacing w:after="0" w:line="360" w:lineRule="auto"/>
                  <w:jc w:val="left"/>
                </w:pPr>
              </w:pPrChange>
            </w:pPr>
            <w:del w:id="3125" w:author="Jose Luis Zofio Prieto [2]" w:date="2025-03-13T14:55:00Z">
              <w:r w:rsidRPr="0050535F" w:rsidDel="00F85EF4">
                <w:rPr>
                  <w:rFonts w:eastAsia="Times New Roman" w:cs="Times New Roman"/>
                  <w:color w:val="000000"/>
                  <w:kern w:val="0"/>
                  <w:lang w:val="en-US" w:eastAsia="es-ES"/>
                  <w14:ligatures w14:val="none"/>
                </w:rPr>
                <w:delText>62</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31</w:delText>
              </w:r>
            </w:del>
          </w:p>
        </w:tc>
        <w:tc>
          <w:tcPr>
            <w:tcW w:w="771" w:type="dxa"/>
            <w:tcBorders>
              <w:top w:val="nil"/>
              <w:left w:val="single" w:sz="4" w:space="0" w:color="auto"/>
              <w:bottom w:val="nil"/>
              <w:right w:val="nil"/>
            </w:tcBorders>
            <w:shd w:val="clear" w:color="auto" w:fill="auto"/>
            <w:vAlign w:val="center"/>
            <w:hideMark/>
            <w:tcPrChange w:id="3126" w:author="Jose Luis Zofio Prieto" w:date="2025-03-12T18:29:00Z">
              <w:tcPr>
                <w:tcW w:w="771" w:type="dxa"/>
                <w:tcBorders>
                  <w:top w:val="nil"/>
                  <w:left w:val="nil"/>
                  <w:bottom w:val="nil"/>
                  <w:right w:val="nil"/>
                </w:tcBorders>
                <w:shd w:val="clear" w:color="auto" w:fill="auto"/>
                <w:vAlign w:val="center"/>
                <w:hideMark/>
              </w:tcPr>
            </w:tcPrChange>
          </w:tcPr>
          <w:p w14:paraId="0A512879" w14:textId="3DBCA469" w:rsidR="007C774B" w:rsidRPr="0050535F" w:rsidDel="00F85EF4" w:rsidRDefault="007C774B">
            <w:pPr>
              <w:spacing w:after="0" w:line="360" w:lineRule="auto"/>
              <w:jc w:val="center"/>
              <w:rPr>
                <w:del w:id="3127" w:author="Jose Luis Zofio Prieto [2]" w:date="2025-03-13T14:55:00Z"/>
                <w:rFonts w:eastAsia="Times New Roman" w:cs="Times New Roman"/>
                <w:color w:val="000000"/>
                <w:kern w:val="0"/>
                <w:lang w:val="en-US" w:eastAsia="es-ES"/>
                <w14:ligatures w14:val="none"/>
              </w:rPr>
              <w:pPrChange w:id="3128" w:author="Jose Luis Zofio Prieto" w:date="2025-03-12T18:28:00Z">
                <w:pPr>
                  <w:spacing w:after="0" w:line="360" w:lineRule="auto"/>
                  <w:jc w:val="left"/>
                </w:pPr>
              </w:pPrChange>
            </w:pPr>
            <w:del w:id="3129" w:author="Jose Luis Zofio Prieto [2]" w:date="2025-03-13T14:55:00Z">
              <w:r w:rsidRPr="0050535F" w:rsidDel="00F85EF4">
                <w:rPr>
                  <w:rFonts w:eastAsia="Times New Roman" w:cs="Times New Roman"/>
                  <w:color w:val="000000"/>
                  <w:kern w:val="0"/>
                  <w:lang w:val="en-US" w:eastAsia="es-ES"/>
                  <w14:ligatures w14:val="none"/>
                </w:rPr>
                <w:delText>95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05</w:delText>
              </w:r>
            </w:del>
          </w:p>
        </w:tc>
        <w:tc>
          <w:tcPr>
            <w:tcW w:w="1218" w:type="dxa"/>
            <w:tcBorders>
              <w:top w:val="nil"/>
              <w:left w:val="nil"/>
              <w:bottom w:val="nil"/>
              <w:right w:val="single" w:sz="4" w:space="0" w:color="auto"/>
            </w:tcBorders>
            <w:shd w:val="clear" w:color="auto" w:fill="auto"/>
            <w:vAlign w:val="center"/>
            <w:hideMark/>
            <w:tcPrChange w:id="3130" w:author="Jose Luis Zofio Prieto" w:date="2025-03-12T18:29:00Z">
              <w:tcPr>
                <w:tcW w:w="1218" w:type="dxa"/>
                <w:tcBorders>
                  <w:top w:val="nil"/>
                  <w:left w:val="nil"/>
                  <w:bottom w:val="nil"/>
                  <w:right w:val="nil"/>
                </w:tcBorders>
                <w:shd w:val="clear" w:color="auto" w:fill="auto"/>
                <w:vAlign w:val="center"/>
                <w:hideMark/>
              </w:tcPr>
            </w:tcPrChange>
          </w:tcPr>
          <w:p w14:paraId="668A733C" w14:textId="162EAFF5" w:rsidR="007C774B" w:rsidRPr="0050535F" w:rsidDel="00F85EF4" w:rsidRDefault="007C774B">
            <w:pPr>
              <w:spacing w:after="0" w:line="360" w:lineRule="auto"/>
              <w:jc w:val="center"/>
              <w:rPr>
                <w:del w:id="3131" w:author="Jose Luis Zofio Prieto [2]" w:date="2025-03-13T14:55:00Z"/>
                <w:rFonts w:eastAsia="Times New Roman" w:cs="Times New Roman"/>
                <w:color w:val="000000"/>
                <w:kern w:val="0"/>
                <w:lang w:val="en-US" w:eastAsia="es-ES"/>
                <w14:ligatures w14:val="none"/>
              </w:rPr>
              <w:pPrChange w:id="3132" w:author="Jose Luis Zofio Prieto" w:date="2025-03-12T18:28:00Z">
                <w:pPr>
                  <w:spacing w:after="0" w:line="360" w:lineRule="auto"/>
                  <w:jc w:val="left"/>
                </w:pPr>
              </w:pPrChange>
            </w:pPr>
            <w:del w:id="3133"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53)</w:delText>
              </w:r>
            </w:del>
          </w:p>
        </w:tc>
        <w:tc>
          <w:tcPr>
            <w:tcW w:w="838" w:type="dxa"/>
            <w:tcBorders>
              <w:top w:val="nil"/>
              <w:left w:val="single" w:sz="4" w:space="0" w:color="auto"/>
              <w:bottom w:val="nil"/>
              <w:right w:val="nil"/>
            </w:tcBorders>
            <w:shd w:val="clear" w:color="auto" w:fill="auto"/>
            <w:vAlign w:val="center"/>
            <w:hideMark/>
            <w:tcPrChange w:id="3134" w:author="Jose Luis Zofio Prieto" w:date="2025-03-12T18:29:00Z">
              <w:tcPr>
                <w:tcW w:w="838" w:type="dxa"/>
                <w:tcBorders>
                  <w:top w:val="nil"/>
                  <w:left w:val="nil"/>
                  <w:bottom w:val="nil"/>
                  <w:right w:val="nil"/>
                </w:tcBorders>
                <w:shd w:val="clear" w:color="auto" w:fill="auto"/>
                <w:vAlign w:val="center"/>
                <w:hideMark/>
              </w:tcPr>
            </w:tcPrChange>
          </w:tcPr>
          <w:p w14:paraId="6873B75C" w14:textId="46507E28" w:rsidR="007C774B" w:rsidRPr="0050535F" w:rsidDel="00F85EF4" w:rsidRDefault="007C774B">
            <w:pPr>
              <w:spacing w:after="0" w:line="360" w:lineRule="auto"/>
              <w:jc w:val="center"/>
              <w:rPr>
                <w:del w:id="3135" w:author="Jose Luis Zofio Prieto [2]" w:date="2025-03-13T14:55:00Z"/>
                <w:rFonts w:eastAsia="Times New Roman" w:cs="Times New Roman"/>
                <w:color w:val="000000"/>
                <w:kern w:val="0"/>
                <w:lang w:val="en-US" w:eastAsia="es-ES"/>
                <w14:ligatures w14:val="none"/>
              </w:rPr>
              <w:pPrChange w:id="3136" w:author="Jose Luis Zofio Prieto" w:date="2025-03-12T18:28:00Z">
                <w:pPr>
                  <w:spacing w:after="0" w:line="360" w:lineRule="auto"/>
                  <w:jc w:val="left"/>
                </w:pPr>
              </w:pPrChange>
            </w:pPr>
            <w:del w:id="3137" w:author="Jose Luis Zofio Prieto [2]" w:date="2025-03-13T14:55:00Z">
              <w:r w:rsidRPr="0050535F" w:rsidDel="00F85EF4">
                <w:rPr>
                  <w:rFonts w:eastAsia="Times New Roman" w:cs="Times New Roman"/>
                  <w:color w:val="000000"/>
                  <w:kern w:val="0"/>
                  <w:lang w:val="en-US" w:eastAsia="es-ES"/>
                  <w14:ligatures w14:val="none"/>
                </w:rPr>
                <w:delText>98</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39</w:delText>
              </w:r>
            </w:del>
          </w:p>
        </w:tc>
        <w:tc>
          <w:tcPr>
            <w:tcW w:w="1255" w:type="dxa"/>
            <w:tcBorders>
              <w:top w:val="nil"/>
              <w:left w:val="nil"/>
              <w:bottom w:val="nil"/>
              <w:right w:val="single" w:sz="4" w:space="0" w:color="auto"/>
            </w:tcBorders>
            <w:shd w:val="clear" w:color="auto" w:fill="auto"/>
            <w:vAlign w:val="center"/>
            <w:hideMark/>
            <w:tcPrChange w:id="3138" w:author="Jose Luis Zofio Prieto" w:date="2025-03-12T18:29:00Z">
              <w:tcPr>
                <w:tcW w:w="1255" w:type="dxa"/>
                <w:tcBorders>
                  <w:top w:val="nil"/>
                  <w:left w:val="nil"/>
                  <w:bottom w:val="nil"/>
                  <w:right w:val="nil"/>
                </w:tcBorders>
                <w:shd w:val="clear" w:color="auto" w:fill="auto"/>
                <w:vAlign w:val="center"/>
                <w:hideMark/>
              </w:tcPr>
            </w:tcPrChange>
          </w:tcPr>
          <w:p w14:paraId="3A4E3A36" w14:textId="58211FCA" w:rsidR="007C774B" w:rsidRPr="0050535F" w:rsidDel="00F85EF4" w:rsidRDefault="007C774B">
            <w:pPr>
              <w:spacing w:after="0" w:line="360" w:lineRule="auto"/>
              <w:jc w:val="center"/>
              <w:rPr>
                <w:del w:id="3139" w:author="Jose Luis Zofio Prieto [2]" w:date="2025-03-13T14:55:00Z"/>
                <w:rFonts w:eastAsia="Times New Roman" w:cs="Times New Roman"/>
                <w:color w:val="000000"/>
                <w:kern w:val="0"/>
                <w:lang w:val="en-US" w:eastAsia="es-ES"/>
                <w14:ligatures w14:val="none"/>
              </w:rPr>
              <w:pPrChange w:id="3140" w:author="Jose Luis Zofio Prieto" w:date="2025-03-12T18:28:00Z">
                <w:pPr>
                  <w:spacing w:after="0" w:line="360" w:lineRule="auto"/>
                  <w:jc w:val="left"/>
                </w:pPr>
              </w:pPrChange>
            </w:pPr>
            <w:del w:id="3141"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58)</w:delText>
              </w:r>
            </w:del>
          </w:p>
        </w:tc>
        <w:tc>
          <w:tcPr>
            <w:tcW w:w="812" w:type="dxa"/>
            <w:tcBorders>
              <w:top w:val="nil"/>
              <w:left w:val="single" w:sz="4" w:space="0" w:color="auto"/>
              <w:bottom w:val="nil"/>
              <w:right w:val="nil"/>
            </w:tcBorders>
            <w:shd w:val="clear" w:color="auto" w:fill="auto"/>
            <w:vAlign w:val="center"/>
            <w:hideMark/>
            <w:tcPrChange w:id="3142" w:author="Jose Luis Zofio Prieto" w:date="2025-03-12T18:29:00Z">
              <w:tcPr>
                <w:tcW w:w="812" w:type="dxa"/>
                <w:tcBorders>
                  <w:top w:val="nil"/>
                  <w:left w:val="nil"/>
                  <w:bottom w:val="nil"/>
                  <w:right w:val="nil"/>
                </w:tcBorders>
                <w:shd w:val="clear" w:color="auto" w:fill="auto"/>
                <w:vAlign w:val="center"/>
                <w:hideMark/>
              </w:tcPr>
            </w:tcPrChange>
          </w:tcPr>
          <w:p w14:paraId="661BF1C5" w14:textId="412F20F2" w:rsidR="007C774B" w:rsidRPr="0050535F" w:rsidDel="00F85EF4" w:rsidRDefault="007C774B">
            <w:pPr>
              <w:spacing w:after="0" w:line="360" w:lineRule="auto"/>
              <w:jc w:val="center"/>
              <w:rPr>
                <w:del w:id="3143" w:author="Jose Luis Zofio Prieto [2]" w:date="2025-03-13T14:55:00Z"/>
                <w:rFonts w:eastAsia="Times New Roman" w:cs="Times New Roman"/>
                <w:color w:val="000000"/>
                <w:kern w:val="0"/>
                <w:lang w:val="en-US" w:eastAsia="es-ES"/>
                <w14:ligatures w14:val="none"/>
              </w:rPr>
              <w:pPrChange w:id="3144" w:author="Jose Luis Zofio Prieto" w:date="2025-03-12T18:28:00Z">
                <w:pPr>
                  <w:spacing w:after="0" w:line="360" w:lineRule="auto"/>
                  <w:jc w:val="left"/>
                </w:pPr>
              </w:pPrChange>
            </w:pPr>
            <w:del w:id="3145" w:author="Jose Luis Zofio Prieto [2]" w:date="2025-03-13T14:55:00Z">
              <w:r w:rsidRPr="0050535F" w:rsidDel="00F85EF4">
                <w:rPr>
                  <w:rFonts w:eastAsia="Times New Roman" w:cs="Times New Roman"/>
                  <w:color w:val="000000"/>
                  <w:kern w:val="0"/>
                  <w:lang w:val="en-US" w:eastAsia="es-ES"/>
                  <w14:ligatures w14:val="none"/>
                </w:rPr>
                <w:delText>100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37</w:delText>
              </w:r>
            </w:del>
          </w:p>
        </w:tc>
        <w:tc>
          <w:tcPr>
            <w:tcW w:w="882" w:type="dxa"/>
            <w:tcBorders>
              <w:top w:val="nil"/>
              <w:left w:val="nil"/>
              <w:bottom w:val="nil"/>
              <w:right w:val="nil"/>
            </w:tcBorders>
            <w:shd w:val="clear" w:color="auto" w:fill="auto"/>
            <w:vAlign w:val="center"/>
            <w:hideMark/>
            <w:tcPrChange w:id="3146" w:author="Jose Luis Zofio Prieto" w:date="2025-03-12T18:29:00Z">
              <w:tcPr>
                <w:tcW w:w="882" w:type="dxa"/>
                <w:tcBorders>
                  <w:top w:val="nil"/>
                  <w:left w:val="nil"/>
                  <w:bottom w:val="nil"/>
                  <w:right w:val="nil"/>
                </w:tcBorders>
                <w:shd w:val="clear" w:color="auto" w:fill="auto"/>
                <w:vAlign w:val="center"/>
                <w:hideMark/>
              </w:tcPr>
            </w:tcPrChange>
          </w:tcPr>
          <w:p w14:paraId="59170FB2" w14:textId="0045413D" w:rsidR="007C774B" w:rsidRPr="0050535F" w:rsidDel="00F85EF4" w:rsidRDefault="007C774B">
            <w:pPr>
              <w:spacing w:after="0" w:line="360" w:lineRule="auto"/>
              <w:jc w:val="center"/>
              <w:rPr>
                <w:del w:id="3147" w:author="Jose Luis Zofio Prieto [2]" w:date="2025-03-13T14:55:00Z"/>
                <w:rFonts w:eastAsia="Times New Roman" w:cs="Times New Roman"/>
                <w:color w:val="000000"/>
                <w:kern w:val="0"/>
                <w:lang w:val="en-US" w:eastAsia="es-ES"/>
                <w14:ligatures w14:val="none"/>
              </w:rPr>
              <w:pPrChange w:id="3148" w:author="Jose Luis Zofio Prieto" w:date="2025-03-12T18:28:00Z">
                <w:pPr>
                  <w:spacing w:after="0" w:line="360" w:lineRule="auto"/>
                  <w:jc w:val="left"/>
                </w:pPr>
              </w:pPrChange>
            </w:pPr>
            <w:del w:id="3149"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61)</w:delText>
              </w:r>
            </w:del>
          </w:p>
        </w:tc>
      </w:tr>
      <w:tr w:rsidR="007C774B" w:rsidRPr="0050535F" w:rsidDel="00F85EF4" w14:paraId="549E079B" w14:textId="62ED1323" w:rsidTr="00093E9C">
        <w:tblPrEx>
          <w:tblW w:w="8677" w:type="dxa"/>
          <w:tblCellMar>
            <w:left w:w="70" w:type="dxa"/>
            <w:right w:w="70" w:type="dxa"/>
          </w:tblCellMar>
          <w:tblPrExChange w:id="3150" w:author="Jose Luis Zofio Prieto" w:date="2025-03-12T18:29:00Z">
            <w:tblPrEx>
              <w:tblW w:w="8677" w:type="dxa"/>
              <w:tblCellMar>
                <w:left w:w="70" w:type="dxa"/>
                <w:right w:w="70" w:type="dxa"/>
              </w:tblCellMar>
            </w:tblPrEx>
          </w:tblPrExChange>
        </w:tblPrEx>
        <w:trPr>
          <w:trHeight w:val="263"/>
          <w:del w:id="3151" w:author="Jose Luis Zofio Prieto [2]" w:date="2025-03-13T14:55:00Z"/>
          <w:trPrChange w:id="3152" w:author="Jose Luis Zofio Prieto" w:date="2025-03-12T18:29:00Z">
            <w:trPr>
              <w:trHeight w:val="263"/>
            </w:trPr>
          </w:trPrChange>
        </w:trPr>
        <w:tc>
          <w:tcPr>
            <w:tcW w:w="1763" w:type="dxa"/>
            <w:tcBorders>
              <w:top w:val="nil"/>
              <w:left w:val="nil"/>
              <w:right w:val="single" w:sz="4" w:space="0" w:color="auto"/>
            </w:tcBorders>
            <w:shd w:val="clear" w:color="auto" w:fill="auto"/>
            <w:vAlign w:val="center"/>
            <w:hideMark/>
            <w:tcPrChange w:id="3153" w:author="Jose Luis Zofio Prieto" w:date="2025-03-12T18:29:00Z">
              <w:tcPr>
                <w:tcW w:w="1763" w:type="dxa"/>
                <w:tcBorders>
                  <w:top w:val="nil"/>
                  <w:left w:val="nil"/>
                  <w:right w:val="nil"/>
                </w:tcBorders>
                <w:shd w:val="clear" w:color="auto" w:fill="auto"/>
                <w:vAlign w:val="center"/>
                <w:hideMark/>
              </w:tcPr>
            </w:tcPrChange>
          </w:tcPr>
          <w:p w14:paraId="0281C509" w14:textId="53A2B61E" w:rsidR="007C774B" w:rsidRPr="0050535F" w:rsidDel="00F85EF4" w:rsidRDefault="007C774B" w:rsidP="00DF3B00">
            <w:pPr>
              <w:spacing w:after="0" w:line="360" w:lineRule="auto"/>
              <w:jc w:val="left"/>
              <w:rPr>
                <w:del w:id="3154" w:author="Jose Luis Zofio Prieto [2]" w:date="2025-03-13T14:55:00Z"/>
                <w:rFonts w:eastAsia="Times New Roman" w:cs="Times New Roman"/>
                <w:color w:val="000000"/>
                <w:kern w:val="0"/>
                <w:sz w:val="20"/>
                <w:szCs w:val="20"/>
                <w:lang w:val="en-US" w:eastAsia="es-ES"/>
                <w14:ligatures w14:val="none"/>
              </w:rPr>
            </w:pPr>
            <w:del w:id="3155" w:author="Jose Luis Zofio Prieto [2]" w:date="2025-03-13T14:55:00Z">
              <w:r w:rsidRPr="0050535F" w:rsidDel="00F85EF4">
                <w:rPr>
                  <w:rFonts w:eastAsia="Times New Roman" w:cs="Times New Roman"/>
                  <w:color w:val="000000"/>
                  <w:kern w:val="0"/>
                  <w:sz w:val="20"/>
                  <w:szCs w:val="20"/>
                  <w:lang w:val="en-US" w:eastAsia="es-ES"/>
                  <w14:ligatures w14:val="none"/>
                </w:rPr>
                <w:delText>Beta</w:delText>
              </w:r>
            </w:del>
          </w:p>
        </w:tc>
        <w:tc>
          <w:tcPr>
            <w:tcW w:w="1138" w:type="dxa"/>
            <w:tcBorders>
              <w:top w:val="nil"/>
              <w:left w:val="single" w:sz="4" w:space="0" w:color="auto"/>
              <w:right w:val="single" w:sz="4" w:space="0" w:color="auto"/>
            </w:tcBorders>
            <w:shd w:val="clear" w:color="auto" w:fill="auto"/>
            <w:vAlign w:val="center"/>
            <w:hideMark/>
            <w:tcPrChange w:id="3156" w:author="Jose Luis Zofio Prieto" w:date="2025-03-12T18:29:00Z">
              <w:tcPr>
                <w:tcW w:w="1138" w:type="dxa"/>
                <w:tcBorders>
                  <w:top w:val="nil"/>
                  <w:left w:val="nil"/>
                  <w:right w:val="nil"/>
                </w:tcBorders>
                <w:shd w:val="clear" w:color="auto" w:fill="auto"/>
                <w:vAlign w:val="center"/>
                <w:hideMark/>
              </w:tcPr>
            </w:tcPrChange>
          </w:tcPr>
          <w:p w14:paraId="4770A922" w14:textId="013A65F6" w:rsidR="007C774B" w:rsidRPr="0050535F" w:rsidDel="00F85EF4" w:rsidRDefault="007C774B">
            <w:pPr>
              <w:spacing w:after="0" w:line="360" w:lineRule="auto"/>
              <w:jc w:val="center"/>
              <w:rPr>
                <w:del w:id="3157" w:author="Jose Luis Zofio Prieto [2]" w:date="2025-03-13T14:55:00Z"/>
                <w:rFonts w:eastAsia="Times New Roman" w:cs="Times New Roman"/>
                <w:color w:val="000000"/>
                <w:kern w:val="0"/>
                <w:lang w:val="en-US" w:eastAsia="es-ES"/>
                <w14:ligatures w14:val="none"/>
              </w:rPr>
              <w:pPrChange w:id="3158" w:author="Jose Luis Zofio Prieto" w:date="2025-03-12T18:28:00Z">
                <w:pPr>
                  <w:spacing w:after="0" w:line="360" w:lineRule="auto"/>
                  <w:jc w:val="left"/>
                </w:pPr>
              </w:pPrChange>
            </w:pPr>
            <w:del w:id="3159"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771" w:type="dxa"/>
            <w:tcBorders>
              <w:top w:val="nil"/>
              <w:left w:val="single" w:sz="4" w:space="0" w:color="auto"/>
              <w:right w:val="nil"/>
            </w:tcBorders>
            <w:shd w:val="clear" w:color="auto" w:fill="auto"/>
            <w:vAlign w:val="center"/>
            <w:hideMark/>
            <w:tcPrChange w:id="3160" w:author="Jose Luis Zofio Prieto" w:date="2025-03-12T18:29:00Z">
              <w:tcPr>
                <w:tcW w:w="771" w:type="dxa"/>
                <w:tcBorders>
                  <w:top w:val="nil"/>
                  <w:left w:val="nil"/>
                  <w:right w:val="nil"/>
                </w:tcBorders>
                <w:shd w:val="clear" w:color="auto" w:fill="auto"/>
                <w:vAlign w:val="center"/>
                <w:hideMark/>
              </w:tcPr>
            </w:tcPrChange>
          </w:tcPr>
          <w:p w14:paraId="48156667" w14:textId="198D27AC" w:rsidR="007C774B" w:rsidRPr="0050535F" w:rsidDel="00F85EF4" w:rsidRDefault="007C774B">
            <w:pPr>
              <w:spacing w:after="0" w:line="360" w:lineRule="auto"/>
              <w:jc w:val="center"/>
              <w:rPr>
                <w:del w:id="3161" w:author="Jose Luis Zofio Prieto [2]" w:date="2025-03-13T14:55:00Z"/>
                <w:rFonts w:eastAsia="Times New Roman" w:cs="Times New Roman"/>
                <w:color w:val="000000"/>
                <w:kern w:val="0"/>
                <w:lang w:val="en-US" w:eastAsia="es-ES"/>
                <w14:ligatures w14:val="none"/>
              </w:rPr>
              <w:pPrChange w:id="3162" w:author="Jose Luis Zofio Prieto" w:date="2025-03-12T18:28:00Z">
                <w:pPr>
                  <w:spacing w:after="0" w:line="360" w:lineRule="auto"/>
                  <w:jc w:val="left"/>
                </w:pPr>
              </w:pPrChange>
            </w:pPr>
            <w:del w:id="3163"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03</w:delText>
              </w:r>
            </w:del>
          </w:p>
        </w:tc>
        <w:tc>
          <w:tcPr>
            <w:tcW w:w="1218" w:type="dxa"/>
            <w:tcBorders>
              <w:top w:val="nil"/>
              <w:left w:val="nil"/>
              <w:right w:val="single" w:sz="4" w:space="0" w:color="auto"/>
            </w:tcBorders>
            <w:shd w:val="clear" w:color="auto" w:fill="auto"/>
            <w:vAlign w:val="center"/>
            <w:hideMark/>
            <w:tcPrChange w:id="3164" w:author="Jose Luis Zofio Prieto" w:date="2025-03-12T18:29:00Z">
              <w:tcPr>
                <w:tcW w:w="1218" w:type="dxa"/>
                <w:tcBorders>
                  <w:top w:val="nil"/>
                  <w:left w:val="nil"/>
                  <w:right w:val="nil"/>
                </w:tcBorders>
                <w:shd w:val="clear" w:color="auto" w:fill="auto"/>
                <w:vAlign w:val="center"/>
                <w:hideMark/>
              </w:tcPr>
            </w:tcPrChange>
          </w:tcPr>
          <w:p w14:paraId="78066138" w14:textId="5737A209" w:rsidR="007C774B" w:rsidRPr="0050535F" w:rsidDel="00F85EF4" w:rsidRDefault="007C774B">
            <w:pPr>
              <w:spacing w:after="0" w:line="360" w:lineRule="auto"/>
              <w:jc w:val="center"/>
              <w:rPr>
                <w:del w:id="3165" w:author="Jose Luis Zofio Prieto [2]" w:date="2025-03-13T14:55:00Z"/>
                <w:rFonts w:eastAsia="Times New Roman" w:cs="Times New Roman"/>
                <w:color w:val="000000"/>
                <w:kern w:val="0"/>
                <w:lang w:val="en-US" w:eastAsia="es-ES"/>
                <w14:ligatures w14:val="none"/>
              </w:rPr>
              <w:pPrChange w:id="3166" w:author="Jose Luis Zofio Prieto" w:date="2025-03-12T18:28:00Z">
                <w:pPr>
                  <w:spacing w:after="0" w:line="360" w:lineRule="auto"/>
                  <w:jc w:val="left"/>
                </w:pPr>
              </w:pPrChange>
            </w:pPr>
          </w:p>
        </w:tc>
        <w:tc>
          <w:tcPr>
            <w:tcW w:w="838" w:type="dxa"/>
            <w:tcBorders>
              <w:top w:val="nil"/>
              <w:left w:val="single" w:sz="4" w:space="0" w:color="auto"/>
              <w:right w:val="nil"/>
            </w:tcBorders>
            <w:shd w:val="clear" w:color="auto" w:fill="auto"/>
            <w:vAlign w:val="center"/>
            <w:hideMark/>
            <w:tcPrChange w:id="3167" w:author="Jose Luis Zofio Prieto" w:date="2025-03-12T18:29:00Z">
              <w:tcPr>
                <w:tcW w:w="838" w:type="dxa"/>
                <w:tcBorders>
                  <w:top w:val="nil"/>
                  <w:left w:val="nil"/>
                  <w:right w:val="nil"/>
                </w:tcBorders>
                <w:shd w:val="clear" w:color="auto" w:fill="auto"/>
                <w:vAlign w:val="center"/>
                <w:hideMark/>
              </w:tcPr>
            </w:tcPrChange>
          </w:tcPr>
          <w:p w14:paraId="27CC9F73" w14:textId="5F602637" w:rsidR="007C774B" w:rsidRPr="0050535F" w:rsidDel="00F85EF4" w:rsidRDefault="007C774B">
            <w:pPr>
              <w:spacing w:after="0" w:line="360" w:lineRule="auto"/>
              <w:jc w:val="center"/>
              <w:rPr>
                <w:del w:id="3168" w:author="Jose Luis Zofio Prieto [2]" w:date="2025-03-13T14:55:00Z"/>
                <w:rFonts w:eastAsia="Times New Roman" w:cs="Times New Roman"/>
                <w:color w:val="000000"/>
                <w:kern w:val="0"/>
                <w:lang w:val="en-US" w:eastAsia="es-ES"/>
                <w14:ligatures w14:val="none"/>
              </w:rPr>
              <w:pPrChange w:id="3169" w:author="Jose Luis Zofio Prieto" w:date="2025-03-12T18:28:00Z">
                <w:pPr>
                  <w:spacing w:after="0" w:line="360" w:lineRule="auto"/>
                  <w:jc w:val="left"/>
                </w:pPr>
              </w:pPrChange>
            </w:pPr>
            <w:del w:id="3170"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14</w:delText>
              </w:r>
            </w:del>
          </w:p>
        </w:tc>
        <w:tc>
          <w:tcPr>
            <w:tcW w:w="1255" w:type="dxa"/>
            <w:tcBorders>
              <w:top w:val="nil"/>
              <w:left w:val="nil"/>
              <w:right w:val="single" w:sz="4" w:space="0" w:color="auto"/>
            </w:tcBorders>
            <w:shd w:val="clear" w:color="auto" w:fill="auto"/>
            <w:vAlign w:val="center"/>
            <w:hideMark/>
            <w:tcPrChange w:id="3171" w:author="Jose Luis Zofio Prieto" w:date="2025-03-12T18:29:00Z">
              <w:tcPr>
                <w:tcW w:w="1255" w:type="dxa"/>
                <w:tcBorders>
                  <w:top w:val="nil"/>
                  <w:left w:val="nil"/>
                  <w:right w:val="nil"/>
                </w:tcBorders>
                <w:shd w:val="clear" w:color="auto" w:fill="auto"/>
                <w:vAlign w:val="center"/>
                <w:hideMark/>
              </w:tcPr>
            </w:tcPrChange>
          </w:tcPr>
          <w:p w14:paraId="700DCD3A" w14:textId="06A70345" w:rsidR="007C774B" w:rsidRPr="0050535F" w:rsidDel="00F85EF4" w:rsidRDefault="007C774B">
            <w:pPr>
              <w:spacing w:after="0" w:line="360" w:lineRule="auto"/>
              <w:jc w:val="center"/>
              <w:rPr>
                <w:del w:id="3172" w:author="Jose Luis Zofio Prieto [2]" w:date="2025-03-13T14:55:00Z"/>
                <w:rFonts w:eastAsia="Times New Roman" w:cs="Times New Roman"/>
                <w:color w:val="000000"/>
                <w:kern w:val="0"/>
                <w:lang w:val="en-US" w:eastAsia="es-ES"/>
                <w14:ligatures w14:val="none"/>
              </w:rPr>
              <w:pPrChange w:id="3173" w:author="Jose Luis Zofio Prieto" w:date="2025-03-12T18:28:00Z">
                <w:pPr>
                  <w:spacing w:after="0" w:line="360" w:lineRule="auto"/>
                  <w:jc w:val="left"/>
                </w:pPr>
              </w:pPrChange>
            </w:pPr>
          </w:p>
        </w:tc>
        <w:tc>
          <w:tcPr>
            <w:tcW w:w="812" w:type="dxa"/>
            <w:tcBorders>
              <w:top w:val="nil"/>
              <w:left w:val="single" w:sz="4" w:space="0" w:color="auto"/>
              <w:right w:val="nil"/>
            </w:tcBorders>
            <w:shd w:val="clear" w:color="auto" w:fill="auto"/>
            <w:vAlign w:val="center"/>
            <w:hideMark/>
            <w:tcPrChange w:id="3174" w:author="Jose Luis Zofio Prieto" w:date="2025-03-12T18:29:00Z">
              <w:tcPr>
                <w:tcW w:w="812" w:type="dxa"/>
                <w:tcBorders>
                  <w:top w:val="nil"/>
                  <w:left w:val="nil"/>
                  <w:right w:val="nil"/>
                </w:tcBorders>
                <w:shd w:val="clear" w:color="auto" w:fill="auto"/>
                <w:vAlign w:val="center"/>
                <w:hideMark/>
              </w:tcPr>
            </w:tcPrChange>
          </w:tcPr>
          <w:p w14:paraId="5C870ABA" w14:textId="2DD3FC2F" w:rsidR="007C774B" w:rsidRPr="0050535F" w:rsidDel="00F85EF4" w:rsidRDefault="007C774B">
            <w:pPr>
              <w:spacing w:after="0" w:line="360" w:lineRule="auto"/>
              <w:jc w:val="center"/>
              <w:rPr>
                <w:del w:id="3175" w:author="Jose Luis Zofio Prieto [2]" w:date="2025-03-13T14:55:00Z"/>
                <w:rFonts w:eastAsia="Times New Roman" w:cs="Times New Roman"/>
                <w:color w:val="000000"/>
                <w:kern w:val="0"/>
                <w:lang w:val="en-US" w:eastAsia="es-ES"/>
                <w14:ligatures w14:val="none"/>
              </w:rPr>
              <w:pPrChange w:id="3176" w:author="Jose Luis Zofio Prieto" w:date="2025-03-12T18:28:00Z">
                <w:pPr>
                  <w:spacing w:after="0" w:line="360" w:lineRule="auto"/>
                  <w:jc w:val="left"/>
                </w:pPr>
              </w:pPrChange>
            </w:pPr>
            <w:del w:id="3177"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20</w:delText>
              </w:r>
            </w:del>
          </w:p>
        </w:tc>
        <w:tc>
          <w:tcPr>
            <w:tcW w:w="882" w:type="dxa"/>
            <w:tcBorders>
              <w:top w:val="nil"/>
              <w:left w:val="nil"/>
              <w:right w:val="nil"/>
            </w:tcBorders>
            <w:shd w:val="clear" w:color="auto" w:fill="auto"/>
            <w:vAlign w:val="center"/>
            <w:hideMark/>
            <w:tcPrChange w:id="3178" w:author="Jose Luis Zofio Prieto" w:date="2025-03-12T18:29:00Z">
              <w:tcPr>
                <w:tcW w:w="882" w:type="dxa"/>
                <w:tcBorders>
                  <w:top w:val="nil"/>
                  <w:left w:val="nil"/>
                  <w:right w:val="nil"/>
                </w:tcBorders>
                <w:shd w:val="clear" w:color="auto" w:fill="auto"/>
                <w:vAlign w:val="center"/>
                <w:hideMark/>
              </w:tcPr>
            </w:tcPrChange>
          </w:tcPr>
          <w:p w14:paraId="43B367B3" w14:textId="387E5E1B" w:rsidR="007C774B" w:rsidRPr="0050535F" w:rsidDel="00F85EF4" w:rsidRDefault="007C774B">
            <w:pPr>
              <w:spacing w:after="0" w:line="360" w:lineRule="auto"/>
              <w:jc w:val="center"/>
              <w:rPr>
                <w:del w:id="3179" w:author="Jose Luis Zofio Prieto [2]" w:date="2025-03-13T14:55:00Z"/>
                <w:rFonts w:eastAsia="Times New Roman" w:cs="Times New Roman"/>
                <w:color w:val="000000"/>
                <w:kern w:val="0"/>
                <w:lang w:val="en-US" w:eastAsia="es-ES"/>
                <w14:ligatures w14:val="none"/>
              </w:rPr>
              <w:pPrChange w:id="3180" w:author="Jose Luis Zofio Prieto" w:date="2025-03-12T18:28:00Z">
                <w:pPr>
                  <w:spacing w:after="0" w:line="360" w:lineRule="auto"/>
                  <w:jc w:val="left"/>
                </w:pPr>
              </w:pPrChange>
            </w:pPr>
          </w:p>
        </w:tc>
      </w:tr>
      <w:tr w:rsidR="007C774B" w:rsidRPr="0050535F" w:rsidDel="00F85EF4" w14:paraId="5681C930" w14:textId="2F8D515A" w:rsidTr="00F92C56">
        <w:tblPrEx>
          <w:tblW w:w="8677" w:type="dxa"/>
          <w:tblCellMar>
            <w:left w:w="70" w:type="dxa"/>
            <w:right w:w="70" w:type="dxa"/>
          </w:tblCellMar>
          <w:tblPrExChange w:id="3181" w:author="Jose Luis Zofio Prieto" w:date="2025-03-12T18:34:00Z">
            <w:tblPrEx>
              <w:tblW w:w="8677" w:type="dxa"/>
              <w:tblCellMar>
                <w:left w:w="70" w:type="dxa"/>
                <w:right w:w="70" w:type="dxa"/>
              </w:tblCellMar>
            </w:tblPrEx>
          </w:tblPrExChange>
        </w:tblPrEx>
        <w:trPr>
          <w:trHeight w:val="263"/>
          <w:del w:id="3182" w:author="Jose Luis Zofio Prieto [2]" w:date="2025-03-13T14:55:00Z"/>
          <w:trPrChange w:id="3183" w:author="Jose Luis Zofio Prieto" w:date="2025-03-12T18:34:00Z">
            <w:trPr>
              <w:trHeight w:val="263"/>
            </w:trPr>
          </w:trPrChange>
        </w:trPr>
        <w:tc>
          <w:tcPr>
            <w:tcW w:w="1763" w:type="dxa"/>
            <w:tcBorders>
              <w:top w:val="nil"/>
              <w:left w:val="nil"/>
              <w:right w:val="single" w:sz="4" w:space="0" w:color="auto"/>
            </w:tcBorders>
            <w:shd w:val="clear" w:color="auto" w:fill="auto"/>
            <w:vAlign w:val="center"/>
            <w:hideMark/>
            <w:tcPrChange w:id="3184" w:author="Jose Luis Zofio Prieto" w:date="2025-03-12T18:34:00Z">
              <w:tcPr>
                <w:tcW w:w="1763" w:type="dxa"/>
                <w:tcBorders>
                  <w:top w:val="nil"/>
                  <w:left w:val="nil"/>
                  <w:bottom w:val="single" w:sz="4" w:space="0" w:color="auto"/>
                  <w:right w:val="nil"/>
                </w:tcBorders>
                <w:shd w:val="clear" w:color="auto" w:fill="auto"/>
                <w:vAlign w:val="center"/>
                <w:hideMark/>
              </w:tcPr>
            </w:tcPrChange>
          </w:tcPr>
          <w:p w14:paraId="4D96AD62" w14:textId="321EBC1F" w:rsidR="007C774B" w:rsidRPr="00677CB0" w:rsidDel="00F85EF4" w:rsidRDefault="007C774B" w:rsidP="00DF3B00">
            <w:pPr>
              <w:spacing w:after="0" w:line="360" w:lineRule="auto"/>
              <w:jc w:val="left"/>
              <w:rPr>
                <w:del w:id="3185" w:author="Jose Luis Zofio Prieto [2]" w:date="2025-03-13T14:55:00Z"/>
                <w:rFonts w:eastAsia="Times New Roman" w:cs="Times New Roman"/>
                <w:i/>
                <w:iCs/>
                <w:color w:val="000000"/>
                <w:kern w:val="0"/>
                <w:sz w:val="20"/>
                <w:szCs w:val="20"/>
                <w:lang w:val="en-US" w:eastAsia="es-ES"/>
                <w14:ligatures w14:val="none"/>
                <w:rPrChange w:id="3186" w:author="Jose Luis Zofio Prieto" w:date="2025-03-12T18:30:00Z">
                  <w:rPr>
                    <w:del w:id="3187" w:author="Jose Luis Zofio Prieto [2]" w:date="2025-03-13T14:55:00Z"/>
                    <w:rFonts w:eastAsia="Times New Roman" w:cs="Times New Roman"/>
                    <w:color w:val="000000"/>
                    <w:kern w:val="0"/>
                    <w:sz w:val="20"/>
                    <w:szCs w:val="20"/>
                    <w:lang w:val="en-US" w:eastAsia="es-ES"/>
                    <w14:ligatures w14:val="none"/>
                  </w:rPr>
                </w:rPrChange>
              </w:rPr>
            </w:pPr>
            <w:del w:id="3188" w:author="Jose Luis Zofio Prieto [2]" w:date="2025-03-13T14:55:00Z">
              <w:r w:rsidRPr="0050535F" w:rsidDel="00F85EF4">
                <w:rPr>
                  <w:rFonts w:eastAsia="Times New Roman" w:cs="Times New Roman"/>
                  <w:color w:val="000000"/>
                  <w:kern w:val="0"/>
                  <w:sz w:val="20"/>
                  <w:szCs w:val="20"/>
                  <w:lang w:val="en-US" w:eastAsia="es-ES"/>
                  <w14:ligatures w14:val="none"/>
                </w:rPr>
                <w:delText>Probability</w:delText>
              </w:r>
            </w:del>
            <w:ins w:id="3189" w:author="Jose Luis Zofio Prieto" w:date="2025-03-12T18:30:00Z">
              <w:del w:id="3190" w:author="Jose Luis Zofio Prieto [2]" w:date="2025-03-13T14:55:00Z">
                <w:r w:rsidR="00677CB0" w:rsidDel="00F85EF4">
                  <w:rPr>
                    <w:rFonts w:eastAsia="Times New Roman" w:cs="Times New Roman"/>
                    <w:color w:val="000000"/>
                    <w:kern w:val="0"/>
                    <w:sz w:val="20"/>
                    <w:szCs w:val="20"/>
                    <w:lang w:val="en-US" w:eastAsia="es-ES"/>
                    <w14:ligatures w14:val="none"/>
                  </w:rPr>
                  <w:delText xml:space="preserve"> </w:delText>
                </w:r>
                <w:r w:rsidR="00677CB0" w:rsidDel="00F85EF4">
                  <w:rPr>
                    <w:rFonts w:eastAsia="Times New Roman" w:cs="Times New Roman"/>
                    <w:i/>
                    <w:iCs/>
                    <w:color w:val="000000"/>
                    <w:kern w:val="0"/>
                    <w:sz w:val="20"/>
                    <w:szCs w:val="20"/>
                    <w:lang w:val="en-US" w:eastAsia="es-ES"/>
                    <w14:ligatures w14:val="none"/>
                  </w:rPr>
                  <w:delText>p</w:delText>
                </w:r>
              </w:del>
            </w:ins>
          </w:p>
        </w:tc>
        <w:tc>
          <w:tcPr>
            <w:tcW w:w="1138" w:type="dxa"/>
            <w:tcBorders>
              <w:top w:val="nil"/>
              <w:left w:val="single" w:sz="4" w:space="0" w:color="auto"/>
              <w:right w:val="single" w:sz="4" w:space="0" w:color="auto"/>
            </w:tcBorders>
            <w:shd w:val="clear" w:color="auto" w:fill="auto"/>
            <w:vAlign w:val="center"/>
            <w:hideMark/>
            <w:tcPrChange w:id="3191" w:author="Jose Luis Zofio Prieto" w:date="2025-03-12T18:34:00Z">
              <w:tcPr>
                <w:tcW w:w="1138" w:type="dxa"/>
                <w:tcBorders>
                  <w:top w:val="nil"/>
                  <w:left w:val="nil"/>
                  <w:bottom w:val="single" w:sz="4" w:space="0" w:color="auto"/>
                  <w:right w:val="nil"/>
                </w:tcBorders>
                <w:shd w:val="clear" w:color="auto" w:fill="auto"/>
                <w:vAlign w:val="center"/>
                <w:hideMark/>
              </w:tcPr>
            </w:tcPrChange>
          </w:tcPr>
          <w:p w14:paraId="28866DE8" w14:textId="51F2EB9B" w:rsidR="007C774B" w:rsidRPr="0050535F" w:rsidDel="00F85EF4" w:rsidRDefault="007C774B">
            <w:pPr>
              <w:spacing w:after="0" w:line="360" w:lineRule="auto"/>
              <w:jc w:val="center"/>
              <w:rPr>
                <w:del w:id="3192" w:author="Jose Luis Zofio Prieto [2]" w:date="2025-03-13T14:55:00Z"/>
                <w:rFonts w:eastAsia="Times New Roman" w:cs="Times New Roman"/>
                <w:color w:val="000000"/>
                <w:kern w:val="0"/>
                <w:lang w:val="en-US" w:eastAsia="es-ES"/>
                <w14:ligatures w14:val="none"/>
              </w:rPr>
              <w:pPrChange w:id="3193" w:author="Jose Luis Zofio Prieto" w:date="2025-03-12T18:28:00Z">
                <w:pPr>
                  <w:spacing w:after="0" w:line="360" w:lineRule="auto"/>
                  <w:jc w:val="left"/>
                </w:pPr>
              </w:pPrChange>
            </w:pPr>
            <w:del w:id="3194"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15</w:delText>
              </w:r>
            </w:del>
          </w:p>
        </w:tc>
        <w:tc>
          <w:tcPr>
            <w:tcW w:w="771" w:type="dxa"/>
            <w:tcBorders>
              <w:top w:val="nil"/>
              <w:left w:val="single" w:sz="4" w:space="0" w:color="auto"/>
              <w:right w:val="nil"/>
            </w:tcBorders>
            <w:shd w:val="clear" w:color="auto" w:fill="auto"/>
            <w:vAlign w:val="center"/>
            <w:hideMark/>
            <w:tcPrChange w:id="3195" w:author="Jose Luis Zofio Prieto" w:date="2025-03-12T18:34:00Z">
              <w:tcPr>
                <w:tcW w:w="771" w:type="dxa"/>
                <w:tcBorders>
                  <w:top w:val="nil"/>
                  <w:left w:val="nil"/>
                  <w:bottom w:val="single" w:sz="4" w:space="0" w:color="auto"/>
                  <w:right w:val="nil"/>
                </w:tcBorders>
                <w:shd w:val="clear" w:color="auto" w:fill="auto"/>
                <w:vAlign w:val="center"/>
                <w:hideMark/>
              </w:tcPr>
            </w:tcPrChange>
          </w:tcPr>
          <w:p w14:paraId="483326F0" w14:textId="264BBE42" w:rsidR="007C774B" w:rsidRPr="0050535F" w:rsidDel="00F85EF4" w:rsidRDefault="007C774B">
            <w:pPr>
              <w:spacing w:after="0" w:line="360" w:lineRule="auto"/>
              <w:jc w:val="center"/>
              <w:rPr>
                <w:del w:id="3196" w:author="Jose Luis Zofio Prieto [2]" w:date="2025-03-13T14:55:00Z"/>
                <w:rFonts w:eastAsia="Times New Roman" w:cs="Times New Roman"/>
                <w:color w:val="000000"/>
                <w:kern w:val="0"/>
                <w:lang w:val="en-US" w:eastAsia="es-ES"/>
                <w14:ligatures w14:val="none"/>
              </w:rPr>
              <w:pPrChange w:id="3197" w:author="Jose Luis Zofio Prieto" w:date="2025-03-12T18:28:00Z">
                <w:pPr>
                  <w:spacing w:after="0" w:line="360" w:lineRule="auto"/>
                  <w:jc w:val="left"/>
                </w:pPr>
              </w:pPrChange>
            </w:pPr>
            <w:del w:id="3198"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60</w:delText>
              </w:r>
            </w:del>
          </w:p>
        </w:tc>
        <w:tc>
          <w:tcPr>
            <w:tcW w:w="1218" w:type="dxa"/>
            <w:tcBorders>
              <w:top w:val="nil"/>
              <w:left w:val="nil"/>
              <w:right w:val="single" w:sz="4" w:space="0" w:color="auto"/>
            </w:tcBorders>
            <w:shd w:val="clear" w:color="auto" w:fill="auto"/>
            <w:vAlign w:val="center"/>
            <w:hideMark/>
            <w:tcPrChange w:id="3199" w:author="Jose Luis Zofio Prieto" w:date="2025-03-12T18:34:00Z">
              <w:tcPr>
                <w:tcW w:w="1218" w:type="dxa"/>
                <w:tcBorders>
                  <w:top w:val="nil"/>
                  <w:left w:val="nil"/>
                  <w:bottom w:val="single" w:sz="4" w:space="0" w:color="auto"/>
                  <w:right w:val="nil"/>
                </w:tcBorders>
                <w:shd w:val="clear" w:color="auto" w:fill="auto"/>
                <w:vAlign w:val="center"/>
                <w:hideMark/>
              </w:tcPr>
            </w:tcPrChange>
          </w:tcPr>
          <w:p w14:paraId="6D698DDE" w14:textId="407CBE47" w:rsidR="007C774B" w:rsidRPr="0050535F" w:rsidDel="00F85EF4" w:rsidRDefault="007C774B">
            <w:pPr>
              <w:spacing w:after="0" w:line="360" w:lineRule="auto"/>
              <w:jc w:val="center"/>
              <w:rPr>
                <w:del w:id="3200" w:author="Jose Luis Zofio Prieto [2]" w:date="2025-03-13T14:55:00Z"/>
                <w:rFonts w:eastAsia="Times New Roman" w:cs="Times New Roman"/>
                <w:color w:val="000000"/>
                <w:kern w:val="0"/>
                <w:lang w:val="en-US" w:eastAsia="es-ES"/>
                <w14:ligatures w14:val="none"/>
              </w:rPr>
              <w:pPrChange w:id="3201" w:author="Jose Luis Zofio Prieto" w:date="2025-03-12T18:28:00Z">
                <w:pPr>
                  <w:spacing w:after="0" w:line="360" w:lineRule="auto"/>
                  <w:jc w:val="left"/>
                </w:pPr>
              </w:pPrChange>
            </w:pPr>
            <w:del w:id="3202" w:author="Jose Luis Zofio Prieto [2]" w:date="2025-03-13T14:55:00Z">
              <w:r w:rsidRPr="0050535F" w:rsidDel="00F85EF4">
                <w:rPr>
                  <w:rFonts w:eastAsia="Times New Roman" w:cs="Times New Roman"/>
                  <w:color w:val="000000"/>
                  <w:kern w:val="0"/>
                  <w:lang w:val="en-US" w:eastAsia="es-ES"/>
                  <w14:ligatures w14:val="none"/>
                </w:rPr>
                <w:delText>(2</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87)</w:delText>
              </w:r>
            </w:del>
          </w:p>
        </w:tc>
        <w:tc>
          <w:tcPr>
            <w:tcW w:w="838" w:type="dxa"/>
            <w:tcBorders>
              <w:top w:val="nil"/>
              <w:left w:val="single" w:sz="4" w:space="0" w:color="auto"/>
              <w:right w:val="nil"/>
            </w:tcBorders>
            <w:shd w:val="clear" w:color="auto" w:fill="auto"/>
            <w:vAlign w:val="center"/>
            <w:hideMark/>
            <w:tcPrChange w:id="3203" w:author="Jose Luis Zofio Prieto" w:date="2025-03-12T18:34:00Z">
              <w:tcPr>
                <w:tcW w:w="838" w:type="dxa"/>
                <w:tcBorders>
                  <w:top w:val="nil"/>
                  <w:left w:val="nil"/>
                  <w:bottom w:val="single" w:sz="4" w:space="0" w:color="auto"/>
                  <w:right w:val="nil"/>
                </w:tcBorders>
                <w:shd w:val="clear" w:color="auto" w:fill="auto"/>
                <w:vAlign w:val="center"/>
                <w:hideMark/>
              </w:tcPr>
            </w:tcPrChange>
          </w:tcPr>
          <w:p w14:paraId="05745ED6" w14:textId="2E213A14" w:rsidR="007C774B" w:rsidRPr="0050535F" w:rsidDel="00F85EF4" w:rsidRDefault="007C774B">
            <w:pPr>
              <w:spacing w:after="0" w:line="360" w:lineRule="auto"/>
              <w:jc w:val="center"/>
              <w:rPr>
                <w:del w:id="3204" w:author="Jose Luis Zofio Prieto [2]" w:date="2025-03-13T14:55:00Z"/>
                <w:rFonts w:eastAsia="Times New Roman" w:cs="Times New Roman"/>
                <w:color w:val="000000"/>
                <w:kern w:val="0"/>
                <w:lang w:val="en-US" w:eastAsia="es-ES"/>
                <w14:ligatures w14:val="none"/>
              </w:rPr>
              <w:pPrChange w:id="3205" w:author="Jose Luis Zofio Prieto" w:date="2025-03-12T18:28:00Z">
                <w:pPr>
                  <w:spacing w:after="0" w:line="360" w:lineRule="auto"/>
                  <w:jc w:val="left"/>
                </w:pPr>
              </w:pPrChange>
            </w:pPr>
            <w:del w:id="3206"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67</w:delText>
              </w:r>
            </w:del>
          </w:p>
        </w:tc>
        <w:tc>
          <w:tcPr>
            <w:tcW w:w="1255" w:type="dxa"/>
            <w:tcBorders>
              <w:top w:val="nil"/>
              <w:left w:val="nil"/>
              <w:right w:val="single" w:sz="4" w:space="0" w:color="auto"/>
            </w:tcBorders>
            <w:shd w:val="clear" w:color="auto" w:fill="auto"/>
            <w:vAlign w:val="center"/>
            <w:hideMark/>
            <w:tcPrChange w:id="3207" w:author="Jose Luis Zofio Prieto" w:date="2025-03-12T18:34:00Z">
              <w:tcPr>
                <w:tcW w:w="1255" w:type="dxa"/>
                <w:tcBorders>
                  <w:top w:val="nil"/>
                  <w:left w:val="nil"/>
                  <w:bottom w:val="single" w:sz="4" w:space="0" w:color="auto"/>
                  <w:right w:val="nil"/>
                </w:tcBorders>
                <w:shd w:val="clear" w:color="auto" w:fill="auto"/>
                <w:vAlign w:val="center"/>
                <w:hideMark/>
              </w:tcPr>
            </w:tcPrChange>
          </w:tcPr>
          <w:p w14:paraId="5C66DB7B" w14:textId="579F153A" w:rsidR="007C774B" w:rsidRPr="0050535F" w:rsidDel="00F85EF4" w:rsidRDefault="007C774B">
            <w:pPr>
              <w:spacing w:after="0" w:line="360" w:lineRule="auto"/>
              <w:jc w:val="center"/>
              <w:rPr>
                <w:del w:id="3208" w:author="Jose Luis Zofio Prieto [2]" w:date="2025-03-13T14:55:00Z"/>
                <w:rFonts w:eastAsia="Times New Roman" w:cs="Times New Roman"/>
                <w:color w:val="000000"/>
                <w:kern w:val="0"/>
                <w:lang w:val="en-US" w:eastAsia="es-ES"/>
                <w14:ligatures w14:val="none"/>
              </w:rPr>
              <w:pPrChange w:id="3209" w:author="Jose Luis Zofio Prieto" w:date="2025-03-12T18:28:00Z">
                <w:pPr>
                  <w:spacing w:after="0" w:line="360" w:lineRule="auto"/>
                  <w:jc w:val="left"/>
                </w:pPr>
              </w:pPrChange>
            </w:pPr>
            <w:del w:id="3210" w:author="Jose Luis Zofio Prieto [2]" w:date="2025-03-13T14:55:00Z">
              <w:r w:rsidRPr="0050535F" w:rsidDel="00F85EF4">
                <w:rPr>
                  <w:rFonts w:eastAsia="Times New Roman" w:cs="Times New Roman"/>
                  <w:color w:val="000000"/>
                  <w:kern w:val="0"/>
                  <w:lang w:val="en-US" w:eastAsia="es-ES"/>
                  <w14:ligatures w14:val="none"/>
                </w:rPr>
                <w:delText>(3</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33)</w:delText>
              </w:r>
            </w:del>
          </w:p>
        </w:tc>
        <w:tc>
          <w:tcPr>
            <w:tcW w:w="812" w:type="dxa"/>
            <w:tcBorders>
              <w:top w:val="nil"/>
              <w:left w:val="single" w:sz="4" w:space="0" w:color="auto"/>
              <w:right w:val="nil"/>
            </w:tcBorders>
            <w:shd w:val="clear" w:color="auto" w:fill="auto"/>
            <w:vAlign w:val="center"/>
            <w:hideMark/>
            <w:tcPrChange w:id="3211" w:author="Jose Luis Zofio Prieto" w:date="2025-03-12T18:34:00Z">
              <w:tcPr>
                <w:tcW w:w="812" w:type="dxa"/>
                <w:tcBorders>
                  <w:top w:val="nil"/>
                  <w:left w:val="nil"/>
                  <w:bottom w:val="single" w:sz="4" w:space="0" w:color="auto"/>
                  <w:right w:val="nil"/>
                </w:tcBorders>
                <w:shd w:val="clear" w:color="auto" w:fill="auto"/>
                <w:vAlign w:val="center"/>
                <w:hideMark/>
              </w:tcPr>
            </w:tcPrChange>
          </w:tcPr>
          <w:p w14:paraId="70FEF02C" w14:textId="61F4D7EC" w:rsidR="007C774B" w:rsidRPr="0050535F" w:rsidDel="00F85EF4" w:rsidRDefault="007C774B">
            <w:pPr>
              <w:spacing w:after="0" w:line="360" w:lineRule="auto"/>
              <w:jc w:val="center"/>
              <w:rPr>
                <w:del w:id="3212" w:author="Jose Luis Zofio Prieto [2]" w:date="2025-03-13T14:55:00Z"/>
                <w:rFonts w:eastAsia="Times New Roman" w:cs="Times New Roman"/>
                <w:color w:val="000000"/>
                <w:kern w:val="0"/>
                <w:lang w:val="en-US" w:eastAsia="es-ES"/>
                <w14:ligatures w14:val="none"/>
              </w:rPr>
              <w:pPrChange w:id="3213" w:author="Jose Luis Zofio Prieto" w:date="2025-03-12T18:28:00Z">
                <w:pPr>
                  <w:spacing w:after="0" w:line="360" w:lineRule="auto"/>
                  <w:jc w:val="left"/>
                </w:pPr>
              </w:pPrChange>
            </w:pPr>
            <w:del w:id="3214"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74</w:delText>
              </w:r>
            </w:del>
          </w:p>
        </w:tc>
        <w:tc>
          <w:tcPr>
            <w:tcW w:w="882" w:type="dxa"/>
            <w:tcBorders>
              <w:top w:val="nil"/>
              <w:left w:val="nil"/>
              <w:right w:val="nil"/>
            </w:tcBorders>
            <w:shd w:val="clear" w:color="auto" w:fill="auto"/>
            <w:vAlign w:val="center"/>
            <w:hideMark/>
            <w:tcPrChange w:id="3215" w:author="Jose Luis Zofio Prieto" w:date="2025-03-12T18:34:00Z">
              <w:tcPr>
                <w:tcW w:w="882" w:type="dxa"/>
                <w:tcBorders>
                  <w:top w:val="nil"/>
                  <w:left w:val="nil"/>
                  <w:bottom w:val="single" w:sz="4" w:space="0" w:color="auto"/>
                  <w:right w:val="nil"/>
                </w:tcBorders>
                <w:shd w:val="clear" w:color="auto" w:fill="auto"/>
                <w:vAlign w:val="center"/>
                <w:hideMark/>
              </w:tcPr>
            </w:tcPrChange>
          </w:tcPr>
          <w:p w14:paraId="7F50B6CD" w14:textId="38FBD0FD" w:rsidR="007C774B" w:rsidRPr="0050535F" w:rsidDel="00F85EF4" w:rsidRDefault="007C774B">
            <w:pPr>
              <w:keepNext/>
              <w:spacing w:after="0" w:line="360" w:lineRule="auto"/>
              <w:jc w:val="center"/>
              <w:rPr>
                <w:del w:id="3216" w:author="Jose Luis Zofio Prieto [2]" w:date="2025-03-13T14:55:00Z"/>
                <w:rFonts w:eastAsia="Times New Roman" w:cs="Times New Roman"/>
                <w:color w:val="000000"/>
                <w:kern w:val="0"/>
                <w:lang w:val="en-US" w:eastAsia="es-ES"/>
                <w14:ligatures w14:val="none"/>
              </w:rPr>
              <w:pPrChange w:id="3217" w:author="Jose Luis Zofio Prieto" w:date="2025-03-12T18:28:00Z">
                <w:pPr>
                  <w:keepNext/>
                  <w:spacing w:after="0" w:line="360" w:lineRule="auto"/>
                  <w:jc w:val="left"/>
                </w:pPr>
              </w:pPrChange>
            </w:pPr>
            <w:del w:id="3218" w:author="Jose Luis Zofio Prieto [2]" w:date="2025-03-13T14:55:00Z">
              <w:r w:rsidRPr="0050535F" w:rsidDel="00F85EF4">
                <w:rPr>
                  <w:rFonts w:eastAsia="Times New Roman" w:cs="Times New Roman"/>
                  <w:color w:val="000000"/>
                  <w:kern w:val="0"/>
                  <w:lang w:val="en-US" w:eastAsia="es-ES"/>
                  <w14:ligatures w14:val="none"/>
                </w:rPr>
                <w:delText>(3</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76)</w:delText>
              </w:r>
            </w:del>
          </w:p>
        </w:tc>
      </w:tr>
      <w:tr w:rsidR="00F92C56" w:rsidRPr="0050535F" w:rsidDel="00F85EF4" w14:paraId="48F086BD" w14:textId="3AC6768D" w:rsidTr="00F92C56">
        <w:tblPrEx>
          <w:tblW w:w="8677" w:type="dxa"/>
          <w:tblCellMar>
            <w:left w:w="70" w:type="dxa"/>
            <w:right w:w="70" w:type="dxa"/>
          </w:tblCellMar>
          <w:tblPrExChange w:id="3219" w:author="Jose Luis Zofio Prieto" w:date="2025-03-12T18:34:00Z">
            <w:tblPrEx>
              <w:tblW w:w="8677" w:type="dxa"/>
              <w:tblCellMar>
                <w:left w:w="70" w:type="dxa"/>
                <w:right w:w="70" w:type="dxa"/>
              </w:tblCellMar>
            </w:tblPrEx>
          </w:tblPrExChange>
        </w:tblPrEx>
        <w:trPr>
          <w:trHeight w:val="263"/>
          <w:ins w:id="3220" w:author="Jose Luis Zofio Prieto" w:date="2025-03-12T18:34:00Z"/>
          <w:del w:id="3221" w:author="Jose Luis Zofio Prieto [2]" w:date="2025-03-13T14:55:00Z"/>
          <w:trPrChange w:id="3222" w:author="Jose Luis Zofio Prieto" w:date="2025-03-12T18:34:00Z">
            <w:trPr>
              <w:trHeight w:val="263"/>
            </w:trPr>
          </w:trPrChange>
        </w:trPr>
        <w:tc>
          <w:tcPr>
            <w:tcW w:w="1763" w:type="dxa"/>
            <w:tcBorders>
              <w:top w:val="nil"/>
              <w:left w:val="nil"/>
              <w:bottom w:val="single" w:sz="4" w:space="0" w:color="auto"/>
              <w:right w:val="single" w:sz="4" w:space="0" w:color="auto"/>
            </w:tcBorders>
            <w:shd w:val="clear" w:color="auto" w:fill="auto"/>
            <w:vAlign w:val="center"/>
            <w:hideMark/>
            <w:tcPrChange w:id="3223" w:author="Jose Luis Zofio Prieto" w:date="2025-03-12T18:34:00Z">
              <w:tcPr>
                <w:tcW w:w="1763" w:type="dxa"/>
                <w:tcBorders>
                  <w:top w:val="nil"/>
                  <w:left w:val="nil"/>
                  <w:right w:val="single" w:sz="4" w:space="0" w:color="auto"/>
                </w:tcBorders>
                <w:shd w:val="clear" w:color="auto" w:fill="auto"/>
                <w:vAlign w:val="center"/>
                <w:hideMark/>
              </w:tcPr>
            </w:tcPrChange>
          </w:tcPr>
          <w:p w14:paraId="653F4E06" w14:textId="17AEC465" w:rsidR="00F92C56" w:rsidRPr="0050535F" w:rsidDel="00F85EF4" w:rsidRDefault="00F92C56" w:rsidP="00901E75">
            <w:pPr>
              <w:spacing w:after="0" w:line="360" w:lineRule="auto"/>
              <w:jc w:val="left"/>
              <w:rPr>
                <w:ins w:id="3224" w:author="Jose Luis Zofio Prieto" w:date="2025-03-12T18:34:00Z"/>
                <w:del w:id="3225" w:author="Jose Luis Zofio Prieto [2]" w:date="2025-03-13T14:55:00Z"/>
                <w:rFonts w:eastAsia="Times New Roman" w:cs="Times New Roman"/>
                <w:color w:val="000000"/>
                <w:kern w:val="0"/>
                <w:sz w:val="20"/>
                <w:szCs w:val="20"/>
                <w:lang w:val="en-US" w:eastAsia="es-ES"/>
                <w14:ligatures w14:val="none"/>
              </w:rPr>
            </w:pPr>
            <w:ins w:id="3226" w:author="Jose Luis Zofio Prieto" w:date="2025-03-12T18:34:00Z">
              <w:del w:id="3227" w:author="Jose Luis Zofio Prieto [2]" w:date="2025-03-13T14:55:00Z">
                <w:r w:rsidRPr="0050535F" w:rsidDel="00F85EF4">
                  <w:rPr>
                    <w:rFonts w:eastAsia="Times New Roman" w:cs="Times New Roman"/>
                    <w:color w:val="000000"/>
                    <w:kern w:val="0"/>
                    <w:sz w:val="20"/>
                    <w:szCs w:val="20"/>
                    <w:lang w:val="en-US" w:eastAsia="es-ES"/>
                    <w14:ligatures w14:val="none"/>
                  </w:rPr>
                  <w:delText>Beta</w:delText>
                </w:r>
                <w:r w:rsidDel="00F85EF4">
                  <w:rPr>
                    <w:rFonts w:eastAsia="Times New Roman" w:cs="Times New Roman"/>
                    <w:color w:val="000000"/>
                    <w:kern w:val="0"/>
                    <w:sz w:val="20"/>
                    <w:szCs w:val="20"/>
                    <w:lang w:val="en-US" w:eastAsia="es-ES"/>
                    <w14:ligatures w14:val="none"/>
                  </w:rPr>
                  <w:delText xml:space="preserve"> </w:delText>
                </w:r>
              </w:del>
            </w:ins>
            <w:ins w:id="3228" w:author="Jose Luis Zofio Prieto" w:date="2025-03-12T18:34:00Z">
              <w:del w:id="3229" w:author="Jose Luis Zofio Prieto [2]" w:date="2025-03-13T14:55:00Z">
                <w:r w:rsidRPr="0050535F" w:rsidDel="00F85EF4">
                  <w:rPr>
                    <w:position w:val="-10"/>
                    <w:lang w:val="en-US"/>
                  </w:rPr>
                  <w:object w:dxaOrig="279" w:dyaOrig="340" w14:anchorId="7B6ED070">
                    <v:shape id="_x0000_i1182" type="#_x0000_t75" style="width:14.65pt;height:16.5pt" o:ole="">
                      <v:imagedata r:id="rId291" o:title=""/>
                    </v:shape>
                    <o:OLEObject Type="Embed" ProgID="Equation.DSMT4" ShapeID="_x0000_i1182" DrawAspect="Content" ObjectID="_1803494236" r:id="rId308"/>
                  </w:object>
                </w:r>
              </w:del>
            </w:ins>
          </w:p>
        </w:tc>
        <w:tc>
          <w:tcPr>
            <w:tcW w:w="1138" w:type="dxa"/>
            <w:tcBorders>
              <w:top w:val="nil"/>
              <w:left w:val="single" w:sz="4" w:space="0" w:color="auto"/>
              <w:bottom w:val="single" w:sz="4" w:space="0" w:color="auto"/>
              <w:right w:val="single" w:sz="4" w:space="0" w:color="auto"/>
            </w:tcBorders>
            <w:shd w:val="clear" w:color="auto" w:fill="auto"/>
            <w:vAlign w:val="center"/>
            <w:hideMark/>
            <w:tcPrChange w:id="3230" w:author="Jose Luis Zofio Prieto" w:date="2025-03-12T18:34:00Z">
              <w:tcPr>
                <w:tcW w:w="1138" w:type="dxa"/>
                <w:tcBorders>
                  <w:top w:val="nil"/>
                  <w:left w:val="single" w:sz="4" w:space="0" w:color="auto"/>
                  <w:right w:val="single" w:sz="4" w:space="0" w:color="auto"/>
                </w:tcBorders>
                <w:shd w:val="clear" w:color="auto" w:fill="auto"/>
                <w:vAlign w:val="center"/>
                <w:hideMark/>
              </w:tcPr>
            </w:tcPrChange>
          </w:tcPr>
          <w:p w14:paraId="48A12767" w14:textId="6FF42FE5" w:rsidR="00F92C56" w:rsidRPr="0050535F" w:rsidDel="00F85EF4" w:rsidRDefault="00F92C56" w:rsidP="00901E75">
            <w:pPr>
              <w:spacing w:after="0" w:line="360" w:lineRule="auto"/>
              <w:jc w:val="center"/>
              <w:rPr>
                <w:ins w:id="3231" w:author="Jose Luis Zofio Prieto" w:date="2025-03-12T18:34:00Z"/>
                <w:del w:id="3232" w:author="Jose Luis Zofio Prieto [2]" w:date="2025-03-13T14:55:00Z"/>
                <w:rFonts w:eastAsia="Times New Roman" w:cs="Times New Roman"/>
                <w:color w:val="000000"/>
                <w:kern w:val="0"/>
                <w:lang w:val="en-US" w:eastAsia="es-ES"/>
                <w14:ligatures w14:val="none"/>
              </w:rPr>
            </w:pPr>
            <w:ins w:id="3233" w:author="Jose Luis Zofio Prieto" w:date="2025-03-12T18:34:00Z">
              <w:del w:id="3234" w:author="Jose Luis Zofio Prieto [2]" w:date="2025-03-13T14:55:00Z">
                <w:r w:rsidRPr="0050535F" w:rsidDel="00F85EF4">
                  <w:rPr>
                    <w:rFonts w:eastAsia="Times New Roman" w:cs="Times New Roman"/>
                    <w:color w:val="000000"/>
                    <w:kern w:val="0"/>
                    <w:lang w:val="en-US" w:eastAsia="es-ES"/>
                    <w14:ligatures w14:val="none"/>
                  </w:rPr>
                  <w:delText>0.00</w:delText>
                </w:r>
              </w:del>
            </w:ins>
          </w:p>
        </w:tc>
        <w:tc>
          <w:tcPr>
            <w:tcW w:w="771" w:type="dxa"/>
            <w:tcBorders>
              <w:top w:val="nil"/>
              <w:left w:val="single" w:sz="4" w:space="0" w:color="auto"/>
              <w:bottom w:val="single" w:sz="4" w:space="0" w:color="auto"/>
              <w:right w:val="nil"/>
            </w:tcBorders>
            <w:shd w:val="clear" w:color="auto" w:fill="auto"/>
            <w:vAlign w:val="center"/>
            <w:hideMark/>
            <w:tcPrChange w:id="3235" w:author="Jose Luis Zofio Prieto" w:date="2025-03-12T18:34:00Z">
              <w:tcPr>
                <w:tcW w:w="771" w:type="dxa"/>
                <w:tcBorders>
                  <w:top w:val="nil"/>
                  <w:left w:val="single" w:sz="4" w:space="0" w:color="auto"/>
                  <w:right w:val="nil"/>
                </w:tcBorders>
                <w:shd w:val="clear" w:color="auto" w:fill="auto"/>
                <w:vAlign w:val="center"/>
                <w:hideMark/>
              </w:tcPr>
            </w:tcPrChange>
          </w:tcPr>
          <w:p w14:paraId="6971717C" w14:textId="3E9355E3" w:rsidR="00F92C56" w:rsidRPr="0050535F" w:rsidDel="00F85EF4" w:rsidRDefault="00F92C56" w:rsidP="00901E75">
            <w:pPr>
              <w:spacing w:after="0" w:line="360" w:lineRule="auto"/>
              <w:jc w:val="center"/>
              <w:rPr>
                <w:ins w:id="3236" w:author="Jose Luis Zofio Prieto" w:date="2025-03-12T18:34:00Z"/>
                <w:del w:id="3237" w:author="Jose Luis Zofio Prieto [2]" w:date="2025-03-13T14:55:00Z"/>
                <w:rFonts w:eastAsia="Times New Roman" w:cs="Times New Roman"/>
                <w:color w:val="000000"/>
                <w:kern w:val="0"/>
                <w:lang w:val="en-US" w:eastAsia="es-ES"/>
                <w14:ligatures w14:val="none"/>
              </w:rPr>
            </w:pPr>
            <w:ins w:id="3238" w:author="Jose Luis Zofio Prieto" w:date="2025-03-12T18:34:00Z">
              <w:del w:id="3239" w:author="Jose Luis Zofio Prieto [2]" w:date="2025-03-13T14:55:00Z">
                <w:r w:rsidRPr="0050535F" w:rsidDel="00F85EF4">
                  <w:rPr>
                    <w:rFonts w:eastAsia="Times New Roman" w:cs="Times New Roman"/>
                    <w:color w:val="000000"/>
                    <w:kern w:val="0"/>
                    <w:lang w:val="en-US" w:eastAsia="es-ES"/>
                    <w14:ligatures w14:val="none"/>
                  </w:rPr>
                  <w:delText>1.03</w:delText>
                </w:r>
              </w:del>
            </w:ins>
          </w:p>
        </w:tc>
        <w:tc>
          <w:tcPr>
            <w:tcW w:w="1218" w:type="dxa"/>
            <w:tcBorders>
              <w:top w:val="nil"/>
              <w:left w:val="nil"/>
              <w:bottom w:val="single" w:sz="4" w:space="0" w:color="auto"/>
              <w:right w:val="single" w:sz="4" w:space="0" w:color="auto"/>
            </w:tcBorders>
            <w:shd w:val="clear" w:color="auto" w:fill="auto"/>
            <w:vAlign w:val="center"/>
            <w:hideMark/>
            <w:tcPrChange w:id="3240" w:author="Jose Luis Zofio Prieto" w:date="2025-03-12T18:34:00Z">
              <w:tcPr>
                <w:tcW w:w="1218" w:type="dxa"/>
                <w:tcBorders>
                  <w:top w:val="nil"/>
                  <w:left w:val="nil"/>
                  <w:right w:val="single" w:sz="4" w:space="0" w:color="auto"/>
                </w:tcBorders>
                <w:shd w:val="clear" w:color="auto" w:fill="auto"/>
                <w:vAlign w:val="center"/>
                <w:hideMark/>
              </w:tcPr>
            </w:tcPrChange>
          </w:tcPr>
          <w:p w14:paraId="401B7E6F" w14:textId="3552CC6B" w:rsidR="00F92C56" w:rsidRPr="0050535F" w:rsidDel="00F85EF4" w:rsidRDefault="00F92C56" w:rsidP="00901E75">
            <w:pPr>
              <w:spacing w:after="0" w:line="360" w:lineRule="auto"/>
              <w:jc w:val="center"/>
              <w:rPr>
                <w:ins w:id="3241" w:author="Jose Luis Zofio Prieto" w:date="2025-03-12T18:34:00Z"/>
                <w:del w:id="3242" w:author="Jose Luis Zofio Prieto [2]" w:date="2025-03-13T14:55:00Z"/>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Change w:id="3243" w:author="Jose Luis Zofio Prieto" w:date="2025-03-12T18:34:00Z">
              <w:tcPr>
                <w:tcW w:w="838" w:type="dxa"/>
                <w:tcBorders>
                  <w:top w:val="nil"/>
                  <w:left w:val="single" w:sz="4" w:space="0" w:color="auto"/>
                  <w:right w:val="nil"/>
                </w:tcBorders>
                <w:shd w:val="clear" w:color="auto" w:fill="auto"/>
                <w:vAlign w:val="center"/>
                <w:hideMark/>
              </w:tcPr>
            </w:tcPrChange>
          </w:tcPr>
          <w:p w14:paraId="79CE40BD" w14:textId="6E5DB9FB" w:rsidR="00F92C56" w:rsidRPr="0050535F" w:rsidDel="00F85EF4" w:rsidRDefault="00F92C56" w:rsidP="00901E75">
            <w:pPr>
              <w:spacing w:after="0" w:line="360" w:lineRule="auto"/>
              <w:jc w:val="center"/>
              <w:rPr>
                <w:ins w:id="3244" w:author="Jose Luis Zofio Prieto" w:date="2025-03-12T18:34:00Z"/>
                <w:del w:id="3245" w:author="Jose Luis Zofio Prieto [2]" w:date="2025-03-13T14:55:00Z"/>
                <w:rFonts w:eastAsia="Times New Roman" w:cs="Times New Roman"/>
                <w:color w:val="000000"/>
                <w:kern w:val="0"/>
                <w:lang w:val="en-US" w:eastAsia="es-ES"/>
                <w14:ligatures w14:val="none"/>
              </w:rPr>
            </w:pPr>
            <w:ins w:id="3246" w:author="Jose Luis Zofio Prieto" w:date="2025-03-12T18:34:00Z">
              <w:del w:id="3247" w:author="Jose Luis Zofio Prieto [2]" w:date="2025-03-13T14:55:00Z">
                <w:r w:rsidRPr="0050535F" w:rsidDel="00F85EF4">
                  <w:rPr>
                    <w:rFonts w:eastAsia="Times New Roman" w:cs="Times New Roman"/>
                    <w:color w:val="000000"/>
                    <w:kern w:val="0"/>
                    <w:lang w:val="en-US" w:eastAsia="es-ES"/>
                    <w14:ligatures w14:val="none"/>
                  </w:rPr>
                  <w:delText>1.14</w:delText>
                </w:r>
              </w:del>
            </w:ins>
          </w:p>
        </w:tc>
        <w:tc>
          <w:tcPr>
            <w:tcW w:w="1255" w:type="dxa"/>
            <w:tcBorders>
              <w:top w:val="nil"/>
              <w:left w:val="nil"/>
              <w:bottom w:val="single" w:sz="4" w:space="0" w:color="auto"/>
              <w:right w:val="single" w:sz="4" w:space="0" w:color="auto"/>
            </w:tcBorders>
            <w:shd w:val="clear" w:color="auto" w:fill="auto"/>
            <w:vAlign w:val="center"/>
            <w:hideMark/>
            <w:tcPrChange w:id="3248" w:author="Jose Luis Zofio Prieto" w:date="2025-03-12T18:34:00Z">
              <w:tcPr>
                <w:tcW w:w="1255" w:type="dxa"/>
                <w:tcBorders>
                  <w:top w:val="nil"/>
                  <w:left w:val="nil"/>
                  <w:right w:val="single" w:sz="4" w:space="0" w:color="auto"/>
                </w:tcBorders>
                <w:shd w:val="clear" w:color="auto" w:fill="auto"/>
                <w:vAlign w:val="center"/>
                <w:hideMark/>
              </w:tcPr>
            </w:tcPrChange>
          </w:tcPr>
          <w:p w14:paraId="78967962" w14:textId="1CB4BB9C" w:rsidR="00F92C56" w:rsidRPr="0050535F" w:rsidDel="00F85EF4" w:rsidRDefault="00F92C56" w:rsidP="00901E75">
            <w:pPr>
              <w:spacing w:after="0" w:line="360" w:lineRule="auto"/>
              <w:jc w:val="center"/>
              <w:rPr>
                <w:ins w:id="3249" w:author="Jose Luis Zofio Prieto" w:date="2025-03-12T18:34:00Z"/>
                <w:del w:id="3250" w:author="Jose Luis Zofio Prieto [2]" w:date="2025-03-13T14:55:00Z"/>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Change w:id="3251" w:author="Jose Luis Zofio Prieto" w:date="2025-03-12T18:34:00Z">
              <w:tcPr>
                <w:tcW w:w="812" w:type="dxa"/>
                <w:tcBorders>
                  <w:top w:val="nil"/>
                  <w:left w:val="single" w:sz="4" w:space="0" w:color="auto"/>
                  <w:right w:val="nil"/>
                </w:tcBorders>
                <w:shd w:val="clear" w:color="auto" w:fill="auto"/>
                <w:vAlign w:val="center"/>
                <w:hideMark/>
              </w:tcPr>
            </w:tcPrChange>
          </w:tcPr>
          <w:p w14:paraId="3FBBA601" w14:textId="5262F4B6" w:rsidR="00F92C56" w:rsidRPr="0050535F" w:rsidDel="00F85EF4" w:rsidRDefault="00F92C56" w:rsidP="00901E75">
            <w:pPr>
              <w:spacing w:after="0" w:line="360" w:lineRule="auto"/>
              <w:jc w:val="center"/>
              <w:rPr>
                <w:ins w:id="3252" w:author="Jose Luis Zofio Prieto" w:date="2025-03-12T18:34:00Z"/>
                <w:del w:id="3253" w:author="Jose Luis Zofio Prieto [2]" w:date="2025-03-13T14:55:00Z"/>
                <w:rFonts w:eastAsia="Times New Roman" w:cs="Times New Roman"/>
                <w:color w:val="000000"/>
                <w:kern w:val="0"/>
                <w:lang w:val="en-US" w:eastAsia="es-ES"/>
                <w14:ligatures w14:val="none"/>
              </w:rPr>
            </w:pPr>
            <w:ins w:id="3254" w:author="Jose Luis Zofio Prieto" w:date="2025-03-12T18:34:00Z">
              <w:del w:id="3255" w:author="Jose Luis Zofio Prieto [2]" w:date="2025-03-13T14:55:00Z">
                <w:r w:rsidRPr="0050535F" w:rsidDel="00F85EF4">
                  <w:rPr>
                    <w:rFonts w:eastAsia="Times New Roman" w:cs="Times New Roman"/>
                    <w:color w:val="000000"/>
                    <w:kern w:val="0"/>
                    <w:lang w:val="en-US" w:eastAsia="es-ES"/>
                    <w14:ligatures w14:val="none"/>
                  </w:rPr>
                  <w:delText>1.20</w:delText>
                </w:r>
              </w:del>
            </w:ins>
          </w:p>
        </w:tc>
        <w:tc>
          <w:tcPr>
            <w:tcW w:w="882" w:type="dxa"/>
            <w:tcBorders>
              <w:top w:val="nil"/>
              <w:left w:val="nil"/>
              <w:bottom w:val="single" w:sz="4" w:space="0" w:color="auto"/>
              <w:right w:val="nil"/>
            </w:tcBorders>
            <w:shd w:val="clear" w:color="auto" w:fill="auto"/>
            <w:vAlign w:val="center"/>
            <w:hideMark/>
            <w:tcPrChange w:id="3256" w:author="Jose Luis Zofio Prieto" w:date="2025-03-12T18:34:00Z">
              <w:tcPr>
                <w:tcW w:w="882" w:type="dxa"/>
                <w:tcBorders>
                  <w:top w:val="nil"/>
                  <w:left w:val="nil"/>
                  <w:right w:val="nil"/>
                </w:tcBorders>
                <w:shd w:val="clear" w:color="auto" w:fill="auto"/>
                <w:vAlign w:val="center"/>
                <w:hideMark/>
              </w:tcPr>
            </w:tcPrChange>
          </w:tcPr>
          <w:p w14:paraId="1CDC4284" w14:textId="3952DBC9" w:rsidR="00F92C56" w:rsidRPr="0050535F" w:rsidDel="00F85EF4" w:rsidRDefault="00F92C56" w:rsidP="00901E75">
            <w:pPr>
              <w:spacing w:after="0" w:line="360" w:lineRule="auto"/>
              <w:jc w:val="center"/>
              <w:rPr>
                <w:ins w:id="3257" w:author="Jose Luis Zofio Prieto" w:date="2025-03-12T18:34:00Z"/>
                <w:del w:id="3258" w:author="Jose Luis Zofio Prieto [2]" w:date="2025-03-13T14:55:00Z"/>
                <w:rFonts w:eastAsia="Times New Roman" w:cs="Times New Roman"/>
                <w:color w:val="000000"/>
                <w:kern w:val="0"/>
                <w:lang w:val="en-US" w:eastAsia="es-ES"/>
                <w14:ligatures w14:val="none"/>
              </w:rPr>
            </w:pPr>
          </w:p>
        </w:tc>
      </w:tr>
    </w:tbl>
    <w:p w14:paraId="38F52D2B" w14:textId="6ABED277" w:rsidR="00FB13E5" w:rsidRPr="0050535F" w:rsidDel="00F85EF4" w:rsidRDefault="00FB13E5" w:rsidP="00DF3B00">
      <w:pPr>
        <w:pStyle w:val="Descripcin"/>
        <w:spacing w:line="360" w:lineRule="auto"/>
        <w:jc w:val="center"/>
        <w:rPr>
          <w:del w:id="3259" w:author="Jose Luis Zofio Prieto [2]" w:date="2025-03-13T14:55:00Z"/>
          <w:rFonts w:cs="Times New Roman"/>
          <w:color w:val="auto"/>
          <w:lang w:val="en-US"/>
        </w:rPr>
      </w:pPr>
    </w:p>
    <w:p w14:paraId="4C1013DF" w14:textId="0D2BA90E" w:rsidR="007C774B" w:rsidRPr="00D527F0" w:rsidDel="00F85EF4" w:rsidRDefault="00FB13E5" w:rsidP="00DF3B00">
      <w:pPr>
        <w:pStyle w:val="Descripcin"/>
        <w:spacing w:line="360" w:lineRule="auto"/>
        <w:jc w:val="center"/>
        <w:rPr>
          <w:del w:id="3260" w:author="Jose Luis Zofio Prieto [2]" w:date="2025-03-13T14:55:00Z"/>
          <w:rFonts w:cs="Times New Roman"/>
          <w:color w:val="auto"/>
          <w:sz w:val="22"/>
          <w:szCs w:val="22"/>
          <w:lang w:val="en-US"/>
        </w:rPr>
      </w:pPr>
      <w:commentRangeStart w:id="3261"/>
      <w:del w:id="3262" w:author="Jose Luis Zofio Prieto [2]" w:date="2025-03-13T14:55:00Z">
        <w:r w:rsidRPr="005754BD" w:rsidDel="00F85EF4">
          <w:rPr>
            <w:rFonts w:cs="Times New Roman"/>
            <w:i w:val="0"/>
            <w:iCs w:val="0"/>
            <w:sz w:val="22"/>
            <w:szCs w:val="22"/>
            <w:lang w:val="en-US"/>
            <w:rPrChange w:id="3263" w:author="Jose Luis Zofio Prieto" w:date="2025-03-12T18:01:00Z">
              <w:rPr>
                <w:rFonts w:cs="Times New Roman"/>
                <w:i w:val="0"/>
                <w:iCs w:val="0"/>
                <w:lang w:val="en-US"/>
              </w:rPr>
            </w:rPrChange>
          </w:rPr>
          <w:delText>Table 5</w:delText>
        </w:r>
        <w:commentRangeEnd w:id="3261"/>
        <w:r w:rsidR="00610088" w:rsidDel="00F85EF4">
          <w:rPr>
            <w:rStyle w:val="Refdecomentario"/>
            <w:i w:val="0"/>
            <w:iCs w:val="0"/>
            <w:color w:val="auto"/>
          </w:rPr>
          <w:commentReference w:id="3261"/>
        </w:r>
        <w:r w:rsidR="00F2690D" w:rsidRPr="005754BD" w:rsidDel="00F85EF4">
          <w:rPr>
            <w:rFonts w:cs="Times New Roman"/>
            <w:i w:val="0"/>
            <w:iCs w:val="0"/>
            <w:sz w:val="22"/>
            <w:szCs w:val="22"/>
            <w:lang w:val="en-US"/>
            <w:rPrChange w:id="3264" w:author="Jose Luis Zofio Prieto" w:date="2025-03-12T18:01:00Z">
              <w:rPr>
                <w:rFonts w:cs="Times New Roman"/>
                <w:i w:val="0"/>
                <w:iCs w:val="0"/>
                <w:lang w:val="en-US"/>
              </w:rPr>
            </w:rPrChange>
          </w:rPr>
          <w:delText>. Mean values for projections at different confidence levels.</w:delText>
        </w:r>
      </w:del>
    </w:p>
    <w:p w14:paraId="16D73FC5" w14:textId="5F012D5D" w:rsidR="001E7747" w:rsidDel="00F85EF4" w:rsidRDefault="001E7747" w:rsidP="001E7747">
      <w:pPr>
        <w:spacing w:line="360" w:lineRule="auto"/>
        <w:rPr>
          <w:ins w:id="3265" w:author="Jose Luis Zofio Prieto" w:date="2025-03-12T18:16:00Z"/>
          <w:del w:id="3266" w:author="Jose Luis Zofio Prieto [2]" w:date="2025-03-13T14:55:00Z"/>
          <w:rFonts w:cs="Times New Roman"/>
          <w:lang w:val="en-US"/>
        </w:rPr>
      </w:pPr>
    </w:p>
    <w:p w14:paraId="7A649D0E" w14:textId="77777777" w:rsidR="00F85EF4" w:rsidRDefault="00F85EF4" w:rsidP="001E7747">
      <w:pPr>
        <w:spacing w:line="360" w:lineRule="auto"/>
        <w:rPr>
          <w:ins w:id="3267" w:author="Jose Luis Zofio Prieto [2]" w:date="2025-03-13T14:55:00Z"/>
          <w:rFonts w:cs="Times New Roman"/>
          <w:lang w:val="en-US"/>
        </w:rPr>
      </w:pPr>
    </w:p>
    <w:p w14:paraId="5A2353E2" w14:textId="71A1024F" w:rsidR="001E7747" w:rsidRDefault="001E7747" w:rsidP="00AC4C1B">
      <w:pPr>
        <w:spacing w:line="360" w:lineRule="auto"/>
        <w:rPr>
          <w:ins w:id="3268" w:author="Jose Luis Zofio Prieto [2]" w:date="2025-03-13T14:55:00Z"/>
          <w:rFonts w:cs="Times New Roman"/>
          <w:lang w:val="en-US"/>
        </w:rPr>
      </w:pPr>
      <w:ins w:id="3269" w:author="Jose Luis Zofio Prieto" w:date="2025-03-12T18:16:00Z">
        <w:r w:rsidRPr="0050535F">
          <w:rPr>
            <w:rFonts w:cs="Times New Roman"/>
            <w:lang w:val="en-US"/>
          </w:rPr>
          <w:t xml:space="preserve">While Table 5 highlights average adjustments, Table 6 focuses on median values, which offer a more representative view of </w:t>
        </w:r>
      </w:ins>
      <w:ins w:id="3270" w:author="Jose Luis Zofio Prieto [2]" w:date="2025-03-13T14:15:00Z">
        <w:r w:rsidR="00D546AF">
          <w:rPr>
            <w:rFonts w:cs="Times New Roman"/>
            <w:lang w:val="en-US"/>
          </w:rPr>
          <w:t xml:space="preserve">the </w:t>
        </w:r>
      </w:ins>
      <w:ins w:id="3271" w:author="Jose Luis Zofio Prieto [2]" w:date="2025-03-13T14:16:00Z">
        <w:r w:rsidR="00D546AF">
          <w:rPr>
            <w:rFonts w:cs="Times New Roman"/>
            <w:lang w:val="en-US"/>
          </w:rPr>
          <w:t xml:space="preserve">input and output </w:t>
        </w:r>
      </w:ins>
      <w:ins w:id="3272" w:author="Jose Luis Zofio Prieto [2]" w:date="2025-03-13T14:15:00Z">
        <w:r w:rsidR="00D546AF">
          <w:rPr>
            <w:rFonts w:cs="Times New Roman"/>
            <w:lang w:val="en-US"/>
          </w:rPr>
          <w:t>ch</w:t>
        </w:r>
      </w:ins>
      <w:ins w:id="3273" w:author="Jose Luis Zofio Prieto [2]" w:date="2025-03-13T14:16:00Z">
        <w:r w:rsidR="00D546AF">
          <w:rPr>
            <w:rFonts w:cs="Times New Roman"/>
            <w:lang w:val="en-US"/>
          </w:rPr>
          <w:t>a</w:t>
        </w:r>
      </w:ins>
      <w:ins w:id="3274" w:author="Jose Luis Zofio Prieto [2]" w:date="2025-03-13T14:15:00Z">
        <w:r w:rsidR="00D546AF">
          <w:rPr>
            <w:rFonts w:cs="Times New Roman"/>
            <w:lang w:val="en-US"/>
          </w:rPr>
          <w:t xml:space="preserve">nges </w:t>
        </w:r>
      </w:ins>
      <w:ins w:id="3275" w:author="Jose Luis Zofio Prieto [2]" w:date="2025-03-13T14:16:00Z">
        <w:r w:rsidR="00D546AF">
          <w:rPr>
            <w:rFonts w:cs="Times New Roman"/>
            <w:lang w:val="en-US"/>
          </w:rPr>
          <w:t xml:space="preserve">required </w:t>
        </w:r>
      </w:ins>
      <w:ins w:id="3276" w:author="Jose Luis Zofio Prieto [2]" w:date="2025-03-13T14:15:00Z">
        <w:r w:rsidR="00D546AF">
          <w:rPr>
            <w:rFonts w:cs="Times New Roman"/>
            <w:lang w:val="en-US"/>
          </w:rPr>
          <w:t xml:space="preserve">for the </w:t>
        </w:r>
      </w:ins>
      <w:ins w:id="3277" w:author="Jose Luis Zofio Prieto" w:date="2025-03-12T18:16:00Z">
        <w:r w:rsidRPr="0050535F">
          <w:rPr>
            <w:rFonts w:cs="Times New Roman"/>
            <w:lang w:val="en-US"/>
          </w:rPr>
          <w:t xml:space="preserve">typical </w:t>
        </w:r>
        <w:r>
          <w:rPr>
            <w:rFonts w:cs="Times New Roman"/>
            <w:lang w:val="en-US"/>
          </w:rPr>
          <w:t>firm</w:t>
        </w:r>
      </w:ins>
      <w:ins w:id="3278" w:author="Jose Luis Zofio Prieto [2]" w:date="2025-03-13T14:16:00Z">
        <w:r w:rsidR="00D546AF">
          <w:rPr>
            <w:rFonts w:cs="Times New Roman"/>
            <w:lang w:val="en-US"/>
          </w:rPr>
          <w:t xml:space="preserve"> to reach the </w:t>
        </w:r>
      </w:ins>
      <w:ins w:id="3279" w:author="Jose Luis Zofio Prieto [2]" w:date="2025-03-13T14:17:00Z">
        <w:r w:rsidR="00D546AF">
          <w:rPr>
            <w:rFonts w:cs="Times New Roman"/>
            <w:lang w:val="en-US"/>
          </w:rPr>
          <w:t>efficiency</w:t>
        </w:r>
      </w:ins>
      <w:ins w:id="3280" w:author="Jose Luis Zofio Prieto [2]" w:date="2025-03-13T14:16:00Z">
        <w:r w:rsidR="00D546AF">
          <w:rPr>
            <w:rFonts w:cs="Times New Roman"/>
            <w:lang w:val="en-US"/>
          </w:rPr>
          <w:t xml:space="preserve"> thresho</w:t>
        </w:r>
      </w:ins>
      <w:ins w:id="3281" w:author="Jose Luis Zofio Prieto [2]" w:date="2025-03-13T14:17:00Z">
        <w:r w:rsidR="00D546AF">
          <w:rPr>
            <w:rFonts w:cs="Times New Roman"/>
            <w:lang w:val="en-US"/>
          </w:rPr>
          <w:t>l</w:t>
        </w:r>
      </w:ins>
      <w:ins w:id="3282" w:author="Jose Luis Zofio Prieto [2]" w:date="2025-03-13T14:16:00Z">
        <w:r w:rsidR="00D546AF">
          <w:rPr>
            <w:rFonts w:cs="Times New Roman"/>
            <w:lang w:val="en-US"/>
          </w:rPr>
          <w:t>ds</w:t>
        </w:r>
      </w:ins>
      <w:ins w:id="3283" w:author="Jose Luis Zofio Prieto" w:date="2025-03-12T18:16:00Z">
        <w:del w:id="3284" w:author="Jose Luis Zofio Prieto [2]" w:date="2025-03-13T14:16:00Z">
          <w:r w:rsidDel="00D546AF">
            <w:rPr>
              <w:rFonts w:cs="Times New Roman"/>
              <w:lang w:val="en-US"/>
            </w:rPr>
            <w:delText xml:space="preserve"> </w:delText>
          </w:r>
          <w:r w:rsidRPr="0050535F" w:rsidDel="00D546AF">
            <w:rPr>
              <w:rFonts w:cs="Times New Roman"/>
              <w:lang w:val="en-US"/>
            </w:rPr>
            <w:delText>changes</w:delText>
          </w:r>
        </w:del>
        <w:del w:id="3285" w:author="Jose Luis Zofio Prieto [2]" w:date="2025-03-13T14:15:00Z">
          <w:r w:rsidRPr="0050535F" w:rsidDel="00D546AF">
            <w:rPr>
              <w:rFonts w:cs="Times New Roman"/>
              <w:lang w:val="en-US"/>
            </w:rPr>
            <w:delText xml:space="preserve"> by reducing the impact of outliers</w:delText>
          </w:r>
        </w:del>
        <w:del w:id="3286" w:author="Jose Luis Zofio Prieto [2]" w:date="2025-03-13T14:17:00Z">
          <w:r w:rsidRPr="0050535F" w:rsidDel="00D546AF">
            <w:rPr>
              <w:rFonts w:cs="Times New Roman"/>
              <w:lang w:val="en-US"/>
            </w:rPr>
            <w:delText>.</w:delText>
          </w:r>
        </w:del>
      </w:ins>
      <w:ins w:id="3287" w:author="Jose Luis Zofio Prieto [2]" w:date="2025-03-13T14:17:00Z">
        <w:r w:rsidR="00D546AF">
          <w:rPr>
            <w:rFonts w:cs="Times New Roman"/>
            <w:lang w:val="en-US"/>
          </w:rPr>
          <w:t>.</w:t>
        </w:r>
      </w:ins>
      <w:ins w:id="3288" w:author="Jose Luis Zofio Prieto" w:date="2025-03-12T18:16:00Z">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del w:id="3289" w:author="Jose Luis Zofio Prieto [2]" w:date="2025-03-13T14:09:00Z">
          <w:r w:rsidRPr="0050535F" w:rsidDel="00D546AF">
            <w:rPr>
              <w:rFonts w:cs="Times New Roman"/>
              <w:lang w:val="en-US"/>
            </w:rPr>
            <w:delText>personal</w:delText>
          </w:r>
        </w:del>
      </w:ins>
      <w:ins w:id="3290" w:author="Jose Luis Zofio Prieto [2]" w:date="2025-03-13T14:09:00Z">
        <w:r w:rsidR="00D546AF">
          <w:rPr>
            <w:rFonts w:cs="Times New Roman"/>
            <w:lang w:val="en-US"/>
          </w:rPr>
          <w:t>personnel</w:t>
        </w:r>
      </w:ins>
      <w:ins w:id="3291" w:author="Jose Luis Zofio Prieto" w:date="2025-03-12T18:16:00Z">
        <w:r w:rsidRPr="0050535F">
          <w:rPr>
            <w:rFonts w:cs="Times New Roman"/>
            <w:lang w:val="en-US"/>
          </w:rPr>
          <w:t xml:space="preserve"> expenses remain unaffected. The larger reductions in total assets observed in the median case suggest that smaller or more typical </w:t>
        </w:r>
      </w:ins>
      <w:ins w:id="3292" w:author="Jose Luis Zofio Prieto" w:date="2025-03-12T18:37:00Z">
        <w:r w:rsidR="00BC068E">
          <w:rPr>
            <w:rFonts w:cs="Times New Roman"/>
            <w:lang w:val="en-US"/>
          </w:rPr>
          <w:t>firm</w:t>
        </w:r>
        <w:r w:rsidR="008A0222">
          <w:rPr>
            <w:rFonts w:cs="Times New Roman"/>
            <w:lang w:val="en-US"/>
          </w:rPr>
          <w:t>s</w:t>
        </w:r>
        <w:r w:rsidR="00BC068E">
          <w:rPr>
            <w:rFonts w:cs="Times New Roman"/>
            <w:lang w:val="en-US"/>
          </w:rPr>
          <w:t xml:space="preserve"> </w:t>
        </w:r>
      </w:ins>
      <w:ins w:id="3293" w:author="Jose Luis Zofio Prieto" w:date="2025-03-12T18:16:00Z">
        <w:r w:rsidRPr="0050535F">
          <w:rPr>
            <w:rFonts w:cs="Times New Roman"/>
            <w:lang w:val="en-US"/>
          </w:rPr>
          <w:t xml:space="preserve">require relatively </w:t>
        </w:r>
      </w:ins>
      <w:ins w:id="3294" w:author="Jose Luis Zofio Prieto" w:date="2025-03-12T18:37:00Z">
        <w:r w:rsidR="00BC068E" w:rsidRPr="0050535F">
          <w:rPr>
            <w:rFonts w:cs="Times New Roman"/>
            <w:lang w:val="en-US"/>
          </w:rPr>
          <w:t>great</w:t>
        </w:r>
        <w:r w:rsidR="008A0222">
          <w:rPr>
            <w:rFonts w:cs="Times New Roman"/>
            <w:lang w:val="en-US"/>
          </w:rPr>
          <w:t>er</w:t>
        </w:r>
      </w:ins>
      <w:ins w:id="3295" w:author="Jose Luis Zofio Prieto" w:date="2025-03-12T18:16:00Z">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ins>
      <w:ins w:id="3296" w:author="Jose Luis Zofio Prieto" w:date="2025-03-12T18:36:00Z">
        <w:r w:rsidR="00F46A22">
          <w:rPr>
            <w:rFonts w:cs="Times New Roman"/>
            <w:lang w:val="en-US"/>
          </w:rPr>
          <w:t xml:space="preserve"> Finally, Table 7 </w:t>
        </w:r>
        <w:r w:rsidR="00BC068E">
          <w:rPr>
            <w:rFonts w:cs="Times New Roman"/>
            <w:lang w:val="en-US"/>
          </w:rPr>
          <w:t>ref</w:t>
        </w:r>
      </w:ins>
      <w:ins w:id="3297" w:author="Jose Luis Zofio Prieto" w:date="2025-03-12T18:37:00Z">
        <w:r w:rsidR="00BC068E">
          <w:rPr>
            <w:rFonts w:cs="Times New Roman"/>
            <w:lang w:val="en-US"/>
          </w:rPr>
          <w:t xml:space="preserve">lects </w:t>
        </w:r>
      </w:ins>
      <w:ins w:id="3298" w:author="Jose Luis Zofio Prieto" w:date="2025-03-12T18:39:00Z">
        <w:r w:rsidR="001A2F26">
          <w:rPr>
            <w:rFonts w:cs="Times New Roman"/>
            <w:lang w:val="en-US"/>
          </w:rPr>
          <w:t xml:space="preserve">the </w:t>
        </w:r>
      </w:ins>
      <w:ins w:id="3299" w:author="Jose Luis Zofio Prieto [2]" w:date="2025-03-13T14:54:00Z">
        <w:r w:rsidR="00F85EF4">
          <w:rPr>
            <w:rFonts w:cs="Times New Roman"/>
            <w:lang w:val="en-US"/>
          </w:rPr>
          <w:t xml:space="preserve">variability in the </w:t>
        </w:r>
      </w:ins>
      <w:ins w:id="3300" w:author="Jose Luis Zofio Prieto" w:date="2025-03-12T18:39:00Z">
        <w:del w:id="3301" w:author="Jose Luis Zofio Prieto [2]" w:date="2025-03-13T14:53:00Z">
          <w:r w:rsidR="001A2F26" w:rsidDel="00F85EF4">
            <w:rPr>
              <w:rFonts w:cs="Times New Roman"/>
              <w:lang w:val="en-US"/>
            </w:rPr>
            <w:delText>st</w:delText>
          </w:r>
        </w:del>
      </w:ins>
      <w:ins w:id="3302" w:author="Jose Luis Zofio Prieto" w:date="2025-03-12T18:40:00Z">
        <w:del w:id="3303" w:author="Jose Luis Zofio Prieto [2]" w:date="2025-03-13T14:53:00Z">
          <w:r w:rsidR="001A2F26" w:rsidDel="00F85EF4">
            <w:rPr>
              <w:rFonts w:cs="Times New Roman"/>
              <w:lang w:val="en-US"/>
            </w:rPr>
            <w:delText>a</w:delText>
          </w:r>
        </w:del>
      </w:ins>
      <w:ins w:id="3304" w:author="Jose Luis Zofio Prieto" w:date="2025-03-12T18:39:00Z">
        <w:del w:id="3305" w:author="Jose Luis Zofio Prieto [2]" w:date="2025-03-13T14:53:00Z">
          <w:r w:rsidR="001A2F26" w:rsidDel="00F85EF4">
            <w:rPr>
              <w:rFonts w:cs="Times New Roman"/>
              <w:lang w:val="en-US"/>
            </w:rPr>
            <w:delText>n</w:delText>
          </w:r>
        </w:del>
      </w:ins>
      <w:ins w:id="3306" w:author="Jose Luis Zofio Prieto" w:date="2025-03-12T18:40:00Z">
        <w:del w:id="3307" w:author="Jose Luis Zofio Prieto [2]" w:date="2025-03-13T14:53:00Z">
          <w:r w:rsidR="001A2F26" w:rsidDel="00F85EF4">
            <w:rPr>
              <w:rFonts w:cs="Times New Roman"/>
              <w:lang w:val="en-US"/>
            </w:rPr>
            <w:delText xml:space="preserve">dard </w:delText>
          </w:r>
        </w:del>
      </w:ins>
      <w:ins w:id="3308" w:author="Jose Luis Zofio Prieto" w:date="2025-03-12T18:39:00Z">
        <w:r w:rsidR="001A2F26">
          <w:rPr>
            <w:rFonts w:cs="Times New Roman"/>
            <w:lang w:val="en-US"/>
          </w:rPr>
          <w:t xml:space="preserve">inputs reductions </w:t>
        </w:r>
      </w:ins>
      <w:ins w:id="3309" w:author="Jose Luis Zofio Prieto" w:date="2025-03-12T18:40:00Z">
        <w:r w:rsidR="001A2F26">
          <w:rPr>
            <w:rFonts w:cs="Times New Roman"/>
            <w:lang w:val="en-US"/>
          </w:rPr>
          <w:t>and output incre</w:t>
        </w:r>
        <w:del w:id="3310" w:author="Jose Luis Zofio Prieto [2]" w:date="2025-03-13T14:53:00Z">
          <w:r w:rsidR="001A2F26" w:rsidDel="00F85EF4">
            <w:rPr>
              <w:rFonts w:cs="Times New Roman"/>
              <w:lang w:val="en-US"/>
            </w:rPr>
            <w:delText>ment</w:delText>
          </w:r>
        </w:del>
      </w:ins>
      <w:ins w:id="3311" w:author="Jose Luis Zofio Prieto [2]" w:date="2025-03-13T14:53:00Z">
        <w:r w:rsidR="00F85EF4">
          <w:rPr>
            <w:rFonts w:cs="Times New Roman"/>
            <w:lang w:val="en-US"/>
          </w:rPr>
          <w:t>ase</w:t>
        </w:r>
      </w:ins>
      <w:ins w:id="3312" w:author="Jose Luis Zofio Prieto" w:date="2025-03-12T18:40:00Z">
        <w:r w:rsidR="001A2F26">
          <w:rPr>
            <w:rFonts w:cs="Times New Roman"/>
            <w:lang w:val="en-US"/>
          </w:rPr>
          <w:t>s</w:t>
        </w:r>
      </w:ins>
      <w:ins w:id="3313" w:author="Jose Luis Zofio Prieto [2]" w:date="2025-03-13T14:54:00Z">
        <w:r w:rsidR="00F85EF4">
          <w:rPr>
            <w:rFonts w:cs="Times New Roman"/>
            <w:lang w:val="en-US"/>
          </w:rPr>
          <w:t xml:space="preserve"> necessary to reach the </w:t>
        </w:r>
      </w:ins>
      <w:ins w:id="3314" w:author="Jose Luis Zofio Prieto [2]" w:date="2025-03-13T14:55:00Z">
        <w:r w:rsidR="00F85EF4">
          <w:rPr>
            <w:rFonts w:cs="Times New Roman"/>
            <w:lang w:val="en-US"/>
          </w:rPr>
          <w:t xml:space="preserve">different </w:t>
        </w:r>
      </w:ins>
      <w:ins w:id="3315" w:author="Jose Luis Zofio Prieto [2]" w:date="2025-03-13T14:54:00Z">
        <w:r w:rsidR="00F85EF4">
          <w:rPr>
            <w:rFonts w:cs="Times New Roman"/>
            <w:lang w:val="en-US"/>
          </w:rPr>
          <w:t>efficiency threshold</w:t>
        </w:r>
      </w:ins>
      <w:ins w:id="3316" w:author="Jose Luis Zofio Prieto [2]" w:date="2025-03-13T14:55:00Z">
        <w:r w:rsidR="00F85EF4">
          <w:rPr>
            <w:rFonts w:cs="Times New Roman"/>
            <w:lang w:val="en-US"/>
          </w:rPr>
          <w:t xml:space="preserve">s </w:t>
        </w:r>
      </w:ins>
      <w:ins w:id="3317" w:author="Jose Luis Zofio Prieto" w:date="2025-03-12T18:40:00Z">
        <w:del w:id="3318" w:author="Jose Luis Zofio Prieto [2]" w:date="2025-03-13T14:55:00Z">
          <w:r w:rsidR="001A2F26" w:rsidDel="00F85EF4">
            <w:rPr>
              <w:rFonts w:cs="Times New Roman"/>
              <w:lang w:val="en-US"/>
            </w:rPr>
            <w:delText xml:space="preserve"> observed at different efficiency probability thresholds </w:delText>
          </w:r>
        </w:del>
        <w:r w:rsidR="001A2F26">
          <w:rPr>
            <w:rFonts w:cs="Times New Roman"/>
            <w:lang w:val="en-US"/>
          </w:rPr>
          <w:t>with respect to the observed values.</w:t>
        </w:r>
      </w:ins>
      <w:ins w:id="3319" w:author="Jose Luis Zofio Prieto [2]" w:date="2025-03-13T14:55:00Z">
        <w:r w:rsidR="00F85EF4">
          <w:rPr>
            <w:rFonts w:cs="Times New Roman"/>
            <w:lang w:val="en-US"/>
          </w:rPr>
          <w:br w:type="page"/>
        </w:r>
      </w:ins>
      <w:ins w:id="3320" w:author="Jose Luis Zofio Prieto" w:date="2025-03-12T18:40:00Z">
        <w:del w:id="3321" w:author="Jose Luis Zofio Prieto [2]" w:date="2025-03-13T14:55:00Z">
          <w:r w:rsidR="001A2F26" w:rsidDel="00F85EF4">
            <w:rPr>
              <w:rFonts w:cs="Times New Roman"/>
              <w:lang w:val="en-US"/>
            </w:rPr>
            <w:lastRenderedPageBreak/>
            <w:delText xml:space="preserve"> </w:delText>
          </w:r>
        </w:del>
      </w:ins>
      <w:ins w:id="3322" w:author="Jose Luis Zofio Prieto" w:date="2025-03-12T18:36:00Z">
        <w:del w:id="3323" w:author="Jose Luis Zofio Prieto [2]" w:date="2025-03-13T14:55:00Z">
          <w:r w:rsidR="00BC068E" w:rsidDel="00F85EF4">
            <w:rPr>
              <w:rFonts w:cs="Times New Roman"/>
              <w:lang w:val="en-US"/>
            </w:rPr>
            <w:delText xml:space="preserve"> </w:delText>
          </w:r>
        </w:del>
      </w:ins>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ins w:id="3324" w:author="Jose Luis Zofio Prieto [2]" w:date="2025-03-13T14:55:00Z"/>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ins w:id="3325" w:author="Jose Luis Zofio Prieto [2]" w:date="2025-03-13T14:55:00Z"/>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ins w:id="3326" w:author="Jose Luis Zofio Prieto [2]" w:date="2025-03-13T14:55:00Z"/>
                <w:rFonts w:eastAsia="Times New Roman" w:cs="Times New Roman"/>
                <w:color w:val="000000"/>
                <w:kern w:val="0"/>
                <w:lang w:val="en-US" w:eastAsia="es-ES"/>
                <w14:ligatures w14:val="none"/>
              </w:rPr>
            </w:pPr>
          </w:p>
        </w:tc>
      </w:tr>
      <w:tr w:rsidR="00F85EF4" w:rsidRPr="0050535F" w14:paraId="31BC3278" w14:textId="77777777" w:rsidTr="00AB32F0">
        <w:trPr>
          <w:trHeight w:val="263"/>
          <w:ins w:id="3327" w:author="Jose Luis Zofio Prieto [2]" w:date="2025-03-13T14:55:00Z"/>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ins w:id="3328" w:author="Jose Luis Zofio Prieto [2]" w:date="2025-03-13T14:55:00Z"/>
                <w:rFonts w:eastAsia="Times New Roman" w:cs="Times New Roman"/>
                <w:color w:val="000000"/>
                <w:kern w:val="0"/>
                <w:lang w:val="en-US" w:eastAsia="es-ES"/>
                <w14:ligatures w14:val="none"/>
              </w:rPr>
            </w:pPr>
            <w:ins w:id="3329" w:author="Jose Luis Zofio Prieto [2]" w:date="2025-03-13T14:55:00Z">
              <w:r w:rsidRPr="0050535F">
                <w:rPr>
                  <w:rFonts w:eastAsia="Times New Roman" w:cs="Times New Roman"/>
                  <w:color w:val="000000"/>
                  <w:kern w:val="0"/>
                  <w:lang w:val="en-US" w:eastAsia="es-ES"/>
                  <w14:ligatures w14:val="none"/>
                </w:rPr>
                <w:t>Scenario</w:t>
              </w:r>
            </w:ins>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ins w:id="3330" w:author="Jose Luis Zofio Prieto [2]" w:date="2025-03-13T14:55:00Z"/>
                <w:rFonts w:eastAsia="Times New Roman" w:cs="Times New Roman"/>
                <w:color w:val="000000"/>
                <w:kern w:val="0"/>
                <w:lang w:val="en-US" w:eastAsia="es-ES"/>
                <w14:ligatures w14:val="none"/>
              </w:rPr>
            </w:pPr>
            <w:ins w:id="3331" w:author="Jose Luis Zofio Prieto [2]" w:date="2025-03-13T14:55:00Z">
              <w:r w:rsidRPr="0050535F">
                <w:rPr>
                  <w:rFonts w:eastAsia="Times New Roman" w:cs="Times New Roman"/>
                  <w:color w:val="000000"/>
                  <w:kern w:val="0"/>
                  <w:lang w:val="en-US" w:eastAsia="es-ES"/>
                  <w14:ligatures w14:val="none"/>
                </w:rPr>
                <w:t>Observed</w:t>
              </w:r>
            </w:ins>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ins w:id="3332" w:author="Jose Luis Zofio Prieto [2]" w:date="2025-03-13T14:55:00Z"/>
                <w:rFonts w:eastAsia="Times New Roman" w:cs="Times New Roman"/>
                <w:color w:val="000000"/>
                <w:kern w:val="0"/>
                <w:lang w:val="en-US" w:eastAsia="es-ES"/>
                <w14:ligatures w14:val="none"/>
              </w:rPr>
            </w:pPr>
            <w:ins w:id="3333" w:author="Jose Luis Zofio Prieto [2]" w:date="2025-03-13T14:55:00Z">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ins>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ins w:id="3334" w:author="Jose Luis Zofio Prieto [2]" w:date="2025-03-13T14:55:00Z"/>
                <w:rFonts w:eastAsia="Times New Roman" w:cs="Times New Roman"/>
                <w:color w:val="000000"/>
                <w:kern w:val="0"/>
                <w:lang w:val="en-US" w:eastAsia="es-ES"/>
                <w14:ligatures w14:val="none"/>
              </w:rPr>
            </w:pPr>
            <w:ins w:id="3335" w:author="Jose Luis Zofio Prieto [2]" w:date="2025-03-13T14:5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ins>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ins w:id="3336" w:author="Jose Luis Zofio Prieto [2]" w:date="2025-03-13T14:55:00Z"/>
                <w:rFonts w:eastAsia="Times New Roman" w:cs="Times New Roman"/>
                <w:color w:val="000000"/>
                <w:kern w:val="0"/>
                <w:lang w:val="en-US" w:eastAsia="es-ES"/>
                <w14:ligatures w14:val="none"/>
              </w:rPr>
            </w:pPr>
            <w:ins w:id="3337" w:author="Jose Luis Zofio Prieto [2]" w:date="2025-03-13T14:5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ins>
          </w:p>
        </w:tc>
      </w:tr>
      <w:tr w:rsidR="00F85EF4" w:rsidRPr="0050535F" w14:paraId="6C79DBA9" w14:textId="77777777" w:rsidTr="00AB32F0">
        <w:trPr>
          <w:trHeight w:val="263"/>
          <w:ins w:id="3338" w:author="Jose Luis Zofio Prieto [2]" w:date="2025-03-13T14:55:00Z"/>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ins w:id="3339" w:author="Jose Luis Zofio Prieto [2]" w:date="2025-03-13T14:55:00Z"/>
                <w:rFonts w:eastAsia="Times New Roman" w:cs="Times New Roman"/>
                <w:color w:val="000000"/>
                <w:kern w:val="0"/>
                <w:sz w:val="20"/>
                <w:szCs w:val="20"/>
                <w:lang w:val="en-US" w:eastAsia="es-ES"/>
                <w14:ligatures w14:val="none"/>
              </w:rPr>
            </w:pPr>
            <w:ins w:id="3340" w:author="Jose Luis Zofio Prieto [2]" w:date="2025-03-13T14:55:00Z">
              <w:r w:rsidRPr="0050535F">
                <w:rPr>
                  <w:rFonts w:eastAsia="Times New Roman" w:cs="Times New Roman"/>
                  <w:color w:val="000000"/>
                  <w:kern w:val="0"/>
                  <w:sz w:val="20"/>
                  <w:szCs w:val="20"/>
                  <w:lang w:val="en-US" w:eastAsia="es-ES"/>
                  <w14:ligatures w14:val="none"/>
                </w:rPr>
                <w:t>Total assets</w:t>
              </w:r>
            </w:ins>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ins w:id="3341" w:author="Jose Luis Zofio Prieto [2]" w:date="2025-03-13T14:55:00Z"/>
                <w:rFonts w:eastAsia="Times New Roman" w:cs="Times New Roman"/>
                <w:color w:val="000000"/>
                <w:kern w:val="0"/>
                <w:lang w:val="en-US" w:eastAsia="es-ES"/>
                <w14:ligatures w14:val="none"/>
              </w:rPr>
            </w:pPr>
            <w:ins w:id="3342" w:author="Jose Luis Zofio Prieto [2]" w:date="2025-03-13T14:55:00Z">
              <w:r w:rsidRPr="0050535F">
                <w:rPr>
                  <w:rFonts w:eastAsia="Times New Roman" w:cs="Times New Roman"/>
                  <w:color w:val="000000"/>
                  <w:kern w:val="0"/>
                  <w:lang w:val="en-US" w:eastAsia="es-ES"/>
                  <w14:ligatures w14:val="none"/>
                </w:rPr>
                <w:t>41.03</w:t>
              </w:r>
            </w:ins>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ins w:id="3343" w:author="Jose Luis Zofio Prieto [2]" w:date="2025-03-13T14:55:00Z"/>
                <w:rFonts w:eastAsia="Times New Roman" w:cs="Times New Roman"/>
                <w:color w:val="000000"/>
                <w:kern w:val="0"/>
                <w:lang w:val="en-US" w:eastAsia="es-ES"/>
                <w14:ligatures w14:val="none"/>
              </w:rPr>
            </w:pPr>
            <w:ins w:id="3344" w:author="Jose Luis Zofio Prieto [2]" w:date="2025-03-13T14:55:00Z">
              <w:r w:rsidRPr="0050535F">
                <w:rPr>
                  <w:rFonts w:eastAsia="Times New Roman" w:cs="Times New Roman"/>
                  <w:color w:val="000000"/>
                  <w:kern w:val="0"/>
                  <w:lang w:val="en-US" w:eastAsia="es-ES"/>
                  <w14:ligatures w14:val="none"/>
                </w:rPr>
                <w:t>35.72</w:t>
              </w:r>
            </w:ins>
          </w:p>
        </w:tc>
        <w:tc>
          <w:tcPr>
            <w:tcW w:w="1218" w:type="dxa"/>
            <w:tcBorders>
              <w:top w:val="single" w:sz="4" w:space="0" w:color="auto"/>
              <w:left w:val="nil"/>
              <w:bottom w:val="nil"/>
              <w:right w:val="single" w:sz="4" w:space="0" w:color="auto"/>
            </w:tcBorders>
            <w:shd w:val="clear" w:color="auto" w:fill="auto"/>
            <w:vAlign w:val="center"/>
            <w:hideMark/>
          </w:tcPr>
          <w:p w14:paraId="6FEBB65E" w14:textId="77777777" w:rsidR="00F85EF4" w:rsidRPr="0050535F" w:rsidRDefault="00F85EF4" w:rsidP="00AB32F0">
            <w:pPr>
              <w:spacing w:after="0" w:line="360" w:lineRule="auto"/>
              <w:jc w:val="center"/>
              <w:rPr>
                <w:ins w:id="3345" w:author="Jose Luis Zofio Prieto [2]" w:date="2025-03-13T14:55:00Z"/>
                <w:rFonts w:eastAsia="Times New Roman" w:cs="Times New Roman"/>
                <w:color w:val="000000"/>
                <w:kern w:val="0"/>
                <w:lang w:val="en-US" w:eastAsia="es-ES"/>
                <w14:ligatures w14:val="none"/>
              </w:rPr>
            </w:pPr>
            <w:ins w:id="3346" w:author="Jose Luis Zofio Prieto [2]" w:date="2025-03-13T14:55:00Z">
              <w:r w:rsidRPr="0050535F">
                <w:rPr>
                  <w:rFonts w:eastAsia="Times New Roman" w:cs="Times New Roman"/>
                  <w:color w:val="000000"/>
                  <w:kern w:val="0"/>
                  <w:lang w:val="en-US" w:eastAsia="es-ES"/>
                  <w14:ligatures w14:val="none"/>
                </w:rPr>
                <w:t>(-0.13)</w:t>
              </w:r>
            </w:ins>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ins w:id="3347" w:author="Jose Luis Zofio Prieto [2]" w:date="2025-03-13T14:55:00Z"/>
                <w:rFonts w:eastAsia="Times New Roman" w:cs="Times New Roman"/>
                <w:color w:val="000000"/>
                <w:kern w:val="0"/>
                <w:lang w:val="en-US" w:eastAsia="es-ES"/>
                <w14:ligatures w14:val="none"/>
              </w:rPr>
            </w:pPr>
            <w:ins w:id="3348" w:author="Jose Luis Zofio Prieto [2]" w:date="2025-03-13T14:55:00Z">
              <w:r w:rsidRPr="0050535F">
                <w:rPr>
                  <w:rFonts w:eastAsia="Times New Roman" w:cs="Times New Roman"/>
                  <w:color w:val="000000"/>
                  <w:kern w:val="0"/>
                  <w:lang w:val="en-US" w:eastAsia="es-ES"/>
                  <w14:ligatures w14:val="none"/>
                </w:rPr>
                <w:t>35.18</w:t>
              </w:r>
            </w:ins>
          </w:p>
        </w:tc>
        <w:tc>
          <w:tcPr>
            <w:tcW w:w="1255" w:type="dxa"/>
            <w:tcBorders>
              <w:top w:val="single" w:sz="4" w:space="0" w:color="auto"/>
              <w:left w:val="nil"/>
              <w:bottom w:val="nil"/>
              <w:right w:val="single" w:sz="4" w:space="0" w:color="auto"/>
            </w:tcBorders>
            <w:shd w:val="clear" w:color="auto" w:fill="auto"/>
            <w:vAlign w:val="center"/>
            <w:hideMark/>
          </w:tcPr>
          <w:p w14:paraId="290CADCA" w14:textId="77777777" w:rsidR="00F85EF4" w:rsidRPr="0050535F" w:rsidRDefault="00F85EF4" w:rsidP="00AB32F0">
            <w:pPr>
              <w:spacing w:after="0" w:line="360" w:lineRule="auto"/>
              <w:jc w:val="center"/>
              <w:rPr>
                <w:ins w:id="3349" w:author="Jose Luis Zofio Prieto [2]" w:date="2025-03-13T14:55:00Z"/>
                <w:rFonts w:eastAsia="Times New Roman" w:cs="Times New Roman"/>
                <w:color w:val="000000"/>
                <w:kern w:val="0"/>
                <w:lang w:val="en-US" w:eastAsia="es-ES"/>
                <w14:ligatures w14:val="none"/>
              </w:rPr>
            </w:pPr>
            <w:ins w:id="3350" w:author="Jose Luis Zofio Prieto [2]" w:date="2025-03-13T14:55:00Z">
              <w:r w:rsidRPr="0050535F">
                <w:rPr>
                  <w:rFonts w:eastAsia="Times New Roman" w:cs="Times New Roman"/>
                  <w:color w:val="000000"/>
                  <w:kern w:val="0"/>
                  <w:lang w:val="en-US" w:eastAsia="es-ES"/>
                  <w14:ligatures w14:val="none"/>
                </w:rPr>
                <w:t>(-0.14)</w:t>
              </w:r>
            </w:ins>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ins w:id="3351" w:author="Jose Luis Zofio Prieto [2]" w:date="2025-03-13T14:55:00Z"/>
                <w:rFonts w:eastAsia="Times New Roman" w:cs="Times New Roman"/>
                <w:color w:val="000000"/>
                <w:kern w:val="0"/>
                <w:lang w:val="en-US" w:eastAsia="es-ES"/>
                <w14:ligatures w14:val="none"/>
              </w:rPr>
            </w:pPr>
            <w:ins w:id="3352" w:author="Jose Luis Zofio Prieto [2]" w:date="2025-03-13T14:55:00Z">
              <w:r w:rsidRPr="0050535F">
                <w:rPr>
                  <w:rFonts w:eastAsia="Times New Roman" w:cs="Times New Roman"/>
                  <w:color w:val="000000"/>
                  <w:kern w:val="0"/>
                  <w:lang w:val="en-US" w:eastAsia="es-ES"/>
                  <w14:ligatures w14:val="none"/>
                </w:rPr>
                <w:t>34.86</w:t>
              </w:r>
            </w:ins>
          </w:p>
        </w:tc>
        <w:tc>
          <w:tcPr>
            <w:tcW w:w="882" w:type="dxa"/>
            <w:tcBorders>
              <w:top w:val="single" w:sz="4" w:space="0" w:color="auto"/>
              <w:left w:val="nil"/>
              <w:bottom w:val="nil"/>
              <w:right w:val="nil"/>
            </w:tcBorders>
            <w:shd w:val="clear" w:color="auto" w:fill="auto"/>
            <w:vAlign w:val="center"/>
            <w:hideMark/>
          </w:tcPr>
          <w:p w14:paraId="0604428D" w14:textId="77777777" w:rsidR="00F85EF4" w:rsidRPr="0050535F" w:rsidRDefault="00F85EF4" w:rsidP="00AB32F0">
            <w:pPr>
              <w:spacing w:after="0" w:line="360" w:lineRule="auto"/>
              <w:jc w:val="center"/>
              <w:rPr>
                <w:ins w:id="3353" w:author="Jose Luis Zofio Prieto [2]" w:date="2025-03-13T14:55:00Z"/>
                <w:rFonts w:eastAsia="Times New Roman" w:cs="Times New Roman"/>
                <w:color w:val="000000"/>
                <w:kern w:val="0"/>
                <w:lang w:val="en-US" w:eastAsia="es-ES"/>
                <w14:ligatures w14:val="none"/>
              </w:rPr>
            </w:pPr>
            <w:ins w:id="3354" w:author="Jose Luis Zofio Prieto [2]" w:date="2025-03-13T14:55:00Z">
              <w:r w:rsidRPr="0050535F">
                <w:rPr>
                  <w:rFonts w:eastAsia="Times New Roman" w:cs="Times New Roman"/>
                  <w:color w:val="000000"/>
                  <w:kern w:val="0"/>
                  <w:lang w:val="en-US" w:eastAsia="es-ES"/>
                  <w14:ligatures w14:val="none"/>
                </w:rPr>
                <w:t>(-0.15)</w:t>
              </w:r>
            </w:ins>
          </w:p>
        </w:tc>
      </w:tr>
      <w:tr w:rsidR="00F85EF4" w:rsidRPr="0050535F" w14:paraId="41E224FD" w14:textId="77777777" w:rsidTr="00AB32F0">
        <w:trPr>
          <w:trHeight w:val="263"/>
          <w:ins w:id="3355"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ins w:id="3356" w:author="Jose Luis Zofio Prieto [2]" w:date="2025-03-13T14:55:00Z"/>
                <w:rFonts w:eastAsia="Times New Roman" w:cs="Times New Roman"/>
                <w:color w:val="000000"/>
                <w:kern w:val="0"/>
                <w:sz w:val="20"/>
                <w:szCs w:val="20"/>
                <w:lang w:val="en-US" w:eastAsia="es-ES"/>
                <w14:ligatures w14:val="none"/>
              </w:rPr>
            </w:pPr>
            <w:ins w:id="3357" w:author="Jose Luis Zofio Prieto [2]" w:date="2025-03-13T14:55:00Z">
              <w:r w:rsidRPr="0050535F">
                <w:rPr>
                  <w:rFonts w:eastAsia="Times New Roman" w:cs="Times New Roman"/>
                  <w:color w:val="000000"/>
                  <w:kern w:val="0"/>
                  <w:sz w:val="20"/>
                  <w:szCs w:val="20"/>
                  <w:lang w:val="en-US" w:eastAsia="es-ES"/>
                  <w14:ligatures w14:val="none"/>
                </w:rPr>
                <w:t>Employees</w:t>
              </w:r>
            </w:ins>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ins w:id="3358" w:author="Jose Luis Zofio Prieto [2]" w:date="2025-03-13T14:55:00Z"/>
                <w:rFonts w:eastAsia="Times New Roman" w:cs="Times New Roman"/>
                <w:color w:val="000000"/>
                <w:kern w:val="0"/>
                <w:lang w:val="en-US" w:eastAsia="es-ES"/>
                <w14:ligatures w14:val="none"/>
              </w:rPr>
            </w:pPr>
            <w:ins w:id="3359" w:author="Jose Luis Zofio Prieto [2]" w:date="2025-03-13T14:55:00Z">
              <w:r w:rsidRPr="0050535F">
                <w:rPr>
                  <w:rFonts w:eastAsia="Times New Roman" w:cs="Times New Roman"/>
                  <w:color w:val="000000"/>
                  <w:kern w:val="0"/>
                  <w:lang w:val="en-US" w:eastAsia="es-ES"/>
                  <w14:ligatures w14:val="none"/>
                </w:rPr>
                <w:t>201.00</w:t>
              </w:r>
            </w:ins>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ins w:id="3360" w:author="Jose Luis Zofio Prieto [2]" w:date="2025-03-13T14:55:00Z"/>
                <w:rFonts w:eastAsia="Times New Roman" w:cs="Times New Roman"/>
                <w:color w:val="000000"/>
                <w:kern w:val="0"/>
                <w:lang w:val="en-US" w:eastAsia="es-ES"/>
                <w14:ligatures w14:val="none"/>
              </w:rPr>
            </w:pPr>
            <w:ins w:id="3361" w:author="Jose Luis Zofio Prieto [2]" w:date="2025-03-13T14:55:00Z">
              <w:r w:rsidRPr="0050535F">
                <w:rPr>
                  <w:rFonts w:eastAsia="Times New Roman" w:cs="Times New Roman"/>
                  <w:color w:val="000000"/>
                  <w:kern w:val="0"/>
                  <w:lang w:val="en-US" w:eastAsia="es-ES"/>
                  <w14:ligatures w14:val="none"/>
                </w:rPr>
                <w:t>148.29</w:t>
              </w:r>
            </w:ins>
          </w:p>
        </w:tc>
        <w:tc>
          <w:tcPr>
            <w:tcW w:w="1218" w:type="dxa"/>
            <w:tcBorders>
              <w:top w:val="nil"/>
              <w:left w:val="nil"/>
              <w:bottom w:val="nil"/>
              <w:right w:val="single" w:sz="4" w:space="0" w:color="auto"/>
            </w:tcBorders>
            <w:shd w:val="clear" w:color="auto" w:fill="auto"/>
            <w:vAlign w:val="center"/>
            <w:hideMark/>
          </w:tcPr>
          <w:p w14:paraId="12C80891" w14:textId="77777777" w:rsidR="00F85EF4" w:rsidRPr="0050535F" w:rsidRDefault="00F85EF4" w:rsidP="00AB32F0">
            <w:pPr>
              <w:spacing w:after="0" w:line="360" w:lineRule="auto"/>
              <w:jc w:val="center"/>
              <w:rPr>
                <w:ins w:id="3362" w:author="Jose Luis Zofio Prieto [2]" w:date="2025-03-13T14:55:00Z"/>
                <w:rFonts w:eastAsia="Times New Roman" w:cs="Times New Roman"/>
                <w:color w:val="000000"/>
                <w:kern w:val="0"/>
                <w:lang w:val="en-US" w:eastAsia="es-ES"/>
                <w14:ligatures w14:val="none"/>
              </w:rPr>
            </w:pPr>
            <w:ins w:id="3363" w:author="Jose Luis Zofio Prieto [2]" w:date="2025-03-13T14:55:00Z">
              <w:r w:rsidRPr="0050535F">
                <w:rPr>
                  <w:rFonts w:eastAsia="Times New Roman" w:cs="Times New Roman"/>
                  <w:color w:val="000000"/>
                  <w:kern w:val="0"/>
                  <w:lang w:val="en-US" w:eastAsia="es-ES"/>
                  <w14:ligatures w14:val="none"/>
                </w:rPr>
                <w:t>(-0.26)</w:t>
              </w:r>
            </w:ins>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ins w:id="3364" w:author="Jose Luis Zofio Prieto [2]" w:date="2025-03-13T14:55:00Z"/>
                <w:rFonts w:eastAsia="Times New Roman" w:cs="Times New Roman"/>
                <w:color w:val="000000"/>
                <w:kern w:val="0"/>
                <w:lang w:val="en-US" w:eastAsia="es-ES"/>
                <w14:ligatures w14:val="none"/>
              </w:rPr>
            </w:pPr>
            <w:ins w:id="3365" w:author="Jose Luis Zofio Prieto [2]" w:date="2025-03-13T14:55:00Z">
              <w:r w:rsidRPr="0050535F">
                <w:rPr>
                  <w:rFonts w:eastAsia="Times New Roman" w:cs="Times New Roman"/>
                  <w:color w:val="000000"/>
                  <w:kern w:val="0"/>
                  <w:lang w:val="en-US" w:eastAsia="es-ES"/>
                  <w14:ligatures w14:val="none"/>
                </w:rPr>
                <w:t>142.90</w:t>
              </w:r>
            </w:ins>
          </w:p>
        </w:tc>
        <w:tc>
          <w:tcPr>
            <w:tcW w:w="1255" w:type="dxa"/>
            <w:tcBorders>
              <w:top w:val="nil"/>
              <w:left w:val="nil"/>
              <w:bottom w:val="nil"/>
              <w:right w:val="single" w:sz="4" w:space="0" w:color="auto"/>
            </w:tcBorders>
            <w:shd w:val="clear" w:color="auto" w:fill="auto"/>
            <w:vAlign w:val="center"/>
            <w:hideMark/>
          </w:tcPr>
          <w:p w14:paraId="764F59D0" w14:textId="77777777" w:rsidR="00F85EF4" w:rsidRPr="0050535F" w:rsidRDefault="00F85EF4" w:rsidP="00AB32F0">
            <w:pPr>
              <w:spacing w:after="0" w:line="360" w:lineRule="auto"/>
              <w:jc w:val="center"/>
              <w:rPr>
                <w:ins w:id="3366" w:author="Jose Luis Zofio Prieto [2]" w:date="2025-03-13T14:55:00Z"/>
                <w:rFonts w:eastAsia="Times New Roman" w:cs="Times New Roman"/>
                <w:color w:val="000000"/>
                <w:kern w:val="0"/>
                <w:lang w:val="en-US" w:eastAsia="es-ES"/>
                <w14:ligatures w14:val="none"/>
              </w:rPr>
            </w:pPr>
            <w:ins w:id="3367" w:author="Jose Luis Zofio Prieto [2]" w:date="2025-03-13T14:55:00Z">
              <w:r w:rsidRPr="0050535F">
                <w:rPr>
                  <w:rFonts w:eastAsia="Times New Roman" w:cs="Times New Roman"/>
                  <w:color w:val="000000"/>
                  <w:kern w:val="0"/>
                  <w:lang w:val="en-US" w:eastAsia="es-ES"/>
                  <w14:ligatures w14:val="none"/>
                </w:rPr>
                <w:t>(-0.29)</w:t>
              </w:r>
            </w:ins>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ins w:id="3368" w:author="Jose Luis Zofio Prieto [2]" w:date="2025-03-13T14:55:00Z"/>
                <w:rFonts w:eastAsia="Times New Roman" w:cs="Times New Roman"/>
                <w:color w:val="000000"/>
                <w:kern w:val="0"/>
                <w:lang w:val="en-US" w:eastAsia="es-ES"/>
                <w14:ligatures w14:val="none"/>
              </w:rPr>
            </w:pPr>
            <w:ins w:id="3369" w:author="Jose Luis Zofio Prieto [2]" w:date="2025-03-13T14:55:00Z">
              <w:r w:rsidRPr="0050535F">
                <w:rPr>
                  <w:rFonts w:eastAsia="Times New Roman" w:cs="Times New Roman"/>
                  <w:color w:val="000000"/>
                  <w:kern w:val="0"/>
                  <w:lang w:val="en-US" w:eastAsia="es-ES"/>
                  <w14:ligatures w14:val="none"/>
                </w:rPr>
                <w:t>139.70</w:t>
              </w:r>
            </w:ins>
          </w:p>
        </w:tc>
        <w:tc>
          <w:tcPr>
            <w:tcW w:w="882" w:type="dxa"/>
            <w:tcBorders>
              <w:top w:val="nil"/>
              <w:left w:val="nil"/>
              <w:bottom w:val="nil"/>
              <w:right w:val="nil"/>
            </w:tcBorders>
            <w:shd w:val="clear" w:color="auto" w:fill="auto"/>
            <w:vAlign w:val="center"/>
            <w:hideMark/>
          </w:tcPr>
          <w:p w14:paraId="6823D653" w14:textId="77777777" w:rsidR="00F85EF4" w:rsidRPr="0050535F" w:rsidRDefault="00F85EF4" w:rsidP="00AB32F0">
            <w:pPr>
              <w:spacing w:after="0" w:line="360" w:lineRule="auto"/>
              <w:jc w:val="center"/>
              <w:rPr>
                <w:ins w:id="3370" w:author="Jose Luis Zofio Prieto [2]" w:date="2025-03-13T14:55:00Z"/>
                <w:rFonts w:eastAsia="Times New Roman" w:cs="Times New Roman"/>
                <w:color w:val="000000"/>
                <w:kern w:val="0"/>
                <w:lang w:val="en-US" w:eastAsia="es-ES"/>
                <w14:ligatures w14:val="none"/>
              </w:rPr>
            </w:pPr>
            <w:ins w:id="3371" w:author="Jose Luis Zofio Prieto [2]" w:date="2025-03-13T14:55:00Z">
              <w:r w:rsidRPr="0050535F">
                <w:rPr>
                  <w:rFonts w:eastAsia="Times New Roman" w:cs="Times New Roman"/>
                  <w:color w:val="000000"/>
                  <w:kern w:val="0"/>
                  <w:lang w:val="en-US" w:eastAsia="es-ES"/>
                  <w14:ligatures w14:val="none"/>
                </w:rPr>
                <w:t>(-0.30)</w:t>
              </w:r>
            </w:ins>
          </w:p>
        </w:tc>
      </w:tr>
      <w:tr w:rsidR="00F85EF4" w:rsidRPr="0050535F" w14:paraId="27EB27AF" w14:textId="77777777" w:rsidTr="00AB32F0">
        <w:trPr>
          <w:trHeight w:val="263"/>
          <w:ins w:id="3372"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ins w:id="3373" w:author="Jose Luis Zofio Prieto [2]" w:date="2025-03-13T14:55:00Z"/>
                <w:rFonts w:eastAsia="Times New Roman" w:cs="Times New Roman"/>
                <w:color w:val="000000"/>
                <w:kern w:val="0"/>
                <w:sz w:val="20"/>
                <w:szCs w:val="20"/>
                <w:lang w:val="en-US" w:eastAsia="es-ES"/>
                <w14:ligatures w14:val="none"/>
              </w:rPr>
            </w:pPr>
            <w:ins w:id="3374" w:author="Jose Luis Zofio Prieto [2]" w:date="2025-03-13T14:55:00Z">
              <w:r w:rsidRPr="0050535F">
                <w:rPr>
                  <w:rFonts w:eastAsia="Times New Roman" w:cs="Times New Roman"/>
                  <w:color w:val="000000"/>
                  <w:kern w:val="0"/>
                  <w:sz w:val="20"/>
                  <w:szCs w:val="20"/>
                  <w:lang w:val="en-US" w:eastAsia="es-ES"/>
                  <w14:ligatures w14:val="none"/>
                </w:rPr>
                <w:t>Fixed assets</w:t>
              </w:r>
            </w:ins>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ins w:id="3375" w:author="Jose Luis Zofio Prieto [2]" w:date="2025-03-13T14:55:00Z"/>
                <w:rFonts w:eastAsia="Times New Roman" w:cs="Times New Roman"/>
                <w:color w:val="000000"/>
                <w:kern w:val="0"/>
                <w:lang w:val="en-US" w:eastAsia="es-ES"/>
                <w14:ligatures w14:val="none"/>
              </w:rPr>
            </w:pPr>
            <w:ins w:id="3376" w:author="Jose Luis Zofio Prieto [2]" w:date="2025-03-13T14:55:00Z">
              <w:r w:rsidRPr="0050535F">
                <w:rPr>
                  <w:rFonts w:eastAsia="Times New Roman" w:cs="Times New Roman"/>
                  <w:color w:val="000000"/>
                  <w:kern w:val="0"/>
                  <w:lang w:val="en-US" w:eastAsia="es-ES"/>
                  <w14:ligatures w14:val="none"/>
                </w:rPr>
                <w:t>15.28</w:t>
              </w:r>
            </w:ins>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ins w:id="3377" w:author="Jose Luis Zofio Prieto [2]" w:date="2025-03-13T14:55:00Z"/>
                <w:rFonts w:eastAsia="Times New Roman" w:cs="Times New Roman"/>
                <w:color w:val="000000"/>
                <w:kern w:val="0"/>
                <w:lang w:val="en-US" w:eastAsia="es-ES"/>
                <w14:ligatures w14:val="none"/>
              </w:rPr>
            </w:pPr>
            <w:ins w:id="3378" w:author="Jose Luis Zofio Prieto [2]" w:date="2025-03-13T14:55:00Z">
              <w:r w:rsidRPr="0050535F">
                <w:rPr>
                  <w:rFonts w:eastAsia="Times New Roman" w:cs="Times New Roman"/>
                  <w:color w:val="000000"/>
                  <w:kern w:val="0"/>
                  <w:lang w:val="en-US" w:eastAsia="es-ES"/>
                  <w14:ligatures w14:val="none"/>
                </w:rPr>
                <w:t>13.51</w:t>
              </w:r>
            </w:ins>
          </w:p>
        </w:tc>
        <w:tc>
          <w:tcPr>
            <w:tcW w:w="1218" w:type="dxa"/>
            <w:tcBorders>
              <w:top w:val="nil"/>
              <w:left w:val="nil"/>
              <w:bottom w:val="nil"/>
              <w:right w:val="single" w:sz="4" w:space="0" w:color="auto"/>
            </w:tcBorders>
            <w:shd w:val="clear" w:color="auto" w:fill="auto"/>
            <w:vAlign w:val="center"/>
            <w:hideMark/>
          </w:tcPr>
          <w:p w14:paraId="2EF99ADE" w14:textId="77777777" w:rsidR="00F85EF4" w:rsidRPr="0050535F" w:rsidRDefault="00F85EF4" w:rsidP="00AB32F0">
            <w:pPr>
              <w:spacing w:after="0" w:line="360" w:lineRule="auto"/>
              <w:jc w:val="center"/>
              <w:rPr>
                <w:ins w:id="3379" w:author="Jose Luis Zofio Prieto [2]" w:date="2025-03-13T14:55:00Z"/>
                <w:rFonts w:eastAsia="Times New Roman" w:cs="Times New Roman"/>
                <w:color w:val="000000"/>
                <w:kern w:val="0"/>
                <w:lang w:val="en-US" w:eastAsia="es-ES"/>
                <w14:ligatures w14:val="none"/>
              </w:rPr>
            </w:pPr>
            <w:ins w:id="3380" w:author="Jose Luis Zofio Prieto [2]" w:date="2025-03-13T14:55:00Z">
              <w:r w:rsidRPr="0050535F">
                <w:rPr>
                  <w:rFonts w:eastAsia="Times New Roman" w:cs="Times New Roman"/>
                  <w:color w:val="000000"/>
                  <w:kern w:val="0"/>
                  <w:lang w:val="en-US" w:eastAsia="es-ES"/>
                  <w14:ligatures w14:val="none"/>
                </w:rPr>
                <w:t>(-0.12)</w:t>
              </w:r>
            </w:ins>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ins w:id="3381" w:author="Jose Luis Zofio Prieto [2]" w:date="2025-03-13T14:55:00Z"/>
                <w:rFonts w:eastAsia="Times New Roman" w:cs="Times New Roman"/>
                <w:color w:val="000000"/>
                <w:kern w:val="0"/>
                <w:lang w:val="en-US" w:eastAsia="es-ES"/>
                <w14:ligatures w14:val="none"/>
              </w:rPr>
            </w:pPr>
            <w:ins w:id="3382" w:author="Jose Luis Zofio Prieto [2]" w:date="2025-03-13T14:55:00Z">
              <w:r w:rsidRPr="0050535F">
                <w:rPr>
                  <w:rFonts w:eastAsia="Times New Roman" w:cs="Times New Roman"/>
                  <w:color w:val="000000"/>
                  <w:kern w:val="0"/>
                  <w:lang w:val="en-US" w:eastAsia="es-ES"/>
                  <w14:ligatures w14:val="none"/>
                </w:rPr>
                <w:t>13.33</w:t>
              </w:r>
            </w:ins>
          </w:p>
        </w:tc>
        <w:tc>
          <w:tcPr>
            <w:tcW w:w="1255" w:type="dxa"/>
            <w:tcBorders>
              <w:top w:val="nil"/>
              <w:left w:val="nil"/>
              <w:bottom w:val="nil"/>
              <w:right w:val="single" w:sz="4" w:space="0" w:color="auto"/>
            </w:tcBorders>
            <w:shd w:val="clear" w:color="auto" w:fill="auto"/>
            <w:vAlign w:val="center"/>
            <w:hideMark/>
          </w:tcPr>
          <w:p w14:paraId="60B8ABD3" w14:textId="77777777" w:rsidR="00F85EF4" w:rsidRPr="0050535F" w:rsidRDefault="00F85EF4" w:rsidP="00AB32F0">
            <w:pPr>
              <w:spacing w:after="0" w:line="360" w:lineRule="auto"/>
              <w:jc w:val="center"/>
              <w:rPr>
                <w:ins w:id="3383" w:author="Jose Luis Zofio Prieto [2]" w:date="2025-03-13T14:55:00Z"/>
                <w:rFonts w:eastAsia="Times New Roman" w:cs="Times New Roman"/>
                <w:color w:val="000000"/>
                <w:kern w:val="0"/>
                <w:lang w:val="en-US" w:eastAsia="es-ES"/>
                <w14:ligatures w14:val="none"/>
              </w:rPr>
            </w:pPr>
            <w:ins w:id="3384" w:author="Jose Luis Zofio Prieto [2]" w:date="2025-03-13T14:55:00Z">
              <w:r w:rsidRPr="0050535F">
                <w:rPr>
                  <w:rFonts w:eastAsia="Times New Roman" w:cs="Times New Roman"/>
                  <w:color w:val="000000"/>
                  <w:kern w:val="0"/>
                  <w:lang w:val="en-US" w:eastAsia="es-ES"/>
                  <w14:ligatures w14:val="none"/>
                </w:rPr>
                <w:t>(-0.13)</w:t>
              </w:r>
            </w:ins>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ins w:id="3385" w:author="Jose Luis Zofio Prieto [2]" w:date="2025-03-13T14:55:00Z"/>
                <w:rFonts w:eastAsia="Times New Roman" w:cs="Times New Roman"/>
                <w:color w:val="000000"/>
                <w:kern w:val="0"/>
                <w:lang w:val="en-US" w:eastAsia="es-ES"/>
                <w14:ligatures w14:val="none"/>
              </w:rPr>
            </w:pPr>
            <w:ins w:id="3386" w:author="Jose Luis Zofio Prieto [2]" w:date="2025-03-13T14:55:00Z">
              <w:r w:rsidRPr="0050535F">
                <w:rPr>
                  <w:rFonts w:eastAsia="Times New Roman" w:cs="Times New Roman"/>
                  <w:color w:val="000000"/>
                  <w:kern w:val="0"/>
                  <w:lang w:val="en-US" w:eastAsia="es-ES"/>
                  <w14:ligatures w14:val="none"/>
                </w:rPr>
                <w:t>13.22</w:t>
              </w:r>
            </w:ins>
          </w:p>
        </w:tc>
        <w:tc>
          <w:tcPr>
            <w:tcW w:w="882" w:type="dxa"/>
            <w:tcBorders>
              <w:top w:val="nil"/>
              <w:left w:val="nil"/>
              <w:bottom w:val="nil"/>
              <w:right w:val="nil"/>
            </w:tcBorders>
            <w:shd w:val="clear" w:color="auto" w:fill="auto"/>
            <w:vAlign w:val="center"/>
            <w:hideMark/>
          </w:tcPr>
          <w:p w14:paraId="71AD7EEC" w14:textId="77777777" w:rsidR="00F85EF4" w:rsidRPr="0050535F" w:rsidRDefault="00F85EF4" w:rsidP="00AB32F0">
            <w:pPr>
              <w:spacing w:after="0" w:line="360" w:lineRule="auto"/>
              <w:jc w:val="center"/>
              <w:rPr>
                <w:ins w:id="3387" w:author="Jose Luis Zofio Prieto [2]" w:date="2025-03-13T14:55:00Z"/>
                <w:rFonts w:eastAsia="Times New Roman" w:cs="Times New Roman"/>
                <w:color w:val="000000"/>
                <w:kern w:val="0"/>
                <w:lang w:val="en-US" w:eastAsia="es-ES"/>
                <w14:ligatures w14:val="none"/>
              </w:rPr>
            </w:pPr>
            <w:ins w:id="3388" w:author="Jose Luis Zofio Prieto [2]" w:date="2025-03-13T14:55:00Z">
              <w:r w:rsidRPr="0050535F">
                <w:rPr>
                  <w:rFonts w:eastAsia="Times New Roman" w:cs="Times New Roman"/>
                  <w:color w:val="000000"/>
                  <w:kern w:val="0"/>
                  <w:lang w:val="en-US" w:eastAsia="es-ES"/>
                  <w14:ligatures w14:val="none"/>
                </w:rPr>
                <w:t>(-0.13)</w:t>
              </w:r>
            </w:ins>
          </w:p>
        </w:tc>
      </w:tr>
      <w:tr w:rsidR="00F85EF4" w:rsidRPr="0050535F" w14:paraId="51E0366E" w14:textId="77777777" w:rsidTr="00AB32F0">
        <w:trPr>
          <w:trHeight w:val="263"/>
          <w:ins w:id="3389"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ins w:id="3390" w:author="Jose Luis Zofio Prieto [2]" w:date="2025-03-13T14:55:00Z"/>
                <w:rFonts w:eastAsia="Times New Roman" w:cs="Times New Roman"/>
                <w:color w:val="000000"/>
                <w:kern w:val="0"/>
                <w:sz w:val="20"/>
                <w:szCs w:val="20"/>
                <w:lang w:val="en-US" w:eastAsia="es-ES"/>
                <w14:ligatures w14:val="none"/>
              </w:rPr>
            </w:pPr>
            <w:ins w:id="3391" w:author="Jose Luis Zofio Prieto [2]" w:date="2025-03-13T14:55:00Z">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ins>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ins w:id="3392" w:author="Jose Luis Zofio Prieto [2]" w:date="2025-03-13T14:55:00Z"/>
                <w:rFonts w:eastAsia="Times New Roman" w:cs="Times New Roman"/>
                <w:color w:val="000000"/>
                <w:kern w:val="0"/>
                <w:lang w:val="en-US" w:eastAsia="es-ES"/>
                <w14:ligatures w14:val="none"/>
              </w:rPr>
            </w:pPr>
            <w:ins w:id="3393" w:author="Jose Luis Zofio Prieto [2]" w:date="2025-03-13T14:55:00Z">
              <w:r w:rsidRPr="0050535F">
                <w:rPr>
                  <w:rFonts w:eastAsia="Times New Roman" w:cs="Times New Roman"/>
                  <w:color w:val="000000"/>
                  <w:kern w:val="0"/>
                  <w:lang w:val="en-US" w:eastAsia="es-ES"/>
                  <w14:ligatures w14:val="none"/>
                </w:rPr>
                <w:t>6.76</w:t>
              </w:r>
            </w:ins>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ins w:id="3394" w:author="Jose Luis Zofio Prieto [2]" w:date="2025-03-13T14:55:00Z"/>
                <w:rFonts w:eastAsia="Times New Roman" w:cs="Times New Roman"/>
                <w:color w:val="000000"/>
                <w:kern w:val="0"/>
                <w:lang w:val="en-US" w:eastAsia="es-ES"/>
                <w14:ligatures w14:val="none"/>
              </w:rPr>
            </w:pPr>
            <w:ins w:id="3395" w:author="Jose Luis Zofio Prieto [2]" w:date="2025-03-13T14:55:00Z">
              <w:r w:rsidRPr="0050535F">
                <w:rPr>
                  <w:rFonts w:eastAsia="Times New Roman" w:cs="Times New Roman"/>
                  <w:color w:val="000000"/>
                  <w:kern w:val="0"/>
                  <w:lang w:val="en-US" w:eastAsia="es-ES"/>
                  <w14:ligatures w14:val="none"/>
                </w:rPr>
                <w:t>6.75</w:t>
              </w:r>
            </w:ins>
          </w:p>
        </w:tc>
        <w:tc>
          <w:tcPr>
            <w:tcW w:w="1218" w:type="dxa"/>
            <w:tcBorders>
              <w:top w:val="nil"/>
              <w:left w:val="nil"/>
              <w:bottom w:val="nil"/>
              <w:right w:val="single" w:sz="4" w:space="0" w:color="auto"/>
            </w:tcBorders>
            <w:shd w:val="clear" w:color="auto" w:fill="auto"/>
            <w:vAlign w:val="center"/>
            <w:hideMark/>
          </w:tcPr>
          <w:p w14:paraId="1778964A" w14:textId="77777777" w:rsidR="00F85EF4" w:rsidRPr="0050535F" w:rsidRDefault="00F85EF4" w:rsidP="00AB32F0">
            <w:pPr>
              <w:spacing w:after="0" w:line="360" w:lineRule="auto"/>
              <w:jc w:val="center"/>
              <w:rPr>
                <w:ins w:id="3396" w:author="Jose Luis Zofio Prieto [2]" w:date="2025-03-13T14:55:00Z"/>
                <w:rFonts w:eastAsia="Times New Roman" w:cs="Times New Roman"/>
                <w:color w:val="000000"/>
                <w:kern w:val="0"/>
                <w:lang w:val="en-US" w:eastAsia="es-ES"/>
                <w14:ligatures w14:val="none"/>
              </w:rPr>
            </w:pPr>
            <w:ins w:id="3397" w:author="Jose Luis Zofio Prieto [2]" w:date="2025-03-13T14:55:00Z">
              <w:r w:rsidRPr="0050535F">
                <w:rPr>
                  <w:rFonts w:eastAsia="Times New Roman" w:cs="Times New Roman"/>
                  <w:color w:val="000000"/>
                  <w:kern w:val="0"/>
                  <w:lang w:val="en-US" w:eastAsia="es-ES"/>
                  <w14:ligatures w14:val="none"/>
                </w:rPr>
                <w:t>(0.00)</w:t>
              </w:r>
            </w:ins>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ins w:id="3398" w:author="Jose Luis Zofio Prieto [2]" w:date="2025-03-13T14:55:00Z"/>
                <w:rFonts w:eastAsia="Times New Roman" w:cs="Times New Roman"/>
                <w:color w:val="000000"/>
                <w:kern w:val="0"/>
                <w:lang w:val="en-US" w:eastAsia="es-ES"/>
                <w14:ligatures w14:val="none"/>
              </w:rPr>
            </w:pPr>
            <w:ins w:id="3399" w:author="Jose Luis Zofio Prieto [2]" w:date="2025-03-13T14:55:00Z">
              <w:r w:rsidRPr="0050535F">
                <w:rPr>
                  <w:rFonts w:eastAsia="Times New Roman" w:cs="Times New Roman"/>
                  <w:color w:val="000000"/>
                  <w:kern w:val="0"/>
                  <w:lang w:val="en-US" w:eastAsia="es-ES"/>
                  <w14:ligatures w14:val="none"/>
                </w:rPr>
                <w:t>6.75</w:t>
              </w:r>
            </w:ins>
          </w:p>
        </w:tc>
        <w:tc>
          <w:tcPr>
            <w:tcW w:w="1255" w:type="dxa"/>
            <w:tcBorders>
              <w:top w:val="nil"/>
              <w:left w:val="nil"/>
              <w:bottom w:val="nil"/>
              <w:right w:val="single" w:sz="4" w:space="0" w:color="auto"/>
            </w:tcBorders>
            <w:shd w:val="clear" w:color="auto" w:fill="auto"/>
            <w:vAlign w:val="center"/>
            <w:hideMark/>
          </w:tcPr>
          <w:p w14:paraId="5D205550" w14:textId="77777777" w:rsidR="00F85EF4" w:rsidRPr="0050535F" w:rsidRDefault="00F85EF4" w:rsidP="00AB32F0">
            <w:pPr>
              <w:spacing w:after="0" w:line="360" w:lineRule="auto"/>
              <w:jc w:val="center"/>
              <w:rPr>
                <w:ins w:id="3400" w:author="Jose Luis Zofio Prieto [2]" w:date="2025-03-13T14:55:00Z"/>
                <w:rFonts w:eastAsia="Times New Roman" w:cs="Times New Roman"/>
                <w:color w:val="000000"/>
                <w:kern w:val="0"/>
                <w:lang w:val="en-US" w:eastAsia="es-ES"/>
                <w14:ligatures w14:val="none"/>
              </w:rPr>
            </w:pPr>
            <w:ins w:id="3401" w:author="Jose Luis Zofio Prieto [2]" w:date="2025-03-13T14:55:00Z">
              <w:r w:rsidRPr="0050535F">
                <w:rPr>
                  <w:rFonts w:eastAsia="Times New Roman" w:cs="Times New Roman"/>
                  <w:color w:val="000000"/>
                  <w:kern w:val="0"/>
                  <w:lang w:val="en-US" w:eastAsia="es-ES"/>
                  <w14:ligatures w14:val="none"/>
                </w:rPr>
                <w:t>(0.00)</w:t>
              </w:r>
            </w:ins>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ins w:id="3402" w:author="Jose Luis Zofio Prieto [2]" w:date="2025-03-13T14:55:00Z"/>
                <w:rFonts w:eastAsia="Times New Roman" w:cs="Times New Roman"/>
                <w:color w:val="000000"/>
                <w:kern w:val="0"/>
                <w:lang w:val="en-US" w:eastAsia="es-ES"/>
                <w14:ligatures w14:val="none"/>
              </w:rPr>
            </w:pPr>
            <w:ins w:id="3403" w:author="Jose Luis Zofio Prieto [2]" w:date="2025-03-13T14:55:00Z">
              <w:r w:rsidRPr="0050535F">
                <w:rPr>
                  <w:rFonts w:eastAsia="Times New Roman" w:cs="Times New Roman"/>
                  <w:color w:val="000000"/>
                  <w:kern w:val="0"/>
                  <w:lang w:val="en-US" w:eastAsia="es-ES"/>
                  <w14:ligatures w14:val="none"/>
                </w:rPr>
                <w:t>6.75</w:t>
              </w:r>
            </w:ins>
          </w:p>
        </w:tc>
        <w:tc>
          <w:tcPr>
            <w:tcW w:w="882" w:type="dxa"/>
            <w:tcBorders>
              <w:top w:val="nil"/>
              <w:left w:val="nil"/>
              <w:bottom w:val="nil"/>
              <w:right w:val="nil"/>
            </w:tcBorders>
            <w:shd w:val="clear" w:color="auto" w:fill="auto"/>
            <w:vAlign w:val="center"/>
            <w:hideMark/>
          </w:tcPr>
          <w:p w14:paraId="0AE36D2E" w14:textId="77777777" w:rsidR="00F85EF4" w:rsidRPr="0050535F" w:rsidRDefault="00F85EF4" w:rsidP="00AB32F0">
            <w:pPr>
              <w:spacing w:after="0" w:line="360" w:lineRule="auto"/>
              <w:jc w:val="center"/>
              <w:rPr>
                <w:ins w:id="3404" w:author="Jose Luis Zofio Prieto [2]" w:date="2025-03-13T14:55:00Z"/>
                <w:rFonts w:eastAsia="Times New Roman" w:cs="Times New Roman"/>
                <w:color w:val="000000"/>
                <w:kern w:val="0"/>
                <w:lang w:val="en-US" w:eastAsia="es-ES"/>
                <w14:ligatures w14:val="none"/>
              </w:rPr>
            </w:pPr>
            <w:ins w:id="3405" w:author="Jose Luis Zofio Prieto [2]" w:date="2025-03-13T14:55:00Z">
              <w:r w:rsidRPr="0050535F">
                <w:rPr>
                  <w:rFonts w:eastAsia="Times New Roman" w:cs="Times New Roman"/>
                  <w:color w:val="000000"/>
                  <w:kern w:val="0"/>
                  <w:lang w:val="en-US" w:eastAsia="es-ES"/>
                  <w14:ligatures w14:val="none"/>
                </w:rPr>
                <w:t>(0.00)</w:t>
              </w:r>
            </w:ins>
          </w:p>
        </w:tc>
      </w:tr>
      <w:tr w:rsidR="00F85EF4" w:rsidRPr="0050535F" w14:paraId="55C14834" w14:textId="77777777" w:rsidTr="00AB32F0">
        <w:trPr>
          <w:trHeight w:val="263"/>
          <w:ins w:id="3406"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ins w:id="3407" w:author="Jose Luis Zofio Prieto [2]" w:date="2025-03-13T14:55:00Z"/>
                <w:rFonts w:eastAsia="Times New Roman" w:cs="Times New Roman"/>
                <w:color w:val="000000"/>
                <w:kern w:val="0"/>
                <w:sz w:val="20"/>
                <w:szCs w:val="20"/>
                <w:lang w:val="en-US" w:eastAsia="es-ES"/>
                <w14:ligatures w14:val="none"/>
              </w:rPr>
            </w:pPr>
            <w:ins w:id="3408" w:author="Jose Luis Zofio Prieto [2]" w:date="2025-03-13T14:55:00Z">
              <w:r w:rsidRPr="0050535F">
                <w:rPr>
                  <w:rFonts w:eastAsia="Times New Roman" w:cs="Times New Roman"/>
                  <w:color w:val="000000"/>
                  <w:kern w:val="0"/>
                  <w:sz w:val="20"/>
                  <w:szCs w:val="20"/>
                  <w:lang w:val="en-US" w:eastAsia="es-ES"/>
                  <w14:ligatures w14:val="none"/>
                </w:rPr>
                <w:t>Operating income</w:t>
              </w:r>
            </w:ins>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ins w:id="3409" w:author="Jose Luis Zofio Prieto [2]" w:date="2025-03-13T14:55:00Z"/>
                <w:rFonts w:eastAsia="Times New Roman" w:cs="Times New Roman"/>
                <w:color w:val="000000"/>
                <w:kern w:val="0"/>
                <w:lang w:val="en-US" w:eastAsia="es-ES"/>
                <w14:ligatures w14:val="none"/>
              </w:rPr>
            </w:pPr>
            <w:ins w:id="3410" w:author="Jose Luis Zofio Prieto [2]" w:date="2025-03-13T14:55:00Z">
              <w:r w:rsidRPr="0050535F">
                <w:rPr>
                  <w:rFonts w:eastAsia="Times New Roman" w:cs="Times New Roman"/>
                  <w:color w:val="000000"/>
                  <w:kern w:val="0"/>
                  <w:lang w:val="en-US" w:eastAsia="es-ES"/>
                  <w14:ligatures w14:val="none"/>
                </w:rPr>
                <w:t>62.31</w:t>
              </w:r>
            </w:ins>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ins w:id="3411" w:author="Jose Luis Zofio Prieto [2]" w:date="2025-03-13T14:55:00Z"/>
                <w:rFonts w:eastAsia="Times New Roman" w:cs="Times New Roman"/>
                <w:color w:val="000000"/>
                <w:kern w:val="0"/>
                <w:lang w:val="en-US" w:eastAsia="es-ES"/>
                <w14:ligatures w14:val="none"/>
              </w:rPr>
            </w:pPr>
            <w:ins w:id="3412" w:author="Jose Luis Zofio Prieto [2]" w:date="2025-03-13T14:55:00Z">
              <w:r w:rsidRPr="0050535F">
                <w:rPr>
                  <w:rFonts w:eastAsia="Times New Roman" w:cs="Times New Roman"/>
                  <w:color w:val="000000"/>
                  <w:kern w:val="0"/>
                  <w:lang w:val="en-US" w:eastAsia="es-ES"/>
                  <w14:ligatures w14:val="none"/>
                </w:rPr>
                <w:t>95.05</w:t>
              </w:r>
            </w:ins>
          </w:p>
        </w:tc>
        <w:tc>
          <w:tcPr>
            <w:tcW w:w="1218" w:type="dxa"/>
            <w:tcBorders>
              <w:top w:val="nil"/>
              <w:left w:val="nil"/>
              <w:bottom w:val="nil"/>
              <w:right w:val="single" w:sz="4" w:space="0" w:color="auto"/>
            </w:tcBorders>
            <w:shd w:val="clear" w:color="auto" w:fill="auto"/>
            <w:vAlign w:val="center"/>
            <w:hideMark/>
          </w:tcPr>
          <w:p w14:paraId="3A21AADE" w14:textId="77777777" w:rsidR="00F85EF4" w:rsidRPr="0050535F" w:rsidRDefault="00F85EF4" w:rsidP="00AB32F0">
            <w:pPr>
              <w:spacing w:after="0" w:line="360" w:lineRule="auto"/>
              <w:jc w:val="center"/>
              <w:rPr>
                <w:ins w:id="3413" w:author="Jose Luis Zofio Prieto [2]" w:date="2025-03-13T14:55:00Z"/>
                <w:rFonts w:eastAsia="Times New Roman" w:cs="Times New Roman"/>
                <w:color w:val="000000"/>
                <w:kern w:val="0"/>
                <w:lang w:val="en-US" w:eastAsia="es-ES"/>
                <w14:ligatures w14:val="none"/>
              </w:rPr>
            </w:pPr>
            <w:ins w:id="3414" w:author="Jose Luis Zofio Prieto [2]" w:date="2025-03-13T14:55:00Z">
              <w:r w:rsidRPr="0050535F">
                <w:rPr>
                  <w:rFonts w:eastAsia="Times New Roman" w:cs="Times New Roman"/>
                  <w:color w:val="000000"/>
                  <w:kern w:val="0"/>
                  <w:lang w:val="en-US" w:eastAsia="es-ES"/>
                  <w14:ligatures w14:val="none"/>
                </w:rPr>
                <w:t>(0.53)</w:t>
              </w:r>
            </w:ins>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ins w:id="3415" w:author="Jose Luis Zofio Prieto [2]" w:date="2025-03-13T14:55:00Z"/>
                <w:rFonts w:eastAsia="Times New Roman" w:cs="Times New Roman"/>
                <w:color w:val="000000"/>
                <w:kern w:val="0"/>
                <w:lang w:val="en-US" w:eastAsia="es-ES"/>
                <w14:ligatures w14:val="none"/>
              </w:rPr>
            </w:pPr>
            <w:ins w:id="3416" w:author="Jose Luis Zofio Prieto [2]" w:date="2025-03-13T14:55:00Z">
              <w:r w:rsidRPr="0050535F">
                <w:rPr>
                  <w:rFonts w:eastAsia="Times New Roman" w:cs="Times New Roman"/>
                  <w:color w:val="000000"/>
                  <w:kern w:val="0"/>
                  <w:lang w:val="en-US" w:eastAsia="es-ES"/>
                  <w14:ligatures w14:val="none"/>
                </w:rPr>
                <w:t>98.39</w:t>
              </w:r>
            </w:ins>
          </w:p>
        </w:tc>
        <w:tc>
          <w:tcPr>
            <w:tcW w:w="1255" w:type="dxa"/>
            <w:tcBorders>
              <w:top w:val="nil"/>
              <w:left w:val="nil"/>
              <w:bottom w:val="nil"/>
              <w:right w:val="single" w:sz="4" w:space="0" w:color="auto"/>
            </w:tcBorders>
            <w:shd w:val="clear" w:color="auto" w:fill="auto"/>
            <w:vAlign w:val="center"/>
            <w:hideMark/>
          </w:tcPr>
          <w:p w14:paraId="24D83487" w14:textId="77777777" w:rsidR="00F85EF4" w:rsidRPr="0050535F" w:rsidRDefault="00F85EF4" w:rsidP="00AB32F0">
            <w:pPr>
              <w:spacing w:after="0" w:line="360" w:lineRule="auto"/>
              <w:jc w:val="center"/>
              <w:rPr>
                <w:ins w:id="3417" w:author="Jose Luis Zofio Prieto [2]" w:date="2025-03-13T14:55:00Z"/>
                <w:rFonts w:eastAsia="Times New Roman" w:cs="Times New Roman"/>
                <w:color w:val="000000"/>
                <w:kern w:val="0"/>
                <w:lang w:val="en-US" w:eastAsia="es-ES"/>
                <w14:ligatures w14:val="none"/>
              </w:rPr>
            </w:pPr>
            <w:ins w:id="3418" w:author="Jose Luis Zofio Prieto [2]" w:date="2025-03-13T14:55:00Z">
              <w:r w:rsidRPr="0050535F">
                <w:rPr>
                  <w:rFonts w:eastAsia="Times New Roman" w:cs="Times New Roman"/>
                  <w:color w:val="000000"/>
                  <w:kern w:val="0"/>
                  <w:lang w:val="en-US" w:eastAsia="es-ES"/>
                  <w14:ligatures w14:val="none"/>
                </w:rPr>
                <w:t>(0.58)</w:t>
              </w:r>
            </w:ins>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ins w:id="3419" w:author="Jose Luis Zofio Prieto [2]" w:date="2025-03-13T14:55:00Z"/>
                <w:rFonts w:eastAsia="Times New Roman" w:cs="Times New Roman"/>
                <w:color w:val="000000"/>
                <w:kern w:val="0"/>
                <w:lang w:val="en-US" w:eastAsia="es-ES"/>
                <w14:ligatures w14:val="none"/>
              </w:rPr>
            </w:pPr>
            <w:ins w:id="3420" w:author="Jose Luis Zofio Prieto [2]" w:date="2025-03-13T14:55:00Z">
              <w:r w:rsidRPr="0050535F">
                <w:rPr>
                  <w:rFonts w:eastAsia="Times New Roman" w:cs="Times New Roman"/>
                  <w:color w:val="000000"/>
                  <w:kern w:val="0"/>
                  <w:lang w:val="en-US" w:eastAsia="es-ES"/>
                  <w14:ligatures w14:val="none"/>
                </w:rPr>
                <w:t>100.37</w:t>
              </w:r>
            </w:ins>
          </w:p>
        </w:tc>
        <w:tc>
          <w:tcPr>
            <w:tcW w:w="882" w:type="dxa"/>
            <w:tcBorders>
              <w:top w:val="nil"/>
              <w:left w:val="nil"/>
              <w:bottom w:val="nil"/>
              <w:right w:val="nil"/>
            </w:tcBorders>
            <w:shd w:val="clear" w:color="auto" w:fill="auto"/>
            <w:vAlign w:val="center"/>
            <w:hideMark/>
          </w:tcPr>
          <w:p w14:paraId="35E2B833" w14:textId="77777777" w:rsidR="00F85EF4" w:rsidRPr="0050535F" w:rsidRDefault="00F85EF4" w:rsidP="00AB32F0">
            <w:pPr>
              <w:spacing w:after="0" w:line="360" w:lineRule="auto"/>
              <w:jc w:val="center"/>
              <w:rPr>
                <w:ins w:id="3421" w:author="Jose Luis Zofio Prieto [2]" w:date="2025-03-13T14:55:00Z"/>
                <w:rFonts w:eastAsia="Times New Roman" w:cs="Times New Roman"/>
                <w:color w:val="000000"/>
                <w:kern w:val="0"/>
                <w:lang w:val="en-US" w:eastAsia="es-ES"/>
                <w14:ligatures w14:val="none"/>
              </w:rPr>
            </w:pPr>
            <w:ins w:id="3422" w:author="Jose Luis Zofio Prieto [2]" w:date="2025-03-13T14:55:00Z">
              <w:r w:rsidRPr="0050535F">
                <w:rPr>
                  <w:rFonts w:eastAsia="Times New Roman" w:cs="Times New Roman"/>
                  <w:color w:val="000000"/>
                  <w:kern w:val="0"/>
                  <w:lang w:val="en-US" w:eastAsia="es-ES"/>
                  <w14:ligatures w14:val="none"/>
                </w:rPr>
                <w:t>(0.61)</w:t>
              </w:r>
            </w:ins>
          </w:p>
        </w:tc>
      </w:tr>
      <w:tr w:rsidR="00F85EF4" w:rsidRPr="0050535F" w14:paraId="4A115AB9" w14:textId="77777777" w:rsidTr="00AB32F0">
        <w:trPr>
          <w:trHeight w:val="263"/>
          <w:ins w:id="3423" w:author="Jose Luis Zofio Prieto [2]" w:date="2025-03-13T14:55:00Z"/>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ins w:id="3424" w:author="Jose Luis Zofio Prieto [2]" w:date="2025-03-13T14:55:00Z"/>
                <w:rFonts w:eastAsia="Times New Roman" w:cs="Times New Roman"/>
                <w:i/>
                <w:iCs/>
                <w:color w:val="000000"/>
                <w:kern w:val="0"/>
                <w:sz w:val="20"/>
                <w:szCs w:val="20"/>
                <w:lang w:val="en-US" w:eastAsia="es-ES"/>
                <w14:ligatures w14:val="none"/>
              </w:rPr>
            </w:pPr>
            <w:ins w:id="3425" w:author="Jose Luis Zofio Prieto [2]" w:date="2025-03-13T14:55:00Z">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ins>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ins w:id="3426" w:author="Jose Luis Zofio Prieto [2]" w:date="2025-03-13T14:55:00Z"/>
                <w:rFonts w:eastAsia="Times New Roman" w:cs="Times New Roman"/>
                <w:color w:val="000000"/>
                <w:kern w:val="0"/>
                <w:lang w:val="en-US" w:eastAsia="es-ES"/>
                <w14:ligatures w14:val="none"/>
              </w:rPr>
            </w:pPr>
            <w:ins w:id="3427" w:author="Jose Luis Zofio Prieto [2]" w:date="2025-03-13T14:55:00Z">
              <w:r w:rsidRPr="0050535F">
                <w:rPr>
                  <w:rFonts w:eastAsia="Times New Roman" w:cs="Times New Roman"/>
                  <w:color w:val="000000"/>
                  <w:kern w:val="0"/>
                  <w:lang w:val="en-US" w:eastAsia="es-ES"/>
                  <w14:ligatures w14:val="none"/>
                </w:rPr>
                <w:t>0.15</w:t>
              </w:r>
            </w:ins>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ins w:id="3428" w:author="Jose Luis Zofio Prieto [2]" w:date="2025-03-13T14:55:00Z"/>
                <w:rFonts w:eastAsia="Times New Roman" w:cs="Times New Roman"/>
                <w:color w:val="000000"/>
                <w:kern w:val="0"/>
                <w:lang w:val="en-US" w:eastAsia="es-ES"/>
                <w14:ligatures w14:val="none"/>
              </w:rPr>
            </w:pPr>
            <w:ins w:id="3429" w:author="Jose Luis Zofio Prieto [2]" w:date="2025-03-13T14:55:00Z">
              <w:r w:rsidRPr="0050535F">
                <w:rPr>
                  <w:rFonts w:eastAsia="Times New Roman" w:cs="Times New Roman"/>
                  <w:color w:val="000000"/>
                  <w:kern w:val="0"/>
                  <w:lang w:val="en-US" w:eastAsia="es-ES"/>
                  <w14:ligatures w14:val="none"/>
                </w:rPr>
                <w:t>0.60</w:t>
              </w:r>
            </w:ins>
          </w:p>
        </w:tc>
        <w:tc>
          <w:tcPr>
            <w:tcW w:w="1218" w:type="dxa"/>
            <w:tcBorders>
              <w:top w:val="nil"/>
              <w:left w:val="nil"/>
              <w:right w:val="single" w:sz="4" w:space="0" w:color="auto"/>
            </w:tcBorders>
            <w:shd w:val="clear" w:color="auto" w:fill="auto"/>
            <w:vAlign w:val="center"/>
            <w:hideMark/>
          </w:tcPr>
          <w:p w14:paraId="52ECA2B3" w14:textId="77777777" w:rsidR="00F85EF4" w:rsidRPr="0050535F" w:rsidRDefault="00F85EF4" w:rsidP="00AB32F0">
            <w:pPr>
              <w:spacing w:after="0" w:line="360" w:lineRule="auto"/>
              <w:jc w:val="center"/>
              <w:rPr>
                <w:ins w:id="3430" w:author="Jose Luis Zofio Prieto [2]" w:date="2025-03-13T14:55:00Z"/>
                <w:rFonts w:eastAsia="Times New Roman" w:cs="Times New Roman"/>
                <w:color w:val="000000"/>
                <w:kern w:val="0"/>
                <w:lang w:val="en-US" w:eastAsia="es-ES"/>
                <w14:ligatures w14:val="none"/>
              </w:rPr>
            </w:pPr>
            <w:ins w:id="3431" w:author="Jose Luis Zofio Prieto [2]" w:date="2025-03-13T14:55:00Z">
              <w:r w:rsidRPr="0050535F">
                <w:rPr>
                  <w:rFonts w:eastAsia="Times New Roman" w:cs="Times New Roman"/>
                  <w:color w:val="000000"/>
                  <w:kern w:val="0"/>
                  <w:lang w:val="en-US" w:eastAsia="es-ES"/>
                  <w14:ligatures w14:val="none"/>
                </w:rPr>
                <w:t>(2.87)</w:t>
              </w:r>
            </w:ins>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ins w:id="3432" w:author="Jose Luis Zofio Prieto [2]" w:date="2025-03-13T14:55:00Z"/>
                <w:rFonts w:eastAsia="Times New Roman" w:cs="Times New Roman"/>
                <w:color w:val="000000"/>
                <w:kern w:val="0"/>
                <w:lang w:val="en-US" w:eastAsia="es-ES"/>
                <w14:ligatures w14:val="none"/>
              </w:rPr>
            </w:pPr>
            <w:ins w:id="3433" w:author="Jose Luis Zofio Prieto [2]" w:date="2025-03-13T14:55:00Z">
              <w:r w:rsidRPr="0050535F">
                <w:rPr>
                  <w:rFonts w:eastAsia="Times New Roman" w:cs="Times New Roman"/>
                  <w:color w:val="000000"/>
                  <w:kern w:val="0"/>
                  <w:lang w:val="en-US" w:eastAsia="es-ES"/>
                  <w14:ligatures w14:val="none"/>
                </w:rPr>
                <w:t>0.67</w:t>
              </w:r>
            </w:ins>
          </w:p>
        </w:tc>
        <w:tc>
          <w:tcPr>
            <w:tcW w:w="1255" w:type="dxa"/>
            <w:tcBorders>
              <w:top w:val="nil"/>
              <w:left w:val="nil"/>
              <w:right w:val="single" w:sz="4" w:space="0" w:color="auto"/>
            </w:tcBorders>
            <w:shd w:val="clear" w:color="auto" w:fill="auto"/>
            <w:vAlign w:val="center"/>
            <w:hideMark/>
          </w:tcPr>
          <w:p w14:paraId="0A64FA3D" w14:textId="77777777" w:rsidR="00F85EF4" w:rsidRPr="0050535F" w:rsidRDefault="00F85EF4" w:rsidP="00AB32F0">
            <w:pPr>
              <w:spacing w:after="0" w:line="360" w:lineRule="auto"/>
              <w:jc w:val="center"/>
              <w:rPr>
                <w:ins w:id="3434" w:author="Jose Luis Zofio Prieto [2]" w:date="2025-03-13T14:55:00Z"/>
                <w:rFonts w:eastAsia="Times New Roman" w:cs="Times New Roman"/>
                <w:color w:val="000000"/>
                <w:kern w:val="0"/>
                <w:lang w:val="en-US" w:eastAsia="es-ES"/>
                <w14:ligatures w14:val="none"/>
              </w:rPr>
            </w:pPr>
            <w:ins w:id="3435" w:author="Jose Luis Zofio Prieto [2]" w:date="2025-03-13T14:55:00Z">
              <w:r w:rsidRPr="0050535F">
                <w:rPr>
                  <w:rFonts w:eastAsia="Times New Roman" w:cs="Times New Roman"/>
                  <w:color w:val="000000"/>
                  <w:kern w:val="0"/>
                  <w:lang w:val="en-US" w:eastAsia="es-ES"/>
                  <w14:ligatures w14:val="none"/>
                </w:rPr>
                <w:t>(3.33)</w:t>
              </w:r>
            </w:ins>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ins w:id="3436" w:author="Jose Luis Zofio Prieto [2]" w:date="2025-03-13T14:55:00Z"/>
                <w:rFonts w:eastAsia="Times New Roman" w:cs="Times New Roman"/>
                <w:color w:val="000000"/>
                <w:kern w:val="0"/>
                <w:lang w:val="en-US" w:eastAsia="es-ES"/>
                <w14:ligatures w14:val="none"/>
              </w:rPr>
            </w:pPr>
            <w:ins w:id="3437" w:author="Jose Luis Zofio Prieto [2]" w:date="2025-03-13T14:55:00Z">
              <w:r w:rsidRPr="0050535F">
                <w:rPr>
                  <w:rFonts w:eastAsia="Times New Roman" w:cs="Times New Roman"/>
                  <w:color w:val="000000"/>
                  <w:kern w:val="0"/>
                  <w:lang w:val="en-US" w:eastAsia="es-ES"/>
                  <w14:ligatures w14:val="none"/>
                </w:rPr>
                <w:t>0.74</w:t>
              </w:r>
            </w:ins>
          </w:p>
        </w:tc>
        <w:tc>
          <w:tcPr>
            <w:tcW w:w="882" w:type="dxa"/>
            <w:tcBorders>
              <w:top w:val="nil"/>
              <w:left w:val="nil"/>
              <w:right w:val="nil"/>
            </w:tcBorders>
            <w:shd w:val="clear" w:color="auto" w:fill="auto"/>
            <w:vAlign w:val="center"/>
            <w:hideMark/>
          </w:tcPr>
          <w:p w14:paraId="6999BDC0" w14:textId="77777777" w:rsidR="00F85EF4" w:rsidRPr="0050535F" w:rsidRDefault="00F85EF4" w:rsidP="00AB32F0">
            <w:pPr>
              <w:keepNext/>
              <w:spacing w:after="0" w:line="360" w:lineRule="auto"/>
              <w:jc w:val="center"/>
              <w:rPr>
                <w:ins w:id="3438" w:author="Jose Luis Zofio Prieto [2]" w:date="2025-03-13T14:55:00Z"/>
                <w:rFonts w:eastAsia="Times New Roman" w:cs="Times New Roman"/>
                <w:color w:val="000000"/>
                <w:kern w:val="0"/>
                <w:lang w:val="en-US" w:eastAsia="es-ES"/>
                <w14:ligatures w14:val="none"/>
              </w:rPr>
            </w:pPr>
            <w:ins w:id="3439" w:author="Jose Luis Zofio Prieto [2]" w:date="2025-03-13T14:55:00Z">
              <w:r w:rsidRPr="0050535F">
                <w:rPr>
                  <w:rFonts w:eastAsia="Times New Roman" w:cs="Times New Roman"/>
                  <w:color w:val="000000"/>
                  <w:kern w:val="0"/>
                  <w:lang w:val="en-US" w:eastAsia="es-ES"/>
                  <w14:ligatures w14:val="none"/>
                </w:rPr>
                <w:t>(3.76)</w:t>
              </w:r>
            </w:ins>
          </w:p>
        </w:tc>
      </w:tr>
      <w:tr w:rsidR="00F85EF4" w:rsidRPr="0050535F" w14:paraId="302CB975" w14:textId="77777777" w:rsidTr="00AB32F0">
        <w:trPr>
          <w:trHeight w:val="263"/>
          <w:ins w:id="3440" w:author="Jose Luis Zofio Prieto [2]" w:date="2025-03-13T14:55:00Z"/>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ins w:id="3441" w:author="Jose Luis Zofio Prieto [2]" w:date="2025-03-13T14:55:00Z"/>
                <w:rFonts w:eastAsia="Times New Roman" w:cs="Times New Roman"/>
                <w:color w:val="000000"/>
                <w:kern w:val="0"/>
                <w:sz w:val="20"/>
                <w:szCs w:val="20"/>
                <w:lang w:val="en-US" w:eastAsia="es-ES"/>
                <w14:ligatures w14:val="none"/>
              </w:rPr>
            </w:pPr>
            <w:ins w:id="3442" w:author="Jose Luis Zofio Prieto [2]" w:date="2025-03-13T14:55: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443" w:author="Jose Luis Zofio Prieto [2]" w:date="2025-03-13T14:55:00Z">
              <w:r w:rsidRPr="0050535F">
                <w:rPr>
                  <w:position w:val="-10"/>
                  <w:lang w:val="en-US"/>
                </w:rPr>
                <w:object w:dxaOrig="279" w:dyaOrig="340" w14:anchorId="1B5DF48F">
                  <v:shape id="_x0000_i1183" type="#_x0000_t75" style="width:14.65pt;height:16.5pt" o:ole="">
                    <v:imagedata r:id="rId291" o:title=""/>
                  </v:shape>
                  <o:OLEObject Type="Embed" ProgID="Equation.DSMT4" ShapeID="_x0000_i1183" DrawAspect="Content" ObjectID="_1803494237" r:id="rId309"/>
                </w:object>
              </w:r>
            </w:ins>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ins w:id="3444" w:author="Jose Luis Zofio Prieto [2]" w:date="2025-03-13T14:55:00Z"/>
                <w:rFonts w:eastAsia="Times New Roman" w:cs="Times New Roman"/>
                <w:color w:val="000000"/>
                <w:kern w:val="0"/>
                <w:lang w:val="en-US" w:eastAsia="es-ES"/>
                <w14:ligatures w14:val="none"/>
              </w:rPr>
            </w:pPr>
            <w:ins w:id="3445" w:author="Jose Luis Zofio Prieto [2]" w:date="2025-03-13T14:55:00Z">
              <w:r w:rsidRPr="0050535F">
                <w:rPr>
                  <w:rFonts w:eastAsia="Times New Roman" w:cs="Times New Roman"/>
                  <w:color w:val="000000"/>
                  <w:kern w:val="0"/>
                  <w:lang w:val="en-US" w:eastAsia="es-ES"/>
                  <w14:ligatures w14:val="none"/>
                </w:rPr>
                <w:t>0.00</w:t>
              </w:r>
            </w:ins>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ins w:id="3446" w:author="Jose Luis Zofio Prieto [2]" w:date="2025-03-13T14:55:00Z"/>
                <w:rFonts w:eastAsia="Times New Roman" w:cs="Times New Roman"/>
                <w:color w:val="000000"/>
                <w:kern w:val="0"/>
                <w:lang w:val="en-US" w:eastAsia="es-ES"/>
                <w14:ligatures w14:val="none"/>
              </w:rPr>
            </w:pPr>
            <w:ins w:id="3447" w:author="Jose Luis Zofio Prieto [2]" w:date="2025-03-13T14:55:00Z">
              <w:r w:rsidRPr="0050535F">
                <w:rPr>
                  <w:rFonts w:eastAsia="Times New Roman" w:cs="Times New Roman"/>
                  <w:color w:val="000000"/>
                  <w:kern w:val="0"/>
                  <w:lang w:val="en-US" w:eastAsia="es-ES"/>
                  <w14:ligatures w14:val="none"/>
                </w:rPr>
                <w:t>1.03</w:t>
              </w:r>
            </w:ins>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ins w:id="3448" w:author="Jose Luis Zofio Prieto [2]" w:date="2025-03-13T14:55:00Z"/>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ins w:id="3449" w:author="Jose Luis Zofio Prieto [2]" w:date="2025-03-13T14:55:00Z"/>
                <w:rFonts w:eastAsia="Times New Roman" w:cs="Times New Roman"/>
                <w:color w:val="000000"/>
                <w:kern w:val="0"/>
                <w:lang w:val="en-US" w:eastAsia="es-ES"/>
                <w14:ligatures w14:val="none"/>
              </w:rPr>
            </w:pPr>
            <w:ins w:id="3450" w:author="Jose Luis Zofio Prieto [2]" w:date="2025-03-13T14:55:00Z">
              <w:r w:rsidRPr="0050535F">
                <w:rPr>
                  <w:rFonts w:eastAsia="Times New Roman" w:cs="Times New Roman"/>
                  <w:color w:val="000000"/>
                  <w:kern w:val="0"/>
                  <w:lang w:val="en-US" w:eastAsia="es-ES"/>
                  <w14:ligatures w14:val="none"/>
                </w:rPr>
                <w:t>1.14</w:t>
              </w:r>
            </w:ins>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ins w:id="3451" w:author="Jose Luis Zofio Prieto [2]" w:date="2025-03-13T14:55:00Z"/>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ins w:id="3452" w:author="Jose Luis Zofio Prieto [2]" w:date="2025-03-13T14:55:00Z"/>
                <w:rFonts w:eastAsia="Times New Roman" w:cs="Times New Roman"/>
                <w:color w:val="000000"/>
                <w:kern w:val="0"/>
                <w:lang w:val="en-US" w:eastAsia="es-ES"/>
                <w14:ligatures w14:val="none"/>
              </w:rPr>
            </w:pPr>
            <w:ins w:id="3453" w:author="Jose Luis Zofio Prieto [2]" w:date="2025-03-13T14:55:00Z">
              <w:r w:rsidRPr="0050535F">
                <w:rPr>
                  <w:rFonts w:eastAsia="Times New Roman" w:cs="Times New Roman"/>
                  <w:color w:val="000000"/>
                  <w:kern w:val="0"/>
                  <w:lang w:val="en-US" w:eastAsia="es-ES"/>
                  <w14:ligatures w14:val="none"/>
                </w:rPr>
                <w:t>1.20</w:t>
              </w:r>
            </w:ins>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ins w:id="3454" w:author="Jose Luis Zofio Prieto [2]" w:date="2025-03-13T14:55:00Z"/>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ins w:id="3455" w:author="Jose Luis Zofio Prieto [2]" w:date="2025-03-13T14:55:00Z"/>
          <w:rFonts w:cs="Times New Roman"/>
          <w:color w:val="auto"/>
          <w:lang w:val="en-US"/>
        </w:rPr>
      </w:pPr>
    </w:p>
    <w:p w14:paraId="544574F4" w14:textId="77777777" w:rsidR="00F85EF4" w:rsidRPr="0015000F" w:rsidRDefault="00F85EF4" w:rsidP="00F85EF4">
      <w:pPr>
        <w:pStyle w:val="Descripcin"/>
        <w:spacing w:line="360" w:lineRule="auto"/>
        <w:jc w:val="center"/>
        <w:rPr>
          <w:ins w:id="3456" w:author="Jose Luis Zofio Prieto [2]" w:date="2025-03-13T14:55:00Z"/>
          <w:rFonts w:cs="Times New Roman"/>
          <w:color w:val="auto"/>
          <w:sz w:val="22"/>
          <w:szCs w:val="22"/>
          <w:lang w:val="en-US"/>
        </w:rPr>
      </w:pPr>
      <w:commentRangeStart w:id="3457"/>
      <w:ins w:id="3458" w:author="Jose Luis Zofio Prieto [2]" w:date="2025-03-13T14:55:00Z">
        <w:r w:rsidRPr="0015000F">
          <w:rPr>
            <w:rFonts w:cs="Times New Roman"/>
            <w:color w:val="auto"/>
            <w:sz w:val="22"/>
            <w:szCs w:val="22"/>
            <w:lang w:val="en-US"/>
          </w:rPr>
          <w:t>Table 5</w:t>
        </w:r>
        <w:commentRangeEnd w:id="3457"/>
        <w:r>
          <w:rPr>
            <w:rStyle w:val="Refdecomentario"/>
            <w:i w:val="0"/>
            <w:iCs w:val="0"/>
            <w:color w:val="auto"/>
          </w:rPr>
          <w:commentReference w:id="3457"/>
        </w:r>
        <w:r w:rsidRPr="0015000F">
          <w:rPr>
            <w:rFonts w:cs="Times New Roman"/>
            <w:color w:val="auto"/>
            <w:sz w:val="22"/>
            <w:szCs w:val="22"/>
            <w:lang w:val="en-US"/>
          </w:rPr>
          <w:t>. Mean values for projections at different confidence levels.</w:t>
        </w:r>
      </w:ins>
    </w:p>
    <w:p w14:paraId="320F9899" w14:textId="05D91C2D" w:rsidR="00F85EF4" w:rsidRPr="0050535F" w:rsidDel="00F85EF4" w:rsidRDefault="00F85EF4" w:rsidP="001E7747">
      <w:pPr>
        <w:spacing w:line="360" w:lineRule="auto"/>
        <w:rPr>
          <w:ins w:id="3459" w:author="Jose Luis Zofio Prieto" w:date="2025-03-12T18:16:00Z"/>
          <w:del w:id="3460" w:author="Jose Luis Zofio Prieto [2]" w:date="2025-03-13T14:55:00Z"/>
          <w:rFonts w:cs="Times New Roman"/>
          <w:lang w:val="en-US"/>
        </w:rPr>
      </w:pPr>
    </w:p>
    <w:p w14:paraId="1CDC4A74" w14:textId="089B5501" w:rsidR="00FB13E5" w:rsidRPr="0050535F" w:rsidDel="00F85EF4" w:rsidRDefault="00FB13E5" w:rsidP="00DF3B00">
      <w:pPr>
        <w:spacing w:line="360" w:lineRule="auto"/>
        <w:rPr>
          <w:del w:id="3461" w:author="Jose Luis Zofio Prieto [2]" w:date="2025-03-13T14:55:00Z"/>
          <w:rFonts w:cs="Times New Roman"/>
          <w:lang w:val="en-US"/>
        </w:rPr>
      </w:pPr>
    </w:p>
    <w:tbl>
      <w:tblPr>
        <w:tblW w:w="8730" w:type="dxa"/>
        <w:tblLayout w:type="fixed"/>
        <w:tblCellMar>
          <w:left w:w="70" w:type="dxa"/>
          <w:right w:w="70" w:type="dxa"/>
        </w:tblCellMar>
        <w:tblLook w:val="04A0" w:firstRow="1" w:lastRow="0" w:firstColumn="1" w:lastColumn="0" w:noHBand="0" w:noVBand="1"/>
        <w:tblPrChange w:id="3462" w:author="Jose Luis Zofio Prieto" w:date="2025-03-12T18:27:00Z">
          <w:tblPr>
            <w:tblW w:w="8728" w:type="dxa"/>
            <w:tblLayout w:type="fixed"/>
            <w:tblCellMar>
              <w:left w:w="70" w:type="dxa"/>
              <w:right w:w="70" w:type="dxa"/>
            </w:tblCellMar>
            <w:tblLook w:val="04A0" w:firstRow="1" w:lastRow="0" w:firstColumn="1" w:lastColumn="0" w:noHBand="0" w:noVBand="1"/>
          </w:tblPr>
        </w:tblPrChange>
      </w:tblPr>
      <w:tblGrid>
        <w:gridCol w:w="1746"/>
        <w:gridCol w:w="1085"/>
        <w:gridCol w:w="769"/>
        <w:gridCol w:w="1192"/>
        <w:gridCol w:w="878"/>
        <w:gridCol w:w="1203"/>
        <w:gridCol w:w="777"/>
        <w:gridCol w:w="1080"/>
        <w:tblGridChange w:id="3463">
          <w:tblGrid>
            <w:gridCol w:w="1746"/>
            <w:gridCol w:w="1085"/>
            <w:gridCol w:w="769"/>
            <w:gridCol w:w="1192"/>
            <w:gridCol w:w="739"/>
            <w:gridCol w:w="139"/>
            <w:gridCol w:w="1203"/>
            <w:gridCol w:w="692"/>
            <w:gridCol w:w="85"/>
            <w:gridCol w:w="1078"/>
            <w:gridCol w:w="2"/>
          </w:tblGrid>
        </w:tblGridChange>
      </w:tblGrid>
      <w:tr w:rsidR="007C774B" w:rsidRPr="0050535F" w14:paraId="3E9DB63F" w14:textId="77777777" w:rsidTr="003B3AAC">
        <w:trPr>
          <w:trHeight w:val="249"/>
          <w:trPrChange w:id="3464" w:author="Jose Luis Zofio Prieto" w:date="2025-03-12T18:27:00Z">
            <w:trPr>
              <w:gridAfter w:val="0"/>
              <w:trHeight w:val="249"/>
            </w:trPr>
          </w:trPrChange>
        </w:trPr>
        <w:tc>
          <w:tcPr>
            <w:tcW w:w="5670" w:type="dxa"/>
            <w:gridSpan w:val="5"/>
            <w:tcBorders>
              <w:top w:val="nil"/>
              <w:left w:val="nil"/>
              <w:bottom w:val="single" w:sz="4" w:space="0" w:color="auto"/>
              <w:right w:val="nil"/>
            </w:tcBorders>
            <w:shd w:val="clear" w:color="auto" w:fill="auto"/>
            <w:vAlign w:val="center"/>
            <w:hideMark/>
            <w:tcPrChange w:id="3465" w:author="Jose Luis Zofio Prieto" w:date="2025-03-12T18:27:00Z">
              <w:tcPr>
                <w:tcW w:w="5531" w:type="dxa"/>
                <w:gridSpan w:val="5"/>
                <w:tcBorders>
                  <w:top w:val="nil"/>
                  <w:left w:val="nil"/>
                  <w:bottom w:val="single" w:sz="4" w:space="0" w:color="auto"/>
                  <w:right w:val="nil"/>
                </w:tcBorders>
                <w:shd w:val="clear" w:color="auto" w:fill="auto"/>
                <w:vAlign w:val="center"/>
                <w:hideMark/>
              </w:tcPr>
            </w:tcPrChange>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Change w:id="3466" w:author="Jose Luis Zofio Prieto" w:date="2025-03-12T18:27:00Z">
              <w:tcPr>
                <w:tcW w:w="1342" w:type="dxa"/>
                <w:gridSpan w:val="2"/>
                <w:tcBorders>
                  <w:top w:val="nil"/>
                  <w:left w:val="nil"/>
                  <w:bottom w:val="single" w:sz="4" w:space="0" w:color="auto"/>
                  <w:right w:val="nil"/>
                </w:tcBorders>
                <w:shd w:val="clear" w:color="auto" w:fill="auto"/>
                <w:noWrap/>
                <w:vAlign w:val="bottom"/>
                <w:hideMark/>
              </w:tcPr>
            </w:tcPrChange>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777" w:type="dxa"/>
            <w:tcBorders>
              <w:top w:val="nil"/>
              <w:left w:val="nil"/>
              <w:bottom w:val="single" w:sz="4" w:space="0" w:color="auto"/>
              <w:right w:val="nil"/>
            </w:tcBorders>
            <w:shd w:val="clear" w:color="auto" w:fill="auto"/>
            <w:noWrap/>
            <w:vAlign w:val="bottom"/>
            <w:hideMark/>
            <w:tcPrChange w:id="3467" w:author="Jose Luis Zofio Prieto" w:date="2025-03-12T18:27:00Z">
              <w:tcPr>
                <w:tcW w:w="692" w:type="dxa"/>
                <w:tcBorders>
                  <w:top w:val="nil"/>
                  <w:left w:val="nil"/>
                  <w:bottom w:val="single" w:sz="4" w:space="0" w:color="auto"/>
                  <w:right w:val="nil"/>
                </w:tcBorders>
                <w:shd w:val="clear" w:color="auto" w:fill="auto"/>
                <w:noWrap/>
                <w:vAlign w:val="bottom"/>
                <w:hideMark/>
              </w:tcPr>
            </w:tcPrChange>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080" w:type="dxa"/>
            <w:tcBorders>
              <w:top w:val="nil"/>
              <w:left w:val="nil"/>
              <w:bottom w:val="single" w:sz="4" w:space="0" w:color="auto"/>
              <w:right w:val="nil"/>
            </w:tcBorders>
            <w:shd w:val="clear" w:color="auto" w:fill="auto"/>
            <w:noWrap/>
            <w:vAlign w:val="bottom"/>
            <w:hideMark/>
            <w:tcPrChange w:id="3468" w:author="Jose Luis Zofio Prieto" w:date="2025-03-12T18:27:00Z">
              <w:tcPr>
                <w:tcW w:w="1163" w:type="dxa"/>
                <w:gridSpan w:val="2"/>
                <w:tcBorders>
                  <w:top w:val="nil"/>
                  <w:left w:val="nil"/>
                  <w:bottom w:val="single" w:sz="4" w:space="0" w:color="auto"/>
                  <w:right w:val="nil"/>
                </w:tcBorders>
                <w:shd w:val="clear" w:color="auto" w:fill="auto"/>
                <w:noWrap/>
                <w:vAlign w:val="bottom"/>
                <w:hideMark/>
              </w:tcPr>
            </w:tcPrChange>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A0222">
        <w:tblPrEx>
          <w:tblPrExChange w:id="3469" w:author="Jose Luis Zofio Prieto" w:date="2025-03-12T18:39:00Z">
            <w:tblPrEx>
              <w:tblW w:w="8730" w:type="dxa"/>
            </w:tblPrEx>
          </w:tblPrExChange>
        </w:tblPrEx>
        <w:trPr>
          <w:trHeight w:val="249"/>
          <w:trPrChange w:id="3470" w:author="Jose Luis Zofio Prieto" w:date="2025-03-12T18:39:00Z">
            <w:trPr>
              <w:trHeight w:val="249"/>
            </w:trPr>
          </w:trPrChange>
        </w:trPr>
        <w:tc>
          <w:tcPr>
            <w:tcW w:w="1746" w:type="dxa"/>
            <w:tcBorders>
              <w:top w:val="single" w:sz="4" w:space="0" w:color="auto"/>
              <w:left w:val="nil"/>
              <w:bottom w:val="single" w:sz="4" w:space="0" w:color="auto"/>
              <w:right w:val="single" w:sz="4" w:space="0" w:color="auto"/>
            </w:tcBorders>
            <w:shd w:val="clear" w:color="auto" w:fill="auto"/>
            <w:vAlign w:val="center"/>
            <w:hideMark/>
            <w:tcPrChange w:id="3471" w:author="Jose Luis Zofio Prieto" w:date="2025-03-12T18:39:00Z">
              <w:tcPr>
                <w:tcW w:w="1746" w:type="dxa"/>
                <w:tcBorders>
                  <w:top w:val="single" w:sz="4" w:space="0" w:color="auto"/>
                  <w:left w:val="nil"/>
                  <w:bottom w:val="single" w:sz="4" w:space="0" w:color="auto"/>
                  <w:right w:val="nil"/>
                </w:tcBorders>
                <w:shd w:val="clear" w:color="auto" w:fill="auto"/>
                <w:vAlign w:val="center"/>
                <w:hideMark/>
              </w:tcPr>
            </w:tcPrChange>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Change w:id="3472" w:author="Jose Luis Zofio Prieto" w:date="2025-03-12T18:39:00Z">
              <w:tcPr>
                <w:tcW w:w="1085" w:type="dxa"/>
                <w:tcBorders>
                  <w:top w:val="single" w:sz="4" w:space="0" w:color="auto"/>
                  <w:left w:val="nil"/>
                  <w:bottom w:val="single" w:sz="4" w:space="0" w:color="auto"/>
                  <w:right w:val="nil"/>
                </w:tcBorders>
                <w:shd w:val="clear" w:color="auto" w:fill="auto"/>
                <w:vAlign w:val="center"/>
                <w:hideMark/>
              </w:tcPr>
            </w:tcPrChange>
          </w:tcPr>
          <w:p w14:paraId="21B7D88B" w14:textId="77777777" w:rsidR="008A0222" w:rsidRPr="0050535F" w:rsidRDefault="008A0222">
            <w:pPr>
              <w:spacing w:after="0" w:line="360" w:lineRule="auto"/>
              <w:jc w:val="center"/>
              <w:rPr>
                <w:rFonts w:eastAsia="Times New Roman" w:cs="Times New Roman"/>
                <w:color w:val="000000"/>
                <w:kern w:val="0"/>
                <w:lang w:val="en-US" w:eastAsia="es-ES"/>
                <w14:ligatures w14:val="none"/>
              </w:rPr>
              <w:pPrChange w:id="3473" w:author="Jose Luis Zofio Prieto" w:date="2025-03-12T18:39:00Z">
                <w:pPr>
                  <w:spacing w:after="0" w:line="360" w:lineRule="auto"/>
                </w:pPr>
              </w:pPrChange>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474" w:author="Jose Luis Zofio Prieto" w:date="2025-03-12T18:39:00Z">
              <w:tcPr>
                <w:tcW w:w="1961" w:type="dxa"/>
                <w:gridSpan w:val="2"/>
                <w:tcBorders>
                  <w:top w:val="single" w:sz="4" w:space="0" w:color="auto"/>
                  <w:left w:val="nil"/>
                  <w:bottom w:val="single" w:sz="4" w:space="0" w:color="auto"/>
                  <w:right w:val="nil"/>
                </w:tcBorders>
                <w:shd w:val="clear" w:color="auto" w:fill="auto"/>
                <w:vAlign w:val="center"/>
                <w:hideMark/>
              </w:tcPr>
            </w:tcPrChange>
          </w:tcPr>
          <w:p w14:paraId="4C23C62A" w14:textId="7D09C444" w:rsidR="008A0222" w:rsidRPr="0050535F" w:rsidRDefault="008A0222">
            <w:pPr>
              <w:spacing w:after="0" w:line="360" w:lineRule="auto"/>
              <w:jc w:val="center"/>
              <w:rPr>
                <w:rFonts w:eastAsia="Times New Roman" w:cs="Times New Roman"/>
                <w:color w:val="000000"/>
                <w:kern w:val="0"/>
                <w:lang w:val="en-US" w:eastAsia="es-ES"/>
                <w14:ligatures w14:val="none"/>
              </w:rPr>
              <w:pPrChange w:id="3475" w:author="Jose Luis Zofio Prieto" w:date="2025-03-12T18:37:00Z">
                <w:pPr>
                  <w:spacing w:after="0" w:line="360" w:lineRule="auto"/>
                </w:pPr>
              </w:pPrChange>
            </w:pPr>
            <w:ins w:id="3476"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0.7</w:t>
            </w:r>
            <w:del w:id="3477" w:author="Jose Luis Zofio Prieto" w:date="2025-03-12T18:27:00Z">
              <w:r w:rsidRPr="0050535F" w:rsidDel="003B3AAC">
                <w:rPr>
                  <w:rFonts w:eastAsia="Times New Roman" w:cs="Times New Roman"/>
                  <w:color w:val="000000"/>
                  <w:kern w:val="0"/>
                  <w:lang w:val="en-US" w:eastAsia="es-ES"/>
                  <w14:ligatures w14:val="none"/>
                </w:rPr>
                <w:delText>5</w:delText>
              </w:r>
            </w:del>
            <w:ins w:id="3478" w:author="Jose Luis Zofio Prieto" w:date="2025-03-12T18:27:00Z">
              <w:r>
                <w:rPr>
                  <w:rFonts w:eastAsia="Times New Roman" w:cs="Times New Roman"/>
                  <w:color w:val="000000"/>
                  <w:kern w:val="0"/>
                  <w:lang w:val="en-US" w:eastAsia="es-ES"/>
                  <w14:ligatures w14:val="none"/>
                </w:rPr>
                <w:t>5</w:t>
              </w:r>
            </w:ins>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479" w:author="Jose Luis Zofio Prieto" w:date="2025-03-12T18:39:00Z">
              <w:tcPr>
                <w:tcW w:w="2081" w:type="dxa"/>
                <w:gridSpan w:val="3"/>
                <w:tcBorders>
                  <w:top w:val="single" w:sz="4" w:space="0" w:color="auto"/>
                  <w:left w:val="nil"/>
                  <w:bottom w:val="single" w:sz="4" w:space="0" w:color="auto"/>
                  <w:right w:val="nil"/>
                </w:tcBorders>
                <w:shd w:val="clear" w:color="auto" w:fill="auto"/>
                <w:vAlign w:val="center"/>
                <w:hideMark/>
              </w:tcPr>
            </w:tcPrChange>
          </w:tcPr>
          <w:p w14:paraId="32E741D8" w14:textId="30323F53" w:rsidR="008A0222" w:rsidRPr="0050535F" w:rsidRDefault="008A0222">
            <w:pPr>
              <w:spacing w:after="0" w:line="360" w:lineRule="auto"/>
              <w:jc w:val="center"/>
              <w:rPr>
                <w:rFonts w:eastAsia="Times New Roman" w:cs="Times New Roman"/>
                <w:color w:val="000000"/>
                <w:kern w:val="0"/>
                <w:lang w:val="en-US" w:eastAsia="es-ES"/>
                <w14:ligatures w14:val="none"/>
              </w:rPr>
              <w:pPrChange w:id="3480" w:author="Jose Luis Zofio Prieto" w:date="2025-03-12T18:37:00Z">
                <w:pPr>
                  <w:spacing w:after="0" w:line="360" w:lineRule="auto"/>
                </w:pPr>
              </w:pPrChange>
            </w:pPr>
            <w:ins w:id="3481"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Change w:id="3482" w:author="Jose Luis Zofio Prieto" w:date="2025-03-12T18:39:00Z">
              <w:tcPr>
                <w:tcW w:w="1857" w:type="dxa"/>
                <w:gridSpan w:val="4"/>
                <w:tcBorders>
                  <w:top w:val="single" w:sz="4" w:space="0" w:color="auto"/>
                  <w:left w:val="nil"/>
                  <w:bottom w:val="single" w:sz="4" w:space="0" w:color="auto"/>
                  <w:right w:val="nil"/>
                </w:tcBorders>
                <w:shd w:val="clear" w:color="auto" w:fill="auto"/>
                <w:vAlign w:val="center"/>
                <w:hideMark/>
              </w:tcPr>
            </w:tcPrChange>
          </w:tcPr>
          <w:p w14:paraId="5EC1B345" w14:textId="2700C531" w:rsidR="008A0222" w:rsidRPr="0050535F" w:rsidRDefault="008A0222">
            <w:pPr>
              <w:spacing w:after="0" w:line="360" w:lineRule="auto"/>
              <w:jc w:val="center"/>
              <w:rPr>
                <w:rFonts w:eastAsia="Times New Roman" w:cs="Times New Roman"/>
                <w:color w:val="000000"/>
                <w:kern w:val="0"/>
                <w:lang w:val="en-US" w:eastAsia="es-ES"/>
                <w14:ligatures w14:val="none"/>
              </w:rPr>
              <w:pPrChange w:id="3483" w:author="Jose Luis Zofio Prieto" w:date="2025-03-12T18:37:00Z">
                <w:pPr>
                  <w:spacing w:after="0" w:line="360" w:lineRule="auto"/>
                </w:pPr>
              </w:pPrChange>
            </w:pPr>
            <w:ins w:id="3484"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0.95</w:t>
            </w:r>
          </w:p>
        </w:tc>
      </w:tr>
      <w:tr w:rsidR="008A0222" w:rsidRPr="0050535F" w14:paraId="461C42ED" w14:textId="77777777" w:rsidTr="008A0222">
        <w:tblPrEx>
          <w:tblPrExChange w:id="3485" w:author="Jose Luis Zofio Prieto" w:date="2025-03-12T18:39:00Z">
            <w:tblPrEx>
              <w:tblW w:w="8730" w:type="dxa"/>
            </w:tblPrEx>
          </w:tblPrExChange>
        </w:tblPrEx>
        <w:trPr>
          <w:trHeight w:val="288"/>
          <w:trPrChange w:id="3486" w:author="Jose Luis Zofio Prieto" w:date="2025-03-12T18:39:00Z">
            <w:trPr>
              <w:trHeight w:val="288"/>
            </w:trPr>
          </w:trPrChange>
        </w:trPr>
        <w:tc>
          <w:tcPr>
            <w:tcW w:w="1746" w:type="dxa"/>
            <w:tcBorders>
              <w:top w:val="single" w:sz="4" w:space="0" w:color="auto"/>
              <w:left w:val="nil"/>
              <w:bottom w:val="nil"/>
              <w:right w:val="single" w:sz="4" w:space="0" w:color="auto"/>
            </w:tcBorders>
            <w:shd w:val="clear" w:color="auto" w:fill="auto"/>
            <w:vAlign w:val="center"/>
            <w:hideMark/>
            <w:tcPrChange w:id="3487" w:author="Jose Luis Zofio Prieto" w:date="2025-03-12T18:39:00Z">
              <w:tcPr>
                <w:tcW w:w="1746" w:type="dxa"/>
                <w:tcBorders>
                  <w:top w:val="single" w:sz="4" w:space="0" w:color="auto"/>
                  <w:left w:val="nil"/>
                  <w:bottom w:val="nil"/>
                  <w:right w:val="single" w:sz="4" w:space="0" w:color="auto"/>
                </w:tcBorders>
                <w:shd w:val="clear" w:color="auto" w:fill="auto"/>
                <w:vAlign w:val="center"/>
                <w:hideMark/>
              </w:tcPr>
            </w:tcPrChange>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Change w:id="3488" w:author="Jose Luis Zofio Prieto" w:date="2025-03-12T18:39:00Z">
              <w:tcPr>
                <w:tcW w:w="1085" w:type="dxa"/>
                <w:tcBorders>
                  <w:top w:val="single" w:sz="4" w:space="0" w:color="auto"/>
                  <w:left w:val="single" w:sz="4" w:space="0" w:color="auto"/>
                  <w:bottom w:val="nil"/>
                  <w:right w:val="single" w:sz="4" w:space="0" w:color="auto"/>
                </w:tcBorders>
                <w:shd w:val="clear" w:color="auto" w:fill="auto"/>
                <w:noWrap/>
                <w:vAlign w:val="center"/>
                <w:hideMark/>
              </w:tcPr>
            </w:tcPrChange>
          </w:tcPr>
          <w:p w14:paraId="36167D6C" w14:textId="5B592600" w:rsidR="007C774B" w:rsidRPr="0050535F" w:rsidRDefault="007C774B">
            <w:pPr>
              <w:spacing w:after="0" w:line="360" w:lineRule="auto"/>
              <w:jc w:val="center"/>
              <w:rPr>
                <w:rFonts w:eastAsia="Times New Roman" w:cs="Times New Roman"/>
                <w:color w:val="000000"/>
                <w:kern w:val="0"/>
                <w:lang w:val="en-US" w:eastAsia="es-ES"/>
                <w14:ligatures w14:val="none"/>
              </w:rPr>
              <w:pPrChange w:id="3489"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Change w:id="3490" w:author="Jose Luis Zofio Prieto" w:date="2025-03-12T18:39:00Z">
              <w:tcPr>
                <w:tcW w:w="769" w:type="dxa"/>
                <w:tcBorders>
                  <w:top w:val="single" w:sz="4" w:space="0" w:color="auto"/>
                  <w:left w:val="single" w:sz="4" w:space="0" w:color="auto"/>
                  <w:bottom w:val="nil"/>
                  <w:right w:val="nil"/>
                </w:tcBorders>
                <w:shd w:val="clear" w:color="auto" w:fill="auto"/>
                <w:vAlign w:val="center"/>
                <w:hideMark/>
              </w:tcPr>
            </w:tcPrChange>
          </w:tcPr>
          <w:p w14:paraId="17D665DD" w14:textId="5AF7F46F" w:rsidR="007C774B" w:rsidRPr="0050535F" w:rsidRDefault="007C774B">
            <w:pPr>
              <w:spacing w:after="0" w:line="360" w:lineRule="auto"/>
              <w:jc w:val="center"/>
              <w:rPr>
                <w:rFonts w:eastAsia="Times New Roman" w:cs="Times New Roman"/>
                <w:color w:val="000000"/>
                <w:kern w:val="0"/>
                <w:lang w:val="en-US" w:eastAsia="es-ES"/>
                <w14:ligatures w14:val="none"/>
              </w:rPr>
              <w:pPrChange w:id="349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Change w:id="3492" w:author="Jose Luis Zofio Prieto" w:date="2025-03-12T18:39:00Z">
              <w:tcPr>
                <w:tcW w:w="1192" w:type="dxa"/>
                <w:tcBorders>
                  <w:top w:val="single" w:sz="4" w:space="0" w:color="auto"/>
                  <w:left w:val="nil"/>
                  <w:bottom w:val="nil"/>
                  <w:right w:val="single" w:sz="4" w:space="0" w:color="auto"/>
                </w:tcBorders>
                <w:shd w:val="clear" w:color="auto" w:fill="auto"/>
                <w:noWrap/>
                <w:vAlign w:val="center"/>
                <w:hideMark/>
              </w:tcPr>
            </w:tcPrChange>
          </w:tcPr>
          <w:p w14:paraId="170E89A8" w14:textId="5F3443B6" w:rsidR="007C774B" w:rsidRPr="0050535F" w:rsidRDefault="007C774B">
            <w:pPr>
              <w:spacing w:after="0" w:line="360" w:lineRule="auto"/>
              <w:jc w:val="center"/>
              <w:rPr>
                <w:rFonts w:eastAsia="Times New Roman" w:cs="Times New Roman"/>
                <w:color w:val="000000"/>
                <w:kern w:val="0"/>
                <w:lang w:val="en-US" w:eastAsia="es-ES"/>
                <w14:ligatures w14:val="none"/>
              </w:rPr>
              <w:pPrChange w:id="349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22)</w:t>
            </w:r>
          </w:p>
        </w:tc>
        <w:tc>
          <w:tcPr>
            <w:tcW w:w="878" w:type="dxa"/>
            <w:tcBorders>
              <w:top w:val="single" w:sz="4" w:space="0" w:color="auto"/>
              <w:left w:val="single" w:sz="4" w:space="0" w:color="auto"/>
              <w:bottom w:val="nil"/>
              <w:right w:val="nil"/>
            </w:tcBorders>
            <w:shd w:val="clear" w:color="auto" w:fill="auto"/>
            <w:vAlign w:val="center"/>
            <w:hideMark/>
            <w:tcPrChange w:id="3494" w:author="Jose Luis Zofio Prieto" w:date="2025-03-12T18:39:00Z">
              <w:tcPr>
                <w:tcW w:w="878" w:type="dxa"/>
                <w:gridSpan w:val="2"/>
                <w:tcBorders>
                  <w:top w:val="single" w:sz="4" w:space="0" w:color="auto"/>
                  <w:left w:val="single" w:sz="4" w:space="0" w:color="auto"/>
                  <w:bottom w:val="nil"/>
                  <w:right w:val="nil"/>
                </w:tcBorders>
                <w:shd w:val="clear" w:color="auto" w:fill="auto"/>
                <w:vAlign w:val="center"/>
                <w:hideMark/>
              </w:tcPr>
            </w:tcPrChange>
          </w:tcPr>
          <w:p w14:paraId="23C3B89E" w14:textId="401DA3D5" w:rsidR="007C774B" w:rsidRPr="0050535F" w:rsidRDefault="007C774B">
            <w:pPr>
              <w:spacing w:after="0" w:line="360" w:lineRule="auto"/>
              <w:jc w:val="center"/>
              <w:rPr>
                <w:rFonts w:eastAsia="Times New Roman" w:cs="Times New Roman"/>
                <w:color w:val="000000"/>
                <w:kern w:val="0"/>
                <w:lang w:val="en-US" w:eastAsia="es-ES"/>
                <w14:ligatures w14:val="none"/>
              </w:rPr>
              <w:pPrChange w:id="349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Change w:id="3496" w:author="Jose Luis Zofio Prieto" w:date="2025-03-12T18:39:00Z">
              <w:tcPr>
                <w:tcW w:w="1203" w:type="dxa"/>
                <w:tcBorders>
                  <w:top w:val="single" w:sz="4" w:space="0" w:color="auto"/>
                  <w:left w:val="nil"/>
                  <w:bottom w:val="nil"/>
                  <w:right w:val="nil"/>
                </w:tcBorders>
                <w:shd w:val="clear" w:color="auto" w:fill="auto"/>
                <w:noWrap/>
                <w:vAlign w:val="center"/>
                <w:hideMark/>
              </w:tcPr>
            </w:tcPrChange>
          </w:tcPr>
          <w:p w14:paraId="268E3CEC" w14:textId="730ADAD8" w:rsidR="007C774B" w:rsidRPr="0050535F" w:rsidRDefault="007C774B">
            <w:pPr>
              <w:spacing w:after="0" w:line="360" w:lineRule="auto"/>
              <w:jc w:val="center"/>
              <w:rPr>
                <w:rFonts w:eastAsia="Times New Roman" w:cs="Times New Roman"/>
                <w:color w:val="000000"/>
                <w:kern w:val="0"/>
                <w:lang w:val="en-US" w:eastAsia="es-ES"/>
                <w14:ligatures w14:val="none"/>
              </w:rPr>
              <w:pPrChange w:id="349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22)</w:t>
            </w:r>
          </w:p>
        </w:tc>
        <w:tc>
          <w:tcPr>
            <w:tcW w:w="777" w:type="dxa"/>
            <w:tcBorders>
              <w:top w:val="single" w:sz="4" w:space="0" w:color="auto"/>
              <w:left w:val="single" w:sz="4" w:space="0" w:color="auto"/>
              <w:bottom w:val="nil"/>
              <w:right w:val="nil"/>
            </w:tcBorders>
            <w:shd w:val="clear" w:color="auto" w:fill="auto"/>
            <w:vAlign w:val="center"/>
            <w:hideMark/>
            <w:tcPrChange w:id="3498" w:author="Jose Luis Zofio Prieto" w:date="2025-03-12T18:39:00Z">
              <w:tcPr>
                <w:tcW w:w="777" w:type="dxa"/>
                <w:gridSpan w:val="2"/>
                <w:tcBorders>
                  <w:top w:val="single" w:sz="4" w:space="0" w:color="auto"/>
                  <w:left w:val="nil"/>
                  <w:bottom w:val="nil"/>
                  <w:right w:val="nil"/>
                </w:tcBorders>
                <w:shd w:val="clear" w:color="auto" w:fill="auto"/>
                <w:vAlign w:val="center"/>
                <w:hideMark/>
              </w:tcPr>
            </w:tcPrChange>
          </w:tcPr>
          <w:p w14:paraId="39C3F410" w14:textId="30D3C1D7" w:rsidR="007C774B" w:rsidRPr="0050535F" w:rsidRDefault="007C774B">
            <w:pPr>
              <w:spacing w:after="0" w:line="360" w:lineRule="auto"/>
              <w:jc w:val="center"/>
              <w:rPr>
                <w:rFonts w:eastAsia="Times New Roman" w:cs="Times New Roman"/>
                <w:color w:val="000000"/>
                <w:kern w:val="0"/>
                <w:lang w:val="en-US" w:eastAsia="es-ES"/>
                <w14:ligatures w14:val="none"/>
              </w:rPr>
              <w:pPrChange w:id="349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080" w:type="dxa"/>
            <w:tcBorders>
              <w:top w:val="single" w:sz="4" w:space="0" w:color="auto"/>
              <w:left w:val="nil"/>
              <w:bottom w:val="nil"/>
              <w:right w:val="nil"/>
            </w:tcBorders>
            <w:shd w:val="clear" w:color="auto" w:fill="auto"/>
            <w:noWrap/>
            <w:vAlign w:val="center"/>
            <w:hideMark/>
            <w:tcPrChange w:id="3500" w:author="Jose Luis Zofio Prieto" w:date="2025-03-12T18:39:00Z">
              <w:tcPr>
                <w:tcW w:w="1080" w:type="dxa"/>
                <w:gridSpan w:val="2"/>
                <w:tcBorders>
                  <w:top w:val="single" w:sz="4" w:space="0" w:color="auto"/>
                  <w:left w:val="nil"/>
                  <w:bottom w:val="nil"/>
                  <w:right w:val="nil"/>
                </w:tcBorders>
                <w:shd w:val="clear" w:color="auto" w:fill="auto"/>
                <w:noWrap/>
                <w:vAlign w:val="center"/>
                <w:hideMark/>
              </w:tcPr>
            </w:tcPrChange>
          </w:tcPr>
          <w:p w14:paraId="2D76EAD9" w14:textId="529CE7B4" w:rsidR="007C774B" w:rsidRPr="0050535F" w:rsidRDefault="007C774B">
            <w:pPr>
              <w:spacing w:after="0" w:line="360" w:lineRule="auto"/>
              <w:jc w:val="center"/>
              <w:rPr>
                <w:rFonts w:eastAsia="Times New Roman" w:cs="Times New Roman"/>
                <w:color w:val="000000"/>
                <w:kern w:val="0"/>
                <w:lang w:val="en-US" w:eastAsia="es-ES"/>
                <w14:ligatures w14:val="none"/>
              </w:rPr>
              <w:pPrChange w:id="350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23)</w:t>
            </w:r>
          </w:p>
        </w:tc>
      </w:tr>
      <w:tr w:rsidR="008A0222" w:rsidRPr="0050535F" w14:paraId="1F0C31D8" w14:textId="77777777" w:rsidTr="008A0222">
        <w:tblPrEx>
          <w:tblPrExChange w:id="3502" w:author="Jose Luis Zofio Prieto" w:date="2025-03-12T18:39:00Z">
            <w:tblPrEx>
              <w:tblW w:w="8730" w:type="dxa"/>
            </w:tblPrEx>
          </w:tblPrExChange>
        </w:tblPrEx>
        <w:trPr>
          <w:trHeight w:val="288"/>
          <w:trPrChange w:id="3503"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04"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Change w:id="3505"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4E9D3954" w14:textId="3EC98A5C" w:rsidR="007C774B" w:rsidRPr="0050535F" w:rsidRDefault="007C774B">
            <w:pPr>
              <w:spacing w:after="0" w:line="360" w:lineRule="auto"/>
              <w:jc w:val="center"/>
              <w:rPr>
                <w:rFonts w:eastAsia="Times New Roman" w:cs="Times New Roman"/>
                <w:color w:val="000000"/>
                <w:kern w:val="0"/>
                <w:lang w:val="en-US" w:eastAsia="es-ES"/>
                <w14:ligatures w14:val="none"/>
              </w:rPr>
              <w:pPrChange w:id="3506"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Change w:id="3507"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00AD1E77" w14:textId="71F44890" w:rsidR="007C774B" w:rsidRPr="0050535F" w:rsidRDefault="007C774B">
            <w:pPr>
              <w:spacing w:after="0" w:line="360" w:lineRule="auto"/>
              <w:jc w:val="center"/>
              <w:rPr>
                <w:rFonts w:eastAsia="Times New Roman" w:cs="Times New Roman"/>
                <w:color w:val="000000"/>
                <w:kern w:val="0"/>
                <w:lang w:val="en-US" w:eastAsia="es-ES"/>
                <w14:ligatures w14:val="none"/>
              </w:rPr>
              <w:pPrChange w:id="350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Change w:id="3509"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0C7671A2" w14:textId="227A6741" w:rsidR="007C774B" w:rsidRPr="0050535F" w:rsidRDefault="007C774B">
            <w:pPr>
              <w:spacing w:after="0" w:line="360" w:lineRule="auto"/>
              <w:jc w:val="center"/>
              <w:rPr>
                <w:rFonts w:eastAsia="Times New Roman" w:cs="Times New Roman"/>
                <w:color w:val="000000"/>
                <w:kern w:val="0"/>
                <w:lang w:val="en-US" w:eastAsia="es-ES"/>
                <w14:ligatures w14:val="none"/>
              </w:rPr>
              <w:pPrChange w:id="351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878" w:type="dxa"/>
            <w:tcBorders>
              <w:top w:val="nil"/>
              <w:left w:val="single" w:sz="4" w:space="0" w:color="auto"/>
              <w:bottom w:val="nil"/>
              <w:right w:val="nil"/>
            </w:tcBorders>
            <w:shd w:val="clear" w:color="auto" w:fill="auto"/>
            <w:vAlign w:val="center"/>
            <w:hideMark/>
            <w:tcPrChange w:id="3511"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36F20262" w14:textId="12C6B1A4" w:rsidR="007C774B" w:rsidRPr="0050535F" w:rsidRDefault="007C774B">
            <w:pPr>
              <w:spacing w:after="0" w:line="360" w:lineRule="auto"/>
              <w:jc w:val="center"/>
              <w:rPr>
                <w:rFonts w:eastAsia="Times New Roman" w:cs="Times New Roman"/>
                <w:color w:val="000000"/>
                <w:kern w:val="0"/>
                <w:lang w:val="en-US" w:eastAsia="es-ES"/>
                <w14:ligatures w14:val="none"/>
              </w:rPr>
              <w:pPrChange w:id="351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Change w:id="3513" w:author="Jose Luis Zofio Prieto" w:date="2025-03-12T18:39:00Z">
              <w:tcPr>
                <w:tcW w:w="1203" w:type="dxa"/>
                <w:tcBorders>
                  <w:top w:val="nil"/>
                  <w:left w:val="nil"/>
                  <w:bottom w:val="nil"/>
                  <w:right w:val="nil"/>
                </w:tcBorders>
                <w:shd w:val="clear" w:color="auto" w:fill="auto"/>
                <w:noWrap/>
                <w:vAlign w:val="center"/>
                <w:hideMark/>
              </w:tcPr>
            </w:tcPrChange>
          </w:tcPr>
          <w:p w14:paraId="7D524739" w14:textId="7C591FB2" w:rsidR="007C774B" w:rsidRPr="0050535F" w:rsidRDefault="007C774B">
            <w:pPr>
              <w:spacing w:after="0" w:line="360" w:lineRule="auto"/>
              <w:jc w:val="center"/>
              <w:rPr>
                <w:rFonts w:eastAsia="Times New Roman" w:cs="Times New Roman"/>
                <w:color w:val="000000"/>
                <w:kern w:val="0"/>
                <w:lang w:val="en-US" w:eastAsia="es-ES"/>
                <w14:ligatures w14:val="none"/>
              </w:rPr>
              <w:pPrChange w:id="351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29)</w:t>
            </w:r>
          </w:p>
        </w:tc>
        <w:tc>
          <w:tcPr>
            <w:tcW w:w="777" w:type="dxa"/>
            <w:tcBorders>
              <w:top w:val="nil"/>
              <w:left w:val="single" w:sz="4" w:space="0" w:color="auto"/>
              <w:bottom w:val="nil"/>
              <w:right w:val="nil"/>
            </w:tcBorders>
            <w:shd w:val="clear" w:color="auto" w:fill="auto"/>
            <w:vAlign w:val="center"/>
            <w:hideMark/>
            <w:tcPrChange w:id="3515" w:author="Jose Luis Zofio Prieto" w:date="2025-03-12T18:39:00Z">
              <w:tcPr>
                <w:tcW w:w="777" w:type="dxa"/>
                <w:gridSpan w:val="2"/>
                <w:tcBorders>
                  <w:top w:val="nil"/>
                  <w:left w:val="nil"/>
                  <w:bottom w:val="nil"/>
                  <w:right w:val="nil"/>
                </w:tcBorders>
                <w:shd w:val="clear" w:color="auto" w:fill="auto"/>
                <w:vAlign w:val="center"/>
                <w:hideMark/>
              </w:tcPr>
            </w:tcPrChange>
          </w:tcPr>
          <w:p w14:paraId="58834127" w14:textId="6B57E541" w:rsidR="007C774B" w:rsidRPr="0050535F" w:rsidRDefault="007C774B">
            <w:pPr>
              <w:spacing w:after="0" w:line="360" w:lineRule="auto"/>
              <w:jc w:val="center"/>
              <w:rPr>
                <w:rFonts w:eastAsia="Times New Roman" w:cs="Times New Roman"/>
                <w:color w:val="000000"/>
                <w:kern w:val="0"/>
                <w:lang w:val="en-US" w:eastAsia="es-ES"/>
                <w14:ligatures w14:val="none"/>
              </w:rPr>
              <w:pPrChange w:id="351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080" w:type="dxa"/>
            <w:tcBorders>
              <w:top w:val="nil"/>
              <w:left w:val="nil"/>
              <w:bottom w:val="nil"/>
              <w:right w:val="nil"/>
            </w:tcBorders>
            <w:shd w:val="clear" w:color="auto" w:fill="auto"/>
            <w:noWrap/>
            <w:vAlign w:val="center"/>
            <w:hideMark/>
            <w:tcPrChange w:id="3517"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3E67614A" w14:textId="5806E264" w:rsidR="007C774B" w:rsidRPr="0050535F" w:rsidRDefault="007C774B">
            <w:pPr>
              <w:spacing w:after="0" w:line="360" w:lineRule="auto"/>
              <w:jc w:val="center"/>
              <w:rPr>
                <w:rFonts w:eastAsia="Times New Roman" w:cs="Times New Roman"/>
                <w:color w:val="000000"/>
                <w:kern w:val="0"/>
                <w:lang w:val="en-US" w:eastAsia="es-ES"/>
                <w14:ligatures w14:val="none"/>
              </w:rPr>
              <w:pPrChange w:id="351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31)</w:t>
            </w:r>
          </w:p>
        </w:tc>
      </w:tr>
      <w:tr w:rsidR="008A0222" w:rsidRPr="0050535F" w14:paraId="39226E28" w14:textId="77777777" w:rsidTr="008A0222">
        <w:tblPrEx>
          <w:tblPrExChange w:id="3519" w:author="Jose Luis Zofio Prieto" w:date="2025-03-12T18:39:00Z">
            <w:tblPrEx>
              <w:tblW w:w="8730" w:type="dxa"/>
            </w:tblPrEx>
          </w:tblPrExChange>
        </w:tblPrEx>
        <w:trPr>
          <w:trHeight w:val="288"/>
          <w:trPrChange w:id="3520"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21"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Change w:id="3522"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1F4DC81E" w14:textId="73AB3D4E" w:rsidR="007C774B" w:rsidRPr="0050535F" w:rsidRDefault="007C774B">
            <w:pPr>
              <w:spacing w:after="0" w:line="360" w:lineRule="auto"/>
              <w:jc w:val="center"/>
              <w:rPr>
                <w:rFonts w:eastAsia="Times New Roman" w:cs="Times New Roman"/>
                <w:color w:val="000000"/>
                <w:kern w:val="0"/>
                <w:lang w:val="en-US" w:eastAsia="es-ES"/>
                <w14:ligatures w14:val="none"/>
              </w:rPr>
              <w:pPrChange w:id="3523"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Change w:id="3524"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0602E35F" w14:textId="69F2A83A" w:rsidR="007C774B" w:rsidRPr="0050535F" w:rsidRDefault="007C774B">
            <w:pPr>
              <w:spacing w:after="0" w:line="360" w:lineRule="auto"/>
              <w:jc w:val="center"/>
              <w:rPr>
                <w:rFonts w:eastAsia="Times New Roman" w:cs="Times New Roman"/>
                <w:color w:val="000000"/>
                <w:kern w:val="0"/>
                <w:lang w:val="en-US" w:eastAsia="es-ES"/>
                <w14:ligatures w14:val="none"/>
              </w:rPr>
              <w:pPrChange w:id="352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Change w:id="3526"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37D95707" w14:textId="534BD7F6" w:rsidR="007C774B" w:rsidRPr="0050535F" w:rsidRDefault="007C774B">
            <w:pPr>
              <w:spacing w:after="0" w:line="360" w:lineRule="auto"/>
              <w:jc w:val="center"/>
              <w:rPr>
                <w:rFonts w:eastAsia="Times New Roman" w:cs="Times New Roman"/>
                <w:color w:val="000000"/>
                <w:kern w:val="0"/>
                <w:lang w:val="en-US" w:eastAsia="es-ES"/>
                <w14:ligatures w14:val="none"/>
              </w:rPr>
              <w:pPrChange w:id="352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04)</w:t>
            </w:r>
          </w:p>
        </w:tc>
        <w:tc>
          <w:tcPr>
            <w:tcW w:w="878" w:type="dxa"/>
            <w:tcBorders>
              <w:top w:val="nil"/>
              <w:left w:val="single" w:sz="4" w:space="0" w:color="auto"/>
              <w:bottom w:val="nil"/>
              <w:right w:val="nil"/>
            </w:tcBorders>
            <w:shd w:val="clear" w:color="auto" w:fill="auto"/>
            <w:vAlign w:val="center"/>
            <w:hideMark/>
            <w:tcPrChange w:id="3528"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27EC8521" w14:textId="2AF3E8A9" w:rsidR="007C774B" w:rsidRPr="0050535F" w:rsidRDefault="007C774B">
            <w:pPr>
              <w:spacing w:after="0" w:line="360" w:lineRule="auto"/>
              <w:jc w:val="center"/>
              <w:rPr>
                <w:rFonts w:eastAsia="Times New Roman" w:cs="Times New Roman"/>
                <w:color w:val="000000"/>
                <w:kern w:val="0"/>
                <w:lang w:val="en-US" w:eastAsia="es-ES"/>
                <w14:ligatures w14:val="none"/>
              </w:rPr>
              <w:pPrChange w:id="352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Change w:id="3530" w:author="Jose Luis Zofio Prieto" w:date="2025-03-12T18:39:00Z">
              <w:tcPr>
                <w:tcW w:w="1203" w:type="dxa"/>
                <w:tcBorders>
                  <w:top w:val="nil"/>
                  <w:left w:val="nil"/>
                  <w:bottom w:val="nil"/>
                  <w:right w:val="nil"/>
                </w:tcBorders>
                <w:shd w:val="clear" w:color="auto" w:fill="auto"/>
                <w:noWrap/>
                <w:vAlign w:val="center"/>
                <w:hideMark/>
              </w:tcPr>
            </w:tcPrChange>
          </w:tcPr>
          <w:p w14:paraId="37BC17CF" w14:textId="03381555" w:rsidR="007C774B" w:rsidRPr="0050535F" w:rsidRDefault="007C774B">
            <w:pPr>
              <w:spacing w:after="0" w:line="360" w:lineRule="auto"/>
              <w:jc w:val="center"/>
              <w:rPr>
                <w:rFonts w:eastAsia="Times New Roman" w:cs="Times New Roman"/>
                <w:color w:val="000000"/>
                <w:kern w:val="0"/>
                <w:lang w:val="en-US" w:eastAsia="es-ES"/>
                <w14:ligatures w14:val="none"/>
              </w:rPr>
              <w:pPrChange w:id="353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04)</w:t>
            </w:r>
          </w:p>
        </w:tc>
        <w:tc>
          <w:tcPr>
            <w:tcW w:w="777" w:type="dxa"/>
            <w:tcBorders>
              <w:top w:val="nil"/>
              <w:left w:val="single" w:sz="4" w:space="0" w:color="auto"/>
              <w:bottom w:val="nil"/>
              <w:right w:val="nil"/>
            </w:tcBorders>
            <w:shd w:val="clear" w:color="auto" w:fill="auto"/>
            <w:vAlign w:val="center"/>
            <w:hideMark/>
            <w:tcPrChange w:id="3532" w:author="Jose Luis Zofio Prieto" w:date="2025-03-12T18:39:00Z">
              <w:tcPr>
                <w:tcW w:w="777" w:type="dxa"/>
                <w:gridSpan w:val="2"/>
                <w:tcBorders>
                  <w:top w:val="nil"/>
                  <w:left w:val="nil"/>
                  <w:bottom w:val="nil"/>
                  <w:right w:val="nil"/>
                </w:tcBorders>
                <w:shd w:val="clear" w:color="auto" w:fill="auto"/>
                <w:vAlign w:val="center"/>
                <w:hideMark/>
              </w:tcPr>
            </w:tcPrChange>
          </w:tcPr>
          <w:p w14:paraId="45EA2B5A" w14:textId="513A1BFC" w:rsidR="007C774B" w:rsidRPr="0050535F" w:rsidRDefault="007C774B">
            <w:pPr>
              <w:spacing w:after="0" w:line="360" w:lineRule="auto"/>
              <w:jc w:val="center"/>
              <w:rPr>
                <w:rFonts w:eastAsia="Times New Roman" w:cs="Times New Roman"/>
                <w:color w:val="000000"/>
                <w:kern w:val="0"/>
                <w:lang w:val="en-US" w:eastAsia="es-ES"/>
                <w14:ligatures w14:val="none"/>
              </w:rPr>
              <w:pPrChange w:id="353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080" w:type="dxa"/>
            <w:tcBorders>
              <w:top w:val="nil"/>
              <w:left w:val="nil"/>
              <w:bottom w:val="nil"/>
              <w:right w:val="nil"/>
            </w:tcBorders>
            <w:shd w:val="clear" w:color="auto" w:fill="auto"/>
            <w:noWrap/>
            <w:vAlign w:val="center"/>
            <w:hideMark/>
            <w:tcPrChange w:id="3534"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438DFCA7" w14:textId="539F8983" w:rsidR="007C774B" w:rsidRPr="0050535F" w:rsidRDefault="007C774B">
            <w:pPr>
              <w:spacing w:after="0" w:line="360" w:lineRule="auto"/>
              <w:jc w:val="center"/>
              <w:rPr>
                <w:rFonts w:eastAsia="Times New Roman" w:cs="Times New Roman"/>
                <w:color w:val="000000"/>
                <w:kern w:val="0"/>
                <w:lang w:val="en-US" w:eastAsia="es-ES"/>
                <w14:ligatures w14:val="none"/>
              </w:rPr>
              <w:pPrChange w:id="353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r>
      <w:tr w:rsidR="008A0222" w:rsidRPr="0050535F" w14:paraId="1168D2C5" w14:textId="77777777" w:rsidTr="008A0222">
        <w:tblPrEx>
          <w:tblPrExChange w:id="3536" w:author="Jose Luis Zofio Prieto" w:date="2025-03-12T18:39:00Z">
            <w:tblPrEx>
              <w:tblW w:w="8730" w:type="dxa"/>
            </w:tblPrEx>
          </w:tblPrExChange>
        </w:tblPrEx>
        <w:trPr>
          <w:trHeight w:val="288"/>
          <w:trPrChange w:id="3537"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38"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78E8C60D" w14:textId="53C83E56"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del w:id="3539" w:author="Jose Luis Zofio Prieto [2]" w:date="2025-03-13T14:09:00Z">
              <w:r w:rsidRPr="0050535F" w:rsidDel="00D546AF">
                <w:rPr>
                  <w:rFonts w:eastAsia="Times New Roman" w:cs="Times New Roman"/>
                  <w:color w:val="000000"/>
                  <w:kern w:val="0"/>
                  <w:sz w:val="20"/>
                  <w:szCs w:val="20"/>
                  <w:lang w:val="en-US" w:eastAsia="es-ES"/>
                  <w14:ligatures w14:val="none"/>
                </w:rPr>
                <w:delText>Personal</w:delText>
              </w:r>
            </w:del>
            <w:ins w:id="3540" w:author="Jose Luis Zofio Prieto [2]" w:date="2025-03-13T14:09:00Z">
              <w:r w:rsidR="00D546AF">
                <w:rPr>
                  <w:rFonts w:eastAsia="Times New Roman" w:cs="Times New Roman"/>
                  <w:color w:val="000000"/>
                  <w:kern w:val="0"/>
                  <w:sz w:val="20"/>
                  <w:szCs w:val="20"/>
                  <w:lang w:val="en-US" w:eastAsia="es-ES"/>
                  <w14:ligatures w14:val="none"/>
                </w:rPr>
                <w:t>Personnel</w:t>
              </w:r>
            </w:ins>
            <w:r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Change w:id="3541"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1502D28B" w14:textId="713CFA7D" w:rsidR="007C774B" w:rsidRPr="0050535F" w:rsidRDefault="007C774B">
            <w:pPr>
              <w:spacing w:after="0" w:line="360" w:lineRule="auto"/>
              <w:jc w:val="center"/>
              <w:rPr>
                <w:rFonts w:eastAsia="Times New Roman" w:cs="Times New Roman"/>
                <w:color w:val="000000"/>
                <w:kern w:val="0"/>
                <w:lang w:val="en-US" w:eastAsia="es-ES"/>
                <w14:ligatures w14:val="none"/>
              </w:rPr>
              <w:pPrChange w:id="3542"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Change w:id="3543"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2853CEAD" w14:textId="1F63CBD6" w:rsidR="007C774B" w:rsidRPr="0050535F" w:rsidRDefault="007C774B">
            <w:pPr>
              <w:spacing w:after="0" w:line="360" w:lineRule="auto"/>
              <w:jc w:val="center"/>
              <w:rPr>
                <w:rFonts w:eastAsia="Times New Roman" w:cs="Times New Roman"/>
                <w:color w:val="000000"/>
                <w:kern w:val="0"/>
                <w:lang w:val="en-US" w:eastAsia="es-ES"/>
                <w14:ligatures w14:val="none"/>
              </w:rPr>
              <w:pPrChange w:id="354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Change w:id="3545"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322C94D2" w14:textId="68207AE2" w:rsidR="007C774B" w:rsidRPr="0050535F" w:rsidRDefault="007C774B">
            <w:pPr>
              <w:spacing w:after="0" w:line="360" w:lineRule="auto"/>
              <w:jc w:val="center"/>
              <w:rPr>
                <w:rFonts w:eastAsia="Times New Roman" w:cs="Times New Roman"/>
                <w:color w:val="000000"/>
                <w:kern w:val="0"/>
                <w:lang w:val="en-US" w:eastAsia="es-ES"/>
                <w14:ligatures w14:val="none"/>
              </w:rPr>
              <w:pPrChange w:id="354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878" w:type="dxa"/>
            <w:tcBorders>
              <w:top w:val="nil"/>
              <w:left w:val="single" w:sz="4" w:space="0" w:color="auto"/>
              <w:bottom w:val="nil"/>
              <w:right w:val="nil"/>
            </w:tcBorders>
            <w:shd w:val="clear" w:color="auto" w:fill="auto"/>
            <w:vAlign w:val="center"/>
            <w:hideMark/>
            <w:tcPrChange w:id="3547"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73560B30" w14:textId="2E4F386B" w:rsidR="007C774B" w:rsidRPr="0050535F" w:rsidRDefault="007C774B">
            <w:pPr>
              <w:spacing w:after="0" w:line="360" w:lineRule="auto"/>
              <w:jc w:val="center"/>
              <w:rPr>
                <w:rFonts w:eastAsia="Times New Roman" w:cs="Times New Roman"/>
                <w:color w:val="000000"/>
                <w:kern w:val="0"/>
                <w:lang w:val="en-US" w:eastAsia="es-ES"/>
                <w14:ligatures w14:val="none"/>
              </w:rPr>
              <w:pPrChange w:id="354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Change w:id="3549" w:author="Jose Luis Zofio Prieto" w:date="2025-03-12T18:39:00Z">
              <w:tcPr>
                <w:tcW w:w="1203" w:type="dxa"/>
                <w:tcBorders>
                  <w:top w:val="nil"/>
                  <w:left w:val="nil"/>
                  <w:bottom w:val="nil"/>
                  <w:right w:val="nil"/>
                </w:tcBorders>
                <w:shd w:val="clear" w:color="auto" w:fill="auto"/>
                <w:noWrap/>
                <w:vAlign w:val="center"/>
                <w:hideMark/>
              </w:tcPr>
            </w:tcPrChange>
          </w:tcPr>
          <w:p w14:paraId="46F8148B" w14:textId="5E1F10E7" w:rsidR="007C774B" w:rsidRPr="0050535F" w:rsidRDefault="007C774B">
            <w:pPr>
              <w:spacing w:after="0" w:line="360" w:lineRule="auto"/>
              <w:jc w:val="center"/>
              <w:rPr>
                <w:rFonts w:eastAsia="Times New Roman" w:cs="Times New Roman"/>
                <w:color w:val="000000"/>
                <w:kern w:val="0"/>
                <w:lang w:val="en-US" w:eastAsia="es-ES"/>
                <w14:ligatures w14:val="none"/>
              </w:rPr>
              <w:pPrChange w:id="355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77" w:type="dxa"/>
            <w:tcBorders>
              <w:top w:val="nil"/>
              <w:left w:val="single" w:sz="4" w:space="0" w:color="auto"/>
              <w:bottom w:val="nil"/>
              <w:right w:val="nil"/>
            </w:tcBorders>
            <w:shd w:val="clear" w:color="auto" w:fill="auto"/>
            <w:vAlign w:val="center"/>
            <w:hideMark/>
            <w:tcPrChange w:id="3551" w:author="Jose Luis Zofio Prieto" w:date="2025-03-12T18:39:00Z">
              <w:tcPr>
                <w:tcW w:w="777" w:type="dxa"/>
                <w:gridSpan w:val="2"/>
                <w:tcBorders>
                  <w:top w:val="nil"/>
                  <w:left w:val="nil"/>
                  <w:bottom w:val="nil"/>
                  <w:right w:val="nil"/>
                </w:tcBorders>
                <w:shd w:val="clear" w:color="auto" w:fill="auto"/>
                <w:vAlign w:val="center"/>
                <w:hideMark/>
              </w:tcPr>
            </w:tcPrChange>
          </w:tcPr>
          <w:p w14:paraId="3638E5C0" w14:textId="4BAD5601" w:rsidR="007C774B" w:rsidRPr="0050535F" w:rsidRDefault="007C774B">
            <w:pPr>
              <w:spacing w:after="0" w:line="360" w:lineRule="auto"/>
              <w:jc w:val="center"/>
              <w:rPr>
                <w:rFonts w:eastAsia="Times New Roman" w:cs="Times New Roman"/>
                <w:color w:val="000000"/>
                <w:kern w:val="0"/>
                <w:lang w:val="en-US" w:eastAsia="es-ES"/>
                <w14:ligatures w14:val="none"/>
              </w:rPr>
              <w:pPrChange w:id="355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080" w:type="dxa"/>
            <w:tcBorders>
              <w:top w:val="nil"/>
              <w:left w:val="nil"/>
              <w:bottom w:val="nil"/>
              <w:right w:val="nil"/>
            </w:tcBorders>
            <w:shd w:val="clear" w:color="auto" w:fill="auto"/>
            <w:noWrap/>
            <w:vAlign w:val="center"/>
            <w:hideMark/>
            <w:tcPrChange w:id="3553"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3FD2B4A4" w14:textId="688F97A4" w:rsidR="007C774B" w:rsidRPr="0050535F" w:rsidRDefault="007C774B">
            <w:pPr>
              <w:spacing w:after="0" w:line="360" w:lineRule="auto"/>
              <w:jc w:val="center"/>
              <w:rPr>
                <w:rFonts w:eastAsia="Times New Roman" w:cs="Times New Roman"/>
                <w:color w:val="000000"/>
                <w:kern w:val="0"/>
                <w:lang w:val="en-US" w:eastAsia="es-ES"/>
                <w14:ligatures w14:val="none"/>
              </w:rPr>
              <w:pPrChange w:id="355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r>
      <w:tr w:rsidR="008A0222" w:rsidRPr="0050535F" w14:paraId="799A2CB0" w14:textId="77777777" w:rsidTr="008A0222">
        <w:tblPrEx>
          <w:tblPrExChange w:id="3555" w:author="Jose Luis Zofio Prieto" w:date="2025-03-12T18:39:00Z">
            <w:tblPrEx>
              <w:tblW w:w="8730" w:type="dxa"/>
            </w:tblPrEx>
          </w:tblPrExChange>
        </w:tblPrEx>
        <w:trPr>
          <w:trHeight w:val="288"/>
          <w:trPrChange w:id="3556"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57"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Change w:id="3558"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7A856AEA" w14:textId="4CF90190" w:rsidR="007C774B" w:rsidRPr="0050535F" w:rsidRDefault="007C774B">
            <w:pPr>
              <w:spacing w:after="0" w:line="360" w:lineRule="auto"/>
              <w:jc w:val="center"/>
              <w:rPr>
                <w:rFonts w:eastAsia="Times New Roman" w:cs="Times New Roman"/>
                <w:color w:val="000000"/>
                <w:kern w:val="0"/>
                <w:lang w:val="en-US" w:eastAsia="es-ES"/>
                <w14:ligatures w14:val="none"/>
              </w:rPr>
              <w:pPrChange w:id="3559"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Change w:id="3560"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6B638E6A" w14:textId="1A942166" w:rsidR="007C774B" w:rsidRPr="0050535F" w:rsidRDefault="007C774B">
            <w:pPr>
              <w:spacing w:after="0" w:line="360" w:lineRule="auto"/>
              <w:jc w:val="center"/>
              <w:rPr>
                <w:rFonts w:eastAsia="Times New Roman" w:cs="Times New Roman"/>
                <w:color w:val="000000"/>
                <w:kern w:val="0"/>
                <w:lang w:val="en-US" w:eastAsia="es-ES"/>
                <w14:ligatures w14:val="none"/>
              </w:rPr>
              <w:pPrChange w:id="356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Change w:id="3562"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655B58A4" w14:textId="76A93934" w:rsidR="007C774B" w:rsidRPr="0050535F" w:rsidRDefault="007C774B">
            <w:pPr>
              <w:spacing w:after="0" w:line="360" w:lineRule="auto"/>
              <w:jc w:val="center"/>
              <w:rPr>
                <w:rFonts w:eastAsia="Times New Roman" w:cs="Times New Roman"/>
                <w:color w:val="000000"/>
                <w:kern w:val="0"/>
                <w:lang w:val="en-US" w:eastAsia="es-ES"/>
                <w14:ligatures w14:val="none"/>
              </w:rPr>
              <w:pPrChange w:id="356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52)</w:t>
            </w:r>
          </w:p>
        </w:tc>
        <w:tc>
          <w:tcPr>
            <w:tcW w:w="878" w:type="dxa"/>
            <w:tcBorders>
              <w:top w:val="nil"/>
              <w:left w:val="single" w:sz="4" w:space="0" w:color="auto"/>
              <w:bottom w:val="nil"/>
              <w:right w:val="nil"/>
            </w:tcBorders>
            <w:shd w:val="clear" w:color="auto" w:fill="auto"/>
            <w:vAlign w:val="center"/>
            <w:hideMark/>
            <w:tcPrChange w:id="3564"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7C646736" w14:textId="26996294" w:rsidR="007C774B" w:rsidRPr="0050535F" w:rsidRDefault="007C774B">
            <w:pPr>
              <w:spacing w:after="0" w:line="360" w:lineRule="auto"/>
              <w:jc w:val="center"/>
              <w:rPr>
                <w:rFonts w:eastAsia="Times New Roman" w:cs="Times New Roman"/>
                <w:color w:val="000000"/>
                <w:kern w:val="0"/>
                <w:lang w:val="en-US" w:eastAsia="es-ES"/>
                <w14:ligatures w14:val="none"/>
              </w:rPr>
              <w:pPrChange w:id="356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Change w:id="3566" w:author="Jose Luis Zofio Prieto" w:date="2025-03-12T18:39:00Z">
              <w:tcPr>
                <w:tcW w:w="1203" w:type="dxa"/>
                <w:tcBorders>
                  <w:top w:val="nil"/>
                  <w:left w:val="nil"/>
                  <w:bottom w:val="nil"/>
                  <w:right w:val="nil"/>
                </w:tcBorders>
                <w:shd w:val="clear" w:color="auto" w:fill="auto"/>
                <w:noWrap/>
                <w:vAlign w:val="center"/>
                <w:hideMark/>
              </w:tcPr>
            </w:tcPrChange>
          </w:tcPr>
          <w:p w14:paraId="32D88871" w14:textId="4E5FE627" w:rsidR="007C774B" w:rsidRPr="0050535F" w:rsidRDefault="007C774B">
            <w:pPr>
              <w:spacing w:after="0" w:line="360" w:lineRule="auto"/>
              <w:jc w:val="center"/>
              <w:rPr>
                <w:rFonts w:eastAsia="Times New Roman" w:cs="Times New Roman"/>
                <w:color w:val="000000"/>
                <w:kern w:val="0"/>
                <w:lang w:val="en-US" w:eastAsia="es-ES"/>
                <w14:ligatures w14:val="none"/>
              </w:rPr>
              <w:pPrChange w:id="356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77" w:type="dxa"/>
            <w:tcBorders>
              <w:top w:val="nil"/>
              <w:left w:val="single" w:sz="4" w:space="0" w:color="auto"/>
              <w:bottom w:val="nil"/>
              <w:right w:val="nil"/>
            </w:tcBorders>
            <w:shd w:val="clear" w:color="auto" w:fill="auto"/>
            <w:vAlign w:val="center"/>
            <w:hideMark/>
            <w:tcPrChange w:id="3568" w:author="Jose Luis Zofio Prieto" w:date="2025-03-12T18:39:00Z">
              <w:tcPr>
                <w:tcW w:w="777" w:type="dxa"/>
                <w:gridSpan w:val="2"/>
                <w:tcBorders>
                  <w:top w:val="nil"/>
                  <w:left w:val="nil"/>
                  <w:bottom w:val="nil"/>
                  <w:right w:val="nil"/>
                </w:tcBorders>
                <w:shd w:val="clear" w:color="auto" w:fill="auto"/>
                <w:vAlign w:val="center"/>
                <w:hideMark/>
              </w:tcPr>
            </w:tcPrChange>
          </w:tcPr>
          <w:p w14:paraId="37F71A6A" w14:textId="26354BB9" w:rsidR="007C774B" w:rsidRPr="0050535F" w:rsidRDefault="007C774B">
            <w:pPr>
              <w:spacing w:after="0" w:line="360" w:lineRule="auto"/>
              <w:jc w:val="center"/>
              <w:rPr>
                <w:rFonts w:eastAsia="Times New Roman" w:cs="Times New Roman"/>
                <w:color w:val="000000"/>
                <w:kern w:val="0"/>
                <w:lang w:val="en-US" w:eastAsia="es-ES"/>
                <w14:ligatures w14:val="none"/>
              </w:rPr>
              <w:pPrChange w:id="356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080" w:type="dxa"/>
            <w:tcBorders>
              <w:top w:val="nil"/>
              <w:left w:val="nil"/>
              <w:bottom w:val="nil"/>
              <w:right w:val="nil"/>
            </w:tcBorders>
            <w:shd w:val="clear" w:color="auto" w:fill="auto"/>
            <w:noWrap/>
            <w:vAlign w:val="center"/>
            <w:hideMark/>
            <w:tcPrChange w:id="3570"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1DBD134D" w14:textId="4662C6C1" w:rsidR="007C774B" w:rsidRPr="0050535F" w:rsidRDefault="007C774B">
            <w:pPr>
              <w:spacing w:after="0" w:line="360" w:lineRule="auto"/>
              <w:jc w:val="center"/>
              <w:rPr>
                <w:rFonts w:eastAsia="Times New Roman" w:cs="Times New Roman"/>
                <w:color w:val="000000"/>
                <w:kern w:val="0"/>
                <w:lang w:val="en-US" w:eastAsia="es-ES"/>
                <w14:ligatures w14:val="none"/>
              </w:rPr>
              <w:pPrChange w:id="357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61)</w:t>
            </w:r>
          </w:p>
        </w:tc>
      </w:tr>
      <w:tr w:rsidR="008A0222" w:rsidRPr="0050535F" w:rsidDel="00F92C56" w14:paraId="15803849" w14:textId="77777777" w:rsidTr="008A0222">
        <w:tblPrEx>
          <w:tblPrExChange w:id="3572" w:author="Jose Luis Zofio Prieto" w:date="2025-03-12T18:39:00Z">
            <w:tblPrEx>
              <w:tblW w:w="8730" w:type="dxa"/>
            </w:tblPrEx>
          </w:tblPrExChange>
        </w:tblPrEx>
        <w:trPr>
          <w:trHeight w:val="288"/>
          <w:del w:id="3573" w:author="Jose Luis Zofio Prieto" w:date="2025-03-12T18:34:00Z"/>
          <w:trPrChange w:id="3574" w:author="Jose Luis Zofio Prieto" w:date="2025-03-12T18:39:00Z">
            <w:trPr>
              <w:trHeight w:val="288"/>
            </w:trPr>
          </w:trPrChange>
        </w:trPr>
        <w:tc>
          <w:tcPr>
            <w:tcW w:w="1746" w:type="dxa"/>
            <w:tcBorders>
              <w:top w:val="nil"/>
              <w:left w:val="nil"/>
              <w:right w:val="single" w:sz="4" w:space="0" w:color="auto"/>
            </w:tcBorders>
            <w:shd w:val="clear" w:color="auto" w:fill="auto"/>
            <w:vAlign w:val="center"/>
            <w:hideMark/>
            <w:tcPrChange w:id="3575" w:author="Jose Luis Zofio Prieto" w:date="2025-03-12T18:39:00Z">
              <w:tcPr>
                <w:tcW w:w="1746" w:type="dxa"/>
                <w:tcBorders>
                  <w:top w:val="nil"/>
                  <w:left w:val="nil"/>
                  <w:right w:val="single" w:sz="4" w:space="0" w:color="auto"/>
                </w:tcBorders>
                <w:shd w:val="clear" w:color="auto" w:fill="auto"/>
                <w:vAlign w:val="center"/>
                <w:hideMark/>
              </w:tcPr>
            </w:tcPrChange>
          </w:tcPr>
          <w:p w14:paraId="2AB1533A" w14:textId="17B3120D" w:rsidR="007C774B" w:rsidRPr="0050535F" w:rsidDel="00F92C56" w:rsidRDefault="007C774B" w:rsidP="00DF3B00">
            <w:pPr>
              <w:spacing w:after="0" w:line="360" w:lineRule="auto"/>
              <w:jc w:val="left"/>
              <w:rPr>
                <w:del w:id="3576" w:author="Jose Luis Zofio Prieto" w:date="2025-03-12T18:34:00Z"/>
                <w:rFonts w:eastAsia="Times New Roman" w:cs="Times New Roman"/>
                <w:color w:val="000000"/>
                <w:kern w:val="0"/>
                <w:sz w:val="20"/>
                <w:szCs w:val="20"/>
                <w:lang w:val="en-US" w:eastAsia="es-ES"/>
                <w14:ligatures w14:val="none"/>
              </w:rPr>
            </w:pPr>
            <w:del w:id="3577" w:author="Jose Luis Zofio Prieto" w:date="2025-03-12T18:34:00Z">
              <w:r w:rsidRPr="0050535F" w:rsidDel="00F92C56">
                <w:rPr>
                  <w:rFonts w:eastAsia="Times New Roman" w:cs="Times New Roman"/>
                  <w:color w:val="000000"/>
                  <w:kern w:val="0"/>
                  <w:sz w:val="20"/>
                  <w:szCs w:val="20"/>
                  <w:lang w:val="en-US" w:eastAsia="es-ES"/>
                  <w14:ligatures w14:val="none"/>
                </w:rPr>
                <w:delText>Beta</w:delText>
              </w:r>
            </w:del>
          </w:p>
        </w:tc>
        <w:tc>
          <w:tcPr>
            <w:tcW w:w="1085" w:type="dxa"/>
            <w:tcBorders>
              <w:top w:val="nil"/>
              <w:left w:val="single" w:sz="4" w:space="0" w:color="auto"/>
              <w:right w:val="single" w:sz="4" w:space="0" w:color="auto"/>
            </w:tcBorders>
            <w:shd w:val="clear" w:color="auto" w:fill="auto"/>
            <w:vAlign w:val="center"/>
            <w:hideMark/>
            <w:tcPrChange w:id="3578" w:author="Jose Luis Zofio Prieto" w:date="2025-03-12T18:39:00Z">
              <w:tcPr>
                <w:tcW w:w="1085" w:type="dxa"/>
                <w:tcBorders>
                  <w:top w:val="nil"/>
                  <w:left w:val="single" w:sz="4" w:space="0" w:color="auto"/>
                  <w:right w:val="nil"/>
                </w:tcBorders>
                <w:shd w:val="clear" w:color="auto" w:fill="auto"/>
                <w:vAlign w:val="center"/>
                <w:hideMark/>
              </w:tcPr>
            </w:tcPrChange>
          </w:tcPr>
          <w:p w14:paraId="6FD29223" w14:textId="69FC8E4A" w:rsidR="007C774B" w:rsidRPr="0050535F" w:rsidDel="00F92C56" w:rsidRDefault="007C774B">
            <w:pPr>
              <w:spacing w:after="0" w:line="360" w:lineRule="auto"/>
              <w:jc w:val="center"/>
              <w:rPr>
                <w:del w:id="3579" w:author="Jose Luis Zofio Prieto" w:date="2025-03-12T18:34:00Z"/>
                <w:rFonts w:eastAsia="Times New Roman" w:cs="Times New Roman"/>
                <w:color w:val="000000"/>
                <w:kern w:val="0"/>
                <w:lang w:val="en-US" w:eastAsia="es-ES"/>
                <w14:ligatures w14:val="none"/>
              </w:rPr>
              <w:pPrChange w:id="3580" w:author="Jose Luis Zofio Prieto" w:date="2025-03-12T18:39:00Z">
                <w:pPr>
                  <w:spacing w:after="0" w:line="360" w:lineRule="auto"/>
                  <w:jc w:val="left"/>
                </w:pPr>
              </w:pPrChange>
            </w:pPr>
            <w:del w:id="3581"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00</w:delText>
              </w:r>
            </w:del>
          </w:p>
        </w:tc>
        <w:tc>
          <w:tcPr>
            <w:tcW w:w="769" w:type="dxa"/>
            <w:tcBorders>
              <w:top w:val="nil"/>
              <w:left w:val="single" w:sz="4" w:space="0" w:color="auto"/>
              <w:right w:val="nil"/>
            </w:tcBorders>
            <w:shd w:val="clear" w:color="auto" w:fill="auto"/>
            <w:vAlign w:val="center"/>
            <w:hideMark/>
            <w:tcPrChange w:id="3582" w:author="Jose Luis Zofio Prieto" w:date="2025-03-12T18:39:00Z">
              <w:tcPr>
                <w:tcW w:w="769" w:type="dxa"/>
                <w:tcBorders>
                  <w:top w:val="nil"/>
                  <w:left w:val="nil"/>
                  <w:right w:val="nil"/>
                </w:tcBorders>
                <w:shd w:val="clear" w:color="auto" w:fill="auto"/>
                <w:vAlign w:val="center"/>
                <w:hideMark/>
              </w:tcPr>
            </w:tcPrChange>
          </w:tcPr>
          <w:p w14:paraId="7C3D4026" w14:textId="5BFF910C" w:rsidR="007C774B" w:rsidRPr="0050535F" w:rsidDel="00F92C56" w:rsidRDefault="007C774B">
            <w:pPr>
              <w:spacing w:after="0" w:line="360" w:lineRule="auto"/>
              <w:jc w:val="center"/>
              <w:rPr>
                <w:del w:id="3583" w:author="Jose Luis Zofio Prieto" w:date="2025-03-12T18:34:00Z"/>
                <w:rFonts w:eastAsia="Times New Roman" w:cs="Times New Roman"/>
                <w:color w:val="000000"/>
                <w:kern w:val="0"/>
                <w:lang w:val="en-US" w:eastAsia="es-ES"/>
                <w14:ligatures w14:val="none"/>
              </w:rPr>
              <w:pPrChange w:id="3584" w:author="Jose Luis Zofio Prieto" w:date="2025-03-12T18:39:00Z">
                <w:pPr>
                  <w:spacing w:after="0" w:line="360" w:lineRule="auto"/>
                  <w:jc w:val="left"/>
                </w:pPr>
              </w:pPrChange>
            </w:pPr>
            <w:del w:id="3585"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38</w:delText>
              </w:r>
            </w:del>
          </w:p>
        </w:tc>
        <w:tc>
          <w:tcPr>
            <w:tcW w:w="1192" w:type="dxa"/>
            <w:tcBorders>
              <w:top w:val="nil"/>
              <w:left w:val="nil"/>
              <w:right w:val="single" w:sz="4" w:space="0" w:color="auto"/>
            </w:tcBorders>
            <w:shd w:val="clear" w:color="auto" w:fill="auto"/>
            <w:noWrap/>
            <w:vAlign w:val="center"/>
            <w:hideMark/>
            <w:tcPrChange w:id="3586" w:author="Jose Luis Zofio Prieto" w:date="2025-03-12T18:39:00Z">
              <w:tcPr>
                <w:tcW w:w="1192" w:type="dxa"/>
                <w:tcBorders>
                  <w:top w:val="nil"/>
                  <w:left w:val="nil"/>
                  <w:right w:val="nil"/>
                </w:tcBorders>
                <w:shd w:val="clear" w:color="auto" w:fill="auto"/>
                <w:noWrap/>
                <w:vAlign w:val="center"/>
                <w:hideMark/>
              </w:tcPr>
            </w:tcPrChange>
          </w:tcPr>
          <w:p w14:paraId="54D2E053" w14:textId="766C5EBC" w:rsidR="007C774B" w:rsidRPr="0050535F" w:rsidDel="00F92C56" w:rsidRDefault="007C774B">
            <w:pPr>
              <w:spacing w:after="0" w:line="360" w:lineRule="auto"/>
              <w:jc w:val="center"/>
              <w:rPr>
                <w:del w:id="3587" w:author="Jose Luis Zofio Prieto" w:date="2025-03-12T18:34:00Z"/>
                <w:rFonts w:eastAsia="Times New Roman" w:cs="Times New Roman"/>
                <w:color w:val="000000"/>
                <w:kern w:val="0"/>
                <w:lang w:val="en-US" w:eastAsia="es-ES"/>
                <w14:ligatures w14:val="none"/>
              </w:rPr>
              <w:pPrChange w:id="3588" w:author="Jose Luis Zofio Prieto" w:date="2025-03-12T18:39:00Z">
                <w:pPr>
                  <w:spacing w:after="0" w:line="360" w:lineRule="auto"/>
                  <w:jc w:val="left"/>
                </w:pPr>
              </w:pPrChange>
            </w:pPr>
          </w:p>
        </w:tc>
        <w:tc>
          <w:tcPr>
            <w:tcW w:w="878" w:type="dxa"/>
            <w:tcBorders>
              <w:top w:val="nil"/>
              <w:left w:val="single" w:sz="4" w:space="0" w:color="auto"/>
              <w:right w:val="nil"/>
            </w:tcBorders>
            <w:shd w:val="clear" w:color="auto" w:fill="auto"/>
            <w:vAlign w:val="center"/>
            <w:hideMark/>
            <w:tcPrChange w:id="3589" w:author="Jose Luis Zofio Prieto" w:date="2025-03-12T18:39:00Z">
              <w:tcPr>
                <w:tcW w:w="878" w:type="dxa"/>
                <w:gridSpan w:val="2"/>
                <w:tcBorders>
                  <w:top w:val="nil"/>
                  <w:left w:val="nil"/>
                  <w:right w:val="nil"/>
                </w:tcBorders>
                <w:shd w:val="clear" w:color="auto" w:fill="auto"/>
                <w:vAlign w:val="center"/>
                <w:hideMark/>
              </w:tcPr>
            </w:tcPrChange>
          </w:tcPr>
          <w:p w14:paraId="38F4A6FF" w14:textId="28DF4F29" w:rsidR="007C774B" w:rsidRPr="0050535F" w:rsidDel="00F92C56" w:rsidRDefault="007C774B">
            <w:pPr>
              <w:spacing w:after="0" w:line="360" w:lineRule="auto"/>
              <w:jc w:val="center"/>
              <w:rPr>
                <w:del w:id="3590" w:author="Jose Luis Zofio Prieto" w:date="2025-03-12T18:34:00Z"/>
                <w:rFonts w:eastAsia="Times New Roman" w:cs="Times New Roman"/>
                <w:color w:val="000000"/>
                <w:kern w:val="0"/>
                <w:lang w:val="en-US" w:eastAsia="es-ES"/>
                <w14:ligatures w14:val="none"/>
              </w:rPr>
              <w:pPrChange w:id="3591" w:author="Jose Luis Zofio Prieto" w:date="2025-03-12T18:39:00Z">
                <w:pPr>
                  <w:spacing w:after="0" w:line="360" w:lineRule="auto"/>
                  <w:jc w:val="left"/>
                </w:pPr>
              </w:pPrChange>
            </w:pPr>
            <w:del w:id="3592"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40</w:delText>
              </w:r>
            </w:del>
          </w:p>
        </w:tc>
        <w:tc>
          <w:tcPr>
            <w:tcW w:w="1203" w:type="dxa"/>
            <w:tcBorders>
              <w:top w:val="nil"/>
              <w:left w:val="nil"/>
              <w:right w:val="single" w:sz="4" w:space="0" w:color="auto"/>
            </w:tcBorders>
            <w:shd w:val="clear" w:color="auto" w:fill="auto"/>
            <w:noWrap/>
            <w:vAlign w:val="center"/>
            <w:hideMark/>
            <w:tcPrChange w:id="3593" w:author="Jose Luis Zofio Prieto" w:date="2025-03-12T18:39:00Z">
              <w:tcPr>
                <w:tcW w:w="1203" w:type="dxa"/>
                <w:tcBorders>
                  <w:top w:val="nil"/>
                  <w:left w:val="nil"/>
                  <w:right w:val="nil"/>
                </w:tcBorders>
                <w:shd w:val="clear" w:color="auto" w:fill="auto"/>
                <w:noWrap/>
                <w:vAlign w:val="center"/>
                <w:hideMark/>
              </w:tcPr>
            </w:tcPrChange>
          </w:tcPr>
          <w:p w14:paraId="1CB74C1F" w14:textId="19ECAED0" w:rsidR="007C774B" w:rsidRPr="0050535F" w:rsidDel="00F92C56" w:rsidRDefault="007C774B">
            <w:pPr>
              <w:spacing w:after="0" w:line="360" w:lineRule="auto"/>
              <w:jc w:val="center"/>
              <w:rPr>
                <w:del w:id="3594" w:author="Jose Luis Zofio Prieto" w:date="2025-03-12T18:34:00Z"/>
                <w:rFonts w:eastAsia="Times New Roman" w:cs="Times New Roman"/>
                <w:color w:val="000000"/>
                <w:kern w:val="0"/>
                <w:lang w:val="en-US" w:eastAsia="es-ES"/>
                <w14:ligatures w14:val="none"/>
              </w:rPr>
              <w:pPrChange w:id="3595" w:author="Jose Luis Zofio Prieto" w:date="2025-03-12T18:39:00Z">
                <w:pPr>
                  <w:spacing w:after="0" w:line="360" w:lineRule="auto"/>
                  <w:jc w:val="left"/>
                </w:pPr>
              </w:pPrChange>
            </w:pPr>
          </w:p>
        </w:tc>
        <w:tc>
          <w:tcPr>
            <w:tcW w:w="777" w:type="dxa"/>
            <w:tcBorders>
              <w:top w:val="nil"/>
              <w:left w:val="single" w:sz="4" w:space="0" w:color="auto"/>
              <w:right w:val="nil"/>
            </w:tcBorders>
            <w:shd w:val="clear" w:color="auto" w:fill="auto"/>
            <w:vAlign w:val="center"/>
            <w:hideMark/>
            <w:tcPrChange w:id="3596" w:author="Jose Luis Zofio Prieto" w:date="2025-03-12T18:39:00Z">
              <w:tcPr>
                <w:tcW w:w="777" w:type="dxa"/>
                <w:gridSpan w:val="2"/>
                <w:tcBorders>
                  <w:top w:val="nil"/>
                  <w:left w:val="nil"/>
                  <w:right w:val="nil"/>
                </w:tcBorders>
                <w:shd w:val="clear" w:color="auto" w:fill="auto"/>
                <w:vAlign w:val="center"/>
                <w:hideMark/>
              </w:tcPr>
            </w:tcPrChange>
          </w:tcPr>
          <w:p w14:paraId="3EEFFFAD" w14:textId="39133DCB" w:rsidR="007C774B" w:rsidRPr="0050535F" w:rsidDel="00F92C56" w:rsidRDefault="007C774B">
            <w:pPr>
              <w:spacing w:after="0" w:line="360" w:lineRule="auto"/>
              <w:jc w:val="center"/>
              <w:rPr>
                <w:del w:id="3597" w:author="Jose Luis Zofio Prieto" w:date="2025-03-12T18:34:00Z"/>
                <w:rFonts w:eastAsia="Times New Roman" w:cs="Times New Roman"/>
                <w:color w:val="000000"/>
                <w:kern w:val="0"/>
                <w:lang w:val="en-US" w:eastAsia="es-ES"/>
                <w14:ligatures w14:val="none"/>
              </w:rPr>
              <w:pPrChange w:id="3598" w:author="Jose Luis Zofio Prieto" w:date="2025-03-12T18:39:00Z">
                <w:pPr>
                  <w:spacing w:after="0" w:line="360" w:lineRule="auto"/>
                  <w:jc w:val="left"/>
                </w:pPr>
              </w:pPrChange>
            </w:pPr>
            <w:del w:id="3599"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49</w:delText>
              </w:r>
            </w:del>
          </w:p>
        </w:tc>
        <w:tc>
          <w:tcPr>
            <w:tcW w:w="1080" w:type="dxa"/>
            <w:tcBorders>
              <w:top w:val="nil"/>
              <w:left w:val="nil"/>
              <w:right w:val="nil"/>
            </w:tcBorders>
            <w:shd w:val="clear" w:color="auto" w:fill="auto"/>
            <w:noWrap/>
            <w:vAlign w:val="center"/>
            <w:hideMark/>
            <w:tcPrChange w:id="3600" w:author="Jose Luis Zofio Prieto" w:date="2025-03-12T18:39:00Z">
              <w:tcPr>
                <w:tcW w:w="1080" w:type="dxa"/>
                <w:gridSpan w:val="2"/>
                <w:tcBorders>
                  <w:top w:val="nil"/>
                  <w:left w:val="nil"/>
                  <w:right w:val="nil"/>
                </w:tcBorders>
                <w:shd w:val="clear" w:color="auto" w:fill="auto"/>
                <w:noWrap/>
                <w:vAlign w:val="center"/>
                <w:hideMark/>
              </w:tcPr>
            </w:tcPrChange>
          </w:tcPr>
          <w:p w14:paraId="18307574" w14:textId="32365EB4" w:rsidR="007C774B" w:rsidRPr="0050535F" w:rsidDel="00F92C56" w:rsidRDefault="007C774B">
            <w:pPr>
              <w:spacing w:after="0" w:line="360" w:lineRule="auto"/>
              <w:jc w:val="center"/>
              <w:rPr>
                <w:del w:id="3601" w:author="Jose Luis Zofio Prieto" w:date="2025-03-12T18:34:00Z"/>
                <w:rFonts w:eastAsia="Times New Roman" w:cs="Times New Roman"/>
                <w:color w:val="000000"/>
                <w:kern w:val="0"/>
                <w:lang w:val="en-US" w:eastAsia="es-ES"/>
                <w14:ligatures w14:val="none"/>
              </w:rPr>
              <w:pPrChange w:id="3602" w:author="Jose Luis Zofio Prieto" w:date="2025-03-12T18:39:00Z">
                <w:pPr>
                  <w:spacing w:after="0" w:line="360" w:lineRule="auto"/>
                  <w:jc w:val="left"/>
                </w:pPr>
              </w:pPrChange>
            </w:pPr>
          </w:p>
        </w:tc>
      </w:tr>
      <w:tr w:rsidR="008A0222" w:rsidRPr="0050535F" w14:paraId="2F6FDDED" w14:textId="77777777" w:rsidTr="008A0222">
        <w:tblPrEx>
          <w:tblPrExChange w:id="3603" w:author="Jose Luis Zofio Prieto" w:date="2025-03-12T18:39:00Z">
            <w:tblPrEx>
              <w:tblW w:w="8730" w:type="dxa"/>
            </w:tblPrEx>
          </w:tblPrExChange>
        </w:tblPrEx>
        <w:trPr>
          <w:trHeight w:val="288"/>
          <w:trPrChange w:id="3604" w:author="Jose Luis Zofio Prieto" w:date="2025-03-12T18:39:00Z">
            <w:trPr>
              <w:trHeight w:val="288"/>
            </w:trPr>
          </w:trPrChange>
        </w:trPr>
        <w:tc>
          <w:tcPr>
            <w:tcW w:w="1746" w:type="dxa"/>
            <w:tcBorders>
              <w:top w:val="nil"/>
              <w:left w:val="nil"/>
              <w:right w:val="single" w:sz="4" w:space="0" w:color="auto"/>
            </w:tcBorders>
            <w:shd w:val="clear" w:color="auto" w:fill="auto"/>
            <w:vAlign w:val="center"/>
            <w:hideMark/>
            <w:tcPrChange w:id="3605" w:author="Jose Luis Zofio Prieto" w:date="2025-03-12T18:39:00Z">
              <w:tcPr>
                <w:tcW w:w="1746" w:type="dxa"/>
                <w:tcBorders>
                  <w:top w:val="nil"/>
                  <w:left w:val="nil"/>
                  <w:right w:val="single" w:sz="4" w:space="0" w:color="auto"/>
                </w:tcBorders>
                <w:shd w:val="clear" w:color="auto" w:fill="auto"/>
                <w:vAlign w:val="center"/>
                <w:hideMark/>
              </w:tcPr>
            </w:tcPrChange>
          </w:tcPr>
          <w:p w14:paraId="7D5D68E4" w14:textId="04548280" w:rsidR="007C774B" w:rsidRPr="00677CB0" w:rsidRDefault="007C774B">
            <w:pPr>
              <w:spacing w:after="0" w:line="360" w:lineRule="auto"/>
              <w:rPr>
                <w:rFonts w:eastAsia="Times New Roman" w:cs="Times New Roman"/>
                <w:i/>
                <w:iCs/>
                <w:color w:val="000000"/>
                <w:kern w:val="0"/>
                <w:sz w:val="20"/>
                <w:szCs w:val="20"/>
                <w:lang w:val="en-US" w:eastAsia="es-ES"/>
                <w14:ligatures w14:val="none"/>
                <w:rPrChange w:id="3606" w:author="Jose Luis Zofio Prieto" w:date="2025-03-12T18:30:00Z">
                  <w:rPr>
                    <w:rFonts w:eastAsia="Times New Roman" w:cs="Times New Roman"/>
                    <w:color w:val="000000"/>
                    <w:kern w:val="0"/>
                    <w:sz w:val="20"/>
                    <w:szCs w:val="20"/>
                    <w:lang w:val="en-US" w:eastAsia="es-ES"/>
                    <w14:ligatures w14:val="none"/>
                  </w:rPr>
                </w:rPrChange>
              </w:rPr>
              <w:pPrChange w:id="3607" w:author="Jose Luis Zofio Prieto [2]" w:date="2025-03-14T13:56:00Z">
                <w:pPr>
                  <w:spacing w:after="0" w:line="360" w:lineRule="auto"/>
                  <w:jc w:val="left"/>
                </w:pPr>
              </w:pPrChange>
            </w:pPr>
            <w:r w:rsidRPr="0050535F">
              <w:rPr>
                <w:rFonts w:eastAsia="Times New Roman" w:cs="Times New Roman"/>
                <w:color w:val="000000"/>
                <w:kern w:val="0"/>
                <w:sz w:val="20"/>
                <w:szCs w:val="20"/>
                <w:lang w:val="en-US" w:eastAsia="es-ES"/>
                <w14:ligatures w14:val="none"/>
              </w:rPr>
              <w:t>Probability</w:t>
            </w:r>
            <w:ins w:id="3608" w:author="Jose Luis Zofio Prieto" w:date="2025-03-12T18:30:00Z">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ins>
          </w:p>
        </w:tc>
        <w:tc>
          <w:tcPr>
            <w:tcW w:w="1085" w:type="dxa"/>
            <w:tcBorders>
              <w:top w:val="nil"/>
              <w:left w:val="single" w:sz="4" w:space="0" w:color="auto"/>
              <w:right w:val="single" w:sz="4" w:space="0" w:color="auto"/>
            </w:tcBorders>
            <w:shd w:val="clear" w:color="auto" w:fill="auto"/>
            <w:vAlign w:val="center"/>
            <w:hideMark/>
            <w:tcPrChange w:id="3609" w:author="Jose Luis Zofio Prieto" w:date="2025-03-12T18:39:00Z">
              <w:tcPr>
                <w:tcW w:w="1085" w:type="dxa"/>
                <w:tcBorders>
                  <w:top w:val="nil"/>
                  <w:left w:val="single" w:sz="4" w:space="0" w:color="auto"/>
                  <w:right w:val="nil"/>
                </w:tcBorders>
                <w:shd w:val="clear" w:color="auto" w:fill="auto"/>
                <w:vAlign w:val="center"/>
                <w:hideMark/>
              </w:tcPr>
            </w:tcPrChange>
          </w:tcPr>
          <w:p w14:paraId="038DFBE0" w14:textId="09A3E416" w:rsidR="007C774B" w:rsidRPr="0050535F" w:rsidRDefault="007C774B">
            <w:pPr>
              <w:spacing w:after="0" w:line="360" w:lineRule="auto"/>
              <w:jc w:val="center"/>
              <w:rPr>
                <w:rFonts w:eastAsia="Times New Roman" w:cs="Times New Roman"/>
                <w:color w:val="000000"/>
                <w:kern w:val="0"/>
                <w:lang w:val="en-US" w:eastAsia="es-ES"/>
                <w14:ligatures w14:val="none"/>
              </w:rPr>
              <w:pPrChange w:id="3610"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Change w:id="3611" w:author="Jose Luis Zofio Prieto" w:date="2025-03-12T18:39:00Z">
              <w:tcPr>
                <w:tcW w:w="769" w:type="dxa"/>
                <w:tcBorders>
                  <w:top w:val="nil"/>
                  <w:left w:val="nil"/>
                  <w:right w:val="nil"/>
                </w:tcBorders>
                <w:shd w:val="clear" w:color="auto" w:fill="auto"/>
                <w:vAlign w:val="center"/>
                <w:hideMark/>
              </w:tcPr>
            </w:tcPrChange>
          </w:tcPr>
          <w:p w14:paraId="79047C64" w14:textId="7AA28D18" w:rsidR="007C774B" w:rsidRPr="0050535F" w:rsidRDefault="007C774B">
            <w:pPr>
              <w:spacing w:after="0" w:line="360" w:lineRule="auto"/>
              <w:jc w:val="center"/>
              <w:rPr>
                <w:rFonts w:eastAsia="Times New Roman" w:cs="Times New Roman"/>
                <w:color w:val="000000"/>
                <w:kern w:val="0"/>
                <w:lang w:val="en-US" w:eastAsia="es-ES"/>
                <w14:ligatures w14:val="none"/>
              </w:rPr>
              <w:pPrChange w:id="361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Change w:id="3613" w:author="Jose Luis Zofio Prieto" w:date="2025-03-12T18:39:00Z">
              <w:tcPr>
                <w:tcW w:w="1192" w:type="dxa"/>
                <w:tcBorders>
                  <w:top w:val="nil"/>
                  <w:left w:val="nil"/>
                  <w:right w:val="nil"/>
                </w:tcBorders>
                <w:shd w:val="clear" w:color="auto" w:fill="auto"/>
                <w:noWrap/>
                <w:vAlign w:val="center"/>
                <w:hideMark/>
              </w:tcPr>
            </w:tcPrChange>
          </w:tcPr>
          <w:p w14:paraId="3C24F520" w14:textId="634DB5D4" w:rsidR="007C774B" w:rsidRPr="0050535F" w:rsidRDefault="007C774B">
            <w:pPr>
              <w:spacing w:after="0" w:line="360" w:lineRule="auto"/>
              <w:jc w:val="center"/>
              <w:rPr>
                <w:rFonts w:eastAsia="Times New Roman" w:cs="Times New Roman"/>
                <w:color w:val="000000"/>
                <w:kern w:val="0"/>
                <w:lang w:val="en-US" w:eastAsia="es-ES"/>
                <w14:ligatures w14:val="none"/>
              </w:rPr>
              <w:pPrChange w:id="361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(930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79)</w:t>
            </w:r>
          </w:p>
        </w:tc>
        <w:tc>
          <w:tcPr>
            <w:tcW w:w="878" w:type="dxa"/>
            <w:tcBorders>
              <w:top w:val="nil"/>
              <w:left w:val="single" w:sz="4" w:space="0" w:color="auto"/>
              <w:right w:val="nil"/>
            </w:tcBorders>
            <w:shd w:val="clear" w:color="auto" w:fill="auto"/>
            <w:vAlign w:val="center"/>
            <w:hideMark/>
            <w:tcPrChange w:id="3615" w:author="Jose Luis Zofio Prieto" w:date="2025-03-12T18:39:00Z">
              <w:tcPr>
                <w:tcW w:w="878" w:type="dxa"/>
                <w:gridSpan w:val="2"/>
                <w:tcBorders>
                  <w:top w:val="nil"/>
                  <w:left w:val="nil"/>
                  <w:right w:val="nil"/>
                </w:tcBorders>
                <w:shd w:val="clear" w:color="auto" w:fill="auto"/>
                <w:vAlign w:val="center"/>
                <w:hideMark/>
              </w:tcPr>
            </w:tcPrChange>
          </w:tcPr>
          <w:p w14:paraId="70DC9C92" w14:textId="7CC5B75B" w:rsidR="007C774B" w:rsidRPr="0050535F" w:rsidRDefault="007C774B">
            <w:pPr>
              <w:spacing w:after="0" w:line="360" w:lineRule="auto"/>
              <w:jc w:val="center"/>
              <w:rPr>
                <w:rFonts w:eastAsia="Times New Roman" w:cs="Times New Roman"/>
                <w:color w:val="000000"/>
                <w:kern w:val="0"/>
                <w:lang w:val="en-US" w:eastAsia="es-ES"/>
                <w14:ligatures w14:val="none"/>
              </w:rPr>
              <w:pPrChange w:id="361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Change w:id="3617" w:author="Jose Luis Zofio Prieto" w:date="2025-03-12T18:39:00Z">
              <w:tcPr>
                <w:tcW w:w="1203" w:type="dxa"/>
                <w:tcBorders>
                  <w:top w:val="nil"/>
                  <w:left w:val="nil"/>
                  <w:right w:val="nil"/>
                </w:tcBorders>
                <w:shd w:val="clear" w:color="auto" w:fill="auto"/>
                <w:noWrap/>
                <w:vAlign w:val="center"/>
                <w:hideMark/>
              </w:tcPr>
            </w:tcPrChange>
          </w:tcPr>
          <w:p w14:paraId="5A6F85F9" w14:textId="5E343A32" w:rsidR="007C774B" w:rsidRPr="0050535F" w:rsidRDefault="007C774B">
            <w:pPr>
              <w:spacing w:after="0" w:line="360" w:lineRule="auto"/>
              <w:jc w:val="center"/>
              <w:rPr>
                <w:rFonts w:eastAsia="Times New Roman" w:cs="Times New Roman"/>
                <w:color w:val="000000"/>
                <w:kern w:val="0"/>
                <w:lang w:val="en-US" w:eastAsia="es-ES"/>
                <w14:ligatures w14:val="none"/>
              </w:rPr>
              <w:pPrChange w:id="361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(1055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777" w:type="dxa"/>
            <w:tcBorders>
              <w:top w:val="nil"/>
              <w:left w:val="single" w:sz="4" w:space="0" w:color="auto"/>
              <w:right w:val="nil"/>
            </w:tcBorders>
            <w:shd w:val="clear" w:color="auto" w:fill="auto"/>
            <w:vAlign w:val="center"/>
            <w:hideMark/>
            <w:tcPrChange w:id="3619" w:author="Jose Luis Zofio Prieto" w:date="2025-03-12T18:39:00Z">
              <w:tcPr>
                <w:tcW w:w="777" w:type="dxa"/>
                <w:gridSpan w:val="2"/>
                <w:tcBorders>
                  <w:top w:val="nil"/>
                  <w:left w:val="nil"/>
                  <w:right w:val="nil"/>
                </w:tcBorders>
                <w:shd w:val="clear" w:color="auto" w:fill="auto"/>
                <w:vAlign w:val="center"/>
                <w:hideMark/>
              </w:tcPr>
            </w:tcPrChange>
          </w:tcPr>
          <w:p w14:paraId="037381E5" w14:textId="42C494FE" w:rsidR="007C774B" w:rsidRPr="0050535F" w:rsidRDefault="007C774B">
            <w:pPr>
              <w:spacing w:after="0" w:line="360" w:lineRule="auto"/>
              <w:jc w:val="center"/>
              <w:rPr>
                <w:rFonts w:eastAsia="Times New Roman" w:cs="Times New Roman"/>
                <w:color w:val="000000"/>
                <w:kern w:val="0"/>
                <w:lang w:val="en-US" w:eastAsia="es-ES"/>
                <w14:ligatures w14:val="none"/>
              </w:rPr>
              <w:pPrChange w:id="362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080" w:type="dxa"/>
            <w:tcBorders>
              <w:top w:val="nil"/>
              <w:left w:val="nil"/>
              <w:right w:val="nil"/>
            </w:tcBorders>
            <w:shd w:val="clear" w:color="auto" w:fill="auto"/>
            <w:noWrap/>
            <w:vAlign w:val="center"/>
            <w:hideMark/>
            <w:tcPrChange w:id="3621" w:author="Jose Luis Zofio Prieto" w:date="2025-03-12T18:39:00Z">
              <w:tcPr>
                <w:tcW w:w="1080" w:type="dxa"/>
                <w:gridSpan w:val="2"/>
                <w:tcBorders>
                  <w:top w:val="nil"/>
                  <w:left w:val="nil"/>
                  <w:right w:val="nil"/>
                </w:tcBorders>
                <w:shd w:val="clear" w:color="auto" w:fill="auto"/>
                <w:noWrap/>
                <w:vAlign w:val="center"/>
                <w:hideMark/>
              </w:tcPr>
            </w:tcPrChange>
          </w:tcPr>
          <w:p w14:paraId="014AD8E8" w14:textId="03C04D88" w:rsidR="007C774B" w:rsidRPr="0050535F" w:rsidRDefault="007C774B">
            <w:pPr>
              <w:keepNext/>
              <w:spacing w:after="0" w:line="360" w:lineRule="auto"/>
              <w:jc w:val="center"/>
              <w:rPr>
                <w:rFonts w:eastAsia="Times New Roman" w:cs="Times New Roman"/>
                <w:color w:val="000000"/>
                <w:kern w:val="0"/>
                <w:lang w:val="en-US" w:eastAsia="es-ES"/>
                <w14:ligatures w14:val="none"/>
              </w:rPr>
              <w:pPrChange w:id="3622" w:author="Jose Luis Zofio Prieto" w:date="2025-03-12T18:37:00Z">
                <w:pPr>
                  <w:keepNext/>
                  <w:spacing w:after="0" w:line="360" w:lineRule="auto"/>
                  <w:jc w:val="left"/>
                </w:pPr>
              </w:pPrChange>
            </w:pPr>
            <w:r w:rsidRPr="0050535F">
              <w:rPr>
                <w:rFonts w:eastAsia="Times New Roman" w:cs="Times New Roman"/>
                <w:color w:val="000000"/>
                <w:kern w:val="0"/>
                <w:lang w:val="en-US" w:eastAsia="es-ES"/>
                <w14:ligatures w14:val="none"/>
              </w:rPr>
              <w:t>(1179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27)</w:t>
            </w:r>
          </w:p>
        </w:tc>
      </w:tr>
      <w:tr w:rsidR="00F92C56" w:rsidRPr="0050535F" w14:paraId="0276A246" w14:textId="77777777" w:rsidTr="008A0222">
        <w:tblPrEx>
          <w:tblPrExChange w:id="3623" w:author="Jose Luis Zofio Prieto" w:date="2025-03-12T18:39:00Z">
            <w:tblPrEx>
              <w:tblW w:w="8730" w:type="dxa"/>
            </w:tblPrEx>
          </w:tblPrExChange>
        </w:tblPrEx>
        <w:trPr>
          <w:trHeight w:val="288"/>
          <w:ins w:id="3624" w:author="Jose Luis Zofio Prieto" w:date="2025-03-12T18:34:00Z"/>
          <w:trPrChange w:id="3625" w:author="Jose Luis Zofio Prieto" w:date="2025-03-12T18:39:00Z">
            <w:trPr>
              <w:trHeight w:val="288"/>
            </w:trPr>
          </w:trPrChange>
        </w:trPr>
        <w:tc>
          <w:tcPr>
            <w:tcW w:w="1746" w:type="dxa"/>
            <w:tcBorders>
              <w:top w:val="nil"/>
              <w:left w:val="nil"/>
              <w:bottom w:val="single" w:sz="4" w:space="0" w:color="auto"/>
              <w:right w:val="single" w:sz="4" w:space="0" w:color="auto"/>
            </w:tcBorders>
            <w:shd w:val="clear" w:color="auto" w:fill="auto"/>
            <w:vAlign w:val="center"/>
            <w:hideMark/>
            <w:tcPrChange w:id="3626" w:author="Jose Luis Zofio Prieto" w:date="2025-03-12T18:39:00Z">
              <w:tcPr>
                <w:tcW w:w="1746" w:type="dxa"/>
                <w:tcBorders>
                  <w:top w:val="nil"/>
                  <w:left w:val="nil"/>
                  <w:right w:val="nil"/>
                </w:tcBorders>
                <w:shd w:val="clear" w:color="auto" w:fill="auto"/>
                <w:vAlign w:val="center"/>
                <w:hideMark/>
              </w:tcPr>
            </w:tcPrChange>
          </w:tcPr>
          <w:p w14:paraId="3C7540D9" w14:textId="77777777" w:rsidR="00F92C56" w:rsidRPr="0050535F" w:rsidRDefault="00F92C56" w:rsidP="00901E75">
            <w:pPr>
              <w:spacing w:after="0" w:line="360" w:lineRule="auto"/>
              <w:jc w:val="left"/>
              <w:rPr>
                <w:ins w:id="3627" w:author="Jose Luis Zofio Prieto" w:date="2025-03-12T18:34:00Z"/>
                <w:rFonts w:eastAsia="Times New Roman" w:cs="Times New Roman"/>
                <w:color w:val="000000"/>
                <w:kern w:val="0"/>
                <w:sz w:val="20"/>
                <w:szCs w:val="20"/>
                <w:lang w:val="en-US" w:eastAsia="es-ES"/>
                <w14:ligatures w14:val="none"/>
              </w:rPr>
            </w:pPr>
            <w:ins w:id="3628" w:author="Jose Luis Zofio Prieto" w:date="2025-03-12T18:34: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629" w:author="Jose Luis Zofio Prieto" w:date="2025-03-12T18:34:00Z">
              <w:r w:rsidRPr="0050535F">
                <w:rPr>
                  <w:position w:val="-10"/>
                  <w:lang w:val="en-US"/>
                </w:rPr>
                <w:object w:dxaOrig="279" w:dyaOrig="340" w14:anchorId="4B4F4E22">
                  <v:shape id="_x0000_i1184" type="#_x0000_t75" style="width:14.65pt;height:16.5pt" o:ole="">
                    <v:imagedata r:id="rId291" o:title=""/>
                  </v:shape>
                  <o:OLEObject Type="Embed" ProgID="Equation.DSMT4" ShapeID="_x0000_i1184" DrawAspect="Content" ObjectID="_1803494238" r:id="rId310"/>
                </w:object>
              </w:r>
            </w:ins>
          </w:p>
        </w:tc>
        <w:tc>
          <w:tcPr>
            <w:tcW w:w="1085" w:type="dxa"/>
            <w:tcBorders>
              <w:top w:val="nil"/>
              <w:left w:val="single" w:sz="4" w:space="0" w:color="auto"/>
              <w:bottom w:val="single" w:sz="4" w:space="0" w:color="auto"/>
              <w:right w:val="single" w:sz="4" w:space="0" w:color="auto"/>
            </w:tcBorders>
            <w:shd w:val="clear" w:color="auto" w:fill="auto"/>
            <w:vAlign w:val="center"/>
            <w:hideMark/>
            <w:tcPrChange w:id="3630" w:author="Jose Luis Zofio Prieto" w:date="2025-03-12T18:39:00Z">
              <w:tcPr>
                <w:tcW w:w="1085" w:type="dxa"/>
                <w:tcBorders>
                  <w:top w:val="nil"/>
                  <w:left w:val="nil"/>
                  <w:right w:val="nil"/>
                </w:tcBorders>
                <w:shd w:val="clear" w:color="auto" w:fill="auto"/>
                <w:vAlign w:val="center"/>
                <w:hideMark/>
              </w:tcPr>
            </w:tcPrChange>
          </w:tcPr>
          <w:p w14:paraId="79459E25" w14:textId="77777777" w:rsidR="00F92C56" w:rsidRPr="0050535F" w:rsidRDefault="00F92C56">
            <w:pPr>
              <w:spacing w:after="0" w:line="360" w:lineRule="auto"/>
              <w:jc w:val="center"/>
              <w:rPr>
                <w:ins w:id="3631" w:author="Jose Luis Zofio Prieto" w:date="2025-03-12T18:34:00Z"/>
                <w:rFonts w:eastAsia="Times New Roman" w:cs="Times New Roman"/>
                <w:color w:val="000000"/>
                <w:kern w:val="0"/>
                <w:lang w:val="en-US" w:eastAsia="es-ES"/>
                <w14:ligatures w14:val="none"/>
              </w:rPr>
              <w:pPrChange w:id="3632" w:author="Jose Luis Zofio Prieto" w:date="2025-03-12T18:39:00Z">
                <w:pPr>
                  <w:spacing w:after="0" w:line="360" w:lineRule="auto"/>
                  <w:jc w:val="left"/>
                </w:pPr>
              </w:pPrChange>
            </w:pPr>
            <w:ins w:id="3633" w:author="Jose Luis Zofio Prieto" w:date="2025-03-12T18:34:00Z">
              <w:r w:rsidRPr="0050535F">
                <w:rPr>
                  <w:rFonts w:eastAsia="Times New Roman" w:cs="Times New Roman"/>
                  <w:color w:val="000000"/>
                  <w:kern w:val="0"/>
                  <w:lang w:val="en-US" w:eastAsia="es-ES"/>
                  <w14:ligatures w14:val="none"/>
                </w:rPr>
                <w:t>0.00</w:t>
              </w:r>
            </w:ins>
          </w:p>
        </w:tc>
        <w:tc>
          <w:tcPr>
            <w:tcW w:w="769" w:type="dxa"/>
            <w:tcBorders>
              <w:top w:val="nil"/>
              <w:left w:val="single" w:sz="4" w:space="0" w:color="auto"/>
              <w:bottom w:val="single" w:sz="4" w:space="0" w:color="auto"/>
              <w:right w:val="nil"/>
            </w:tcBorders>
            <w:shd w:val="clear" w:color="auto" w:fill="auto"/>
            <w:vAlign w:val="center"/>
            <w:hideMark/>
            <w:tcPrChange w:id="3634" w:author="Jose Luis Zofio Prieto" w:date="2025-03-12T18:39:00Z">
              <w:tcPr>
                <w:tcW w:w="769" w:type="dxa"/>
                <w:tcBorders>
                  <w:top w:val="nil"/>
                  <w:left w:val="nil"/>
                  <w:right w:val="nil"/>
                </w:tcBorders>
                <w:shd w:val="clear" w:color="auto" w:fill="auto"/>
                <w:vAlign w:val="center"/>
                <w:hideMark/>
              </w:tcPr>
            </w:tcPrChange>
          </w:tcPr>
          <w:p w14:paraId="7ED0DF0F" w14:textId="77777777" w:rsidR="00F92C56" w:rsidRPr="0050535F" w:rsidRDefault="00F92C56">
            <w:pPr>
              <w:spacing w:after="0" w:line="360" w:lineRule="auto"/>
              <w:jc w:val="center"/>
              <w:rPr>
                <w:ins w:id="3635" w:author="Jose Luis Zofio Prieto" w:date="2025-03-12T18:34:00Z"/>
                <w:rFonts w:eastAsia="Times New Roman" w:cs="Times New Roman"/>
                <w:color w:val="000000"/>
                <w:kern w:val="0"/>
                <w:lang w:val="en-US" w:eastAsia="es-ES"/>
                <w14:ligatures w14:val="none"/>
              </w:rPr>
              <w:pPrChange w:id="3636" w:author="Jose Luis Zofio Prieto" w:date="2025-03-12T18:37:00Z">
                <w:pPr>
                  <w:spacing w:after="0" w:line="360" w:lineRule="auto"/>
                  <w:jc w:val="left"/>
                </w:pPr>
              </w:pPrChange>
            </w:pPr>
            <w:ins w:id="3637" w:author="Jose Luis Zofio Prieto" w:date="2025-03-12T18:34:00Z">
              <w:r w:rsidRPr="0050535F">
                <w:rPr>
                  <w:rFonts w:eastAsia="Times New Roman" w:cs="Times New Roman"/>
                  <w:color w:val="000000"/>
                  <w:kern w:val="0"/>
                  <w:lang w:val="en-US" w:eastAsia="es-ES"/>
                  <w14:ligatures w14:val="none"/>
                </w:rPr>
                <w:t>0.38</w:t>
              </w:r>
            </w:ins>
          </w:p>
        </w:tc>
        <w:tc>
          <w:tcPr>
            <w:tcW w:w="1192" w:type="dxa"/>
            <w:tcBorders>
              <w:top w:val="nil"/>
              <w:left w:val="nil"/>
              <w:bottom w:val="single" w:sz="4" w:space="0" w:color="auto"/>
              <w:right w:val="single" w:sz="4" w:space="0" w:color="auto"/>
            </w:tcBorders>
            <w:shd w:val="clear" w:color="auto" w:fill="auto"/>
            <w:noWrap/>
            <w:vAlign w:val="center"/>
            <w:hideMark/>
            <w:tcPrChange w:id="3638" w:author="Jose Luis Zofio Prieto" w:date="2025-03-12T18:39:00Z">
              <w:tcPr>
                <w:tcW w:w="1192" w:type="dxa"/>
                <w:tcBorders>
                  <w:top w:val="nil"/>
                  <w:left w:val="nil"/>
                  <w:right w:val="nil"/>
                </w:tcBorders>
                <w:shd w:val="clear" w:color="auto" w:fill="auto"/>
                <w:noWrap/>
                <w:vAlign w:val="center"/>
                <w:hideMark/>
              </w:tcPr>
            </w:tcPrChange>
          </w:tcPr>
          <w:p w14:paraId="2E0A38C3" w14:textId="77777777" w:rsidR="00F92C56" w:rsidRPr="0050535F" w:rsidRDefault="00F92C56">
            <w:pPr>
              <w:spacing w:after="0" w:line="360" w:lineRule="auto"/>
              <w:jc w:val="center"/>
              <w:rPr>
                <w:ins w:id="3639" w:author="Jose Luis Zofio Prieto" w:date="2025-03-12T18:34:00Z"/>
                <w:rFonts w:eastAsia="Times New Roman" w:cs="Times New Roman"/>
                <w:color w:val="000000"/>
                <w:kern w:val="0"/>
                <w:lang w:val="en-US" w:eastAsia="es-ES"/>
                <w14:ligatures w14:val="none"/>
              </w:rPr>
              <w:pPrChange w:id="3640" w:author="Jose Luis Zofio Prieto" w:date="2025-03-12T18:37:00Z">
                <w:pPr>
                  <w:spacing w:after="0" w:line="360" w:lineRule="auto"/>
                  <w:jc w:val="left"/>
                </w:pPr>
              </w:pPrChange>
            </w:pPr>
          </w:p>
        </w:tc>
        <w:tc>
          <w:tcPr>
            <w:tcW w:w="878" w:type="dxa"/>
            <w:tcBorders>
              <w:top w:val="nil"/>
              <w:left w:val="single" w:sz="4" w:space="0" w:color="auto"/>
              <w:bottom w:val="single" w:sz="4" w:space="0" w:color="auto"/>
              <w:right w:val="nil"/>
            </w:tcBorders>
            <w:shd w:val="clear" w:color="auto" w:fill="auto"/>
            <w:vAlign w:val="center"/>
            <w:hideMark/>
            <w:tcPrChange w:id="3641" w:author="Jose Luis Zofio Prieto" w:date="2025-03-12T18:39:00Z">
              <w:tcPr>
                <w:tcW w:w="878" w:type="dxa"/>
                <w:gridSpan w:val="2"/>
                <w:tcBorders>
                  <w:top w:val="nil"/>
                  <w:left w:val="nil"/>
                  <w:right w:val="nil"/>
                </w:tcBorders>
                <w:shd w:val="clear" w:color="auto" w:fill="auto"/>
                <w:vAlign w:val="center"/>
                <w:hideMark/>
              </w:tcPr>
            </w:tcPrChange>
          </w:tcPr>
          <w:p w14:paraId="5930637C" w14:textId="77777777" w:rsidR="00F92C56" w:rsidRPr="0050535F" w:rsidRDefault="00F92C56">
            <w:pPr>
              <w:spacing w:after="0" w:line="360" w:lineRule="auto"/>
              <w:jc w:val="center"/>
              <w:rPr>
                <w:ins w:id="3642" w:author="Jose Luis Zofio Prieto" w:date="2025-03-12T18:34:00Z"/>
                <w:rFonts w:eastAsia="Times New Roman" w:cs="Times New Roman"/>
                <w:color w:val="000000"/>
                <w:kern w:val="0"/>
                <w:lang w:val="en-US" w:eastAsia="es-ES"/>
                <w14:ligatures w14:val="none"/>
              </w:rPr>
              <w:pPrChange w:id="3643" w:author="Jose Luis Zofio Prieto" w:date="2025-03-12T18:37:00Z">
                <w:pPr>
                  <w:spacing w:after="0" w:line="360" w:lineRule="auto"/>
                  <w:jc w:val="left"/>
                </w:pPr>
              </w:pPrChange>
            </w:pPr>
            <w:ins w:id="3644" w:author="Jose Luis Zofio Prieto" w:date="2025-03-12T18:34:00Z">
              <w:r w:rsidRPr="0050535F">
                <w:rPr>
                  <w:rFonts w:eastAsia="Times New Roman" w:cs="Times New Roman"/>
                  <w:color w:val="000000"/>
                  <w:kern w:val="0"/>
                  <w:lang w:val="en-US" w:eastAsia="es-ES"/>
                  <w14:ligatures w14:val="none"/>
                </w:rPr>
                <w:t>0.40</w:t>
              </w:r>
            </w:ins>
          </w:p>
        </w:tc>
        <w:tc>
          <w:tcPr>
            <w:tcW w:w="1203" w:type="dxa"/>
            <w:tcBorders>
              <w:top w:val="nil"/>
              <w:left w:val="nil"/>
              <w:bottom w:val="single" w:sz="4" w:space="0" w:color="auto"/>
              <w:right w:val="single" w:sz="4" w:space="0" w:color="auto"/>
            </w:tcBorders>
            <w:shd w:val="clear" w:color="auto" w:fill="auto"/>
            <w:noWrap/>
            <w:vAlign w:val="center"/>
            <w:hideMark/>
            <w:tcPrChange w:id="3645" w:author="Jose Luis Zofio Prieto" w:date="2025-03-12T18:39:00Z">
              <w:tcPr>
                <w:tcW w:w="1203" w:type="dxa"/>
                <w:tcBorders>
                  <w:top w:val="nil"/>
                  <w:left w:val="nil"/>
                  <w:right w:val="nil"/>
                </w:tcBorders>
                <w:shd w:val="clear" w:color="auto" w:fill="auto"/>
                <w:noWrap/>
                <w:vAlign w:val="center"/>
                <w:hideMark/>
              </w:tcPr>
            </w:tcPrChange>
          </w:tcPr>
          <w:p w14:paraId="3065734D" w14:textId="77777777" w:rsidR="00F92C56" w:rsidRPr="0050535F" w:rsidRDefault="00F92C56">
            <w:pPr>
              <w:spacing w:after="0" w:line="360" w:lineRule="auto"/>
              <w:jc w:val="center"/>
              <w:rPr>
                <w:ins w:id="3646" w:author="Jose Luis Zofio Prieto" w:date="2025-03-12T18:34:00Z"/>
                <w:rFonts w:eastAsia="Times New Roman" w:cs="Times New Roman"/>
                <w:color w:val="000000"/>
                <w:kern w:val="0"/>
                <w:lang w:val="en-US" w:eastAsia="es-ES"/>
                <w14:ligatures w14:val="none"/>
              </w:rPr>
              <w:pPrChange w:id="3647" w:author="Jose Luis Zofio Prieto" w:date="2025-03-12T18:37:00Z">
                <w:pPr>
                  <w:spacing w:after="0" w:line="360" w:lineRule="auto"/>
                  <w:jc w:val="left"/>
                </w:pPr>
              </w:pPrChange>
            </w:pPr>
          </w:p>
        </w:tc>
        <w:tc>
          <w:tcPr>
            <w:tcW w:w="777" w:type="dxa"/>
            <w:tcBorders>
              <w:top w:val="nil"/>
              <w:left w:val="single" w:sz="4" w:space="0" w:color="auto"/>
              <w:bottom w:val="single" w:sz="4" w:space="0" w:color="auto"/>
              <w:right w:val="nil"/>
            </w:tcBorders>
            <w:shd w:val="clear" w:color="auto" w:fill="auto"/>
            <w:vAlign w:val="center"/>
            <w:hideMark/>
            <w:tcPrChange w:id="3648" w:author="Jose Luis Zofio Prieto" w:date="2025-03-12T18:39:00Z">
              <w:tcPr>
                <w:tcW w:w="777" w:type="dxa"/>
                <w:gridSpan w:val="2"/>
                <w:tcBorders>
                  <w:top w:val="nil"/>
                  <w:left w:val="nil"/>
                  <w:right w:val="nil"/>
                </w:tcBorders>
                <w:shd w:val="clear" w:color="auto" w:fill="auto"/>
                <w:vAlign w:val="center"/>
                <w:hideMark/>
              </w:tcPr>
            </w:tcPrChange>
          </w:tcPr>
          <w:p w14:paraId="3F050FFD" w14:textId="77777777" w:rsidR="00F92C56" w:rsidRPr="0050535F" w:rsidRDefault="00F92C56">
            <w:pPr>
              <w:spacing w:after="0" w:line="360" w:lineRule="auto"/>
              <w:jc w:val="center"/>
              <w:rPr>
                <w:ins w:id="3649" w:author="Jose Luis Zofio Prieto" w:date="2025-03-12T18:34:00Z"/>
                <w:rFonts w:eastAsia="Times New Roman" w:cs="Times New Roman"/>
                <w:color w:val="000000"/>
                <w:kern w:val="0"/>
                <w:lang w:val="en-US" w:eastAsia="es-ES"/>
                <w14:ligatures w14:val="none"/>
              </w:rPr>
              <w:pPrChange w:id="3650" w:author="Jose Luis Zofio Prieto" w:date="2025-03-12T18:37:00Z">
                <w:pPr>
                  <w:spacing w:after="0" w:line="360" w:lineRule="auto"/>
                  <w:jc w:val="left"/>
                </w:pPr>
              </w:pPrChange>
            </w:pPr>
            <w:ins w:id="3651" w:author="Jose Luis Zofio Prieto" w:date="2025-03-12T18:34:00Z">
              <w:r w:rsidRPr="0050535F">
                <w:rPr>
                  <w:rFonts w:eastAsia="Times New Roman" w:cs="Times New Roman"/>
                  <w:color w:val="000000"/>
                  <w:kern w:val="0"/>
                  <w:lang w:val="en-US" w:eastAsia="es-ES"/>
                  <w14:ligatures w14:val="none"/>
                </w:rPr>
                <w:t>0.49</w:t>
              </w:r>
            </w:ins>
          </w:p>
        </w:tc>
        <w:tc>
          <w:tcPr>
            <w:tcW w:w="1080" w:type="dxa"/>
            <w:tcBorders>
              <w:top w:val="nil"/>
              <w:left w:val="nil"/>
              <w:bottom w:val="single" w:sz="4" w:space="0" w:color="auto"/>
              <w:right w:val="nil"/>
            </w:tcBorders>
            <w:shd w:val="clear" w:color="auto" w:fill="auto"/>
            <w:noWrap/>
            <w:vAlign w:val="center"/>
            <w:hideMark/>
            <w:tcPrChange w:id="3652" w:author="Jose Luis Zofio Prieto" w:date="2025-03-12T18:39:00Z">
              <w:tcPr>
                <w:tcW w:w="1080" w:type="dxa"/>
                <w:gridSpan w:val="2"/>
                <w:tcBorders>
                  <w:top w:val="nil"/>
                  <w:left w:val="nil"/>
                  <w:right w:val="nil"/>
                </w:tcBorders>
                <w:shd w:val="clear" w:color="auto" w:fill="auto"/>
                <w:noWrap/>
                <w:vAlign w:val="center"/>
                <w:hideMark/>
              </w:tcPr>
            </w:tcPrChange>
          </w:tcPr>
          <w:p w14:paraId="40432D89" w14:textId="77777777" w:rsidR="00F92C56" w:rsidRPr="0050535F" w:rsidRDefault="00F92C56">
            <w:pPr>
              <w:spacing w:after="0" w:line="360" w:lineRule="auto"/>
              <w:jc w:val="center"/>
              <w:rPr>
                <w:ins w:id="3653" w:author="Jose Luis Zofio Prieto" w:date="2025-03-12T18:34:00Z"/>
                <w:rFonts w:eastAsia="Times New Roman" w:cs="Times New Roman"/>
                <w:color w:val="000000"/>
                <w:kern w:val="0"/>
                <w:lang w:val="en-US" w:eastAsia="es-ES"/>
                <w14:ligatures w14:val="none"/>
              </w:rPr>
              <w:pPrChange w:id="3654" w:author="Jose Luis Zofio Prieto" w:date="2025-03-12T18:37:00Z">
                <w:pPr>
                  <w:spacing w:after="0" w:line="360" w:lineRule="auto"/>
                  <w:jc w:val="left"/>
                </w:pPr>
              </w:pPrChange>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4145D0B" w:rsidR="007C774B" w:rsidRPr="005754BD" w:rsidRDefault="004B482F" w:rsidP="00DF3B00">
      <w:pPr>
        <w:pStyle w:val="Descripcin"/>
        <w:spacing w:line="360" w:lineRule="auto"/>
        <w:jc w:val="center"/>
        <w:rPr>
          <w:rFonts w:cs="Times New Roman"/>
          <w:color w:val="auto"/>
          <w:sz w:val="22"/>
          <w:szCs w:val="22"/>
          <w:lang w:val="en-US"/>
          <w:rPrChange w:id="3655" w:author="Jose Luis Zofio Prieto" w:date="2025-03-12T18:01:00Z">
            <w:rPr>
              <w:rFonts w:cs="Times New Roman"/>
              <w:color w:val="auto"/>
              <w:lang w:val="en-US"/>
            </w:rPr>
          </w:rPrChange>
        </w:rPr>
      </w:pPr>
      <w:r w:rsidRPr="005754BD">
        <w:rPr>
          <w:rFonts w:cs="Times New Roman"/>
          <w:color w:val="auto"/>
          <w:sz w:val="22"/>
          <w:szCs w:val="22"/>
          <w:lang w:val="en-US"/>
          <w:rPrChange w:id="3656" w:author="Jose Luis Zofio Prieto" w:date="2025-03-12T18:01:00Z">
            <w:rPr>
              <w:rFonts w:cs="Times New Roman"/>
              <w:color w:val="auto"/>
              <w:lang w:val="en-US"/>
            </w:rPr>
          </w:rPrChange>
        </w:rPr>
        <w:t>Table 6</w:t>
      </w:r>
      <w:r w:rsidR="00A17B91" w:rsidRPr="005754BD">
        <w:rPr>
          <w:rFonts w:cs="Times New Roman"/>
          <w:color w:val="auto"/>
          <w:sz w:val="22"/>
          <w:szCs w:val="22"/>
          <w:lang w:val="en-US"/>
          <w:rPrChange w:id="3657" w:author="Jose Luis Zofio Prieto" w:date="2025-03-12T18:01:00Z">
            <w:rPr>
              <w:rFonts w:cs="Times New Roman"/>
              <w:color w:val="auto"/>
              <w:lang w:val="en-US"/>
            </w:rPr>
          </w:rPrChange>
        </w:rPr>
        <w:t>. Median values for projections at different confidence levels.</w:t>
      </w:r>
    </w:p>
    <w:p w14:paraId="27A67D27" w14:textId="751A8F0F" w:rsidR="004B482F" w:rsidRPr="0050535F" w:rsidDel="00F85EF4" w:rsidRDefault="004B482F" w:rsidP="00DF3B00">
      <w:pPr>
        <w:spacing w:line="360" w:lineRule="auto"/>
        <w:rPr>
          <w:del w:id="3658" w:author="Jose Luis Zofio Prieto [2]" w:date="2025-03-13T14:55:00Z"/>
          <w:rFonts w:cs="Times New Roman"/>
          <w:lang w:val="en-US"/>
        </w:rPr>
      </w:pP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Change w:id="3659">
          <w:tblGrid>
            <w:gridCol w:w="1755"/>
            <w:gridCol w:w="1090"/>
            <w:gridCol w:w="841"/>
            <w:gridCol w:w="992"/>
            <w:gridCol w:w="851"/>
            <w:gridCol w:w="1275"/>
            <w:gridCol w:w="801"/>
            <w:gridCol w:w="1169"/>
          </w:tblGrid>
        </w:tblGridChange>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A0222">
        <w:tblPrEx>
          <w:tblW w:w="8774" w:type="dxa"/>
          <w:tblLayout w:type="fixed"/>
          <w:tblCellMar>
            <w:left w:w="70" w:type="dxa"/>
            <w:right w:w="70" w:type="dxa"/>
          </w:tblCellMar>
          <w:tblPrExChange w:id="3660" w:author="Jose Luis Zofio Prieto" w:date="2025-03-12T18:39:00Z">
            <w:tblPrEx>
              <w:tblW w:w="8774" w:type="dxa"/>
              <w:tblLayout w:type="fixed"/>
              <w:tblCellMar>
                <w:left w:w="70" w:type="dxa"/>
                <w:right w:w="70" w:type="dxa"/>
              </w:tblCellMar>
            </w:tblPrEx>
          </w:tblPrExChange>
        </w:tblPrEx>
        <w:trPr>
          <w:trHeight w:val="133"/>
          <w:trPrChange w:id="3661" w:author="Jose Luis Zofio Prieto" w:date="2025-03-12T18:39:00Z">
            <w:trPr>
              <w:trHeight w:val="133"/>
            </w:trPr>
          </w:trPrChange>
        </w:trPr>
        <w:tc>
          <w:tcPr>
            <w:tcW w:w="1755" w:type="dxa"/>
            <w:tcBorders>
              <w:top w:val="single" w:sz="4" w:space="0" w:color="auto"/>
              <w:left w:val="nil"/>
              <w:bottom w:val="single" w:sz="4" w:space="0" w:color="auto"/>
              <w:right w:val="single" w:sz="4" w:space="0" w:color="auto"/>
            </w:tcBorders>
            <w:shd w:val="clear" w:color="auto" w:fill="auto"/>
            <w:vAlign w:val="center"/>
            <w:hideMark/>
            <w:tcPrChange w:id="3662" w:author="Jose Luis Zofio Prieto" w:date="2025-03-12T18:39:00Z">
              <w:tcPr>
                <w:tcW w:w="1755" w:type="dxa"/>
                <w:tcBorders>
                  <w:top w:val="single" w:sz="4" w:space="0" w:color="auto"/>
                  <w:left w:val="nil"/>
                  <w:bottom w:val="single" w:sz="4" w:space="0" w:color="auto"/>
                  <w:right w:val="nil"/>
                </w:tcBorders>
                <w:shd w:val="clear" w:color="auto" w:fill="auto"/>
                <w:vAlign w:val="center"/>
                <w:hideMark/>
              </w:tcPr>
            </w:tcPrChange>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663" w:author="Jose Luis Zofio Prieto" w:date="2025-03-12T18:39:00Z">
              <w:tcPr>
                <w:tcW w:w="1090" w:type="dxa"/>
                <w:tcBorders>
                  <w:top w:val="single" w:sz="4" w:space="0" w:color="auto"/>
                  <w:left w:val="nil"/>
                  <w:bottom w:val="single" w:sz="4" w:space="0" w:color="auto"/>
                  <w:right w:val="nil"/>
                </w:tcBorders>
                <w:shd w:val="clear" w:color="auto" w:fill="auto"/>
                <w:vAlign w:val="center"/>
                <w:hideMark/>
              </w:tcPr>
            </w:tcPrChange>
          </w:tcPr>
          <w:p w14:paraId="215B359F" w14:textId="77777777" w:rsidR="008A0222" w:rsidRPr="0050535F" w:rsidRDefault="008A0222">
            <w:pPr>
              <w:spacing w:after="0" w:line="360" w:lineRule="auto"/>
              <w:jc w:val="center"/>
              <w:rPr>
                <w:rFonts w:eastAsia="Times New Roman" w:cs="Times New Roman"/>
                <w:color w:val="000000"/>
                <w:kern w:val="0"/>
                <w:lang w:val="en-US" w:eastAsia="es-ES"/>
                <w14:ligatures w14:val="none"/>
              </w:rPr>
              <w:pPrChange w:id="3664" w:author="Jose Luis Zofio Prieto" w:date="2025-03-12T18:37:00Z">
                <w:pPr>
                  <w:spacing w:after="0" w:line="360" w:lineRule="auto"/>
                </w:pPr>
              </w:pPrChange>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665" w:author="Jose Luis Zofio Prieto" w:date="2025-03-12T18:39:00Z">
              <w:tcPr>
                <w:tcW w:w="1833" w:type="dxa"/>
                <w:gridSpan w:val="2"/>
                <w:tcBorders>
                  <w:top w:val="single" w:sz="4" w:space="0" w:color="auto"/>
                  <w:left w:val="nil"/>
                  <w:bottom w:val="single" w:sz="4" w:space="0" w:color="auto"/>
                  <w:right w:val="nil"/>
                </w:tcBorders>
                <w:shd w:val="clear" w:color="auto" w:fill="auto"/>
                <w:vAlign w:val="center"/>
                <w:hideMark/>
              </w:tcPr>
            </w:tcPrChange>
          </w:tcPr>
          <w:p w14:paraId="75E0554B" w14:textId="082C0410" w:rsidR="008A0222" w:rsidRPr="0050535F" w:rsidRDefault="008A0222">
            <w:pPr>
              <w:spacing w:after="0" w:line="360" w:lineRule="auto"/>
              <w:jc w:val="center"/>
              <w:rPr>
                <w:rFonts w:eastAsia="Times New Roman" w:cs="Times New Roman"/>
                <w:color w:val="000000"/>
                <w:kern w:val="0"/>
                <w:lang w:val="en-US" w:eastAsia="es-ES"/>
                <w14:ligatures w14:val="none"/>
              </w:rPr>
              <w:pPrChange w:id="3666" w:author="Jose Luis Zofio Prieto" w:date="2025-03-12T18:37:00Z">
                <w:pPr>
                  <w:spacing w:after="0" w:line="360" w:lineRule="auto"/>
                </w:pPr>
              </w:pPrChange>
            </w:pPr>
            <w:ins w:id="3667"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668" w:author="Jose Luis Zofio Prieto" w:date="2025-03-12T18:39:00Z">
              <w:tcPr>
                <w:tcW w:w="2126" w:type="dxa"/>
                <w:gridSpan w:val="2"/>
                <w:tcBorders>
                  <w:top w:val="single" w:sz="4" w:space="0" w:color="auto"/>
                  <w:left w:val="nil"/>
                  <w:bottom w:val="single" w:sz="4" w:space="0" w:color="auto"/>
                  <w:right w:val="nil"/>
                </w:tcBorders>
                <w:shd w:val="clear" w:color="auto" w:fill="auto"/>
                <w:vAlign w:val="center"/>
                <w:hideMark/>
              </w:tcPr>
            </w:tcPrChange>
          </w:tcPr>
          <w:p w14:paraId="22487A40" w14:textId="646DC4C7" w:rsidR="008A0222" w:rsidRPr="0050535F" w:rsidRDefault="008A0222">
            <w:pPr>
              <w:spacing w:after="0" w:line="360" w:lineRule="auto"/>
              <w:jc w:val="center"/>
              <w:rPr>
                <w:rFonts w:eastAsia="Times New Roman" w:cs="Times New Roman"/>
                <w:color w:val="000000"/>
                <w:kern w:val="0"/>
                <w:lang w:val="en-US" w:eastAsia="es-ES"/>
                <w14:ligatures w14:val="none"/>
              </w:rPr>
              <w:pPrChange w:id="3669" w:author="Jose Luis Zofio Prieto" w:date="2025-03-12T18:37:00Z">
                <w:pPr>
                  <w:spacing w:after="0" w:line="360" w:lineRule="auto"/>
                </w:pPr>
              </w:pPrChange>
            </w:pPr>
            <w:ins w:id="3670"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Change w:id="3671" w:author="Jose Luis Zofio Prieto" w:date="2025-03-12T18:39:00Z">
              <w:tcPr>
                <w:tcW w:w="1970" w:type="dxa"/>
                <w:gridSpan w:val="2"/>
                <w:tcBorders>
                  <w:top w:val="single" w:sz="4" w:space="0" w:color="auto"/>
                  <w:left w:val="nil"/>
                  <w:bottom w:val="single" w:sz="4" w:space="0" w:color="auto"/>
                  <w:right w:val="nil"/>
                </w:tcBorders>
                <w:shd w:val="clear" w:color="auto" w:fill="auto"/>
                <w:vAlign w:val="center"/>
                <w:hideMark/>
              </w:tcPr>
            </w:tcPrChange>
          </w:tcPr>
          <w:p w14:paraId="388FCB32" w14:textId="21743C9B" w:rsidR="008A0222" w:rsidRPr="0050535F" w:rsidRDefault="008A0222">
            <w:pPr>
              <w:spacing w:after="0" w:line="360" w:lineRule="auto"/>
              <w:jc w:val="center"/>
              <w:rPr>
                <w:rFonts w:eastAsia="Times New Roman" w:cs="Times New Roman"/>
                <w:color w:val="000000"/>
                <w:kern w:val="0"/>
                <w:lang w:val="en-US" w:eastAsia="es-ES"/>
                <w14:ligatures w14:val="none"/>
              </w:rPr>
              <w:pPrChange w:id="3672" w:author="Jose Luis Zofio Prieto" w:date="2025-03-12T18:37:00Z">
                <w:pPr>
                  <w:spacing w:after="0" w:line="360" w:lineRule="auto"/>
                </w:pPr>
              </w:pPrChange>
            </w:pPr>
            <w:ins w:id="3673"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0.95</w:t>
            </w:r>
          </w:p>
        </w:tc>
      </w:tr>
      <w:tr w:rsidR="007C774B" w:rsidRPr="0050535F" w14:paraId="1A30C319" w14:textId="77777777" w:rsidTr="008A0222">
        <w:tblPrEx>
          <w:tblW w:w="8774" w:type="dxa"/>
          <w:tblLayout w:type="fixed"/>
          <w:tblCellMar>
            <w:left w:w="70" w:type="dxa"/>
            <w:right w:w="70" w:type="dxa"/>
          </w:tblCellMar>
          <w:tblPrExChange w:id="3674" w:author="Jose Luis Zofio Prieto" w:date="2025-03-12T18:39:00Z">
            <w:tblPrEx>
              <w:tblW w:w="8774" w:type="dxa"/>
              <w:tblLayout w:type="fixed"/>
              <w:tblCellMar>
                <w:left w:w="70" w:type="dxa"/>
                <w:right w:w="70" w:type="dxa"/>
              </w:tblCellMar>
            </w:tblPrEx>
          </w:tblPrExChange>
        </w:tblPrEx>
        <w:trPr>
          <w:trHeight w:val="288"/>
          <w:trPrChange w:id="3675" w:author="Jose Luis Zofio Prieto" w:date="2025-03-12T18:39:00Z">
            <w:trPr>
              <w:trHeight w:val="288"/>
            </w:trPr>
          </w:trPrChange>
        </w:trPr>
        <w:tc>
          <w:tcPr>
            <w:tcW w:w="1755" w:type="dxa"/>
            <w:tcBorders>
              <w:top w:val="single" w:sz="4" w:space="0" w:color="auto"/>
              <w:left w:val="nil"/>
              <w:bottom w:val="nil"/>
              <w:right w:val="single" w:sz="4" w:space="0" w:color="auto"/>
            </w:tcBorders>
            <w:shd w:val="clear" w:color="auto" w:fill="auto"/>
            <w:vAlign w:val="center"/>
            <w:hideMark/>
            <w:tcPrChange w:id="3676" w:author="Jose Luis Zofio Prieto" w:date="2025-03-12T18:39:00Z">
              <w:tcPr>
                <w:tcW w:w="1755" w:type="dxa"/>
                <w:tcBorders>
                  <w:top w:val="single" w:sz="4" w:space="0" w:color="auto"/>
                  <w:left w:val="nil"/>
                  <w:bottom w:val="nil"/>
                  <w:right w:val="nil"/>
                </w:tcBorders>
                <w:shd w:val="clear" w:color="auto" w:fill="auto"/>
                <w:vAlign w:val="center"/>
                <w:hideMark/>
              </w:tcPr>
            </w:tcPrChange>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Change w:id="3677" w:author="Jose Luis Zofio Prieto" w:date="2025-03-12T18:39:00Z">
              <w:tcPr>
                <w:tcW w:w="1090" w:type="dxa"/>
                <w:tcBorders>
                  <w:top w:val="nil"/>
                  <w:left w:val="nil"/>
                  <w:bottom w:val="nil"/>
                  <w:right w:val="nil"/>
                </w:tcBorders>
                <w:shd w:val="clear" w:color="auto" w:fill="auto"/>
                <w:noWrap/>
                <w:vAlign w:val="center"/>
                <w:hideMark/>
              </w:tcPr>
            </w:tcPrChange>
          </w:tcPr>
          <w:p w14:paraId="41AEAC6D" w14:textId="3D4E0548" w:rsidR="007C774B" w:rsidRPr="0050535F" w:rsidRDefault="007C774B">
            <w:pPr>
              <w:spacing w:after="0" w:line="360" w:lineRule="auto"/>
              <w:jc w:val="center"/>
              <w:rPr>
                <w:rFonts w:eastAsia="Times New Roman" w:cs="Times New Roman"/>
                <w:color w:val="000000"/>
                <w:kern w:val="0"/>
                <w:lang w:val="en-US" w:eastAsia="es-ES"/>
                <w14:ligatures w14:val="none"/>
              </w:rPr>
              <w:pPrChange w:id="3678" w:author="Jose Luis Zofio Prieto" w:date="2025-03-12T18:37:00Z">
                <w:pPr>
                  <w:spacing w:after="0" w:line="360" w:lineRule="auto"/>
                  <w:jc w:val="left"/>
                </w:pPr>
              </w:pPrChange>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Change w:id="3679" w:author="Jose Luis Zofio Prieto" w:date="2025-03-12T18:39:00Z">
              <w:tcPr>
                <w:tcW w:w="841" w:type="dxa"/>
                <w:tcBorders>
                  <w:top w:val="nil"/>
                  <w:left w:val="nil"/>
                  <w:bottom w:val="nil"/>
                  <w:right w:val="nil"/>
                </w:tcBorders>
                <w:shd w:val="clear" w:color="auto" w:fill="auto"/>
                <w:vAlign w:val="bottom"/>
                <w:hideMark/>
              </w:tcPr>
            </w:tcPrChange>
          </w:tcPr>
          <w:p w14:paraId="6519A9F0" w14:textId="6C6F867D" w:rsidR="007C774B" w:rsidRPr="0050535F" w:rsidRDefault="007C774B">
            <w:pPr>
              <w:spacing w:after="0" w:line="360" w:lineRule="auto"/>
              <w:jc w:val="center"/>
              <w:rPr>
                <w:rFonts w:eastAsia="Times New Roman" w:cs="Times New Roman"/>
                <w:color w:val="000000"/>
                <w:kern w:val="0"/>
                <w:lang w:val="en-US" w:eastAsia="es-ES"/>
                <w14:ligatures w14:val="none"/>
              </w:rPr>
              <w:pPrChange w:id="3680" w:author="Jose Luis Zofio Prieto" w:date="2025-03-12T18:37:00Z">
                <w:pPr>
                  <w:spacing w:after="0" w:line="360" w:lineRule="auto"/>
                  <w:jc w:val="left"/>
                </w:pPr>
              </w:pPrChange>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Change w:id="3681" w:author="Jose Luis Zofio Prieto" w:date="2025-03-12T18:39:00Z">
              <w:tcPr>
                <w:tcW w:w="992" w:type="dxa"/>
                <w:tcBorders>
                  <w:top w:val="nil"/>
                  <w:left w:val="nil"/>
                  <w:bottom w:val="nil"/>
                  <w:right w:val="nil"/>
                </w:tcBorders>
                <w:shd w:val="clear" w:color="auto" w:fill="auto"/>
                <w:noWrap/>
                <w:vAlign w:val="bottom"/>
                <w:hideMark/>
              </w:tcPr>
            </w:tcPrChange>
          </w:tcPr>
          <w:p w14:paraId="24993BF3" w14:textId="1A11B5A7" w:rsidR="007C774B" w:rsidRPr="0050535F" w:rsidRDefault="007C774B">
            <w:pPr>
              <w:spacing w:after="0" w:line="360" w:lineRule="auto"/>
              <w:jc w:val="center"/>
              <w:rPr>
                <w:rFonts w:eastAsia="Times New Roman" w:cs="Times New Roman"/>
                <w:color w:val="000000"/>
                <w:kern w:val="0"/>
                <w:lang w:val="en-US" w:eastAsia="es-ES"/>
                <w14:ligatures w14:val="none"/>
              </w:rPr>
              <w:pPrChange w:id="3682"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10)</w:t>
            </w:r>
          </w:p>
        </w:tc>
        <w:tc>
          <w:tcPr>
            <w:tcW w:w="851" w:type="dxa"/>
            <w:tcBorders>
              <w:top w:val="nil"/>
              <w:left w:val="single" w:sz="4" w:space="0" w:color="auto"/>
              <w:bottom w:val="nil"/>
              <w:right w:val="nil"/>
            </w:tcBorders>
            <w:shd w:val="clear" w:color="auto" w:fill="auto"/>
            <w:vAlign w:val="bottom"/>
            <w:hideMark/>
            <w:tcPrChange w:id="3683" w:author="Jose Luis Zofio Prieto" w:date="2025-03-12T18:39:00Z">
              <w:tcPr>
                <w:tcW w:w="851" w:type="dxa"/>
                <w:tcBorders>
                  <w:top w:val="nil"/>
                  <w:left w:val="nil"/>
                  <w:bottom w:val="nil"/>
                  <w:right w:val="nil"/>
                </w:tcBorders>
                <w:shd w:val="clear" w:color="auto" w:fill="auto"/>
                <w:vAlign w:val="bottom"/>
                <w:hideMark/>
              </w:tcPr>
            </w:tcPrChange>
          </w:tcPr>
          <w:p w14:paraId="259D9200" w14:textId="2A3B05F7" w:rsidR="007C774B" w:rsidRPr="0050535F" w:rsidRDefault="007C774B">
            <w:pPr>
              <w:spacing w:after="0" w:line="360" w:lineRule="auto"/>
              <w:jc w:val="center"/>
              <w:rPr>
                <w:rFonts w:eastAsia="Times New Roman" w:cs="Times New Roman"/>
                <w:color w:val="000000"/>
                <w:kern w:val="0"/>
                <w:lang w:val="en-US" w:eastAsia="es-ES"/>
                <w14:ligatures w14:val="none"/>
              </w:rPr>
              <w:pPrChange w:id="3684" w:author="Jose Luis Zofio Prieto" w:date="2025-03-12T18:37:00Z">
                <w:pPr>
                  <w:spacing w:after="0" w:line="360" w:lineRule="auto"/>
                  <w:jc w:val="left"/>
                </w:pPr>
              </w:pPrChange>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Change w:id="3685" w:author="Jose Luis Zofio Prieto" w:date="2025-03-12T18:39:00Z">
              <w:tcPr>
                <w:tcW w:w="1275" w:type="dxa"/>
                <w:tcBorders>
                  <w:top w:val="nil"/>
                  <w:left w:val="nil"/>
                  <w:bottom w:val="nil"/>
                  <w:right w:val="nil"/>
                </w:tcBorders>
                <w:shd w:val="clear" w:color="auto" w:fill="auto"/>
                <w:noWrap/>
                <w:vAlign w:val="bottom"/>
                <w:hideMark/>
              </w:tcPr>
            </w:tcPrChange>
          </w:tcPr>
          <w:p w14:paraId="28F6D0BC" w14:textId="550DF723" w:rsidR="007C774B" w:rsidRPr="0050535F" w:rsidRDefault="007C774B">
            <w:pPr>
              <w:spacing w:after="0" w:line="360" w:lineRule="auto"/>
              <w:jc w:val="center"/>
              <w:rPr>
                <w:rFonts w:eastAsia="Times New Roman" w:cs="Times New Roman"/>
                <w:color w:val="000000"/>
                <w:kern w:val="0"/>
                <w:lang w:val="en-US" w:eastAsia="es-ES"/>
                <w14:ligatures w14:val="none"/>
              </w:rPr>
              <w:pPrChange w:id="3686"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c>
          <w:tcPr>
            <w:tcW w:w="801" w:type="dxa"/>
            <w:tcBorders>
              <w:top w:val="nil"/>
              <w:left w:val="single" w:sz="4" w:space="0" w:color="auto"/>
              <w:bottom w:val="nil"/>
              <w:right w:val="nil"/>
            </w:tcBorders>
            <w:shd w:val="clear" w:color="auto" w:fill="auto"/>
            <w:vAlign w:val="bottom"/>
            <w:hideMark/>
            <w:tcPrChange w:id="3687" w:author="Jose Luis Zofio Prieto" w:date="2025-03-12T18:39:00Z">
              <w:tcPr>
                <w:tcW w:w="801" w:type="dxa"/>
                <w:tcBorders>
                  <w:top w:val="nil"/>
                  <w:left w:val="nil"/>
                  <w:bottom w:val="nil"/>
                  <w:right w:val="nil"/>
                </w:tcBorders>
                <w:shd w:val="clear" w:color="auto" w:fill="auto"/>
                <w:vAlign w:val="bottom"/>
                <w:hideMark/>
              </w:tcPr>
            </w:tcPrChange>
          </w:tcPr>
          <w:p w14:paraId="1FB281C2" w14:textId="03C43BAA" w:rsidR="007C774B" w:rsidRPr="0050535F" w:rsidRDefault="007C774B">
            <w:pPr>
              <w:spacing w:after="0" w:line="360" w:lineRule="auto"/>
              <w:jc w:val="center"/>
              <w:rPr>
                <w:rFonts w:eastAsia="Times New Roman" w:cs="Times New Roman"/>
                <w:color w:val="000000"/>
                <w:kern w:val="0"/>
                <w:lang w:val="en-US" w:eastAsia="es-ES"/>
                <w14:ligatures w14:val="none"/>
              </w:rPr>
              <w:pPrChange w:id="3688" w:author="Jose Luis Zofio Prieto" w:date="2025-03-12T18:37:00Z">
                <w:pPr>
                  <w:spacing w:after="0" w:line="360" w:lineRule="auto"/>
                  <w:jc w:val="left"/>
                </w:pPr>
              </w:pPrChange>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Change w:id="3689" w:author="Jose Luis Zofio Prieto" w:date="2025-03-12T18:39:00Z">
              <w:tcPr>
                <w:tcW w:w="1169" w:type="dxa"/>
                <w:tcBorders>
                  <w:top w:val="nil"/>
                  <w:left w:val="nil"/>
                  <w:bottom w:val="nil"/>
                  <w:right w:val="nil"/>
                </w:tcBorders>
                <w:shd w:val="clear" w:color="auto" w:fill="auto"/>
                <w:noWrap/>
                <w:vAlign w:val="bottom"/>
                <w:hideMark/>
              </w:tcPr>
            </w:tcPrChange>
          </w:tcPr>
          <w:p w14:paraId="1E28B191" w14:textId="79E4F6C1" w:rsidR="007C774B" w:rsidRPr="0050535F" w:rsidRDefault="007C774B">
            <w:pPr>
              <w:spacing w:after="0" w:line="360" w:lineRule="auto"/>
              <w:jc w:val="center"/>
              <w:rPr>
                <w:rFonts w:eastAsia="Times New Roman" w:cs="Times New Roman"/>
                <w:color w:val="000000"/>
                <w:kern w:val="0"/>
                <w:lang w:val="en-US" w:eastAsia="es-ES"/>
                <w14:ligatures w14:val="none"/>
              </w:rPr>
              <w:pPrChange w:id="369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r>
      <w:tr w:rsidR="007C774B" w:rsidRPr="0050535F" w14:paraId="5CA6F92A" w14:textId="77777777" w:rsidTr="008A0222">
        <w:tblPrEx>
          <w:tblW w:w="8774" w:type="dxa"/>
          <w:tblLayout w:type="fixed"/>
          <w:tblCellMar>
            <w:left w:w="70" w:type="dxa"/>
            <w:right w:w="70" w:type="dxa"/>
          </w:tblCellMar>
          <w:tblPrExChange w:id="3691" w:author="Jose Luis Zofio Prieto" w:date="2025-03-12T18:39:00Z">
            <w:tblPrEx>
              <w:tblW w:w="8774" w:type="dxa"/>
              <w:tblLayout w:type="fixed"/>
              <w:tblCellMar>
                <w:left w:w="70" w:type="dxa"/>
                <w:right w:w="70" w:type="dxa"/>
              </w:tblCellMar>
            </w:tblPrEx>
          </w:tblPrExChange>
        </w:tblPrEx>
        <w:trPr>
          <w:trHeight w:val="288"/>
          <w:trPrChange w:id="3692"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693" w:author="Jose Luis Zofio Prieto" w:date="2025-03-12T18:39:00Z">
              <w:tcPr>
                <w:tcW w:w="1755" w:type="dxa"/>
                <w:tcBorders>
                  <w:top w:val="nil"/>
                  <w:left w:val="nil"/>
                  <w:bottom w:val="nil"/>
                  <w:right w:val="nil"/>
                </w:tcBorders>
                <w:shd w:val="clear" w:color="auto" w:fill="auto"/>
                <w:vAlign w:val="center"/>
                <w:hideMark/>
              </w:tcPr>
            </w:tcPrChange>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Change w:id="3694" w:author="Jose Luis Zofio Prieto" w:date="2025-03-12T18:39:00Z">
              <w:tcPr>
                <w:tcW w:w="1090" w:type="dxa"/>
                <w:tcBorders>
                  <w:top w:val="nil"/>
                  <w:left w:val="nil"/>
                  <w:bottom w:val="nil"/>
                  <w:right w:val="nil"/>
                </w:tcBorders>
                <w:shd w:val="clear" w:color="auto" w:fill="auto"/>
                <w:noWrap/>
                <w:vAlign w:val="center"/>
                <w:hideMark/>
              </w:tcPr>
            </w:tcPrChange>
          </w:tcPr>
          <w:p w14:paraId="6E8421E7" w14:textId="78C20E23" w:rsidR="007C774B" w:rsidRPr="0050535F" w:rsidRDefault="007C774B">
            <w:pPr>
              <w:spacing w:after="0" w:line="360" w:lineRule="auto"/>
              <w:jc w:val="center"/>
              <w:rPr>
                <w:rFonts w:eastAsia="Times New Roman" w:cs="Times New Roman"/>
                <w:color w:val="000000"/>
                <w:kern w:val="0"/>
                <w:lang w:val="en-US" w:eastAsia="es-ES"/>
                <w14:ligatures w14:val="none"/>
              </w:rPr>
              <w:pPrChange w:id="3695" w:author="Jose Luis Zofio Prieto" w:date="2025-03-12T18:37:00Z">
                <w:pPr>
                  <w:spacing w:after="0" w:line="360" w:lineRule="auto"/>
                  <w:jc w:val="left"/>
                </w:pPr>
              </w:pPrChange>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Change w:id="3696" w:author="Jose Luis Zofio Prieto" w:date="2025-03-12T18:39:00Z">
              <w:tcPr>
                <w:tcW w:w="841" w:type="dxa"/>
                <w:tcBorders>
                  <w:top w:val="nil"/>
                  <w:left w:val="nil"/>
                  <w:bottom w:val="nil"/>
                  <w:right w:val="nil"/>
                </w:tcBorders>
                <w:shd w:val="clear" w:color="auto" w:fill="auto"/>
                <w:vAlign w:val="bottom"/>
                <w:hideMark/>
              </w:tcPr>
            </w:tcPrChange>
          </w:tcPr>
          <w:p w14:paraId="5E1590DB" w14:textId="2911573A" w:rsidR="007C774B" w:rsidRPr="0050535F" w:rsidRDefault="007C774B">
            <w:pPr>
              <w:spacing w:after="0" w:line="360" w:lineRule="auto"/>
              <w:jc w:val="center"/>
              <w:rPr>
                <w:rFonts w:eastAsia="Times New Roman" w:cs="Times New Roman"/>
                <w:color w:val="000000"/>
                <w:kern w:val="0"/>
                <w:lang w:val="en-US" w:eastAsia="es-ES"/>
                <w14:ligatures w14:val="none"/>
              </w:rPr>
              <w:pPrChange w:id="3697" w:author="Jose Luis Zofio Prieto" w:date="2025-03-12T18:37:00Z">
                <w:pPr>
                  <w:spacing w:after="0" w:line="360" w:lineRule="auto"/>
                  <w:jc w:val="left"/>
                </w:pPr>
              </w:pPrChange>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Change w:id="3698" w:author="Jose Luis Zofio Prieto" w:date="2025-03-12T18:39:00Z">
              <w:tcPr>
                <w:tcW w:w="992" w:type="dxa"/>
                <w:tcBorders>
                  <w:top w:val="nil"/>
                  <w:left w:val="nil"/>
                  <w:bottom w:val="nil"/>
                  <w:right w:val="nil"/>
                </w:tcBorders>
                <w:shd w:val="clear" w:color="auto" w:fill="auto"/>
                <w:noWrap/>
                <w:vAlign w:val="bottom"/>
                <w:hideMark/>
              </w:tcPr>
            </w:tcPrChange>
          </w:tcPr>
          <w:p w14:paraId="7C62F7CC" w14:textId="151B7E13" w:rsidR="007C774B" w:rsidRPr="0050535F" w:rsidRDefault="007C774B">
            <w:pPr>
              <w:spacing w:after="0" w:line="360" w:lineRule="auto"/>
              <w:jc w:val="center"/>
              <w:rPr>
                <w:rFonts w:eastAsia="Times New Roman" w:cs="Times New Roman"/>
                <w:color w:val="000000"/>
                <w:kern w:val="0"/>
                <w:lang w:val="en-US" w:eastAsia="es-ES"/>
                <w14:ligatures w14:val="none"/>
              </w:rPr>
              <w:pPrChange w:id="3699"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25)</w:t>
            </w:r>
          </w:p>
        </w:tc>
        <w:tc>
          <w:tcPr>
            <w:tcW w:w="851" w:type="dxa"/>
            <w:tcBorders>
              <w:top w:val="nil"/>
              <w:left w:val="single" w:sz="4" w:space="0" w:color="auto"/>
              <w:bottom w:val="nil"/>
              <w:right w:val="nil"/>
            </w:tcBorders>
            <w:shd w:val="clear" w:color="auto" w:fill="auto"/>
            <w:vAlign w:val="bottom"/>
            <w:hideMark/>
            <w:tcPrChange w:id="3700" w:author="Jose Luis Zofio Prieto" w:date="2025-03-12T18:39:00Z">
              <w:tcPr>
                <w:tcW w:w="851" w:type="dxa"/>
                <w:tcBorders>
                  <w:top w:val="nil"/>
                  <w:left w:val="nil"/>
                  <w:bottom w:val="nil"/>
                  <w:right w:val="nil"/>
                </w:tcBorders>
                <w:shd w:val="clear" w:color="auto" w:fill="auto"/>
                <w:vAlign w:val="bottom"/>
                <w:hideMark/>
              </w:tcPr>
            </w:tcPrChange>
          </w:tcPr>
          <w:p w14:paraId="7BC94FEE" w14:textId="21F0E4B6" w:rsidR="007C774B" w:rsidRPr="0050535F" w:rsidRDefault="007C774B">
            <w:pPr>
              <w:spacing w:after="0" w:line="360" w:lineRule="auto"/>
              <w:jc w:val="center"/>
              <w:rPr>
                <w:rFonts w:eastAsia="Times New Roman" w:cs="Times New Roman"/>
                <w:color w:val="000000"/>
                <w:kern w:val="0"/>
                <w:lang w:val="en-US" w:eastAsia="es-ES"/>
                <w14:ligatures w14:val="none"/>
              </w:rPr>
              <w:pPrChange w:id="3701" w:author="Jose Luis Zofio Prieto" w:date="2025-03-12T18:37:00Z">
                <w:pPr>
                  <w:spacing w:after="0" w:line="360" w:lineRule="auto"/>
                  <w:jc w:val="left"/>
                </w:pPr>
              </w:pPrChange>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Change w:id="3702" w:author="Jose Luis Zofio Prieto" w:date="2025-03-12T18:39:00Z">
              <w:tcPr>
                <w:tcW w:w="1275" w:type="dxa"/>
                <w:tcBorders>
                  <w:top w:val="nil"/>
                  <w:left w:val="nil"/>
                  <w:bottom w:val="nil"/>
                  <w:right w:val="nil"/>
                </w:tcBorders>
                <w:shd w:val="clear" w:color="auto" w:fill="auto"/>
                <w:noWrap/>
                <w:vAlign w:val="bottom"/>
                <w:hideMark/>
              </w:tcPr>
            </w:tcPrChange>
          </w:tcPr>
          <w:p w14:paraId="750C635B" w14:textId="0377A1FD" w:rsidR="007C774B" w:rsidRPr="0050535F" w:rsidRDefault="007C774B">
            <w:pPr>
              <w:spacing w:after="0" w:line="360" w:lineRule="auto"/>
              <w:jc w:val="center"/>
              <w:rPr>
                <w:rFonts w:eastAsia="Times New Roman" w:cs="Times New Roman"/>
                <w:color w:val="000000"/>
                <w:kern w:val="0"/>
                <w:lang w:val="en-US" w:eastAsia="es-ES"/>
                <w14:ligatures w14:val="none"/>
              </w:rPr>
              <w:pPrChange w:id="3703"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27)</w:t>
            </w:r>
          </w:p>
        </w:tc>
        <w:tc>
          <w:tcPr>
            <w:tcW w:w="801" w:type="dxa"/>
            <w:tcBorders>
              <w:top w:val="nil"/>
              <w:left w:val="single" w:sz="4" w:space="0" w:color="auto"/>
              <w:bottom w:val="nil"/>
              <w:right w:val="nil"/>
            </w:tcBorders>
            <w:shd w:val="clear" w:color="auto" w:fill="auto"/>
            <w:vAlign w:val="bottom"/>
            <w:hideMark/>
            <w:tcPrChange w:id="3704" w:author="Jose Luis Zofio Prieto" w:date="2025-03-12T18:39:00Z">
              <w:tcPr>
                <w:tcW w:w="801" w:type="dxa"/>
                <w:tcBorders>
                  <w:top w:val="nil"/>
                  <w:left w:val="nil"/>
                  <w:bottom w:val="nil"/>
                  <w:right w:val="nil"/>
                </w:tcBorders>
                <w:shd w:val="clear" w:color="auto" w:fill="auto"/>
                <w:vAlign w:val="bottom"/>
                <w:hideMark/>
              </w:tcPr>
            </w:tcPrChange>
          </w:tcPr>
          <w:p w14:paraId="774C8AAC" w14:textId="284C8883" w:rsidR="007C774B" w:rsidRPr="0050535F" w:rsidRDefault="007C774B">
            <w:pPr>
              <w:spacing w:after="0" w:line="360" w:lineRule="auto"/>
              <w:jc w:val="center"/>
              <w:rPr>
                <w:rFonts w:eastAsia="Times New Roman" w:cs="Times New Roman"/>
                <w:color w:val="000000"/>
                <w:kern w:val="0"/>
                <w:lang w:val="en-US" w:eastAsia="es-ES"/>
                <w14:ligatures w14:val="none"/>
              </w:rPr>
              <w:pPrChange w:id="3705" w:author="Jose Luis Zofio Prieto" w:date="2025-03-12T18:37:00Z">
                <w:pPr>
                  <w:spacing w:after="0" w:line="360" w:lineRule="auto"/>
                  <w:jc w:val="left"/>
                </w:pPr>
              </w:pPrChange>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Change w:id="3706" w:author="Jose Luis Zofio Prieto" w:date="2025-03-12T18:39:00Z">
              <w:tcPr>
                <w:tcW w:w="1169" w:type="dxa"/>
                <w:tcBorders>
                  <w:top w:val="nil"/>
                  <w:left w:val="nil"/>
                  <w:bottom w:val="nil"/>
                  <w:right w:val="nil"/>
                </w:tcBorders>
                <w:shd w:val="clear" w:color="auto" w:fill="auto"/>
                <w:noWrap/>
                <w:vAlign w:val="bottom"/>
                <w:hideMark/>
              </w:tcPr>
            </w:tcPrChange>
          </w:tcPr>
          <w:p w14:paraId="4E70E8FC" w14:textId="60E21037" w:rsidR="007C774B" w:rsidRPr="0050535F" w:rsidRDefault="007C774B">
            <w:pPr>
              <w:spacing w:after="0" w:line="360" w:lineRule="auto"/>
              <w:jc w:val="center"/>
              <w:rPr>
                <w:rFonts w:eastAsia="Times New Roman" w:cs="Times New Roman"/>
                <w:color w:val="000000"/>
                <w:kern w:val="0"/>
                <w:lang w:val="en-US" w:eastAsia="es-ES"/>
                <w14:ligatures w14:val="none"/>
              </w:rPr>
              <w:pPrChange w:id="3707"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r>
      <w:tr w:rsidR="007C774B" w:rsidRPr="0050535F" w14:paraId="6EFAFB85" w14:textId="77777777" w:rsidTr="008A0222">
        <w:tblPrEx>
          <w:tblW w:w="8774" w:type="dxa"/>
          <w:tblLayout w:type="fixed"/>
          <w:tblCellMar>
            <w:left w:w="70" w:type="dxa"/>
            <w:right w:w="70" w:type="dxa"/>
          </w:tblCellMar>
          <w:tblPrExChange w:id="3708" w:author="Jose Luis Zofio Prieto" w:date="2025-03-12T18:39:00Z">
            <w:tblPrEx>
              <w:tblW w:w="8774" w:type="dxa"/>
              <w:tblLayout w:type="fixed"/>
              <w:tblCellMar>
                <w:left w:w="70" w:type="dxa"/>
                <w:right w:w="70" w:type="dxa"/>
              </w:tblCellMar>
            </w:tblPrEx>
          </w:tblPrExChange>
        </w:tblPrEx>
        <w:trPr>
          <w:trHeight w:val="288"/>
          <w:trPrChange w:id="3709"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10" w:author="Jose Luis Zofio Prieto" w:date="2025-03-12T18:39:00Z">
              <w:tcPr>
                <w:tcW w:w="1755" w:type="dxa"/>
                <w:tcBorders>
                  <w:top w:val="nil"/>
                  <w:left w:val="nil"/>
                  <w:bottom w:val="nil"/>
                  <w:right w:val="nil"/>
                </w:tcBorders>
                <w:shd w:val="clear" w:color="auto" w:fill="auto"/>
                <w:vAlign w:val="center"/>
                <w:hideMark/>
              </w:tcPr>
            </w:tcPrChange>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lastRenderedPageBreak/>
              <w:t>Fixed assets</w:t>
            </w:r>
          </w:p>
        </w:tc>
        <w:tc>
          <w:tcPr>
            <w:tcW w:w="1090" w:type="dxa"/>
            <w:tcBorders>
              <w:top w:val="nil"/>
              <w:left w:val="single" w:sz="4" w:space="0" w:color="auto"/>
              <w:bottom w:val="nil"/>
              <w:right w:val="single" w:sz="4" w:space="0" w:color="auto"/>
            </w:tcBorders>
            <w:shd w:val="clear" w:color="auto" w:fill="auto"/>
            <w:noWrap/>
            <w:vAlign w:val="center"/>
            <w:hideMark/>
            <w:tcPrChange w:id="3711" w:author="Jose Luis Zofio Prieto" w:date="2025-03-12T18:39:00Z">
              <w:tcPr>
                <w:tcW w:w="1090" w:type="dxa"/>
                <w:tcBorders>
                  <w:top w:val="nil"/>
                  <w:left w:val="nil"/>
                  <w:bottom w:val="nil"/>
                  <w:right w:val="nil"/>
                </w:tcBorders>
                <w:shd w:val="clear" w:color="auto" w:fill="auto"/>
                <w:noWrap/>
                <w:vAlign w:val="center"/>
                <w:hideMark/>
              </w:tcPr>
            </w:tcPrChange>
          </w:tcPr>
          <w:p w14:paraId="18B2F1BE" w14:textId="7BA5086A" w:rsidR="007C774B" w:rsidRPr="0050535F" w:rsidRDefault="007C774B">
            <w:pPr>
              <w:spacing w:after="0" w:line="360" w:lineRule="auto"/>
              <w:jc w:val="center"/>
              <w:rPr>
                <w:rFonts w:eastAsia="Times New Roman" w:cs="Times New Roman"/>
                <w:color w:val="000000"/>
                <w:kern w:val="0"/>
                <w:lang w:val="en-US" w:eastAsia="es-ES"/>
                <w14:ligatures w14:val="none"/>
              </w:rPr>
              <w:pPrChange w:id="3712" w:author="Jose Luis Zofio Prieto" w:date="2025-03-12T18:37:00Z">
                <w:pPr>
                  <w:spacing w:after="0" w:line="360" w:lineRule="auto"/>
                  <w:jc w:val="left"/>
                </w:pPr>
              </w:pPrChange>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Change w:id="3713" w:author="Jose Luis Zofio Prieto" w:date="2025-03-12T18:39:00Z">
              <w:tcPr>
                <w:tcW w:w="841" w:type="dxa"/>
                <w:tcBorders>
                  <w:top w:val="nil"/>
                  <w:left w:val="nil"/>
                  <w:bottom w:val="nil"/>
                  <w:right w:val="nil"/>
                </w:tcBorders>
                <w:shd w:val="clear" w:color="auto" w:fill="auto"/>
                <w:vAlign w:val="bottom"/>
                <w:hideMark/>
              </w:tcPr>
            </w:tcPrChange>
          </w:tcPr>
          <w:p w14:paraId="23F0C411" w14:textId="1F323686" w:rsidR="007C774B" w:rsidRPr="0050535F" w:rsidRDefault="007C774B">
            <w:pPr>
              <w:spacing w:after="0" w:line="360" w:lineRule="auto"/>
              <w:jc w:val="center"/>
              <w:rPr>
                <w:rFonts w:eastAsia="Times New Roman" w:cs="Times New Roman"/>
                <w:color w:val="000000"/>
                <w:kern w:val="0"/>
                <w:lang w:val="en-US" w:eastAsia="es-ES"/>
                <w14:ligatures w14:val="none"/>
              </w:rPr>
              <w:pPrChange w:id="3714" w:author="Jose Luis Zofio Prieto" w:date="2025-03-12T18:37:00Z">
                <w:pPr>
                  <w:spacing w:after="0" w:line="360" w:lineRule="auto"/>
                  <w:jc w:val="left"/>
                </w:pPr>
              </w:pPrChange>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Change w:id="3715" w:author="Jose Luis Zofio Prieto" w:date="2025-03-12T18:39:00Z">
              <w:tcPr>
                <w:tcW w:w="992" w:type="dxa"/>
                <w:tcBorders>
                  <w:top w:val="nil"/>
                  <w:left w:val="nil"/>
                  <w:bottom w:val="nil"/>
                  <w:right w:val="nil"/>
                </w:tcBorders>
                <w:shd w:val="clear" w:color="auto" w:fill="auto"/>
                <w:noWrap/>
                <w:vAlign w:val="bottom"/>
                <w:hideMark/>
              </w:tcPr>
            </w:tcPrChange>
          </w:tcPr>
          <w:p w14:paraId="669E82EF" w14:textId="2E7CF820" w:rsidR="007C774B" w:rsidRPr="0050535F" w:rsidRDefault="007C774B">
            <w:pPr>
              <w:spacing w:after="0" w:line="360" w:lineRule="auto"/>
              <w:jc w:val="center"/>
              <w:rPr>
                <w:rFonts w:eastAsia="Times New Roman" w:cs="Times New Roman"/>
                <w:color w:val="000000"/>
                <w:kern w:val="0"/>
                <w:lang w:val="en-US" w:eastAsia="es-ES"/>
                <w14:ligatures w14:val="none"/>
              </w:rPr>
              <w:pPrChange w:id="3716"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10)</w:t>
            </w:r>
          </w:p>
        </w:tc>
        <w:tc>
          <w:tcPr>
            <w:tcW w:w="851" w:type="dxa"/>
            <w:tcBorders>
              <w:top w:val="nil"/>
              <w:left w:val="single" w:sz="4" w:space="0" w:color="auto"/>
              <w:bottom w:val="nil"/>
              <w:right w:val="nil"/>
            </w:tcBorders>
            <w:shd w:val="clear" w:color="auto" w:fill="auto"/>
            <w:vAlign w:val="bottom"/>
            <w:hideMark/>
            <w:tcPrChange w:id="3717" w:author="Jose Luis Zofio Prieto" w:date="2025-03-12T18:39:00Z">
              <w:tcPr>
                <w:tcW w:w="851" w:type="dxa"/>
                <w:tcBorders>
                  <w:top w:val="nil"/>
                  <w:left w:val="nil"/>
                  <w:bottom w:val="nil"/>
                  <w:right w:val="nil"/>
                </w:tcBorders>
                <w:shd w:val="clear" w:color="auto" w:fill="auto"/>
                <w:vAlign w:val="bottom"/>
                <w:hideMark/>
              </w:tcPr>
            </w:tcPrChange>
          </w:tcPr>
          <w:p w14:paraId="6A1204F5" w14:textId="59E333E9" w:rsidR="007C774B" w:rsidRPr="0050535F" w:rsidRDefault="007C774B">
            <w:pPr>
              <w:spacing w:after="0" w:line="360" w:lineRule="auto"/>
              <w:jc w:val="center"/>
              <w:rPr>
                <w:rFonts w:eastAsia="Times New Roman" w:cs="Times New Roman"/>
                <w:color w:val="000000"/>
                <w:kern w:val="0"/>
                <w:lang w:val="en-US" w:eastAsia="es-ES"/>
                <w14:ligatures w14:val="none"/>
              </w:rPr>
              <w:pPrChange w:id="3718" w:author="Jose Luis Zofio Prieto" w:date="2025-03-12T18:37:00Z">
                <w:pPr>
                  <w:spacing w:after="0" w:line="360" w:lineRule="auto"/>
                  <w:jc w:val="left"/>
                </w:pPr>
              </w:pPrChange>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Change w:id="3719" w:author="Jose Luis Zofio Prieto" w:date="2025-03-12T18:39:00Z">
              <w:tcPr>
                <w:tcW w:w="1275" w:type="dxa"/>
                <w:tcBorders>
                  <w:top w:val="nil"/>
                  <w:left w:val="nil"/>
                  <w:bottom w:val="nil"/>
                  <w:right w:val="nil"/>
                </w:tcBorders>
                <w:shd w:val="clear" w:color="auto" w:fill="auto"/>
                <w:noWrap/>
                <w:vAlign w:val="bottom"/>
                <w:hideMark/>
              </w:tcPr>
            </w:tcPrChange>
          </w:tcPr>
          <w:p w14:paraId="505507B1" w14:textId="717030A3" w:rsidR="007C774B" w:rsidRPr="0050535F" w:rsidRDefault="007C774B">
            <w:pPr>
              <w:spacing w:after="0" w:line="360" w:lineRule="auto"/>
              <w:jc w:val="center"/>
              <w:rPr>
                <w:rFonts w:eastAsia="Times New Roman" w:cs="Times New Roman"/>
                <w:color w:val="000000"/>
                <w:kern w:val="0"/>
                <w:lang w:val="en-US" w:eastAsia="es-ES"/>
                <w14:ligatures w14:val="none"/>
              </w:rPr>
              <w:pPrChange w:id="372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c>
          <w:tcPr>
            <w:tcW w:w="801" w:type="dxa"/>
            <w:tcBorders>
              <w:top w:val="nil"/>
              <w:left w:val="single" w:sz="4" w:space="0" w:color="auto"/>
              <w:bottom w:val="nil"/>
              <w:right w:val="nil"/>
            </w:tcBorders>
            <w:shd w:val="clear" w:color="auto" w:fill="auto"/>
            <w:vAlign w:val="bottom"/>
            <w:hideMark/>
            <w:tcPrChange w:id="3721" w:author="Jose Luis Zofio Prieto" w:date="2025-03-12T18:39:00Z">
              <w:tcPr>
                <w:tcW w:w="801" w:type="dxa"/>
                <w:tcBorders>
                  <w:top w:val="nil"/>
                  <w:left w:val="nil"/>
                  <w:bottom w:val="nil"/>
                  <w:right w:val="nil"/>
                </w:tcBorders>
                <w:shd w:val="clear" w:color="auto" w:fill="auto"/>
                <w:vAlign w:val="bottom"/>
                <w:hideMark/>
              </w:tcPr>
            </w:tcPrChange>
          </w:tcPr>
          <w:p w14:paraId="6914DF39" w14:textId="376C8605" w:rsidR="007C774B" w:rsidRPr="0050535F" w:rsidRDefault="007C774B">
            <w:pPr>
              <w:spacing w:after="0" w:line="360" w:lineRule="auto"/>
              <w:jc w:val="center"/>
              <w:rPr>
                <w:rFonts w:eastAsia="Times New Roman" w:cs="Times New Roman"/>
                <w:color w:val="000000"/>
                <w:kern w:val="0"/>
                <w:lang w:val="en-US" w:eastAsia="es-ES"/>
                <w14:ligatures w14:val="none"/>
              </w:rPr>
              <w:pPrChange w:id="3722" w:author="Jose Luis Zofio Prieto" w:date="2025-03-12T18:37:00Z">
                <w:pPr>
                  <w:spacing w:after="0" w:line="360" w:lineRule="auto"/>
                  <w:jc w:val="left"/>
                </w:pPr>
              </w:pPrChange>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Change w:id="3723" w:author="Jose Luis Zofio Prieto" w:date="2025-03-12T18:39:00Z">
              <w:tcPr>
                <w:tcW w:w="1169" w:type="dxa"/>
                <w:tcBorders>
                  <w:top w:val="nil"/>
                  <w:left w:val="nil"/>
                  <w:bottom w:val="nil"/>
                  <w:right w:val="nil"/>
                </w:tcBorders>
                <w:shd w:val="clear" w:color="auto" w:fill="auto"/>
                <w:noWrap/>
                <w:vAlign w:val="bottom"/>
                <w:hideMark/>
              </w:tcPr>
            </w:tcPrChange>
          </w:tcPr>
          <w:p w14:paraId="60C48A50" w14:textId="0F7A1A85" w:rsidR="007C774B" w:rsidRPr="0050535F" w:rsidRDefault="007C774B">
            <w:pPr>
              <w:spacing w:after="0" w:line="360" w:lineRule="auto"/>
              <w:jc w:val="center"/>
              <w:rPr>
                <w:rFonts w:eastAsia="Times New Roman" w:cs="Times New Roman"/>
                <w:color w:val="000000"/>
                <w:kern w:val="0"/>
                <w:lang w:val="en-US" w:eastAsia="es-ES"/>
                <w14:ligatures w14:val="none"/>
              </w:rPr>
              <w:pPrChange w:id="372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r>
      <w:tr w:rsidR="007C774B" w:rsidRPr="0050535F" w14:paraId="5B58960E" w14:textId="77777777" w:rsidTr="008A0222">
        <w:tblPrEx>
          <w:tblW w:w="8774" w:type="dxa"/>
          <w:tblLayout w:type="fixed"/>
          <w:tblCellMar>
            <w:left w:w="70" w:type="dxa"/>
            <w:right w:w="70" w:type="dxa"/>
          </w:tblCellMar>
          <w:tblPrExChange w:id="3725" w:author="Jose Luis Zofio Prieto" w:date="2025-03-12T18:39:00Z">
            <w:tblPrEx>
              <w:tblW w:w="8774" w:type="dxa"/>
              <w:tblLayout w:type="fixed"/>
              <w:tblCellMar>
                <w:left w:w="70" w:type="dxa"/>
                <w:right w:w="70" w:type="dxa"/>
              </w:tblCellMar>
            </w:tblPrEx>
          </w:tblPrExChange>
        </w:tblPrEx>
        <w:trPr>
          <w:trHeight w:val="288"/>
          <w:trPrChange w:id="3726"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27" w:author="Jose Luis Zofio Prieto" w:date="2025-03-12T18:39:00Z">
              <w:tcPr>
                <w:tcW w:w="1755" w:type="dxa"/>
                <w:tcBorders>
                  <w:top w:val="nil"/>
                  <w:left w:val="nil"/>
                  <w:bottom w:val="nil"/>
                  <w:right w:val="nil"/>
                </w:tcBorders>
                <w:shd w:val="clear" w:color="auto" w:fill="auto"/>
                <w:vAlign w:val="center"/>
                <w:hideMark/>
              </w:tcPr>
            </w:tcPrChange>
          </w:tcPr>
          <w:p w14:paraId="2D902311" w14:textId="440C4E05"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del w:id="3728" w:author="Jose Luis Zofio Prieto [2]" w:date="2025-03-13T14:09:00Z">
              <w:r w:rsidRPr="0050535F" w:rsidDel="00D546AF">
                <w:rPr>
                  <w:rFonts w:eastAsia="Times New Roman" w:cs="Times New Roman"/>
                  <w:color w:val="000000"/>
                  <w:kern w:val="0"/>
                  <w:sz w:val="20"/>
                  <w:szCs w:val="20"/>
                  <w:lang w:val="en-US" w:eastAsia="es-ES"/>
                  <w14:ligatures w14:val="none"/>
                </w:rPr>
                <w:delText>Personal</w:delText>
              </w:r>
            </w:del>
            <w:ins w:id="3729" w:author="Jose Luis Zofio Prieto [2]" w:date="2025-03-13T14:09:00Z">
              <w:r w:rsidR="00D546AF">
                <w:rPr>
                  <w:rFonts w:eastAsia="Times New Roman" w:cs="Times New Roman"/>
                  <w:color w:val="000000"/>
                  <w:kern w:val="0"/>
                  <w:sz w:val="20"/>
                  <w:szCs w:val="20"/>
                  <w:lang w:val="en-US" w:eastAsia="es-ES"/>
                  <w14:ligatures w14:val="none"/>
                </w:rPr>
                <w:t>Personnel</w:t>
              </w:r>
            </w:ins>
            <w:r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Change w:id="3730" w:author="Jose Luis Zofio Prieto" w:date="2025-03-12T18:39:00Z">
              <w:tcPr>
                <w:tcW w:w="1090" w:type="dxa"/>
                <w:tcBorders>
                  <w:top w:val="nil"/>
                  <w:left w:val="nil"/>
                  <w:bottom w:val="nil"/>
                  <w:right w:val="nil"/>
                </w:tcBorders>
                <w:shd w:val="clear" w:color="auto" w:fill="auto"/>
                <w:noWrap/>
                <w:vAlign w:val="center"/>
                <w:hideMark/>
              </w:tcPr>
            </w:tcPrChange>
          </w:tcPr>
          <w:p w14:paraId="0D9DFF7F" w14:textId="7FB72785" w:rsidR="007C774B" w:rsidRPr="0050535F" w:rsidRDefault="007C774B">
            <w:pPr>
              <w:spacing w:after="0" w:line="360" w:lineRule="auto"/>
              <w:jc w:val="center"/>
              <w:rPr>
                <w:rFonts w:eastAsia="Times New Roman" w:cs="Times New Roman"/>
                <w:color w:val="000000"/>
                <w:kern w:val="0"/>
                <w:lang w:val="en-US" w:eastAsia="es-ES"/>
                <w14:ligatures w14:val="none"/>
              </w:rPr>
              <w:pPrChange w:id="3731"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Change w:id="3732" w:author="Jose Luis Zofio Prieto" w:date="2025-03-12T18:39:00Z">
              <w:tcPr>
                <w:tcW w:w="841" w:type="dxa"/>
                <w:tcBorders>
                  <w:top w:val="nil"/>
                  <w:left w:val="nil"/>
                  <w:bottom w:val="nil"/>
                  <w:right w:val="nil"/>
                </w:tcBorders>
                <w:shd w:val="clear" w:color="auto" w:fill="auto"/>
                <w:vAlign w:val="bottom"/>
                <w:hideMark/>
              </w:tcPr>
            </w:tcPrChange>
          </w:tcPr>
          <w:p w14:paraId="015F6715" w14:textId="6E85B1C5" w:rsidR="007C774B" w:rsidRPr="0050535F" w:rsidRDefault="007C774B">
            <w:pPr>
              <w:spacing w:after="0" w:line="360" w:lineRule="auto"/>
              <w:jc w:val="center"/>
              <w:rPr>
                <w:rFonts w:eastAsia="Times New Roman" w:cs="Times New Roman"/>
                <w:color w:val="000000"/>
                <w:kern w:val="0"/>
                <w:lang w:val="en-US" w:eastAsia="es-ES"/>
                <w14:ligatures w14:val="none"/>
              </w:rPr>
              <w:pPrChange w:id="3733"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Change w:id="3734" w:author="Jose Luis Zofio Prieto" w:date="2025-03-12T18:39:00Z">
              <w:tcPr>
                <w:tcW w:w="992" w:type="dxa"/>
                <w:tcBorders>
                  <w:top w:val="nil"/>
                  <w:left w:val="nil"/>
                  <w:bottom w:val="nil"/>
                  <w:right w:val="nil"/>
                </w:tcBorders>
                <w:shd w:val="clear" w:color="auto" w:fill="auto"/>
                <w:noWrap/>
                <w:vAlign w:val="bottom"/>
                <w:hideMark/>
              </w:tcPr>
            </w:tcPrChange>
          </w:tcPr>
          <w:p w14:paraId="44025018" w14:textId="53198013" w:rsidR="007C774B" w:rsidRPr="0050535F" w:rsidRDefault="007C774B">
            <w:pPr>
              <w:spacing w:after="0" w:line="360" w:lineRule="auto"/>
              <w:jc w:val="center"/>
              <w:rPr>
                <w:rFonts w:eastAsia="Times New Roman" w:cs="Times New Roman"/>
                <w:color w:val="000000"/>
                <w:kern w:val="0"/>
                <w:lang w:val="en-US" w:eastAsia="es-ES"/>
                <w14:ligatures w14:val="none"/>
              </w:rPr>
              <w:pPrChange w:id="3735"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c>
          <w:tcPr>
            <w:tcW w:w="851" w:type="dxa"/>
            <w:tcBorders>
              <w:top w:val="nil"/>
              <w:left w:val="single" w:sz="4" w:space="0" w:color="auto"/>
              <w:bottom w:val="nil"/>
              <w:right w:val="nil"/>
            </w:tcBorders>
            <w:shd w:val="clear" w:color="auto" w:fill="auto"/>
            <w:vAlign w:val="bottom"/>
            <w:hideMark/>
            <w:tcPrChange w:id="3736" w:author="Jose Luis Zofio Prieto" w:date="2025-03-12T18:39:00Z">
              <w:tcPr>
                <w:tcW w:w="851" w:type="dxa"/>
                <w:tcBorders>
                  <w:top w:val="nil"/>
                  <w:left w:val="nil"/>
                  <w:bottom w:val="nil"/>
                  <w:right w:val="nil"/>
                </w:tcBorders>
                <w:shd w:val="clear" w:color="auto" w:fill="auto"/>
                <w:vAlign w:val="bottom"/>
                <w:hideMark/>
              </w:tcPr>
            </w:tcPrChange>
          </w:tcPr>
          <w:p w14:paraId="27C77CCB" w14:textId="56EE1346" w:rsidR="007C774B" w:rsidRPr="0050535F" w:rsidRDefault="007C774B">
            <w:pPr>
              <w:spacing w:after="0" w:line="360" w:lineRule="auto"/>
              <w:jc w:val="center"/>
              <w:rPr>
                <w:rFonts w:eastAsia="Times New Roman" w:cs="Times New Roman"/>
                <w:color w:val="000000"/>
                <w:kern w:val="0"/>
                <w:lang w:val="en-US" w:eastAsia="es-ES"/>
                <w14:ligatures w14:val="none"/>
              </w:rPr>
              <w:pPrChange w:id="3737"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Change w:id="3738" w:author="Jose Luis Zofio Prieto" w:date="2025-03-12T18:39:00Z">
              <w:tcPr>
                <w:tcW w:w="1275" w:type="dxa"/>
                <w:tcBorders>
                  <w:top w:val="nil"/>
                  <w:left w:val="nil"/>
                  <w:bottom w:val="nil"/>
                  <w:right w:val="nil"/>
                </w:tcBorders>
                <w:shd w:val="clear" w:color="auto" w:fill="auto"/>
                <w:noWrap/>
                <w:vAlign w:val="bottom"/>
                <w:hideMark/>
              </w:tcPr>
            </w:tcPrChange>
          </w:tcPr>
          <w:p w14:paraId="2B0B2F0B" w14:textId="1A531B8B" w:rsidR="007C774B" w:rsidRPr="0050535F" w:rsidRDefault="007C774B">
            <w:pPr>
              <w:spacing w:after="0" w:line="360" w:lineRule="auto"/>
              <w:jc w:val="center"/>
              <w:rPr>
                <w:rFonts w:eastAsia="Times New Roman" w:cs="Times New Roman"/>
                <w:color w:val="000000"/>
                <w:kern w:val="0"/>
                <w:lang w:val="en-US" w:eastAsia="es-ES"/>
                <w14:ligatures w14:val="none"/>
              </w:rPr>
              <w:pPrChange w:id="3739"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c>
          <w:tcPr>
            <w:tcW w:w="801" w:type="dxa"/>
            <w:tcBorders>
              <w:top w:val="nil"/>
              <w:left w:val="single" w:sz="4" w:space="0" w:color="auto"/>
              <w:bottom w:val="nil"/>
              <w:right w:val="nil"/>
            </w:tcBorders>
            <w:shd w:val="clear" w:color="auto" w:fill="auto"/>
            <w:vAlign w:val="bottom"/>
            <w:hideMark/>
            <w:tcPrChange w:id="3740" w:author="Jose Luis Zofio Prieto" w:date="2025-03-12T18:39:00Z">
              <w:tcPr>
                <w:tcW w:w="801" w:type="dxa"/>
                <w:tcBorders>
                  <w:top w:val="nil"/>
                  <w:left w:val="nil"/>
                  <w:bottom w:val="nil"/>
                  <w:right w:val="nil"/>
                </w:tcBorders>
                <w:shd w:val="clear" w:color="auto" w:fill="auto"/>
                <w:vAlign w:val="bottom"/>
                <w:hideMark/>
              </w:tcPr>
            </w:tcPrChange>
          </w:tcPr>
          <w:p w14:paraId="671894C8" w14:textId="1F2E56E0" w:rsidR="007C774B" w:rsidRPr="0050535F" w:rsidRDefault="007C774B">
            <w:pPr>
              <w:spacing w:after="0" w:line="360" w:lineRule="auto"/>
              <w:jc w:val="center"/>
              <w:rPr>
                <w:rFonts w:eastAsia="Times New Roman" w:cs="Times New Roman"/>
                <w:color w:val="000000"/>
                <w:kern w:val="0"/>
                <w:lang w:val="en-US" w:eastAsia="es-ES"/>
                <w14:ligatures w14:val="none"/>
              </w:rPr>
              <w:pPrChange w:id="3741"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Change w:id="3742" w:author="Jose Luis Zofio Prieto" w:date="2025-03-12T18:39:00Z">
              <w:tcPr>
                <w:tcW w:w="1169" w:type="dxa"/>
                <w:tcBorders>
                  <w:top w:val="nil"/>
                  <w:left w:val="nil"/>
                  <w:bottom w:val="nil"/>
                  <w:right w:val="nil"/>
                </w:tcBorders>
                <w:shd w:val="clear" w:color="auto" w:fill="auto"/>
                <w:noWrap/>
                <w:vAlign w:val="bottom"/>
                <w:hideMark/>
              </w:tcPr>
            </w:tcPrChange>
          </w:tcPr>
          <w:p w14:paraId="3510AA0D" w14:textId="381872A6" w:rsidR="007C774B" w:rsidRPr="0050535F" w:rsidRDefault="007C774B">
            <w:pPr>
              <w:spacing w:after="0" w:line="360" w:lineRule="auto"/>
              <w:jc w:val="center"/>
              <w:rPr>
                <w:rFonts w:eastAsia="Times New Roman" w:cs="Times New Roman"/>
                <w:color w:val="000000"/>
                <w:kern w:val="0"/>
                <w:lang w:val="en-US" w:eastAsia="es-ES"/>
                <w14:ligatures w14:val="none"/>
              </w:rPr>
              <w:pPrChange w:id="3743"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r>
      <w:tr w:rsidR="007C774B" w:rsidRPr="0050535F" w14:paraId="7624F08D" w14:textId="77777777" w:rsidTr="008A0222">
        <w:tblPrEx>
          <w:tblW w:w="8774" w:type="dxa"/>
          <w:tblLayout w:type="fixed"/>
          <w:tblCellMar>
            <w:left w:w="70" w:type="dxa"/>
            <w:right w:w="70" w:type="dxa"/>
          </w:tblCellMar>
          <w:tblPrExChange w:id="3744" w:author="Jose Luis Zofio Prieto" w:date="2025-03-12T18:39:00Z">
            <w:tblPrEx>
              <w:tblW w:w="8774" w:type="dxa"/>
              <w:tblLayout w:type="fixed"/>
              <w:tblCellMar>
                <w:left w:w="70" w:type="dxa"/>
                <w:right w:w="70" w:type="dxa"/>
              </w:tblCellMar>
            </w:tblPrEx>
          </w:tblPrExChange>
        </w:tblPrEx>
        <w:trPr>
          <w:trHeight w:val="288"/>
          <w:trPrChange w:id="3745"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46" w:author="Jose Luis Zofio Prieto" w:date="2025-03-12T18:39:00Z">
              <w:tcPr>
                <w:tcW w:w="1755" w:type="dxa"/>
                <w:tcBorders>
                  <w:top w:val="nil"/>
                  <w:left w:val="nil"/>
                  <w:bottom w:val="nil"/>
                  <w:right w:val="nil"/>
                </w:tcBorders>
                <w:shd w:val="clear" w:color="auto" w:fill="auto"/>
                <w:vAlign w:val="center"/>
                <w:hideMark/>
              </w:tcPr>
            </w:tcPrChange>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Change w:id="3747" w:author="Jose Luis Zofio Prieto" w:date="2025-03-12T18:39:00Z">
              <w:tcPr>
                <w:tcW w:w="1090" w:type="dxa"/>
                <w:tcBorders>
                  <w:top w:val="nil"/>
                  <w:left w:val="nil"/>
                  <w:bottom w:val="nil"/>
                  <w:right w:val="nil"/>
                </w:tcBorders>
                <w:shd w:val="clear" w:color="auto" w:fill="auto"/>
                <w:noWrap/>
                <w:vAlign w:val="center"/>
                <w:hideMark/>
              </w:tcPr>
            </w:tcPrChange>
          </w:tcPr>
          <w:p w14:paraId="308E2901" w14:textId="3534A2D5" w:rsidR="007C774B" w:rsidRPr="0050535F" w:rsidRDefault="007C774B">
            <w:pPr>
              <w:spacing w:after="0" w:line="360" w:lineRule="auto"/>
              <w:jc w:val="center"/>
              <w:rPr>
                <w:rFonts w:eastAsia="Times New Roman" w:cs="Times New Roman"/>
                <w:color w:val="000000"/>
                <w:kern w:val="0"/>
                <w:lang w:val="en-US" w:eastAsia="es-ES"/>
                <w14:ligatures w14:val="none"/>
              </w:rPr>
              <w:pPrChange w:id="3748" w:author="Jose Luis Zofio Prieto" w:date="2025-03-12T18:37:00Z">
                <w:pPr>
                  <w:spacing w:after="0" w:line="360" w:lineRule="auto"/>
                  <w:jc w:val="left"/>
                </w:pPr>
              </w:pPrChange>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Change w:id="3749" w:author="Jose Luis Zofio Prieto" w:date="2025-03-12T18:39:00Z">
              <w:tcPr>
                <w:tcW w:w="841" w:type="dxa"/>
                <w:tcBorders>
                  <w:top w:val="nil"/>
                  <w:left w:val="nil"/>
                  <w:bottom w:val="nil"/>
                  <w:right w:val="nil"/>
                </w:tcBorders>
                <w:shd w:val="clear" w:color="auto" w:fill="auto"/>
                <w:vAlign w:val="bottom"/>
                <w:hideMark/>
              </w:tcPr>
            </w:tcPrChange>
          </w:tcPr>
          <w:p w14:paraId="58C7D8C3" w14:textId="1DD1EC8C" w:rsidR="007C774B" w:rsidRPr="0050535F" w:rsidRDefault="007C774B">
            <w:pPr>
              <w:spacing w:after="0" w:line="360" w:lineRule="auto"/>
              <w:jc w:val="center"/>
              <w:rPr>
                <w:rFonts w:eastAsia="Times New Roman" w:cs="Times New Roman"/>
                <w:color w:val="000000"/>
                <w:kern w:val="0"/>
                <w:lang w:val="en-US" w:eastAsia="es-ES"/>
                <w14:ligatures w14:val="none"/>
              </w:rPr>
              <w:pPrChange w:id="3750" w:author="Jose Luis Zofio Prieto" w:date="2025-03-12T18:37:00Z">
                <w:pPr>
                  <w:spacing w:after="0" w:line="360" w:lineRule="auto"/>
                  <w:jc w:val="left"/>
                </w:pPr>
              </w:pPrChange>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Change w:id="3751" w:author="Jose Luis Zofio Prieto" w:date="2025-03-12T18:39:00Z">
              <w:tcPr>
                <w:tcW w:w="992" w:type="dxa"/>
                <w:tcBorders>
                  <w:top w:val="nil"/>
                  <w:left w:val="nil"/>
                  <w:bottom w:val="nil"/>
                  <w:right w:val="nil"/>
                </w:tcBorders>
                <w:shd w:val="clear" w:color="auto" w:fill="auto"/>
                <w:noWrap/>
                <w:vAlign w:val="bottom"/>
                <w:hideMark/>
              </w:tcPr>
            </w:tcPrChange>
          </w:tcPr>
          <w:p w14:paraId="05D3A309" w14:textId="706BC913" w:rsidR="007C774B" w:rsidRPr="0050535F" w:rsidRDefault="007C774B">
            <w:pPr>
              <w:spacing w:after="0" w:line="360" w:lineRule="auto"/>
              <w:jc w:val="center"/>
              <w:rPr>
                <w:rFonts w:eastAsia="Times New Roman" w:cs="Times New Roman"/>
                <w:color w:val="000000"/>
                <w:kern w:val="0"/>
                <w:lang w:val="en-US" w:eastAsia="es-ES"/>
                <w14:ligatures w14:val="none"/>
              </w:rPr>
              <w:pPrChange w:id="3752"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37)</w:t>
            </w:r>
          </w:p>
        </w:tc>
        <w:tc>
          <w:tcPr>
            <w:tcW w:w="851" w:type="dxa"/>
            <w:tcBorders>
              <w:top w:val="nil"/>
              <w:left w:val="single" w:sz="4" w:space="0" w:color="auto"/>
              <w:bottom w:val="nil"/>
              <w:right w:val="nil"/>
            </w:tcBorders>
            <w:shd w:val="clear" w:color="auto" w:fill="auto"/>
            <w:vAlign w:val="bottom"/>
            <w:hideMark/>
            <w:tcPrChange w:id="3753" w:author="Jose Luis Zofio Prieto" w:date="2025-03-12T18:39:00Z">
              <w:tcPr>
                <w:tcW w:w="851" w:type="dxa"/>
                <w:tcBorders>
                  <w:top w:val="nil"/>
                  <w:left w:val="nil"/>
                  <w:bottom w:val="nil"/>
                  <w:right w:val="nil"/>
                </w:tcBorders>
                <w:shd w:val="clear" w:color="auto" w:fill="auto"/>
                <w:vAlign w:val="bottom"/>
                <w:hideMark/>
              </w:tcPr>
            </w:tcPrChange>
          </w:tcPr>
          <w:p w14:paraId="23223CDB" w14:textId="162604FB" w:rsidR="007C774B" w:rsidRPr="0050535F" w:rsidRDefault="007C774B">
            <w:pPr>
              <w:spacing w:after="0" w:line="360" w:lineRule="auto"/>
              <w:jc w:val="center"/>
              <w:rPr>
                <w:rFonts w:eastAsia="Times New Roman" w:cs="Times New Roman"/>
                <w:color w:val="000000"/>
                <w:kern w:val="0"/>
                <w:lang w:val="en-US" w:eastAsia="es-ES"/>
                <w14:ligatures w14:val="none"/>
              </w:rPr>
              <w:pPrChange w:id="3754" w:author="Jose Luis Zofio Prieto" w:date="2025-03-12T18:37:00Z">
                <w:pPr>
                  <w:spacing w:after="0" w:line="360" w:lineRule="auto"/>
                  <w:jc w:val="left"/>
                </w:pPr>
              </w:pPrChange>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Change w:id="3755" w:author="Jose Luis Zofio Prieto" w:date="2025-03-12T18:39:00Z">
              <w:tcPr>
                <w:tcW w:w="1275" w:type="dxa"/>
                <w:tcBorders>
                  <w:top w:val="nil"/>
                  <w:left w:val="nil"/>
                  <w:bottom w:val="nil"/>
                  <w:right w:val="nil"/>
                </w:tcBorders>
                <w:shd w:val="clear" w:color="auto" w:fill="auto"/>
                <w:noWrap/>
                <w:vAlign w:val="bottom"/>
                <w:hideMark/>
              </w:tcPr>
            </w:tcPrChange>
          </w:tcPr>
          <w:p w14:paraId="738553F4" w14:textId="6406657B" w:rsidR="007C774B" w:rsidRPr="0050535F" w:rsidRDefault="007C774B">
            <w:pPr>
              <w:spacing w:after="0" w:line="360" w:lineRule="auto"/>
              <w:jc w:val="center"/>
              <w:rPr>
                <w:rFonts w:eastAsia="Times New Roman" w:cs="Times New Roman"/>
                <w:color w:val="000000"/>
                <w:kern w:val="0"/>
                <w:lang w:val="en-US" w:eastAsia="es-ES"/>
                <w14:ligatures w14:val="none"/>
              </w:rPr>
              <w:pPrChange w:id="3756"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44)</w:t>
            </w:r>
          </w:p>
        </w:tc>
        <w:tc>
          <w:tcPr>
            <w:tcW w:w="801" w:type="dxa"/>
            <w:tcBorders>
              <w:top w:val="nil"/>
              <w:left w:val="single" w:sz="4" w:space="0" w:color="auto"/>
              <w:bottom w:val="nil"/>
              <w:right w:val="nil"/>
            </w:tcBorders>
            <w:shd w:val="clear" w:color="auto" w:fill="auto"/>
            <w:vAlign w:val="bottom"/>
            <w:hideMark/>
            <w:tcPrChange w:id="3757" w:author="Jose Luis Zofio Prieto" w:date="2025-03-12T18:39:00Z">
              <w:tcPr>
                <w:tcW w:w="801" w:type="dxa"/>
                <w:tcBorders>
                  <w:top w:val="nil"/>
                  <w:left w:val="nil"/>
                  <w:bottom w:val="nil"/>
                  <w:right w:val="nil"/>
                </w:tcBorders>
                <w:shd w:val="clear" w:color="auto" w:fill="auto"/>
                <w:vAlign w:val="bottom"/>
                <w:hideMark/>
              </w:tcPr>
            </w:tcPrChange>
          </w:tcPr>
          <w:p w14:paraId="5CF2B2E5" w14:textId="387F0770" w:rsidR="007C774B" w:rsidRPr="0050535F" w:rsidRDefault="007C774B">
            <w:pPr>
              <w:spacing w:after="0" w:line="360" w:lineRule="auto"/>
              <w:jc w:val="center"/>
              <w:rPr>
                <w:rFonts w:eastAsia="Times New Roman" w:cs="Times New Roman"/>
                <w:color w:val="000000"/>
                <w:kern w:val="0"/>
                <w:lang w:val="en-US" w:eastAsia="es-ES"/>
                <w14:ligatures w14:val="none"/>
              </w:rPr>
              <w:pPrChange w:id="3758" w:author="Jose Luis Zofio Prieto" w:date="2025-03-12T18:37:00Z">
                <w:pPr>
                  <w:spacing w:after="0" w:line="360" w:lineRule="auto"/>
                  <w:jc w:val="left"/>
                </w:pPr>
              </w:pPrChange>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Change w:id="3759" w:author="Jose Luis Zofio Prieto" w:date="2025-03-12T18:39:00Z">
              <w:tcPr>
                <w:tcW w:w="1169" w:type="dxa"/>
                <w:tcBorders>
                  <w:top w:val="nil"/>
                  <w:left w:val="nil"/>
                  <w:bottom w:val="nil"/>
                  <w:right w:val="nil"/>
                </w:tcBorders>
                <w:shd w:val="clear" w:color="auto" w:fill="auto"/>
                <w:noWrap/>
                <w:vAlign w:val="bottom"/>
                <w:hideMark/>
              </w:tcPr>
            </w:tcPrChange>
          </w:tcPr>
          <w:p w14:paraId="65C5F3C0" w14:textId="34A80A72" w:rsidR="007C774B" w:rsidRPr="0050535F" w:rsidRDefault="007C774B">
            <w:pPr>
              <w:spacing w:after="0" w:line="360" w:lineRule="auto"/>
              <w:jc w:val="center"/>
              <w:rPr>
                <w:rFonts w:eastAsia="Times New Roman" w:cs="Times New Roman"/>
                <w:color w:val="000000"/>
                <w:kern w:val="0"/>
                <w:lang w:val="en-US" w:eastAsia="es-ES"/>
                <w14:ligatures w14:val="none"/>
              </w:rPr>
              <w:pPrChange w:id="376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45)</w:t>
            </w:r>
          </w:p>
        </w:tc>
      </w:tr>
      <w:tr w:rsidR="007C774B" w:rsidRPr="0050535F" w:rsidDel="00F92C56" w14:paraId="7EACB8D5" w14:textId="6EFCBCF2" w:rsidTr="008A0222">
        <w:tblPrEx>
          <w:tblW w:w="8774" w:type="dxa"/>
          <w:tblLayout w:type="fixed"/>
          <w:tblCellMar>
            <w:left w:w="70" w:type="dxa"/>
            <w:right w:w="70" w:type="dxa"/>
          </w:tblCellMar>
          <w:tblPrExChange w:id="3761" w:author="Jose Luis Zofio Prieto" w:date="2025-03-12T18:39:00Z">
            <w:tblPrEx>
              <w:tblW w:w="8774" w:type="dxa"/>
              <w:tblLayout w:type="fixed"/>
              <w:tblCellMar>
                <w:left w:w="70" w:type="dxa"/>
                <w:right w:w="70" w:type="dxa"/>
              </w:tblCellMar>
            </w:tblPrEx>
          </w:tblPrExChange>
        </w:tblPrEx>
        <w:trPr>
          <w:trHeight w:val="288"/>
          <w:del w:id="3762" w:author="Jose Luis Zofio Prieto" w:date="2025-03-12T18:34:00Z"/>
          <w:trPrChange w:id="3763" w:author="Jose Luis Zofio Prieto" w:date="2025-03-12T18:39:00Z">
            <w:trPr>
              <w:trHeight w:val="288"/>
            </w:trPr>
          </w:trPrChange>
        </w:trPr>
        <w:tc>
          <w:tcPr>
            <w:tcW w:w="1755" w:type="dxa"/>
            <w:tcBorders>
              <w:top w:val="nil"/>
              <w:left w:val="nil"/>
              <w:right w:val="single" w:sz="4" w:space="0" w:color="auto"/>
            </w:tcBorders>
            <w:shd w:val="clear" w:color="auto" w:fill="auto"/>
            <w:vAlign w:val="center"/>
            <w:hideMark/>
            <w:tcPrChange w:id="3764" w:author="Jose Luis Zofio Prieto" w:date="2025-03-12T18:39:00Z">
              <w:tcPr>
                <w:tcW w:w="1755" w:type="dxa"/>
                <w:tcBorders>
                  <w:top w:val="nil"/>
                  <w:left w:val="nil"/>
                  <w:right w:val="nil"/>
                </w:tcBorders>
                <w:shd w:val="clear" w:color="auto" w:fill="auto"/>
                <w:vAlign w:val="center"/>
                <w:hideMark/>
              </w:tcPr>
            </w:tcPrChange>
          </w:tcPr>
          <w:p w14:paraId="022D4F55" w14:textId="0C11B3FC" w:rsidR="007C774B" w:rsidRPr="0050535F" w:rsidDel="00F92C56" w:rsidRDefault="007C774B">
            <w:pPr>
              <w:spacing w:after="0" w:line="360" w:lineRule="auto"/>
              <w:jc w:val="left"/>
              <w:rPr>
                <w:del w:id="3765" w:author="Jose Luis Zofio Prieto" w:date="2025-03-12T18:34:00Z"/>
                <w:rFonts w:eastAsia="Times New Roman" w:cs="Times New Roman"/>
                <w:color w:val="000000"/>
                <w:kern w:val="0"/>
                <w:sz w:val="20"/>
                <w:szCs w:val="20"/>
                <w:lang w:val="en-US" w:eastAsia="es-ES"/>
                <w14:ligatures w14:val="none"/>
              </w:rPr>
            </w:pPr>
            <w:del w:id="3766" w:author="Jose Luis Zofio Prieto" w:date="2025-03-12T18:34:00Z">
              <w:r w:rsidRPr="0050535F" w:rsidDel="00F92C56">
                <w:rPr>
                  <w:rFonts w:eastAsia="Times New Roman" w:cs="Times New Roman"/>
                  <w:color w:val="000000"/>
                  <w:kern w:val="0"/>
                  <w:sz w:val="20"/>
                  <w:szCs w:val="20"/>
                  <w:lang w:val="en-US" w:eastAsia="es-ES"/>
                  <w14:ligatures w14:val="none"/>
                </w:rPr>
                <w:delText>Beta</w:delText>
              </w:r>
            </w:del>
          </w:p>
        </w:tc>
        <w:tc>
          <w:tcPr>
            <w:tcW w:w="1090" w:type="dxa"/>
            <w:tcBorders>
              <w:top w:val="nil"/>
              <w:left w:val="single" w:sz="4" w:space="0" w:color="auto"/>
              <w:right w:val="single" w:sz="4" w:space="0" w:color="auto"/>
            </w:tcBorders>
            <w:shd w:val="clear" w:color="auto" w:fill="auto"/>
            <w:vAlign w:val="center"/>
            <w:hideMark/>
            <w:tcPrChange w:id="3767" w:author="Jose Luis Zofio Prieto" w:date="2025-03-12T18:39:00Z">
              <w:tcPr>
                <w:tcW w:w="1090" w:type="dxa"/>
                <w:tcBorders>
                  <w:top w:val="nil"/>
                  <w:left w:val="nil"/>
                  <w:right w:val="nil"/>
                </w:tcBorders>
                <w:shd w:val="clear" w:color="auto" w:fill="auto"/>
                <w:vAlign w:val="center"/>
                <w:hideMark/>
              </w:tcPr>
            </w:tcPrChange>
          </w:tcPr>
          <w:p w14:paraId="1F4917F8" w14:textId="1E328ECF" w:rsidR="007C774B" w:rsidRPr="0050535F" w:rsidDel="00F92C56" w:rsidRDefault="007C774B">
            <w:pPr>
              <w:spacing w:after="0" w:line="360" w:lineRule="auto"/>
              <w:jc w:val="left"/>
              <w:rPr>
                <w:del w:id="3768" w:author="Jose Luis Zofio Prieto" w:date="2025-03-12T18:34:00Z"/>
                <w:rFonts w:eastAsia="Times New Roman" w:cs="Times New Roman"/>
                <w:color w:val="000000"/>
                <w:kern w:val="0"/>
                <w:lang w:val="en-US" w:eastAsia="es-ES"/>
                <w14:ligatures w14:val="none"/>
              </w:rPr>
            </w:pPr>
          </w:p>
        </w:tc>
        <w:tc>
          <w:tcPr>
            <w:tcW w:w="841" w:type="dxa"/>
            <w:tcBorders>
              <w:top w:val="nil"/>
              <w:left w:val="single" w:sz="4" w:space="0" w:color="auto"/>
              <w:right w:val="nil"/>
            </w:tcBorders>
            <w:shd w:val="clear" w:color="auto" w:fill="auto"/>
            <w:vAlign w:val="bottom"/>
            <w:hideMark/>
            <w:tcPrChange w:id="3769" w:author="Jose Luis Zofio Prieto" w:date="2025-03-12T18:39:00Z">
              <w:tcPr>
                <w:tcW w:w="841" w:type="dxa"/>
                <w:tcBorders>
                  <w:top w:val="nil"/>
                  <w:left w:val="nil"/>
                  <w:right w:val="nil"/>
                </w:tcBorders>
                <w:shd w:val="clear" w:color="auto" w:fill="auto"/>
                <w:vAlign w:val="bottom"/>
                <w:hideMark/>
              </w:tcPr>
            </w:tcPrChange>
          </w:tcPr>
          <w:p w14:paraId="52293F64" w14:textId="38BE0E41" w:rsidR="007C774B" w:rsidRPr="0050535F" w:rsidDel="00F92C56" w:rsidRDefault="007C774B">
            <w:pPr>
              <w:spacing w:after="0" w:line="360" w:lineRule="auto"/>
              <w:jc w:val="left"/>
              <w:rPr>
                <w:del w:id="3770" w:author="Jose Luis Zofio Prieto" w:date="2025-03-12T18:34:00Z"/>
                <w:rFonts w:eastAsia="Times New Roman" w:cs="Times New Roman"/>
                <w:color w:val="000000"/>
                <w:kern w:val="0"/>
                <w:lang w:val="en-US" w:eastAsia="es-ES"/>
                <w14:ligatures w14:val="none"/>
              </w:rPr>
            </w:pPr>
            <w:del w:id="3771"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65</w:delText>
              </w:r>
            </w:del>
          </w:p>
        </w:tc>
        <w:tc>
          <w:tcPr>
            <w:tcW w:w="992" w:type="dxa"/>
            <w:tcBorders>
              <w:top w:val="nil"/>
              <w:left w:val="nil"/>
              <w:right w:val="single" w:sz="4" w:space="0" w:color="auto"/>
            </w:tcBorders>
            <w:shd w:val="clear" w:color="auto" w:fill="auto"/>
            <w:noWrap/>
            <w:vAlign w:val="bottom"/>
            <w:hideMark/>
            <w:tcPrChange w:id="3772" w:author="Jose Luis Zofio Prieto" w:date="2025-03-12T18:39:00Z">
              <w:tcPr>
                <w:tcW w:w="992" w:type="dxa"/>
                <w:tcBorders>
                  <w:top w:val="nil"/>
                  <w:left w:val="nil"/>
                  <w:right w:val="nil"/>
                </w:tcBorders>
                <w:shd w:val="clear" w:color="auto" w:fill="auto"/>
                <w:noWrap/>
                <w:vAlign w:val="bottom"/>
                <w:hideMark/>
              </w:tcPr>
            </w:tcPrChange>
          </w:tcPr>
          <w:p w14:paraId="1371B5F3" w14:textId="6E359399" w:rsidR="007C774B" w:rsidRPr="0050535F" w:rsidDel="00F92C56" w:rsidRDefault="007C774B">
            <w:pPr>
              <w:spacing w:after="0" w:line="360" w:lineRule="auto"/>
              <w:jc w:val="left"/>
              <w:rPr>
                <w:del w:id="3773" w:author="Jose Luis Zofio Prieto" w:date="2025-03-12T18:34:00Z"/>
                <w:rFonts w:eastAsia="Times New Roman" w:cs="Times New Roman"/>
                <w:color w:val="000000"/>
                <w:kern w:val="0"/>
                <w:lang w:val="en-US" w:eastAsia="es-ES"/>
                <w14:ligatures w14:val="none"/>
              </w:rPr>
            </w:pPr>
          </w:p>
        </w:tc>
        <w:tc>
          <w:tcPr>
            <w:tcW w:w="851" w:type="dxa"/>
            <w:tcBorders>
              <w:top w:val="nil"/>
              <w:left w:val="single" w:sz="4" w:space="0" w:color="auto"/>
              <w:right w:val="nil"/>
            </w:tcBorders>
            <w:shd w:val="clear" w:color="auto" w:fill="auto"/>
            <w:vAlign w:val="bottom"/>
            <w:hideMark/>
            <w:tcPrChange w:id="3774" w:author="Jose Luis Zofio Prieto" w:date="2025-03-12T18:39:00Z">
              <w:tcPr>
                <w:tcW w:w="851" w:type="dxa"/>
                <w:tcBorders>
                  <w:top w:val="nil"/>
                  <w:left w:val="nil"/>
                  <w:right w:val="nil"/>
                </w:tcBorders>
                <w:shd w:val="clear" w:color="auto" w:fill="auto"/>
                <w:vAlign w:val="bottom"/>
                <w:hideMark/>
              </w:tcPr>
            </w:tcPrChange>
          </w:tcPr>
          <w:p w14:paraId="0C5DDDDC" w14:textId="7AF4C1FC" w:rsidR="007C774B" w:rsidRPr="0050535F" w:rsidDel="00F92C56" w:rsidRDefault="007C774B">
            <w:pPr>
              <w:spacing w:after="0" w:line="360" w:lineRule="auto"/>
              <w:jc w:val="left"/>
              <w:rPr>
                <w:del w:id="3775" w:author="Jose Luis Zofio Prieto" w:date="2025-03-12T18:34:00Z"/>
                <w:rFonts w:eastAsia="Times New Roman" w:cs="Times New Roman"/>
                <w:color w:val="000000"/>
                <w:kern w:val="0"/>
                <w:lang w:val="en-US" w:eastAsia="es-ES"/>
                <w14:ligatures w14:val="none"/>
              </w:rPr>
            </w:pPr>
            <w:del w:id="3776"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90</w:delText>
              </w:r>
            </w:del>
          </w:p>
        </w:tc>
        <w:tc>
          <w:tcPr>
            <w:tcW w:w="1275" w:type="dxa"/>
            <w:tcBorders>
              <w:top w:val="nil"/>
              <w:left w:val="nil"/>
              <w:right w:val="single" w:sz="4" w:space="0" w:color="auto"/>
            </w:tcBorders>
            <w:shd w:val="clear" w:color="auto" w:fill="auto"/>
            <w:noWrap/>
            <w:vAlign w:val="bottom"/>
            <w:hideMark/>
            <w:tcPrChange w:id="3777" w:author="Jose Luis Zofio Prieto" w:date="2025-03-12T18:39:00Z">
              <w:tcPr>
                <w:tcW w:w="1275" w:type="dxa"/>
                <w:tcBorders>
                  <w:top w:val="nil"/>
                  <w:left w:val="nil"/>
                  <w:right w:val="nil"/>
                </w:tcBorders>
                <w:shd w:val="clear" w:color="auto" w:fill="auto"/>
                <w:noWrap/>
                <w:vAlign w:val="bottom"/>
                <w:hideMark/>
              </w:tcPr>
            </w:tcPrChange>
          </w:tcPr>
          <w:p w14:paraId="0814E557" w14:textId="1AC2DEE1" w:rsidR="007C774B" w:rsidRPr="0050535F" w:rsidDel="00F92C56" w:rsidRDefault="007C774B">
            <w:pPr>
              <w:spacing w:after="0" w:line="360" w:lineRule="auto"/>
              <w:jc w:val="left"/>
              <w:rPr>
                <w:del w:id="3778" w:author="Jose Luis Zofio Prieto" w:date="2025-03-12T18:34:00Z"/>
                <w:rFonts w:eastAsia="Times New Roman" w:cs="Times New Roman"/>
                <w:color w:val="000000"/>
                <w:kern w:val="0"/>
                <w:lang w:val="en-US" w:eastAsia="es-ES"/>
                <w14:ligatures w14:val="none"/>
              </w:rPr>
            </w:pPr>
          </w:p>
        </w:tc>
        <w:tc>
          <w:tcPr>
            <w:tcW w:w="801" w:type="dxa"/>
            <w:tcBorders>
              <w:top w:val="nil"/>
              <w:left w:val="single" w:sz="4" w:space="0" w:color="auto"/>
              <w:right w:val="nil"/>
            </w:tcBorders>
            <w:shd w:val="clear" w:color="auto" w:fill="auto"/>
            <w:vAlign w:val="bottom"/>
            <w:hideMark/>
            <w:tcPrChange w:id="3779" w:author="Jose Luis Zofio Prieto" w:date="2025-03-12T18:39:00Z">
              <w:tcPr>
                <w:tcW w:w="801" w:type="dxa"/>
                <w:tcBorders>
                  <w:top w:val="nil"/>
                  <w:left w:val="nil"/>
                  <w:right w:val="nil"/>
                </w:tcBorders>
                <w:shd w:val="clear" w:color="auto" w:fill="auto"/>
                <w:vAlign w:val="bottom"/>
                <w:hideMark/>
              </w:tcPr>
            </w:tcPrChange>
          </w:tcPr>
          <w:p w14:paraId="24AEF8B9" w14:textId="3ABEA3A1" w:rsidR="007C774B" w:rsidRPr="0050535F" w:rsidDel="00F92C56" w:rsidRDefault="007C774B">
            <w:pPr>
              <w:spacing w:after="0" w:line="360" w:lineRule="auto"/>
              <w:jc w:val="left"/>
              <w:rPr>
                <w:del w:id="3780" w:author="Jose Luis Zofio Prieto" w:date="2025-03-12T18:34:00Z"/>
                <w:rFonts w:eastAsia="Times New Roman" w:cs="Times New Roman"/>
                <w:color w:val="000000"/>
                <w:kern w:val="0"/>
                <w:lang w:val="en-US" w:eastAsia="es-ES"/>
                <w14:ligatures w14:val="none"/>
              </w:rPr>
            </w:pPr>
            <w:del w:id="3781"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91</w:delText>
              </w:r>
            </w:del>
          </w:p>
        </w:tc>
        <w:tc>
          <w:tcPr>
            <w:tcW w:w="1169" w:type="dxa"/>
            <w:tcBorders>
              <w:top w:val="nil"/>
              <w:left w:val="nil"/>
              <w:right w:val="nil"/>
            </w:tcBorders>
            <w:shd w:val="clear" w:color="auto" w:fill="auto"/>
            <w:noWrap/>
            <w:vAlign w:val="bottom"/>
            <w:hideMark/>
            <w:tcPrChange w:id="3782" w:author="Jose Luis Zofio Prieto" w:date="2025-03-12T18:39:00Z">
              <w:tcPr>
                <w:tcW w:w="1169" w:type="dxa"/>
                <w:tcBorders>
                  <w:top w:val="nil"/>
                  <w:left w:val="nil"/>
                  <w:right w:val="nil"/>
                </w:tcBorders>
                <w:shd w:val="clear" w:color="auto" w:fill="auto"/>
                <w:noWrap/>
                <w:vAlign w:val="bottom"/>
                <w:hideMark/>
              </w:tcPr>
            </w:tcPrChange>
          </w:tcPr>
          <w:p w14:paraId="67889AEF" w14:textId="3E982CD5" w:rsidR="007C774B" w:rsidRPr="0050535F" w:rsidDel="00F92C56" w:rsidRDefault="007C774B">
            <w:pPr>
              <w:spacing w:after="0" w:line="360" w:lineRule="auto"/>
              <w:jc w:val="left"/>
              <w:rPr>
                <w:del w:id="3783" w:author="Jose Luis Zofio Prieto" w:date="2025-03-12T18:34:00Z"/>
                <w:rFonts w:eastAsia="Times New Roman" w:cs="Times New Roman"/>
                <w:color w:val="000000"/>
                <w:kern w:val="0"/>
                <w:lang w:val="en-US" w:eastAsia="es-ES"/>
                <w14:ligatures w14:val="none"/>
              </w:rPr>
            </w:pPr>
          </w:p>
        </w:tc>
      </w:tr>
      <w:tr w:rsidR="007C774B" w:rsidRPr="0050535F" w14:paraId="5B333006" w14:textId="77777777" w:rsidTr="008A0222">
        <w:tblPrEx>
          <w:tblW w:w="8774" w:type="dxa"/>
          <w:tblLayout w:type="fixed"/>
          <w:tblCellMar>
            <w:left w:w="70" w:type="dxa"/>
            <w:right w:w="70" w:type="dxa"/>
          </w:tblCellMar>
          <w:tblPrExChange w:id="3784" w:author="Jose Luis Zofio Prieto" w:date="2025-03-12T18:39:00Z">
            <w:tblPrEx>
              <w:tblW w:w="8774" w:type="dxa"/>
              <w:tblLayout w:type="fixed"/>
              <w:tblCellMar>
                <w:left w:w="70" w:type="dxa"/>
                <w:right w:w="70" w:type="dxa"/>
              </w:tblCellMar>
            </w:tblPrEx>
          </w:tblPrExChange>
        </w:tblPrEx>
        <w:trPr>
          <w:trHeight w:val="288"/>
          <w:trPrChange w:id="3785" w:author="Jose Luis Zofio Prieto" w:date="2025-03-12T18:39:00Z">
            <w:trPr>
              <w:trHeight w:val="288"/>
            </w:trPr>
          </w:trPrChange>
        </w:trPr>
        <w:tc>
          <w:tcPr>
            <w:tcW w:w="1755" w:type="dxa"/>
            <w:tcBorders>
              <w:top w:val="nil"/>
              <w:left w:val="nil"/>
              <w:right w:val="single" w:sz="4" w:space="0" w:color="auto"/>
            </w:tcBorders>
            <w:shd w:val="clear" w:color="auto" w:fill="auto"/>
            <w:vAlign w:val="center"/>
            <w:hideMark/>
            <w:tcPrChange w:id="3786" w:author="Jose Luis Zofio Prieto" w:date="2025-03-12T18:39:00Z">
              <w:tcPr>
                <w:tcW w:w="1755" w:type="dxa"/>
                <w:tcBorders>
                  <w:top w:val="nil"/>
                  <w:left w:val="nil"/>
                  <w:bottom w:val="single" w:sz="4" w:space="0" w:color="auto"/>
                  <w:right w:val="nil"/>
                </w:tcBorders>
                <w:shd w:val="clear" w:color="auto" w:fill="auto"/>
                <w:vAlign w:val="center"/>
                <w:hideMark/>
              </w:tcPr>
            </w:tcPrChange>
          </w:tcPr>
          <w:p w14:paraId="433BC6CE" w14:textId="2E098D41" w:rsidR="007C774B" w:rsidRPr="00677CB0" w:rsidRDefault="007C774B" w:rsidP="008A0222">
            <w:pPr>
              <w:spacing w:after="0" w:line="360" w:lineRule="auto"/>
              <w:jc w:val="left"/>
              <w:rPr>
                <w:rFonts w:eastAsia="Times New Roman" w:cs="Times New Roman"/>
                <w:i/>
                <w:iCs/>
                <w:color w:val="000000"/>
                <w:kern w:val="0"/>
                <w:sz w:val="20"/>
                <w:szCs w:val="20"/>
                <w:lang w:val="en-US" w:eastAsia="es-ES"/>
                <w14:ligatures w14:val="none"/>
                <w:rPrChange w:id="3787" w:author="Jose Luis Zofio Prieto" w:date="2025-03-12T18:30:00Z">
                  <w:rPr>
                    <w:rFonts w:eastAsia="Times New Roman" w:cs="Times New Roman"/>
                    <w:color w:val="000000"/>
                    <w:kern w:val="0"/>
                    <w:sz w:val="20"/>
                    <w:szCs w:val="20"/>
                    <w:lang w:val="en-US" w:eastAsia="es-ES"/>
                    <w14:ligatures w14:val="none"/>
                  </w:rPr>
                </w:rPrChange>
              </w:rPr>
            </w:pPr>
            <w:r w:rsidRPr="0050535F">
              <w:rPr>
                <w:rFonts w:eastAsia="Times New Roman" w:cs="Times New Roman"/>
                <w:color w:val="000000"/>
                <w:kern w:val="0"/>
                <w:sz w:val="20"/>
                <w:szCs w:val="20"/>
                <w:lang w:val="en-US" w:eastAsia="es-ES"/>
                <w14:ligatures w14:val="none"/>
              </w:rPr>
              <w:t>Probability</w:t>
            </w:r>
            <w:ins w:id="3788" w:author="Jose Luis Zofio Prieto" w:date="2025-03-12T18:30:00Z">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ins>
          </w:p>
        </w:tc>
        <w:tc>
          <w:tcPr>
            <w:tcW w:w="1090" w:type="dxa"/>
            <w:tcBorders>
              <w:top w:val="nil"/>
              <w:left w:val="single" w:sz="4" w:space="0" w:color="auto"/>
              <w:right w:val="single" w:sz="4" w:space="0" w:color="auto"/>
            </w:tcBorders>
            <w:shd w:val="clear" w:color="auto" w:fill="auto"/>
            <w:vAlign w:val="center"/>
            <w:hideMark/>
            <w:tcPrChange w:id="3789" w:author="Jose Luis Zofio Prieto" w:date="2025-03-12T18:39:00Z">
              <w:tcPr>
                <w:tcW w:w="1090" w:type="dxa"/>
                <w:tcBorders>
                  <w:top w:val="nil"/>
                  <w:left w:val="nil"/>
                  <w:bottom w:val="single" w:sz="4" w:space="0" w:color="auto"/>
                  <w:right w:val="nil"/>
                </w:tcBorders>
                <w:shd w:val="clear" w:color="auto" w:fill="auto"/>
                <w:vAlign w:val="center"/>
                <w:hideMark/>
              </w:tcPr>
            </w:tcPrChange>
          </w:tcPr>
          <w:p w14:paraId="67469763" w14:textId="2A2B3A6D" w:rsidR="007C774B" w:rsidRPr="0050535F" w:rsidRDefault="007C774B">
            <w:pPr>
              <w:spacing w:after="0" w:line="360" w:lineRule="auto"/>
              <w:jc w:val="center"/>
              <w:rPr>
                <w:rFonts w:eastAsia="Times New Roman" w:cs="Times New Roman"/>
                <w:color w:val="000000"/>
                <w:kern w:val="0"/>
                <w:lang w:val="en-US" w:eastAsia="es-ES"/>
                <w14:ligatures w14:val="none"/>
              </w:rPr>
              <w:pPrChange w:id="379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Change w:id="3791" w:author="Jose Luis Zofio Prieto" w:date="2025-03-12T18:39:00Z">
              <w:tcPr>
                <w:tcW w:w="841" w:type="dxa"/>
                <w:tcBorders>
                  <w:top w:val="nil"/>
                  <w:left w:val="nil"/>
                  <w:bottom w:val="single" w:sz="4" w:space="0" w:color="auto"/>
                  <w:right w:val="nil"/>
                </w:tcBorders>
                <w:shd w:val="clear" w:color="auto" w:fill="auto"/>
                <w:vAlign w:val="bottom"/>
                <w:hideMark/>
              </w:tcPr>
            </w:tcPrChange>
          </w:tcPr>
          <w:p w14:paraId="1A2AA6E8" w14:textId="11F35FB6" w:rsidR="007C774B" w:rsidRPr="0050535F" w:rsidRDefault="007C774B">
            <w:pPr>
              <w:spacing w:after="0" w:line="360" w:lineRule="auto"/>
              <w:jc w:val="center"/>
              <w:rPr>
                <w:rFonts w:eastAsia="Times New Roman" w:cs="Times New Roman"/>
                <w:color w:val="000000"/>
                <w:kern w:val="0"/>
                <w:lang w:val="en-US" w:eastAsia="es-ES"/>
                <w14:ligatures w14:val="none"/>
              </w:rPr>
              <w:pPrChange w:id="3792"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Change w:id="3793" w:author="Jose Luis Zofio Prieto" w:date="2025-03-12T18:39:00Z">
              <w:tcPr>
                <w:tcW w:w="992" w:type="dxa"/>
                <w:tcBorders>
                  <w:top w:val="nil"/>
                  <w:left w:val="nil"/>
                  <w:bottom w:val="single" w:sz="4" w:space="0" w:color="auto"/>
                  <w:right w:val="nil"/>
                </w:tcBorders>
                <w:shd w:val="clear" w:color="auto" w:fill="auto"/>
                <w:noWrap/>
                <w:vAlign w:val="bottom"/>
                <w:hideMark/>
              </w:tcPr>
            </w:tcPrChange>
          </w:tcPr>
          <w:p w14:paraId="7151C202" w14:textId="10BD4387" w:rsidR="007C774B" w:rsidRPr="0050535F" w:rsidRDefault="007C774B">
            <w:pPr>
              <w:spacing w:after="0" w:line="360" w:lineRule="auto"/>
              <w:jc w:val="center"/>
              <w:rPr>
                <w:rFonts w:eastAsia="Times New Roman" w:cs="Times New Roman"/>
                <w:color w:val="000000"/>
                <w:kern w:val="0"/>
                <w:lang w:val="en-US" w:eastAsia="es-ES"/>
                <w14:ligatures w14:val="none"/>
              </w:rPr>
              <w:pPrChange w:id="379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17)</w:t>
            </w:r>
          </w:p>
        </w:tc>
        <w:tc>
          <w:tcPr>
            <w:tcW w:w="851" w:type="dxa"/>
            <w:tcBorders>
              <w:top w:val="nil"/>
              <w:left w:val="single" w:sz="4" w:space="0" w:color="auto"/>
              <w:right w:val="nil"/>
            </w:tcBorders>
            <w:shd w:val="clear" w:color="auto" w:fill="auto"/>
            <w:vAlign w:val="bottom"/>
            <w:hideMark/>
            <w:tcPrChange w:id="3795" w:author="Jose Luis Zofio Prieto" w:date="2025-03-12T18:39:00Z">
              <w:tcPr>
                <w:tcW w:w="851" w:type="dxa"/>
                <w:tcBorders>
                  <w:top w:val="nil"/>
                  <w:left w:val="nil"/>
                  <w:bottom w:val="single" w:sz="4" w:space="0" w:color="auto"/>
                  <w:right w:val="nil"/>
                </w:tcBorders>
                <w:shd w:val="clear" w:color="auto" w:fill="auto"/>
                <w:vAlign w:val="bottom"/>
                <w:hideMark/>
              </w:tcPr>
            </w:tcPrChange>
          </w:tcPr>
          <w:p w14:paraId="688CBB9D" w14:textId="370E3EE2" w:rsidR="007C774B" w:rsidRPr="0050535F" w:rsidRDefault="007C774B">
            <w:pPr>
              <w:spacing w:after="0" w:line="360" w:lineRule="auto"/>
              <w:jc w:val="center"/>
              <w:rPr>
                <w:rFonts w:eastAsia="Times New Roman" w:cs="Times New Roman"/>
                <w:color w:val="000000"/>
                <w:kern w:val="0"/>
                <w:lang w:val="en-US" w:eastAsia="es-ES"/>
                <w14:ligatures w14:val="none"/>
              </w:rPr>
              <w:pPrChange w:id="3796"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Change w:id="3797" w:author="Jose Luis Zofio Prieto" w:date="2025-03-12T18:39:00Z">
              <w:tcPr>
                <w:tcW w:w="1275" w:type="dxa"/>
                <w:tcBorders>
                  <w:top w:val="nil"/>
                  <w:left w:val="nil"/>
                  <w:bottom w:val="single" w:sz="4" w:space="0" w:color="auto"/>
                  <w:right w:val="nil"/>
                </w:tcBorders>
                <w:shd w:val="clear" w:color="auto" w:fill="auto"/>
                <w:noWrap/>
                <w:vAlign w:val="bottom"/>
                <w:hideMark/>
              </w:tcPr>
            </w:tcPrChange>
          </w:tcPr>
          <w:p w14:paraId="7A065DA8" w14:textId="69FD5B95" w:rsidR="007C774B" w:rsidRPr="0050535F" w:rsidRDefault="007C774B">
            <w:pPr>
              <w:spacing w:after="0" w:line="360" w:lineRule="auto"/>
              <w:jc w:val="center"/>
              <w:rPr>
                <w:rFonts w:eastAsia="Times New Roman" w:cs="Times New Roman"/>
                <w:color w:val="000000"/>
                <w:kern w:val="0"/>
                <w:lang w:val="en-US" w:eastAsia="es-ES"/>
                <w14:ligatures w14:val="none"/>
              </w:rPr>
              <w:pPrChange w:id="379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06)</w:t>
            </w:r>
          </w:p>
        </w:tc>
        <w:tc>
          <w:tcPr>
            <w:tcW w:w="801" w:type="dxa"/>
            <w:tcBorders>
              <w:top w:val="nil"/>
              <w:left w:val="single" w:sz="4" w:space="0" w:color="auto"/>
              <w:right w:val="nil"/>
            </w:tcBorders>
            <w:shd w:val="clear" w:color="auto" w:fill="auto"/>
            <w:vAlign w:val="bottom"/>
            <w:hideMark/>
            <w:tcPrChange w:id="3799" w:author="Jose Luis Zofio Prieto" w:date="2025-03-12T18:39:00Z">
              <w:tcPr>
                <w:tcW w:w="801" w:type="dxa"/>
                <w:tcBorders>
                  <w:top w:val="nil"/>
                  <w:left w:val="nil"/>
                  <w:bottom w:val="single" w:sz="4" w:space="0" w:color="auto"/>
                  <w:right w:val="nil"/>
                </w:tcBorders>
                <w:shd w:val="clear" w:color="auto" w:fill="auto"/>
                <w:vAlign w:val="bottom"/>
                <w:hideMark/>
              </w:tcPr>
            </w:tcPrChange>
          </w:tcPr>
          <w:p w14:paraId="6143FE40" w14:textId="5D409409" w:rsidR="007C774B" w:rsidRPr="0050535F" w:rsidRDefault="007C774B">
            <w:pPr>
              <w:spacing w:after="0" w:line="360" w:lineRule="auto"/>
              <w:jc w:val="center"/>
              <w:rPr>
                <w:rFonts w:eastAsia="Times New Roman" w:cs="Times New Roman"/>
                <w:color w:val="000000"/>
                <w:kern w:val="0"/>
                <w:lang w:val="en-US" w:eastAsia="es-ES"/>
                <w14:ligatures w14:val="none"/>
              </w:rPr>
              <w:pPrChange w:id="380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Change w:id="3801" w:author="Jose Luis Zofio Prieto" w:date="2025-03-12T18:39:00Z">
              <w:tcPr>
                <w:tcW w:w="1169" w:type="dxa"/>
                <w:tcBorders>
                  <w:top w:val="nil"/>
                  <w:left w:val="nil"/>
                  <w:bottom w:val="single" w:sz="4" w:space="0" w:color="auto"/>
                  <w:right w:val="nil"/>
                </w:tcBorders>
                <w:shd w:val="clear" w:color="auto" w:fill="auto"/>
                <w:noWrap/>
                <w:vAlign w:val="bottom"/>
                <w:hideMark/>
              </w:tcPr>
            </w:tcPrChange>
          </w:tcPr>
          <w:p w14:paraId="087DBFC9" w14:textId="5BE07D8D" w:rsidR="007C774B" w:rsidRPr="0050535F" w:rsidRDefault="007C774B">
            <w:pPr>
              <w:keepNext/>
              <w:spacing w:after="0" w:line="360" w:lineRule="auto"/>
              <w:jc w:val="center"/>
              <w:rPr>
                <w:rFonts w:eastAsia="Times New Roman" w:cs="Times New Roman"/>
                <w:color w:val="000000"/>
                <w:kern w:val="0"/>
                <w:lang w:val="en-US" w:eastAsia="es-ES"/>
                <w14:ligatures w14:val="none"/>
              </w:rPr>
              <w:pPrChange w:id="3802" w:author="Jose Luis Zofio Prieto" w:date="2025-03-12T18:37:00Z">
                <w:pPr>
                  <w:keepNext/>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05)</w:t>
            </w:r>
          </w:p>
        </w:tc>
      </w:tr>
      <w:tr w:rsidR="008A0222" w:rsidRPr="0050535F" w14:paraId="4A575B4E" w14:textId="77777777" w:rsidTr="008A0222">
        <w:trPr>
          <w:trHeight w:val="288"/>
          <w:ins w:id="3803" w:author="Jose Luis Zofio Prieto" w:date="2025-03-12T18:34:00Z"/>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ins w:id="3804" w:author="Jose Luis Zofio Prieto" w:date="2025-03-12T18:34:00Z"/>
                <w:rFonts w:eastAsia="Times New Roman" w:cs="Times New Roman"/>
                <w:color w:val="000000"/>
                <w:kern w:val="0"/>
                <w:sz w:val="20"/>
                <w:szCs w:val="20"/>
                <w:lang w:val="en-US" w:eastAsia="es-ES"/>
                <w14:ligatures w14:val="none"/>
              </w:rPr>
            </w:pPr>
            <w:ins w:id="3805" w:author="Jose Luis Zofio Prieto" w:date="2025-03-12T18:34: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806" w:author="Jose Luis Zofio Prieto" w:date="2025-03-12T18:34:00Z">
              <w:r w:rsidRPr="0050535F">
                <w:rPr>
                  <w:position w:val="-10"/>
                  <w:lang w:val="en-US"/>
                </w:rPr>
                <w:object w:dxaOrig="279" w:dyaOrig="340" w14:anchorId="7F509ECA">
                  <v:shape id="_x0000_i1185" type="#_x0000_t75" style="width:14.65pt;height:16.5pt" o:ole="">
                    <v:imagedata r:id="rId291" o:title=""/>
                  </v:shape>
                  <o:OLEObject Type="Embed" ProgID="Equation.DSMT4" ShapeID="_x0000_i1185" DrawAspect="Content" ObjectID="_1803494239" r:id="rId311"/>
                </w:object>
              </w:r>
            </w:ins>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pPr>
              <w:spacing w:after="0" w:line="360" w:lineRule="auto"/>
              <w:jc w:val="center"/>
              <w:rPr>
                <w:ins w:id="3807" w:author="Jose Luis Zofio Prieto" w:date="2025-03-12T18:34:00Z"/>
                <w:rFonts w:eastAsia="Times New Roman" w:cs="Times New Roman"/>
                <w:color w:val="000000"/>
                <w:kern w:val="0"/>
                <w:lang w:val="en-US" w:eastAsia="es-ES"/>
                <w14:ligatures w14:val="none"/>
              </w:rPr>
              <w:pPrChange w:id="3808" w:author="Jose Luis Zofio Prieto" w:date="2025-03-12T18:37:00Z">
                <w:pPr>
                  <w:spacing w:after="0" w:line="360" w:lineRule="auto"/>
                  <w:jc w:val="left"/>
                </w:pPr>
              </w:pPrChange>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pPr>
              <w:spacing w:after="0" w:line="360" w:lineRule="auto"/>
              <w:jc w:val="center"/>
              <w:rPr>
                <w:ins w:id="3809" w:author="Jose Luis Zofio Prieto" w:date="2025-03-12T18:34:00Z"/>
                <w:rFonts w:eastAsia="Times New Roman" w:cs="Times New Roman"/>
                <w:color w:val="000000"/>
                <w:kern w:val="0"/>
                <w:lang w:val="en-US" w:eastAsia="es-ES"/>
                <w14:ligatures w14:val="none"/>
              </w:rPr>
              <w:pPrChange w:id="3810" w:author="Jose Luis Zofio Prieto" w:date="2025-03-12T18:37:00Z">
                <w:pPr>
                  <w:spacing w:after="0" w:line="360" w:lineRule="auto"/>
                  <w:jc w:val="left"/>
                </w:pPr>
              </w:pPrChange>
            </w:pPr>
            <w:ins w:id="3811" w:author="Jose Luis Zofio Prieto" w:date="2025-03-12T18:34:00Z">
              <w:r w:rsidRPr="0050535F">
                <w:rPr>
                  <w:rFonts w:cs="Times New Roman"/>
                  <w:color w:val="000000"/>
                  <w:lang w:val="en-US"/>
                </w:rPr>
                <w:t>1.65</w:t>
              </w:r>
            </w:ins>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pPr>
              <w:spacing w:after="0" w:line="360" w:lineRule="auto"/>
              <w:jc w:val="center"/>
              <w:rPr>
                <w:ins w:id="3812" w:author="Jose Luis Zofio Prieto" w:date="2025-03-12T18:34:00Z"/>
                <w:rFonts w:eastAsia="Times New Roman" w:cs="Times New Roman"/>
                <w:color w:val="000000"/>
                <w:kern w:val="0"/>
                <w:lang w:val="en-US" w:eastAsia="es-ES"/>
                <w14:ligatures w14:val="none"/>
              </w:rPr>
              <w:pPrChange w:id="3813" w:author="Jose Luis Zofio Prieto" w:date="2025-03-12T18:37:00Z">
                <w:pPr>
                  <w:spacing w:after="0" w:line="360" w:lineRule="auto"/>
                  <w:jc w:val="left"/>
                </w:pPr>
              </w:pPrChange>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pPr>
              <w:spacing w:after="0" w:line="360" w:lineRule="auto"/>
              <w:jc w:val="center"/>
              <w:rPr>
                <w:ins w:id="3814" w:author="Jose Luis Zofio Prieto" w:date="2025-03-12T18:34:00Z"/>
                <w:rFonts w:eastAsia="Times New Roman" w:cs="Times New Roman"/>
                <w:color w:val="000000"/>
                <w:kern w:val="0"/>
                <w:lang w:val="en-US" w:eastAsia="es-ES"/>
                <w14:ligatures w14:val="none"/>
              </w:rPr>
              <w:pPrChange w:id="3815" w:author="Jose Luis Zofio Prieto" w:date="2025-03-12T18:37:00Z">
                <w:pPr>
                  <w:spacing w:after="0" w:line="360" w:lineRule="auto"/>
                  <w:jc w:val="left"/>
                </w:pPr>
              </w:pPrChange>
            </w:pPr>
            <w:ins w:id="3816" w:author="Jose Luis Zofio Prieto" w:date="2025-03-12T18:34:00Z">
              <w:r w:rsidRPr="0050535F">
                <w:rPr>
                  <w:rFonts w:cs="Times New Roman"/>
                  <w:color w:val="000000"/>
                  <w:lang w:val="en-US"/>
                </w:rPr>
                <w:t>1.90</w:t>
              </w:r>
            </w:ins>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pPr>
              <w:spacing w:after="0" w:line="360" w:lineRule="auto"/>
              <w:jc w:val="center"/>
              <w:rPr>
                <w:ins w:id="3817" w:author="Jose Luis Zofio Prieto" w:date="2025-03-12T18:34:00Z"/>
                <w:rFonts w:eastAsia="Times New Roman" w:cs="Times New Roman"/>
                <w:color w:val="000000"/>
                <w:kern w:val="0"/>
                <w:lang w:val="en-US" w:eastAsia="es-ES"/>
                <w14:ligatures w14:val="none"/>
              </w:rPr>
              <w:pPrChange w:id="3818" w:author="Jose Luis Zofio Prieto" w:date="2025-03-12T18:37:00Z">
                <w:pPr>
                  <w:spacing w:after="0" w:line="360" w:lineRule="auto"/>
                  <w:jc w:val="left"/>
                </w:pPr>
              </w:pPrChange>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pPr>
              <w:spacing w:after="0" w:line="360" w:lineRule="auto"/>
              <w:jc w:val="center"/>
              <w:rPr>
                <w:ins w:id="3819" w:author="Jose Luis Zofio Prieto" w:date="2025-03-12T18:34:00Z"/>
                <w:rFonts w:eastAsia="Times New Roman" w:cs="Times New Roman"/>
                <w:color w:val="000000"/>
                <w:kern w:val="0"/>
                <w:lang w:val="en-US" w:eastAsia="es-ES"/>
                <w14:ligatures w14:val="none"/>
              </w:rPr>
              <w:pPrChange w:id="3820" w:author="Jose Luis Zofio Prieto" w:date="2025-03-12T18:37:00Z">
                <w:pPr>
                  <w:spacing w:after="0" w:line="360" w:lineRule="auto"/>
                  <w:jc w:val="left"/>
                </w:pPr>
              </w:pPrChange>
            </w:pPr>
            <w:ins w:id="3821" w:author="Jose Luis Zofio Prieto" w:date="2025-03-12T18:34:00Z">
              <w:r w:rsidRPr="0050535F">
                <w:rPr>
                  <w:rFonts w:cs="Times New Roman"/>
                  <w:color w:val="000000"/>
                  <w:lang w:val="en-US"/>
                </w:rPr>
                <w:t>1.91</w:t>
              </w:r>
            </w:ins>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pPr>
              <w:spacing w:after="0" w:line="360" w:lineRule="auto"/>
              <w:jc w:val="center"/>
              <w:rPr>
                <w:ins w:id="3822" w:author="Jose Luis Zofio Prieto" w:date="2025-03-12T18:34:00Z"/>
                <w:rFonts w:eastAsia="Times New Roman" w:cs="Times New Roman"/>
                <w:color w:val="000000"/>
                <w:kern w:val="0"/>
                <w:lang w:val="en-US" w:eastAsia="es-ES"/>
                <w14:ligatures w14:val="none"/>
              </w:rPr>
              <w:pPrChange w:id="3823" w:author="Jose Luis Zofio Prieto" w:date="2025-03-12T18:37:00Z">
                <w:pPr>
                  <w:spacing w:after="0" w:line="360" w:lineRule="auto"/>
                  <w:jc w:val="left"/>
                </w:pPr>
              </w:pPrChange>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0BDC8043" w:rsidR="007C774B" w:rsidRPr="00D00192" w:rsidRDefault="004B482F" w:rsidP="00DF3B00">
      <w:pPr>
        <w:pStyle w:val="Descripcin"/>
        <w:spacing w:line="360" w:lineRule="auto"/>
        <w:jc w:val="center"/>
        <w:rPr>
          <w:rFonts w:cs="Times New Roman"/>
          <w:color w:val="auto"/>
          <w:sz w:val="22"/>
          <w:szCs w:val="22"/>
          <w:lang w:val="en-US"/>
          <w:rPrChange w:id="3824" w:author="Jose Luis Zofio Prieto" w:date="2025-03-12T18:01:00Z">
            <w:rPr>
              <w:rFonts w:cs="Times New Roman"/>
              <w:color w:val="auto"/>
              <w:lang w:val="en-US"/>
            </w:rPr>
          </w:rPrChange>
        </w:rPr>
      </w:pPr>
      <w:r w:rsidRPr="00D00192">
        <w:rPr>
          <w:rFonts w:cs="Times New Roman"/>
          <w:color w:val="auto"/>
          <w:sz w:val="22"/>
          <w:szCs w:val="22"/>
          <w:lang w:val="en-US"/>
          <w:rPrChange w:id="3825" w:author="Jose Luis Zofio Prieto" w:date="2025-03-12T18:01:00Z">
            <w:rPr>
              <w:rFonts w:cs="Times New Roman"/>
              <w:color w:val="auto"/>
              <w:lang w:val="en-US"/>
            </w:rPr>
          </w:rPrChange>
        </w:rPr>
        <w:t>Table 7</w:t>
      </w:r>
      <w:r w:rsidR="00A17B91" w:rsidRPr="00D00192">
        <w:rPr>
          <w:rFonts w:cs="Times New Roman"/>
          <w:color w:val="auto"/>
          <w:sz w:val="22"/>
          <w:szCs w:val="22"/>
          <w:lang w:val="en-US"/>
          <w:rPrChange w:id="3826" w:author="Jose Luis Zofio Prieto" w:date="2025-03-12T18:01:00Z">
            <w:rPr>
              <w:rFonts w:cs="Times New Roman"/>
              <w:color w:val="auto"/>
              <w:lang w:val="en-US"/>
            </w:rPr>
          </w:rPrChange>
        </w:rPr>
        <w:t>. Standard deviation for projections at different confidence levels.</w:t>
      </w:r>
    </w:p>
    <w:p w14:paraId="3690C73D" w14:textId="091D98C8" w:rsidR="007C774B" w:rsidRPr="0050535F" w:rsidDel="00F85EF4" w:rsidRDefault="007C774B" w:rsidP="00DF3B00">
      <w:pPr>
        <w:spacing w:line="360" w:lineRule="auto"/>
        <w:rPr>
          <w:del w:id="3827" w:author="Jose Luis Zofio Prieto [2]" w:date="2025-03-13T14:56:00Z"/>
          <w:rFonts w:cs="Times New Roman"/>
          <w:lang w:val="en-US"/>
        </w:rPr>
      </w:pPr>
    </w:p>
    <w:p w14:paraId="46FADA1F" w14:textId="0EC65EC1" w:rsidR="002042B5" w:rsidRPr="0050535F" w:rsidRDefault="00802307" w:rsidP="00DF3B00">
      <w:pPr>
        <w:spacing w:line="360" w:lineRule="auto"/>
        <w:rPr>
          <w:rFonts w:cs="Times New Roman"/>
          <w:lang w:val="en-US"/>
        </w:rPr>
      </w:pPr>
      <w:del w:id="3828" w:author="Jose Luis Zofio Prieto" w:date="2025-03-12T18:41:00Z">
        <w:r w:rsidRPr="0050535F" w:rsidDel="00355A94">
          <w:rPr>
            <w:rFonts w:cs="Times New Roman"/>
            <w:lang w:val="en-US"/>
          </w:rPr>
          <w:delText>In this regard</w:delText>
        </w:r>
      </w:del>
      <w:ins w:id="3829" w:author="Jose Luis Zofio Prieto" w:date="2025-03-12T18:41:00Z">
        <w:r w:rsidR="00355A94">
          <w:rPr>
            <w:rFonts w:cs="Times New Roman"/>
            <w:lang w:val="en-US"/>
          </w:rPr>
          <w:t>Overall</w:t>
        </w:r>
      </w:ins>
      <w:r w:rsidRPr="0050535F">
        <w:rPr>
          <w:rFonts w:cs="Times New Roman"/>
          <w:lang w:val="en-US"/>
        </w:rPr>
        <w:t>, i</w:t>
      </w:r>
      <w:r w:rsidR="002042B5" w:rsidRPr="0050535F">
        <w:rPr>
          <w:rFonts w:cs="Times New Roman"/>
          <w:lang w:val="en-US"/>
        </w:rPr>
        <w:t xml:space="preserve">t is observed that as </w:t>
      </w:r>
      <w:ins w:id="3830" w:author="Jose Luis Zofio Prieto [2]" w:date="2025-03-13T14:57:00Z">
        <w:r w:rsidR="00F85EF4">
          <w:rPr>
            <w:rFonts w:cs="Times New Roman"/>
            <w:lang w:val="en-US"/>
          </w:rPr>
          <w:t xml:space="preserve">the </w:t>
        </w:r>
        <w:r w:rsidR="00F85EF4" w:rsidRPr="0050535F">
          <w:rPr>
            <w:rFonts w:cs="Times New Roman"/>
            <w:lang w:val="en-US"/>
          </w:rPr>
          <w:t xml:space="preserve">probability threshold </w:t>
        </w:r>
      </w:ins>
      <w:del w:id="3831" w:author="Jose Luis Zofio Prieto [2]" w:date="2025-03-13T14:57:00Z">
        <w:r w:rsidR="002042B5" w:rsidRPr="0050535F" w:rsidDel="00F85EF4">
          <w:rPr>
            <w:rFonts w:cs="Times New Roman"/>
            <w:lang w:val="en-US"/>
          </w:rPr>
          <w:delText xml:space="preserve">the </w:delText>
        </w:r>
      </w:del>
      <w:ins w:id="3832" w:author="Jose Luis Zofio Prieto [2]" w:date="2025-03-13T14:57:00Z">
        <w:r w:rsidR="00F85EF4">
          <w:rPr>
            <w:rFonts w:cs="Times New Roman"/>
            <w:lang w:val="en-US"/>
          </w:rPr>
          <w:t>(</w:t>
        </w:r>
      </w:ins>
      <w:r w:rsidR="002042B5" w:rsidRPr="0050535F">
        <w:rPr>
          <w:rFonts w:cs="Times New Roman"/>
          <w:lang w:val="en-US"/>
        </w:rPr>
        <w:t>confidence level</w:t>
      </w:r>
      <w:ins w:id="3833" w:author="Jose Luis Zofio Prieto [2]" w:date="2025-03-13T14:57:00Z">
        <w:r w:rsidR="00F85EF4">
          <w:rPr>
            <w:rFonts w:cs="Times New Roman"/>
            <w:lang w:val="en-US"/>
          </w:rPr>
          <w:t>)</w:t>
        </w:r>
      </w:ins>
      <w:ins w:id="3834" w:author="Jose Luis Zofio Prieto" w:date="2025-03-12T18:50:00Z">
        <w:r w:rsidR="001B4EF2">
          <w:rPr>
            <w:rFonts w:cs="Times New Roman"/>
            <w:lang w:val="en-US"/>
          </w:rPr>
          <w:t xml:space="preserve"> </w:t>
        </w:r>
        <w:del w:id="3835" w:author="Jose Luis Zofio Prieto [2]" w:date="2025-03-13T14:57:00Z">
          <w:r w:rsidR="001B4EF2" w:rsidRPr="0050535F" w:rsidDel="00F85EF4">
            <w:rPr>
              <w:rFonts w:cs="Times New Roman"/>
              <w:lang w:val="en-US"/>
            </w:rPr>
            <w:delText xml:space="preserve">(probability threshold) </w:delText>
          </w:r>
        </w:del>
      </w:ins>
      <w:del w:id="3836" w:author="Jose Luis Zofio Prieto" w:date="2025-03-12T18:50:00Z">
        <w:r w:rsidR="002042B5" w:rsidRPr="0050535F" w:rsidDel="001B4EF2">
          <w:rPr>
            <w:rFonts w:cs="Times New Roman"/>
            <w:lang w:val="en-US"/>
          </w:rPr>
          <w:delText xml:space="preserve"> </w:delText>
        </w:r>
      </w:del>
      <w:ins w:id="3837" w:author="Jose Luis Zofio Prieto" w:date="2025-03-12T18:50:00Z">
        <w:r w:rsidR="001B4EF2">
          <w:rPr>
            <w:rFonts w:cs="Times New Roman"/>
            <w:lang w:val="en-US"/>
          </w:rPr>
          <w:t xml:space="preserve">of belonging to the efficient class </w:t>
        </w:r>
      </w:ins>
      <w:del w:id="3838" w:author="Jose Luis Zofio Prieto" w:date="2025-03-12T18:50:00Z">
        <w:r w:rsidR="002042B5" w:rsidRPr="0050535F" w:rsidDel="001B4EF2">
          <w:rPr>
            <w:rFonts w:cs="Times New Roman"/>
            <w:lang w:val="en-US"/>
          </w:rPr>
          <w:delText xml:space="preserve">(probability threshold) </w:delText>
        </w:r>
      </w:del>
      <w:r w:rsidR="002042B5" w:rsidRPr="0050535F">
        <w:rPr>
          <w:rFonts w:cs="Times New Roman"/>
          <w:lang w:val="en-US"/>
        </w:rPr>
        <w:t xml:space="preserve">increases, the required adjustments in inputs and outputs for the evaluated </w:t>
      </w:r>
      <w:del w:id="3839" w:author="Jose Luis Zofio Prieto [2]" w:date="2025-03-13T14:58:00Z">
        <w:r w:rsidR="002042B5" w:rsidRPr="0050535F" w:rsidDel="00F85EF4">
          <w:rPr>
            <w:rFonts w:cs="Times New Roman"/>
            <w:lang w:val="en-US"/>
          </w:rPr>
          <w:delText>DMUs</w:delText>
        </w:r>
      </w:del>
      <w:ins w:id="3840" w:author="Jose Luis Zofio Prieto [2]" w:date="2025-03-13T14:58:00Z">
        <w:r w:rsidR="00F85EF4">
          <w:rPr>
            <w:rFonts w:cs="Times New Roman"/>
            <w:lang w:val="en-US"/>
          </w:rPr>
          <w:t>firms</w:t>
        </w:r>
      </w:ins>
      <w:r w:rsidR="002042B5" w:rsidRPr="0050535F">
        <w:rPr>
          <w:rFonts w:cs="Times New Roman"/>
          <w:lang w:val="en-US"/>
        </w:rPr>
        <w:t xml:space="preserve"> to be classified as efficient also increase. </w:t>
      </w:r>
      <w:del w:id="3841" w:author="Jose Luis Zofio Prieto" w:date="2025-03-12T18:51:00Z">
        <w:r w:rsidR="002042B5" w:rsidRPr="0050535F" w:rsidDel="00BF1381">
          <w:rPr>
            <w:rFonts w:cs="Times New Roman"/>
            <w:lang w:val="en-US"/>
          </w:rPr>
          <w:delText>In other words</w:delText>
        </w:r>
      </w:del>
      <w:ins w:id="3842" w:author="Jose Luis Zofio Prieto" w:date="2025-03-12T18:51:00Z">
        <w:r w:rsidR="00BF1381">
          <w:rPr>
            <w:rFonts w:cs="Times New Roman"/>
            <w:lang w:val="en-US"/>
          </w:rPr>
          <w:t>Therefore, as expected</w:t>
        </w:r>
      </w:ins>
      <w:r w:rsidR="002042B5" w:rsidRPr="0050535F">
        <w:rPr>
          <w:rFonts w:cs="Times New Roman"/>
          <w:lang w:val="en-US"/>
        </w:rPr>
        <w:t xml:space="preserve">, a higher probability threshold demands a greater magnitude of change, meaning that the evaluated firms must undergo more significant </w:t>
      </w:r>
      <w:ins w:id="3843" w:author="Jose Luis Zofio Prieto" w:date="2025-03-12T18:51:00Z">
        <w:r w:rsidR="00B41C8C">
          <w:rPr>
            <w:rFonts w:cs="Times New Roman"/>
            <w:lang w:val="en-US"/>
          </w:rPr>
          <w:t xml:space="preserve">input and output </w:t>
        </w:r>
      </w:ins>
      <w:del w:id="3844" w:author="Jose Luis Zofio Prieto" w:date="2025-03-12T18:51:00Z">
        <w:r w:rsidR="002042B5" w:rsidRPr="0050535F" w:rsidDel="00B41C8C">
          <w:rPr>
            <w:rFonts w:cs="Times New Roman"/>
            <w:lang w:val="en-US"/>
          </w:rPr>
          <w:delText xml:space="preserve">modifications </w:delText>
        </w:r>
      </w:del>
      <w:ins w:id="3845" w:author="Jose Luis Zofio Prieto" w:date="2025-03-12T18:51:00Z">
        <w:r w:rsidR="00B41C8C">
          <w:rPr>
            <w:rFonts w:cs="Times New Roman"/>
            <w:lang w:val="en-US"/>
          </w:rPr>
          <w:t xml:space="preserve">adjustments </w:t>
        </w:r>
      </w:ins>
      <w:r w:rsidR="002042B5" w:rsidRPr="0050535F">
        <w:rPr>
          <w:rFonts w:cs="Times New Roman"/>
          <w:lang w:val="en-US"/>
        </w:rPr>
        <w:t>to achieve efficiency. This result highlights the increasing effort required to meet stricter efficiency classification criteria.</w:t>
      </w:r>
    </w:p>
    <w:p w14:paraId="1EDF1097" w14:textId="36288BA8" w:rsidR="002042B5" w:rsidRPr="0050535F" w:rsidDel="00355A94" w:rsidRDefault="002042B5" w:rsidP="00DF3B00">
      <w:pPr>
        <w:spacing w:line="360" w:lineRule="auto"/>
        <w:rPr>
          <w:del w:id="3846" w:author="Jose Luis Zofio Prieto" w:date="2025-03-12T18:41:00Z"/>
          <w:rFonts w:cs="Times New Roman"/>
          <w:lang w:val="en-US"/>
        </w:rPr>
      </w:pPr>
    </w:p>
    <w:p w14:paraId="25BCDA23" w14:textId="2EB8C00D" w:rsidR="006F0263" w:rsidRPr="0050535F" w:rsidRDefault="00072463" w:rsidP="00DF3B00">
      <w:pPr>
        <w:spacing w:line="360" w:lineRule="auto"/>
        <w:rPr>
          <w:rFonts w:cs="Times New Roman"/>
          <w:lang w:val="en-US"/>
        </w:rPr>
      </w:pPr>
      <w:r w:rsidRPr="0050535F">
        <w:rPr>
          <w:rFonts w:cs="Times New Roman"/>
          <w:lang w:val="en-US"/>
        </w:rPr>
        <w:t xml:space="preserve">While the aggregated results in Tables 5, 6, and 7 provide a comprehensive overview, examining specific cases can reveal additional </w:t>
      </w:r>
      <w:r w:rsidR="00021C5D" w:rsidRPr="0050535F">
        <w:rPr>
          <w:rFonts w:cs="Times New Roman"/>
          <w:lang w:val="en-US"/>
        </w:rPr>
        <w:t>patterns</w:t>
      </w:r>
      <w:r w:rsidRPr="0050535F">
        <w:rPr>
          <w:rFonts w:cs="Times New Roman"/>
          <w:lang w:val="en-US"/>
        </w:rPr>
        <w:t xml:space="preserve">. </w:t>
      </w:r>
      <w:r w:rsidR="00FC5880" w:rsidRPr="0050535F">
        <w:rPr>
          <w:rFonts w:cs="Times New Roman"/>
          <w:lang w:val="en-US"/>
        </w:rPr>
        <w:t xml:space="preserve">In Table 8, we present an example of two inefficient </w:t>
      </w:r>
      <w:del w:id="3847" w:author="Jose Luis Zofio Prieto [2]" w:date="2025-03-13T15:00:00Z">
        <w:r w:rsidR="00FC5880" w:rsidRPr="0050535F" w:rsidDel="00F85EF4">
          <w:rPr>
            <w:rFonts w:cs="Times New Roman"/>
            <w:lang w:val="en-US"/>
          </w:rPr>
          <w:delText xml:space="preserve">DMUs </w:delText>
        </w:r>
      </w:del>
      <w:ins w:id="3848" w:author="Jose Luis Zofio Prieto [2]" w:date="2025-03-13T15:00:00Z">
        <w:r w:rsidR="00F85EF4">
          <w:rPr>
            <w:rFonts w:cs="Times New Roman"/>
            <w:lang w:val="en-US"/>
          </w:rPr>
          <w:t>firms</w:t>
        </w:r>
        <w:r w:rsidR="00F85EF4" w:rsidRPr="0050535F">
          <w:rPr>
            <w:rFonts w:cs="Times New Roman"/>
            <w:lang w:val="en-US"/>
          </w:rPr>
          <w:t xml:space="preserve"> </w:t>
        </w:r>
      </w:ins>
      <w:r w:rsidR="00FC5880" w:rsidRPr="0050535F">
        <w:rPr>
          <w:rFonts w:cs="Times New Roman"/>
          <w:lang w:val="en-US"/>
        </w:rPr>
        <w:t xml:space="preserve">and their projections for a scenario with a confidence level of </w:t>
      </w:r>
      <w:ins w:id="3849" w:author="Jose Luis Zofio Prieto" w:date="2025-03-12T18:52:00Z">
        <w:r w:rsidR="00FF092F">
          <w:rPr>
            <w:rFonts w:cs="Times New Roman"/>
            <w:i/>
            <w:iCs/>
            <w:lang w:val="en-US"/>
          </w:rPr>
          <w:t>p=</w:t>
        </w:r>
      </w:ins>
      <w:r w:rsidR="00FC5880" w:rsidRPr="0050535F">
        <w:rPr>
          <w:rFonts w:cs="Times New Roman"/>
          <w:lang w:val="en-US"/>
        </w:rPr>
        <w:t xml:space="preserve">0.85. </w:t>
      </w:r>
      <w:r w:rsidR="004C7520" w:rsidRPr="0050535F">
        <w:rPr>
          <w:rFonts w:cs="Times New Roman"/>
          <w:lang w:val="en-US"/>
        </w:rPr>
        <w:t xml:space="preserve">These </w:t>
      </w:r>
      <w:del w:id="3850" w:author="Jose Luis Zofio Prieto" w:date="2025-03-12T18:52:00Z">
        <w:r w:rsidR="004C7520" w:rsidRPr="0050535F" w:rsidDel="00FF092F">
          <w:rPr>
            <w:rFonts w:cs="Times New Roman"/>
            <w:lang w:val="en-US"/>
          </w:rPr>
          <w:delText xml:space="preserve">DMUs </w:delText>
        </w:r>
      </w:del>
      <w:ins w:id="3851" w:author="Jose Luis Zofio Prieto" w:date="2025-03-12T18:54:00Z">
        <w:r w:rsidR="00FF1044">
          <w:rPr>
            <w:rFonts w:cs="Times New Roman"/>
            <w:lang w:val="en-US"/>
          </w:rPr>
          <w:t>firms</w:t>
        </w:r>
      </w:ins>
      <w:ins w:id="3852" w:author="Jose Luis Zofio Prieto" w:date="2025-03-12T18:52:00Z">
        <w:r w:rsidR="00FF092F" w:rsidRPr="0050535F">
          <w:rPr>
            <w:rFonts w:cs="Times New Roman"/>
            <w:lang w:val="en-US"/>
          </w:rPr>
          <w:t xml:space="preserve"> </w:t>
        </w:r>
      </w:ins>
      <w:del w:id="3853" w:author="Jose Luis Zofio Prieto" w:date="2025-03-12T18:54:00Z">
        <w:r w:rsidR="004C7520" w:rsidRPr="0050535F" w:rsidDel="00FF1044">
          <w:rPr>
            <w:rFonts w:cs="Times New Roman"/>
            <w:lang w:val="en-US"/>
          </w:rPr>
          <w:delText xml:space="preserve">were </w:delText>
        </w:r>
      </w:del>
      <w:ins w:id="3854" w:author="Jose Luis Zofio Prieto" w:date="2025-03-12T18:54:00Z">
        <w:r w:rsidR="00FF1044">
          <w:rPr>
            <w:rFonts w:cs="Times New Roman"/>
            <w:lang w:val="en-US"/>
          </w:rPr>
          <w:t>are</w:t>
        </w:r>
        <w:r w:rsidR="00FF1044" w:rsidRPr="0050535F">
          <w:rPr>
            <w:rFonts w:cs="Times New Roman"/>
            <w:lang w:val="en-US"/>
          </w:rPr>
          <w:t xml:space="preserve"> </w:t>
        </w:r>
      </w:ins>
      <w:r w:rsidR="004C7520" w:rsidRPr="0050535F">
        <w:rPr>
          <w:rFonts w:cs="Times New Roman"/>
          <w:lang w:val="en-US"/>
        </w:rPr>
        <w:t>selected as representative examples to illustrate the varying adjustments required</w:t>
      </w:r>
      <w:r w:rsidR="00FC5880" w:rsidRPr="0050535F">
        <w:rPr>
          <w:rFonts w:cs="Times New Roman"/>
          <w:lang w:val="en-US"/>
        </w:rPr>
        <w:t xml:space="preserve">. </w:t>
      </w:r>
      <w:del w:id="3855" w:author="Jose Luis Zofio Prieto" w:date="2025-03-12T18:56:00Z">
        <w:r w:rsidR="00FC5880" w:rsidRPr="0050535F" w:rsidDel="00B50CF9">
          <w:rPr>
            <w:rFonts w:cs="Times New Roman"/>
            <w:lang w:val="en-US"/>
          </w:rPr>
          <w:delText>DMU</w:delText>
        </w:r>
      </w:del>
      <w:del w:id="3856" w:author="Jose Luis Zofio Prieto" w:date="2025-03-12T18:57:00Z">
        <w:r w:rsidR="00FC5880" w:rsidRPr="0050535F" w:rsidDel="00B50CF9">
          <w:rPr>
            <w:rFonts w:cs="Times New Roman"/>
            <w:lang w:val="en-US"/>
          </w:rPr>
          <w:delText xml:space="preserve"> </w:delText>
        </w:r>
      </w:del>
      <w:ins w:id="3857" w:author="Jose Luis Zofio Prieto" w:date="2025-03-12T18:57:00Z">
        <w:r w:rsidR="00B50CF9">
          <w:rPr>
            <w:rFonts w:cs="Times New Roman"/>
            <w:lang w:val="en-US"/>
          </w:rPr>
          <w:t>Firm #</w:t>
        </w:r>
      </w:ins>
      <w:r w:rsidR="00FC5880" w:rsidRPr="0050535F">
        <w:rPr>
          <w:rFonts w:cs="Times New Roman"/>
          <w:lang w:val="en-US"/>
        </w:rPr>
        <w:t>37</w:t>
      </w:r>
      <w:ins w:id="3858" w:author="Jose Luis Zofio Prieto" w:date="2025-03-12T18:56:00Z">
        <w:r w:rsidR="001D71EC">
          <w:rPr>
            <w:rFonts w:cs="Times New Roman"/>
            <w:lang w:val="en-US"/>
          </w:rPr>
          <w:t xml:space="preserve">, not ranked among the 25 top firms in Table </w:t>
        </w:r>
      </w:ins>
      <w:ins w:id="3859" w:author="Jose Luis Zofio Prieto" w:date="2025-03-12T18:57:00Z">
        <w:r w:rsidR="00B50CF9">
          <w:rPr>
            <w:rFonts w:cs="Times New Roman"/>
            <w:lang w:val="en-US"/>
          </w:rPr>
          <w:t>4</w:t>
        </w:r>
      </w:ins>
      <w:ins w:id="3860" w:author="Jose Luis Zofio Prieto [2]" w:date="2025-03-13T15:06:00Z">
        <w:r w:rsidR="002F4D00">
          <w:rPr>
            <w:rFonts w:cs="Times New Roman"/>
            <w:lang w:val="en-US"/>
          </w:rPr>
          <w:t xml:space="preserve"> with a probability efficiency of </w:t>
        </w:r>
        <w:r w:rsidR="002F4D00" w:rsidRPr="0015000F">
          <w:rPr>
            <w:rFonts w:cs="Times New Roman"/>
            <w:color w:val="FF0000"/>
            <w:lang w:val="en-US"/>
          </w:rPr>
          <w:t>0.0</w:t>
        </w:r>
        <w:proofErr w:type="gramStart"/>
        <w:r w:rsidR="002F4D00" w:rsidRPr="0015000F">
          <w:rPr>
            <w:rFonts w:cs="Times New Roman"/>
            <w:color w:val="FF0000"/>
            <w:lang w:val="en-US"/>
          </w:rPr>
          <w:t>XX</w:t>
        </w:r>
        <w:r w:rsidR="002F4D00">
          <w:rPr>
            <w:rFonts w:cs="Times New Roman"/>
            <w:lang w:val="en-US"/>
          </w:rPr>
          <w:t xml:space="preserve"> </w:t>
        </w:r>
      </w:ins>
      <w:ins w:id="3861" w:author="Jose Luis Zofio Prieto" w:date="2025-03-12T18:56:00Z">
        <w:r w:rsidR="001D71EC">
          <w:rPr>
            <w:rFonts w:cs="Times New Roman"/>
            <w:lang w:val="en-US"/>
          </w:rPr>
          <w:t>,</w:t>
        </w:r>
        <w:proofErr w:type="gramEnd"/>
        <w:r w:rsidR="001D71EC">
          <w:rPr>
            <w:rFonts w:cs="Times New Roman"/>
            <w:lang w:val="en-US"/>
          </w:rPr>
          <w:t xml:space="preserve"> </w:t>
        </w:r>
      </w:ins>
      <w:del w:id="3862" w:author="Jose Luis Zofio Prieto" w:date="2025-03-12T18:56:00Z">
        <w:r w:rsidR="00FC5880" w:rsidRPr="0050535F" w:rsidDel="001D71EC">
          <w:rPr>
            <w:rFonts w:cs="Times New Roman"/>
            <w:lang w:val="en-US"/>
          </w:rPr>
          <w:delText xml:space="preserve"> </w:delText>
        </w:r>
      </w:del>
      <w:r w:rsidR="00FC5880" w:rsidRPr="0050535F">
        <w:rPr>
          <w:rFonts w:cs="Times New Roman"/>
          <w:lang w:val="en-US"/>
        </w:rPr>
        <w:t xml:space="preserve">fails to meet the </w:t>
      </w:r>
      <w:ins w:id="3863" w:author="Jose Luis Zofio Prieto [2]" w:date="2025-03-13T15:07:00Z">
        <w:r w:rsidR="002F4D00">
          <w:rPr>
            <w:rFonts w:cs="Times New Roman"/>
            <w:lang w:val="en-US"/>
          </w:rPr>
          <w:t xml:space="preserve">threshold </w:t>
        </w:r>
      </w:ins>
      <w:ins w:id="3864" w:author="Jose Luis Zofio Prieto [2]" w:date="2025-03-13T15:06:00Z">
        <w:r w:rsidR="002F4D00">
          <w:rPr>
            <w:rFonts w:cs="Times New Roman"/>
            <w:i/>
            <w:iCs/>
            <w:lang w:val="en-US"/>
          </w:rPr>
          <w:t>p=</w:t>
        </w:r>
        <w:r w:rsidR="002F4D00" w:rsidRPr="0050535F">
          <w:rPr>
            <w:rFonts w:cs="Times New Roman"/>
            <w:lang w:val="en-US"/>
          </w:rPr>
          <w:t>0.85</w:t>
        </w:r>
      </w:ins>
      <w:del w:id="3865" w:author="Jose Luis Zofio Prieto [2]" w:date="2025-03-13T15:06:00Z">
        <w:r w:rsidR="00FC5880" w:rsidRPr="0050535F" w:rsidDel="002F4D00">
          <w:rPr>
            <w:rFonts w:cs="Times New Roman"/>
            <w:lang w:val="en-US"/>
          </w:rPr>
          <w:delText>threshold</w:delText>
        </w:r>
      </w:del>
      <w:r w:rsidR="00FC5880" w:rsidRPr="0050535F">
        <w:rPr>
          <w:rFonts w:cs="Times New Roman"/>
          <w:lang w:val="en-US"/>
        </w:rPr>
        <w:t>, and its best achievable performance</w:t>
      </w:r>
      <w:ins w:id="3866" w:author="Jose Luis Zofio Prieto [2]" w:date="2025-03-13T15:09:00Z">
        <w:r w:rsidR="006D1BFB">
          <w:rPr>
            <w:rFonts w:cs="Times New Roman"/>
            <w:lang w:val="en-US"/>
          </w:rPr>
          <w:t xml:space="preserve">, represented by its peer </w:t>
        </w:r>
        <w:r w:rsidR="006D1BFB" w:rsidRPr="006D1BFB">
          <w:rPr>
            <w:rFonts w:cs="Times New Roman"/>
            <w:color w:val="FF0000"/>
            <w:lang w:val="en-US"/>
            <w:rPrChange w:id="3867" w:author="Jose Luis Zofio Prieto [2]" w:date="2025-03-13T15:09:00Z">
              <w:rPr>
                <w:rFonts w:cs="Times New Roman"/>
                <w:lang w:val="en-US"/>
              </w:rPr>
            </w:rPrChange>
          </w:rPr>
          <w:t>#XX</w:t>
        </w:r>
        <w:r w:rsidR="006D1BFB">
          <w:rPr>
            <w:rFonts w:cs="Times New Roman"/>
            <w:color w:val="FF0000"/>
            <w:lang w:val="en-US"/>
          </w:rPr>
          <w:t>,</w:t>
        </w:r>
        <w:r w:rsidR="006D1BFB" w:rsidRPr="006D1BFB">
          <w:rPr>
            <w:rFonts w:cs="Times New Roman"/>
            <w:color w:val="FF0000"/>
            <w:lang w:val="en-US"/>
            <w:rPrChange w:id="3868" w:author="Jose Luis Zofio Prieto [2]" w:date="2025-03-13T15:09:00Z">
              <w:rPr>
                <w:rFonts w:cs="Times New Roman"/>
                <w:lang w:val="en-US"/>
              </w:rPr>
            </w:rPrChange>
          </w:rPr>
          <w:t xml:space="preserve"> </w:t>
        </w:r>
      </w:ins>
      <w:del w:id="3869" w:author="Jose Luis Zofio Prieto [2]" w:date="2025-03-13T15:09:00Z">
        <w:r w:rsidR="00FC5880" w:rsidRPr="0050535F" w:rsidDel="006D1BFB">
          <w:rPr>
            <w:rFonts w:cs="Times New Roman"/>
            <w:lang w:val="en-US"/>
          </w:rPr>
          <w:delText xml:space="preserve"> </w:delText>
        </w:r>
      </w:del>
      <w:r w:rsidR="00FC5880" w:rsidRPr="0050535F">
        <w:rPr>
          <w:rFonts w:cs="Times New Roman"/>
          <w:lang w:val="en-US"/>
        </w:rPr>
        <w:t xml:space="preserve">is recorded. </w:t>
      </w:r>
      <w:ins w:id="3870" w:author="Jose Luis Zofio Prieto" w:date="2025-03-12T18:57:00Z">
        <w:del w:id="3871" w:author="Jose Luis Zofio Prieto [2]" w:date="2025-03-13T15:07:00Z">
          <w:r w:rsidR="00B50CF9" w:rsidRPr="00B50CF9" w:rsidDel="002F4D00">
            <w:rPr>
              <w:rFonts w:cs="Times New Roman"/>
              <w:color w:val="C00000"/>
              <w:lang w:val="en-US"/>
              <w:rPrChange w:id="3872" w:author="Jose Luis Zofio Prieto" w:date="2025-03-12T18:57:00Z">
                <w:rPr>
                  <w:rFonts w:cs="Times New Roman"/>
                  <w:lang w:val="en-US"/>
                </w:rPr>
              </w:rPrChange>
            </w:rPr>
            <w:delText xml:space="preserve">HERE </w:delText>
          </w:r>
        </w:del>
      </w:ins>
      <w:r w:rsidR="00FC5880" w:rsidRPr="0050535F">
        <w:rPr>
          <w:rFonts w:cs="Times New Roman"/>
          <w:lang w:val="en-US"/>
        </w:rPr>
        <w:t xml:space="preserve">The adjustments required for </w:t>
      </w:r>
      <w:del w:id="3873" w:author="Jose Luis Zofio Prieto" w:date="2025-03-12T18:57:00Z">
        <w:r w:rsidR="00FC5880" w:rsidRPr="0050535F" w:rsidDel="00B50CF9">
          <w:rPr>
            <w:rFonts w:cs="Times New Roman"/>
            <w:lang w:val="en-US"/>
          </w:rPr>
          <w:delText>DMU</w:delText>
        </w:r>
      </w:del>
      <w:ins w:id="3874" w:author="Jose Luis Zofio Prieto" w:date="2025-03-12T18:57:00Z">
        <w:r w:rsidR="00B50CF9">
          <w:rPr>
            <w:rFonts w:cs="Times New Roman"/>
            <w:lang w:val="en-US"/>
          </w:rPr>
          <w:t>firm #</w:t>
        </w:r>
      </w:ins>
      <w:del w:id="3875" w:author="Jose Luis Zofio Prieto" w:date="2025-03-12T18:57:00Z">
        <w:r w:rsidR="00FC5880" w:rsidRPr="0050535F" w:rsidDel="00B50CF9">
          <w:rPr>
            <w:rFonts w:cs="Times New Roman"/>
            <w:lang w:val="en-US"/>
          </w:rPr>
          <w:delText xml:space="preserve"> </w:delText>
        </w:r>
      </w:del>
      <w:r w:rsidR="00FC5880" w:rsidRPr="0050535F">
        <w:rPr>
          <w:rFonts w:cs="Times New Roman"/>
          <w:lang w:val="en-US"/>
        </w:rPr>
        <w:t xml:space="preserve">22 </w:t>
      </w:r>
      <w:proofErr w:type="gramStart"/>
      <w:r w:rsidR="00FC5880" w:rsidRPr="0050535F">
        <w:rPr>
          <w:rFonts w:cs="Times New Roman"/>
          <w:lang w:val="en-US"/>
        </w:rPr>
        <w:t>are</w:t>
      </w:r>
      <w:proofErr w:type="gramEnd"/>
      <w:r w:rsidR="00FC5880" w:rsidRPr="0050535F">
        <w:rPr>
          <w:rFonts w:cs="Times New Roman"/>
          <w:lang w:val="en-US"/>
        </w:rPr>
        <w:t xml:space="preserve"> notably smaller than those for DMU 37</w:t>
      </w:r>
      <w:ins w:id="3876" w:author="Jose Luis Zofio Prieto [2]" w:date="2025-03-13T15:28:00Z">
        <w:r w:rsidR="00E3284F">
          <w:rPr>
            <w:rFonts w:cs="Times New Roman"/>
            <w:lang w:val="en-US"/>
          </w:rPr>
          <w:t xml:space="preserve"> </w:t>
        </w:r>
        <w:r w:rsidR="00E3284F" w:rsidRPr="0050535F">
          <w:rPr>
            <w:rFonts w:cs="Times New Roman"/>
            <w:lang w:val="en-US"/>
          </w:rPr>
          <w:t>as shown by the percentage changes in brackets</w:t>
        </w:r>
      </w:ins>
      <w:r w:rsidR="00FC5880" w:rsidRPr="0050535F">
        <w:rPr>
          <w:rFonts w:cs="Times New Roman"/>
          <w:lang w:val="en-US"/>
        </w:rPr>
        <w:t xml:space="preserve">, </w:t>
      </w:r>
      <w:ins w:id="3877" w:author="Jose Luis Zofio Prieto [2]" w:date="2025-03-13T15:09:00Z">
        <w:r w:rsidR="006D1BFB">
          <w:rPr>
            <w:rFonts w:cs="Times New Roman"/>
            <w:lang w:val="en-US"/>
          </w:rPr>
          <w:t>because it</w:t>
        </w:r>
      </w:ins>
      <w:ins w:id="3878" w:author="Jose Luis Zofio Prieto [2]" w:date="2025-03-13T15:28:00Z">
        <w:r w:rsidR="00E3284F">
          <w:rPr>
            <w:rFonts w:cs="Times New Roman"/>
            <w:lang w:val="en-US"/>
          </w:rPr>
          <w:t>s</w:t>
        </w:r>
      </w:ins>
      <w:ins w:id="3879" w:author="Jose Luis Zofio Prieto [2]" w:date="2025-03-13T15:09:00Z">
        <w:r w:rsidR="006D1BFB">
          <w:rPr>
            <w:rFonts w:cs="Times New Roman"/>
            <w:lang w:val="en-US"/>
          </w:rPr>
          <w:t xml:space="preserve"> </w:t>
        </w:r>
      </w:ins>
      <w:ins w:id="3880" w:author="Jose Luis Zofio Prieto [2]" w:date="2025-03-13T15:10:00Z">
        <w:r w:rsidR="006D1BFB">
          <w:rPr>
            <w:rFonts w:cs="Times New Roman"/>
            <w:lang w:val="en-US"/>
          </w:rPr>
          <w:t>efficiency probability</w:t>
        </w:r>
      </w:ins>
      <w:ins w:id="3881" w:author="Jose Luis Zofio Prieto [2]" w:date="2025-03-13T15:28:00Z">
        <w:r w:rsidR="00E3284F">
          <w:rPr>
            <w:rFonts w:cs="Times New Roman"/>
            <w:lang w:val="en-US"/>
          </w:rPr>
          <w:t xml:space="preserve"> is much higher</w:t>
        </w:r>
      </w:ins>
      <w:ins w:id="3882" w:author="Jose Luis Zofio Prieto [2]" w:date="2025-03-13T15:10:00Z">
        <w:r w:rsidR="006D1BFB">
          <w:rPr>
            <w:rFonts w:cs="Times New Roman"/>
            <w:lang w:val="en-US"/>
          </w:rPr>
          <w:t>, 0.056</w:t>
        </w:r>
      </w:ins>
      <w:del w:id="3883" w:author="Jose Luis Zofio Prieto [2]" w:date="2025-03-13T15:28:00Z">
        <w:r w:rsidR="00FC5880" w:rsidRPr="0050535F" w:rsidDel="00E3284F">
          <w:rPr>
            <w:rFonts w:cs="Times New Roman"/>
            <w:lang w:val="en-US"/>
          </w:rPr>
          <w:delText>as shown by the percentage changes in brackets</w:delText>
        </w:r>
      </w:del>
      <w:r w:rsidR="00FC5880" w:rsidRPr="0050535F">
        <w:rPr>
          <w:rFonts w:cs="Times New Roman"/>
          <w:lang w:val="en-US"/>
        </w:rPr>
        <w:t>. This difference is further highlighted by the value</w:t>
      </w:r>
      <w:r w:rsidR="00021C5D" w:rsidRPr="0050535F">
        <w:rPr>
          <w:rFonts w:cs="Times New Roman"/>
          <w:lang w:val="en-US"/>
        </w:rPr>
        <w:t xml:space="preserve"> </w:t>
      </w:r>
      <w:r w:rsidR="00EB6266" w:rsidRPr="0050535F">
        <w:rPr>
          <w:position w:val="-10"/>
          <w:lang w:val="en-US"/>
        </w:rPr>
        <w:object w:dxaOrig="279" w:dyaOrig="340" w14:anchorId="6E25D6E2">
          <v:shape id="_x0000_i1186" type="#_x0000_t75" style="width:14.65pt;height:16.5pt" o:ole="">
            <v:imagedata r:id="rId312" o:title=""/>
          </v:shape>
          <o:OLEObject Type="Embed" ProgID="Equation.DSMT4" ShapeID="_x0000_i1186" DrawAspect="Content" ObjectID="_1803494240" r:id="rId313"/>
        </w:object>
      </w:r>
      <w:r w:rsidR="00FC5880" w:rsidRPr="0050535F">
        <w:rPr>
          <w:rFonts w:cs="Times New Roman"/>
          <w:lang w:val="en-US"/>
        </w:rPr>
        <w:t xml:space="preserve">, with DMU 37's </w:t>
      </w:r>
      <w:r w:rsidR="00EB6266" w:rsidRPr="0050535F">
        <w:rPr>
          <w:position w:val="-10"/>
          <w:lang w:val="en-US"/>
        </w:rPr>
        <w:object w:dxaOrig="279" w:dyaOrig="340" w14:anchorId="3E846232">
          <v:shape id="_x0000_i1187" type="#_x0000_t75" style="width:14.65pt;height:16.5pt" o:ole="">
            <v:imagedata r:id="rId267" o:title=""/>
          </v:shape>
          <o:OLEObject Type="Embed" ProgID="Equation.DSMT4" ShapeID="_x0000_i1187" DrawAspect="Content" ObjectID="_1803494241" r:id="rId314"/>
        </w:object>
      </w:r>
      <w:r w:rsidR="00FC5880" w:rsidRPr="0050535F">
        <w:rPr>
          <w:rFonts w:cs="Times New Roman"/>
          <w:lang w:val="en-US"/>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Change w:id="3884" w:author="Jose Luis Zofio Prieto [2]" w:date="2025-03-13T15:01:00Z">
          <w:tblPr>
            <w:tblW w:w="8656" w:type="dxa"/>
            <w:tblCellMar>
              <w:left w:w="70" w:type="dxa"/>
              <w:right w:w="70" w:type="dxa"/>
            </w:tblCellMar>
            <w:tblLook w:val="04A0" w:firstRow="1" w:lastRow="0" w:firstColumn="1" w:lastColumn="0" w:noHBand="0" w:noVBand="1"/>
          </w:tblPr>
        </w:tblPrChange>
      </w:tblPr>
      <w:tblGrid>
        <w:gridCol w:w="1914"/>
        <w:gridCol w:w="1235"/>
        <w:gridCol w:w="1058"/>
        <w:gridCol w:w="1085"/>
        <w:gridCol w:w="1077"/>
        <w:gridCol w:w="1189"/>
        <w:gridCol w:w="812"/>
        <w:tblGridChange w:id="3885">
          <w:tblGrid>
            <w:gridCol w:w="90"/>
            <w:gridCol w:w="90"/>
            <w:gridCol w:w="1734"/>
            <w:gridCol w:w="90"/>
            <w:gridCol w:w="1235"/>
            <w:gridCol w:w="1058"/>
            <w:gridCol w:w="995"/>
            <w:gridCol w:w="90"/>
            <w:gridCol w:w="1077"/>
            <w:gridCol w:w="1189"/>
            <w:gridCol w:w="722"/>
            <w:gridCol w:w="90"/>
            <w:gridCol w:w="376"/>
          </w:tblGrid>
        </w:tblGridChange>
      </w:tblGrid>
      <w:tr w:rsidR="000D7C2B" w:rsidRPr="0050535F" w14:paraId="5379948E" w14:textId="77777777" w:rsidTr="00F85EF4">
        <w:trPr>
          <w:trHeight w:val="300"/>
          <w:trPrChange w:id="3886" w:author="Jose Luis Zofio Prieto [2]" w:date="2025-03-13T15:01:00Z">
            <w:trPr>
              <w:gridBefore w:val="2"/>
              <w:trHeight w:val="300"/>
            </w:trPr>
          </w:trPrChange>
        </w:trPr>
        <w:tc>
          <w:tcPr>
            <w:tcW w:w="1914" w:type="dxa"/>
            <w:tcBorders>
              <w:left w:val="nil"/>
              <w:right w:val="single" w:sz="4" w:space="0" w:color="auto"/>
            </w:tcBorders>
            <w:shd w:val="clear" w:color="auto" w:fill="auto"/>
            <w:noWrap/>
            <w:vAlign w:val="bottom"/>
            <w:hideMark/>
            <w:tcPrChange w:id="3887" w:author="Jose Luis Zofio Prieto [2]" w:date="2025-03-13T15:01:00Z">
              <w:tcPr>
                <w:tcW w:w="1824" w:type="dxa"/>
                <w:gridSpan w:val="2"/>
                <w:tcBorders>
                  <w:left w:val="nil"/>
                  <w:bottom w:val="nil"/>
                  <w:right w:val="nil"/>
                </w:tcBorders>
                <w:shd w:val="clear" w:color="auto" w:fill="auto"/>
                <w:noWrap/>
                <w:vAlign w:val="bottom"/>
                <w:hideMark/>
              </w:tcPr>
            </w:tcPrChange>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Change w:id="3888" w:author="Jose Luis Zofio Prieto [2]" w:date="2025-03-13T15:01:00Z">
              <w:tcPr>
                <w:tcW w:w="3378" w:type="dxa"/>
                <w:gridSpan w:val="4"/>
                <w:tcBorders>
                  <w:left w:val="nil"/>
                  <w:bottom w:val="single" w:sz="4" w:space="0" w:color="auto"/>
                  <w:right w:val="nil"/>
                </w:tcBorders>
                <w:shd w:val="clear" w:color="auto" w:fill="auto"/>
                <w:noWrap/>
                <w:vAlign w:val="bottom"/>
                <w:hideMark/>
              </w:tcPr>
            </w:tcPrChange>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Change w:id="3889" w:author="Jose Luis Zofio Prieto [2]" w:date="2025-03-13T15:01:00Z">
              <w:tcPr>
                <w:tcW w:w="3454" w:type="dxa"/>
                <w:gridSpan w:val="5"/>
                <w:tcBorders>
                  <w:left w:val="nil"/>
                  <w:bottom w:val="single" w:sz="4" w:space="0" w:color="auto"/>
                  <w:right w:val="nil"/>
                </w:tcBorders>
                <w:shd w:val="clear" w:color="auto" w:fill="auto"/>
                <w:noWrap/>
                <w:vAlign w:val="bottom"/>
                <w:hideMark/>
              </w:tcPr>
            </w:tcPrChange>
          </w:tcPr>
          <w:p w14:paraId="4B749B60" w14:textId="04948FA6" w:rsidR="000D7C2B" w:rsidRPr="0050535F" w:rsidRDefault="0014290C">
            <w:pPr>
              <w:spacing w:after="0" w:line="360" w:lineRule="auto"/>
              <w:rPr>
                <w:rFonts w:eastAsia="Times New Roman" w:cs="Times New Roman"/>
                <w:color w:val="000000"/>
                <w:kern w:val="0"/>
                <w:lang w:val="en-US" w:eastAsia="es-ES"/>
                <w14:ligatures w14:val="none"/>
              </w:rPr>
              <w:pPrChange w:id="3890" w:author="Jose Luis Zofio Prieto" w:date="2025-03-12T18:55:00Z">
                <w:pPr>
                  <w:spacing w:after="0" w:line="360" w:lineRule="auto"/>
                  <w:jc w:val="center"/>
                </w:pPr>
              </w:pPrChange>
            </w:pPr>
            <w:ins w:id="3891" w:author="Jose Luis Zofio Prieto" w:date="2025-03-12T18:55:00Z">
              <w:r>
                <w:rPr>
                  <w:rFonts w:eastAsia="Times New Roman" w:cs="Times New Roman"/>
                  <w:color w:val="000000"/>
                  <w:kern w:val="0"/>
                  <w:lang w:val="en-US" w:eastAsia="es-ES"/>
                  <w14:ligatures w14:val="none"/>
                </w:rPr>
                <w:t xml:space="preserve">                  </w:t>
              </w:r>
            </w:ins>
            <w:r w:rsidR="000D7C2B" w:rsidRPr="0050535F">
              <w:rPr>
                <w:rFonts w:eastAsia="Times New Roman" w:cs="Times New Roman"/>
                <w:color w:val="000000"/>
                <w:kern w:val="0"/>
                <w:lang w:val="en-US" w:eastAsia="es-ES"/>
                <w14:ligatures w14:val="none"/>
              </w:rPr>
              <w:t>DMU 37</w:t>
            </w:r>
          </w:p>
        </w:tc>
      </w:tr>
      <w:tr w:rsidR="00621435" w:rsidRPr="0050535F" w14:paraId="3A353991" w14:textId="77777777" w:rsidTr="00F85EF4">
        <w:trPr>
          <w:trHeight w:val="300"/>
          <w:trPrChange w:id="3892" w:author="Jose Luis Zofio Prieto [2]" w:date="2025-03-13T15:01:00Z">
            <w:trPr>
              <w:gridBefore w:val="2"/>
              <w:trHeight w:val="300"/>
            </w:trPr>
          </w:trPrChange>
        </w:trPr>
        <w:tc>
          <w:tcPr>
            <w:tcW w:w="1914" w:type="dxa"/>
            <w:tcBorders>
              <w:top w:val="nil"/>
              <w:left w:val="nil"/>
              <w:bottom w:val="single" w:sz="4" w:space="0" w:color="auto"/>
              <w:right w:val="single" w:sz="4" w:space="0" w:color="auto"/>
            </w:tcBorders>
            <w:shd w:val="clear" w:color="auto" w:fill="auto"/>
            <w:noWrap/>
            <w:vAlign w:val="bottom"/>
            <w:hideMark/>
            <w:tcPrChange w:id="3893" w:author="Jose Luis Zofio Prieto [2]" w:date="2025-03-13T15:01:00Z">
              <w:tcPr>
                <w:tcW w:w="1824" w:type="dxa"/>
                <w:gridSpan w:val="2"/>
                <w:tcBorders>
                  <w:top w:val="nil"/>
                  <w:left w:val="nil"/>
                  <w:bottom w:val="single" w:sz="4" w:space="0" w:color="auto"/>
                  <w:right w:val="nil"/>
                </w:tcBorders>
                <w:shd w:val="clear" w:color="auto" w:fill="auto"/>
                <w:noWrap/>
                <w:vAlign w:val="bottom"/>
                <w:hideMark/>
              </w:tcPr>
            </w:tcPrChange>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Change w:id="3894" w:author="Jose Luis Zofio Prieto [2]" w:date="2025-03-13T15:01:00Z">
              <w:tcPr>
                <w:tcW w:w="1235" w:type="dxa"/>
                <w:tcBorders>
                  <w:top w:val="single" w:sz="4" w:space="0" w:color="auto"/>
                  <w:left w:val="nil"/>
                  <w:bottom w:val="single" w:sz="4" w:space="0" w:color="auto"/>
                  <w:right w:val="nil"/>
                </w:tcBorders>
                <w:shd w:val="clear" w:color="auto" w:fill="auto"/>
                <w:noWrap/>
                <w:vAlign w:val="bottom"/>
                <w:hideMark/>
              </w:tcPr>
            </w:tcPrChange>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Change w:id="3895" w:author="Jose Luis Zofio Prieto [2]" w:date="2025-03-13T15:01:00Z">
              <w:tcPr>
                <w:tcW w:w="1058" w:type="dxa"/>
                <w:tcBorders>
                  <w:top w:val="single" w:sz="4" w:space="0" w:color="auto"/>
                  <w:left w:val="nil"/>
                  <w:bottom w:val="single" w:sz="4" w:space="0" w:color="auto"/>
                  <w:right w:val="nil"/>
                </w:tcBorders>
                <w:shd w:val="clear" w:color="auto" w:fill="auto"/>
                <w:noWrap/>
                <w:vAlign w:val="bottom"/>
                <w:hideMark/>
              </w:tcPr>
            </w:tcPrChange>
          </w:tcPr>
          <w:p w14:paraId="2DB5E62D" w14:textId="2655B45A" w:rsidR="00196629" w:rsidRPr="0050535F" w:rsidRDefault="00367EF8"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Target</w:t>
            </w:r>
            <w:ins w:id="3896" w:author="Jose Luis Zofio Prieto [2]" w:date="2025-03-13T15:07:00Z">
              <w:r w:rsidR="002F4D00">
                <w:rPr>
                  <w:rFonts w:eastAsia="Times New Roman" w:cs="Times New Roman"/>
                  <w:color w:val="000000"/>
                  <w:kern w:val="0"/>
                  <w:lang w:val="en-US" w:eastAsia="es-ES"/>
                  <w14:ligatures w14:val="none"/>
                </w:rPr>
                <w:t xml:space="preserve"> (#18)</w:t>
              </w:r>
            </w:ins>
          </w:p>
        </w:tc>
        <w:tc>
          <w:tcPr>
            <w:tcW w:w="1085" w:type="dxa"/>
            <w:tcBorders>
              <w:top w:val="single" w:sz="4" w:space="0" w:color="auto"/>
              <w:left w:val="nil"/>
              <w:bottom w:val="single" w:sz="4" w:space="0" w:color="auto"/>
              <w:right w:val="single" w:sz="4" w:space="0" w:color="auto"/>
            </w:tcBorders>
            <w:shd w:val="clear" w:color="auto" w:fill="auto"/>
            <w:noWrap/>
            <w:vAlign w:val="bottom"/>
            <w:hideMark/>
            <w:tcPrChange w:id="3897" w:author="Jose Luis Zofio Prieto [2]" w:date="2025-03-13T15:01:00Z">
              <w:tcPr>
                <w:tcW w:w="1085" w:type="dxa"/>
                <w:gridSpan w:val="2"/>
                <w:tcBorders>
                  <w:top w:val="single" w:sz="4" w:space="0" w:color="auto"/>
                  <w:left w:val="nil"/>
                  <w:bottom w:val="single" w:sz="4" w:space="0" w:color="auto"/>
                  <w:right w:val="nil"/>
                </w:tcBorders>
                <w:shd w:val="clear" w:color="auto" w:fill="auto"/>
                <w:noWrap/>
                <w:vAlign w:val="bottom"/>
                <w:hideMark/>
              </w:tcPr>
            </w:tcPrChange>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Change w:id="3898" w:author="Jose Luis Zofio Prieto [2]" w:date="2025-03-13T15:01:00Z">
              <w:tcPr>
                <w:tcW w:w="1077" w:type="dxa"/>
                <w:tcBorders>
                  <w:top w:val="single" w:sz="4" w:space="0" w:color="auto"/>
                  <w:left w:val="nil"/>
                  <w:bottom w:val="single" w:sz="4" w:space="0" w:color="auto"/>
                  <w:right w:val="nil"/>
                </w:tcBorders>
                <w:shd w:val="clear" w:color="auto" w:fill="auto"/>
                <w:noWrap/>
                <w:vAlign w:val="bottom"/>
                <w:hideMark/>
              </w:tcPr>
            </w:tcPrChange>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Change w:id="3899" w:author="Jose Luis Zofio Prieto [2]" w:date="2025-03-13T15:01:00Z">
              <w:tcPr>
                <w:tcW w:w="1189" w:type="dxa"/>
                <w:tcBorders>
                  <w:top w:val="single" w:sz="4" w:space="0" w:color="auto"/>
                  <w:left w:val="nil"/>
                  <w:bottom w:val="single" w:sz="4" w:space="0" w:color="auto"/>
                  <w:right w:val="nil"/>
                </w:tcBorders>
                <w:shd w:val="clear" w:color="auto" w:fill="auto"/>
                <w:noWrap/>
                <w:vAlign w:val="bottom"/>
                <w:hideMark/>
              </w:tcPr>
            </w:tcPrChange>
          </w:tcPr>
          <w:p w14:paraId="1892E94C" w14:textId="77777777" w:rsidR="00196629" w:rsidRDefault="00367EF8" w:rsidP="00DF3B00">
            <w:pPr>
              <w:spacing w:after="0" w:line="360" w:lineRule="auto"/>
              <w:jc w:val="left"/>
              <w:rPr>
                <w:ins w:id="3900" w:author="Jose Luis Zofio Prieto [2]" w:date="2025-03-13T15:07:00Z"/>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Target</w:t>
            </w:r>
          </w:p>
          <w:p w14:paraId="3D263F8C" w14:textId="087BA6F4" w:rsidR="002F4D00" w:rsidRPr="0050535F" w:rsidRDefault="002F4D00" w:rsidP="00DF3B00">
            <w:pPr>
              <w:spacing w:after="0" w:line="360" w:lineRule="auto"/>
              <w:jc w:val="left"/>
              <w:rPr>
                <w:rFonts w:eastAsia="Times New Roman" w:cs="Times New Roman"/>
                <w:color w:val="000000"/>
                <w:kern w:val="0"/>
                <w:lang w:val="en-US" w:eastAsia="es-ES"/>
                <w14:ligatures w14:val="none"/>
              </w:rPr>
            </w:pPr>
            <w:ins w:id="3901" w:author="Jose Luis Zofio Prieto [2]" w:date="2025-03-13T15:07:00Z">
              <w:r w:rsidRPr="002F4D00">
                <w:rPr>
                  <w:rFonts w:eastAsia="Times New Roman" w:cs="Times New Roman"/>
                  <w:color w:val="FF0000"/>
                  <w:kern w:val="0"/>
                  <w:lang w:val="en-US" w:eastAsia="es-ES"/>
                  <w14:ligatures w14:val="none"/>
                  <w:rPrChange w:id="3902" w:author="Jose Luis Zofio Prieto [2]" w:date="2025-03-13T15:07:00Z">
                    <w:rPr>
                      <w:rFonts w:eastAsia="Times New Roman" w:cs="Times New Roman"/>
                      <w:color w:val="000000"/>
                      <w:kern w:val="0"/>
                      <w:lang w:val="en-US" w:eastAsia="es-ES"/>
                      <w14:ligatures w14:val="none"/>
                    </w:rPr>
                  </w:rPrChange>
                </w:rPr>
                <w:t>(#XX)</w:t>
              </w:r>
            </w:ins>
          </w:p>
        </w:tc>
        <w:tc>
          <w:tcPr>
            <w:tcW w:w="812" w:type="dxa"/>
            <w:tcBorders>
              <w:top w:val="single" w:sz="4" w:space="0" w:color="auto"/>
              <w:left w:val="nil"/>
              <w:bottom w:val="single" w:sz="4" w:space="0" w:color="auto"/>
              <w:right w:val="nil"/>
            </w:tcBorders>
            <w:shd w:val="clear" w:color="auto" w:fill="auto"/>
            <w:noWrap/>
            <w:vAlign w:val="bottom"/>
            <w:hideMark/>
            <w:tcPrChange w:id="3903" w:author="Jose Luis Zofio Prieto [2]" w:date="2025-03-13T15:01:00Z">
              <w:tcPr>
                <w:tcW w:w="1188" w:type="dxa"/>
                <w:gridSpan w:val="3"/>
                <w:tcBorders>
                  <w:top w:val="single" w:sz="4" w:space="0" w:color="auto"/>
                  <w:left w:val="nil"/>
                  <w:bottom w:val="single" w:sz="4" w:space="0" w:color="auto"/>
                  <w:right w:val="nil"/>
                </w:tcBorders>
                <w:shd w:val="clear" w:color="auto" w:fill="auto"/>
                <w:noWrap/>
                <w:vAlign w:val="bottom"/>
                <w:hideMark/>
              </w:tcPr>
            </w:tcPrChange>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F85EF4">
        <w:trPr>
          <w:trHeight w:val="300"/>
          <w:trPrChange w:id="3904"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05"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Change w:id="3906" w:author="Jose Luis Zofio Prieto [2]" w:date="2025-03-13T15:01:00Z">
              <w:tcPr>
                <w:tcW w:w="1235" w:type="dxa"/>
                <w:tcBorders>
                  <w:top w:val="nil"/>
                  <w:left w:val="nil"/>
                  <w:bottom w:val="nil"/>
                  <w:right w:val="nil"/>
                </w:tcBorders>
                <w:shd w:val="clear" w:color="auto" w:fill="auto"/>
                <w:noWrap/>
                <w:vAlign w:val="bottom"/>
                <w:hideMark/>
              </w:tcPr>
            </w:tcPrChange>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Change w:id="3907" w:author="Jose Luis Zofio Prieto [2]" w:date="2025-03-13T15:01:00Z">
              <w:tcPr>
                <w:tcW w:w="1058" w:type="dxa"/>
                <w:tcBorders>
                  <w:top w:val="nil"/>
                  <w:left w:val="nil"/>
                  <w:bottom w:val="nil"/>
                  <w:right w:val="nil"/>
                </w:tcBorders>
                <w:shd w:val="clear" w:color="auto" w:fill="auto"/>
                <w:noWrap/>
                <w:vAlign w:val="bottom"/>
                <w:hideMark/>
              </w:tcPr>
            </w:tcPrChange>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Change w:id="3908"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162BD4D7" w14:textId="2313FF3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-0.06</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09" w:author="Jose Luis Zofio Prieto [2]" w:date="2025-03-13T15:01:00Z">
              <w:tcPr>
                <w:tcW w:w="1077" w:type="dxa"/>
                <w:tcBorders>
                  <w:top w:val="nil"/>
                  <w:left w:val="nil"/>
                  <w:bottom w:val="nil"/>
                  <w:right w:val="nil"/>
                </w:tcBorders>
                <w:shd w:val="clear" w:color="auto" w:fill="auto"/>
                <w:noWrap/>
                <w:vAlign w:val="bottom"/>
                <w:hideMark/>
              </w:tcPr>
            </w:tcPrChange>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Change w:id="3910" w:author="Jose Luis Zofio Prieto [2]" w:date="2025-03-13T15:01:00Z">
              <w:tcPr>
                <w:tcW w:w="1189" w:type="dxa"/>
                <w:tcBorders>
                  <w:top w:val="nil"/>
                  <w:left w:val="nil"/>
                  <w:bottom w:val="nil"/>
                  <w:right w:val="nil"/>
                </w:tcBorders>
                <w:shd w:val="clear" w:color="auto" w:fill="auto"/>
                <w:noWrap/>
                <w:vAlign w:val="bottom"/>
                <w:hideMark/>
              </w:tcPr>
            </w:tcPrChange>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Change w:id="3911"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1CAE4CBF" w14:textId="7B10017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-0.17</w:t>
            </w:r>
            <w:r w:rsidRPr="0050535F">
              <w:rPr>
                <w:rFonts w:eastAsia="Times New Roman" w:cs="Times New Roman"/>
                <w:color w:val="000000"/>
                <w:kern w:val="0"/>
                <w:lang w:val="en-US" w:eastAsia="es-ES"/>
                <w14:ligatures w14:val="none"/>
              </w:rPr>
              <w:t>)</w:t>
            </w:r>
          </w:p>
        </w:tc>
      </w:tr>
      <w:tr w:rsidR="00621435" w:rsidRPr="0050535F" w14:paraId="4E1F589E" w14:textId="77777777" w:rsidTr="00F85EF4">
        <w:trPr>
          <w:trHeight w:val="300"/>
          <w:trPrChange w:id="3912"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13"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Change w:id="3914" w:author="Jose Luis Zofio Prieto [2]" w:date="2025-03-13T15:01:00Z">
              <w:tcPr>
                <w:tcW w:w="1235" w:type="dxa"/>
                <w:tcBorders>
                  <w:top w:val="nil"/>
                  <w:left w:val="nil"/>
                  <w:bottom w:val="nil"/>
                  <w:right w:val="nil"/>
                </w:tcBorders>
                <w:shd w:val="clear" w:color="auto" w:fill="auto"/>
                <w:noWrap/>
                <w:vAlign w:val="bottom"/>
                <w:hideMark/>
              </w:tcPr>
            </w:tcPrChange>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Change w:id="3915" w:author="Jose Luis Zofio Prieto [2]" w:date="2025-03-13T15:01:00Z">
              <w:tcPr>
                <w:tcW w:w="1058" w:type="dxa"/>
                <w:tcBorders>
                  <w:top w:val="nil"/>
                  <w:left w:val="nil"/>
                  <w:bottom w:val="nil"/>
                  <w:right w:val="nil"/>
                </w:tcBorders>
                <w:shd w:val="clear" w:color="auto" w:fill="auto"/>
                <w:noWrap/>
                <w:vAlign w:val="bottom"/>
                <w:hideMark/>
              </w:tcPr>
            </w:tcPrChange>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Change w:id="3916"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689BE9DD" w14:textId="35E8125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-0.07</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17" w:author="Jose Luis Zofio Prieto [2]" w:date="2025-03-13T15:01:00Z">
              <w:tcPr>
                <w:tcW w:w="1077" w:type="dxa"/>
                <w:tcBorders>
                  <w:top w:val="nil"/>
                  <w:left w:val="nil"/>
                  <w:bottom w:val="nil"/>
                  <w:right w:val="nil"/>
                </w:tcBorders>
                <w:shd w:val="clear" w:color="auto" w:fill="auto"/>
                <w:noWrap/>
                <w:vAlign w:val="bottom"/>
                <w:hideMark/>
              </w:tcPr>
            </w:tcPrChange>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Change w:id="3918" w:author="Jose Luis Zofio Prieto [2]" w:date="2025-03-13T15:01:00Z">
              <w:tcPr>
                <w:tcW w:w="1189" w:type="dxa"/>
                <w:tcBorders>
                  <w:top w:val="nil"/>
                  <w:left w:val="nil"/>
                  <w:bottom w:val="nil"/>
                  <w:right w:val="nil"/>
                </w:tcBorders>
                <w:shd w:val="clear" w:color="auto" w:fill="auto"/>
                <w:noWrap/>
                <w:vAlign w:val="bottom"/>
                <w:hideMark/>
              </w:tcPr>
            </w:tcPrChange>
          </w:tcPr>
          <w:p w14:paraId="646ACA9F" w14:textId="732E3A5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Change w:id="3919"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6FEC0F99" w14:textId="003136CD"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-0.61</w:t>
            </w:r>
            <w:r w:rsidRPr="0050535F">
              <w:rPr>
                <w:rFonts w:eastAsia="Times New Roman" w:cs="Times New Roman"/>
                <w:color w:val="000000"/>
                <w:kern w:val="0"/>
                <w:lang w:val="en-US" w:eastAsia="es-ES"/>
                <w14:ligatures w14:val="none"/>
              </w:rPr>
              <w:t>)</w:t>
            </w:r>
          </w:p>
        </w:tc>
      </w:tr>
      <w:tr w:rsidR="00621435" w:rsidRPr="0050535F" w14:paraId="3CE2BCB8" w14:textId="77777777" w:rsidTr="00F85EF4">
        <w:trPr>
          <w:trHeight w:val="300"/>
          <w:trPrChange w:id="3920"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21"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Change w:id="3922" w:author="Jose Luis Zofio Prieto [2]" w:date="2025-03-13T15:01:00Z">
              <w:tcPr>
                <w:tcW w:w="1235" w:type="dxa"/>
                <w:tcBorders>
                  <w:top w:val="nil"/>
                  <w:left w:val="nil"/>
                  <w:bottom w:val="nil"/>
                  <w:right w:val="nil"/>
                </w:tcBorders>
                <w:shd w:val="clear" w:color="auto" w:fill="auto"/>
                <w:noWrap/>
                <w:vAlign w:val="bottom"/>
                <w:hideMark/>
              </w:tcPr>
            </w:tcPrChange>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Change w:id="3923" w:author="Jose Luis Zofio Prieto [2]" w:date="2025-03-13T15:01:00Z">
              <w:tcPr>
                <w:tcW w:w="1058" w:type="dxa"/>
                <w:tcBorders>
                  <w:top w:val="nil"/>
                  <w:left w:val="nil"/>
                  <w:bottom w:val="nil"/>
                  <w:right w:val="nil"/>
                </w:tcBorders>
                <w:shd w:val="clear" w:color="auto" w:fill="auto"/>
                <w:noWrap/>
                <w:vAlign w:val="bottom"/>
                <w:hideMark/>
              </w:tcPr>
            </w:tcPrChange>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Change w:id="3924"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11A01EFC" w14:textId="06EFBB1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-0.04</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25" w:author="Jose Luis Zofio Prieto [2]" w:date="2025-03-13T15:01:00Z">
              <w:tcPr>
                <w:tcW w:w="1077" w:type="dxa"/>
                <w:tcBorders>
                  <w:top w:val="nil"/>
                  <w:left w:val="nil"/>
                  <w:bottom w:val="nil"/>
                  <w:right w:val="nil"/>
                </w:tcBorders>
                <w:shd w:val="clear" w:color="auto" w:fill="auto"/>
                <w:noWrap/>
                <w:vAlign w:val="bottom"/>
                <w:hideMark/>
              </w:tcPr>
            </w:tcPrChange>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Change w:id="3926" w:author="Jose Luis Zofio Prieto [2]" w:date="2025-03-13T15:01:00Z">
              <w:tcPr>
                <w:tcW w:w="1189" w:type="dxa"/>
                <w:tcBorders>
                  <w:top w:val="nil"/>
                  <w:left w:val="nil"/>
                  <w:bottom w:val="nil"/>
                  <w:right w:val="nil"/>
                </w:tcBorders>
                <w:shd w:val="clear" w:color="auto" w:fill="auto"/>
                <w:noWrap/>
                <w:vAlign w:val="bottom"/>
                <w:hideMark/>
              </w:tcPr>
            </w:tcPrChange>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Change w:id="3927"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075E0497" w14:textId="45B9B3BD"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-0.14</w:t>
            </w:r>
            <w:r w:rsidRPr="0050535F">
              <w:rPr>
                <w:rFonts w:eastAsia="Times New Roman" w:cs="Times New Roman"/>
                <w:color w:val="000000"/>
                <w:kern w:val="0"/>
                <w:lang w:val="en-US" w:eastAsia="es-ES"/>
                <w14:ligatures w14:val="none"/>
              </w:rPr>
              <w:t>)</w:t>
            </w:r>
          </w:p>
        </w:tc>
      </w:tr>
      <w:tr w:rsidR="00621435" w:rsidRPr="0050535F" w14:paraId="48A12E96" w14:textId="77777777" w:rsidTr="00F85EF4">
        <w:trPr>
          <w:trHeight w:val="300"/>
          <w:trPrChange w:id="3928" w:author="Jose Luis Zofio Prieto [2]" w:date="2025-03-13T15:01:00Z">
            <w:trPr>
              <w:gridBefore w:val="2"/>
              <w:trHeight w:val="300"/>
            </w:trPr>
          </w:trPrChange>
        </w:trPr>
        <w:tc>
          <w:tcPr>
            <w:tcW w:w="1914" w:type="dxa"/>
            <w:tcBorders>
              <w:top w:val="nil"/>
              <w:left w:val="nil"/>
              <w:right w:val="single" w:sz="4" w:space="0" w:color="auto"/>
            </w:tcBorders>
            <w:shd w:val="clear" w:color="auto" w:fill="auto"/>
            <w:noWrap/>
            <w:vAlign w:val="bottom"/>
            <w:hideMark/>
            <w:tcPrChange w:id="3929"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616EAA98" w14:textId="2719FB6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del w:id="3930" w:author="Jose Luis Zofio Prieto [2]" w:date="2025-03-13T14:09:00Z">
              <w:r w:rsidRPr="0050535F" w:rsidDel="00D546AF">
                <w:rPr>
                  <w:rFonts w:eastAsia="Times New Roman" w:cs="Times New Roman"/>
                  <w:color w:val="000000"/>
                  <w:kern w:val="0"/>
                  <w:lang w:val="en-US" w:eastAsia="es-ES"/>
                  <w14:ligatures w14:val="none"/>
                </w:rPr>
                <w:delText>Personal</w:delText>
              </w:r>
            </w:del>
            <w:ins w:id="3931" w:author="Jose Luis Zofio Prieto [2]" w:date="2025-03-13T14:09:00Z">
              <w:r w:rsidR="00D546AF">
                <w:rPr>
                  <w:rFonts w:eastAsia="Times New Roman" w:cs="Times New Roman"/>
                  <w:color w:val="000000"/>
                  <w:kern w:val="0"/>
                  <w:lang w:val="en-US" w:eastAsia="es-ES"/>
                  <w14:ligatures w14:val="none"/>
                </w:rPr>
                <w:t>Personnel</w:t>
              </w:r>
            </w:ins>
            <w:r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Change w:id="3932" w:author="Jose Luis Zofio Prieto [2]" w:date="2025-03-13T15:01:00Z">
              <w:tcPr>
                <w:tcW w:w="1235" w:type="dxa"/>
                <w:tcBorders>
                  <w:top w:val="nil"/>
                  <w:left w:val="nil"/>
                  <w:bottom w:val="nil"/>
                  <w:right w:val="nil"/>
                </w:tcBorders>
                <w:shd w:val="clear" w:color="auto" w:fill="auto"/>
                <w:noWrap/>
                <w:vAlign w:val="bottom"/>
                <w:hideMark/>
              </w:tcPr>
            </w:tcPrChange>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Change w:id="3933" w:author="Jose Luis Zofio Prieto [2]" w:date="2025-03-13T15:01:00Z">
              <w:tcPr>
                <w:tcW w:w="1058" w:type="dxa"/>
                <w:tcBorders>
                  <w:top w:val="nil"/>
                  <w:left w:val="nil"/>
                  <w:bottom w:val="nil"/>
                  <w:right w:val="nil"/>
                </w:tcBorders>
                <w:shd w:val="clear" w:color="auto" w:fill="auto"/>
                <w:noWrap/>
                <w:vAlign w:val="bottom"/>
                <w:hideMark/>
              </w:tcPr>
            </w:tcPrChange>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Change w:id="3934"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3DD1A8F9" w14:textId="1796957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0.00</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35" w:author="Jose Luis Zofio Prieto [2]" w:date="2025-03-13T15:01:00Z">
              <w:tcPr>
                <w:tcW w:w="1077" w:type="dxa"/>
                <w:tcBorders>
                  <w:top w:val="nil"/>
                  <w:left w:val="nil"/>
                  <w:bottom w:val="nil"/>
                  <w:right w:val="nil"/>
                </w:tcBorders>
                <w:shd w:val="clear" w:color="auto" w:fill="auto"/>
                <w:noWrap/>
                <w:vAlign w:val="bottom"/>
                <w:hideMark/>
              </w:tcPr>
            </w:tcPrChange>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Change w:id="3936" w:author="Jose Luis Zofio Prieto [2]" w:date="2025-03-13T15:01:00Z">
              <w:tcPr>
                <w:tcW w:w="1189" w:type="dxa"/>
                <w:tcBorders>
                  <w:top w:val="nil"/>
                  <w:left w:val="nil"/>
                  <w:bottom w:val="nil"/>
                  <w:right w:val="nil"/>
                </w:tcBorders>
                <w:shd w:val="clear" w:color="auto" w:fill="auto"/>
                <w:noWrap/>
                <w:vAlign w:val="bottom"/>
                <w:hideMark/>
              </w:tcPr>
            </w:tcPrChange>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Change w:id="3937"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2CAB7480" w14:textId="28BF15F2"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0.00</w:t>
            </w:r>
            <w:r w:rsidRPr="0050535F">
              <w:rPr>
                <w:rFonts w:eastAsia="Times New Roman" w:cs="Times New Roman"/>
                <w:color w:val="000000"/>
                <w:kern w:val="0"/>
                <w:lang w:val="en-US" w:eastAsia="es-ES"/>
                <w14:ligatures w14:val="none"/>
              </w:rPr>
              <w:t>)</w:t>
            </w:r>
          </w:p>
        </w:tc>
      </w:tr>
      <w:tr w:rsidR="00621435" w:rsidRPr="0050535F" w14:paraId="66F2FD13" w14:textId="77777777" w:rsidTr="00F85EF4">
        <w:trPr>
          <w:trHeight w:val="300"/>
          <w:trPrChange w:id="3938" w:author="Jose Luis Zofio Prieto [2]" w:date="2025-03-13T15:01:00Z">
            <w:trPr>
              <w:gridBefore w:val="2"/>
              <w:trHeight w:val="300"/>
            </w:trPr>
          </w:trPrChange>
        </w:trPr>
        <w:tc>
          <w:tcPr>
            <w:tcW w:w="1914" w:type="dxa"/>
            <w:tcBorders>
              <w:top w:val="nil"/>
              <w:left w:val="nil"/>
              <w:right w:val="single" w:sz="4" w:space="0" w:color="auto"/>
            </w:tcBorders>
            <w:shd w:val="clear" w:color="auto" w:fill="auto"/>
            <w:noWrap/>
            <w:vAlign w:val="bottom"/>
            <w:hideMark/>
            <w:tcPrChange w:id="3939"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Change w:id="3940" w:author="Jose Luis Zofio Prieto [2]" w:date="2025-03-13T15:01:00Z">
              <w:tcPr>
                <w:tcW w:w="1235" w:type="dxa"/>
                <w:tcBorders>
                  <w:top w:val="nil"/>
                  <w:left w:val="nil"/>
                  <w:bottom w:val="nil"/>
                  <w:right w:val="nil"/>
                </w:tcBorders>
                <w:shd w:val="clear" w:color="auto" w:fill="auto"/>
                <w:noWrap/>
                <w:vAlign w:val="bottom"/>
                <w:hideMark/>
              </w:tcPr>
            </w:tcPrChange>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Change w:id="3941" w:author="Jose Luis Zofio Prieto [2]" w:date="2025-03-13T15:01:00Z">
              <w:tcPr>
                <w:tcW w:w="1058" w:type="dxa"/>
                <w:tcBorders>
                  <w:top w:val="nil"/>
                  <w:left w:val="nil"/>
                  <w:bottom w:val="nil"/>
                  <w:right w:val="nil"/>
                </w:tcBorders>
                <w:shd w:val="clear" w:color="auto" w:fill="auto"/>
                <w:noWrap/>
                <w:vAlign w:val="bottom"/>
                <w:hideMark/>
              </w:tcPr>
            </w:tcPrChange>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Change w:id="3942"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69F9BFCB" w14:textId="0694DAB2"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0.12</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Change w:id="3943" w:author="Jose Luis Zofio Prieto [2]" w:date="2025-03-13T15:01:00Z">
              <w:tcPr>
                <w:tcW w:w="1077" w:type="dxa"/>
                <w:tcBorders>
                  <w:top w:val="nil"/>
                  <w:left w:val="nil"/>
                  <w:bottom w:val="nil"/>
                  <w:right w:val="nil"/>
                </w:tcBorders>
                <w:shd w:val="clear" w:color="auto" w:fill="auto"/>
                <w:noWrap/>
                <w:vAlign w:val="bottom"/>
                <w:hideMark/>
              </w:tcPr>
            </w:tcPrChange>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Change w:id="3944" w:author="Jose Luis Zofio Prieto [2]" w:date="2025-03-13T15:01:00Z">
              <w:tcPr>
                <w:tcW w:w="1189" w:type="dxa"/>
                <w:tcBorders>
                  <w:top w:val="nil"/>
                  <w:left w:val="nil"/>
                  <w:bottom w:val="nil"/>
                  <w:right w:val="nil"/>
                </w:tcBorders>
                <w:shd w:val="clear" w:color="auto" w:fill="auto"/>
                <w:noWrap/>
                <w:vAlign w:val="bottom"/>
                <w:hideMark/>
              </w:tcPr>
            </w:tcPrChange>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Change w:id="3945"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722DED3C" w14:textId="51E7128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0.96</w:t>
            </w:r>
            <w:r w:rsidRPr="0050535F">
              <w:rPr>
                <w:rFonts w:eastAsia="Times New Roman" w:cs="Times New Roman"/>
                <w:color w:val="000000"/>
                <w:kern w:val="0"/>
                <w:lang w:val="en-US" w:eastAsia="es-ES"/>
                <w14:ligatures w14:val="none"/>
              </w:rPr>
              <w:t>)</w:t>
            </w:r>
          </w:p>
        </w:tc>
      </w:tr>
      <w:tr w:rsidR="00F85EF4" w:rsidRPr="0050535F" w14:paraId="0AA312C6" w14:textId="77777777" w:rsidTr="00F85EF4">
        <w:tblPrEx>
          <w:tblPrExChange w:id="3946" w:author="Jose Luis Zofio Prieto [2]" w:date="2025-03-13T15:01:00Z">
            <w:tblPrEx>
              <w:tblW w:w="8370" w:type="dxa"/>
              <w:tblInd w:w="-90" w:type="dxa"/>
            </w:tblPrEx>
          </w:tblPrExChange>
        </w:tblPrEx>
        <w:trPr>
          <w:trHeight w:val="300"/>
          <w:ins w:id="3947" w:author="Jose Luis Zofio Prieto [2]" w:date="2025-03-13T15:01:00Z"/>
          <w:trPrChange w:id="3948" w:author="Jose Luis Zofio Prieto [2]" w:date="2025-03-13T15:01:00Z">
            <w:trPr>
              <w:gridBefore w:val="1"/>
              <w:gridAfter w:val="0"/>
              <w:trHeight w:val="300"/>
            </w:trPr>
          </w:trPrChange>
        </w:trPr>
        <w:tc>
          <w:tcPr>
            <w:tcW w:w="1914" w:type="dxa"/>
            <w:tcBorders>
              <w:top w:val="nil"/>
              <w:left w:val="nil"/>
              <w:right w:val="single" w:sz="4" w:space="0" w:color="auto"/>
            </w:tcBorders>
            <w:shd w:val="clear" w:color="auto" w:fill="auto"/>
            <w:noWrap/>
            <w:vAlign w:val="bottom"/>
            <w:tcPrChange w:id="3949" w:author="Jose Luis Zofio Prieto [2]" w:date="2025-03-13T15:01:00Z">
              <w:tcPr>
                <w:tcW w:w="1914" w:type="dxa"/>
                <w:gridSpan w:val="3"/>
                <w:tcBorders>
                  <w:top w:val="nil"/>
                  <w:left w:val="nil"/>
                  <w:bottom w:val="single" w:sz="4" w:space="0" w:color="auto"/>
                  <w:right w:val="single" w:sz="4" w:space="0" w:color="auto"/>
                </w:tcBorders>
                <w:shd w:val="clear" w:color="auto" w:fill="auto"/>
                <w:noWrap/>
                <w:vAlign w:val="bottom"/>
              </w:tcPr>
            </w:tcPrChange>
          </w:tcPr>
          <w:p w14:paraId="58FBB564" w14:textId="2D13E3CA" w:rsidR="00F85EF4" w:rsidRPr="0050535F" w:rsidRDefault="00F85EF4" w:rsidP="009F4FDF">
            <w:pPr>
              <w:spacing w:after="0" w:line="360" w:lineRule="auto"/>
              <w:jc w:val="left"/>
              <w:rPr>
                <w:ins w:id="3950" w:author="Jose Luis Zofio Prieto [2]" w:date="2025-03-13T15:01:00Z"/>
                <w:lang w:val="en-US"/>
              </w:rPr>
            </w:pPr>
            <w:ins w:id="3951" w:author="Jose Luis Zofio Prieto [2]" w:date="2025-03-13T15:01:00Z">
              <w:r w:rsidRPr="00F85EF4">
                <w:rPr>
                  <w:rFonts w:eastAsia="Times New Roman" w:cs="Times New Roman"/>
                  <w:color w:val="000000"/>
                  <w:kern w:val="0"/>
                  <w:lang w:val="en-US" w:eastAsia="es-ES"/>
                  <w14:ligatures w14:val="none"/>
                  <w:rPrChange w:id="3952" w:author="Jose Luis Zofio Prieto [2]" w:date="2025-03-13T15:01:00Z">
                    <w:rPr>
                      <w:rFonts w:eastAsia="Times New Roman" w:cs="Times New Roman"/>
                      <w:color w:val="000000"/>
                      <w:kern w:val="0"/>
                      <w:sz w:val="20"/>
                      <w:szCs w:val="20"/>
                      <w:lang w:val="en-US" w:eastAsia="es-ES"/>
                      <w14:ligatures w14:val="none"/>
                    </w:rPr>
                  </w:rPrChange>
                </w:rPr>
                <w:t xml:space="preserve">Probability, </w:t>
              </w:r>
              <w:r w:rsidRPr="00F85EF4">
                <w:rPr>
                  <w:rFonts w:eastAsia="Times New Roman" w:cs="Times New Roman"/>
                  <w:i/>
                  <w:iCs/>
                  <w:color w:val="000000"/>
                  <w:kern w:val="0"/>
                  <w:lang w:val="en-US" w:eastAsia="es-ES"/>
                  <w14:ligatures w14:val="none"/>
                  <w:rPrChange w:id="3953" w:author="Jose Luis Zofio Prieto [2]" w:date="2025-03-13T15:01:00Z">
                    <w:rPr>
                      <w:rFonts w:eastAsia="Times New Roman" w:cs="Times New Roman"/>
                      <w:i/>
                      <w:iCs/>
                      <w:color w:val="000000"/>
                      <w:kern w:val="0"/>
                      <w:sz w:val="20"/>
                      <w:szCs w:val="20"/>
                      <w:lang w:val="en-US" w:eastAsia="es-ES"/>
                      <w14:ligatures w14:val="none"/>
                    </w:rPr>
                  </w:rPrChange>
                </w:rPr>
                <w:t>p</w:t>
              </w:r>
            </w:ins>
          </w:p>
        </w:tc>
        <w:tc>
          <w:tcPr>
            <w:tcW w:w="1235" w:type="dxa"/>
            <w:tcBorders>
              <w:top w:val="nil"/>
              <w:left w:val="single" w:sz="4" w:space="0" w:color="auto"/>
            </w:tcBorders>
            <w:shd w:val="clear" w:color="auto" w:fill="auto"/>
            <w:noWrap/>
            <w:vAlign w:val="bottom"/>
            <w:tcPrChange w:id="3954" w:author="Jose Luis Zofio Prieto [2]" w:date="2025-03-13T15:01:00Z">
              <w:tcPr>
                <w:tcW w:w="1235" w:type="dxa"/>
                <w:tcBorders>
                  <w:top w:val="nil"/>
                  <w:left w:val="single" w:sz="4" w:space="0" w:color="auto"/>
                  <w:bottom w:val="single" w:sz="4" w:space="0" w:color="auto"/>
                  <w:right w:val="nil"/>
                </w:tcBorders>
                <w:shd w:val="clear" w:color="auto" w:fill="auto"/>
                <w:noWrap/>
                <w:vAlign w:val="bottom"/>
              </w:tcPr>
            </w:tcPrChange>
          </w:tcPr>
          <w:p w14:paraId="4B6AA27B" w14:textId="20BE44B0" w:rsidR="00F85EF4" w:rsidRPr="0050535F" w:rsidRDefault="00F85EF4" w:rsidP="009F4FDF">
            <w:pPr>
              <w:spacing w:after="0" w:line="360" w:lineRule="auto"/>
              <w:jc w:val="left"/>
              <w:rPr>
                <w:ins w:id="3955" w:author="Jose Luis Zofio Prieto [2]" w:date="2025-03-13T15:01:00Z"/>
                <w:rFonts w:eastAsia="Times New Roman" w:cs="Times New Roman"/>
                <w:color w:val="000000"/>
                <w:kern w:val="0"/>
                <w:lang w:val="en-US" w:eastAsia="es-ES"/>
                <w14:ligatures w14:val="none"/>
              </w:rPr>
            </w:pPr>
            <w:ins w:id="3956" w:author="Jose Luis Zofio Prieto [2]" w:date="2025-03-13T15:02:00Z">
              <w:r w:rsidRPr="0050535F">
                <w:rPr>
                  <w:rFonts w:eastAsia="Times New Roman" w:cs="Times New Roman"/>
                  <w:color w:val="000000"/>
                  <w:kern w:val="0"/>
                  <w:lang w:val="en-US" w:eastAsia="es-ES"/>
                  <w14:ligatures w14:val="none"/>
                </w:rPr>
                <w:t>0.0</w:t>
              </w:r>
            </w:ins>
            <w:ins w:id="3957" w:author="Jose Luis Zofio Prieto [2]" w:date="2025-03-13T15:10:00Z">
              <w:r w:rsidR="006D1BFB">
                <w:rPr>
                  <w:rFonts w:eastAsia="Times New Roman" w:cs="Times New Roman"/>
                  <w:color w:val="000000"/>
                  <w:kern w:val="0"/>
                  <w:lang w:val="en-US" w:eastAsia="es-ES"/>
                  <w14:ligatures w14:val="none"/>
                </w:rPr>
                <w:t>56</w:t>
              </w:r>
            </w:ins>
          </w:p>
        </w:tc>
        <w:tc>
          <w:tcPr>
            <w:tcW w:w="1058" w:type="dxa"/>
            <w:tcBorders>
              <w:top w:val="nil"/>
            </w:tcBorders>
            <w:shd w:val="clear" w:color="auto" w:fill="auto"/>
            <w:noWrap/>
            <w:vAlign w:val="bottom"/>
            <w:tcPrChange w:id="3958" w:author="Jose Luis Zofio Prieto [2]" w:date="2025-03-13T15:01:00Z">
              <w:tcPr>
                <w:tcW w:w="1058" w:type="dxa"/>
                <w:tcBorders>
                  <w:top w:val="nil"/>
                  <w:left w:val="nil"/>
                  <w:bottom w:val="single" w:sz="4" w:space="0" w:color="auto"/>
                  <w:right w:val="nil"/>
                </w:tcBorders>
                <w:shd w:val="clear" w:color="auto" w:fill="auto"/>
                <w:noWrap/>
                <w:vAlign w:val="bottom"/>
              </w:tcPr>
            </w:tcPrChange>
          </w:tcPr>
          <w:p w14:paraId="54E82AC4" w14:textId="6121B4E8" w:rsidR="00F85EF4" w:rsidRPr="0050535F" w:rsidRDefault="00F85EF4" w:rsidP="009F4FDF">
            <w:pPr>
              <w:spacing w:after="0" w:line="360" w:lineRule="auto"/>
              <w:jc w:val="left"/>
              <w:rPr>
                <w:ins w:id="3959" w:author="Jose Luis Zofio Prieto [2]" w:date="2025-03-13T15:01:00Z"/>
                <w:rFonts w:eastAsia="Times New Roman" w:cs="Times New Roman"/>
                <w:color w:val="000000"/>
                <w:kern w:val="0"/>
                <w:lang w:val="en-US" w:eastAsia="es-ES"/>
                <w14:ligatures w14:val="none"/>
              </w:rPr>
            </w:pPr>
            <w:ins w:id="3960" w:author="Jose Luis Zofio Prieto [2]" w:date="2025-03-13T15:03:00Z">
              <w:r>
                <w:rPr>
                  <w:rFonts w:eastAsia="Times New Roman" w:cs="Times New Roman"/>
                  <w:color w:val="000000"/>
                  <w:kern w:val="0"/>
                  <w:lang w:val="en-US" w:eastAsia="es-ES"/>
                  <w14:ligatures w14:val="none"/>
                </w:rPr>
                <w:t>0.85</w:t>
              </w:r>
            </w:ins>
          </w:p>
        </w:tc>
        <w:tc>
          <w:tcPr>
            <w:tcW w:w="1085" w:type="dxa"/>
            <w:tcBorders>
              <w:top w:val="nil"/>
              <w:right w:val="single" w:sz="4" w:space="0" w:color="auto"/>
            </w:tcBorders>
            <w:shd w:val="clear" w:color="auto" w:fill="auto"/>
            <w:noWrap/>
            <w:vAlign w:val="bottom"/>
            <w:tcPrChange w:id="3961" w:author="Jose Luis Zofio Prieto [2]" w:date="2025-03-13T15:01:00Z">
              <w:tcPr>
                <w:tcW w:w="1085" w:type="dxa"/>
                <w:gridSpan w:val="2"/>
                <w:tcBorders>
                  <w:top w:val="nil"/>
                  <w:left w:val="nil"/>
                  <w:bottom w:val="single" w:sz="4" w:space="0" w:color="auto"/>
                  <w:right w:val="single" w:sz="4" w:space="0" w:color="auto"/>
                </w:tcBorders>
                <w:shd w:val="clear" w:color="auto" w:fill="auto"/>
                <w:noWrap/>
                <w:vAlign w:val="bottom"/>
              </w:tcPr>
            </w:tcPrChange>
          </w:tcPr>
          <w:p w14:paraId="69BD7220" w14:textId="72E83656" w:rsidR="00F85EF4" w:rsidRPr="0050535F" w:rsidRDefault="00F85EF4" w:rsidP="009F4FDF">
            <w:pPr>
              <w:spacing w:after="0" w:line="360" w:lineRule="auto"/>
              <w:jc w:val="left"/>
              <w:rPr>
                <w:ins w:id="3962" w:author="Jose Luis Zofio Prieto [2]" w:date="2025-03-13T15:01:00Z"/>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Change w:id="3963" w:author="Jose Luis Zofio Prieto [2]" w:date="2025-03-13T15:01:00Z">
              <w:tcPr>
                <w:tcW w:w="1077" w:type="dxa"/>
                <w:tcBorders>
                  <w:top w:val="nil"/>
                  <w:left w:val="single" w:sz="4" w:space="0" w:color="auto"/>
                  <w:bottom w:val="single" w:sz="4" w:space="0" w:color="auto"/>
                  <w:right w:val="nil"/>
                </w:tcBorders>
                <w:shd w:val="clear" w:color="auto" w:fill="auto"/>
                <w:noWrap/>
                <w:vAlign w:val="bottom"/>
              </w:tcPr>
            </w:tcPrChange>
          </w:tcPr>
          <w:p w14:paraId="23D0160F" w14:textId="0E07630E" w:rsidR="00F85EF4" w:rsidRPr="0050535F" w:rsidRDefault="00EA6C06" w:rsidP="009F4FDF">
            <w:pPr>
              <w:spacing w:after="0" w:line="360" w:lineRule="auto"/>
              <w:jc w:val="left"/>
              <w:rPr>
                <w:ins w:id="3964" w:author="Jose Luis Zofio Prieto [2]" w:date="2025-03-13T15:01:00Z"/>
                <w:rFonts w:eastAsia="Times New Roman" w:cs="Times New Roman"/>
                <w:color w:val="000000"/>
                <w:kern w:val="0"/>
                <w:lang w:val="en-US" w:eastAsia="es-ES"/>
                <w14:ligatures w14:val="none"/>
              </w:rPr>
            </w:pPr>
            <w:ins w:id="3965" w:author="Jose Luis Zofio Prieto [2]" w:date="2025-03-13T15:03:00Z">
              <w:r w:rsidRPr="00E3284F">
                <w:rPr>
                  <w:rFonts w:eastAsia="Times New Roman" w:cs="Times New Roman"/>
                  <w:color w:val="FF0000"/>
                  <w:kern w:val="0"/>
                  <w:lang w:val="en-US" w:eastAsia="es-ES"/>
                  <w14:ligatures w14:val="none"/>
                  <w:rPrChange w:id="3966" w:author="Jose Luis Zofio Prieto [2]" w:date="2025-03-13T15:28:00Z">
                    <w:rPr>
                      <w:rFonts w:eastAsia="Times New Roman" w:cs="Times New Roman"/>
                      <w:color w:val="000000"/>
                      <w:kern w:val="0"/>
                      <w:lang w:val="en-US" w:eastAsia="es-ES"/>
                      <w14:ligatures w14:val="none"/>
                    </w:rPr>
                  </w:rPrChange>
                </w:rPr>
                <w:t>XX</w:t>
              </w:r>
            </w:ins>
          </w:p>
        </w:tc>
        <w:tc>
          <w:tcPr>
            <w:tcW w:w="1189" w:type="dxa"/>
            <w:tcBorders>
              <w:top w:val="nil"/>
            </w:tcBorders>
            <w:shd w:val="clear" w:color="auto" w:fill="auto"/>
            <w:noWrap/>
            <w:vAlign w:val="bottom"/>
            <w:tcPrChange w:id="3967" w:author="Jose Luis Zofio Prieto [2]" w:date="2025-03-13T15:01:00Z">
              <w:tcPr>
                <w:tcW w:w="1189" w:type="dxa"/>
                <w:tcBorders>
                  <w:top w:val="nil"/>
                  <w:left w:val="nil"/>
                  <w:bottom w:val="single" w:sz="4" w:space="0" w:color="auto"/>
                  <w:right w:val="nil"/>
                </w:tcBorders>
                <w:shd w:val="clear" w:color="auto" w:fill="auto"/>
                <w:noWrap/>
                <w:vAlign w:val="bottom"/>
              </w:tcPr>
            </w:tcPrChange>
          </w:tcPr>
          <w:p w14:paraId="00EB0E87" w14:textId="5E1C3885" w:rsidR="00F85EF4" w:rsidRPr="0050535F" w:rsidRDefault="00EA6C06" w:rsidP="009F4FDF">
            <w:pPr>
              <w:spacing w:after="0" w:line="360" w:lineRule="auto"/>
              <w:jc w:val="left"/>
              <w:rPr>
                <w:ins w:id="3968" w:author="Jose Luis Zofio Prieto [2]" w:date="2025-03-13T15:01:00Z"/>
                <w:rFonts w:eastAsia="Times New Roman" w:cs="Times New Roman"/>
                <w:color w:val="000000"/>
                <w:kern w:val="0"/>
                <w:lang w:val="en-US" w:eastAsia="es-ES"/>
                <w14:ligatures w14:val="none"/>
              </w:rPr>
            </w:pPr>
            <w:ins w:id="3969" w:author="Jose Luis Zofio Prieto [2]" w:date="2025-03-13T15:04:00Z">
              <w:r>
                <w:rPr>
                  <w:rFonts w:eastAsia="Times New Roman" w:cs="Times New Roman"/>
                  <w:color w:val="000000"/>
                  <w:kern w:val="0"/>
                  <w:lang w:val="en-US" w:eastAsia="es-ES"/>
                  <w14:ligatures w14:val="none"/>
                </w:rPr>
                <w:t>0.85</w:t>
              </w:r>
            </w:ins>
          </w:p>
        </w:tc>
        <w:tc>
          <w:tcPr>
            <w:tcW w:w="812" w:type="dxa"/>
            <w:tcBorders>
              <w:top w:val="nil"/>
              <w:right w:val="nil"/>
            </w:tcBorders>
            <w:shd w:val="clear" w:color="auto" w:fill="auto"/>
            <w:noWrap/>
            <w:vAlign w:val="bottom"/>
            <w:tcPrChange w:id="3970" w:author="Jose Luis Zofio Prieto [2]" w:date="2025-03-13T15:01:00Z">
              <w:tcPr>
                <w:tcW w:w="812" w:type="dxa"/>
                <w:gridSpan w:val="2"/>
                <w:tcBorders>
                  <w:top w:val="nil"/>
                  <w:left w:val="nil"/>
                  <w:bottom w:val="single" w:sz="4" w:space="0" w:color="auto"/>
                  <w:right w:val="nil"/>
                </w:tcBorders>
                <w:shd w:val="clear" w:color="auto" w:fill="auto"/>
                <w:noWrap/>
                <w:vAlign w:val="bottom"/>
              </w:tcPr>
            </w:tcPrChange>
          </w:tcPr>
          <w:p w14:paraId="5498F2AF" w14:textId="4119A992" w:rsidR="00F85EF4" w:rsidRPr="00E3284F" w:rsidRDefault="00F85EF4" w:rsidP="009F4FDF">
            <w:pPr>
              <w:keepNext/>
              <w:spacing w:after="0" w:line="360" w:lineRule="auto"/>
              <w:jc w:val="left"/>
              <w:rPr>
                <w:ins w:id="3971" w:author="Jose Luis Zofio Prieto [2]" w:date="2025-03-13T15:01:00Z"/>
                <w:rFonts w:eastAsia="Times New Roman" w:cs="Times New Roman"/>
                <w:color w:val="FF0000"/>
                <w:kern w:val="0"/>
                <w:lang w:val="en-US" w:eastAsia="es-ES"/>
                <w14:ligatures w14:val="none"/>
                <w:rPrChange w:id="3972" w:author="Jose Luis Zofio Prieto [2]" w:date="2025-03-13T15:28:00Z">
                  <w:rPr>
                    <w:ins w:id="3973" w:author="Jose Luis Zofio Prieto [2]" w:date="2025-03-13T15:01:00Z"/>
                    <w:rFonts w:eastAsia="Times New Roman" w:cs="Times New Roman"/>
                    <w:color w:val="000000"/>
                    <w:kern w:val="0"/>
                    <w:lang w:val="en-US" w:eastAsia="es-ES"/>
                    <w14:ligatures w14:val="none"/>
                  </w:rPr>
                </w:rPrChange>
              </w:rPr>
            </w:pPr>
          </w:p>
        </w:tc>
      </w:tr>
      <w:tr w:rsidR="009F4FDF" w:rsidRPr="0050535F" w14:paraId="3D4EBA6E" w14:textId="77777777" w:rsidTr="00F85EF4">
        <w:trPr>
          <w:trHeight w:val="300"/>
          <w:trPrChange w:id="3974" w:author="Jose Luis Zofio Prieto [2]" w:date="2025-03-13T15:01:00Z">
            <w:trPr>
              <w:gridBefore w:val="2"/>
              <w:trHeight w:val="300"/>
            </w:trPr>
          </w:trPrChange>
        </w:trPr>
        <w:tc>
          <w:tcPr>
            <w:tcW w:w="1914" w:type="dxa"/>
            <w:tcBorders>
              <w:left w:val="nil"/>
              <w:bottom w:val="single" w:sz="4" w:space="0" w:color="auto"/>
              <w:right w:val="single" w:sz="4" w:space="0" w:color="auto"/>
            </w:tcBorders>
            <w:shd w:val="clear" w:color="auto" w:fill="auto"/>
            <w:noWrap/>
            <w:vAlign w:val="bottom"/>
            <w:tcPrChange w:id="3975" w:author="Jose Luis Zofio Prieto [2]" w:date="2025-03-13T15:01:00Z">
              <w:tcPr>
                <w:tcW w:w="1824" w:type="dxa"/>
                <w:gridSpan w:val="2"/>
                <w:tcBorders>
                  <w:top w:val="nil"/>
                  <w:left w:val="nil"/>
                  <w:bottom w:val="single" w:sz="4" w:space="0" w:color="auto"/>
                  <w:right w:val="nil"/>
                </w:tcBorders>
                <w:shd w:val="clear" w:color="auto" w:fill="auto"/>
                <w:noWrap/>
                <w:vAlign w:val="bottom"/>
              </w:tcPr>
            </w:tcPrChange>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88" type="#_x0000_t75" style="width:14.65pt;height:16.5pt" o:ole="">
                  <v:imagedata r:id="rId267" o:title=""/>
                </v:shape>
                <o:OLEObject Type="Embed" ProgID="Equation.DSMT4" ShapeID="_x0000_i1188" DrawAspect="Content" ObjectID="_1803494242" r:id="rId315"/>
              </w:object>
            </w:r>
          </w:p>
        </w:tc>
        <w:tc>
          <w:tcPr>
            <w:tcW w:w="1235" w:type="dxa"/>
            <w:tcBorders>
              <w:left w:val="single" w:sz="4" w:space="0" w:color="auto"/>
              <w:bottom w:val="single" w:sz="4" w:space="0" w:color="auto"/>
              <w:right w:val="nil"/>
            </w:tcBorders>
            <w:shd w:val="clear" w:color="auto" w:fill="auto"/>
            <w:noWrap/>
            <w:vAlign w:val="bottom"/>
            <w:tcPrChange w:id="3976" w:author="Jose Luis Zofio Prieto [2]" w:date="2025-03-13T15:01:00Z">
              <w:tcPr>
                <w:tcW w:w="1235" w:type="dxa"/>
                <w:tcBorders>
                  <w:top w:val="nil"/>
                  <w:left w:val="nil"/>
                  <w:bottom w:val="single" w:sz="4" w:space="0" w:color="auto"/>
                  <w:right w:val="nil"/>
                </w:tcBorders>
                <w:shd w:val="clear" w:color="auto" w:fill="auto"/>
                <w:noWrap/>
                <w:vAlign w:val="bottom"/>
              </w:tcPr>
            </w:tcPrChange>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Change w:id="3977" w:author="Jose Luis Zofio Prieto [2]" w:date="2025-03-13T15:01:00Z">
              <w:tcPr>
                <w:tcW w:w="1058" w:type="dxa"/>
                <w:tcBorders>
                  <w:top w:val="nil"/>
                  <w:left w:val="nil"/>
                  <w:bottom w:val="single" w:sz="4" w:space="0" w:color="auto"/>
                  <w:right w:val="nil"/>
                </w:tcBorders>
                <w:shd w:val="clear" w:color="auto" w:fill="auto"/>
                <w:noWrap/>
                <w:vAlign w:val="bottom"/>
              </w:tcPr>
            </w:tcPrChange>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Change w:id="3978" w:author="Jose Luis Zofio Prieto [2]" w:date="2025-03-13T15:01:00Z">
              <w:tcPr>
                <w:tcW w:w="1085" w:type="dxa"/>
                <w:gridSpan w:val="2"/>
                <w:tcBorders>
                  <w:top w:val="nil"/>
                  <w:left w:val="nil"/>
                  <w:bottom w:val="single" w:sz="4" w:space="0" w:color="auto"/>
                  <w:right w:val="nil"/>
                </w:tcBorders>
                <w:shd w:val="clear" w:color="auto" w:fill="auto"/>
                <w:noWrap/>
                <w:vAlign w:val="bottom"/>
              </w:tcPr>
            </w:tcPrChange>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Change w:id="3979" w:author="Jose Luis Zofio Prieto [2]" w:date="2025-03-13T15:01:00Z">
              <w:tcPr>
                <w:tcW w:w="1077" w:type="dxa"/>
                <w:tcBorders>
                  <w:top w:val="nil"/>
                  <w:left w:val="nil"/>
                  <w:bottom w:val="single" w:sz="4" w:space="0" w:color="auto"/>
                  <w:right w:val="nil"/>
                </w:tcBorders>
                <w:shd w:val="clear" w:color="auto" w:fill="auto"/>
                <w:noWrap/>
                <w:vAlign w:val="bottom"/>
              </w:tcPr>
            </w:tcPrChange>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Change w:id="3980" w:author="Jose Luis Zofio Prieto [2]" w:date="2025-03-13T15:01:00Z">
              <w:tcPr>
                <w:tcW w:w="1189" w:type="dxa"/>
                <w:tcBorders>
                  <w:top w:val="nil"/>
                  <w:left w:val="nil"/>
                  <w:bottom w:val="single" w:sz="4" w:space="0" w:color="auto"/>
                  <w:right w:val="nil"/>
                </w:tcBorders>
                <w:shd w:val="clear" w:color="auto" w:fill="auto"/>
                <w:noWrap/>
                <w:vAlign w:val="bottom"/>
              </w:tcPr>
            </w:tcPrChange>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Change w:id="3981" w:author="Jose Luis Zofio Prieto [2]" w:date="2025-03-13T15:01:00Z">
              <w:tcPr>
                <w:tcW w:w="1188" w:type="dxa"/>
                <w:gridSpan w:val="3"/>
                <w:tcBorders>
                  <w:top w:val="nil"/>
                  <w:left w:val="nil"/>
                  <w:bottom w:val="single" w:sz="4" w:space="0" w:color="auto"/>
                  <w:right w:val="nil"/>
                </w:tcBorders>
                <w:shd w:val="clear" w:color="auto" w:fill="auto"/>
                <w:noWrap/>
                <w:vAlign w:val="bottom"/>
              </w:tcPr>
            </w:tcPrChange>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8908E3" w:rsidRDefault="00F24F01" w:rsidP="00DF3B00">
      <w:pPr>
        <w:pStyle w:val="Descripcin"/>
        <w:spacing w:line="360" w:lineRule="auto"/>
        <w:jc w:val="center"/>
        <w:rPr>
          <w:rFonts w:cs="Times New Roman"/>
          <w:color w:val="auto"/>
          <w:sz w:val="22"/>
          <w:szCs w:val="22"/>
          <w:lang w:val="en-US"/>
          <w:rPrChange w:id="3982" w:author="Jose Luis Zofio Prieto" w:date="2025-03-12T18:35:00Z">
            <w:rPr>
              <w:rFonts w:cs="Times New Roman"/>
              <w:color w:val="auto"/>
              <w:lang w:val="en-US"/>
            </w:rPr>
          </w:rPrChange>
        </w:rPr>
      </w:pPr>
    </w:p>
    <w:p w14:paraId="2CA17021" w14:textId="146CE044" w:rsidR="00196629" w:rsidRPr="008908E3" w:rsidRDefault="00F24F01" w:rsidP="00DF3B00">
      <w:pPr>
        <w:pStyle w:val="Descripcin"/>
        <w:spacing w:line="360" w:lineRule="auto"/>
        <w:jc w:val="center"/>
        <w:rPr>
          <w:rFonts w:cs="Times New Roman"/>
          <w:color w:val="auto"/>
          <w:sz w:val="22"/>
          <w:szCs w:val="22"/>
          <w:lang w:val="en-US"/>
          <w:rPrChange w:id="3983" w:author="Jose Luis Zofio Prieto" w:date="2025-03-12T18:35:00Z">
            <w:rPr>
              <w:rFonts w:cs="Times New Roman"/>
              <w:color w:val="auto"/>
              <w:lang w:val="en-US"/>
            </w:rPr>
          </w:rPrChange>
        </w:rPr>
      </w:pPr>
      <w:commentRangeStart w:id="3984"/>
      <w:r w:rsidRPr="008908E3">
        <w:rPr>
          <w:rFonts w:cs="Times New Roman"/>
          <w:color w:val="auto"/>
          <w:sz w:val="22"/>
          <w:szCs w:val="22"/>
          <w:lang w:val="en-US"/>
          <w:rPrChange w:id="3985" w:author="Jose Luis Zofio Prieto" w:date="2025-03-12T18:35:00Z">
            <w:rPr>
              <w:rFonts w:cs="Times New Roman"/>
              <w:color w:val="auto"/>
              <w:lang w:val="en-US"/>
            </w:rPr>
          </w:rPrChange>
        </w:rPr>
        <w:t>Table 8</w:t>
      </w:r>
      <w:r w:rsidR="003E2128" w:rsidRPr="008908E3">
        <w:rPr>
          <w:rFonts w:cs="Times New Roman"/>
          <w:color w:val="auto"/>
          <w:sz w:val="22"/>
          <w:szCs w:val="22"/>
          <w:lang w:val="en-US"/>
          <w:rPrChange w:id="3986" w:author="Jose Luis Zofio Prieto" w:date="2025-03-12T18:35:00Z">
            <w:rPr>
              <w:rFonts w:cs="Times New Roman"/>
              <w:color w:val="auto"/>
              <w:lang w:val="en-US"/>
            </w:rPr>
          </w:rPrChange>
        </w:rPr>
        <w:t xml:space="preserve">. </w:t>
      </w:r>
      <w:commentRangeEnd w:id="3984"/>
      <w:r w:rsidR="00F85EF4">
        <w:rPr>
          <w:rStyle w:val="Refdecomentario"/>
          <w:i w:val="0"/>
          <w:iCs w:val="0"/>
          <w:color w:val="auto"/>
        </w:rPr>
        <w:commentReference w:id="3984"/>
      </w:r>
      <w:r w:rsidR="003E2128" w:rsidRPr="008908E3">
        <w:rPr>
          <w:rFonts w:cs="Times New Roman"/>
          <w:color w:val="auto"/>
          <w:sz w:val="22"/>
          <w:szCs w:val="22"/>
          <w:lang w:val="en-US"/>
          <w:rPrChange w:id="3987" w:author="Jose Luis Zofio Prieto" w:date="2025-03-12T18:35:00Z">
            <w:rPr>
              <w:rFonts w:cs="Times New Roman"/>
              <w:color w:val="auto"/>
              <w:lang w:val="en-US"/>
            </w:rPr>
          </w:rPrChange>
        </w:rPr>
        <w:t>Observed values and projections for DMUs 22 and 37.</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pPr>
        <w:pStyle w:val="Ttulo1"/>
        <w:rPr>
          <w:lang w:val="en-US"/>
        </w:rPr>
        <w:pPrChange w:id="3988" w:author="Jose Luis Zofio Prieto [2]" w:date="2025-03-13T16:53:00Z">
          <w:pPr>
            <w:pStyle w:val="Prrafodelista"/>
            <w:numPr>
              <w:numId w:val="1"/>
            </w:numPr>
            <w:spacing w:line="360" w:lineRule="auto"/>
            <w:ind w:hanging="360"/>
          </w:pPr>
        </w:pPrChange>
      </w:pPr>
      <w:ins w:id="3989" w:author="Jose Luis Zofio Prieto [2]" w:date="2025-03-13T16:53:00Z">
        <w:r>
          <w:rPr>
            <w:lang w:val="en-US"/>
          </w:rPr>
          <w:t xml:space="preserve">5. </w:t>
        </w:r>
      </w:ins>
      <w:r w:rsidR="00E22924" w:rsidRPr="0050535F">
        <w:rPr>
          <w:lang w:val="en-US"/>
        </w:rPr>
        <w:t>Conclusions and future work</w:t>
      </w:r>
    </w:p>
    <w:p w14:paraId="68AF9E02" w14:textId="3A0592B2"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del w:id="3990" w:author="Jose Luis Zofio Prieto [2]" w:date="2025-03-13T15:39:00Z">
        <w:r w:rsidRPr="0050535F" w:rsidDel="00EB76B3">
          <w:rPr>
            <w:rFonts w:cs="Times New Roman"/>
            <w:lang w:val="en-US"/>
          </w:rPr>
          <w:delText xml:space="preserve">incorporating </w:delText>
        </w:r>
      </w:del>
      <w:ins w:id="3991" w:author="Jose Luis Zofio Prieto [2]" w:date="2025-03-13T15:39:00Z">
        <w:r w:rsidR="00EB76B3">
          <w:rPr>
            <w:rFonts w:cs="Times New Roman"/>
            <w:lang w:val="en-US"/>
          </w:rPr>
          <w:t xml:space="preserve">introducing </w:t>
        </w:r>
      </w:ins>
      <w:r w:rsidRPr="0050535F">
        <w:rPr>
          <w:rFonts w:cs="Times New Roman"/>
          <w:lang w:val="en-US"/>
        </w:rPr>
        <w:t xml:space="preserve">classification models to predict efficiency probabilities. </w:t>
      </w:r>
      <w:del w:id="3992" w:author="Jose Luis Zofio Prieto [2]" w:date="2025-03-13T15:44:00Z">
        <w:r w:rsidRPr="0050535F" w:rsidDel="00EB76B3">
          <w:rPr>
            <w:rFonts w:cs="Times New Roman"/>
            <w:lang w:val="en-US"/>
          </w:rPr>
          <w:delText xml:space="preserve">This novel approach is demonstrated through an empirical analysis of SABI (Iberian Balance Sheet Analysis System) data, emphasizing its practical utility. </w:delText>
        </w:r>
      </w:del>
      <w:r w:rsidRPr="0050535F">
        <w:rPr>
          <w:rFonts w:cs="Times New Roman"/>
          <w:lang w:val="en-US"/>
        </w:rPr>
        <w:t>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ins w:id="3993" w:author="Jose Luis Zofio Prieto [2]" w:date="2025-03-13T15:44:00Z">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ins>
    </w:p>
    <w:p w14:paraId="0453F481" w14:textId="6ED69046" w:rsidR="007F51B1" w:rsidRPr="0050535F" w:rsidDel="00627B70" w:rsidRDefault="007F51B1" w:rsidP="00DF3B00">
      <w:pPr>
        <w:spacing w:line="360" w:lineRule="auto"/>
        <w:rPr>
          <w:del w:id="3994" w:author="Jose Luis Zofio Prieto [2]" w:date="2025-03-13T16:53:00Z"/>
          <w:rFonts w:cs="Times New Roman"/>
          <w:lang w:val="en-US"/>
        </w:rPr>
      </w:pPr>
    </w:p>
    <w:p w14:paraId="082FB822" w14:textId="40129F2D"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del w:id="3995" w:author="Jose Luis Zofio Prieto [2]" w:date="2025-03-13T15:45:00Z">
        <w:r w:rsidRPr="0050535F" w:rsidDel="004D32CF">
          <w:rPr>
            <w:rFonts w:cs="Times New Roman"/>
            <w:lang w:val="en-US"/>
          </w:rPr>
          <w:delText>point out</w:delText>
        </w:r>
      </w:del>
      <w:ins w:id="3996" w:author="Jose Luis Zofio Prieto [2]" w:date="2025-03-13T15:45:00Z">
        <w:r w:rsidR="004D32CF">
          <w:rPr>
            <w:rFonts w:cs="Times New Roman"/>
            <w:lang w:val="en-US"/>
          </w:rPr>
          <w:t>highlight</w:t>
        </w:r>
      </w:ins>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w:t>
      </w:r>
      <w:r w:rsidRPr="0050535F">
        <w:rPr>
          <w:rFonts w:cs="Times New Roman"/>
          <w:lang w:val="en-US"/>
        </w:rPr>
        <w:lastRenderedPageBreak/>
        <w:t xml:space="preserve">based machine learning approach in the second stage of a DEA-ML hybrid framework, moving beyond traditional regression-based techniques. 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del w:id="3997" w:author="Jose Luis Zofio Prieto [2]" w:date="2025-03-13T16:07:00Z">
        <w:r w:rsidRPr="0050535F" w:rsidDel="00CC7F5F">
          <w:rPr>
            <w:rFonts w:cs="Times New Roman"/>
            <w:lang w:val="en-US"/>
          </w:rPr>
          <w:delText xml:space="preserve">from </w:delText>
        </w:r>
      </w:del>
      <w:ins w:id="3998" w:author="Jose Luis Zofio Prieto [2]" w:date="2025-03-13T16:07:00Z">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w:t>
        </w:r>
      </w:ins>
      <w:ins w:id="3999" w:author="Jose Luis Zofio Prieto [2]" w:date="2025-03-13T16:08:00Z">
        <w:r w:rsidR="00CC7F5F">
          <w:rPr>
            <w:rFonts w:cs="Times New Roman"/>
            <w:lang w:val="en-US"/>
          </w:rPr>
          <w:t xml:space="preserve">allow </w:t>
        </w:r>
      </w:ins>
      <w:del w:id="4000" w:author="Jose Luis Zofio Prieto [2]" w:date="2025-03-13T16:07:00Z">
        <w:r w:rsidRPr="0050535F" w:rsidDel="00CC7F5F">
          <w:rPr>
            <w:rFonts w:cs="Times New Roman"/>
            <w:lang w:val="en-US"/>
          </w:rPr>
          <w:delText xml:space="preserve">machine learning models to </w:delText>
        </w:r>
      </w:del>
      <w:del w:id="4001" w:author="Jose Luis Zofio Prieto [2]" w:date="2025-03-13T16:08:00Z">
        <w:r w:rsidRPr="0050535F" w:rsidDel="00CC7F5F">
          <w:rPr>
            <w:rFonts w:cs="Times New Roman"/>
            <w:lang w:val="en-US"/>
          </w:rPr>
          <w:delText>assign</w:delText>
        </w:r>
      </w:del>
      <w:ins w:id="4002" w:author="Jose Luis Zofio Prieto [2]" w:date="2025-03-13T16:08:00Z">
        <w:r w:rsidR="00CC7F5F" w:rsidRPr="0050535F">
          <w:rPr>
            <w:rFonts w:cs="Times New Roman"/>
            <w:lang w:val="en-US"/>
          </w:rPr>
          <w:t>assign</w:t>
        </w:r>
        <w:r w:rsidR="00CC7F5F">
          <w:rPr>
            <w:rFonts w:cs="Times New Roman"/>
            <w:lang w:val="en-US"/>
          </w:rPr>
          <w:t>ing</w:t>
        </w:r>
      </w:ins>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0B56A1A2" w14:textId="3869C744" w:rsidR="009B7A3F" w:rsidRPr="0050535F" w:rsidDel="00627B70" w:rsidRDefault="009B7A3F" w:rsidP="00DF3B00">
      <w:pPr>
        <w:spacing w:line="360" w:lineRule="auto"/>
        <w:rPr>
          <w:del w:id="4003" w:author="Jose Luis Zofio Prieto [2]" w:date="2025-03-13T16:53:00Z"/>
          <w:rFonts w:cs="Times New Roman"/>
          <w:lang w:val="en-US"/>
        </w:rPr>
      </w:pPr>
    </w:p>
    <w:p w14:paraId="7E5D0BC6" w14:textId="09C9EF7F"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w:t>
      </w:r>
      <w:r w:rsidR="00133F90" w:rsidRPr="0050535F">
        <w:rPr>
          <w:rFonts w:cs="Times New Roman"/>
          <w:lang w:val="en-US"/>
        </w:rPr>
        <w:lastRenderedPageBreak/>
        <w:t xml:space="preserve">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ins w:id="4004" w:author="Jose Luis Zofio Prieto [2]" w:date="2025-03-13T16:21:00Z">
        <w:r w:rsidR="008B1B43">
          <w:rPr>
            <w:rFonts w:cs="Times New Roman"/>
            <w:lang w:val="en-US"/>
          </w:rPr>
          <w:t>,</w:t>
        </w:r>
      </w:ins>
      <w:r w:rsidR="00813144" w:rsidRPr="0050535F">
        <w:rPr>
          <w:rFonts w:cs="Times New Roman"/>
          <w:lang w:val="en-US"/>
        </w:rPr>
        <w:t xml:space="preserve"> </w:t>
      </w:r>
      <w:del w:id="4005" w:author="Jose Luis Zofio Prieto [2]" w:date="2025-03-13T16:21:00Z">
        <w:r w:rsidR="00813144" w:rsidRPr="0050535F" w:rsidDel="008B1B43">
          <w:rPr>
            <w:rFonts w:cs="Times New Roman"/>
            <w:lang w:val="en-US"/>
          </w:rPr>
          <w:delText xml:space="preserve">and </w:delText>
        </w:r>
      </w:del>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ins w:id="4006" w:author="Jose Luis Zofio Prieto [2]" w:date="2025-03-13T16:21:00Z">
        <w:r w:rsidR="008B1B43">
          <w:rPr>
            <w:rFonts w:cs="Times New Roman"/>
            <w:lang w:val="en-US"/>
          </w:rPr>
          <w:t xml:space="preserve">or </w:t>
        </w:r>
      </w:ins>
      <w:ins w:id="4007" w:author="Jose Luis Zofio Prieto [2]" w:date="2025-03-13T16:22:00Z">
        <w:r w:rsidR="008B1B43">
          <w:rPr>
            <w:rFonts w:cs="Times New Roman"/>
            <w:lang w:val="en-US"/>
          </w:rPr>
          <w:t xml:space="preserve">benchmarking through </w:t>
        </w:r>
      </w:ins>
      <w:ins w:id="4008" w:author="Jose Luis Zofio Prieto [2]" w:date="2025-03-13T16:21:00Z">
        <w:r w:rsidR="008B1B43">
          <w:rPr>
            <w:rFonts w:cs="Times New Roman"/>
            <w:lang w:val="en-US"/>
          </w:rPr>
          <w:t xml:space="preserve">composite indicators </w:t>
        </w:r>
      </w:ins>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4D2F2ECC" w14:textId="46E8DF97" w:rsidR="00D108E8" w:rsidRPr="0050535F" w:rsidDel="00627B70" w:rsidRDefault="00D108E8" w:rsidP="00DF3B00">
      <w:pPr>
        <w:spacing w:line="360" w:lineRule="auto"/>
        <w:rPr>
          <w:del w:id="4009" w:author="Jose Luis Zofio Prieto [2]" w:date="2025-03-13T16:53:00Z"/>
          <w:rFonts w:cs="Times New Roman"/>
          <w:lang w:val="en-US"/>
        </w:rPr>
      </w:pPr>
    </w:p>
    <w:p w14:paraId="203BD75E" w14:textId="77777777" w:rsidR="006168A7" w:rsidRPr="0050535F" w:rsidRDefault="006168A7">
      <w:pPr>
        <w:pStyle w:val="Ttulo1"/>
        <w:rPr>
          <w:lang w:val="en-US"/>
        </w:rPr>
        <w:pPrChange w:id="4010" w:author="Jose Luis Zofio Prieto [2]" w:date="2025-03-13T16:53:00Z">
          <w:pPr>
            <w:spacing w:before="120" w:after="120" w:line="360" w:lineRule="auto"/>
          </w:pPr>
        </w:pPrChange>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9B6B0A" w:rsidRDefault="004D2CDE">
      <w:pPr>
        <w:pStyle w:val="Ttulo1"/>
        <w:rPr>
          <w:b w:val="0"/>
          <w:lang w:val="es-ES"/>
          <w:rPrChange w:id="4011" w:author="Jose Luis Zofio Prieto" w:date="2025-03-12T10:49:00Z">
            <w:rPr>
              <w:rFonts w:cs="Times New Roman"/>
              <w:b/>
              <w:bCs/>
              <w:lang w:val="en-US"/>
            </w:rPr>
          </w:rPrChange>
        </w:rPr>
        <w:pPrChange w:id="4012" w:author="Jose Luis Zofio Prieto [2]" w:date="2025-03-13T16:53:00Z">
          <w:pPr>
            <w:spacing w:line="360" w:lineRule="auto"/>
          </w:pPr>
        </w:pPrChange>
      </w:pPr>
      <w:proofErr w:type="spellStart"/>
      <w:r w:rsidRPr="009B6B0A">
        <w:rPr>
          <w:lang w:val="es-ES"/>
          <w:rPrChange w:id="4013" w:author="Jose Luis Zofio Prieto" w:date="2025-03-12T10:49:00Z">
            <w:rPr>
              <w:rFonts w:cs="Times New Roman"/>
              <w:bCs/>
              <w:lang w:val="en-US"/>
            </w:rPr>
          </w:rPrChange>
        </w:rPr>
        <w:lastRenderedPageBreak/>
        <w:t>References</w:t>
      </w:r>
      <w:proofErr w:type="spellEnd"/>
    </w:p>
    <w:p w14:paraId="7B13E4C9" w14:textId="77777777" w:rsidR="005E10C7" w:rsidRPr="0050535F" w:rsidRDefault="005E10C7" w:rsidP="001B011E">
      <w:pPr>
        <w:spacing w:line="360" w:lineRule="auto"/>
        <w:rPr>
          <w:rFonts w:cs="Times New Roman"/>
          <w:lang w:val="en-US"/>
        </w:rPr>
      </w:pPr>
      <w:proofErr w:type="spellStart"/>
      <w:r w:rsidRPr="009B6B0A">
        <w:rPr>
          <w:rFonts w:cs="Times New Roman"/>
          <w:lang w:val="es-ES"/>
          <w:rPrChange w:id="4014" w:author="Jose Luis Zofio Prieto" w:date="2025-03-12T10:49:00Z">
            <w:rPr>
              <w:rFonts w:cs="Times New Roman"/>
              <w:lang w:val="en-US"/>
            </w:rPr>
          </w:rPrChange>
        </w:rPr>
        <w:t>Amirteimoori</w:t>
      </w:r>
      <w:proofErr w:type="spellEnd"/>
      <w:r w:rsidRPr="009B6B0A">
        <w:rPr>
          <w:rFonts w:cs="Times New Roman"/>
          <w:lang w:val="es-ES"/>
          <w:rPrChange w:id="4015" w:author="Jose Luis Zofio Prieto" w:date="2025-03-12T10:49:00Z">
            <w:rPr>
              <w:rFonts w:cs="Times New Roman"/>
              <w:lang w:val="en-US"/>
            </w:rPr>
          </w:rPrChange>
        </w:rPr>
        <w:t xml:space="preserve">. A. </w:t>
      </w:r>
      <w:proofErr w:type="spellStart"/>
      <w:r w:rsidRPr="009B6B0A">
        <w:rPr>
          <w:rFonts w:cs="Times New Roman"/>
          <w:lang w:val="es-ES"/>
          <w:rPrChange w:id="4016" w:author="Jose Luis Zofio Prieto" w:date="2025-03-12T10:49:00Z">
            <w:rPr>
              <w:rFonts w:cs="Times New Roman"/>
              <w:lang w:val="en-US"/>
            </w:rPr>
          </w:rPrChange>
        </w:rPr>
        <w:t>Allahviranloo</w:t>
      </w:r>
      <w:proofErr w:type="spellEnd"/>
      <w:r w:rsidRPr="009B6B0A">
        <w:rPr>
          <w:rFonts w:cs="Times New Roman"/>
          <w:lang w:val="es-ES"/>
          <w:rPrChange w:id="4017" w:author="Jose Luis Zofio Prieto" w:date="2025-03-12T10:49:00Z">
            <w:rPr>
              <w:rFonts w:cs="Times New Roman"/>
              <w:lang w:val="en-US"/>
            </w:rPr>
          </w:rPrChange>
        </w:rPr>
        <w:t xml:space="preserve">. T. </w:t>
      </w:r>
      <w:proofErr w:type="spellStart"/>
      <w:r w:rsidRPr="009B6B0A">
        <w:rPr>
          <w:rFonts w:cs="Times New Roman"/>
          <w:lang w:val="es-ES"/>
          <w:rPrChange w:id="4018" w:author="Jose Luis Zofio Prieto" w:date="2025-03-12T10:49:00Z">
            <w:rPr>
              <w:rFonts w:cs="Times New Roman"/>
              <w:lang w:val="en-US"/>
            </w:rPr>
          </w:rPrChange>
        </w:rPr>
        <w:t>Zadmirzaei</w:t>
      </w:r>
      <w:proofErr w:type="spellEnd"/>
      <w:r w:rsidRPr="009B6B0A">
        <w:rPr>
          <w:rFonts w:cs="Times New Roman"/>
          <w:lang w:val="es-ES"/>
          <w:rPrChange w:id="4019" w:author="Jose Luis Zofio Prieto" w:date="2025-03-12T10:49:00Z">
            <w:rPr>
              <w:rFonts w:cs="Times New Roman"/>
              <w:lang w:val="en-US"/>
            </w:rPr>
          </w:rPrChange>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453CF997" w14:textId="77777777" w:rsidR="005E10C7" w:rsidRPr="0050535F" w:rsidRDefault="005E10C7" w:rsidP="001B011E">
      <w:pPr>
        <w:spacing w:line="360" w:lineRule="auto"/>
        <w:rPr>
          <w:rFonts w:cs="Times New Roman"/>
          <w:lang w:val="en-US"/>
        </w:rPr>
      </w:pPr>
      <w:r w:rsidRPr="0050535F">
        <w:rPr>
          <w:rFonts w:cs="Times New Roman"/>
          <w:lang w:val="en-US"/>
        </w:rPr>
        <w:t xml:space="preserve">Aparicio, J., Esteve, M., Rodriguez-Sala, J. J., &amp; </w:t>
      </w:r>
      <w:proofErr w:type="spellStart"/>
      <w:r w:rsidRPr="0050535F">
        <w:rPr>
          <w:rFonts w:cs="Times New Roman"/>
          <w:lang w:val="en-US"/>
        </w:rPr>
        <w:t>Zofio</w:t>
      </w:r>
      <w:proofErr w:type="spellEnd"/>
      <w:r w:rsidRPr="0050535F">
        <w:rPr>
          <w:rFonts w:cs="Times New Roman"/>
          <w:lang w:val="en-US"/>
        </w:rPr>
        <w:t>, J. L. (2021). 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4F3FF863" w14:textId="77777777" w:rsidR="005E10C7" w:rsidRPr="0050535F" w:rsidRDefault="005E10C7"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428C255" w14:textId="77777777" w:rsidR="005E10C7" w:rsidRPr="0050535F" w:rsidRDefault="005E10C7"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AB424F4" w14:textId="77777777" w:rsidR="005E10C7" w:rsidRPr="0050535F" w:rsidRDefault="005E10C7"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3BFA5199" w14:textId="77777777" w:rsidR="005E10C7" w:rsidRPr="0050535F" w:rsidRDefault="005E10C7"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0D1933D3" w14:textId="77777777" w:rsidR="005E10C7" w:rsidRPr="0050535F" w:rsidRDefault="005E10C7"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1AE5E5F2" w14:textId="77777777" w:rsidR="005E10C7" w:rsidRPr="0050535F" w:rsidRDefault="005E10C7"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00B3228D" w14:textId="77777777" w:rsidR="005E10C7" w:rsidRPr="0050535F" w:rsidRDefault="005E10C7"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73412016" w14:textId="77777777" w:rsidR="005E10C7" w:rsidRPr="0050535F" w:rsidRDefault="005E10C7"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2478D3EC" w14:textId="77777777" w:rsidR="005E10C7" w:rsidRPr="0050535F" w:rsidRDefault="005E10C7"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4A66C15A" w14:textId="77777777" w:rsidR="005E10C7" w:rsidRPr="0050535F" w:rsidRDefault="005E10C7"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63147182" w14:textId="77777777" w:rsidR="005E10C7" w:rsidRPr="0050535F" w:rsidRDefault="005E10C7" w:rsidP="001B011E">
      <w:pPr>
        <w:spacing w:line="360" w:lineRule="auto"/>
        <w:rPr>
          <w:rFonts w:cs="Times New Roman"/>
          <w:lang w:val="en-US"/>
        </w:rPr>
      </w:pPr>
      <w:r w:rsidRPr="0050535F">
        <w:rPr>
          <w:rFonts w:cs="Times New Roman"/>
          <w:lang w:val="en-US"/>
        </w:rPr>
        <w:lastRenderedPageBreak/>
        <w:t>Chen. Y. Li. Y. Xie. Q. An. Q. &amp; Liang. L. (2014). Data envelopment analysis with missing data: a multiple imputation approach. International Journal of Information and Decision Sciences. 6(4). 315-337.</w:t>
      </w:r>
    </w:p>
    <w:p w14:paraId="225383EF" w14:textId="77777777" w:rsidR="005E10C7" w:rsidRPr="0050535F" w:rsidRDefault="005E10C7"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78F93D64" w14:textId="77777777" w:rsidR="005E10C7" w:rsidRPr="0050535F" w:rsidRDefault="005E10C7"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0CB50FCE" w14:textId="77777777" w:rsidR="005E10C7" w:rsidRPr="0050535F" w:rsidRDefault="005E10C7"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192C09A9" w14:textId="77777777" w:rsidR="005E10C7" w:rsidRPr="0050535F" w:rsidRDefault="005E10C7"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97B583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1BF4C659" w14:textId="77777777" w:rsidR="005E10C7" w:rsidRPr="0050535F" w:rsidRDefault="005E10C7"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186A01ED" w14:textId="77777777" w:rsidR="005E10C7" w:rsidRPr="0050535F" w:rsidRDefault="005E10C7" w:rsidP="00875C4D">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A., &amp; Lek, S. (1995). Neural network models to study relationships between lead concentration in grasses and permanent urban descriptors. Ecological Modelling, 120(2-3), 261-270.</w:t>
      </w:r>
    </w:p>
    <w:p w14:paraId="35D8A06A" w14:textId="77777777" w:rsidR="005E10C7" w:rsidRPr="007A5D94" w:rsidRDefault="005E10C7"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A. &amp; Shale. E. (2009). A combined neural network and DEA for measuring efficiency of large scale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528EC8A4" w14:textId="77777777" w:rsidR="005E10C7" w:rsidRPr="0050535F" w:rsidRDefault="005E10C7"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4AB41604" w14:textId="77777777" w:rsidR="005E10C7" w:rsidRPr="0050535F" w:rsidRDefault="005E10C7"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79BD7A81"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7511AC02"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4200C063" w14:textId="77777777" w:rsidR="005E10C7" w:rsidRPr="0050535F" w:rsidRDefault="005E10C7"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31E172F4" w14:textId="77777777" w:rsidR="005E10C7" w:rsidRPr="0050535F" w:rsidRDefault="005E10C7" w:rsidP="00875C4D">
      <w:pPr>
        <w:spacing w:line="360" w:lineRule="auto"/>
        <w:rPr>
          <w:rFonts w:cs="Times New Roman"/>
          <w:lang w:val="en-US"/>
        </w:rPr>
      </w:pPr>
      <w:proofErr w:type="spellStart"/>
      <w:r w:rsidRPr="009B6B0A">
        <w:rPr>
          <w:rFonts w:cs="Times New Roman"/>
          <w:lang w:val="es-ES"/>
          <w:rPrChange w:id="4020" w:author="Jose Luis Zofio Prieto" w:date="2025-03-12T10:49:00Z">
            <w:rPr>
              <w:rFonts w:cs="Times New Roman"/>
              <w:lang w:val="en-US"/>
            </w:rPr>
          </w:rPrChange>
        </w:rPr>
        <w:t>Gevrey</w:t>
      </w:r>
      <w:proofErr w:type="spellEnd"/>
      <w:r w:rsidRPr="009B6B0A">
        <w:rPr>
          <w:rFonts w:cs="Times New Roman"/>
          <w:lang w:val="es-ES"/>
          <w:rPrChange w:id="4021" w:author="Jose Luis Zofio Prieto" w:date="2025-03-12T10:49:00Z">
            <w:rPr>
              <w:rFonts w:cs="Times New Roman"/>
              <w:lang w:val="en-US"/>
            </w:rPr>
          </w:rPrChange>
        </w:rPr>
        <w:t xml:space="preserve">, M., </w:t>
      </w:r>
      <w:proofErr w:type="spellStart"/>
      <w:r w:rsidRPr="009B6B0A">
        <w:rPr>
          <w:rFonts w:cs="Times New Roman"/>
          <w:lang w:val="es-ES"/>
          <w:rPrChange w:id="4022" w:author="Jose Luis Zofio Prieto" w:date="2025-03-12T10:49:00Z">
            <w:rPr>
              <w:rFonts w:cs="Times New Roman"/>
              <w:lang w:val="en-US"/>
            </w:rPr>
          </w:rPrChange>
        </w:rPr>
        <w:t>Dimopoulos</w:t>
      </w:r>
      <w:proofErr w:type="spellEnd"/>
      <w:r w:rsidRPr="009B6B0A">
        <w:rPr>
          <w:rFonts w:cs="Times New Roman"/>
          <w:lang w:val="es-ES"/>
          <w:rPrChange w:id="4023" w:author="Jose Luis Zofio Prieto" w:date="2025-03-12T10:49:00Z">
            <w:rPr>
              <w:rFonts w:cs="Times New Roman"/>
              <w:lang w:val="en-US"/>
            </w:rPr>
          </w:rPrChange>
        </w:rPr>
        <w:t xml:space="preserve">, I., &amp; Lek,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3103BE14" w14:textId="77777777" w:rsidR="005E10C7" w:rsidRPr="009B6B0A" w:rsidRDefault="005E10C7" w:rsidP="0012087D">
      <w:pPr>
        <w:spacing w:line="360" w:lineRule="auto"/>
        <w:rPr>
          <w:rFonts w:cs="Times New Roman"/>
          <w:lang w:val="es-ES"/>
          <w:rPrChange w:id="4024" w:author="Jose Luis Zofio Prieto" w:date="2025-03-12T10:49:00Z">
            <w:rPr>
              <w:rFonts w:cs="Times New Roman"/>
              <w:lang w:val="en-US"/>
            </w:rPr>
          </w:rPrChange>
        </w:rPr>
      </w:pPr>
      <w:r w:rsidRPr="0050535F">
        <w:rPr>
          <w:rFonts w:cs="Times New Roman"/>
          <w:lang w:val="en-US"/>
        </w:rPr>
        <w:t xml:space="preserve">Goodfellow. I. Bengio. Y. &amp; Courville. A. (2016). Deep Learning. </w:t>
      </w:r>
      <w:r w:rsidRPr="009B6B0A">
        <w:rPr>
          <w:rFonts w:cs="Times New Roman"/>
          <w:lang w:val="es-ES"/>
          <w:rPrChange w:id="4025" w:author="Jose Luis Zofio Prieto" w:date="2025-03-12T10:49:00Z">
            <w:rPr>
              <w:rFonts w:cs="Times New Roman"/>
              <w:lang w:val="en-US"/>
            </w:rPr>
          </w:rPrChange>
        </w:rPr>
        <w:t xml:space="preserve">MIT </w:t>
      </w:r>
      <w:proofErr w:type="spellStart"/>
      <w:r w:rsidRPr="009B6B0A">
        <w:rPr>
          <w:rFonts w:cs="Times New Roman"/>
          <w:lang w:val="es-ES"/>
          <w:rPrChange w:id="4026" w:author="Jose Luis Zofio Prieto" w:date="2025-03-12T10:49:00Z">
            <w:rPr>
              <w:rFonts w:cs="Times New Roman"/>
              <w:lang w:val="en-US"/>
            </w:rPr>
          </w:rPrChange>
        </w:rPr>
        <w:t>Press</w:t>
      </w:r>
      <w:proofErr w:type="spellEnd"/>
      <w:r w:rsidRPr="009B6B0A">
        <w:rPr>
          <w:rFonts w:cs="Times New Roman"/>
          <w:lang w:val="es-ES"/>
          <w:rPrChange w:id="4027" w:author="Jose Luis Zofio Prieto" w:date="2025-03-12T10:49:00Z">
            <w:rPr>
              <w:rFonts w:cs="Times New Roman"/>
              <w:lang w:val="en-US"/>
            </w:rPr>
          </w:rPrChange>
        </w:rPr>
        <w:t>.</w:t>
      </w:r>
    </w:p>
    <w:p w14:paraId="779FCB05" w14:textId="77777777" w:rsidR="005E10C7" w:rsidRPr="0050535F" w:rsidRDefault="005E10C7" w:rsidP="0012087D">
      <w:pPr>
        <w:spacing w:line="360" w:lineRule="auto"/>
        <w:rPr>
          <w:rFonts w:cs="Times New Roman"/>
          <w:lang w:val="en-US"/>
        </w:rPr>
      </w:pPr>
      <w:r w:rsidRPr="009B6B0A">
        <w:rPr>
          <w:rFonts w:cs="Times New Roman"/>
          <w:lang w:val="es-ES"/>
          <w:rPrChange w:id="4028" w:author="Jose Luis Zofio Prieto" w:date="2025-03-12T10:49:00Z">
            <w:rPr>
              <w:rFonts w:cs="Times New Roman"/>
              <w:lang w:val="en-US"/>
            </w:rPr>
          </w:rPrChange>
        </w:rPr>
        <w:t xml:space="preserve">Guerrero. N. M. Aparicio. J. &amp; Valero-Carreras. D. (2022). </w:t>
      </w:r>
      <w:r w:rsidRPr="0050535F">
        <w:rPr>
          <w:rFonts w:cs="Times New Roman"/>
          <w:lang w:val="en-US"/>
        </w:rPr>
        <w:t>Combining Data Envelopment Analysis and Machine Learning. Mathematics 2022. 10. 909.</w:t>
      </w:r>
    </w:p>
    <w:p w14:paraId="483C8324" w14:textId="6F9461D5" w:rsidR="005E10C7" w:rsidRPr="0050535F" w:rsidRDefault="005E10C7" w:rsidP="0012087D">
      <w:pPr>
        <w:spacing w:line="360" w:lineRule="auto"/>
        <w:rPr>
          <w:rFonts w:cs="Times New Roman"/>
          <w:lang w:val="en-US"/>
        </w:rPr>
      </w:pPr>
      <w:r w:rsidRPr="0050535F">
        <w:rPr>
          <w:rFonts w:cs="Times New Roman"/>
          <w:lang w:val="en-US"/>
        </w:rPr>
        <w:t>Guillen. M. D. Aparicio. J. &amp; España. V. J. (2023</w:t>
      </w:r>
      <w:ins w:id="4029" w:author="Jose Luis Zofio Prieto" w:date="2025-02-26T17:51:00Z">
        <w:r w:rsidR="00CE34E5" w:rsidRPr="0050535F">
          <w:rPr>
            <w:rFonts w:cs="Times New Roman"/>
            <w:lang w:val="en-US"/>
          </w:rPr>
          <w:t>a</w:t>
        </w:r>
      </w:ins>
      <w:r w:rsidRPr="0050535F">
        <w:rPr>
          <w:rFonts w:cs="Times New Roman"/>
          <w:lang w:val="en-US"/>
        </w:rPr>
        <w:t xml:space="preserve">).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547FCD86" w14:textId="6912659D"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ins w:id="4030" w:author="Jose Luis Zofio Prieto" w:date="2025-02-26T17:51:00Z">
        <w:r w:rsidR="00CE34E5" w:rsidRPr="0050535F">
          <w:rPr>
            <w:rFonts w:cs="Times New Roman"/>
            <w:lang w:val="en-US"/>
          </w:rPr>
          <w:t>b</w:t>
        </w:r>
      </w:ins>
      <w:r w:rsidRPr="0050535F">
        <w:rPr>
          <w:rFonts w:cs="Times New Roman"/>
          <w:lang w:val="en-US"/>
        </w:rPr>
        <w:t>).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45FC7887" w14:textId="5F390264"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ins w:id="4031" w:author="Jose Luis Zofio Prieto" w:date="2025-02-26T17:51:00Z">
        <w:r w:rsidR="00CE34E5" w:rsidRPr="0050535F">
          <w:rPr>
            <w:rFonts w:cs="Times New Roman"/>
            <w:lang w:val="en-US"/>
          </w:rPr>
          <w:t>c</w:t>
        </w:r>
      </w:ins>
      <w:r w:rsidRPr="0050535F">
        <w:rPr>
          <w:rFonts w:cs="Times New Roman"/>
          <w:lang w:val="en-US"/>
        </w:rPr>
        <w:t>).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1A8ADA3" w14:textId="77777777" w:rsidR="005E10C7" w:rsidRPr="0050535F" w:rsidDel="00F43467" w:rsidRDefault="005E10C7" w:rsidP="0012087D">
      <w:pPr>
        <w:spacing w:line="360" w:lineRule="auto"/>
        <w:rPr>
          <w:rFonts w:cs="Times New Roman"/>
          <w:lang w:val="en-US"/>
        </w:rPr>
      </w:pPr>
      <w:r w:rsidRPr="0050535F">
        <w:rPr>
          <w:rFonts w:cs="Times New Roman"/>
          <w:lang w:val="en-US"/>
        </w:rPr>
        <w:t xml:space="preserve">Guillen. M. D. Aparicio. </w:t>
      </w:r>
      <w:r w:rsidRPr="009B6B0A">
        <w:rPr>
          <w:rFonts w:cs="Times New Roman"/>
          <w:lang w:val="es-ES"/>
          <w:rPrChange w:id="4032" w:author="Jose Luis Zofio Prieto" w:date="2025-03-12T10:49:00Z">
            <w:rPr>
              <w:rFonts w:cs="Times New Roman"/>
              <w:lang w:val="en-US"/>
            </w:rPr>
          </w:rPrChange>
        </w:rPr>
        <w:t xml:space="preserve">J. </w:t>
      </w:r>
      <w:proofErr w:type="spellStart"/>
      <w:r w:rsidRPr="009B6B0A">
        <w:rPr>
          <w:rFonts w:cs="Times New Roman"/>
          <w:lang w:val="es-ES"/>
          <w:rPrChange w:id="4033" w:author="Jose Luis Zofio Prieto" w:date="2025-03-12T10:49:00Z">
            <w:rPr>
              <w:rFonts w:cs="Times New Roman"/>
              <w:lang w:val="en-US"/>
            </w:rPr>
          </w:rPrChange>
        </w:rPr>
        <w:t>Zofío</w:t>
      </w:r>
      <w:proofErr w:type="spellEnd"/>
      <w:r w:rsidRPr="009B6B0A">
        <w:rPr>
          <w:rFonts w:cs="Times New Roman"/>
          <w:lang w:val="es-ES"/>
          <w:rPrChange w:id="4034" w:author="Jose Luis Zofio Prieto" w:date="2025-03-12T10:49:00Z">
            <w:rPr>
              <w:rFonts w:cs="Times New Roman"/>
              <w:lang w:val="en-US"/>
            </w:rPr>
          </w:rPrChange>
        </w:rPr>
        <w:t xml:space="preserve">. J. L. &amp; España. </w:t>
      </w:r>
      <w:r w:rsidRPr="0050535F">
        <w:rPr>
          <w:rFonts w:cs="Times New Roman"/>
          <w:lang w:val="en-US"/>
        </w:rPr>
        <w:t>V. J. (2024). Improving the predictive accuracy of production frontier models for efficiency measurement using machine learning: The LSB-MAFS method. Computers &amp; Operations Research. 171. 106793.</w:t>
      </w:r>
    </w:p>
    <w:p w14:paraId="3F19EA7B" w14:textId="77777777" w:rsidR="005E10C7" w:rsidRPr="0050535F" w:rsidRDefault="005E10C7"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6045473A" w14:textId="77777777" w:rsidR="005E10C7" w:rsidRPr="0050535F" w:rsidRDefault="005E10C7"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CCA5981" w14:textId="77777777" w:rsidR="005E10C7" w:rsidRPr="0050535F" w:rsidRDefault="005E10C7"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59D8971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6529E091" w14:textId="77777777" w:rsidR="005E10C7" w:rsidRPr="0050535F" w:rsidRDefault="005E10C7"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1298FAE3" w14:textId="77777777" w:rsidR="005E10C7" w:rsidRPr="0050535F" w:rsidRDefault="005E10C7" w:rsidP="0012087D">
      <w:pPr>
        <w:spacing w:line="360" w:lineRule="auto"/>
        <w:rPr>
          <w:rFonts w:cs="Times New Roman"/>
          <w:lang w:val="en-US"/>
        </w:rPr>
      </w:pPr>
      <w:r w:rsidRPr="0050535F">
        <w:rPr>
          <w:rFonts w:cs="Times New Roman"/>
          <w:lang w:val="en-US"/>
        </w:rPr>
        <w:lastRenderedPageBreak/>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11DD92A3" w14:textId="77777777" w:rsidR="005E10C7" w:rsidRPr="0050535F" w:rsidRDefault="005E10C7"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7C4F2538" w14:textId="77777777" w:rsidR="005E10C7" w:rsidRPr="0050535F" w:rsidRDefault="005E10C7"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353C36B" w14:textId="77777777" w:rsidR="005E10C7" w:rsidRPr="0050535F" w:rsidRDefault="005E10C7" w:rsidP="0012087D">
      <w:pPr>
        <w:spacing w:line="360" w:lineRule="auto"/>
        <w:rPr>
          <w:rFonts w:cs="Times New Roman"/>
          <w:lang w:val="en-US"/>
        </w:rPr>
      </w:pPr>
      <w:r w:rsidRPr="0050535F">
        <w:rPr>
          <w:rFonts w:cs="Times New Roman"/>
          <w:lang w:val="en-US"/>
        </w:rPr>
        <w:t>LeCun. Y. Bengio. Y. &amp; Hinton. G. (2015). Deep learning. Nature. 521(7553). 436-444.</w:t>
      </w:r>
    </w:p>
    <w:p w14:paraId="3F7C8CE7" w14:textId="77777777" w:rsidR="005E10C7" w:rsidRPr="0050535F" w:rsidRDefault="005E10C7" w:rsidP="00E87574">
      <w:pPr>
        <w:spacing w:line="360" w:lineRule="auto"/>
        <w:rPr>
          <w:rFonts w:cs="Times New Roman"/>
          <w:lang w:val="en-US"/>
        </w:rPr>
      </w:pPr>
      <w:bookmarkStart w:id="4035" w:name="_Hlk190699982"/>
      <w:r w:rsidRPr="0050535F">
        <w:rPr>
          <w:rFonts w:cs="Times New Roman"/>
          <w:lang w:val="en-US"/>
        </w:rPr>
        <w:t>Li</w:t>
      </w:r>
      <w:bookmarkEnd w:id="4035"/>
      <w:r w:rsidRPr="0050535F">
        <w:rPr>
          <w:rFonts w:cs="Times New Roman"/>
          <w:lang w:val="en-US"/>
        </w:rPr>
        <w:t>, G., Rabitz, H., Yelvington, P. E., Oluwole, O. O., Bacon, F., Kolb, C. E., &amp; Schoendorf, J. (2010). Global sensitivity analysis for systems with independent and/or correlated inputs. </w:t>
      </w:r>
      <w:r w:rsidRPr="0050535F">
        <w:rPr>
          <w:rFonts w:cs="Times New Roman"/>
          <w:i/>
          <w:iCs/>
          <w:lang w:val="en-US"/>
        </w:rPr>
        <w:t>The journal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28365A21" w14:textId="77777777" w:rsidR="005E10C7" w:rsidRPr="0050535F" w:rsidRDefault="005E10C7"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482C7729" w14:textId="77777777" w:rsidR="005E10C7" w:rsidRPr="0050535F" w:rsidRDefault="005E10C7"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CE42B32" w14:textId="77777777" w:rsidR="005E10C7" w:rsidRPr="0050535F" w:rsidRDefault="005E10C7"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085A0C10" w14:textId="77777777" w:rsidR="005E10C7" w:rsidRPr="0050535F" w:rsidRDefault="005E10C7"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018D6EB3" w14:textId="77777777" w:rsidR="005E10C7" w:rsidRPr="0050535F" w:rsidRDefault="005E10C7" w:rsidP="00875C4D">
      <w:pPr>
        <w:spacing w:line="360" w:lineRule="auto"/>
        <w:rPr>
          <w:rFonts w:cs="Times New Roman"/>
          <w:lang w:val="en-US"/>
        </w:rPr>
      </w:pPr>
      <w:r w:rsidRPr="009B6B0A">
        <w:rPr>
          <w:rFonts w:cs="Times New Roman"/>
          <w:lang w:val="nl-NL"/>
          <w:rPrChange w:id="4036" w:author="Jose Luis Zofio Prieto" w:date="2025-03-12T10:49:00Z">
            <w:rPr>
              <w:rFonts w:cs="Times New Roman"/>
              <w:lang w:val="en-US"/>
            </w:rPr>
          </w:rPrChange>
        </w:rPr>
        <w:t xml:space="preserve">Martens. D. Baesens. B. Van Gestel.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9DC74F0" w14:textId="77777777" w:rsidR="005E10C7" w:rsidRPr="0050535F" w:rsidRDefault="005E10C7"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097EDF9A" w14:textId="77777777" w:rsidR="005E10C7" w:rsidRPr="0050535F" w:rsidRDefault="005E10C7"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6354CFB4" w14:textId="77777777" w:rsidR="005E10C7" w:rsidRPr="0050535F" w:rsidRDefault="005E10C7" w:rsidP="00875C4D">
      <w:pPr>
        <w:spacing w:line="360" w:lineRule="auto"/>
        <w:rPr>
          <w:rFonts w:cs="Times New Roman"/>
          <w:lang w:val="en-US"/>
        </w:rPr>
      </w:pPr>
      <w:r w:rsidRPr="0050535F">
        <w:rPr>
          <w:rFonts w:cs="Times New Roman"/>
          <w:lang w:val="en-US"/>
        </w:rPr>
        <w:lastRenderedPageBreak/>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47B109CA" w14:textId="77777777" w:rsidR="005E10C7" w:rsidRPr="0050535F" w:rsidRDefault="005E10C7" w:rsidP="00875C4D">
      <w:pPr>
        <w:spacing w:line="360" w:lineRule="auto"/>
        <w:rPr>
          <w:rFonts w:cs="Times New Roman"/>
          <w:lang w:val="en-US"/>
        </w:rPr>
      </w:pPr>
      <w:r w:rsidRPr="0050535F">
        <w:rPr>
          <w:rFonts w:cs="Times New Roman"/>
          <w:lang w:val="en-US"/>
          <w:rPrChange w:id="4037" w:author="Jose Luis Zofio Prieto" w:date="2025-02-28T08:18:00Z">
            <w:rPr>
              <w:rFonts w:cs="Times New Roman"/>
            </w:rPr>
          </w:rPrChange>
        </w:rPr>
        <w:t xml:space="preserve">Omrani. H. </w:t>
      </w:r>
      <w:proofErr w:type="spellStart"/>
      <w:r w:rsidRPr="0050535F">
        <w:rPr>
          <w:rFonts w:cs="Times New Roman"/>
          <w:lang w:val="en-US"/>
          <w:rPrChange w:id="4038" w:author="Jose Luis Zofio Prieto" w:date="2025-02-28T08:18:00Z">
            <w:rPr>
              <w:rFonts w:cs="Times New Roman"/>
            </w:rPr>
          </w:rPrChange>
        </w:rPr>
        <w:t>Emrouznejad</w:t>
      </w:r>
      <w:proofErr w:type="spellEnd"/>
      <w:r w:rsidRPr="0050535F">
        <w:rPr>
          <w:rFonts w:cs="Times New Roman"/>
          <w:lang w:val="en-US"/>
          <w:rPrChange w:id="4039" w:author="Jose Luis Zofio Prieto" w:date="2025-02-28T08:18:00Z">
            <w:rPr>
              <w:rFonts w:cs="Times New Roman"/>
            </w:rPr>
          </w:rPrChange>
        </w:rPr>
        <w:t xml:space="preserve">. A. </w:t>
      </w:r>
      <w:proofErr w:type="spellStart"/>
      <w:r w:rsidRPr="0050535F">
        <w:rPr>
          <w:rFonts w:cs="Times New Roman"/>
          <w:lang w:val="en-US"/>
          <w:rPrChange w:id="4040" w:author="Jose Luis Zofio Prieto" w:date="2025-02-28T08:18:00Z">
            <w:rPr>
              <w:rFonts w:cs="Times New Roman"/>
            </w:rPr>
          </w:rPrChange>
        </w:rPr>
        <w:t>Teplova</w:t>
      </w:r>
      <w:proofErr w:type="spellEnd"/>
      <w:r w:rsidRPr="0050535F">
        <w:rPr>
          <w:rFonts w:cs="Times New Roman"/>
          <w:lang w:val="en-US"/>
          <w:rPrChange w:id="4041" w:author="Jose Luis Zofio Prieto" w:date="2025-02-28T08:18:00Z">
            <w:rPr>
              <w:rFonts w:cs="Times New Roman"/>
            </w:rPr>
          </w:rPrChange>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27005991" w14:textId="4D550747" w:rsidR="006F1D59" w:rsidRPr="0050535F" w:rsidRDefault="006F1D59" w:rsidP="00875C4D">
      <w:pPr>
        <w:spacing w:line="360" w:lineRule="auto"/>
        <w:rPr>
          <w:ins w:id="4042" w:author="Jose Luis Zofio Prieto" w:date="2025-02-27T18:11:00Z"/>
          <w:rFonts w:cs="Times New Roman"/>
          <w:lang w:val="en-US"/>
        </w:rPr>
      </w:pPr>
      <w:ins w:id="4043" w:author="Jose Luis Zofio Prieto" w:date="2025-02-27T18:11:00Z">
        <w:r w:rsidRPr="0050535F">
          <w:rPr>
            <w:rFonts w:cs="Times New Roman"/>
            <w:lang w:val="en-US"/>
          </w:rPr>
          <w:t xml:space="preserve">Orea, L. &amp; </w:t>
        </w:r>
        <w:proofErr w:type="spellStart"/>
        <w:r w:rsidRPr="0050535F">
          <w:rPr>
            <w:rFonts w:cs="Times New Roman"/>
            <w:lang w:val="en-US"/>
          </w:rPr>
          <w:t>Zofío</w:t>
        </w:r>
        <w:proofErr w:type="spellEnd"/>
        <w:r w:rsidRPr="0050535F">
          <w:rPr>
            <w:rFonts w:cs="Times New Roman"/>
            <w:lang w:val="en-US"/>
            <w:rPrChange w:id="4044" w:author="Jose Luis Zofio Prieto" w:date="2025-02-28T12:16:00Z">
              <w:rPr>
                <w:rFonts w:cs="Times New Roman"/>
                <w:lang w:val="es-ES"/>
              </w:rPr>
            </w:rPrChange>
          </w:rPr>
          <w:t xml:space="preserve">, J.L. </w:t>
        </w:r>
        <w:r w:rsidRPr="0050535F">
          <w:rPr>
            <w:rFonts w:cs="Times New Roman"/>
            <w:lang w:val="en-US"/>
          </w:rPr>
          <w:t>(2019). Common methodological choices in non-parametric and parametric analyses of firms’ performance, in ten Raa, T</w:t>
        </w:r>
        <w:r w:rsidR="00BC242F" w:rsidRPr="0050535F">
          <w:rPr>
            <w:rFonts w:cs="Times New Roman"/>
            <w:lang w:val="en-US"/>
          </w:rPr>
          <w:t>.</w:t>
        </w:r>
        <w:r w:rsidRPr="0050535F">
          <w:rPr>
            <w:rFonts w:cs="Times New Roman"/>
            <w:lang w:val="en-US"/>
          </w:rPr>
          <w:t xml:space="preserve"> </w:t>
        </w:r>
        <w:r w:rsidR="00BC242F" w:rsidRPr="0050535F">
          <w:rPr>
            <w:rFonts w:cs="Times New Roman"/>
            <w:lang w:val="en-US"/>
          </w:rPr>
          <w:t>&amp;</w:t>
        </w:r>
        <w:r w:rsidRPr="0050535F">
          <w:rPr>
            <w:rFonts w:cs="Times New Roman"/>
            <w:lang w:val="en-US"/>
          </w:rPr>
          <w:t xml:space="preserve"> Greene, W</w:t>
        </w:r>
        <w:r w:rsidR="00BC242F" w:rsidRPr="0050535F">
          <w:rPr>
            <w:rFonts w:cs="Times New Roman"/>
            <w:lang w:val="en-US"/>
          </w:rPr>
          <w:t xml:space="preserve">. </w:t>
        </w:r>
        <w:r w:rsidRPr="0050535F">
          <w:rPr>
            <w:rFonts w:cs="Times New Roman"/>
            <w:lang w:val="en-US"/>
          </w:rPr>
          <w:t xml:space="preserve">H. (eds.) </w:t>
        </w:r>
        <w:r w:rsidRPr="0050535F">
          <w:rPr>
            <w:rFonts w:cs="Times New Roman"/>
            <w:i/>
            <w:iCs/>
            <w:lang w:val="en-US"/>
            <w:rPrChange w:id="4045" w:author="Jose Luis Zofio Prieto" w:date="2025-02-27T18:12:00Z">
              <w:rPr>
                <w:rFonts w:cs="Times New Roman"/>
                <w:lang w:val="en-US"/>
              </w:rPr>
            </w:rPrChange>
          </w:rPr>
          <w:t>Palgrave Handbook of Economic Performance Analysis</w:t>
        </w:r>
        <w:r w:rsidRPr="0050535F">
          <w:rPr>
            <w:rFonts w:cs="Times New Roman"/>
            <w:lang w:val="en-US"/>
          </w:rPr>
          <w:t>, Palgrave-MacMillan: Cham, 419-484.</w:t>
        </w:r>
      </w:ins>
    </w:p>
    <w:p w14:paraId="6DD160FF" w14:textId="238456BD" w:rsidR="005E10C7" w:rsidRPr="0050535F" w:rsidRDefault="005E10C7"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148315F1" w14:textId="77777777" w:rsidR="005E10C7" w:rsidRPr="0050535F" w:rsidRDefault="005E10C7"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03ED8968" w14:textId="77777777" w:rsidR="005E10C7" w:rsidRPr="0050535F" w:rsidRDefault="005E10C7"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should </w:t>
      </w:r>
      <w:proofErr w:type="spellStart"/>
      <w:r w:rsidRPr="0050535F">
        <w:rPr>
          <w:rFonts w:cs="Times New Roman"/>
          <w:lang w:val="en-US"/>
        </w:rPr>
        <w:t>i</w:t>
      </w:r>
      <w:proofErr w:type="spell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4ABD1FDD" w14:textId="77777777" w:rsidR="005E10C7" w:rsidRPr="0050535F" w:rsidRDefault="005E10C7"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M. (1990). Feature selection using a multilayer perceptron. Journal of neural network computing. 2(2). 40-48.</w:t>
      </w:r>
    </w:p>
    <w:p w14:paraId="547C4D42" w14:textId="77777777" w:rsidR="005E10C7" w:rsidRPr="0050535F" w:rsidRDefault="005E10C7"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3FACAD00" w14:textId="77777777" w:rsidR="005E10C7" w:rsidRPr="0050535F" w:rsidRDefault="005E10C7"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5E75B28A" w14:textId="77777777" w:rsidR="005E10C7" w:rsidRPr="0050535F" w:rsidRDefault="005E10C7"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44F344B"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4D960B1F" w14:textId="77777777" w:rsidR="005E10C7" w:rsidRPr="0050535F" w:rsidRDefault="005E10C7" w:rsidP="00E87574">
      <w:pPr>
        <w:spacing w:line="360" w:lineRule="auto"/>
        <w:rPr>
          <w:rFonts w:cs="Times New Roman"/>
          <w:lang w:val="en-US"/>
        </w:rPr>
      </w:pPr>
      <w:r w:rsidRPr="0050535F">
        <w:rPr>
          <w:rFonts w:cs="Times New Roman"/>
          <w:lang w:val="en-US"/>
        </w:rPr>
        <w:t>Song, X., Zhang, J., Zhan, C., Xuan, Y.,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103570FE" w14:textId="77777777" w:rsidR="005E10C7" w:rsidRPr="0050535F" w:rsidRDefault="005E10C7" w:rsidP="00875C4D">
      <w:pPr>
        <w:spacing w:line="360" w:lineRule="auto"/>
        <w:rPr>
          <w:rFonts w:cs="Times New Roman"/>
          <w:lang w:val="en-US"/>
        </w:rPr>
      </w:pPr>
      <w:r w:rsidRPr="0050535F">
        <w:rPr>
          <w:rFonts w:cs="Times New Roman"/>
          <w:lang w:val="en-US"/>
        </w:rPr>
        <w:lastRenderedPageBreak/>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D3C73BF"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3315E6C"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58002EC6" w14:textId="77777777" w:rsidR="005E10C7" w:rsidRPr="0050535F" w:rsidRDefault="005E10C7"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1A0F3E18"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5CDE23A" w14:textId="77777777" w:rsidR="005E10C7" w:rsidRPr="0050535F" w:rsidRDefault="005E10C7"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566CBE29" w14:textId="77777777" w:rsidR="005E10C7" w:rsidRPr="009B6B0A" w:rsidRDefault="005E10C7" w:rsidP="00875C4D">
      <w:pPr>
        <w:spacing w:line="360" w:lineRule="auto"/>
        <w:rPr>
          <w:rFonts w:cs="Times New Roman"/>
          <w:lang w:val="es-ES"/>
          <w:rPrChange w:id="4046" w:author="Jose Luis Zofio Prieto" w:date="2025-03-12T10:49:00Z">
            <w:rPr>
              <w:rFonts w:cs="Times New Roman"/>
              <w:lang w:val="en-US"/>
            </w:rPr>
          </w:rPrChange>
        </w:rPr>
      </w:pPr>
      <w:r w:rsidRPr="0050535F">
        <w:rPr>
          <w:rFonts w:cs="Times New Roman"/>
          <w:lang w:val="en-US"/>
        </w:rPr>
        <w:t>Valero-Carreras. D. Aparicio. J. &amp; Guerrero. N. M. (2021). Support vector frontiers: A new approach for estimating production functions through support vector machines. </w:t>
      </w:r>
      <w:r w:rsidRPr="009B6B0A">
        <w:rPr>
          <w:rFonts w:cs="Times New Roman"/>
          <w:i/>
          <w:iCs/>
          <w:lang w:val="es-ES"/>
          <w:rPrChange w:id="4047" w:author="Jose Luis Zofio Prieto" w:date="2025-03-12T10:49:00Z">
            <w:rPr>
              <w:rFonts w:cs="Times New Roman"/>
              <w:i/>
              <w:iCs/>
              <w:lang w:val="en-US"/>
            </w:rPr>
          </w:rPrChange>
        </w:rPr>
        <w:t>Omega</w:t>
      </w:r>
      <w:r w:rsidRPr="009B6B0A">
        <w:rPr>
          <w:rFonts w:cs="Times New Roman"/>
          <w:lang w:val="es-ES"/>
          <w:rPrChange w:id="4048" w:author="Jose Luis Zofio Prieto" w:date="2025-03-12T10:49:00Z">
            <w:rPr>
              <w:rFonts w:cs="Times New Roman"/>
              <w:lang w:val="en-US"/>
            </w:rPr>
          </w:rPrChange>
        </w:rPr>
        <w:t>. </w:t>
      </w:r>
      <w:r w:rsidRPr="009B6B0A">
        <w:rPr>
          <w:rFonts w:cs="Times New Roman"/>
          <w:i/>
          <w:iCs/>
          <w:lang w:val="es-ES"/>
          <w:rPrChange w:id="4049" w:author="Jose Luis Zofio Prieto" w:date="2025-03-12T10:49:00Z">
            <w:rPr>
              <w:rFonts w:cs="Times New Roman"/>
              <w:i/>
              <w:iCs/>
              <w:lang w:val="en-US"/>
            </w:rPr>
          </w:rPrChange>
        </w:rPr>
        <w:t>104</w:t>
      </w:r>
      <w:r w:rsidRPr="009B6B0A">
        <w:rPr>
          <w:rFonts w:cs="Times New Roman"/>
          <w:lang w:val="es-ES"/>
          <w:rPrChange w:id="4050" w:author="Jose Luis Zofio Prieto" w:date="2025-03-12T10:49:00Z">
            <w:rPr>
              <w:rFonts w:cs="Times New Roman"/>
              <w:lang w:val="en-US"/>
            </w:rPr>
          </w:rPrChange>
        </w:rPr>
        <w:t>. 102490.</w:t>
      </w:r>
    </w:p>
    <w:p w14:paraId="24C804BC" w14:textId="77777777" w:rsidR="005E10C7" w:rsidRPr="009B6B0A" w:rsidRDefault="005E10C7" w:rsidP="00875C4D">
      <w:pPr>
        <w:spacing w:line="360" w:lineRule="auto"/>
        <w:rPr>
          <w:rFonts w:cs="Times New Roman"/>
          <w:lang w:val="es-ES"/>
          <w:rPrChange w:id="4051" w:author="Jose Luis Zofio Prieto" w:date="2025-03-12T10:49:00Z">
            <w:rPr>
              <w:rFonts w:cs="Times New Roman"/>
              <w:lang w:val="en-US"/>
            </w:rPr>
          </w:rPrChange>
        </w:rPr>
      </w:pPr>
      <w:r w:rsidRPr="009B6B0A">
        <w:rPr>
          <w:rFonts w:cs="Times New Roman"/>
          <w:lang w:val="es-ES"/>
          <w:rPrChange w:id="4052" w:author="Jose Luis Zofio Prieto" w:date="2025-03-12T10:49:00Z">
            <w:rPr>
              <w:rFonts w:cs="Times New Roman"/>
              <w:lang w:val="en-US"/>
            </w:rPr>
          </w:rPrChange>
        </w:rPr>
        <w:t xml:space="preserve">Valero-Carreras. D. Aparicio. J. &amp; Guerrero. N. M. (2022). </w:t>
      </w:r>
      <w:proofErr w:type="spellStart"/>
      <w:r w:rsidRPr="009B6B0A">
        <w:rPr>
          <w:rFonts w:cs="Times New Roman"/>
          <w:lang w:val="es-ES"/>
          <w:rPrChange w:id="4053" w:author="Jose Luis Zofio Prieto" w:date="2025-03-12T10:49:00Z">
            <w:rPr>
              <w:rFonts w:cs="Times New Roman"/>
              <w:lang w:val="en-US"/>
            </w:rPr>
          </w:rPrChange>
        </w:rPr>
        <w:t>Multi-output</w:t>
      </w:r>
      <w:proofErr w:type="spellEnd"/>
      <w:r w:rsidRPr="009B6B0A">
        <w:rPr>
          <w:rFonts w:cs="Times New Roman"/>
          <w:lang w:val="es-ES"/>
          <w:rPrChange w:id="4054" w:author="Jose Luis Zofio Prieto" w:date="2025-03-12T10:49:00Z">
            <w:rPr>
              <w:rFonts w:cs="Times New Roman"/>
              <w:lang w:val="en-US"/>
            </w:rPr>
          </w:rPrChange>
        </w:rPr>
        <w:t xml:space="preserve"> </w:t>
      </w:r>
      <w:proofErr w:type="spellStart"/>
      <w:r w:rsidRPr="009B6B0A">
        <w:rPr>
          <w:rFonts w:cs="Times New Roman"/>
          <w:lang w:val="es-ES"/>
          <w:rPrChange w:id="4055" w:author="Jose Luis Zofio Prieto" w:date="2025-03-12T10:49:00Z">
            <w:rPr>
              <w:rFonts w:cs="Times New Roman"/>
              <w:lang w:val="en-US"/>
            </w:rPr>
          </w:rPrChange>
        </w:rPr>
        <w:t>support</w:t>
      </w:r>
      <w:proofErr w:type="spellEnd"/>
      <w:r w:rsidRPr="009B6B0A">
        <w:rPr>
          <w:rFonts w:cs="Times New Roman"/>
          <w:lang w:val="es-ES"/>
          <w:rPrChange w:id="4056" w:author="Jose Luis Zofio Prieto" w:date="2025-03-12T10:49:00Z">
            <w:rPr>
              <w:rFonts w:cs="Times New Roman"/>
              <w:lang w:val="en-US"/>
            </w:rPr>
          </w:rPrChange>
        </w:rPr>
        <w:t xml:space="preserve"> vector </w:t>
      </w:r>
      <w:proofErr w:type="spellStart"/>
      <w:r w:rsidRPr="009B6B0A">
        <w:rPr>
          <w:rFonts w:cs="Times New Roman"/>
          <w:lang w:val="es-ES"/>
          <w:rPrChange w:id="4057" w:author="Jose Luis Zofio Prieto" w:date="2025-03-12T10:49:00Z">
            <w:rPr>
              <w:rFonts w:cs="Times New Roman"/>
              <w:lang w:val="en-US"/>
            </w:rPr>
          </w:rPrChange>
        </w:rPr>
        <w:t>frontiers</w:t>
      </w:r>
      <w:proofErr w:type="spellEnd"/>
      <w:r w:rsidRPr="009B6B0A">
        <w:rPr>
          <w:rFonts w:cs="Times New Roman"/>
          <w:lang w:val="es-ES"/>
          <w:rPrChange w:id="4058" w:author="Jose Luis Zofio Prieto" w:date="2025-03-12T10:49:00Z">
            <w:rPr>
              <w:rFonts w:cs="Times New Roman"/>
              <w:lang w:val="en-US"/>
            </w:rPr>
          </w:rPrChange>
        </w:rPr>
        <w:t>. </w:t>
      </w:r>
      <w:proofErr w:type="spellStart"/>
      <w:r w:rsidRPr="009B6B0A">
        <w:rPr>
          <w:rFonts w:cs="Times New Roman"/>
          <w:i/>
          <w:iCs/>
          <w:lang w:val="es-ES"/>
          <w:rPrChange w:id="4059" w:author="Jose Luis Zofio Prieto" w:date="2025-03-12T10:49:00Z">
            <w:rPr>
              <w:rFonts w:cs="Times New Roman"/>
              <w:i/>
              <w:iCs/>
              <w:lang w:val="en-US"/>
            </w:rPr>
          </w:rPrChange>
        </w:rPr>
        <w:t>Computers</w:t>
      </w:r>
      <w:proofErr w:type="spellEnd"/>
      <w:r w:rsidRPr="009B6B0A">
        <w:rPr>
          <w:rFonts w:cs="Times New Roman"/>
          <w:i/>
          <w:iCs/>
          <w:lang w:val="es-ES"/>
          <w:rPrChange w:id="4060" w:author="Jose Luis Zofio Prieto" w:date="2025-03-12T10:49:00Z">
            <w:rPr>
              <w:rFonts w:cs="Times New Roman"/>
              <w:i/>
              <w:iCs/>
              <w:lang w:val="en-US"/>
            </w:rPr>
          </w:rPrChange>
        </w:rPr>
        <w:t xml:space="preserve"> &amp; </w:t>
      </w:r>
      <w:proofErr w:type="spellStart"/>
      <w:r w:rsidRPr="009B6B0A">
        <w:rPr>
          <w:rFonts w:cs="Times New Roman"/>
          <w:i/>
          <w:iCs/>
          <w:lang w:val="es-ES"/>
          <w:rPrChange w:id="4061" w:author="Jose Luis Zofio Prieto" w:date="2025-03-12T10:49:00Z">
            <w:rPr>
              <w:rFonts w:cs="Times New Roman"/>
              <w:i/>
              <w:iCs/>
              <w:lang w:val="en-US"/>
            </w:rPr>
          </w:rPrChange>
        </w:rPr>
        <w:t>Operations</w:t>
      </w:r>
      <w:proofErr w:type="spellEnd"/>
      <w:r w:rsidRPr="009B6B0A">
        <w:rPr>
          <w:rFonts w:cs="Times New Roman"/>
          <w:i/>
          <w:iCs/>
          <w:lang w:val="es-ES"/>
          <w:rPrChange w:id="4062" w:author="Jose Luis Zofio Prieto" w:date="2025-03-12T10:49:00Z">
            <w:rPr>
              <w:rFonts w:cs="Times New Roman"/>
              <w:i/>
              <w:iCs/>
              <w:lang w:val="en-US"/>
            </w:rPr>
          </w:rPrChange>
        </w:rPr>
        <w:t xml:space="preserve"> </w:t>
      </w:r>
      <w:proofErr w:type="spellStart"/>
      <w:r w:rsidRPr="009B6B0A">
        <w:rPr>
          <w:rFonts w:cs="Times New Roman"/>
          <w:i/>
          <w:iCs/>
          <w:lang w:val="es-ES"/>
          <w:rPrChange w:id="4063" w:author="Jose Luis Zofio Prieto" w:date="2025-03-12T10:49:00Z">
            <w:rPr>
              <w:rFonts w:cs="Times New Roman"/>
              <w:i/>
              <w:iCs/>
              <w:lang w:val="en-US"/>
            </w:rPr>
          </w:rPrChange>
        </w:rPr>
        <w:t>Research</w:t>
      </w:r>
      <w:proofErr w:type="spellEnd"/>
      <w:r w:rsidRPr="009B6B0A">
        <w:rPr>
          <w:rFonts w:cs="Times New Roman"/>
          <w:lang w:val="es-ES"/>
          <w:rPrChange w:id="4064" w:author="Jose Luis Zofio Prieto" w:date="2025-03-12T10:49:00Z">
            <w:rPr>
              <w:rFonts w:cs="Times New Roman"/>
              <w:lang w:val="en-US"/>
            </w:rPr>
          </w:rPrChange>
        </w:rPr>
        <w:t>. </w:t>
      </w:r>
      <w:r w:rsidRPr="009B6B0A">
        <w:rPr>
          <w:rFonts w:cs="Times New Roman"/>
          <w:i/>
          <w:iCs/>
          <w:lang w:val="es-ES"/>
          <w:rPrChange w:id="4065" w:author="Jose Luis Zofio Prieto" w:date="2025-03-12T10:49:00Z">
            <w:rPr>
              <w:rFonts w:cs="Times New Roman"/>
              <w:i/>
              <w:iCs/>
              <w:lang w:val="en-US"/>
            </w:rPr>
          </w:rPrChange>
        </w:rPr>
        <w:t>143</w:t>
      </w:r>
      <w:r w:rsidRPr="009B6B0A">
        <w:rPr>
          <w:rFonts w:cs="Times New Roman"/>
          <w:lang w:val="es-ES"/>
          <w:rPrChange w:id="4066" w:author="Jose Luis Zofio Prieto" w:date="2025-03-12T10:49:00Z">
            <w:rPr>
              <w:rFonts w:cs="Times New Roman"/>
              <w:lang w:val="en-US"/>
            </w:rPr>
          </w:rPrChange>
        </w:rPr>
        <w:t>. 105765.</w:t>
      </w:r>
    </w:p>
    <w:p w14:paraId="286A71F8" w14:textId="77777777" w:rsidR="005E10C7" w:rsidRPr="0050535F" w:rsidRDefault="005E10C7" w:rsidP="00875C4D">
      <w:pPr>
        <w:spacing w:line="360" w:lineRule="auto"/>
        <w:rPr>
          <w:rFonts w:cs="Times New Roman"/>
          <w:lang w:val="en-US"/>
        </w:rPr>
      </w:pPr>
      <w:r w:rsidRPr="009B6B0A">
        <w:rPr>
          <w:rFonts w:cs="Times New Roman"/>
          <w:lang w:val="es-ES"/>
          <w:rPrChange w:id="4067" w:author="Jose Luis Zofio Prieto" w:date="2025-03-12T10:49:00Z">
            <w:rPr>
              <w:rFonts w:cs="Times New Roman"/>
              <w:lang w:val="en-US"/>
            </w:rPr>
          </w:rPrChange>
        </w:rPr>
        <w:t xml:space="preserve">Valero-Carreras. D. Moragues. R. Aparicio. </w:t>
      </w:r>
      <w:r w:rsidRPr="009B6B0A">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16A3107C" w14:textId="77777777" w:rsidR="005E10C7" w:rsidRPr="0050535F" w:rsidRDefault="005E10C7"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8BC3347" w14:textId="77777777" w:rsidR="005E10C7" w:rsidRPr="0050535F" w:rsidRDefault="005E10C7"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3707D02F" w14:textId="77777777" w:rsidR="005E10C7" w:rsidRPr="0050535F" w:rsidRDefault="005E10C7"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41CA670D" w14:textId="77777777" w:rsidR="005E10C7" w:rsidRPr="0050535F" w:rsidRDefault="005E10C7" w:rsidP="00875C4D">
      <w:pPr>
        <w:spacing w:line="360" w:lineRule="auto"/>
        <w:rPr>
          <w:rFonts w:cs="Times New Roman"/>
          <w:lang w:val="en-US"/>
        </w:rPr>
      </w:pPr>
      <w:r w:rsidRPr="0050535F">
        <w:rPr>
          <w:rFonts w:cs="Times New Roman"/>
          <w:lang w:val="en-US"/>
        </w:rPr>
        <w:lastRenderedPageBreak/>
        <w:t>Weiss. G. M. &amp; Provost. F. (2003). Learning when training data are costly: The effect of class distribution on tree induction. Journal of artificial intelligence research. 19. 315-354.</w:t>
      </w:r>
    </w:p>
    <w:p w14:paraId="0CE03E9C" w14:textId="77777777" w:rsidR="005E10C7" w:rsidRPr="0050535F" w:rsidRDefault="005E10C7"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11CE94D5" w14:textId="77777777" w:rsidR="005E10C7" w:rsidRPr="0050535F" w:rsidRDefault="005E10C7"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3D305EA9" w14:textId="77777777" w:rsidR="005E10C7" w:rsidRPr="0050535F" w:rsidRDefault="005E10C7" w:rsidP="00875C4D">
      <w:pPr>
        <w:spacing w:line="360" w:lineRule="auto"/>
        <w:rPr>
          <w:rFonts w:cs="Times New Roman"/>
          <w:lang w:val="en-US"/>
        </w:rPr>
      </w:pPr>
      <w:r w:rsidRPr="0050535F">
        <w:rPr>
          <w:rFonts w:cs="Times New Roman"/>
          <w:lang w:val="en-US"/>
        </w:rPr>
        <w:t xml:space="preserve">Zhu. N. Zhu. C. &amp; </w:t>
      </w:r>
      <w:proofErr w:type="spellStart"/>
      <w:r w:rsidRPr="0050535F">
        <w:rPr>
          <w:rFonts w:cs="Times New Roman"/>
          <w:lang w:val="en-US"/>
        </w:rPr>
        <w:t>Emrouznejad</w:t>
      </w:r>
      <w:proofErr w:type="spellEnd"/>
      <w:r w:rsidRPr="0050535F">
        <w:rPr>
          <w:rFonts w:cs="Times New Roman"/>
          <w:lang w:val="en-US"/>
        </w:rPr>
        <w:t>. 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sectPr w:rsidR="005E10C7" w:rsidRPr="0050535F" w:rsidSect="001325C8">
      <w:footerReference w:type="default" r:id="rId316"/>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Gonzalez Moyano, Ricardo" w:date="2025-03-14T17:01:00Z" w:initials="RG">
    <w:p w14:paraId="6BFEA8D8" w14:textId="77777777" w:rsidR="00AE46F7" w:rsidRDefault="00AE46F7" w:rsidP="00AE46F7">
      <w:pPr>
        <w:pStyle w:val="Textocomentario"/>
        <w:jc w:val="left"/>
      </w:pPr>
      <w:r>
        <w:rPr>
          <w:rStyle w:val="Refdecomentario"/>
        </w:rPr>
        <w:annotationRef/>
      </w:r>
      <w:r>
        <w:t>Falta R?</w:t>
      </w:r>
    </w:p>
  </w:comment>
  <w:comment w:id="11"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3" w:author="España Roch, Víctor Javier" w:date="2025-02-13T10:10:00Z" w:initials="VE">
    <w:p w14:paraId="048CE48B" w14:textId="3EF547A4" w:rsidR="00AB32F0" w:rsidRDefault="00AB32F0" w:rsidP="00FE41C0">
      <w:pPr>
        <w:pStyle w:val="Textocomentario"/>
        <w:jc w:val="left"/>
      </w:pPr>
      <w:r>
        <w:rPr>
          <w:rStyle w:val="Refdecomentario"/>
        </w:rPr>
        <w:annotationRef/>
      </w:r>
      <w:r>
        <w:t>Nuevamente, creo que la figura queda mejor rectangular:</w:t>
      </w:r>
    </w:p>
    <w:p w14:paraId="2C2857DA" w14:textId="77777777" w:rsidR="00AB32F0" w:rsidRDefault="00AB32F0" w:rsidP="00FE41C0">
      <w:pPr>
        <w:pStyle w:val="Textocomentario"/>
        <w:jc w:val="left"/>
      </w:pPr>
    </w:p>
    <w:p w14:paraId="22BF183E" w14:textId="77777777" w:rsidR="00AB32F0" w:rsidRDefault="00AB32F0" w:rsidP="00FE41C0">
      <w:pPr>
        <w:pStyle w:val="Textocomentario"/>
        <w:jc w:val="left"/>
      </w:pPr>
      <w:r>
        <w:t>ggsave(file = "img1.png", plot = img1, dpi = 600, width = 10, heigh = 6)</w:t>
      </w:r>
    </w:p>
    <w:p w14:paraId="1811D865" w14:textId="77777777" w:rsidR="00AB32F0" w:rsidRDefault="00AB32F0" w:rsidP="00FE41C0">
      <w:pPr>
        <w:pStyle w:val="Textocomentario"/>
        <w:jc w:val="left"/>
      </w:pPr>
    </w:p>
    <w:p w14:paraId="7FA7544F" w14:textId="77777777" w:rsidR="00AB32F0" w:rsidRDefault="00AB32F0" w:rsidP="00FE41C0">
      <w:pPr>
        <w:pStyle w:val="Textocomentario"/>
        <w:jc w:val="left"/>
      </w:pPr>
      <w:r>
        <w:t>Quizá la flecha tapa demasiado la proyección (podrías hacer la punta más pequeña) y el punto proyección más grande.</w:t>
      </w:r>
    </w:p>
    <w:p w14:paraId="515A4EB0" w14:textId="77777777" w:rsidR="00AB32F0" w:rsidRDefault="00AB32F0" w:rsidP="00FE41C0">
      <w:pPr>
        <w:pStyle w:val="Textocomentario"/>
        <w:jc w:val="left"/>
      </w:pPr>
    </w:p>
    <w:p w14:paraId="5E8542D4" w14:textId="77777777" w:rsidR="00AB32F0" w:rsidRDefault="00AB32F0" w:rsidP="00FE41C0">
      <w:pPr>
        <w:pStyle w:val="Textocomentario"/>
        <w:jc w:val="left"/>
      </w:pPr>
      <w:r>
        <w:t>La frontera también podrías probarla con un tamaño algo superior</w:t>
      </w:r>
    </w:p>
  </w:comment>
  <w:comment w:id="24" w:author="Gonzalez Moyano, Ricardo" w:date="2025-03-14T18:08:00Z" w:initials="RG">
    <w:p w14:paraId="25667181" w14:textId="77777777" w:rsidR="00060749" w:rsidRDefault="00060749" w:rsidP="00060749">
      <w:pPr>
        <w:pStyle w:val="Textocomentario"/>
        <w:jc w:val="left"/>
      </w:pPr>
      <w:r>
        <w:rPr>
          <w:rStyle w:val="Refdecomentario"/>
        </w:rPr>
        <w:annotationRef/>
      </w:r>
      <w:r>
        <w:t>Revisar a partir de aquí 14/03/2025</w:t>
      </w:r>
    </w:p>
  </w:comment>
  <w:comment w:id="25" w:author="Jose Luis Zofio Prieto" w:date="2025-03-05T17:48:00Z" w:initials="JZ">
    <w:p w14:paraId="3EC0BAF7" w14:textId="7E4636EE" w:rsidR="00AB32F0" w:rsidRDefault="00AB32F0" w:rsidP="00037316">
      <w:pPr>
        <w:pStyle w:val="Textocomentario"/>
        <w:jc w:val="left"/>
      </w:pPr>
      <w:r>
        <w:rPr>
          <w:rStyle w:val="Refdecomentario"/>
        </w:rPr>
        <w:annotationRef/>
      </w:r>
      <w:r>
        <w:t xml:space="preserve">Esto no se entiende muy bien. No está claro cómo se rompe el empate pq todos los modelos tienen su correspondiente dataset. </w:t>
      </w:r>
    </w:p>
  </w:comment>
  <w:comment w:id="28" w:author="España Roch, Víctor Javier" w:date="2025-02-12T12:28:00Z" w:initials="VE">
    <w:p w14:paraId="4B748958" w14:textId="7D57D051" w:rsidR="00AB32F0" w:rsidRDefault="00AB32F0" w:rsidP="009646D4">
      <w:pPr>
        <w:pStyle w:val="Textocomentario"/>
        <w:jc w:val="left"/>
      </w:pPr>
      <w:r>
        <w:rPr>
          <w:rStyle w:val="Refdecomentario"/>
        </w:rPr>
        <w:annotationRef/>
      </w:r>
      <w:r>
        <w:t>¿Sería conveniente utilizar (x0, y0) para determinar el bundle que se está evaluando?</w:t>
      </w:r>
    </w:p>
  </w:comment>
  <w:comment w:id="29" w:author="Gonzalez Moyano, Ricardo [2]" w:date="2025-02-15T16:32:00Z" w:initials="GMR">
    <w:p w14:paraId="28BC1162" w14:textId="77777777" w:rsidR="00AB32F0" w:rsidRDefault="00AB32F0" w:rsidP="00A66A50">
      <w:pPr>
        <w:pStyle w:val="Textocomentario"/>
        <w:jc w:val="left"/>
      </w:pPr>
      <w:r>
        <w:rPr>
          <w:rStyle w:val="Refdecomentario"/>
        </w:rPr>
        <w:annotationRef/>
      </w:r>
      <w:r>
        <w:t>No se decirte.</w:t>
      </w:r>
    </w:p>
  </w:comment>
  <w:comment w:id="73" w:author="España Roch, Víctor Javier" w:date="2025-02-12T12:34:00Z" w:initials="VE">
    <w:p w14:paraId="713B5B7E" w14:textId="77777777" w:rsidR="00AB32F0" w:rsidRDefault="00AB32F0" w:rsidP="009646D4">
      <w:pPr>
        <w:pStyle w:val="Textocomentario"/>
        <w:jc w:val="left"/>
      </w:pPr>
      <w:r>
        <w:rPr>
          <w:rStyle w:val="Refdecomentario"/>
        </w:rPr>
        <w:annotationRef/>
      </w:r>
      <w:r>
        <w:t>¿Mencionar el caso concreto donde una importancia es 0 y por lo tanto esa variable no se tiene en cuenta?</w:t>
      </w:r>
    </w:p>
  </w:comment>
  <w:comment w:id="74" w:author="Gonzalez Moyano, Ricardo [2]" w:date="2025-02-14T12:58:00Z" w:initials="GMR">
    <w:p w14:paraId="0B193AD7" w14:textId="77777777" w:rsidR="00AB32F0" w:rsidRDefault="00AB32F0" w:rsidP="00C555E3">
      <w:pPr>
        <w:pStyle w:val="Textocomentario"/>
        <w:jc w:val="left"/>
      </w:pPr>
      <w:r>
        <w:rPr>
          <w:rStyle w:val="Refdecomentario"/>
        </w:rPr>
        <w:annotationRef/>
      </w:r>
      <w:r>
        <w:t xml:space="preserve">En el ejemplo empírico aparece esta casuística. </w:t>
      </w:r>
    </w:p>
    <w:p w14:paraId="2BB1F433" w14:textId="77777777" w:rsidR="00AB32F0" w:rsidRDefault="00AB32F0" w:rsidP="00C555E3">
      <w:pPr>
        <w:pStyle w:val="Textocomentario"/>
        <w:jc w:val="left"/>
      </w:pPr>
      <w:r>
        <w:t>Es un caso particular, ¿deberíamos ponerlo?</w:t>
      </w:r>
    </w:p>
  </w:comment>
  <w:comment w:id="75" w:author="Jose Luis Zofio Prieto [2]" w:date="2025-03-10T10:51:00Z" w:initials="JLZP">
    <w:p w14:paraId="3A2AFD36" w14:textId="25A58732" w:rsidR="00AB32F0" w:rsidRDefault="00AB32F0">
      <w:pPr>
        <w:pStyle w:val="Textocomentario"/>
      </w:pPr>
      <w:r>
        <w:rPr>
          <w:rStyle w:val="Refdecomentario"/>
        </w:rPr>
        <w:annotationRef/>
      </w:r>
      <w:r>
        <w:t>Lo he incorporado</w:t>
      </w:r>
    </w:p>
  </w:comment>
  <w:comment w:id="117" w:author="España Roch, Víctor Javier" w:date="2025-02-12T12:47:00Z" w:initials="VE">
    <w:p w14:paraId="75CD445C" w14:textId="77777777" w:rsidR="00AB32F0" w:rsidRDefault="00AB32F0" w:rsidP="008E4CF4">
      <w:pPr>
        <w:pStyle w:val="Textocomentario"/>
        <w:jc w:val="left"/>
      </w:pPr>
      <w:r>
        <w:rPr>
          <w:rStyle w:val="Refdecomentario"/>
        </w:rPr>
        <w:annotationRef/>
      </w:r>
      <w:r>
        <w:t>¿Este sería beta*?</w:t>
      </w:r>
    </w:p>
  </w:comment>
  <w:comment w:id="118" w:author="Gonzalez Moyano, Ricardo [2]" w:date="2025-02-14T13:02:00Z" w:initials="GMR">
    <w:p w14:paraId="42840896" w14:textId="77777777" w:rsidR="00AB32F0" w:rsidRDefault="00AB32F0" w:rsidP="00C555E3">
      <w:pPr>
        <w:pStyle w:val="Textocomentario"/>
        <w:jc w:val="left"/>
      </w:pPr>
      <w:r>
        <w:rPr>
          <w:rStyle w:val="Refdecomentario"/>
        </w:rPr>
        <w:annotationRef/>
      </w:r>
      <w:r>
        <w:t>Entiendo que si, lo ha cambiado. Si no me decís.</w:t>
      </w:r>
    </w:p>
  </w:comment>
  <w:comment w:id="142" w:author="España Roch, Víctor Javier" w:date="2025-02-12T12:46:00Z" w:initials="VE">
    <w:p w14:paraId="1C7CD4C5" w14:textId="77777777" w:rsidR="00AB32F0" w:rsidRDefault="00AB32F0" w:rsidP="00BB4815">
      <w:pPr>
        <w:pStyle w:val="Textocomentario"/>
        <w:jc w:val="left"/>
      </w:pPr>
      <w:r>
        <w:rPr>
          <w:rStyle w:val="Refdecomentario"/>
        </w:rPr>
        <w:annotationRef/>
      </w:r>
      <w:r>
        <w:t>Entonces te considera igualmente eficiente sea cual sea la “p” en el momento en que la “p” supera el umbral. ¿Esto merece la pena mencionarlo?</w:t>
      </w:r>
    </w:p>
    <w:p w14:paraId="7BFB5C22" w14:textId="77777777" w:rsidR="00AB32F0" w:rsidRDefault="00AB32F0" w:rsidP="00BB4815">
      <w:pPr>
        <w:pStyle w:val="Textocomentario"/>
        <w:jc w:val="left"/>
      </w:pPr>
    </w:p>
    <w:p w14:paraId="750A8AFF" w14:textId="77777777" w:rsidR="00AB32F0" w:rsidRDefault="00AB32F0" w:rsidP="00BB4815">
      <w:pPr>
        <w:pStyle w:val="Textocomentario"/>
        <w:jc w:val="left"/>
      </w:pPr>
      <w:r>
        <w:t>Es decir, si fijamos el umbral en 0.75, da igual que mi probabilidad de ser eficiente sea 0.8, 0.85, 0.9, 0.95 o 1, que voy a ser “igual de eficiente: beta = 0”.</w:t>
      </w:r>
    </w:p>
  </w:comment>
  <w:comment w:id="143" w:author="Gonzalez Moyano, Ricardo [2]" w:date="2025-02-14T13:25:00Z" w:initials="GMR">
    <w:p w14:paraId="30834236" w14:textId="77777777" w:rsidR="00AB32F0" w:rsidRDefault="00AB32F0" w:rsidP="00BB4815">
      <w:pPr>
        <w:pStyle w:val="Textocomentario"/>
        <w:jc w:val="left"/>
      </w:pPr>
      <w:r>
        <w:rPr>
          <w:rStyle w:val="Refdecomentario"/>
        </w:rPr>
        <w:annotationRef/>
      </w:r>
      <w:r>
        <w:t>Por eso decidimos no usarlo para el ranking, pero es que hacemos eso. No hay movimiento y el beta te dice el desplazamiento.</w:t>
      </w:r>
    </w:p>
  </w:comment>
  <w:comment w:id="144" w:author="Jose Luis Zofio Prieto [2]" w:date="2025-03-10T13:58:00Z" w:initials="JLZP">
    <w:p w14:paraId="368FE8E9" w14:textId="4C2CD335" w:rsidR="00AB32F0" w:rsidRDefault="00AB32F0" w:rsidP="00BB4815">
      <w:pPr>
        <w:pStyle w:val="Textocomentario"/>
      </w:pPr>
      <w:r>
        <w:rPr>
          <w:rStyle w:val="Refdecomentario"/>
        </w:rPr>
        <w:annotationRef/>
      </w:r>
      <w:r>
        <w:t xml:space="preserve">La técnica obtiene, en cualqueir caso, el nivel de probabilidad al que la DMU es eficiente, y nos da los ajustes necesarios para obtener otro superior. Si se fija 0.75 y eres eficiente al 0.85 no te tienes que mover, o beta=0. Tiene sentido, y antes ya sabes que esa DMUs es efiente al 0.75 pq su nivel de eficiencia es 0.85.   </w:t>
      </w:r>
    </w:p>
  </w:comment>
  <w:comment w:id="153" w:author="España Roch, Víctor Javier" w:date="2025-02-12T12:46:00Z" w:initials="VE">
    <w:p w14:paraId="7C2AF676" w14:textId="3AC97B69" w:rsidR="00AB32F0" w:rsidRDefault="00AB32F0" w:rsidP="008E4CF4">
      <w:pPr>
        <w:pStyle w:val="Textocomentario"/>
        <w:jc w:val="left"/>
      </w:pPr>
      <w:r>
        <w:rPr>
          <w:rStyle w:val="Refdecomentario"/>
        </w:rPr>
        <w:annotationRef/>
      </w:r>
      <w:r>
        <w:t>Entonces te considera igualmente eficiente sea cual sea la “p” en el momento en que la “p” supera el umbral. ¿Esto merece la pena mencionarlo?</w:t>
      </w:r>
    </w:p>
    <w:p w14:paraId="173E0880" w14:textId="77777777" w:rsidR="00AB32F0" w:rsidRDefault="00AB32F0" w:rsidP="008E4CF4">
      <w:pPr>
        <w:pStyle w:val="Textocomentario"/>
        <w:jc w:val="left"/>
      </w:pPr>
    </w:p>
    <w:p w14:paraId="71BF28A3" w14:textId="77777777" w:rsidR="00AB32F0" w:rsidRDefault="00AB32F0" w:rsidP="008E4CF4">
      <w:pPr>
        <w:pStyle w:val="Textocomentario"/>
        <w:jc w:val="left"/>
      </w:pPr>
      <w:r>
        <w:t>Es decir, si fijamos el umbral en 0.75, da igual que mi probabilidad de ser eficiente sea 0.8, 0.85, 0.9, 0.95 o 1, que voy a ser “igual de eficiente: beta = 0”.</w:t>
      </w:r>
    </w:p>
  </w:comment>
  <w:comment w:id="154" w:author="Gonzalez Moyano, Ricardo [2]" w:date="2025-02-14T13:25:00Z" w:initials="GMR">
    <w:p w14:paraId="0CEBCC7B" w14:textId="77777777" w:rsidR="00AB32F0" w:rsidRDefault="00AB32F0" w:rsidP="00714CD3">
      <w:pPr>
        <w:pStyle w:val="Textocomentario"/>
        <w:jc w:val="left"/>
      </w:pPr>
      <w:r>
        <w:rPr>
          <w:rStyle w:val="Refdecomentario"/>
        </w:rPr>
        <w:annotationRef/>
      </w:r>
      <w:r>
        <w:t>Por eso decidimos no usarlo para el ranking, pero es que hacemos eso. No hay movimiento y el beta te dice el desplazamiento.</w:t>
      </w:r>
    </w:p>
  </w:comment>
  <w:comment w:id="155" w:author="Jose Luis Zofio Prieto [2]" w:date="2025-03-10T13:58:00Z" w:initials="JLZP">
    <w:p w14:paraId="14EB68ED" w14:textId="6716076A" w:rsidR="00AB32F0" w:rsidRDefault="00AB32F0">
      <w:pPr>
        <w:pStyle w:val="Textocomentario"/>
      </w:pPr>
      <w:r>
        <w:rPr>
          <w:rStyle w:val="Refdecomentario"/>
        </w:rPr>
        <w:annotationRef/>
      </w:r>
      <w:r>
        <w:t xml:space="preserve">La técnica obtiene, en cualqueir caso, el nivel de probabilidad al que la DMU es eficiente, y no s da los ajuste necesarios para obtener otro superior. Si se fija 0.75 y eres efiente al 0.85 no te tienes que mover, o beta=0. Tiene sentido, y antes ya sabes que esa DMUs es efiente al 0.75 pq su nivel de eficiencia es 0.85.   </w:t>
      </w:r>
    </w:p>
  </w:comment>
  <w:comment w:id="182" w:author="España Roch, Víctor Javier" w:date="2025-02-12T12:51:00Z" w:initials="VE">
    <w:p w14:paraId="5DA46E2D" w14:textId="1AB9F3FA" w:rsidR="00AB32F0" w:rsidRDefault="00AB32F0" w:rsidP="008E4CF4">
      <w:pPr>
        <w:pStyle w:val="Textocomentario"/>
        <w:jc w:val="left"/>
      </w:pPr>
      <w:r>
        <w:rPr>
          <w:rStyle w:val="Refdecomentario"/>
        </w:rPr>
        <w:annotationRef/>
      </w:r>
      <w:r>
        <w:t>¿Está puesto en cursiva a propósito, no? (simplemente porque el resto de subsecciones van en negrita).</w:t>
      </w:r>
    </w:p>
  </w:comment>
  <w:comment w:id="183" w:author="Gonzalez Moyano, Ricardo [2]" w:date="2025-02-14T13:38:00Z" w:initials="GMR">
    <w:p w14:paraId="5DFE8CB3" w14:textId="77777777" w:rsidR="00AB32F0" w:rsidRDefault="00AB32F0" w:rsidP="00B935F3">
      <w:pPr>
        <w:pStyle w:val="Textocomentario"/>
        <w:jc w:val="left"/>
      </w:pPr>
      <w:r>
        <w:rPr>
          <w:rStyle w:val="Refdecomentario"/>
        </w:rPr>
        <w:annotationRef/>
      </w:r>
      <w:r>
        <w:t xml:space="preserve">Hay que aclararse por una y ya estaria </w:t>
      </w:r>
    </w:p>
  </w:comment>
  <w:comment w:id="184" w:author="España Roch, Víctor Javier" w:date="2025-02-16T17:49:00Z" w:initials="VE">
    <w:p w14:paraId="383BC8DB" w14:textId="77777777" w:rsidR="00AB32F0" w:rsidRDefault="00AB32F0" w:rsidP="006C646C">
      <w:pPr>
        <w:pStyle w:val="Textocomentario"/>
        <w:jc w:val="left"/>
      </w:pPr>
      <w:r>
        <w:rPr>
          <w:rStyle w:val="Refdecomentario"/>
        </w:rPr>
        <w:annotationRef/>
      </w:r>
      <w:r>
        <w:t>Poner como en las anteriores secciones.</w:t>
      </w:r>
    </w:p>
  </w:comment>
  <w:comment w:id="207" w:author="España Roch, Víctor Javier" w:date="2025-02-13T10:14:00Z" w:initials="VE">
    <w:p w14:paraId="38F1EE11" w14:textId="197CD0E2" w:rsidR="00AB32F0" w:rsidRDefault="00AB32F0" w:rsidP="007028AA">
      <w:pPr>
        <w:pStyle w:val="Textocomentario"/>
        <w:jc w:val="left"/>
      </w:pPr>
      <w:r>
        <w:rPr>
          <w:rStyle w:val="Refdecomentario"/>
        </w:rPr>
        <w:annotationRef/>
      </w:r>
      <w:r>
        <w:t>Hacer imagen rectangular:</w:t>
      </w:r>
    </w:p>
    <w:p w14:paraId="3446E109" w14:textId="77777777" w:rsidR="00AB32F0" w:rsidRDefault="00AB32F0" w:rsidP="007028AA">
      <w:pPr>
        <w:pStyle w:val="Textocomentario"/>
        <w:jc w:val="left"/>
      </w:pPr>
    </w:p>
    <w:p w14:paraId="1E33EE76" w14:textId="77777777" w:rsidR="00AB32F0" w:rsidRDefault="00AB32F0" w:rsidP="007028AA">
      <w:pPr>
        <w:pStyle w:val="Textocomentario"/>
        <w:jc w:val="left"/>
      </w:pPr>
      <w:r>
        <w:t>ggsave(file = "img1.png", plot = img1, dpi = 600, width = 10, heigh = 6)</w:t>
      </w:r>
    </w:p>
    <w:p w14:paraId="791292B7" w14:textId="77777777" w:rsidR="00AB32F0" w:rsidRDefault="00AB32F0" w:rsidP="007028AA">
      <w:pPr>
        <w:pStyle w:val="Textocomentario"/>
        <w:jc w:val="left"/>
      </w:pPr>
    </w:p>
  </w:comment>
  <w:comment w:id="594" w:author="España Roch, Víctor Javier" w:date="2025-02-17T09:47:00Z" w:initials="VE">
    <w:p w14:paraId="77B69539" w14:textId="77777777" w:rsidR="00AB32F0" w:rsidRDefault="00AB32F0" w:rsidP="00E72AC7">
      <w:pPr>
        <w:pStyle w:val="Textocomentario"/>
        <w:jc w:val="left"/>
      </w:pPr>
      <w:r>
        <w:rPr>
          <w:rStyle w:val="Refdecomentario"/>
        </w:rPr>
        <w:annotationRef/>
      </w:r>
      <w:r>
        <w:t>Mencionar que est</w:t>
      </w:r>
      <w:r>
        <w:rPr>
          <w:lang w:val="en-US"/>
        </w:rPr>
        <w:t>á</w:t>
      </w:r>
      <w:r>
        <w:t>n ordenados de mejor a mayor?</w:t>
      </w:r>
    </w:p>
  </w:comment>
  <w:comment w:id="885" w:author="España Roch, Víctor Javier" w:date="2025-02-17T09:47:00Z" w:initials="VE">
    <w:p w14:paraId="72079515" w14:textId="77777777" w:rsidR="00AB32F0" w:rsidRDefault="00AB32F0" w:rsidP="0057156A">
      <w:pPr>
        <w:pStyle w:val="Textocomentario"/>
        <w:jc w:val="left"/>
      </w:pPr>
      <w:r>
        <w:rPr>
          <w:rStyle w:val="Refdecomentario"/>
        </w:rPr>
        <w:annotationRef/>
      </w:r>
      <w:r>
        <w:t>Mencionar que est</w:t>
      </w:r>
      <w:r>
        <w:rPr>
          <w:lang w:val="en-US"/>
        </w:rPr>
        <w:t>á</w:t>
      </w:r>
      <w:r>
        <w:t>n ordenados de mejor a mayor?</w:t>
      </w:r>
    </w:p>
  </w:comment>
  <w:comment w:id="970" w:author="España Roch, Víctor Javier" w:date="2025-02-13T12:20:00Z" w:initials="VE">
    <w:p w14:paraId="096435E0" w14:textId="77777777" w:rsidR="00AB32F0" w:rsidRDefault="00AB32F0" w:rsidP="00280DD6">
      <w:pPr>
        <w:pStyle w:val="Textocomentario"/>
        <w:jc w:val="left"/>
      </w:pPr>
      <w:r>
        <w:rPr>
          <w:rStyle w:val="Refdecomentario"/>
        </w:rPr>
        <w:annotationRef/>
      </w:r>
      <w:r>
        <w:t>La figura debe de ir debajo del texto, ¿no?</w:t>
      </w:r>
    </w:p>
  </w:comment>
  <w:comment w:id="972" w:author="Jose Luis Zofio Prieto" w:date="2025-03-12T11:21:00Z" w:initials="JZ">
    <w:p w14:paraId="4A646D96" w14:textId="77777777" w:rsidR="00AB32F0" w:rsidRDefault="00AB32F0" w:rsidP="005F4C57">
      <w:pPr>
        <w:pStyle w:val="Textocomentario"/>
        <w:jc w:val="left"/>
      </w:pPr>
      <w:r>
        <w:rPr>
          <w:rStyle w:val="Refdecomentario"/>
        </w:rPr>
        <w:annotationRef/>
      </w:r>
      <w:r>
        <w:rPr>
          <w:lang w:val="en-US"/>
        </w:rPr>
        <w:t xml:space="preserve">Identificar DMUs 6, 7 y 31 </w:t>
      </w:r>
    </w:p>
  </w:comment>
  <w:comment w:id="1039" w:author="Jose Luis Zofio Prieto" w:date="2025-03-12T11:21:00Z" w:initials="JZ">
    <w:p w14:paraId="08934F97" w14:textId="77777777" w:rsidR="00AB32F0" w:rsidRDefault="00AB32F0" w:rsidP="005F4C57">
      <w:pPr>
        <w:pStyle w:val="Textocomentario"/>
        <w:jc w:val="left"/>
      </w:pPr>
      <w:r>
        <w:rPr>
          <w:rStyle w:val="Refdecomentario"/>
        </w:rPr>
        <w:annotationRef/>
      </w:r>
      <w:r>
        <w:rPr>
          <w:lang w:val="en-US"/>
        </w:rPr>
        <w:t xml:space="preserve">Identificar DMUs 6, 7 y 31 </w:t>
      </w:r>
    </w:p>
  </w:comment>
  <w:comment w:id="1201" w:author="España Roch, Víctor Javier" w:date="2025-02-09T20:33:00Z" w:initials="VE">
    <w:p w14:paraId="552FA189"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1202" w:author="Gonzalez Moyano, Ricardo [2]" w:date="2025-02-13T20:35:00Z" w:initials="GMR">
    <w:p w14:paraId="1F54F371" w14:textId="77777777" w:rsidR="00AB32F0" w:rsidRDefault="00AB32F0" w:rsidP="00901E75">
      <w:pPr>
        <w:pStyle w:val="Textocomentario"/>
        <w:jc w:val="left"/>
      </w:pPr>
      <w:r>
        <w:rPr>
          <w:rStyle w:val="Refdecomentario"/>
        </w:rPr>
        <w:annotationRef/>
      </w:r>
      <w:r>
        <w:t>Hay que decidir cual seguir, sí.</w:t>
      </w:r>
    </w:p>
  </w:comment>
  <w:comment w:id="1203" w:author="España Roch, Víctor Javier" w:date="2025-02-16T11:45:00Z" w:initials="VE">
    <w:p w14:paraId="190BF465" w14:textId="77777777" w:rsidR="00AB32F0" w:rsidRDefault="00AB32F0" w:rsidP="00901E75">
      <w:pPr>
        <w:pStyle w:val="Textocomentario"/>
        <w:jc w:val="left"/>
      </w:pPr>
      <w:r>
        <w:rPr>
          <w:rStyle w:val="Refdecomentario"/>
        </w:rPr>
        <w:annotationRef/>
      </w:r>
      <w:r>
        <w:t>En ese cámbialo por los anteriores.</w:t>
      </w:r>
    </w:p>
  </w:comment>
  <w:comment w:id="1237" w:author="España Roch, Víctor Javier" w:date="2025-02-17T09:51:00Z" w:initials="VE">
    <w:p w14:paraId="60DD38EC" w14:textId="1C695648" w:rsidR="00AB32F0" w:rsidRDefault="00AB32F0" w:rsidP="0057156A">
      <w:pPr>
        <w:pStyle w:val="Textocomentario"/>
        <w:jc w:val="left"/>
      </w:pPr>
      <w:r>
        <w:rPr>
          <w:rStyle w:val="Refdecomentario"/>
        </w:rPr>
        <w:annotationRef/>
      </w:r>
      <w:r>
        <w:t>En la metodología no se establece este criterio</w:t>
      </w:r>
    </w:p>
  </w:comment>
  <w:comment w:id="1238" w:author="Gonzalez Moyano, Ricardo" w:date="2025-02-18T17:16:00Z" w:initials="RG">
    <w:p w14:paraId="03781CDF" w14:textId="77777777" w:rsidR="00AB32F0" w:rsidRDefault="00AB32F0" w:rsidP="001C7D49">
      <w:pPr>
        <w:pStyle w:val="Textocomentario"/>
        <w:jc w:val="left"/>
      </w:pPr>
      <w:r>
        <w:rPr>
          <w:rStyle w:val="Refdecomentario"/>
        </w:rPr>
        <w:annotationRef/>
      </w:r>
      <w:r>
        <w:t>Ya está añadido arriba que es a nuestro criterio</w:t>
      </w:r>
    </w:p>
  </w:comment>
  <w:comment w:id="1239" w:author="España Roch, Víctor Javier" w:date="2025-02-17T10:00:00Z" w:initials="VE">
    <w:p w14:paraId="56FA78D0" w14:textId="78F26E49" w:rsidR="00AB32F0" w:rsidRDefault="00AB32F0" w:rsidP="0088372B">
      <w:pPr>
        <w:pStyle w:val="Textocomentario"/>
        <w:jc w:val="left"/>
      </w:pPr>
      <w:r>
        <w:rPr>
          <w:rStyle w:val="Refdecomentario"/>
        </w:rPr>
        <w:annotationRef/>
      </w:r>
      <w:r>
        <w:t>Todo esto está intentando como sacar unas conclusiones de las proporciones de la clase minoritaria a partir de un ejemplo concreto. Creo que se podría quitar.</w:t>
      </w:r>
    </w:p>
    <w:p w14:paraId="61F9B4C7" w14:textId="77777777" w:rsidR="00AB32F0" w:rsidRDefault="00AB32F0" w:rsidP="0088372B">
      <w:pPr>
        <w:pStyle w:val="Textocomentario"/>
        <w:jc w:val="left"/>
      </w:pPr>
    </w:p>
    <w:p w14:paraId="1F8C9104" w14:textId="77777777" w:rsidR="00AB32F0" w:rsidRDefault="00AB32F0" w:rsidP="0088372B">
      <w:pPr>
        <w:pStyle w:val="Textocomentario"/>
        <w:jc w:val="left"/>
      </w:pPr>
      <w:r>
        <w:t>Por otro lado, el dataset D es el que has definido para el ejemplo ilustrativo concreto. No es una notación que hayas dado de forma general para los conjuntos de datos.</w:t>
      </w:r>
    </w:p>
  </w:comment>
  <w:comment w:id="1240" w:author="Gonzalez Moyano, Ricardo" w:date="2025-02-18T17:17:00Z" w:initials="RG">
    <w:p w14:paraId="29850CDB" w14:textId="77777777" w:rsidR="00AB32F0" w:rsidRDefault="00AB32F0" w:rsidP="00662972">
      <w:pPr>
        <w:pStyle w:val="Textocomentario"/>
        <w:jc w:val="left"/>
      </w:pPr>
      <w:r>
        <w:rPr>
          <w:rStyle w:val="Refdecomentario"/>
        </w:rPr>
        <w:annotationRef/>
      </w:r>
      <w:r>
        <w:t>Era por explicar con detalle el ejemplo. Pero lo que veáis. ¿Lo quitamos?</w:t>
      </w:r>
    </w:p>
  </w:comment>
  <w:comment w:id="1241" w:author="Gonzalez Moyano, Ricardo" w:date="2025-02-18T17:17:00Z" w:initials="RG">
    <w:p w14:paraId="340B37D5" w14:textId="77777777" w:rsidR="00AB32F0" w:rsidRDefault="00AB32F0" w:rsidP="00EF58BB">
      <w:pPr>
        <w:pStyle w:val="Textocomentario"/>
        <w:jc w:val="left"/>
      </w:pPr>
      <w:r>
        <w:rPr>
          <w:rStyle w:val="Refdecomentario"/>
        </w:rPr>
        <w:annotationRef/>
      </w:r>
      <w:r>
        <w:t>Si no lo quitamos, JL yo lo pongo con las misma notación que arriba. Que esta parte es de una versión anterior.</w:t>
      </w:r>
    </w:p>
  </w:comment>
  <w:comment w:id="1242" w:author="Jose Luis Zofio Prieto" w:date="2025-03-12T12:19:00Z" w:initials="JZ">
    <w:p w14:paraId="35C1E5B8" w14:textId="77777777" w:rsidR="00AB32F0" w:rsidRDefault="00AB32F0" w:rsidP="001A7CC5">
      <w:pPr>
        <w:pStyle w:val="Textocomentario"/>
        <w:jc w:val="left"/>
      </w:pPr>
      <w:r>
        <w:rPr>
          <w:rStyle w:val="Refdecomentario"/>
        </w:rPr>
        <w:annotationRef/>
      </w:r>
      <w:r>
        <w:t>Yo lo mantendria, asegurandonos que la notacion es consistente con el ejemplo. La razon es que al final tenemos que comentar la aplicacion concreta que tenemos.</w:t>
      </w:r>
    </w:p>
  </w:comment>
  <w:comment w:id="1274" w:author="España Roch, Víctor Javier" w:date="2025-02-17T09:48:00Z" w:initials="VE">
    <w:p w14:paraId="4A9946AB" w14:textId="556C4862" w:rsidR="00AB32F0" w:rsidRDefault="00AB32F0" w:rsidP="0057156A">
      <w:pPr>
        <w:pStyle w:val="Textocomentario"/>
        <w:jc w:val="left"/>
      </w:pPr>
      <w:r>
        <w:rPr>
          <w:rStyle w:val="Refdecomentario"/>
        </w:rPr>
        <w:annotationRef/>
      </w:r>
      <w:r>
        <w:t>En las tablas anteriores van en proporciones y en estas van en porcentajes.</w:t>
      </w:r>
    </w:p>
    <w:p w14:paraId="7538E808" w14:textId="77777777" w:rsidR="00AB32F0" w:rsidRDefault="00AB32F0" w:rsidP="0057156A">
      <w:pPr>
        <w:pStyle w:val="Textocomentario"/>
        <w:jc w:val="left"/>
      </w:pPr>
    </w:p>
    <w:p w14:paraId="259BC51F" w14:textId="77777777" w:rsidR="00AB32F0" w:rsidRDefault="00AB32F0" w:rsidP="0057156A">
      <w:pPr>
        <w:pStyle w:val="Textocomentario"/>
        <w:jc w:val="left"/>
      </w:pPr>
      <w:r>
        <w:t>Igual que antes, la forma de ordenar es rara (si no se justifica que va de peor a mejor).</w:t>
      </w:r>
    </w:p>
  </w:comment>
  <w:comment w:id="1377" w:author="España Roch, Víctor Javier" w:date="2025-02-13T13:13:00Z" w:initials="VE">
    <w:p w14:paraId="60A9F07C" w14:textId="2F93B4FD" w:rsidR="00AB32F0" w:rsidRDefault="00AB32F0" w:rsidP="002C0287">
      <w:pPr>
        <w:pStyle w:val="Textocomentario"/>
        <w:jc w:val="left"/>
      </w:pPr>
      <w:r>
        <w:rPr>
          <w:rStyle w:val="Refdecomentario"/>
        </w:rPr>
        <w:annotationRef/>
      </w:r>
      <w:r>
        <w:t>Esto me lo creo, pero dado que solo tenemos 1 unidad de diferencia, no sé si es bueno hablar de una “gran diferencia” entre el aditivo y nuestro método.</w:t>
      </w:r>
    </w:p>
    <w:p w14:paraId="727BA780" w14:textId="77777777" w:rsidR="00AB32F0" w:rsidRDefault="00AB32F0" w:rsidP="002C0287">
      <w:pPr>
        <w:pStyle w:val="Textocomentario"/>
        <w:jc w:val="left"/>
      </w:pPr>
    </w:p>
    <w:p w14:paraId="1B2CFDB2" w14:textId="77777777" w:rsidR="00AB32F0" w:rsidRDefault="00AB32F0" w:rsidP="002C0287">
      <w:pPr>
        <w:pStyle w:val="Textocomentario"/>
        <w:jc w:val="left"/>
      </w:pPr>
      <w:r>
        <w:t>Creo que con la mención que se hace abajo puede ser suficiente</w:t>
      </w:r>
    </w:p>
  </w:comment>
  <w:comment w:id="1378" w:author="Jose Luis Zofio Prieto" w:date="2025-03-12T14:29:00Z" w:initials="JZ">
    <w:p w14:paraId="319170FE" w14:textId="77777777" w:rsidR="00AB32F0" w:rsidRDefault="00AB32F0" w:rsidP="0018420F">
      <w:pPr>
        <w:pStyle w:val="Textocomentario"/>
        <w:jc w:val="left"/>
      </w:pPr>
      <w:r>
        <w:rPr>
          <w:rStyle w:val="Refdecomentario"/>
        </w:rPr>
        <w:annotationRef/>
      </w:r>
      <w:r>
        <w:rPr>
          <w:lang w:val="en-US"/>
        </w:rPr>
        <w:t xml:space="preserve">Estoy de acuerdo. Parece exagerado. Yo lo eliminaria.  </w:t>
      </w:r>
    </w:p>
  </w:comment>
  <w:comment w:id="1931" w:author="Jose Luis Zofio Prieto" w:date="2025-03-12T18:02:00Z" w:initials="JZ">
    <w:p w14:paraId="5788BF9E" w14:textId="77777777" w:rsidR="00AB32F0" w:rsidRDefault="00AB32F0" w:rsidP="00946CB9">
      <w:pPr>
        <w:pStyle w:val="Textocomentario"/>
        <w:jc w:val="left"/>
      </w:pPr>
      <w:r>
        <w:rPr>
          <w:rStyle w:val="Refdecomentario"/>
        </w:rPr>
        <w:annotationRef/>
      </w:r>
      <w:r>
        <w:t xml:space="preserve">Añadir en tres columnas el valor de los  beta para cada nivel de probabilidad, de forma que se muestra la ineficiencia a la vez. </w:t>
      </w:r>
    </w:p>
    <w:p w14:paraId="342BE598" w14:textId="77777777" w:rsidR="00AB32F0" w:rsidRDefault="00AB32F0" w:rsidP="00946CB9">
      <w:pPr>
        <w:pStyle w:val="Textocomentario"/>
        <w:jc w:val="left"/>
      </w:pPr>
    </w:p>
  </w:comment>
  <w:comment w:id="1940" w:author="España Roch, Víctor Javier" w:date="2025-02-13T13:47:00Z" w:initials="VE">
    <w:p w14:paraId="16FF4E76" w14:textId="0B419D0D" w:rsidR="00AB32F0" w:rsidRDefault="00AB32F0" w:rsidP="00630E54">
      <w:pPr>
        <w:pStyle w:val="Textocomentario"/>
        <w:jc w:val="left"/>
      </w:pPr>
      <w:r>
        <w:rPr>
          <w:rStyle w:val="Refdecomentario"/>
        </w:rPr>
        <w:annotationRef/>
      </w:r>
      <w:r>
        <w:t>Los nombres de las variables se cortan. EL resto de imágenes no llevan título, estar</w:t>
      </w:r>
      <w:r>
        <w:rPr>
          <w:color w:val="222222"/>
          <w:highlight w:val="white"/>
        </w:rPr>
        <w:t>í</w:t>
      </w:r>
      <w:r>
        <w:t xml:space="preserve">a bien mantener la consistencia. </w:t>
      </w:r>
    </w:p>
  </w:comment>
  <w:comment w:id="1942" w:author="Jose Luis Zofio Prieto [2]" w:date="2025-03-13T14:09:00Z" w:initials="JLZP">
    <w:p w14:paraId="4A2F59B7" w14:textId="71E851EE" w:rsidR="00AB32F0" w:rsidRDefault="00AB32F0">
      <w:pPr>
        <w:pStyle w:val="Textocomentario"/>
      </w:pPr>
      <w:r>
        <w:rPr>
          <w:rStyle w:val="Refdecomentario"/>
        </w:rPr>
        <w:annotationRef/>
      </w:r>
      <w:r>
        <w:t>Personal_expenses tiene que ser cambiado a personnel_expenses</w:t>
      </w:r>
    </w:p>
  </w:comment>
  <w:comment w:id="1950"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1951" w:author="Gonzalez Moyano, Ricardo [2]"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1952"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2872" w:author="Jose Luis Zofio Prieto" w:date="2025-03-12T18:02:00Z" w:initials="JZ">
    <w:p w14:paraId="74ABCAE3" w14:textId="77777777" w:rsidR="00AB32F0" w:rsidRDefault="00AB32F0" w:rsidP="003448AA">
      <w:pPr>
        <w:pStyle w:val="Textocomentario"/>
        <w:jc w:val="left"/>
      </w:pPr>
      <w:r>
        <w:rPr>
          <w:rStyle w:val="Refdecomentario"/>
        </w:rPr>
        <w:annotationRef/>
      </w:r>
      <w:r>
        <w:t xml:space="preserve">Añadir en tres columnas el valor de los  beta para cada nivel de probabilidad, de forma que se muestra la ineficiencia a la vez. </w:t>
      </w:r>
    </w:p>
    <w:p w14:paraId="327C90DE" w14:textId="77777777" w:rsidR="00AB32F0" w:rsidRDefault="00AB32F0" w:rsidP="003448AA">
      <w:pPr>
        <w:pStyle w:val="Textocomentario"/>
        <w:jc w:val="left"/>
      </w:pPr>
    </w:p>
  </w:comment>
  <w:comment w:id="2916" w:author="España Roch, Víctor Javier" w:date="2025-02-13T13:36:00Z" w:initials="VE">
    <w:p w14:paraId="26A33AE7" w14:textId="1AAE41AE" w:rsidR="00AB32F0" w:rsidRDefault="00AB32F0" w:rsidP="009A532C">
      <w:pPr>
        <w:pStyle w:val="Textocomentario"/>
        <w:jc w:val="left"/>
      </w:pPr>
      <w:r>
        <w:rPr>
          <w:rStyle w:val="Refdecomentario"/>
        </w:rPr>
        <w:annotationRef/>
      </w:r>
      <w:r>
        <w:t>Me ha costado de entender. Creo que debería mejorarse. Por otro lado, ¿no tendría que ser “from” - “to”? No lo sé seguro, pero creo que si</w:t>
      </w:r>
    </w:p>
  </w:comment>
  <w:comment w:id="2917" w:author="Gonzalez Moyano, Ricardo [2]" w:date="2025-02-15T14:11:00Z" w:initials="GMR">
    <w:p w14:paraId="46DDC978" w14:textId="77777777" w:rsidR="00AB32F0" w:rsidRDefault="00AB32F0" w:rsidP="009944A3">
      <w:pPr>
        <w:pStyle w:val="Textocomentario"/>
        <w:jc w:val="left"/>
      </w:pPr>
      <w:r>
        <w:rPr>
          <w:rStyle w:val="Refdecomentario"/>
        </w:rPr>
        <w:annotationRef/>
      </w:r>
      <w:r>
        <w:t>Lo he puesto más sencillo.</w:t>
      </w:r>
    </w:p>
    <w:p w14:paraId="4586CDD9" w14:textId="77777777" w:rsidR="00AB32F0" w:rsidRDefault="00AB32F0" w:rsidP="009944A3">
      <w:pPr>
        <w:pStyle w:val="Textocomentario"/>
        <w:jc w:val="left"/>
      </w:pPr>
    </w:p>
    <w:p w14:paraId="5F93D2B9" w14:textId="77777777" w:rsidR="00AB32F0" w:rsidRDefault="00AB32F0" w:rsidP="009944A3">
      <w:pPr>
        <w:pStyle w:val="Textocomentario"/>
        <w:jc w:val="left"/>
      </w:pPr>
      <w:r>
        <w:t>Según ChatGPT es así ya que no decimos “pasamos de x% a y%”. Lo que hacemos es decir un intervalo “pasamos a reducir entre y% y z%”</w:t>
      </w:r>
    </w:p>
    <w:p w14:paraId="4507FBB1" w14:textId="77777777" w:rsidR="00AB32F0" w:rsidRDefault="00AB32F0" w:rsidP="009944A3">
      <w:pPr>
        <w:pStyle w:val="Textocomentario"/>
        <w:jc w:val="left"/>
      </w:pPr>
    </w:p>
    <w:p w14:paraId="5E4F9223" w14:textId="77777777" w:rsidR="00AB32F0" w:rsidRDefault="00AB32F0" w:rsidP="009944A3">
      <w:pPr>
        <w:pStyle w:val="Textocomentario"/>
        <w:jc w:val="left"/>
      </w:pPr>
      <w:r>
        <w:rPr>
          <w:b/>
          <w:bCs/>
        </w:rPr>
        <w:t>"Decrease by X%"</w:t>
      </w:r>
      <w:r>
        <w:t xml:space="preserve"> → Se usa cuando algo </w:t>
      </w:r>
      <w:r>
        <w:rPr>
          <w:b/>
          <w:bCs/>
        </w:rPr>
        <w:t>se reduce en un porcentaje específico</w:t>
      </w:r>
      <w:r>
        <w:t xml:space="preserve">, sin especificar el punto de partida. </w:t>
      </w:r>
    </w:p>
    <w:p w14:paraId="2DA62494" w14:textId="77777777" w:rsidR="00AB32F0" w:rsidRDefault="00AB32F0" w:rsidP="009944A3">
      <w:pPr>
        <w:pStyle w:val="Textocomentario"/>
        <w:jc w:val="left"/>
      </w:pPr>
    </w:p>
    <w:p w14:paraId="5DF9C875" w14:textId="77777777" w:rsidR="00AB32F0" w:rsidRDefault="00AB32F0" w:rsidP="009944A3">
      <w:pPr>
        <w:pStyle w:val="Textocomentario"/>
        <w:jc w:val="left"/>
      </w:pPr>
      <w:r>
        <w:rPr>
          <w:b/>
          <w:bCs/>
        </w:rPr>
        <w:t>"Decrease from X% to Y%"</w:t>
      </w:r>
      <w:r>
        <w:t xml:space="preserve"> → Se usa cuando mencionamos </w:t>
      </w:r>
      <w:r>
        <w:rPr>
          <w:b/>
          <w:bCs/>
        </w:rPr>
        <w:t>el valor inicial y el valor final</w:t>
      </w:r>
      <w:r>
        <w:t xml:space="preserve"> después del cambio. </w:t>
      </w:r>
    </w:p>
  </w:comment>
  <w:comment w:id="2918" w:author="Jose Luis Zofio Prieto [2]" w:date="2025-03-13T14:06:00Z" w:initials="JLZP">
    <w:p w14:paraId="025AD4C7" w14:textId="15C13767" w:rsidR="00AB32F0" w:rsidRDefault="00AB32F0">
      <w:pPr>
        <w:pStyle w:val="Textocomentario"/>
      </w:pPr>
      <w:r>
        <w:rPr>
          <w:rStyle w:val="Refdecomentario"/>
        </w:rPr>
        <w:annotationRef/>
      </w:r>
      <w:r>
        <w:t xml:space="preserve">By está bien este contexto como indica Ricardo  </w:t>
      </w:r>
    </w:p>
  </w:comment>
  <w:comment w:id="2919" w:author="Jose Luis Zofio Prieto [2]" w:date="2025-03-13T14:06:00Z" w:initials="JLZP">
    <w:p w14:paraId="307722C4" w14:textId="657D8375" w:rsidR="00AB32F0" w:rsidRDefault="00AB32F0">
      <w:pPr>
        <w:pStyle w:val="Textocomentario"/>
      </w:pPr>
      <w:r>
        <w:rPr>
          <w:rStyle w:val="Refdecomentario"/>
        </w:rPr>
        <w:annotationRef/>
      </w:r>
    </w:p>
  </w:comment>
  <w:comment w:id="3261" w:author="Jose Luis Zofio Prieto [2]" w:date="2025-03-13T13:54:00Z" w:initials="JLZP">
    <w:p w14:paraId="3C5717A5" w14:textId="4ACC7938" w:rsidR="00AB32F0" w:rsidRDefault="00AB32F0" w:rsidP="00610088">
      <w:pPr>
        <w:pStyle w:val="Prrafodelista"/>
        <w:spacing w:after="0" w:line="240" w:lineRule="auto"/>
        <w:ind w:left="0"/>
        <w:contextualSpacing w:val="0"/>
        <w:jc w:val="left"/>
        <w:rPr>
          <w:rFonts w:asciiTheme="minorHAnsi" w:hAnsiTheme="minorHAnsi"/>
          <w:lang w:val="es-ES"/>
        </w:rPr>
      </w:pPr>
      <w:r>
        <w:rPr>
          <w:rStyle w:val="Refdecomentario"/>
        </w:rPr>
        <w:annotationRef/>
      </w:r>
      <w:r>
        <w:rPr>
          <w:rFonts w:asciiTheme="minorHAnsi" w:hAnsiTheme="minorHAnsi"/>
          <w:lang w:val="es-ES"/>
        </w:rPr>
        <w:t xml:space="preserve">En las tablas 5, 6 y 7 hay que añadir una nota indicando que los valores entre paréntesis son variaciones proporcionales. Yo creo que sería mejor poner los porcentajes directamente entre paréntesis.  </w:t>
      </w:r>
    </w:p>
    <w:p w14:paraId="2BC0D3CC" w14:textId="7432F17A" w:rsidR="00AB32F0" w:rsidRDefault="00AB32F0">
      <w:pPr>
        <w:pStyle w:val="Textocomentario"/>
      </w:pPr>
    </w:p>
  </w:comment>
  <w:comment w:id="3457" w:author="Jose Luis Zofio Prieto [2]" w:date="2025-03-13T13:54:00Z" w:initials="JLZP">
    <w:p w14:paraId="07A49587" w14:textId="77777777" w:rsidR="00AB32F0" w:rsidRDefault="00AB32F0" w:rsidP="00F85EF4">
      <w:pPr>
        <w:pStyle w:val="Prrafodelista"/>
        <w:spacing w:after="0" w:line="240" w:lineRule="auto"/>
        <w:ind w:left="0"/>
        <w:contextualSpacing w:val="0"/>
        <w:jc w:val="left"/>
        <w:rPr>
          <w:rFonts w:asciiTheme="minorHAnsi" w:hAnsiTheme="minorHAnsi"/>
          <w:lang w:val="es-ES"/>
        </w:rPr>
      </w:pPr>
      <w:r>
        <w:rPr>
          <w:rStyle w:val="Refdecomentario"/>
        </w:rPr>
        <w:annotationRef/>
      </w:r>
      <w:r>
        <w:rPr>
          <w:rFonts w:asciiTheme="minorHAnsi" w:hAnsiTheme="minorHAnsi"/>
          <w:lang w:val="es-ES"/>
        </w:rPr>
        <w:t xml:space="preserve">En las tablas 5, 6 y 7 hay que añadir una nota indicando que los valores entre paréntesis son variaciones proporcionales. Yo creo que sería mejor poner los porcentajes directamente entre paréntesis.  </w:t>
      </w:r>
    </w:p>
    <w:p w14:paraId="50090A33" w14:textId="77777777" w:rsidR="00AB32F0" w:rsidRDefault="00AB32F0" w:rsidP="00F85EF4">
      <w:pPr>
        <w:pStyle w:val="Textocomentario"/>
      </w:pPr>
    </w:p>
  </w:comment>
  <w:comment w:id="3984" w:author="Jose Luis Zofio Prieto [2]" w:date="2025-03-13T15:02:00Z" w:initials="JLZP">
    <w:p w14:paraId="6FC08298" w14:textId="3B3A9E84" w:rsidR="00AB32F0" w:rsidRDefault="00AB32F0">
      <w:pPr>
        <w:pStyle w:val="Textocomentario"/>
      </w:pPr>
      <w:r>
        <w:rPr>
          <w:rStyle w:val="Refdecomentario"/>
        </w:rPr>
        <w:annotationRef/>
      </w:r>
      <w:r>
        <w:t xml:space="preserve">Meter el target y la probabilidad de la empresa 37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FEA8D8" w15:done="0"/>
  <w15:commentEx w15:paraId="2CBFA35A" w15:done="0"/>
  <w15:commentEx w15:paraId="5E8542D4" w15:done="0"/>
  <w15:commentEx w15:paraId="25667181" w15:done="0"/>
  <w15:commentEx w15:paraId="3EC0BAF7" w15:done="0"/>
  <w15:commentEx w15:paraId="4B748958" w15:done="0"/>
  <w15:commentEx w15:paraId="28BC1162" w15:paraIdParent="4B748958" w15:done="0"/>
  <w15:commentEx w15:paraId="713B5B7E" w15:done="0"/>
  <w15:commentEx w15:paraId="2BB1F433" w15:paraIdParent="713B5B7E" w15:done="0"/>
  <w15:commentEx w15:paraId="3A2AFD36" w15:paraIdParent="713B5B7E" w15:done="0"/>
  <w15:commentEx w15:paraId="75CD445C" w15:done="0"/>
  <w15:commentEx w15:paraId="42840896" w15:paraIdParent="75CD445C" w15:done="0"/>
  <w15:commentEx w15:paraId="750A8AFF" w15:done="0"/>
  <w15:commentEx w15:paraId="30834236" w15:paraIdParent="750A8AFF" w15:done="0"/>
  <w15:commentEx w15:paraId="368FE8E9" w15:paraIdParent="750A8AFF" w15:done="0"/>
  <w15:commentEx w15:paraId="71BF28A3" w15:done="0"/>
  <w15:commentEx w15:paraId="0CEBCC7B" w15:paraIdParent="71BF28A3" w15:done="0"/>
  <w15:commentEx w15:paraId="14EB68ED" w15:paraIdParent="71BF28A3" w15:done="0"/>
  <w15:commentEx w15:paraId="5DA46E2D" w15:done="1"/>
  <w15:commentEx w15:paraId="5DFE8CB3" w15:paraIdParent="5DA46E2D" w15:done="1"/>
  <w15:commentEx w15:paraId="383BC8DB" w15:paraIdParent="5DA46E2D" w15:done="1"/>
  <w15:commentEx w15:paraId="791292B7" w15:done="0"/>
  <w15:commentEx w15:paraId="77B69539" w15:done="1"/>
  <w15:commentEx w15:paraId="72079515" w15:done="1"/>
  <w15:commentEx w15:paraId="096435E0" w15:done="1"/>
  <w15:commentEx w15:paraId="4A646D96" w15:done="0"/>
  <w15:commentEx w15:paraId="08934F97" w15:done="0"/>
  <w15:commentEx w15:paraId="552FA189" w15:done="1"/>
  <w15:commentEx w15:paraId="1F54F371" w15:paraIdParent="552FA189" w15:done="1"/>
  <w15:commentEx w15:paraId="190BF465" w15:paraIdParent="552FA189" w15:done="1"/>
  <w15:commentEx w15:paraId="60DD38EC" w15:done="1"/>
  <w15:commentEx w15:paraId="03781CDF" w15:paraIdParent="60DD38EC" w15:done="1"/>
  <w15:commentEx w15:paraId="1F8C9104" w15:done="0"/>
  <w15:commentEx w15:paraId="29850CDB" w15:paraIdParent="1F8C9104" w15:done="0"/>
  <w15:commentEx w15:paraId="340B37D5" w15:paraIdParent="1F8C9104" w15:done="0"/>
  <w15:commentEx w15:paraId="35C1E5B8" w15:paraIdParent="1F8C9104" w15:done="0"/>
  <w15:commentEx w15:paraId="259BC51F" w15:done="1"/>
  <w15:commentEx w15:paraId="1B2CFDB2" w15:done="0"/>
  <w15:commentEx w15:paraId="319170FE" w15:paraIdParent="1B2CFDB2" w15:done="0"/>
  <w15:commentEx w15:paraId="342BE598" w15:done="0"/>
  <w15:commentEx w15:paraId="16FF4E76" w15:done="0"/>
  <w15:commentEx w15:paraId="4A2F59B7" w15:done="0"/>
  <w15:commentEx w15:paraId="04B7A2F2" w15:done="1"/>
  <w15:commentEx w15:paraId="13F2E2C7" w15:paraIdParent="04B7A2F2" w15:done="1"/>
  <w15:commentEx w15:paraId="67F29CFF" w15:paraIdParent="04B7A2F2" w15:done="1"/>
  <w15:commentEx w15:paraId="327C90DE" w15:done="0"/>
  <w15:commentEx w15:paraId="26A33AE7" w15:done="0"/>
  <w15:commentEx w15:paraId="5DF9C875" w15:paraIdParent="26A33AE7" w15:done="0"/>
  <w15:commentEx w15:paraId="025AD4C7" w15:paraIdParent="26A33AE7" w15:done="0"/>
  <w15:commentEx w15:paraId="307722C4" w15:paraIdParent="26A33AE7" w15:done="0"/>
  <w15:commentEx w15:paraId="2BC0D3CC" w15:done="0"/>
  <w15:commentEx w15:paraId="50090A33" w15:done="0"/>
  <w15:commentEx w15:paraId="6FC082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C8B581" w16cex:dateUtc="2025-03-14T16:01:00Z"/>
  <w16cex:commentExtensible w16cex:durableId="5B8BFFA0" w16cex:dateUtc="2025-02-09T19:09:00Z"/>
  <w16cex:commentExtensible w16cex:durableId="1F8E3A8F" w16cex:dateUtc="2025-02-13T09:10:00Z"/>
  <w16cex:commentExtensible w16cex:durableId="4A008635" w16cex:dateUtc="2025-03-14T17:08:00Z"/>
  <w16cex:commentExtensible w16cex:durableId="712C9F34" w16cex:dateUtc="2025-03-05T16:48:00Z"/>
  <w16cex:commentExtensible w16cex:durableId="0702FE5C" w16cex:dateUtc="2025-02-12T11:28:00Z"/>
  <w16cex:commentExtensible w16cex:durableId="27B5D00B" w16cex:dateUtc="2025-02-15T15:32:00Z"/>
  <w16cex:commentExtensible w16cex:durableId="51730862" w16cex:dateUtc="2025-02-12T11:34:00Z"/>
  <w16cex:commentExtensible w16cex:durableId="6249F1C7" w16cex:dateUtc="2025-02-14T11:58:00Z"/>
  <w16cex:commentExtensible w16cex:durableId="2B7942B0" w16cex:dateUtc="2025-03-10T09:51:00Z"/>
  <w16cex:commentExtensible w16cex:durableId="15100347" w16cex:dateUtc="2025-02-12T11:47:00Z"/>
  <w16cex:commentExtensible w16cex:durableId="1C0522AC" w16cex:dateUtc="2025-02-14T12:02:00Z"/>
  <w16cex:commentExtensible w16cex:durableId="2B79768C" w16cex:dateUtc="2025-02-12T11:46:00Z"/>
  <w16cex:commentExtensible w16cex:durableId="2B79768B" w16cex:dateUtc="2025-02-14T12:25:00Z"/>
  <w16cex:commentExtensible w16cex:durableId="2B79768A" w16cex:dateUtc="2025-03-10T12:58:00Z"/>
  <w16cex:commentExtensible w16cex:durableId="5B30D474" w16cex:dateUtc="2025-02-12T11:46:00Z"/>
  <w16cex:commentExtensible w16cex:durableId="575AD7EE" w16cex:dateUtc="2025-02-14T12:25:00Z"/>
  <w16cex:commentExtensible w16cex:durableId="2B796E97" w16cex:dateUtc="2025-03-10T12:58:00Z"/>
  <w16cex:commentExtensible w16cex:durableId="12D68D0B" w16cex:dateUtc="2025-02-12T11:51:00Z"/>
  <w16cex:commentExtensible w16cex:durableId="2E71DBFC" w16cex:dateUtc="2025-02-14T12:38:00Z"/>
  <w16cex:commentExtensible w16cex:durableId="3C8B3C10" w16cex:dateUtc="2025-02-16T16:49:00Z"/>
  <w16cex:commentExtensible w16cex:durableId="59F5E043" w16cex:dateUtc="2025-02-13T09:14:00Z"/>
  <w16cex:commentExtensible w16cex:durableId="2B7AD4CE" w16cex:dateUtc="2025-02-17T08:47:00Z"/>
  <w16cex:commentExtensible w16cex:durableId="330397A1" w16cex:dateUtc="2025-02-17T08:47:00Z"/>
  <w16cex:commentExtensible w16cex:durableId="3B389890" w16cex:dateUtc="2025-02-13T11:20:00Z"/>
  <w16cex:commentExtensible w16cex:durableId="3F6C63F6" w16cex:dateUtc="2025-03-12T10:21:00Z"/>
  <w16cex:commentExtensible w16cex:durableId="4D872A0B" w16cex:dateUtc="2025-03-12T10:21:00Z"/>
  <w16cex:commentExtensible w16cex:durableId="2B7D1C41" w16cex:dateUtc="2025-02-09T19:33:00Z"/>
  <w16cex:commentExtensible w16cex:durableId="2B7D1C40" w16cex:dateUtc="2025-02-13T19:35:00Z"/>
  <w16cex:commentExtensible w16cex:durableId="2B7D1C3F" w16cex:dateUtc="2025-02-16T10:45:00Z"/>
  <w16cex:commentExtensible w16cex:durableId="083B20A7" w16cex:dateUtc="2025-02-17T08:51:00Z"/>
  <w16cex:commentExtensible w16cex:durableId="517E5F84" w16cex:dateUtc="2025-02-18T16:16:00Z"/>
  <w16cex:commentExtensible w16cex:durableId="7F4412AA" w16cex:dateUtc="2025-02-17T09:00:00Z"/>
  <w16cex:commentExtensible w16cex:durableId="03C03F6D" w16cex:dateUtc="2025-02-18T16:17:00Z"/>
  <w16cex:commentExtensible w16cex:durableId="630625AB" w16cex:dateUtc="2025-02-18T16:17:00Z"/>
  <w16cex:commentExtensible w16cex:durableId="3974D311" w16cex:dateUtc="2025-03-12T11:19:00Z"/>
  <w16cex:commentExtensible w16cex:durableId="3311D77D" w16cex:dateUtc="2025-02-17T08:48:00Z"/>
  <w16cex:commentExtensible w16cex:durableId="05641FEF" w16cex:dateUtc="2025-02-13T12:13:00Z"/>
  <w16cex:commentExtensible w16cex:durableId="0B06FF02" w16cex:dateUtc="2025-03-12T13:29:00Z"/>
  <w16cex:commentExtensible w16cex:durableId="2B7D1E64" w16cex:dateUtc="2025-03-12T17:02:00Z"/>
  <w16cex:commentExtensible w16cex:durableId="264A1C03" w16cex:dateUtc="2025-02-13T12:47:00Z"/>
  <w16cex:commentExtensible w16cex:durableId="2B7D65B7" w16cex:dateUtc="2025-03-13T13:09:00Z"/>
  <w16cex:commentExtensible w16cex:durableId="2B7D1D18" w16cex:dateUtc="2025-02-09T19:33:00Z"/>
  <w16cex:commentExtensible w16cex:durableId="2B7D1D17" w16cex:dateUtc="2025-02-13T19:35:00Z"/>
  <w16cex:commentExtensible w16cex:durableId="2B7D1D16" w16cex:dateUtc="2025-02-16T10:45:00Z"/>
  <w16cex:commentExtensible w16cex:durableId="6B714D2B" w16cex:dateUtc="2025-03-12T17:02:00Z"/>
  <w16cex:commentExtensible w16cex:durableId="7111B887" w16cex:dateUtc="2025-02-13T12:36:00Z"/>
  <w16cex:commentExtensible w16cex:durableId="435BF453" w16cex:dateUtc="2025-02-15T13:11:00Z"/>
  <w16cex:commentExtensible w16cex:durableId="2B7D64DF" w16cex:dateUtc="2025-03-13T13:06:00Z"/>
  <w16cex:commentExtensible w16cex:durableId="2B7D6501" w16cex:dateUtc="2025-03-13T13:06:00Z"/>
  <w16cex:commentExtensible w16cex:durableId="2B7D620D" w16cex:dateUtc="2025-03-13T12:54:00Z"/>
  <w16cex:commentExtensible w16cex:durableId="2B7D7071" w16cex:dateUtc="2025-03-13T12:54:00Z"/>
  <w16cex:commentExtensible w16cex:durableId="2B7D71EB" w16cex:dateUtc="2025-03-13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FEA8D8" w16cid:durableId="5BC8B581"/>
  <w16cid:commentId w16cid:paraId="2CBFA35A" w16cid:durableId="5B8BFFA0"/>
  <w16cid:commentId w16cid:paraId="5E8542D4" w16cid:durableId="1F8E3A8F"/>
  <w16cid:commentId w16cid:paraId="25667181" w16cid:durableId="4A008635"/>
  <w16cid:commentId w16cid:paraId="3EC0BAF7" w16cid:durableId="712C9F34"/>
  <w16cid:commentId w16cid:paraId="4B748958" w16cid:durableId="0702FE5C"/>
  <w16cid:commentId w16cid:paraId="28BC1162" w16cid:durableId="27B5D00B"/>
  <w16cid:commentId w16cid:paraId="713B5B7E" w16cid:durableId="51730862"/>
  <w16cid:commentId w16cid:paraId="2BB1F433" w16cid:durableId="6249F1C7"/>
  <w16cid:commentId w16cid:paraId="3A2AFD36" w16cid:durableId="2B7942B0"/>
  <w16cid:commentId w16cid:paraId="75CD445C" w16cid:durableId="15100347"/>
  <w16cid:commentId w16cid:paraId="42840896" w16cid:durableId="1C0522AC"/>
  <w16cid:commentId w16cid:paraId="750A8AFF" w16cid:durableId="2B79768C"/>
  <w16cid:commentId w16cid:paraId="30834236" w16cid:durableId="2B79768B"/>
  <w16cid:commentId w16cid:paraId="368FE8E9" w16cid:durableId="2B79768A"/>
  <w16cid:commentId w16cid:paraId="71BF28A3" w16cid:durableId="5B30D474"/>
  <w16cid:commentId w16cid:paraId="0CEBCC7B" w16cid:durableId="575AD7EE"/>
  <w16cid:commentId w16cid:paraId="14EB68ED" w16cid:durableId="2B796E97"/>
  <w16cid:commentId w16cid:paraId="5DA46E2D" w16cid:durableId="12D68D0B"/>
  <w16cid:commentId w16cid:paraId="5DFE8CB3" w16cid:durableId="2E71DBFC"/>
  <w16cid:commentId w16cid:paraId="383BC8DB" w16cid:durableId="3C8B3C10"/>
  <w16cid:commentId w16cid:paraId="791292B7" w16cid:durableId="59F5E043"/>
  <w16cid:commentId w16cid:paraId="77B69539" w16cid:durableId="2B7AD4CE"/>
  <w16cid:commentId w16cid:paraId="72079515" w16cid:durableId="330397A1"/>
  <w16cid:commentId w16cid:paraId="096435E0" w16cid:durableId="3B389890"/>
  <w16cid:commentId w16cid:paraId="4A646D96" w16cid:durableId="3F6C63F6"/>
  <w16cid:commentId w16cid:paraId="08934F97" w16cid:durableId="4D872A0B"/>
  <w16cid:commentId w16cid:paraId="552FA189" w16cid:durableId="2B7D1C41"/>
  <w16cid:commentId w16cid:paraId="1F54F371" w16cid:durableId="2B7D1C40"/>
  <w16cid:commentId w16cid:paraId="190BF465" w16cid:durableId="2B7D1C3F"/>
  <w16cid:commentId w16cid:paraId="60DD38EC" w16cid:durableId="083B20A7"/>
  <w16cid:commentId w16cid:paraId="03781CDF" w16cid:durableId="517E5F84"/>
  <w16cid:commentId w16cid:paraId="1F8C9104" w16cid:durableId="7F4412AA"/>
  <w16cid:commentId w16cid:paraId="29850CDB" w16cid:durableId="03C03F6D"/>
  <w16cid:commentId w16cid:paraId="340B37D5" w16cid:durableId="630625AB"/>
  <w16cid:commentId w16cid:paraId="35C1E5B8" w16cid:durableId="3974D311"/>
  <w16cid:commentId w16cid:paraId="259BC51F" w16cid:durableId="3311D77D"/>
  <w16cid:commentId w16cid:paraId="1B2CFDB2" w16cid:durableId="05641FEF"/>
  <w16cid:commentId w16cid:paraId="319170FE" w16cid:durableId="0B06FF02"/>
  <w16cid:commentId w16cid:paraId="342BE598" w16cid:durableId="2B7D1E64"/>
  <w16cid:commentId w16cid:paraId="16FF4E76" w16cid:durableId="264A1C03"/>
  <w16cid:commentId w16cid:paraId="4A2F59B7" w16cid:durableId="2B7D65B7"/>
  <w16cid:commentId w16cid:paraId="04B7A2F2" w16cid:durableId="2B7D1D18"/>
  <w16cid:commentId w16cid:paraId="13F2E2C7" w16cid:durableId="2B7D1D17"/>
  <w16cid:commentId w16cid:paraId="67F29CFF" w16cid:durableId="2B7D1D16"/>
  <w16cid:commentId w16cid:paraId="327C90DE" w16cid:durableId="6B714D2B"/>
  <w16cid:commentId w16cid:paraId="26A33AE7" w16cid:durableId="7111B887"/>
  <w16cid:commentId w16cid:paraId="5DF9C875" w16cid:durableId="435BF453"/>
  <w16cid:commentId w16cid:paraId="025AD4C7" w16cid:durableId="2B7D64DF"/>
  <w16cid:commentId w16cid:paraId="307722C4" w16cid:durableId="2B7D6501"/>
  <w16cid:commentId w16cid:paraId="2BC0D3CC" w16cid:durableId="2B7D620D"/>
  <w16cid:commentId w16cid:paraId="50090A33" w16cid:durableId="2B7D7071"/>
  <w16cid:commentId w16cid:paraId="6FC08298" w16cid:durableId="2B7D7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13A57" w14:textId="77777777" w:rsidR="009E45A6" w:rsidRPr="00D12DD7" w:rsidRDefault="009E45A6" w:rsidP="00CF3C28">
      <w:pPr>
        <w:spacing w:after="0" w:line="240" w:lineRule="auto"/>
      </w:pPr>
      <w:r w:rsidRPr="00D12DD7">
        <w:separator/>
      </w:r>
    </w:p>
  </w:endnote>
  <w:endnote w:type="continuationSeparator" w:id="0">
    <w:p w14:paraId="78B01DFF" w14:textId="77777777" w:rsidR="009E45A6" w:rsidRPr="00D12DD7" w:rsidRDefault="009E45A6" w:rsidP="00CF3C28">
      <w:pPr>
        <w:spacing w:after="0" w:line="240" w:lineRule="auto"/>
      </w:pPr>
      <w:r w:rsidRPr="00D12DD7">
        <w:continuationSeparator/>
      </w:r>
    </w:p>
  </w:endnote>
  <w:endnote w:type="continuationNotice" w:id="1">
    <w:p w14:paraId="7F3C86B7" w14:textId="77777777" w:rsidR="009E45A6" w:rsidRPr="00D12DD7" w:rsidRDefault="009E45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DE8A2" w14:textId="77777777" w:rsidR="009E45A6" w:rsidRPr="00D12DD7" w:rsidRDefault="009E45A6" w:rsidP="00CF3C28">
      <w:pPr>
        <w:spacing w:after="0" w:line="240" w:lineRule="auto"/>
      </w:pPr>
      <w:r w:rsidRPr="00D12DD7">
        <w:separator/>
      </w:r>
    </w:p>
  </w:footnote>
  <w:footnote w:type="continuationSeparator" w:id="0">
    <w:p w14:paraId="4BE93298" w14:textId="77777777" w:rsidR="009E45A6" w:rsidRPr="00D12DD7" w:rsidRDefault="009E45A6" w:rsidP="00CF3C28">
      <w:pPr>
        <w:spacing w:after="0" w:line="240" w:lineRule="auto"/>
      </w:pPr>
      <w:r w:rsidRPr="00D12DD7">
        <w:continuationSeparator/>
      </w:r>
    </w:p>
  </w:footnote>
  <w:footnote w:type="continuationNotice" w:id="1">
    <w:p w14:paraId="558971DC" w14:textId="77777777" w:rsidR="009E45A6" w:rsidRPr="00D12DD7" w:rsidRDefault="009E45A6">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612CD82E" w14:textId="77777777" w:rsidR="00AB32F0" w:rsidRPr="005A4A3F" w:rsidDel="000603E6" w:rsidRDefault="00AB32F0" w:rsidP="007B21CC">
      <w:pPr>
        <w:pStyle w:val="Textonotapie"/>
        <w:rPr>
          <w:del w:id="1069" w:author="Jose Luis Zofio Prieto" w:date="2025-03-12T11:48:00Z"/>
        </w:rPr>
      </w:pPr>
      <w:del w:id="1070" w:author="Jose Luis Zofio Prieto" w:date="2025-03-12T11:48:00Z">
        <w:r w:rsidDel="000603E6">
          <w:rPr>
            <w:rStyle w:val="Refdenotaalpie"/>
          </w:rPr>
          <w:footnoteRef/>
        </w:r>
        <w:r w:rsidDel="000603E6">
          <w:delText xml:space="preserve"> </w:delText>
        </w:r>
        <w:r w:rsidRPr="00D12DD7" w:rsidDel="000603E6">
          <w:delText xml:space="preserve">We resorted to the SABI (Iberian Balance Sheet Analysis System) database: </w:delText>
        </w:r>
        <w:r w:rsidDel="000603E6">
          <w:fldChar w:fldCharType="begin"/>
        </w:r>
        <w:r w:rsidDel="000603E6">
          <w:delInstrText>HYPERLINK "https://sabi.bvdinfo.com"</w:delInstrText>
        </w:r>
        <w:r w:rsidDel="000603E6">
          <w:fldChar w:fldCharType="separate"/>
        </w:r>
        <w:r w:rsidRPr="00D12DD7" w:rsidDel="000603E6">
          <w:delText>https://sabi.bvdinfo.com</w:delText>
        </w:r>
        <w:r w:rsidDel="000603E6">
          <w:fldChar w:fldCharType="end"/>
        </w:r>
        <w:r w:rsidRPr="00D12DD7" w:rsidDel="000603E6">
          <w:delText>.</w:delText>
        </w:r>
      </w:del>
    </w:p>
  </w:footnote>
  <w:footnote w:id="4">
    <w:p w14:paraId="5E94099A" w14:textId="63D29DF5" w:rsidR="00AB32F0" w:rsidRPr="005A4A3F" w:rsidRDefault="00AB32F0" w:rsidP="000603E6">
      <w:pPr>
        <w:pStyle w:val="Textonotapie"/>
        <w:rPr>
          <w:ins w:id="1072" w:author="Jose Luis Zofio Prieto" w:date="2025-03-12T11:48:00Z"/>
        </w:rPr>
      </w:pPr>
      <w:ins w:id="1073" w:author="Jose Luis Zofio Prieto" w:date="2025-03-12T11:48:00Z">
        <w:r>
          <w:rPr>
            <w:rStyle w:val="Refdenotaalpie"/>
          </w:rPr>
          <w:footnoteRef/>
        </w:r>
        <w:r>
          <w:t xml:space="preserve"> </w:t>
        </w:r>
      </w:ins>
      <w:ins w:id="1074" w:author="Jose Luis Zofio Prieto" w:date="2025-03-12T11:50:00Z">
        <w:r>
          <w:t xml:space="preserve">The </w:t>
        </w:r>
      </w:ins>
      <w:ins w:id="1075" w:author="Jose Luis Zofio Prieto" w:date="2025-03-12T11:48:00Z">
        <w:r w:rsidRPr="00D12DD7">
          <w:t>SABI (Iberian Balance Sheet Analysis System) database</w:t>
        </w:r>
      </w:ins>
      <w:ins w:id="1076" w:author="Jose Luis Zofio Prieto" w:date="2025-03-12T11:50:00Z">
        <w:r>
          <w:t xml:space="preserve"> is </w:t>
        </w:r>
      </w:ins>
      <w:ins w:id="1077" w:author="Jose Luis Zofio Prieto" w:date="2025-03-12T11:52:00Z">
        <w:r>
          <w:t xml:space="preserve">a subset of </w:t>
        </w:r>
      </w:ins>
      <w:ins w:id="1078" w:author="Jose Luis Zofio Prieto" w:date="2025-03-12T11:50:00Z">
        <w:r>
          <w:t>the ORBIS product commercialized by Moody</w:t>
        </w:r>
      </w:ins>
      <w:ins w:id="1079" w:author="Jose Luis Zofio Prieto" w:date="2025-03-12T11:54:00Z">
        <w:r>
          <w:t xml:space="preserve">’, which </w:t>
        </w:r>
      </w:ins>
      <w:ins w:id="1080" w:author="Jose Luis Zofio Prieto" w:date="2025-03-12T11:53:00Z">
        <w:r>
          <w:t>offer</w:t>
        </w:r>
      </w:ins>
      <w:ins w:id="1081" w:author="Jose Luis Zofio Prieto" w:date="2025-03-12T11:54:00Z">
        <w:r>
          <w:t>s</w:t>
        </w:r>
      </w:ins>
      <w:ins w:id="1082" w:author="Jose Luis Zofio Prieto" w:date="2025-03-12T11:53:00Z">
        <w:r>
          <w:t xml:space="preserve"> c</w:t>
        </w:r>
        <w:r w:rsidRPr="00AD3AD2">
          <w:t>omparable data on private companie</w:t>
        </w:r>
        <w:r>
          <w:t>s</w:t>
        </w:r>
      </w:ins>
      <w:ins w:id="1083" w:author="Jose Luis Zofio Prieto" w:date="2025-03-12T11:48:00Z">
        <w:r w:rsidRPr="00D12DD7">
          <w:t xml:space="preserve">: </w:t>
        </w:r>
        <w:r>
          <w:fldChar w:fldCharType="begin"/>
        </w:r>
        <w:r>
          <w:instrText>HYPERLINK "https://sabi.bvdinfo.com"</w:instrText>
        </w:r>
        <w:r>
          <w:fldChar w:fldCharType="separate"/>
        </w:r>
        <w:r w:rsidRPr="00D12DD7">
          <w:t>https://sabi.bvdinfo.com</w:t>
        </w:r>
        <w:r>
          <w:fldChar w:fldCharType="end"/>
        </w:r>
        <w:r w:rsidRPr="00D12DD7">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Zofio Prieto">
    <w15:presenceInfo w15:providerId="AD" w15:userId="S::jose.zofio@uam.es::4242268d-47cc-4d9e-a146-5b62191f88a2"/>
  </w15:person>
  <w15:person w15:author="Gonzalez Moyano, Ricardo">
    <w15:presenceInfo w15:providerId="AD" w15:userId="S::ricardo.gonzalezm@miumh.umh.es::5b44e8b1-3a70-41c8-8d8a-36b87a296b66"/>
  </w15:person>
  <w15:person w15:author="Jose Luis Zofio Prieto [2]">
    <w15:presenceInfo w15:providerId="None" w15:userId="Jose Luis Zofio Prieto"/>
  </w15:person>
  <w15:person w15:author="España Roch, Víctor Javier">
    <w15:presenceInfo w15:providerId="AD" w15:userId="S::vespana@miumh.umh.es::040d34d8-97cc-45c6-81a9-a874d36e7940"/>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F09BE"/>
    <w:rsid w:val="000F0C05"/>
    <w:rsid w:val="000F0D5E"/>
    <w:rsid w:val="000F0E4E"/>
    <w:rsid w:val="000F15B6"/>
    <w:rsid w:val="000F17DA"/>
    <w:rsid w:val="000F1824"/>
    <w:rsid w:val="000F1941"/>
    <w:rsid w:val="000F1BDD"/>
    <w:rsid w:val="000F2210"/>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64F1"/>
    <w:rsid w:val="0015761D"/>
    <w:rsid w:val="00157B7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988"/>
    <w:rsid w:val="00225243"/>
    <w:rsid w:val="00225325"/>
    <w:rsid w:val="002260AD"/>
    <w:rsid w:val="00226BAE"/>
    <w:rsid w:val="00226FA5"/>
    <w:rsid w:val="002271F0"/>
    <w:rsid w:val="00230F35"/>
    <w:rsid w:val="00230FCE"/>
    <w:rsid w:val="002310BB"/>
    <w:rsid w:val="00231E2A"/>
    <w:rsid w:val="00232BFE"/>
    <w:rsid w:val="00232EA3"/>
    <w:rsid w:val="00233113"/>
    <w:rsid w:val="00233BF3"/>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D66"/>
    <w:rsid w:val="002E5219"/>
    <w:rsid w:val="002E540A"/>
    <w:rsid w:val="002E55C5"/>
    <w:rsid w:val="002E58C4"/>
    <w:rsid w:val="002E5C42"/>
    <w:rsid w:val="002E5DFB"/>
    <w:rsid w:val="002E6999"/>
    <w:rsid w:val="002E7CAD"/>
    <w:rsid w:val="002E7F8E"/>
    <w:rsid w:val="002F0002"/>
    <w:rsid w:val="002F06C2"/>
    <w:rsid w:val="002F0CA5"/>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F93"/>
    <w:rsid w:val="0035339D"/>
    <w:rsid w:val="003536D0"/>
    <w:rsid w:val="003541FE"/>
    <w:rsid w:val="00355A94"/>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4FB"/>
    <w:rsid w:val="003A1768"/>
    <w:rsid w:val="003A1B6E"/>
    <w:rsid w:val="003A1E5F"/>
    <w:rsid w:val="003A243B"/>
    <w:rsid w:val="003A298E"/>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61C"/>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900"/>
    <w:rsid w:val="00657B70"/>
    <w:rsid w:val="00661564"/>
    <w:rsid w:val="00661E84"/>
    <w:rsid w:val="00662717"/>
    <w:rsid w:val="00662972"/>
    <w:rsid w:val="00663657"/>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B7"/>
    <w:rsid w:val="00730291"/>
    <w:rsid w:val="00730664"/>
    <w:rsid w:val="0073073B"/>
    <w:rsid w:val="00731335"/>
    <w:rsid w:val="00732357"/>
    <w:rsid w:val="00732462"/>
    <w:rsid w:val="00732A1D"/>
    <w:rsid w:val="0073475A"/>
    <w:rsid w:val="00734F3E"/>
    <w:rsid w:val="0073519F"/>
    <w:rsid w:val="00735A38"/>
    <w:rsid w:val="00736101"/>
    <w:rsid w:val="00736210"/>
    <w:rsid w:val="00736DBC"/>
    <w:rsid w:val="0073732C"/>
    <w:rsid w:val="00737468"/>
    <w:rsid w:val="0073759A"/>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6D6"/>
    <w:rsid w:val="008349B3"/>
    <w:rsid w:val="00834A67"/>
    <w:rsid w:val="00834ED0"/>
    <w:rsid w:val="008350E9"/>
    <w:rsid w:val="00835142"/>
    <w:rsid w:val="00835814"/>
    <w:rsid w:val="008368B0"/>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543"/>
    <w:rsid w:val="0086190F"/>
    <w:rsid w:val="00862436"/>
    <w:rsid w:val="00862480"/>
    <w:rsid w:val="00863431"/>
    <w:rsid w:val="008641A8"/>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15FA"/>
    <w:rsid w:val="008B1B43"/>
    <w:rsid w:val="008B23D1"/>
    <w:rsid w:val="008B27BD"/>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23C2"/>
    <w:rsid w:val="00912541"/>
    <w:rsid w:val="0091294B"/>
    <w:rsid w:val="00912CE9"/>
    <w:rsid w:val="00912FE8"/>
    <w:rsid w:val="00913278"/>
    <w:rsid w:val="00913570"/>
    <w:rsid w:val="00914C11"/>
    <w:rsid w:val="00914FF7"/>
    <w:rsid w:val="00915353"/>
    <w:rsid w:val="00915C91"/>
    <w:rsid w:val="009161DC"/>
    <w:rsid w:val="00916BBE"/>
    <w:rsid w:val="009175E0"/>
    <w:rsid w:val="00917FE7"/>
    <w:rsid w:val="009202D1"/>
    <w:rsid w:val="0092070B"/>
    <w:rsid w:val="00920A0F"/>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DB2"/>
    <w:rsid w:val="009D31B7"/>
    <w:rsid w:val="009D3478"/>
    <w:rsid w:val="009D3BB5"/>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736"/>
    <w:rsid w:val="00AD3838"/>
    <w:rsid w:val="00AD3AD2"/>
    <w:rsid w:val="00AD421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70"/>
    <w:rsid w:val="00B760BF"/>
    <w:rsid w:val="00B760E6"/>
    <w:rsid w:val="00B766DC"/>
    <w:rsid w:val="00B76C00"/>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423B"/>
    <w:rsid w:val="00D14F01"/>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6BD"/>
    <w:rsid w:val="00DF2C65"/>
    <w:rsid w:val="00DF2E95"/>
    <w:rsid w:val="00DF3679"/>
    <w:rsid w:val="00DF3B00"/>
    <w:rsid w:val="00DF3B93"/>
    <w:rsid w:val="00DF4323"/>
    <w:rsid w:val="00DF445A"/>
    <w:rsid w:val="00DF4937"/>
    <w:rsid w:val="00DF4CBB"/>
    <w:rsid w:val="00DF589B"/>
    <w:rsid w:val="00DF6C3A"/>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53B"/>
    <w:rsid w:val="00E05719"/>
    <w:rsid w:val="00E0619F"/>
    <w:rsid w:val="00E06B2C"/>
    <w:rsid w:val="00E07499"/>
    <w:rsid w:val="00E07744"/>
    <w:rsid w:val="00E07884"/>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578"/>
    <w:rsid w:val="00E5164A"/>
    <w:rsid w:val="00E517F9"/>
    <w:rsid w:val="00E51BE7"/>
    <w:rsid w:val="00E52069"/>
    <w:rsid w:val="00E52740"/>
    <w:rsid w:val="00E52AED"/>
    <w:rsid w:val="00E53751"/>
    <w:rsid w:val="00E53E8F"/>
    <w:rsid w:val="00E547EA"/>
    <w:rsid w:val="00E54D98"/>
    <w:rsid w:val="00E54DC4"/>
    <w:rsid w:val="00E550B3"/>
    <w:rsid w:val="00E556B2"/>
    <w:rsid w:val="00E55F9B"/>
    <w:rsid w:val="00E5628E"/>
    <w:rsid w:val="00E570E3"/>
    <w:rsid w:val="00E57F35"/>
    <w:rsid w:val="00E57F87"/>
    <w:rsid w:val="00E6006D"/>
    <w:rsid w:val="00E6052C"/>
    <w:rsid w:val="00E60893"/>
    <w:rsid w:val="00E608F1"/>
    <w:rsid w:val="00E6091B"/>
    <w:rsid w:val="00E6289D"/>
    <w:rsid w:val="00E62B94"/>
    <w:rsid w:val="00E632B0"/>
    <w:rsid w:val="00E63F09"/>
    <w:rsid w:val="00E6421F"/>
    <w:rsid w:val="00E6430E"/>
    <w:rsid w:val="00E64435"/>
    <w:rsid w:val="00E65379"/>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3.wmf"/><Relationship Id="rId21" Type="http://schemas.microsoft.com/office/2018/08/relationships/commentsExtensible" Target="commentsExtensible.xml"/><Relationship Id="rId63" Type="http://schemas.openxmlformats.org/officeDocument/2006/relationships/image" Target="media/image26.wmf"/><Relationship Id="rId159" Type="http://schemas.openxmlformats.org/officeDocument/2006/relationships/image" Target="media/image72.wmf"/><Relationship Id="rId170" Type="http://schemas.openxmlformats.org/officeDocument/2006/relationships/image" Target="media/image77.wmf"/><Relationship Id="rId226" Type="http://schemas.openxmlformats.org/officeDocument/2006/relationships/oleObject" Target="embeddings/oleObject113.bin"/><Relationship Id="rId268" Type="http://schemas.openxmlformats.org/officeDocument/2006/relationships/oleObject" Target="embeddings/oleObject130.bin"/><Relationship Id="rId32" Type="http://schemas.openxmlformats.org/officeDocument/2006/relationships/oleObject" Target="embeddings/oleObject11.bin"/><Relationship Id="rId74" Type="http://schemas.openxmlformats.org/officeDocument/2006/relationships/image" Target="media/image33.wmf"/><Relationship Id="rId128" Type="http://schemas.openxmlformats.org/officeDocument/2006/relationships/oleObject" Target="embeddings/oleObject60.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oleObject" Target="embeddings/oleObject120.bin"/><Relationship Id="rId279" Type="http://schemas.openxmlformats.org/officeDocument/2006/relationships/image" Target="media/image124.wmf"/><Relationship Id="rId43" Type="http://schemas.openxmlformats.org/officeDocument/2006/relationships/image" Target="media/image16.wmf"/><Relationship Id="rId139" Type="http://schemas.openxmlformats.org/officeDocument/2006/relationships/oleObject" Target="embeddings/oleObject66.bin"/><Relationship Id="rId290" Type="http://schemas.openxmlformats.org/officeDocument/2006/relationships/oleObject" Target="embeddings/oleObject141.bin"/><Relationship Id="rId304" Type="http://schemas.openxmlformats.org/officeDocument/2006/relationships/image" Target="media/image134.wmf"/><Relationship Id="rId85" Type="http://schemas.openxmlformats.org/officeDocument/2006/relationships/image" Target="media/image38.wmf"/><Relationship Id="rId150" Type="http://schemas.openxmlformats.org/officeDocument/2006/relationships/image" Target="media/image68.wmf"/><Relationship Id="rId192" Type="http://schemas.openxmlformats.org/officeDocument/2006/relationships/image" Target="media/image85.wmf"/><Relationship Id="rId206" Type="http://schemas.openxmlformats.org/officeDocument/2006/relationships/oleObject" Target="embeddings/oleObject103.bin"/><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59.bin"/><Relationship Id="rId54" Type="http://schemas.openxmlformats.org/officeDocument/2006/relationships/oleObject" Target="embeddings/oleObject22.bin"/><Relationship Id="rId96" Type="http://schemas.openxmlformats.org/officeDocument/2006/relationships/oleObject" Target="embeddings/oleObject42.bin"/><Relationship Id="rId161" Type="http://schemas.openxmlformats.org/officeDocument/2006/relationships/image" Target="media/image73.wmf"/><Relationship Id="rId217" Type="http://schemas.openxmlformats.org/officeDocument/2006/relationships/image" Target="media/image98.wmf"/><Relationship Id="rId259" Type="http://schemas.openxmlformats.org/officeDocument/2006/relationships/image" Target="media/image114.wmf"/><Relationship Id="rId23" Type="http://schemas.openxmlformats.org/officeDocument/2006/relationships/oleObject" Target="embeddings/oleObject6.bin"/><Relationship Id="rId119" Type="http://schemas.openxmlformats.org/officeDocument/2006/relationships/image" Target="media/image53.wmf"/><Relationship Id="rId270" Type="http://schemas.openxmlformats.org/officeDocument/2006/relationships/image" Target="media/image119.wmf"/><Relationship Id="rId44" Type="http://schemas.openxmlformats.org/officeDocument/2006/relationships/oleObject" Target="embeddings/oleObject17.bin"/><Relationship Id="rId65" Type="http://schemas.openxmlformats.org/officeDocument/2006/relationships/image" Target="media/image27.wmf"/><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image" Target="media/image78.wmf"/><Relationship Id="rId193" Type="http://schemas.openxmlformats.org/officeDocument/2006/relationships/oleObject" Target="embeddings/oleObject97.bin"/><Relationship Id="rId207" Type="http://schemas.openxmlformats.org/officeDocument/2006/relationships/image" Target="media/image93.wmf"/><Relationship Id="rId228" Type="http://schemas.openxmlformats.org/officeDocument/2006/relationships/oleObject" Target="embeddings/oleObject114.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6.bin"/><Relationship Id="rId281" Type="http://schemas.openxmlformats.org/officeDocument/2006/relationships/image" Target="media/image125.wmf"/><Relationship Id="rId316" Type="http://schemas.openxmlformats.org/officeDocument/2006/relationships/footer" Target="footer1.xml"/><Relationship Id="rId34" Type="http://schemas.openxmlformats.org/officeDocument/2006/relationships/oleObject" Target="embeddings/oleObject12.bin"/><Relationship Id="rId55" Type="http://schemas.openxmlformats.org/officeDocument/2006/relationships/image" Target="media/image22.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90.bin"/><Relationship Id="rId218" Type="http://schemas.openxmlformats.org/officeDocument/2006/relationships/oleObject" Target="embeddings/oleObject109.bin"/><Relationship Id="rId239"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oleObject" Target="embeddings/oleObject142.bin"/><Relationship Id="rId306" Type="http://schemas.openxmlformats.org/officeDocument/2006/relationships/image" Target="media/image135.wmf"/><Relationship Id="rId24" Type="http://schemas.openxmlformats.org/officeDocument/2006/relationships/image" Target="media/image7.wmf"/><Relationship Id="rId45" Type="http://schemas.openxmlformats.org/officeDocument/2006/relationships/image" Target="media/image17.wmf"/><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oleObject" Target="embeddings/oleObject51.bin"/><Relationship Id="rId131" Type="http://schemas.openxmlformats.org/officeDocument/2006/relationships/image" Target="media/image59.wmf"/><Relationship Id="rId152" Type="http://schemas.openxmlformats.org/officeDocument/2006/relationships/image" Target="media/image69.wmf"/><Relationship Id="rId173" Type="http://schemas.openxmlformats.org/officeDocument/2006/relationships/oleObject" Target="embeddings/oleObject84.bin"/><Relationship Id="rId194" Type="http://schemas.openxmlformats.org/officeDocument/2006/relationships/image" Target="media/image86.wmf"/><Relationship Id="rId208" Type="http://schemas.openxmlformats.org/officeDocument/2006/relationships/oleObject" Target="embeddings/oleObject104.bin"/><Relationship Id="rId229" Type="http://schemas.openxmlformats.org/officeDocument/2006/relationships/oleObject" Target="embeddings/oleObject115.bin"/><Relationship Id="rId240" Type="http://schemas.openxmlformats.org/officeDocument/2006/relationships/image" Target="media/image108.wmf"/><Relationship Id="rId261" Type="http://schemas.openxmlformats.org/officeDocument/2006/relationships/image" Target="media/image115.wmf"/><Relationship Id="rId14" Type="http://schemas.openxmlformats.org/officeDocument/2006/relationships/image" Target="media/image4.wmf"/><Relationship Id="rId35" Type="http://schemas.openxmlformats.org/officeDocument/2006/relationships/image" Target="media/image12.wmf"/><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image" Target="media/image45.wmf"/><Relationship Id="rId282" Type="http://schemas.openxmlformats.org/officeDocument/2006/relationships/oleObject" Target="embeddings/oleObject137.bin"/><Relationship Id="rId317" Type="http://schemas.openxmlformats.org/officeDocument/2006/relationships/fontTable" Target="fontTable.xml"/><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image" Target="media/image74.wmf"/><Relationship Id="rId184" Type="http://schemas.openxmlformats.org/officeDocument/2006/relationships/oleObject" Target="embeddings/oleObject91.bin"/><Relationship Id="rId219" Type="http://schemas.openxmlformats.org/officeDocument/2006/relationships/image" Target="media/image99.wmf"/><Relationship Id="rId230" Type="http://schemas.openxmlformats.org/officeDocument/2006/relationships/image" Target="media/image104.wmf"/><Relationship Id="rId251"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image" Target="media/image28.png"/><Relationship Id="rId272" Type="http://schemas.openxmlformats.org/officeDocument/2006/relationships/image" Target="media/image120.png"/><Relationship Id="rId293" Type="http://schemas.openxmlformats.org/officeDocument/2006/relationships/oleObject" Target="embeddings/oleObject143.bin"/><Relationship Id="rId307" Type="http://schemas.openxmlformats.org/officeDocument/2006/relationships/oleObject" Target="embeddings/oleObject152.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79.wmf"/><Relationship Id="rId195" Type="http://schemas.openxmlformats.org/officeDocument/2006/relationships/oleObject" Target="embeddings/oleObject98.bin"/><Relationship Id="rId209" Type="http://schemas.openxmlformats.org/officeDocument/2006/relationships/image" Target="media/image94.wmf"/><Relationship Id="rId220" Type="http://schemas.openxmlformats.org/officeDocument/2006/relationships/oleObject" Target="embeddings/oleObject110.bin"/><Relationship Id="rId241" Type="http://schemas.openxmlformats.org/officeDocument/2006/relationships/oleObject" Target="embeddings/oleObject122.bin"/><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image" Target="media/image23.wmf"/><Relationship Id="rId262" Type="http://schemas.openxmlformats.org/officeDocument/2006/relationships/oleObject" Target="embeddings/oleObject127.bin"/><Relationship Id="rId283" Type="http://schemas.openxmlformats.org/officeDocument/2006/relationships/image" Target="media/image126.wmf"/><Relationship Id="rId318" Type="http://schemas.microsoft.com/office/2011/relationships/people" Target="people.xml"/><Relationship Id="rId78" Type="http://schemas.openxmlformats.org/officeDocument/2006/relationships/image" Target="media/image35.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oleObject" Target="embeddings/oleObject79.bin"/><Relationship Id="rId185" Type="http://schemas.openxmlformats.org/officeDocument/2006/relationships/oleObject" Target="embeddings/oleObject92.bin"/><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8.wmf"/><Relationship Id="rId231" Type="http://schemas.openxmlformats.org/officeDocument/2006/relationships/oleObject" Target="embeddings/oleObject116.bin"/><Relationship Id="rId252" Type="http://schemas.openxmlformats.org/officeDocument/2006/relationships/image" Target="media/image114.png"/><Relationship Id="rId273" Type="http://schemas.openxmlformats.org/officeDocument/2006/relationships/image" Target="media/image121.wmf"/><Relationship Id="rId294" Type="http://schemas.openxmlformats.org/officeDocument/2006/relationships/oleObject" Target="embeddings/oleObject144.bin"/><Relationship Id="rId308" Type="http://schemas.openxmlformats.org/officeDocument/2006/relationships/oleObject" Target="embeddings/oleObject153.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5.bin"/><Relationship Id="rId196" Type="http://schemas.openxmlformats.org/officeDocument/2006/relationships/oleObject" Target="embeddings/oleObject99.bin"/><Relationship Id="rId200" Type="http://schemas.openxmlformats.org/officeDocument/2006/relationships/image" Target="media/image89.wmf"/><Relationship Id="rId16" Type="http://schemas.openxmlformats.org/officeDocument/2006/relationships/image" Target="media/image5.wmf"/><Relationship Id="rId221" Type="http://schemas.openxmlformats.org/officeDocument/2006/relationships/image" Target="media/image100.wmf"/><Relationship Id="rId242" Type="http://schemas.openxmlformats.org/officeDocument/2006/relationships/image" Target="media/image109.png"/><Relationship Id="rId263" Type="http://schemas.openxmlformats.org/officeDocument/2006/relationships/image" Target="media/image116.wmf"/><Relationship Id="rId284" Type="http://schemas.openxmlformats.org/officeDocument/2006/relationships/oleObject" Target="embeddings/oleObject138.bin"/><Relationship Id="rId319" Type="http://schemas.openxmlformats.org/officeDocument/2006/relationships/theme" Target="theme/theme1.xml"/><Relationship Id="rId37" Type="http://schemas.openxmlformats.org/officeDocument/2006/relationships/image" Target="media/image13.wmf"/><Relationship Id="rId58" Type="http://schemas.openxmlformats.org/officeDocument/2006/relationships/oleObject" Target="embeddings/oleObject24.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image" Target="media/image75.wmf"/><Relationship Id="rId186" Type="http://schemas.openxmlformats.org/officeDocument/2006/relationships/oleObject" Target="embeddings/oleObject93.bin"/><Relationship Id="rId211" Type="http://schemas.openxmlformats.org/officeDocument/2006/relationships/image" Target="media/image95.wmf"/><Relationship Id="rId232" Type="http://schemas.openxmlformats.org/officeDocument/2006/relationships/oleObject" Target="embeddings/oleObject117.bin"/><Relationship Id="rId253" Type="http://schemas.openxmlformats.org/officeDocument/2006/relationships/image" Target="media/image111.wmf"/><Relationship Id="rId274" Type="http://schemas.openxmlformats.org/officeDocument/2006/relationships/oleObject" Target="embeddings/oleObject133.bin"/><Relationship Id="rId295" Type="http://schemas.openxmlformats.org/officeDocument/2006/relationships/image" Target="media/image131.wmf"/><Relationship Id="rId309" Type="http://schemas.openxmlformats.org/officeDocument/2006/relationships/oleObject" Target="embeddings/oleObject154.bin"/><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oleObject" Target="embeddings/oleObject29.bin"/><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image" Target="media/image87.png"/><Relationship Id="rId201" Type="http://schemas.openxmlformats.org/officeDocument/2006/relationships/oleObject" Target="embeddings/oleObject101.bin"/><Relationship Id="rId222" Type="http://schemas.openxmlformats.org/officeDocument/2006/relationships/oleObject" Target="embeddings/oleObject111.bin"/><Relationship Id="rId243" Type="http://schemas.openxmlformats.org/officeDocument/2006/relationships/image" Target="media/image110.png"/><Relationship Id="rId264" Type="http://schemas.openxmlformats.org/officeDocument/2006/relationships/oleObject" Target="embeddings/oleObject128.bin"/><Relationship Id="rId285" Type="http://schemas.openxmlformats.org/officeDocument/2006/relationships/image" Target="media/image127.wmf"/><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4.wmf"/><Relationship Id="rId103" Type="http://schemas.openxmlformats.org/officeDocument/2006/relationships/oleObject" Target="embeddings/oleObject46.bin"/><Relationship Id="rId124" Type="http://schemas.openxmlformats.org/officeDocument/2006/relationships/oleObject" Target="embeddings/oleObject58.bin"/><Relationship Id="rId310" Type="http://schemas.openxmlformats.org/officeDocument/2006/relationships/oleObject" Target="embeddings/oleObject155.bin"/><Relationship Id="rId70" Type="http://schemas.openxmlformats.org/officeDocument/2006/relationships/image" Target="media/image30.wmf"/><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8.bin"/><Relationship Id="rId254" Type="http://schemas.openxmlformats.org/officeDocument/2006/relationships/oleObject" Target="embeddings/oleObject123.bin"/><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3.bin"/><Relationship Id="rId275" Type="http://schemas.openxmlformats.org/officeDocument/2006/relationships/image" Target="media/image122.wmf"/><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oleObject" Target="embeddings/oleObject25.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1.wmf"/><Relationship Id="rId18" Type="http://schemas.openxmlformats.org/officeDocument/2006/relationships/comments" Target="comments.xml"/><Relationship Id="rId39" Type="http://schemas.openxmlformats.org/officeDocument/2006/relationships/image" Target="media/image14.wmf"/><Relationship Id="rId265" Type="http://schemas.openxmlformats.org/officeDocument/2006/relationships/image" Target="media/image117.wmf"/><Relationship Id="rId286" Type="http://schemas.openxmlformats.org/officeDocument/2006/relationships/oleObject" Target="embeddings/oleObject139.bin"/><Relationship Id="rId50" Type="http://schemas.openxmlformats.org/officeDocument/2006/relationships/oleObject" Target="embeddings/oleObject20.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oleObject" Target="embeddings/oleObject81.bin"/><Relationship Id="rId188" Type="http://schemas.openxmlformats.org/officeDocument/2006/relationships/image" Target="media/image83.wmf"/><Relationship Id="rId311" Type="http://schemas.openxmlformats.org/officeDocument/2006/relationships/oleObject" Target="embeddings/oleObject156.bin"/><Relationship Id="rId71" Type="http://schemas.openxmlformats.org/officeDocument/2006/relationships/oleObject" Target="embeddings/oleObject30.bin"/><Relationship Id="rId92" Type="http://schemas.openxmlformats.org/officeDocument/2006/relationships/oleObject" Target="embeddings/oleObject40.bin"/><Relationship Id="rId213" Type="http://schemas.openxmlformats.org/officeDocument/2006/relationships/image" Target="media/image96.wmf"/><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12.wmf"/><Relationship Id="rId276" Type="http://schemas.openxmlformats.org/officeDocument/2006/relationships/oleObject" Target="embeddings/oleObject134.bin"/><Relationship Id="rId297" Type="http://schemas.openxmlformats.org/officeDocument/2006/relationships/oleObject" Target="embeddings/oleObject146.bin"/><Relationship Id="rId40" Type="http://schemas.openxmlformats.org/officeDocument/2006/relationships/oleObject" Target="embeddings/oleObject15.bin"/><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image" Target="media/image81.wmf"/><Relationship Id="rId301" Type="http://schemas.openxmlformats.org/officeDocument/2006/relationships/oleObject" Target="embeddings/oleObject148.bin"/><Relationship Id="rId61" Type="http://schemas.openxmlformats.org/officeDocument/2006/relationships/image" Target="media/image25.wmf"/><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microsoft.com/office/2011/relationships/commentsExtended" Target="commentsExtended.xml"/><Relationship Id="rId224" Type="http://schemas.openxmlformats.org/officeDocument/2006/relationships/oleObject" Target="embeddings/oleObject112.bin"/><Relationship Id="rId266" Type="http://schemas.openxmlformats.org/officeDocument/2006/relationships/oleObject" Target="embeddings/oleObject129.bin"/><Relationship Id="rId287" Type="http://schemas.openxmlformats.org/officeDocument/2006/relationships/image" Target="media/image128.wmf"/><Relationship Id="rId30" Type="http://schemas.openxmlformats.org/officeDocument/2006/relationships/oleObject" Target="embeddings/oleObject10.bin"/><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6.wmf"/><Relationship Id="rId312" Type="http://schemas.openxmlformats.org/officeDocument/2006/relationships/image" Target="media/image136.wmf"/><Relationship Id="rId51" Type="http://schemas.openxmlformats.org/officeDocument/2006/relationships/image" Target="media/image20.wmf"/><Relationship Id="rId72" Type="http://schemas.openxmlformats.org/officeDocument/2006/relationships/image" Target="media/image31.png"/><Relationship Id="rId93" Type="http://schemas.openxmlformats.org/officeDocument/2006/relationships/image" Target="media/image42.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19.bin"/><Relationship Id="rId256" Type="http://schemas.openxmlformats.org/officeDocument/2006/relationships/oleObject" Target="embeddings/oleObject124.bin"/><Relationship Id="rId277" Type="http://schemas.openxmlformats.org/officeDocument/2006/relationships/image" Target="media/image123.wmf"/><Relationship Id="rId298" Type="http://schemas.openxmlformats.org/officeDocument/2006/relationships/image" Target="media/image132.png"/><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302" Type="http://schemas.openxmlformats.org/officeDocument/2006/relationships/oleObject" Target="embeddings/oleObject149.bin"/><Relationship Id="rId20" Type="http://schemas.microsoft.com/office/2016/09/relationships/commentsIds" Target="commentsIds.xml"/><Relationship Id="rId41" Type="http://schemas.openxmlformats.org/officeDocument/2006/relationships/image" Target="media/image15.wmf"/><Relationship Id="rId62" Type="http://schemas.openxmlformats.org/officeDocument/2006/relationships/oleObject" Target="embeddings/oleObject26.bin"/><Relationship Id="rId83" Type="http://schemas.openxmlformats.org/officeDocument/2006/relationships/oleObject" Target="embeddings/oleObject35.bin"/><Relationship Id="rId179" Type="http://schemas.openxmlformats.org/officeDocument/2006/relationships/oleObject" Target="embeddings/oleObject87.bin"/><Relationship Id="rId190" Type="http://schemas.openxmlformats.org/officeDocument/2006/relationships/image" Target="media/image84.wmf"/><Relationship Id="rId204" Type="http://schemas.openxmlformats.org/officeDocument/2006/relationships/image" Target="media/image91.png"/><Relationship Id="rId225" Type="http://schemas.openxmlformats.org/officeDocument/2006/relationships/image" Target="media/image102.wmf"/><Relationship Id="rId267" Type="http://schemas.openxmlformats.org/officeDocument/2006/relationships/image" Target="media/image118.wmf"/><Relationship Id="rId288" Type="http://schemas.openxmlformats.org/officeDocument/2006/relationships/oleObject" Target="embeddings/oleObject140.bin"/><Relationship Id="rId106" Type="http://schemas.openxmlformats.org/officeDocument/2006/relationships/oleObject" Target="embeddings/oleObject48.bin"/><Relationship Id="rId127" Type="http://schemas.openxmlformats.org/officeDocument/2006/relationships/image" Target="media/image57.wmf"/><Relationship Id="rId313" Type="http://schemas.openxmlformats.org/officeDocument/2006/relationships/oleObject" Target="embeddings/oleObject157.bin"/><Relationship Id="rId10" Type="http://schemas.openxmlformats.org/officeDocument/2006/relationships/image" Target="media/image2.wmf"/><Relationship Id="rId31" Type="http://schemas.openxmlformats.org/officeDocument/2006/relationships/image" Target="media/image10.wmf"/><Relationship Id="rId52" Type="http://schemas.openxmlformats.org/officeDocument/2006/relationships/oleObject" Target="embeddings/oleObject21.bin"/><Relationship Id="rId73" Type="http://schemas.openxmlformats.org/officeDocument/2006/relationships/image" Target="media/image32.png"/><Relationship Id="rId94" Type="http://schemas.openxmlformats.org/officeDocument/2006/relationships/oleObject" Target="embeddings/oleObject41.bin"/><Relationship Id="rId148" Type="http://schemas.openxmlformats.org/officeDocument/2006/relationships/image" Target="media/image67.wmf"/><Relationship Id="rId169" Type="http://schemas.openxmlformats.org/officeDocument/2006/relationships/oleObject" Target="embeddings/oleObject82.bin"/><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97.wmf"/><Relationship Id="rId236" Type="http://schemas.openxmlformats.org/officeDocument/2006/relationships/image" Target="media/image106.wmf"/><Relationship Id="rId257" Type="http://schemas.openxmlformats.org/officeDocument/2006/relationships/image" Target="media/image113.wmf"/><Relationship Id="rId278" Type="http://schemas.openxmlformats.org/officeDocument/2006/relationships/oleObject" Target="embeddings/oleObject135.bin"/><Relationship Id="rId303" Type="http://schemas.openxmlformats.org/officeDocument/2006/relationships/oleObject" Target="embeddings/oleObject150.bin"/><Relationship Id="rId42" Type="http://schemas.openxmlformats.org/officeDocument/2006/relationships/oleObject" Target="embeddings/oleObject16.bin"/><Relationship Id="rId84" Type="http://schemas.openxmlformats.org/officeDocument/2006/relationships/oleObject" Target="embeddings/oleObject36.bin"/><Relationship Id="rId138" Type="http://schemas.openxmlformats.org/officeDocument/2006/relationships/image" Target="media/image62.wmf"/><Relationship Id="rId191" Type="http://schemas.openxmlformats.org/officeDocument/2006/relationships/oleObject" Target="embeddings/oleObject96.bin"/><Relationship Id="rId205" Type="http://schemas.openxmlformats.org/officeDocument/2006/relationships/image" Target="media/image92.wmf"/><Relationship Id="rId107" Type="http://schemas.openxmlformats.org/officeDocument/2006/relationships/oleObject" Target="embeddings/oleObject49.bin"/><Relationship Id="rId289" Type="http://schemas.openxmlformats.org/officeDocument/2006/relationships/image" Target="media/image129.wmf"/><Relationship Id="rId11" Type="http://schemas.openxmlformats.org/officeDocument/2006/relationships/oleObject" Target="embeddings/oleObject2.bin"/><Relationship Id="rId53" Type="http://schemas.openxmlformats.org/officeDocument/2006/relationships/image" Target="media/image21.wmf"/><Relationship Id="rId149" Type="http://schemas.openxmlformats.org/officeDocument/2006/relationships/oleObject" Target="embeddings/oleObject71.bin"/><Relationship Id="rId314" Type="http://schemas.openxmlformats.org/officeDocument/2006/relationships/oleObject" Target="embeddings/oleObject158.bin"/><Relationship Id="rId95" Type="http://schemas.openxmlformats.org/officeDocument/2006/relationships/image" Target="media/image43.wmf"/><Relationship Id="rId160" Type="http://schemas.openxmlformats.org/officeDocument/2006/relationships/oleObject" Target="embeddings/oleObject77.bin"/><Relationship Id="rId216" Type="http://schemas.openxmlformats.org/officeDocument/2006/relationships/oleObject" Target="embeddings/oleObject108.bin"/><Relationship Id="rId258" Type="http://schemas.openxmlformats.org/officeDocument/2006/relationships/oleObject" Target="embeddings/oleObject125.bin"/><Relationship Id="rId22" Type="http://schemas.openxmlformats.org/officeDocument/2006/relationships/image" Target="media/image6.wmf"/><Relationship Id="rId64" Type="http://schemas.openxmlformats.org/officeDocument/2006/relationships/oleObject" Target="embeddings/oleObject27.bin"/><Relationship Id="rId118" Type="http://schemas.openxmlformats.org/officeDocument/2006/relationships/oleObject" Target="embeddings/oleObject55.bin"/><Relationship Id="rId171" Type="http://schemas.openxmlformats.org/officeDocument/2006/relationships/oleObject" Target="embeddings/oleObject83.bin"/><Relationship Id="rId227" Type="http://schemas.openxmlformats.org/officeDocument/2006/relationships/image" Target="media/image103.wmf"/><Relationship Id="rId269" Type="http://schemas.openxmlformats.org/officeDocument/2006/relationships/oleObject" Target="embeddings/oleObject131.bin"/><Relationship Id="rId33" Type="http://schemas.openxmlformats.org/officeDocument/2006/relationships/image" Target="media/image11.wmf"/><Relationship Id="rId129" Type="http://schemas.openxmlformats.org/officeDocument/2006/relationships/image" Target="media/image58.wmf"/><Relationship Id="rId280" Type="http://schemas.openxmlformats.org/officeDocument/2006/relationships/oleObject" Target="embeddings/oleObject136.bin"/><Relationship Id="rId75" Type="http://schemas.openxmlformats.org/officeDocument/2006/relationships/oleObject" Target="embeddings/oleObject31.bin"/><Relationship Id="rId140" Type="http://schemas.openxmlformats.org/officeDocument/2006/relationships/image" Target="media/image63.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image" Target="media/image107.wmf"/><Relationship Id="rId291" Type="http://schemas.openxmlformats.org/officeDocument/2006/relationships/image" Target="media/image130.wmf"/><Relationship Id="rId305" Type="http://schemas.openxmlformats.org/officeDocument/2006/relationships/oleObject" Target="embeddings/oleObject15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50</Pages>
  <Words>17973</Words>
  <Characters>98855</Characters>
  <Application>Microsoft Office Word</Application>
  <DocSecurity>0</DocSecurity>
  <Lines>823</Lines>
  <Paragraphs>233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98</cp:revision>
  <cp:lastPrinted>2025-02-26T16:09:00Z</cp:lastPrinted>
  <dcterms:created xsi:type="dcterms:W3CDTF">2025-03-12T09:56:00Z</dcterms:created>
  <dcterms:modified xsi:type="dcterms:W3CDTF">2025-03-14T17:12:00Z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