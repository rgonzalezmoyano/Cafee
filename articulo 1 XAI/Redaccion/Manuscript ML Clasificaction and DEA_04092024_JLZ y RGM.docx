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7775B517" w:rsidR="00DA4EBE" w:rsidRPr="00752A44" w:rsidRDefault="00117262" w:rsidP="00DA4EBE">
      <w:pPr>
        <w:spacing w:line="360" w:lineRule="auto"/>
        <w:jc w:val="center"/>
        <w:rPr>
          <w:b/>
          <w:bCs/>
          <w:sz w:val="24"/>
          <w:szCs w:val="24"/>
        </w:rPr>
      </w:pPr>
      <w:bookmarkStart w:id="0" w:name="_Hlk176365291"/>
      <w:r>
        <w:rPr>
          <w:b/>
          <w:bCs/>
          <w:sz w:val="24"/>
          <w:szCs w:val="24"/>
        </w:rPr>
        <w:t xml:space="preserve">Classifying ML-DEA: </w:t>
      </w:r>
      <w:r w:rsidRPr="00752A44">
        <w:rPr>
          <w:b/>
          <w:bCs/>
          <w:sz w:val="24"/>
          <w:szCs w:val="24"/>
        </w:rPr>
        <w:t xml:space="preserve">A novel approach </w:t>
      </w:r>
      <w:r>
        <w:rPr>
          <w:b/>
          <w:bCs/>
          <w:sz w:val="24"/>
          <w:szCs w:val="24"/>
        </w:rPr>
        <w:t>i</w:t>
      </w:r>
      <w:r w:rsidR="00DA4EBE" w:rsidRPr="00752A44">
        <w:rPr>
          <w:b/>
          <w:bCs/>
          <w:sz w:val="24"/>
          <w:szCs w:val="24"/>
        </w:rPr>
        <w:t>ntegratin</w:t>
      </w:r>
      <w:r w:rsidR="00DA4EBE">
        <w:rPr>
          <w:b/>
          <w:bCs/>
          <w:sz w:val="24"/>
          <w:szCs w:val="24"/>
        </w:rPr>
        <w:t>g</w:t>
      </w:r>
      <w:r w:rsidR="00DA4EBE" w:rsidRPr="00752A44">
        <w:rPr>
          <w:b/>
          <w:bCs/>
          <w:sz w:val="24"/>
          <w:szCs w:val="24"/>
        </w:rPr>
        <w:t xml:space="preserve"> Machine Learning classification models </w:t>
      </w:r>
      <w:r>
        <w:rPr>
          <w:b/>
          <w:bCs/>
          <w:sz w:val="24"/>
          <w:szCs w:val="24"/>
        </w:rPr>
        <w:t xml:space="preserve">with </w:t>
      </w:r>
      <w:r w:rsidR="00DA4EBE" w:rsidRPr="00752A44">
        <w:rPr>
          <w:b/>
          <w:bCs/>
          <w:sz w:val="24"/>
          <w:szCs w:val="24"/>
        </w:rPr>
        <w:t>Data Envelopment Analysis</w:t>
      </w:r>
      <w:r w:rsidR="00DA4EBE">
        <w:rPr>
          <w:b/>
          <w:bCs/>
          <w:sz w:val="24"/>
          <w:szCs w:val="24"/>
        </w:rPr>
        <w:t xml:space="preserve"> to measure </w:t>
      </w:r>
      <w:r>
        <w:rPr>
          <w:b/>
          <w:bCs/>
          <w:sz w:val="24"/>
          <w:szCs w:val="24"/>
        </w:rPr>
        <w:t xml:space="preserve">productive </w:t>
      </w:r>
      <w:r w:rsidR="00DA4EBE">
        <w:rPr>
          <w:b/>
          <w:bCs/>
          <w:sz w:val="24"/>
          <w:szCs w:val="24"/>
        </w:rPr>
        <w:t>efficiency</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0E1F714"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ins w:id="1" w:author="Gonzalez Moyano, Ricardo" w:date="2024-09-05T10:37:00Z" w16du:dateUtc="2024-09-05T08:37:00Z">
        <w:r w:rsidR="003D6266" w:rsidRPr="003D6266">
          <w:t>Berger</w:t>
        </w:r>
        <w:r w:rsidR="003D6266">
          <w:t xml:space="preserve"> et al.</w:t>
        </w:r>
      </w:ins>
      <w:commentRangeStart w:id="2"/>
      <w:del w:id="3" w:author="Gonzalez Moyano, Ricardo" w:date="2024-09-05T10:37:00Z" w16du:dateUtc="2024-09-05T08:37:00Z">
        <w:r w:rsidRPr="00131537" w:rsidDel="003D6266">
          <w:delText>Seiford &amp; Zhu</w:delText>
        </w:r>
      </w:del>
      <w:r w:rsidRPr="00131537">
        <w:t xml:space="preserve">, </w:t>
      </w:r>
      <w:del w:id="4" w:author="Gonzalez Moyano, Ricardo" w:date="2024-09-05T10:37:00Z" w16du:dateUtc="2024-09-05T08:37:00Z">
        <w:r w:rsidRPr="00131537" w:rsidDel="003D6266">
          <w:delText>2002</w:delText>
        </w:r>
        <w:commentRangeEnd w:id="2"/>
        <w:r w:rsidR="0081108D" w:rsidDel="003D6266">
          <w:rPr>
            <w:rStyle w:val="Refdecomentario"/>
          </w:rPr>
          <w:commentReference w:id="2"/>
        </w:r>
      </w:del>
      <w:ins w:id="5" w:author="Gonzalez Moyano, Ricardo" w:date="2024-09-05T10:37:00Z" w16du:dateUtc="2024-09-05T08:37:00Z">
        <w:r w:rsidR="003D6266">
          <w:t>1997</w:t>
        </w:r>
      </w:ins>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79A229EC"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6"/>
      <w:r w:rsidR="000606ED" w:rsidRPr="00131537">
        <w:t>As we are aware, i</w:t>
      </w:r>
      <w:r w:rsidR="00317ADB" w:rsidRPr="00131537">
        <w:t>n the literature, there are two predominant streams of research that explore the integration of machine learning with Data Envelopment Analysis</w:t>
      </w:r>
      <w:commentRangeEnd w:id="6"/>
      <w:r w:rsidR="00F4004D">
        <w:rPr>
          <w:rStyle w:val="Refdecomentario"/>
        </w:rPr>
        <w:commentReference w:id="6"/>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7"/>
      <w:commentRangeStart w:id="8"/>
      <w:ins w:id="9" w:author="Jose Luis Zofio Prieto" w:date="2024-08-27T09:43:00Z">
        <w:r w:rsidR="003A4589">
          <w:t>and Aparicio et al</w:t>
        </w:r>
      </w:ins>
      <w:ins w:id="10" w:author="Jose Luis Zofio Prieto" w:date="2024-08-27T09:44:00Z">
        <w:r w:rsidR="003A4589">
          <w:t>.</w:t>
        </w:r>
      </w:ins>
      <w:ins w:id="11" w:author="Jose Luis Zofio Prieto" w:date="2024-08-27T09:43:00Z">
        <w:r w:rsidR="003A4589">
          <w:t xml:space="preserve"> </w:t>
        </w:r>
      </w:ins>
      <w:ins w:id="12" w:author="Jose Luis Zofio Prieto" w:date="2024-08-27T09:44:00Z">
        <w:r w:rsidR="003A4589">
          <w:t>(</w:t>
        </w:r>
      </w:ins>
      <w:ins w:id="13" w:author="Jose Luis Zofio Prieto" w:date="2024-08-27T09:43:00Z">
        <w:r w:rsidR="003A4589">
          <w:t>2021</w:t>
        </w:r>
      </w:ins>
      <w:ins w:id="14" w:author="Jose Luis Zofio Prieto" w:date="2024-08-27T09:44:00Z">
        <w:r w:rsidR="003A4589">
          <w:t xml:space="preserve">) </w:t>
        </w:r>
      </w:ins>
      <w:commentRangeEnd w:id="7"/>
      <w:r w:rsidR="00DE42C6">
        <w:rPr>
          <w:rStyle w:val="Refdecomentario"/>
        </w:rPr>
        <w:commentReference w:id="7"/>
      </w:r>
      <w:commentRangeEnd w:id="8"/>
      <w:r w:rsidR="00CF104B">
        <w:rPr>
          <w:rStyle w:val="Refdecomentario"/>
        </w:rPr>
        <w:commentReference w:id="8"/>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15"/>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15"/>
      <w:r w:rsidR="00AF61EE">
        <w:rPr>
          <w:rStyle w:val="Refdecomentario"/>
        </w:rPr>
        <w:commentReference w:id="15"/>
      </w:r>
      <w:commentRangeStart w:id="16"/>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16"/>
      <w:r w:rsidR="00F4004D">
        <w:rPr>
          <w:rStyle w:val="Refdecomentario"/>
        </w:rPr>
        <w:commentReference w:id="16"/>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support vector regression (SVR), fuzzy triangular numbers, and fuzzy TOPSIS methods is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25BAAC2A" w:rsidR="00317ADB" w:rsidRPr="00131537" w:rsidRDefault="00317ADB" w:rsidP="00BA7B4E">
      <w:pPr>
        <w:spacing w:line="360" w:lineRule="auto"/>
      </w:pPr>
      <w:r w:rsidRPr="00131537">
        <w:t xml:space="preserve">Both streams of research have contributed valuable insights and methodologies for </w:t>
      </w:r>
      <w:proofErr w:type="spellStart"/>
      <w:r w:rsidRPr="00131537">
        <w:t>integrating</w:t>
      </w:r>
      <w:del w:id="17" w:author="Jose Luis Zofio Prieto" w:date="2024-08-27T12:15:00Z">
        <w:r w:rsidRPr="00131537" w:rsidDel="00D86A99">
          <w:delText xml:space="preserve"> </w:delText>
        </w:r>
      </w:del>
      <w:r w:rsidRPr="00131537">
        <w:t>ML</w:t>
      </w:r>
      <w:proofErr w:type="spellEnd"/>
      <w:r w:rsidRPr="00131537">
        <w:t xml:space="preserve"> with DEA. However, despite these </w:t>
      </w:r>
      <w:r w:rsidR="00D86A99">
        <w:t>developments</w:t>
      </w:r>
      <w:r w:rsidRPr="00131537">
        <w:t xml:space="preserve">, there remain certain gaps and limitations that we aim to address in this paper. </w:t>
      </w:r>
      <w:commentRangeStart w:id="18"/>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del w:id="19" w:author="Jose Luis Zofio Prieto" w:date="2024-09-04T11:58:00Z">
        <w:r w:rsidR="00BA7B4E" w:rsidRPr="00131537" w:rsidDel="00E33DC5">
          <w:delText xml:space="preserve"> align more closely with the second stream of the literature than the first</w:delText>
        </w:r>
        <w:r w:rsidR="00AB6235" w:rsidRPr="00131537" w:rsidDel="00E33DC5">
          <w:delText xml:space="preserve"> one</w:delText>
        </w:r>
      </w:del>
      <w:ins w:id="20" w:author="Jose Luis Zofio Prieto" w:date="2024-09-04T11:58:00Z">
        <w:r w:rsidR="00E33DC5">
          <w:t xml:space="preserve"> contribute to both streams of literature</w:t>
        </w:r>
      </w:ins>
      <w:r w:rsidR="00BA7B4E" w:rsidRPr="00131537">
        <w:t>.</w:t>
      </w:r>
      <w:commentRangeEnd w:id="18"/>
      <w:r w:rsidR="00F4004D">
        <w:rPr>
          <w:rStyle w:val="Refdecomentario"/>
        </w:rPr>
        <w:commentReference w:id="18"/>
      </w:r>
      <w:r w:rsidR="00BA7B4E" w:rsidRPr="00131537">
        <w:t xml:space="preserve"> </w:t>
      </w:r>
      <w:ins w:id="21" w:author="Jose Luis Zofio Prieto" w:date="2024-09-04T11:58:00Z">
        <w:r w:rsidR="00E33DC5">
          <w:t xml:space="preserve">On one hand the use of ML </w:t>
        </w:r>
      </w:ins>
      <w:ins w:id="22" w:author="Jose Luis Zofio Prieto" w:date="2024-09-04T11:59:00Z">
        <w:r w:rsidR="00E33DC5">
          <w:t>classifying techniques</w:t>
        </w:r>
      </w:ins>
      <w:ins w:id="23" w:author="Jose Luis Zofio Prieto" w:date="2024-09-04T12:01:00Z">
        <w:r w:rsidR="00E33DC5">
          <w:t xml:space="preserve">, like SVM or NN, </w:t>
        </w:r>
      </w:ins>
      <w:ins w:id="24" w:author="Jose Luis Zofio Prieto" w:date="2024-09-04T11:58:00Z">
        <w:r w:rsidR="00E33DC5">
          <w:t xml:space="preserve">to </w:t>
        </w:r>
      </w:ins>
      <w:ins w:id="25" w:author="Jose Luis Zofio Prieto" w:date="2024-09-04T11:59:00Z">
        <w:r w:rsidR="00E33DC5">
          <w:t xml:space="preserve">label observations as efficient or inefficient </w:t>
        </w:r>
      </w:ins>
      <w:ins w:id="26" w:author="Jose Luis Zofio Prieto" w:date="2024-09-04T12:00:00Z">
        <w:r w:rsidR="00E33DC5">
          <w:t>represents an alternative method to estimate the production frontier. On the other hand, th</w:t>
        </w:r>
      </w:ins>
      <w:ins w:id="27" w:author="Jose Luis Zofio Prieto" w:date="2024-09-04T12:03:00Z">
        <w:r w:rsidR="00E33DC5">
          <w:t>e</w:t>
        </w:r>
      </w:ins>
      <w:ins w:id="28" w:author="Jose Luis Zofio Prieto" w:date="2024-09-04T12:00:00Z">
        <w:r w:rsidR="00E33DC5">
          <w:t>s</w:t>
        </w:r>
      </w:ins>
      <w:ins w:id="29" w:author="Jose Luis Zofio Prieto" w:date="2024-09-04T12:03:00Z">
        <w:r w:rsidR="00E33DC5">
          <w:t>e</w:t>
        </w:r>
      </w:ins>
      <w:ins w:id="30" w:author="Jose Luis Zofio Prieto" w:date="2024-09-04T12:00:00Z">
        <w:r w:rsidR="00E33DC5">
          <w:t xml:space="preserve"> </w:t>
        </w:r>
      </w:ins>
      <w:ins w:id="31" w:author="Jose Luis Zofio Prieto" w:date="2024-09-04T12:03:00Z">
        <w:r w:rsidR="00E33DC5">
          <w:t xml:space="preserve">techniques </w:t>
        </w:r>
      </w:ins>
      <w:del w:id="32" w:author="Jose Luis Zofio Prieto" w:date="2024-09-04T12:07:00Z">
        <w:r w:rsidR="00BA7B4E" w:rsidRPr="00131537" w:rsidDel="007A0ACD">
          <w:delText xml:space="preserve">Techniques </w:delText>
        </w:r>
      </w:del>
      <w:ins w:id="33" w:author="Jose Luis Zofio Prieto" w:date="2024-09-04T12:07:00Z">
        <w:r w:rsidR="007A0ACD">
          <w:t xml:space="preserve">offer a second-stage explanation </w:t>
        </w:r>
      </w:ins>
      <w:ins w:id="34" w:author="Jose Luis Zofio Prieto" w:date="2024-09-04T12:08:00Z">
        <w:r w:rsidR="007A0ACD">
          <w:t xml:space="preserve">of the efficiency scores that by-pass some of the difficulties of the econometric literature </w:t>
        </w:r>
      </w:ins>
      <w:del w:id="35" w:author="Jose Luis Zofio Prieto" w:date="2024-09-04T12:09:00Z">
        <w:r w:rsidR="00BA7B4E" w:rsidRPr="00131537" w:rsidDel="007A0ACD">
          <w:delText xml:space="preserve">within this second group take a </w:delText>
        </w:r>
        <w:r w:rsidR="00F54FB8" w:rsidDel="007A0ACD">
          <w:delText>smart</w:delText>
        </w:r>
        <w:r w:rsidR="00BA7B4E" w:rsidRPr="00131537" w:rsidDel="007A0ACD">
          <w:delText xml:space="preserve"> approach by using </w:delText>
        </w:r>
      </w:del>
      <w:ins w:id="36" w:author="Jose Luis Zofio Prieto" w:date="2024-09-04T12:09:00Z">
        <w:r w:rsidR="007A0ACD">
          <w:t xml:space="preserve">that regresses </w:t>
        </w:r>
      </w:ins>
      <w:r w:rsidR="00BA7B4E" w:rsidRPr="00131537">
        <w:t>the DEA score</w:t>
      </w:r>
      <w:ins w:id="37" w:author="Jose Luis Zofio Prieto" w:date="2024-09-04T12:09:00Z">
        <w:r w:rsidR="007A0ACD">
          <w:t>s</w:t>
        </w:r>
      </w:ins>
      <w:r w:rsidR="00BA7B4E" w:rsidRPr="00131537">
        <w:t xml:space="preserve"> obtained in the first stage </w:t>
      </w:r>
      <w:ins w:id="38" w:author="Jose Luis Zofio Prieto" w:date="2024-09-04T12:09:00Z">
        <w:r w:rsidR="007A0ACD">
          <w:t>on a set of explanatory variables (</w:t>
        </w:r>
      </w:ins>
      <w:ins w:id="39" w:author="Jose Luis Zofio Prieto" w:date="2024-09-04T12:13:00Z">
        <w:r w:rsidR="007A0ACD">
          <w:t xml:space="preserve">e.g., </w:t>
        </w:r>
      </w:ins>
      <w:ins w:id="40" w:author="Jose Luis Zofio Prieto" w:date="2024-09-04T12:09:00Z">
        <w:r w:rsidR="007A0ACD">
          <w:t>Simar and Wil</w:t>
        </w:r>
      </w:ins>
      <w:ins w:id="41" w:author="Jose Luis Zofio Prieto" w:date="2024-09-04T12:10:00Z">
        <w:r w:rsidR="007A0ACD">
          <w:t>s</w:t>
        </w:r>
      </w:ins>
      <w:ins w:id="42" w:author="Jose Luis Zofio Prieto" w:date="2024-09-04T12:09:00Z">
        <w:r w:rsidR="007A0ACD">
          <w:t>on, 2007)</w:t>
        </w:r>
      </w:ins>
      <w:del w:id="43" w:author="Jose Luis Zofio Prieto" w:date="2024-09-04T12:09:00Z">
        <w:r w:rsidR="00BA7B4E" w:rsidRPr="00131537" w:rsidDel="007A0ACD">
          <w:delText>as the response variable in the second stage</w:delText>
        </w:r>
      </w:del>
      <w:r w:rsidR="00BA7B4E" w:rsidRPr="00131537">
        <w:t xml:space="preserve">. </w:t>
      </w:r>
      <w:ins w:id="44" w:author="Jose Luis Zofio Prieto" w:date="2024-09-04T12:12:00Z">
        <w:r w:rsidR="007A0ACD">
          <w:t xml:space="preserve">Despite advances in this field combining bootstrapping and truncated regression </w:t>
        </w:r>
      </w:ins>
      <w:ins w:id="45" w:author="Jose Luis Zofio Prieto" w:date="2024-09-04T12:13:00Z">
        <w:r w:rsidR="007A0ACD">
          <w:t>techniques</w:t>
        </w:r>
      </w:ins>
      <w:ins w:id="46" w:author="Jose Luis Zofio Prieto" w:date="2024-09-04T12:12:00Z">
        <w:r w:rsidR="007A0ACD">
          <w:t xml:space="preserve">, </w:t>
        </w:r>
      </w:ins>
      <w:commentRangeStart w:id="47"/>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47"/>
      <w:r w:rsidR="005F2885">
        <w:rPr>
          <w:rStyle w:val="Refdecomentario"/>
        </w:rPr>
        <w:commentReference w:id="4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w:t>
      </w:r>
      <w:r w:rsidR="00BA7B4E" w:rsidRPr="00131537">
        <w:lastRenderedPageBreak/>
        <w:t xml:space="preserve">units. </w:t>
      </w:r>
      <w:r w:rsidR="00F76342">
        <w:t>And</w:t>
      </w:r>
      <w:r w:rsidR="00BA7B4E" w:rsidRPr="00131537">
        <w:t xml:space="preserve">, in the second stage, we will predict this label using all variables of the problem. Additionally, our approach will allow us to modify the measurement of the degree of efficiency 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5AEDF390"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w:t>
      </w:r>
      <w:del w:id="48" w:author="Gonzalez Moyano, Ricardo" w:date="2024-09-16T12:44:00Z" w16du:dateUtc="2024-09-16T10:44:00Z">
        <w:r w:rsidR="008D6605" w:rsidRPr="00131537" w:rsidDel="006A57B7">
          <w:delText xml:space="preserve"> </w:delText>
        </w:r>
      </w:del>
      <w:r w:rsidR="008D6605" w:rsidRPr="00131537">
        <w:t xml:space="preserve">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30B58EA4" w:rsidR="004D2CDE" w:rsidRPr="00131537" w:rsidRDefault="00DA132B" w:rsidP="004D2CDE">
      <w:pPr>
        <w:spacing w:line="360" w:lineRule="auto"/>
      </w:pPr>
      <w:del w:id="49" w:author="Jose Luis Zofio Prieto" w:date="2024-08-30T14:15:00Z">
        <w:r w:rsidDel="007F14AD">
          <w:lastRenderedPageBreak/>
          <w:delText>All in all</w:delText>
        </w:r>
      </w:del>
      <w:proofErr w:type="spellStart"/>
      <w:ins w:id="50" w:author="Jose Luis Zofio Prieto" w:date="2024-08-30T14:15:00Z">
        <w:r w:rsidR="007F14AD">
          <w:t>Altoghether</w:t>
        </w:r>
      </w:ins>
      <w:proofErr w:type="spellEnd"/>
      <w:r>
        <w:t>, t</w:t>
      </w:r>
      <w:r w:rsidR="004D2CDE" w:rsidRPr="00131537">
        <w:t xml:space="preserve">his </w:t>
      </w:r>
      <w:del w:id="51" w:author="Jose Luis Zofio Prieto" w:date="2024-08-30T14:15:00Z">
        <w:r w:rsidR="004D2CDE" w:rsidRPr="00131537" w:rsidDel="007F14AD">
          <w:delText xml:space="preserve">paper </w:delText>
        </w:r>
      </w:del>
      <w:ins w:id="52" w:author="Jose Luis Zofio Prieto" w:date="2024-08-30T14:15:00Z">
        <w:r w:rsidR="007F14AD">
          <w:t xml:space="preserve">study </w:t>
        </w:r>
      </w:ins>
      <w:del w:id="53" w:author="Jose Luis Zofio Prieto" w:date="2024-08-30T14:15:00Z">
        <w:r w:rsidR="004D2CDE" w:rsidRPr="00131537" w:rsidDel="007F14AD">
          <w:delText xml:space="preserve">aims to </w:delText>
        </w:r>
      </w:del>
      <w:ins w:id="54" w:author="Jose Luis Zofio Prieto" w:date="2024-08-30T14:15:00Z">
        <w:r w:rsidR="007F14AD">
          <w:t xml:space="preserve">introduces a </w:t>
        </w:r>
      </w:ins>
      <w:ins w:id="55" w:author="Jose Luis Zofio Prieto" w:date="2024-08-30T14:16:00Z">
        <w:r w:rsidR="007F14AD">
          <w:t xml:space="preserve">new method </w:t>
        </w:r>
      </w:ins>
      <w:ins w:id="56" w:author="Jose Luis Zofio Prieto" w:date="2024-08-30T14:17:00Z">
        <w:r w:rsidR="007F14AD">
          <w:t xml:space="preserve">that, based on classification models, allows </w:t>
        </w:r>
      </w:ins>
      <w:ins w:id="57" w:author="Jose Luis Zofio Prieto" w:date="2024-08-30T14:16:00Z">
        <w:r w:rsidR="007F14AD">
          <w:t>identify</w:t>
        </w:r>
      </w:ins>
      <w:ins w:id="58" w:author="Jose Luis Zofio Prieto" w:date="2024-08-30T14:17:00Z">
        <w:r w:rsidR="007F14AD">
          <w:t>ing</w:t>
        </w:r>
      </w:ins>
      <w:ins w:id="59" w:author="Jose Luis Zofio Prieto" w:date="2024-08-30T14:16:00Z">
        <w:r w:rsidR="007F14AD">
          <w:t xml:space="preserve"> the efficiency status of DMUs and their relative scores</w:t>
        </w:r>
      </w:ins>
      <w:ins w:id="60" w:author="Jose Luis Zofio Prieto" w:date="2024-08-30T14:17:00Z">
        <w:r w:rsidR="007F14AD">
          <w:t xml:space="preserve">. The method </w:t>
        </w:r>
      </w:ins>
      <w:del w:id="61" w:author="Jose Luis Zofio Prieto" w:date="2024-08-30T14:17:00Z">
        <w:r w:rsidR="004D2CDE" w:rsidRPr="00131537" w:rsidDel="007F14AD">
          <w:delText>explor</w:delText>
        </w:r>
      </w:del>
      <w:del w:id="62" w:author="Jose Luis Zofio Prieto" w:date="2024-08-30T14:16:00Z">
        <w:r w:rsidR="004D2CDE" w:rsidRPr="00131537" w:rsidDel="007F14AD">
          <w:delText>e</w:delText>
        </w:r>
      </w:del>
      <w:del w:id="63" w:author="Jose Luis Zofio Prieto" w:date="2024-08-30T14:17:00Z">
        <w:r w:rsidR="004D2CDE" w:rsidRPr="00131537" w:rsidDel="007F14AD">
          <w:delText xml:space="preserve"> </w:delText>
        </w:r>
        <w:r w:rsidDel="007F14AD">
          <w:delText>new</w:delText>
        </w:r>
        <w:r w:rsidR="004D2CDE" w:rsidRPr="00131537" w:rsidDel="007F14AD">
          <w:delText xml:space="preserve"> </w:delText>
        </w:r>
      </w:del>
      <w:ins w:id="64" w:author="Jose Luis Zofio Prieto" w:date="2024-08-30T14:17:00Z">
        <w:r w:rsidR="007F14AD">
          <w:t xml:space="preserve">exploits existing </w:t>
        </w:r>
      </w:ins>
      <w:r w:rsidR="004D2CDE" w:rsidRPr="00131537">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t xml:space="preserve">(Artificial) </w:t>
      </w:r>
      <w:r w:rsidR="005B397D" w:rsidRPr="00131537">
        <w:t>Neural Networks</w:t>
      </w:r>
      <w:r>
        <w:t xml:space="preserve"> (NN)</w:t>
      </w:r>
      <w:r w:rsidR="005B397D" w:rsidRPr="00131537">
        <w:t xml:space="preserve">. Section 3 introduces our novel approach, which integrates DEA with these two classification techniques, aiming to enhance efficiency assessment for </w:t>
      </w:r>
      <w:del w:id="65" w:author="Jose Luis Zofio Prieto" w:date="2024-08-30T14:35:00Z">
        <w:r w:rsidR="005B397D" w:rsidRPr="00131537" w:rsidDel="003257BF">
          <w:delText>decision-making units (</w:delText>
        </w:r>
      </w:del>
      <w:r w:rsidR="005B397D" w:rsidRPr="00131537">
        <w:t>DMUs</w:t>
      </w:r>
      <w:del w:id="66" w:author="Jose Luis Zofio Prieto" w:date="2024-08-30T14:35:00Z">
        <w:r w:rsidR="005B397D" w:rsidRPr="00131537" w:rsidDel="003257BF">
          <w:delText>)</w:delText>
        </w:r>
      </w:del>
      <w:r w:rsidR="005B397D" w:rsidRPr="00131537">
        <w:t>.</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010570B7"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ins w:id="67" w:author="Jose Luis Zofio Prieto" w:date="2024-08-30T14:30:00Z">
        <w:r w:rsidR="003257BF">
          <w:t xml:space="preserve">management science </w:t>
        </w:r>
      </w:ins>
      <w:r>
        <w:t xml:space="preserve">and operations research. </w:t>
      </w:r>
      <w:del w:id="68" w:author="Jose Luis Zofio Prieto" w:date="2024-08-30T14:31:00Z">
        <w:r w:rsidDel="003257BF">
          <w:delText>It was first i</w:delText>
        </w:r>
      </w:del>
      <w:ins w:id="69" w:author="Jose Luis Zofio Prieto" w:date="2024-08-30T14:31:00Z">
        <w:r w:rsidR="003257BF">
          <w:t>I</w:t>
        </w:r>
      </w:ins>
      <w:r>
        <w:t>ntroduced by Charnes</w:t>
      </w:r>
      <w:r w:rsidR="0005002E">
        <w:t xml:space="preserve"> et al.</w:t>
      </w:r>
      <w:r>
        <w:t xml:space="preserve"> (1978)</w:t>
      </w:r>
      <w:del w:id="70" w:author="Jose Luis Zofio Prieto" w:date="2024-08-30T14:31:00Z">
        <w:r w:rsidDel="003257BF">
          <w:delText>.</w:delText>
        </w:r>
      </w:del>
      <w:ins w:id="71" w:author="Jose Luis Zofio Prieto" w:date="2024-08-30T14:31:00Z">
        <w:r w:rsidR="003257BF">
          <w:t>,</w:t>
        </w:r>
      </w:ins>
      <w:r>
        <w:t xml:space="preserve"> DEA offers a powerful framework for assessing the efficiency of DMUs </w:t>
      </w:r>
      <w:del w:id="72" w:author="Jose Luis Zofio Prieto" w:date="2024-08-30T14:31:00Z">
        <w:r w:rsidDel="003257BF">
          <w:delText xml:space="preserve">that convert </w:delText>
        </w:r>
      </w:del>
      <w:ins w:id="73" w:author="Jose Luis Zofio Prieto" w:date="2024-08-30T14:31:00Z">
        <w:r w:rsidR="003257BF">
          <w:t xml:space="preserve">transforming </w:t>
        </w:r>
      </w:ins>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5F2EDE1E" w:rsidR="00EF2740" w:rsidRDefault="005F2F7D" w:rsidP="00EF2740">
      <w:pPr>
        <w:spacing w:before="120" w:after="120" w:line="360" w:lineRule="auto"/>
      </w:pPr>
      <w:r>
        <w:t>In this</w:t>
      </w:r>
      <w:del w:id="74" w:author="Jose Luis Zofio Prieto" w:date="2024-08-30T14:33:00Z">
        <w:r w:rsidDel="003257BF">
          <w:delText xml:space="preserve"> paper</w:delText>
        </w:r>
      </w:del>
      <w:ins w:id="75" w:author="Jose Luis Zofio Prieto" w:date="2024-08-30T14:33:00Z">
        <w:r w:rsidR="003257BF">
          <w:t xml:space="preserve"> study </w:t>
        </w:r>
      </w:ins>
      <w:del w:id="76" w:author="Jose Luis Zofio Prieto" w:date="2024-08-30T14:33:00Z">
        <w:r w:rsidDel="003257BF">
          <w:delText xml:space="preserve">, </w:delText>
        </w:r>
      </w:del>
      <w:r>
        <w:t xml:space="preserve">we </w:t>
      </w:r>
      <w:del w:id="77" w:author="Jose Luis Zofio Prieto" w:date="2024-08-30T14:33:00Z">
        <w:r w:rsidDel="003257BF">
          <w:delText xml:space="preserve">are going to </w:delText>
        </w:r>
        <w:r w:rsidR="00EF2740" w:rsidDel="003257BF">
          <w:delText xml:space="preserve">explore the </w:delText>
        </w:r>
      </w:del>
      <w:del w:id="78" w:author="Jose Luis Zofio Prieto" w:date="2024-08-30T14:34:00Z">
        <w:r w:rsidR="00EF2740" w:rsidDel="003257BF">
          <w:delText>evaluat</w:delText>
        </w:r>
      </w:del>
      <w:del w:id="79" w:author="Jose Luis Zofio Prieto" w:date="2024-08-30T14:33:00Z">
        <w:r w:rsidR="00EF2740" w:rsidDel="003257BF">
          <w:delText>ion</w:delText>
        </w:r>
      </w:del>
      <w:ins w:id="80" w:author="Jose Luis Zofio Prieto" w:date="2024-08-30T14:34:00Z">
        <w:r w:rsidR="003257BF">
          <w:t xml:space="preserve">evaluate the performance </w:t>
        </w:r>
      </w:ins>
      <w:del w:id="81" w:author="Jose Luis Zofio Prieto" w:date="2024-08-30T14:34:00Z">
        <w:r w:rsidR="00EF2740" w:rsidDel="003257BF">
          <w:delText xml:space="preserve"> </w:delText>
        </w:r>
      </w:del>
      <w:r w:rsidR="00EF2740">
        <w:t xml:space="preserve">of </w:t>
      </w:r>
      <w:r w:rsidR="00846988" w:rsidRPr="00846988">
        <w:rPr>
          <w:i/>
          <w:iCs/>
        </w:rPr>
        <w:t>n</w:t>
      </w:r>
      <w:r w:rsidR="00846988">
        <w:t xml:space="preserve"> </w:t>
      </w:r>
      <w:del w:id="82" w:author="Jose Luis Zofio Prieto" w:date="2024-08-30T14:35:00Z">
        <w:r w:rsidR="00EF2740" w:rsidDel="003257BF">
          <w:delText xml:space="preserve">units </w:delText>
        </w:r>
      </w:del>
      <w:ins w:id="83" w:author="Jose Luis Zofio Prieto" w:date="2024-08-30T14:36:00Z">
        <w:r w:rsidR="003257BF">
          <w:t xml:space="preserve">observations by measuring </w:t>
        </w:r>
      </w:ins>
      <w:del w:id="84" w:author="Jose Luis Zofio Prieto" w:date="2024-08-30T14:36:00Z">
        <w:r w:rsidR="00EF2740" w:rsidDel="003257BF">
          <w:delText xml:space="preserve">regarding </w:delText>
        </w:r>
      </w:del>
      <w:r w:rsidR="00EF2740">
        <w:t xml:space="preserve">their technical efficiency. </w:t>
      </w:r>
      <w:proofErr w:type="spellStart"/>
      <w:r w:rsidR="00EF2740">
        <w:t>These</w:t>
      </w:r>
      <w:del w:id="85" w:author="Jose Luis Zofio Prieto" w:date="2024-08-30T14:36:00Z">
        <w:r w:rsidR="00EF2740" w:rsidDel="003257BF">
          <w:delText xml:space="preserve"> units</w:delText>
        </w:r>
      </w:del>
      <w:ins w:id="86" w:author="Jose Luis Zofio Prieto" w:date="2024-08-30T14:36:00Z">
        <w:r w:rsidR="003257BF">
          <w:t>observations</w:t>
        </w:r>
      </w:ins>
      <w:proofErr w:type="spellEnd"/>
      <w:ins w:id="87" w:author="Jose Luis Zofio Prieto" w:date="2024-08-30T14:37:00Z">
        <w:r w:rsidR="003257BF">
          <w:t xml:space="preserve"> or DMUs</w:t>
        </w:r>
      </w:ins>
      <w:r w:rsidR="00EF2740">
        <w:t xml:space="preserve">, which could be firms or organizations, </w:t>
      </w:r>
      <w:del w:id="88" w:author="Jose Luis Zofio Prieto" w:date="2024-08-30T14:37:00Z">
        <w:r w:rsidR="00EF2740" w:rsidDel="003257BF">
          <w:delText xml:space="preserve">are referred to as </w:delText>
        </w:r>
      </w:del>
      <w:del w:id="89" w:author="Jose Luis Zofio Prieto" w:date="2024-08-30T14:35:00Z">
        <w:r w:rsidR="00EF2740" w:rsidDel="003257BF">
          <w:delText>Decision</w:delText>
        </w:r>
        <w:r w:rsidDel="003257BF">
          <w:delText>-</w:delText>
        </w:r>
        <w:r w:rsidR="00EF2740" w:rsidDel="003257BF">
          <w:delText>Making Units (</w:delText>
        </w:r>
      </w:del>
      <w:del w:id="90" w:author="Jose Luis Zofio Prieto" w:date="2024-08-30T14:37:00Z">
        <w:r w:rsidR="00EF2740" w:rsidDel="003257BF">
          <w:delText>DMUs</w:delText>
        </w:r>
      </w:del>
      <w:del w:id="91" w:author="Jose Luis Zofio Prieto" w:date="2024-08-30T14:35:00Z">
        <w:r w:rsidR="00EF2740" w:rsidDel="003257BF">
          <w:delText>)</w:delText>
        </w:r>
      </w:del>
      <w:del w:id="92" w:author="Jose Luis Zofio Prieto" w:date="2024-08-30T14:37:00Z">
        <w:r w:rsidR="00EF2740" w:rsidDel="003257BF">
          <w:delText xml:space="preserve">. They </w:delText>
        </w:r>
      </w:del>
      <w:r w:rsidR="00EF2740">
        <w:t xml:space="preserve">utilize </w:t>
      </w:r>
      <w:ins w:id="93" w:author="Jose Luis Zofio Prieto" w:date="2024-08-30T14:37:00Z">
        <w:r w:rsidR="003257BF">
          <w:rPr>
            <w:i/>
            <w:iCs/>
          </w:rPr>
          <w:t xml:space="preserve">m </w:t>
        </w:r>
      </w:ins>
      <w:r w:rsidR="00EF2740">
        <w:t>various inputs</w:t>
      </w:r>
      <w:r w:rsidR="00FD1065">
        <w:t xml:space="preserve"> </w:t>
      </w:r>
      <w:bookmarkStart w:id="94"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21pt" o:ole="">
            <v:imagedata r:id="rId12" o:title=""/>
          </v:shape>
          <o:OLEObject Type="Embed" ProgID="Equation.DSMT4" ShapeID="_x0000_i1025" DrawAspect="Content" ObjectID="_1787996926" r:id="rId13"/>
        </w:object>
      </w:r>
      <w:bookmarkEnd w:id="94"/>
      <w:r w:rsidR="00EF2740">
        <w:t xml:space="preserve">, such as resources, to generate </w:t>
      </w:r>
      <w:ins w:id="95" w:author="Jose Luis Zofio Prieto" w:date="2024-08-30T14:38:00Z">
        <w:r w:rsidR="003257BF">
          <w:rPr>
            <w:i/>
            <w:iCs/>
          </w:rPr>
          <w:t xml:space="preserve">s </w:t>
        </w:r>
        <w:r w:rsidR="003257BF">
          <w:t xml:space="preserve">various </w:t>
        </w:r>
      </w:ins>
      <w:r w:rsidR="00EF2740">
        <w:lastRenderedPageBreak/>
        <w:t>outputs</w:t>
      </w:r>
      <w:r w:rsidR="00FD1065">
        <w:t xml:space="preserve"> </w:t>
      </w:r>
      <w:r w:rsidR="00B65A65" w:rsidRPr="00B65A65">
        <w:rPr>
          <w:position w:val="-16"/>
        </w:rPr>
        <w:object w:dxaOrig="1960" w:dyaOrig="420" w14:anchorId="6351D201">
          <v:shape id="_x0000_i1026" type="#_x0000_t75" style="width:98.25pt;height:21pt" o:ole="">
            <v:imagedata r:id="rId14" o:title=""/>
          </v:shape>
          <o:OLEObject Type="Embed" ProgID="Equation.DSMT4" ShapeID="_x0000_i1026" DrawAspect="Content" ObjectID="_1787996927" r:id="rId15"/>
        </w:object>
      </w:r>
      <w:r w:rsidR="00EF2740">
        <w:t>, like goods or services</w:t>
      </w:r>
      <w:del w:id="96" w:author="Jose Luis Zofio Prieto" w:date="2024-08-30T14:40:00Z">
        <w:r w:rsidR="00DA1199" w:rsidDel="003257BF">
          <w:delText>;</w:delText>
        </w:r>
      </w:del>
      <w:ins w:id="97" w:author="Jose Luis Zofio Prieto" w:date="2024-08-30T14:40:00Z">
        <w:r w:rsidR="003257BF">
          <w:t>.</w:t>
        </w:r>
      </w:ins>
      <w:ins w:id="98" w:author="Jose Luis Zofio Prieto" w:date="2024-08-30T14:41:00Z">
        <w:r w:rsidR="004A253D">
          <w:t xml:space="preserve"> </w:t>
        </w:r>
      </w:ins>
      <w:ins w:id="99" w:author="Jose Luis Zofio Prieto" w:date="2024-08-30T14:40:00Z">
        <w:r w:rsidR="003257BF">
          <w:t>In this notation</w:t>
        </w:r>
      </w:ins>
      <w:ins w:id="100" w:author="Jose Luis Zofio Prieto" w:date="2024-08-30T14:41:00Z">
        <w:r w:rsidR="004A253D">
          <w:t xml:space="preserve">, input and output vectors </w:t>
        </w:r>
      </w:ins>
      <w:del w:id="101" w:author="Jose Luis Zofio Prieto" w:date="2024-08-30T14:40:00Z">
        <w:r w:rsidR="00DA1199" w:rsidDel="003257BF">
          <w:delText xml:space="preserve"> where </w:delText>
        </w:r>
      </w:del>
      <w:proofErr w:type="spellStart"/>
      <w:r w:rsidR="00DA1199">
        <w:t>v</w:t>
      </w:r>
      <w:r w:rsidR="00DA1199" w:rsidRPr="00DA1199">
        <w:t>ectors</w:t>
      </w:r>
      <w:proofErr w:type="spellEnd"/>
      <w:r w:rsidR="00DA1199" w:rsidRPr="00DA1199">
        <w:t xml:space="preserve"> </w:t>
      </w:r>
      <w:ins w:id="102" w:author="Jose Luis Zofio Prieto" w:date="2024-08-30T14:40:00Z">
        <w:r w:rsidR="004A253D">
          <w:t xml:space="preserve">for a </w:t>
        </w:r>
        <w:proofErr w:type="spellStart"/>
        <w:r w:rsidR="004A253D">
          <w:t>spe</w:t>
        </w:r>
      </w:ins>
      <w:ins w:id="103" w:author="Jose Luis Zofio Prieto" w:date="2024-08-30T14:41:00Z">
        <w:r w:rsidR="004A253D">
          <w:t>c</w:t>
        </w:r>
      </w:ins>
      <w:ins w:id="104" w:author="Jose Luis Zofio Prieto" w:date="2024-08-30T14:40:00Z">
        <w:r w:rsidR="004A253D">
          <w:t>ici</w:t>
        </w:r>
      </w:ins>
      <w:ins w:id="105" w:author="Jose Luis Zofio Prieto" w:date="2024-08-30T14:41:00Z">
        <w:r w:rsidR="004A253D">
          <w:t>c</w:t>
        </w:r>
      </w:ins>
      <w:proofErr w:type="spellEnd"/>
      <w:ins w:id="106" w:author="Jose Luis Zofio Prieto" w:date="2024-08-30T14:40:00Z">
        <w:r w:rsidR="004A253D">
          <w:t xml:space="preserve"> observation </w:t>
        </w:r>
      </w:ins>
      <w:ins w:id="107" w:author="Jose Luis Zofio Prieto" w:date="2024-08-30T14:41:00Z">
        <w:r w:rsidR="004A253D">
          <w:rPr>
            <w:i/>
            <w:iCs/>
          </w:rPr>
          <w:t xml:space="preserve">j </w:t>
        </w:r>
      </w:ins>
      <w:del w:id="108" w:author="Jose Luis Zofio Prieto" w:date="2024-08-30T14:40:00Z">
        <w:r w:rsidR="00DA1199" w:rsidRPr="00DA1199" w:rsidDel="003257BF">
          <w:delText xml:space="preserve">are represented by letters that are in </w:delText>
        </w:r>
      </w:del>
      <w:ins w:id="109" w:author="Jose Luis Zofio Prieto" w:date="2024-08-30T14:40:00Z">
        <w:r w:rsidR="004A253D">
          <w:t xml:space="preserve">are presented </w:t>
        </w:r>
      </w:ins>
      <w:ins w:id="110" w:author="Jose Luis Zofio Prieto" w:date="2024-08-30T14:41:00Z">
        <w:r w:rsidR="004A253D">
          <w:t xml:space="preserve">in </w:t>
        </w:r>
      </w:ins>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2.75pt;height:21pt" o:ole="">
            <v:imagedata r:id="rId16" o:title=""/>
          </v:shape>
          <o:OLEObject Type="Embed" ProgID="Equation.DSMT4" ShapeID="_x0000_i1027" DrawAspect="Content" ObjectID="_1787996928"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B5EAAB2" w:rsidR="00840AD4" w:rsidRDefault="00840AD4" w:rsidP="00CF3C28">
      <w:pPr>
        <w:spacing w:line="360" w:lineRule="auto"/>
      </w:pPr>
      <w:r w:rsidRPr="00840AD4">
        <w:rPr>
          <w:rFonts w:cs="Times New Roman"/>
          <w:lang w:eastAsia="es-ES"/>
        </w:rPr>
        <w:t xml:space="preserve">Among the non-parametric methodologies utilized to </w:t>
      </w:r>
      <w:del w:id="111" w:author="Jose Luis Zofio Prieto" w:date="2024-08-30T14:41:00Z">
        <w:r w:rsidRPr="00840AD4" w:rsidDel="004A253D">
          <w:rPr>
            <w:rFonts w:cs="Times New Roman"/>
            <w:lang w:eastAsia="es-ES"/>
          </w:rPr>
          <w:delText xml:space="preserve">ascertain </w:delText>
        </w:r>
      </w:del>
      <w:ins w:id="112" w:author="Jose Luis Zofio Prieto" w:date="2024-08-30T14:41:00Z">
        <w:r w:rsidR="004A253D">
          <w:rPr>
            <w:rFonts w:cs="Times New Roman"/>
            <w:lang w:eastAsia="es-ES"/>
          </w:rPr>
          <w:t xml:space="preserve">empirically approximate </w:t>
        </w:r>
      </w:ins>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25pt;height:12pt" o:ole="">
            <v:imagedata r:id="rId18" o:title=""/>
          </v:shape>
          <o:OLEObject Type="Embed" ProgID="Equation.DSMT4" ShapeID="_x0000_i1028" DrawAspect="Content" ObjectID="_1787996929" r:id="rId19"/>
        </w:object>
      </w:r>
      <w:r w:rsidRPr="00840AD4">
        <w:rPr>
          <w:rFonts w:cs="Times New Roman"/>
          <w:lang w:eastAsia="es-ES"/>
        </w:rPr>
        <w:t xml:space="preserve">, </w:t>
      </w:r>
      <w:del w:id="113" w:author="Jose Luis Zofio Prieto" w:date="2024-08-30T14:41:00Z">
        <w:r w:rsidRPr="00840AD4" w:rsidDel="004A253D">
          <w:rPr>
            <w:rFonts w:cs="Times New Roman"/>
            <w:lang w:eastAsia="es-ES"/>
          </w:rPr>
          <w:delText>Data Envelopment Analysis (</w:delText>
        </w:r>
      </w:del>
      <w:r w:rsidRPr="00840AD4">
        <w:rPr>
          <w:rFonts w:cs="Times New Roman"/>
          <w:lang w:eastAsia="es-ES"/>
        </w:rPr>
        <w:t>DEA</w:t>
      </w:r>
      <w:del w:id="114" w:author="Jose Luis Zofio Prieto" w:date="2024-08-30T14:41:00Z">
        <w:r w:rsidRPr="00840AD4" w:rsidDel="004A253D">
          <w:rPr>
            <w:rFonts w:cs="Times New Roman"/>
            <w:lang w:eastAsia="es-ES"/>
          </w:rPr>
          <w:delText>)</w:delText>
        </w:r>
      </w:del>
      <w:r w:rsidRPr="00840AD4">
        <w:rPr>
          <w:rFonts w:cs="Times New Roman"/>
          <w:lang w:eastAsia="es-ES"/>
        </w:rPr>
        <w:t xml:space="preserve">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show</w:t>
      </w:r>
      <w:del w:id="115" w:author="Jose Luis Zofio Prieto" w:date="2024-08-30T14:43:00Z">
        <w:r w:rsidR="00E013A3" w:rsidDel="003402E3">
          <w:rPr>
            <w:rFonts w:cs="Times New Roman"/>
            <w:lang w:eastAsia="es-ES"/>
          </w:rPr>
          <w:delText>s</w:delText>
        </w:r>
      </w:del>
      <w:r w:rsidR="00E013A3">
        <w:rPr>
          <w:rFonts w:cs="Times New Roman"/>
          <w:lang w:eastAsia="es-ES"/>
        </w:rPr>
        <w:t xml:space="preserve"> </w:t>
      </w:r>
      <w:ins w:id="116" w:author="Jose Luis Zofio Prieto" w:date="2024-08-30T14:42:00Z">
        <w:r w:rsidR="004A253D">
          <w:rPr>
            <w:rFonts w:cs="Times New Roman"/>
            <w:lang w:eastAsia="es-ES"/>
          </w:rPr>
          <w:t xml:space="preserve">that </w:t>
        </w:r>
      </w:ins>
      <w:del w:id="117" w:author="Jose Luis Zofio Prieto" w:date="2024-08-30T14:42:00Z">
        <w:r w:rsidR="00E013A3" w:rsidDel="004A253D">
          <w:rPr>
            <w:rFonts w:cs="Times New Roman"/>
            <w:lang w:eastAsia="es-ES"/>
          </w:rPr>
          <w:delText xml:space="preserve">how to </w:delText>
        </w:r>
        <w:r w:rsidR="00F540C6" w:rsidDel="004A253D">
          <w:rPr>
            <w:rFonts w:cs="Times New Roman"/>
            <w:lang w:eastAsia="es-ES"/>
          </w:rPr>
          <w:delText xml:space="preserve">estimate </w:delText>
        </w:r>
      </w:del>
      <w:ins w:id="118" w:author="Jose Luis Zofio Prieto" w:date="2024-08-30T14:42:00Z">
        <w:r w:rsidR="004A253D">
          <w:rPr>
            <w:rFonts w:cs="Times New Roman"/>
            <w:lang w:eastAsia="es-ES"/>
          </w:rPr>
          <w:t>that the DEA</w:t>
        </w:r>
      </w:ins>
      <w:ins w:id="119" w:author="Jose Luis Zofio Prieto" w:date="2024-08-30T14:43:00Z">
        <w:r w:rsidR="004A253D">
          <w:rPr>
            <w:rFonts w:cs="Times New Roman"/>
            <w:lang w:eastAsia="es-ES"/>
          </w:rPr>
          <w:t xml:space="preserve"> technology </w:t>
        </w:r>
      </w:ins>
      <w:r w:rsidR="00B65A65" w:rsidRPr="00025957">
        <w:rPr>
          <w:position w:val="-4"/>
        </w:rPr>
        <w:object w:dxaOrig="220" w:dyaOrig="240" w14:anchorId="7DECE89D">
          <v:shape id="_x0000_i1029" type="#_x0000_t75" style="width:11.25pt;height:12pt" o:ole="">
            <v:imagedata r:id="rId18" o:title=""/>
          </v:shape>
          <o:OLEObject Type="Embed" ProgID="Equation.DSMT4" ShapeID="_x0000_i1029" DrawAspect="Content" ObjectID="_1787996930" r:id="rId20"/>
        </w:object>
      </w:r>
      <w:r w:rsidR="00F540C6">
        <w:t xml:space="preserve"> </w:t>
      </w:r>
      <w:del w:id="120" w:author="Jose Luis Zofio Prieto" w:date="2024-08-30T14:42:00Z">
        <w:r w:rsidR="00F540C6" w:rsidDel="004A253D">
          <w:delText xml:space="preserve">through DEA </w:delText>
        </w:r>
      </w:del>
      <w:ins w:id="121" w:author="Jose Luis Zofio Prieto" w:date="2024-08-30T14:42:00Z">
        <w:r w:rsidR="004A253D">
          <w:t>corresponds to</w:t>
        </w:r>
      </w:ins>
      <w:del w:id="122" w:author="Jose Luis Zofio Prieto" w:date="2024-08-30T14:42:00Z">
        <w:r w:rsidR="00F540C6" w:rsidDel="004A253D">
          <w:delText>as</w:delText>
        </w:r>
      </w:del>
      <w:r w:rsidR="00F540C6">
        <w:t>:</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75pt;height:36pt" o:ole="">
            <v:imagedata r:id="rId21" o:title=""/>
          </v:shape>
          <o:OLEObject Type="Embed" ProgID="Equation.DSMT4" ShapeID="_x0000_i1030" DrawAspect="Content" ObjectID="_1787996931"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7847B0E7" w:rsidR="00F540C6" w:rsidRDefault="00670631" w:rsidP="00CF3C28">
      <w:pPr>
        <w:spacing w:line="360" w:lineRule="auto"/>
      </w:pPr>
      <w:del w:id="123" w:author="Jose Luis Zofio Prieto" w:date="2024-08-30T14:43:00Z">
        <w:r w:rsidRPr="00670631" w:rsidDel="003402E3">
          <w:delText xml:space="preserve">Within the existing </w:delText>
        </w:r>
      </w:del>
      <w:ins w:id="124" w:author="Jose Luis Zofio Prieto" w:date="2024-08-30T14:43:00Z">
        <w:r w:rsidR="003402E3">
          <w:t xml:space="preserve">In </w:t>
        </w:r>
      </w:ins>
      <w:del w:id="125" w:author="Jose Luis Zofio Prieto" w:date="2024-08-30T14:43:00Z">
        <w:r w:rsidRPr="00670631" w:rsidDel="003402E3">
          <w:delText xml:space="preserve">body of </w:delText>
        </w:r>
      </w:del>
      <w:r w:rsidRPr="00670631">
        <w:t>literature</w:t>
      </w:r>
      <w:del w:id="126" w:author="Jose Luis Zofio Prieto" w:date="2024-08-30T14:43:00Z">
        <w:r w:rsidRPr="00670631" w:rsidDel="003402E3">
          <w:delText>,</w:delText>
        </w:r>
      </w:del>
      <w:r w:rsidRPr="00670631">
        <w:t xml:space="preserve"> numerous technical efficiency me</w:t>
      </w:r>
      <w:r w:rsidR="00880913">
        <w:t>asures</w:t>
      </w:r>
      <w:r w:rsidRPr="00670631">
        <w:t xml:space="preserve"> are available </w:t>
      </w:r>
      <w:ins w:id="127" w:author="Jose Luis Zofio Prieto" w:date="2024-08-30T14:44:00Z">
        <w:r w:rsidR="003402E3">
          <w:t xml:space="preserve">to calculate the technical efficiency of observations within </w:t>
        </w:r>
      </w:ins>
      <w:ins w:id="128" w:author="Jose Luis Zofio Prieto" w:date="2024-08-30T14:44:00Z">
        <w:r w:rsidR="003402E3" w:rsidRPr="008F19D4">
          <w:rPr>
            <w:position w:val="-10"/>
          </w:rPr>
          <w:object w:dxaOrig="420" w:dyaOrig="320" w14:anchorId="1D5A3D0F">
            <v:shape id="_x0000_i1031" type="#_x0000_t75" style="width:21pt;height:16.5pt" o:ole="">
              <v:imagedata r:id="rId23" o:title=""/>
            </v:shape>
            <o:OLEObject Type="Embed" ProgID="Equation.DSMT4" ShapeID="_x0000_i1031" DrawAspect="Content" ObjectID="_1787996932" r:id="rId24"/>
          </w:object>
        </w:r>
      </w:ins>
      <w:ins w:id="129" w:author="Jose Luis Zofio Prieto" w:date="2024-08-30T14:46:00Z">
        <w:r w:rsidR="003402E3">
          <w:sym w:font="Symbol" w:char="F0BE"/>
        </w:r>
      </w:ins>
      <w:del w:id="130" w:author="Jose Luis Zofio Prieto" w:date="2024-08-30T14:44:00Z">
        <w:r w:rsidRPr="00670631" w:rsidDel="003402E3">
          <w:delText xml:space="preserve">for application through the utilization of </w:delText>
        </w:r>
        <w:r w:rsidDel="003402E3">
          <w:delText>DEA</w:delText>
        </w:r>
        <w:r w:rsidRPr="00670631" w:rsidDel="003402E3">
          <w:delText xml:space="preserve"> </w:delText>
        </w:r>
      </w:del>
      <w:del w:id="131" w:author="Jose Luis Zofio Prieto" w:date="2024-08-30T14:46:00Z">
        <w:r w:rsidRPr="00670631" w:rsidDel="003402E3">
          <w:delText>(</w:delText>
        </w:r>
      </w:del>
      <w:del w:id="132" w:author="Jose Luis Zofio Prieto" w:date="2024-08-30T14:45:00Z">
        <w:r w:rsidRPr="00670631" w:rsidDel="003402E3">
          <w:delText xml:space="preserve">refer, </w:delText>
        </w:r>
      </w:del>
      <w:r w:rsidRPr="00670631">
        <w:t xml:space="preserve">for </w:t>
      </w:r>
      <w:ins w:id="133" w:author="Jose Luis Zofio Prieto" w:date="2024-08-30T14:45:00Z">
        <w:r w:rsidR="003402E3">
          <w:t>a general defin</w:t>
        </w:r>
      </w:ins>
      <w:ins w:id="134" w:author="Jose Luis Zofio Prieto" w:date="2024-08-30T14:46:00Z">
        <w:r w:rsidR="003402E3">
          <w:t>i</w:t>
        </w:r>
      </w:ins>
      <w:ins w:id="135" w:author="Jose Luis Zofio Prieto" w:date="2024-08-30T14:45:00Z">
        <w:r w:rsidR="003402E3">
          <w:t xml:space="preserve">tion </w:t>
        </w:r>
      </w:ins>
      <w:ins w:id="136" w:author="Jose Luis Zofio Prieto" w:date="2024-08-30T14:46:00Z">
        <w:r w:rsidR="003402E3">
          <w:t xml:space="preserve">of these measures </w:t>
        </w:r>
      </w:ins>
      <w:ins w:id="137" w:author="Jose Luis Zofio Prieto" w:date="2024-08-30T14:45:00Z">
        <w:r w:rsidR="003402E3">
          <w:t>see</w:t>
        </w:r>
      </w:ins>
      <w:del w:id="138" w:author="Jose Luis Zofio Prieto" w:date="2024-08-30T14:45:00Z">
        <w:r w:rsidRPr="00670631" w:rsidDel="003402E3">
          <w:delText>instance</w:delText>
        </w:r>
      </w:del>
      <w:del w:id="139" w:author="Jose Luis Zofio Prieto" w:date="2024-08-30T14:46:00Z">
        <w:r w:rsidRPr="00670631" w:rsidDel="003402E3">
          <w:delText>, to</w:delText>
        </w:r>
      </w:del>
      <w:r w:rsidRPr="00670631">
        <w:t xml:space="preserve"> Pastor et al.</w:t>
      </w:r>
      <w:del w:id="140" w:author="Jose Luis Zofio Prieto" w:date="2024-08-30T14:46:00Z">
        <w:r w:rsidRPr="00670631" w:rsidDel="003402E3">
          <w:delText>,</w:delText>
        </w:r>
      </w:del>
      <w:r w:rsidRPr="00670631">
        <w:t xml:space="preserve"> </w:t>
      </w:r>
      <w:ins w:id="141" w:author="Jose Luis Zofio Prieto" w:date="2024-08-30T14:46:00Z">
        <w:r w:rsidR="003402E3">
          <w:t>(</w:t>
        </w:r>
      </w:ins>
      <w:r w:rsidRPr="00670631">
        <w:t xml:space="preserve">2012). </w:t>
      </w:r>
      <w:del w:id="142" w:author="Jose Luis Zofio Prieto" w:date="2024-08-30T14:46:00Z">
        <w:r w:rsidRPr="00670631" w:rsidDel="003402E3">
          <w:delText>In light of</w:delText>
        </w:r>
      </w:del>
      <w:proofErr w:type="gramStart"/>
      <w:ins w:id="143" w:author="Jose Luis Zofio Prieto" w:date="2024-08-30T14:47:00Z">
        <w:r w:rsidR="003402E3">
          <w:t>In particular, our</w:t>
        </w:r>
        <w:proofErr w:type="gramEnd"/>
        <w:r w:rsidR="003402E3">
          <w:t xml:space="preserve"> focus is </w:t>
        </w:r>
      </w:ins>
      <w:del w:id="144" w:author="Jose Luis Zofio Prieto" w:date="2024-08-30T14:47:00Z">
        <w:r w:rsidRPr="00670631" w:rsidDel="003402E3">
          <w:delText xml:space="preserve"> this, our focus is </w:delText>
        </w:r>
      </w:del>
      <w:r w:rsidRPr="00670631">
        <w:t>directed towards a prevalent</w:t>
      </w:r>
      <w:r w:rsidR="00880913">
        <w:t xml:space="preserve"> measure</w:t>
      </w:r>
      <w:r w:rsidRPr="00670631">
        <w:t>, namely, the output-oriented radial model</w:t>
      </w:r>
      <w:del w:id="145" w:author="Jose Luis Zofio Prieto" w:date="2024-08-30T14:48:00Z">
        <w:r w:rsidR="00880913" w:rsidDel="00F527AF">
          <w:delText>:</w:delText>
        </w:r>
      </w:del>
      <w:ins w:id="146" w:author="Jose Luis Zofio Prieto" w:date="2024-08-30T14:48:00Z">
        <w:r w:rsidR="00F527AF">
          <w:t xml:space="preserve">. Considering the specific DMU </w:t>
        </w:r>
      </w:ins>
      <w:ins w:id="147" w:author="Jose Luis Zofio Prieto" w:date="2024-08-30T14:49:00Z">
        <w:r w:rsidR="00F527AF" w:rsidRPr="008F19D4">
          <w:rPr>
            <w:position w:val="-12"/>
          </w:rPr>
          <w:object w:dxaOrig="760" w:dyaOrig="360" w14:anchorId="778A9C5D">
            <v:shape id="_x0000_i1032" type="#_x0000_t75" style="width:38.25pt;height:18pt" o:ole="">
              <v:imagedata r:id="rId25" o:title=""/>
            </v:shape>
            <o:OLEObject Type="Embed" ProgID="Equation.DSMT4" ShapeID="_x0000_i1032" DrawAspect="Content" ObjectID="_1787996933" r:id="rId26"/>
          </w:object>
        </w:r>
      </w:ins>
      <w:ins w:id="148" w:author="Jose Luis Zofio Prieto" w:date="2024-08-30T14:49:00Z">
        <w:r w:rsidR="00F527AF">
          <w:t xml:space="preserve">, its technical efficiency can be calculated through the following program </w:t>
        </w:r>
      </w:ins>
      <w:del w:id="149" w:author="Jose Luis Zofio Prieto" w:date="2024-08-30T14:49:00Z">
        <w:r w:rsidRPr="00670631" w:rsidDel="00F527AF">
          <w:delText xml:space="preserve"> </w:delText>
        </w:r>
      </w:del>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3" type="#_x0000_t75" style="width:258.75pt;height:150pt" o:ole="">
            <v:imagedata r:id="rId27" o:title=""/>
          </v:shape>
          <o:OLEObject Type="Embed" ProgID="Equation.DSMT4" ShapeID="_x0000_i1033" DrawAspect="Content" ObjectID="_1787996934" r:id="rId28"/>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50"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150"/>
      <w:r w:rsidRPr="00CB41C4">
        <w:rPr>
          <w:rFonts w:cs="Times New Roman"/>
          <w:lang w:val="en-US"/>
        </w:rPr>
        <w:fldChar w:fldCharType="end"/>
      </w:r>
    </w:p>
    <w:p w14:paraId="67C0870E" w14:textId="6C42A83B" w:rsidR="00C64032" w:rsidRDefault="00F6096B" w:rsidP="00E46C47">
      <w:pPr>
        <w:spacing w:line="360" w:lineRule="auto"/>
      </w:pPr>
      <w:r>
        <w:t>Under th</w:t>
      </w:r>
      <w:del w:id="151" w:author="Jose Luis Zofio Prieto" w:date="2024-08-30T14:48:00Z">
        <w:r w:rsidDel="00F527AF">
          <w:delText>e output-oriented radi</w:delText>
        </w:r>
      </w:del>
      <w:ins w:id="152" w:author="Jose Luis Zofio Prieto" w:date="2024-08-30T14:50:00Z">
        <w:r w:rsidR="00F527AF">
          <w:t>is</w:t>
        </w:r>
      </w:ins>
      <w:del w:id="153" w:author="Jose Luis Zofio Prieto" w:date="2024-08-30T14:48:00Z">
        <w:r w:rsidDel="00F527AF">
          <w:delText>al</w:delText>
        </w:r>
      </w:del>
      <w:r>
        <w:t xml:space="preserve"> model,</w:t>
      </w:r>
      <w:r w:rsidR="00E46C47">
        <w:t xml:space="preserve"> </w:t>
      </w:r>
      <w:r>
        <w:t>a</w:t>
      </w:r>
      <w:r w:rsidR="00E46C47">
        <w:t xml:space="preserve"> DMU with a </w:t>
      </w:r>
      <w:r>
        <w:t>score</w:t>
      </w:r>
      <w:r w:rsidR="00E46C47">
        <w:t xml:space="preserve"> of </w:t>
      </w:r>
      <w:r w:rsidR="00E9473C">
        <w:t>one</w:t>
      </w:r>
      <w:ins w:id="154" w:author="Jose Luis Zofio Prieto" w:date="2024-08-30T14:50:00Z">
        <w:r w:rsidR="00F527AF">
          <w:t xml:space="preserve">, </w:t>
        </w:r>
      </w:ins>
      <w:ins w:id="155" w:author="Jose Luis Zofio Prieto" w:date="2024-08-30T14:50:00Z">
        <w:r w:rsidR="00F527AF" w:rsidRPr="007E7952">
          <w:rPr>
            <w:position w:val="-10"/>
          </w:rPr>
          <w:object w:dxaOrig="540" w:dyaOrig="320" w14:anchorId="15DF33B2">
            <v:shape id="_x0000_i1034" type="#_x0000_t75" style="width:27pt;height:16.5pt" o:ole="">
              <v:imagedata r:id="rId29" o:title=""/>
            </v:shape>
            <o:OLEObject Type="Embed" ProgID="Equation.DSMT4" ShapeID="_x0000_i1034" DrawAspect="Content" ObjectID="_1787996935" r:id="rId30"/>
          </w:object>
        </w:r>
      </w:ins>
      <w:ins w:id="156" w:author="Jose Luis Zofio Prieto" w:date="2024-08-30T14:50:00Z">
        <w:r w:rsidR="00F527AF">
          <w:t>,</w:t>
        </w:r>
      </w:ins>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ins w:id="157" w:author="Jose Luis Zofio Prieto" w:date="2024-08-30T14:51:00Z">
        <w:r w:rsidR="00B77A39">
          <w:t xml:space="preserve">, </w:t>
        </w:r>
      </w:ins>
      <w:ins w:id="158" w:author="Jose Luis Zofio Prieto" w:date="2024-08-30T14:51:00Z">
        <w:r w:rsidR="00B77A39" w:rsidRPr="0030449D">
          <w:rPr>
            <w:position w:val="-10"/>
          </w:rPr>
          <w:object w:dxaOrig="540" w:dyaOrig="320" w14:anchorId="6A030D79">
            <v:shape id="_x0000_i1035" type="#_x0000_t75" style="width:27pt;height:16.5pt" o:ole="">
              <v:imagedata r:id="rId31" o:title=""/>
            </v:shape>
            <o:OLEObject Type="Embed" ProgID="Equation.DSMT4" ShapeID="_x0000_i1035" DrawAspect="Content" ObjectID="_1787996936" r:id="rId32"/>
          </w:object>
        </w:r>
      </w:ins>
      <w:r w:rsidR="00E46C47">
        <w:t xml:space="preserve"> </w:t>
      </w:r>
      <w:ins w:id="159" w:author="Jose Luis Zofio Prieto" w:date="2024-08-30T14:54:00Z">
        <w:r w:rsidR="00B77A39">
          <w:t xml:space="preserve">, </w:t>
        </w:r>
      </w:ins>
      <w:r w:rsidR="00E46C47">
        <w:t xml:space="preserve">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ins w:id="160" w:author="Jose Luis Zofio Prieto" w:date="2024-08-30T14:54:00Z">
        <w:r w:rsidR="00B77A39">
          <w:t xml:space="preserve">and </w:t>
        </w:r>
      </w:ins>
      <w:ins w:id="161" w:author="Jose Luis Zofio Prieto" w:date="2024-08-30T14:55:00Z">
        <w:r w:rsidR="00B77A39">
          <w:t xml:space="preserve">its associated reference benchmarks on the frontier </w:t>
        </w:r>
      </w:ins>
      <w:r w:rsidR="00E46C47">
        <w:t>provide</w:t>
      </w:r>
      <w:del w:id="162" w:author="Jose Luis Zofio Prieto" w:date="2024-08-30T14:55:00Z">
        <w:r w:rsidR="00E46C47" w:rsidDel="00B77A39">
          <w:delText>s</w:delText>
        </w:r>
      </w:del>
      <w:r w:rsidR="00E46C47">
        <w:t xml:space="preserve">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commentRangeStart w:id="163"/>
      <w:r w:rsidRPr="00AE22FC">
        <w:rPr>
          <w:b/>
          <w:bCs/>
        </w:rPr>
        <w:lastRenderedPageBreak/>
        <w:t>Two well-known Machine Learning Techniques</w:t>
      </w:r>
      <w:r w:rsidR="003C0FF4">
        <w:rPr>
          <w:b/>
          <w:bCs/>
        </w:rPr>
        <w:t xml:space="preserve"> for Classification</w:t>
      </w:r>
      <w:commentRangeEnd w:id="163"/>
      <w:r w:rsidR="003927F7">
        <w:rPr>
          <w:rStyle w:val="Refdecomentario"/>
        </w:rPr>
        <w:commentReference w:id="163"/>
      </w:r>
    </w:p>
    <w:p w14:paraId="7E978653" w14:textId="3760EFBE" w:rsidR="004A3527" w:rsidRDefault="00522F7F">
      <w:pPr>
        <w:tabs>
          <w:tab w:val="left" w:pos="8280"/>
        </w:tabs>
        <w:spacing w:line="360" w:lineRule="auto"/>
        <w:pPrChange w:id="164" w:author="Jose Luis Zofio Prieto" w:date="2024-08-30T16:28:00Z">
          <w:pPr>
            <w:spacing w:line="360" w:lineRule="auto"/>
          </w:pPr>
        </w:pPrChange>
      </w:pPr>
      <w:r w:rsidRPr="00522F7F">
        <w:t>In this subsection, we briefly outline the fundamentals of</w:t>
      </w:r>
      <w:r w:rsidR="0034668B">
        <w:t xml:space="preserve"> </w:t>
      </w:r>
      <w:r w:rsidRPr="00522F7F">
        <w:t>the two machine learning techniques that will be employed throughout the article</w:t>
      </w:r>
      <w:ins w:id="165" w:author="Jose Luis Zofio Prieto" w:date="2024-08-30T16:24:00Z">
        <w:r w:rsidR="009A2AF7">
          <w:t>:</w:t>
        </w:r>
      </w:ins>
      <w:r w:rsidRPr="00522F7F">
        <w:t xml:space="preserve"> </w:t>
      </w:r>
      <w:del w:id="166" w:author="Jose Luis Zofio Prieto" w:date="2024-08-30T16:24:00Z">
        <w:r w:rsidR="0085498C" w:rsidDel="009A2AF7">
          <w:delText>(</w:delText>
        </w:r>
      </w:del>
      <w:r w:rsidRPr="00522F7F">
        <w:t>Support Vector Machines</w:t>
      </w:r>
      <w:del w:id="167" w:author="Jose Luis Zofio Prieto" w:date="2024-08-30T16:24:00Z">
        <w:r w:rsidR="00412FF0" w:rsidDel="009A2AF7">
          <w:delText>,</w:delText>
        </w:r>
      </w:del>
      <w:r w:rsidR="00412FF0">
        <w:t xml:space="preserve"> </w:t>
      </w:r>
      <w:ins w:id="168" w:author="Jose Luis Zofio Prieto" w:date="2024-08-30T16:24:00Z">
        <w:r w:rsidR="009A2AF7">
          <w:t>(</w:t>
        </w:r>
      </w:ins>
      <w:r w:rsidR="00412FF0">
        <w:t>SVM</w:t>
      </w:r>
      <w:ins w:id="169" w:author="Jose Luis Zofio Prieto" w:date="2024-08-30T16:24:00Z">
        <w:r w:rsidR="009A2AF7">
          <w:t>)</w:t>
        </w:r>
      </w:ins>
      <w:r w:rsidR="00412FF0">
        <w:t>,</w:t>
      </w:r>
      <w:r w:rsidRPr="00522F7F">
        <w:t xml:space="preserve"> and Neural Networks</w:t>
      </w:r>
      <w:del w:id="170" w:author="Jose Luis Zofio Prieto" w:date="2024-08-30T16:24:00Z">
        <w:r w:rsidR="00412FF0" w:rsidDel="009A2AF7">
          <w:delText>,</w:delText>
        </w:r>
      </w:del>
      <w:r w:rsidR="00412FF0">
        <w:t xml:space="preserve"> </w:t>
      </w:r>
      <w:ins w:id="171" w:author="Jose Luis Zofio Prieto" w:date="2024-08-30T16:24:00Z">
        <w:r w:rsidR="009A2AF7">
          <w:t>(</w:t>
        </w:r>
      </w:ins>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ins w:id="172" w:author="Jose Luis Zofio Prieto" w:date="2024-08-30T16:29:00Z">
        <w:r w:rsidR="009A2AF7">
          <w:t xml:space="preserve">favored </w:t>
        </w:r>
      </w:ins>
      <w:del w:id="173" w:author="Jose Luis Zofio Prieto" w:date="2024-08-30T16:25:00Z">
        <w:r w:rsidRPr="00522F7F" w:rsidDel="009A2AF7">
          <w:delText xml:space="preserve">powerful </w:delText>
        </w:r>
      </w:del>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By understanding the underlying principles of SVM and </w:t>
      </w:r>
      <w:r w:rsidR="007F502A">
        <w:t>NN</w:t>
      </w:r>
      <w:r w:rsidRPr="00522F7F">
        <w:t xml:space="preserve">, we can </w:t>
      </w:r>
      <w:r w:rsidR="008B4181">
        <w:t xml:space="preserve">try to </w:t>
      </w:r>
      <w:r w:rsidRPr="00522F7F">
        <w:t xml:space="preserve">harness their capabilities to </w:t>
      </w:r>
      <w:del w:id="174" w:author="Jose Luis Zofio Prieto" w:date="2024-08-30T16:29:00Z">
        <w:r w:rsidRPr="00522F7F" w:rsidDel="009A2AF7">
          <w:delText xml:space="preserve">complement </w:delText>
        </w:r>
      </w:del>
      <w:ins w:id="175" w:author="Jose Luis Zofio Prieto" w:date="2024-08-30T16:29:00Z">
        <w:r w:rsidR="009A2AF7">
          <w:t>enhance</w:t>
        </w:r>
        <w:r w:rsidR="009A2AF7" w:rsidRPr="00522F7F">
          <w:t xml:space="preserve"> </w:t>
        </w:r>
      </w:ins>
      <w:r w:rsidRPr="00522F7F">
        <w:t>the DEA</w:t>
      </w:r>
      <w:del w:id="176" w:author="Jose Luis Zofio Prieto" w:date="2024-08-30T16:29:00Z">
        <w:r w:rsidRPr="00522F7F" w:rsidDel="009A2AF7">
          <w:delText xml:space="preserve"> framework</w:delText>
        </w:r>
      </w:del>
      <w:ins w:id="177" w:author="Jose Luis Zofio Prieto" w:date="2024-08-30T16:29:00Z">
        <w:r w:rsidR="009A2AF7">
          <w:t xml:space="preserve"> methodology</w:t>
        </w:r>
      </w:ins>
      <w:r w:rsidRPr="00522F7F">
        <w:t>.</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17CC7A74" w:rsidR="00FC167F" w:rsidRDefault="006F7642" w:rsidP="006F7642">
      <w:pPr>
        <w:spacing w:line="360" w:lineRule="auto"/>
      </w:pPr>
      <w:r>
        <w:t>Support Vector Machines stand as a stalwart within the machine learning</w:t>
      </w:r>
      <w:del w:id="178" w:author="Jose Luis Zofio Prieto" w:date="2024-08-30T16:30:00Z">
        <w:r w:rsidDel="009A2AF7">
          <w:delText xml:space="preserve"> arsenal</w:delText>
        </w:r>
      </w:del>
      <w:ins w:id="179" w:author="Jose Luis Zofio Prieto" w:date="2024-08-30T16:30:00Z">
        <w:r w:rsidR="009A2AF7">
          <w:t xml:space="preserve"> toolbox</w:t>
        </w:r>
      </w:ins>
      <w:r>
        <w:t xml:space="preserve">, </w:t>
      </w:r>
      <w:del w:id="180" w:author="Jose Luis Zofio Prieto" w:date="2024-08-30T16:38:00Z">
        <w:r w:rsidDel="006A602A">
          <w:delText xml:space="preserve">revered </w:delText>
        </w:r>
      </w:del>
      <w:ins w:id="181" w:author="Jose Luis Zofio Prieto" w:date="2024-08-30T16:38:00Z">
        <w:r w:rsidR="006A602A">
          <w:t xml:space="preserve">praised </w:t>
        </w:r>
      </w:ins>
      <w:r>
        <w:t xml:space="preserve">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w:t>
      </w:r>
      <w:ins w:id="182" w:author="Jose Luis Zofio Prieto" w:date="2024-08-30T16:39:00Z">
        <w:r w:rsidR="006A602A">
          <w:t xml:space="preserve">metadata or </w:t>
        </w:r>
      </w:ins>
      <w:r w:rsidR="00BA6425" w:rsidRPr="00BA6425">
        <w:t xml:space="preserve">various message features such as the frequency of certain keywords, text length, and the presence of hyperlinks. Here, the target variable would be binary: spam or </w:t>
      </w:r>
      <w:del w:id="183" w:author="Jose Luis Zofio Prieto" w:date="2024-08-30T16:39:00Z">
        <w:r w:rsidR="00BA6425" w:rsidRPr="00BA6425" w:rsidDel="006A602A">
          <w:delText>not spam</w:delText>
        </w:r>
      </w:del>
      <w:ins w:id="184" w:author="Jose Luis Zofio Prieto" w:date="2024-08-30T16:39:00Z">
        <w:r w:rsidR="006A602A">
          <w:t>legitimate</w:t>
        </w:r>
      </w:ins>
      <w:r w:rsidR="00BA6425" w:rsidRPr="00BA6425">
        <w:t xml:space="preserve">. Conversely, in a regression problem, we might want to predict the price of a house based on features like size, location, and number of bedrooms, where the target variable would be </w:t>
      </w:r>
      <w:r w:rsidR="000A61A5">
        <w:t xml:space="preserve">the </w:t>
      </w:r>
      <w:r w:rsidR="00BA6425" w:rsidRPr="00BA6425">
        <w:t xml:space="preserve">price, a continuous </w:t>
      </w:r>
      <w:del w:id="185" w:author="Jose Luis Zofio Prieto" w:date="2024-08-30T16:40:00Z">
        <w:r w:rsidR="00BA6425" w:rsidRPr="00BA6425" w:rsidDel="006A602A">
          <w:delText>quantity</w:delText>
        </w:r>
      </w:del>
      <w:ins w:id="186" w:author="Jose Luis Zofio Prieto" w:date="2024-08-30T16:40:00Z">
        <w:r w:rsidR="006A602A">
          <w:t>amount</w:t>
        </w:r>
      </w:ins>
      <w:r w:rsidR="00BA6425" w:rsidRPr="00BA6425">
        <w:t>.</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799DB019"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 xml:space="preserve">and </w:t>
      </w:r>
      <w:ins w:id="187" w:author="Jose Luis Zofio Prieto" w:date="2024-08-30T16:42:00Z">
        <w:r w:rsidR="006A602A">
          <w:t xml:space="preserve">to </w:t>
        </w:r>
      </w:ins>
      <w:r w:rsidR="008D2126">
        <w:t>avoid</w:t>
      </w:r>
      <w:del w:id="188" w:author="Jose Luis Zofio Prieto" w:date="2024-08-30T16:41:00Z">
        <w:r w:rsidR="008D2126" w:rsidDel="006A602A">
          <w:delText>s</w:delText>
        </w:r>
      </w:del>
      <w:r w:rsidR="008D2126">
        <w:t xml:space="preserve"> overfitting problems.</w:t>
      </w:r>
    </w:p>
    <w:p w14:paraId="4692227F" w14:textId="77777777" w:rsidR="006F7642" w:rsidRDefault="006F7642" w:rsidP="006F7642">
      <w:pPr>
        <w:spacing w:line="360" w:lineRule="auto"/>
      </w:pPr>
    </w:p>
    <w:p w14:paraId="1F51244B" w14:textId="62800A4D"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ins w:id="189" w:author="Jose Luis Zofio Prieto" w:date="2024-08-30T16:46:00Z">
        <w:r w:rsidR="006A602A">
          <w:t>, or the input-output combinations in production data for eff</w:t>
        </w:r>
      </w:ins>
      <w:ins w:id="190" w:author="Jose Luis Zofio Prieto" w:date="2024-08-30T16:47:00Z">
        <w:r w:rsidR="006A602A">
          <w:t>iciency</w:t>
        </w:r>
      </w:ins>
      <w:ins w:id="191" w:author="Jose Luis Zofio Prieto" w:date="2024-08-30T16:46:00Z">
        <w:r w:rsidR="006A602A">
          <w:t xml:space="preserve"> analys</w:t>
        </w:r>
      </w:ins>
      <w:ins w:id="192" w:author="Jose Luis Zofio Prieto" w:date="2024-08-30T16:50:00Z">
        <w:r w:rsidR="00244BE8">
          <w:t>e</w:t>
        </w:r>
      </w:ins>
      <w:ins w:id="193" w:author="Jose Luis Zofio Prieto" w:date="2024-08-30T16:46:00Z">
        <w:r w:rsidR="006A602A">
          <w:t>s</w:t>
        </w:r>
      </w:ins>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244BE8" w:rsidRPr="00B65A65">
        <w:rPr>
          <w:position w:val="-6"/>
        </w:rPr>
        <w:object w:dxaOrig="240" w:dyaOrig="260" w14:anchorId="3C64B7A7">
          <v:shape id="_x0000_i1036" type="#_x0000_t75" style="width:9.75pt;height:12pt" o:ole="">
            <v:imagedata r:id="rId33" o:title=""/>
          </v:shape>
          <o:OLEObject Type="Embed" ProgID="Equation.DSMT4" ShapeID="_x0000_i1036" DrawAspect="Content" ObjectID="_1787996937" r:id="rId34"/>
        </w:object>
      </w:r>
      <w:r>
        <w:t>)</w:t>
      </w:r>
      <w:r w:rsidR="00BA64F1">
        <w:t>, the margin (</w:t>
      </w:r>
      <w:r w:rsidR="00244BE8" w:rsidRPr="00B65A65">
        <w:rPr>
          <w:position w:val="-6"/>
        </w:rPr>
        <w:object w:dxaOrig="200" w:dyaOrig="220" w14:anchorId="0C5281BA">
          <v:shape id="_x0000_i1037" type="#_x0000_t75" style="width:10.5pt;height:12pt" o:ole="">
            <v:imagedata r:id="rId35" o:title=""/>
          </v:shape>
          <o:OLEObject Type="Embed" ProgID="Equation.DSMT4" ShapeID="_x0000_i1037" DrawAspect="Content" ObjectID="_1787996938" r:id="rId36"/>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w:t>
      </w:r>
      <w:ins w:id="194" w:author="Jose Luis Zofio Prieto" w:date="2024-08-30T16:53:00Z">
        <w:r w:rsidR="00244BE8">
          <w:t xml:space="preserve">or new </w:t>
        </w:r>
      </w:ins>
      <w:r>
        <w:t>data.</w:t>
      </w:r>
    </w:p>
    <w:p w14:paraId="06EA1C1A" w14:textId="77777777" w:rsidR="006F7642" w:rsidRDefault="006F7642" w:rsidP="006F7642">
      <w:pPr>
        <w:spacing w:line="360" w:lineRule="auto"/>
      </w:pPr>
    </w:p>
    <w:p w14:paraId="61EC9A7A" w14:textId="12DEEC82" w:rsidR="006F7642" w:rsidRDefault="006F7642" w:rsidP="006F7642">
      <w:pPr>
        <w:spacing w:line="360" w:lineRule="auto"/>
      </w:pPr>
      <w:r>
        <w:t xml:space="preserve">Furthermore, SVM offers a means to assess the importance of predictors in predicting the response variable. </w:t>
      </w:r>
      <w:r w:rsidR="00FA24E9">
        <w:t xml:space="preserve">In the </w:t>
      </w:r>
      <w:r>
        <w:t>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42C41708"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w:t>
      </w:r>
      <w:ins w:id="195" w:author="Jose Luis Zofio Prieto" w:date="2024-08-30T16:53:00Z">
        <w:r w:rsidR="00244BE8">
          <w:t>(</w:t>
        </w:r>
      </w:ins>
      <w:ins w:id="196" w:author="Jose Luis Zofio Prieto" w:date="2024-08-30T16:54:00Z">
        <w:r w:rsidR="00244BE8">
          <w:t>southwest</w:t>
        </w:r>
      </w:ins>
      <w:ins w:id="197" w:author="Jose Luis Zofio Prieto" w:date="2024-08-30T16:53:00Z">
        <w:r w:rsidR="00244BE8">
          <w:t xml:space="preserve">) </w:t>
        </w:r>
      </w:ins>
      <w:r w:rsidRPr="002B330E">
        <w:t xml:space="preserve">and blue </w:t>
      </w:r>
      <w:ins w:id="198" w:author="Jose Luis Zofio Prieto" w:date="2024-08-30T16:54:00Z">
        <w:r w:rsidR="00244BE8">
          <w:t xml:space="preserve">(northeast) </w:t>
        </w:r>
      </w:ins>
      <w:r w:rsidRPr="002B330E">
        <w:t xml:space="preserve">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lastRenderedPageBreak/>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2C5A7DD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FA24E9">
        <w:t xml:space="preserve">An example of </w:t>
      </w:r>
      <w:proofErr w:type="gramStart"/>
      <w:r w:rsidR="00FA24E9">
        <w:t>a</w:t>
      </w:r>
      <w:proofErr w:type="gramEnd"/>
      <w:r w:rsidR="00FA24E9">
        <w:t xml:space="preserve"> SVM-based model for classification</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lastRenderedPageBreak/>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65458EC3"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ins w:id="199" w:author="Jose Luis Zofio Prieto" w:date="2024-08-30T17:23:00Z">
        <w:r w:rsidR="006C42C9">
          <w:t xml:space="preserve"> </w:t>
        </w:r>
      </w:ins>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0982B121"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xml:space="preserve">. </w:t>
      </w:r>
      <w:r w:rsidR="00750C54">
        <w:t xml:space="preserve">An example of an artificial </w:t>
      </w:r>
      <w: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0076E2F9" w:rsidR="005967B2" w:rsidRDefault="00972606" w:rsidP="005967B2">
      <w:pPr>
        <w:spacing w:line="360" w:lineRule="auto"/>
      </w:pPr>
      <w:ins w:id="200" w:author="Jose Luis Zofio Prieto" w:date="2024-08-30T17:09:00Z">
        <w:r>
          <w:lastRenderedPageBreak/>
          <w:t xml:space="preserve">The so-called </w:t>
        </w:r>
      </w:ins>
      <w:proofErr w:type="spellStart"/>
      <w:r w:rsidR="005967B2">
        <w:t>eXplainable</w:t>
      </w:r>
      <w:proofErr w:type="spellEnd"/>
      <w:r w:rsidR="005967B2">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1104F6E" w:rsidR="0032435D" w:rsidRDefault="0075752E" w:rsidP="0032435D">
      <w:pPr>
        <w:spacing w:line="360" w:lineRule="auto"/>
      </w:pPr>
      <w:proofErr w:type="gramStart"/>
      <w:r>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ins w:id="201" w:author="Jose Luis Zofio Prieto" w:date="2024-08-30T17:26:00Z">
        <w:r w:rsidR="006C42C9">
          <w:t>.</w:t>
        </w:r>
      </w:ins>
      <w:r w:rsidR="00FC03FE">
        <w:t xml:space="preserve"> </w:t>
      </w:r>
      <w:commentRangeStart w:id="202"/>
      <w:del w:id="203" w:author="Jose Luis Zofio Prieto" w:date="2024-08-30T17:26:00Z">
        <w:r w:rsidR="00FC03FE" w:rsidDel="006C42C9">
          <w:delText>(f</w:delText>
        </w:r>
      </w:del>
      <w:ins w:id="204" w:author="Jose Luis Zofio Prieto" w:date="2024-08-30T17:26:00Z">
        <w:r w:rsidR="006C42C9">
          <w:t>F</w:t>
        </w:r>
      </w:ins>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del w:id="205" w:author="Jose Luis Zofio Prieto" w:date="2024-08-30T17:26:00Z">
        <w:r w:rsidR="00FC03FE" w:rsidDel="006C42C9">
          <w:delText>)</w:delText>
        </w:r>
      </w:del>
      <w:r w:rsidR="005967B2">
        <w:t>.</w:t>
      </w:r>
      <w:r w:rsidR="00D665E0">
        <w:t xml:space="preserve"> </w:t>
      </w:r>
      <w:commentRangeEnd w:id="202"/>
      <w:r w:rsidR="006C42C9">
        <w:rPr>
          <w:rStyle w:val="Refdecomentario"/>
        </w:rPr>
        <w:commentReference w:id="202"/>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bookmarkStart w:id="206" w:name="_Hlk176366173"/>
      <w:r w:rsidRPr="00B0507F">
        <w:rPr>
          <w:b/>
          <w:bCs/>
        </w:rPr>
        <w:t>Integrating ML</w:t>
      </w:r>
      <w:r w:rsidR="00B0507F" w:rsidRPr="00B0507F">
        <w:rPr>
          <w:b/>
          <w:bCs/>
        </w:rPr>
        <w:t xml:space="preserve"> techniques for classification and Data Envelopment Analysis</w:t>
      </w:r>
    </w:p>
    <w:bookmarkEnd w:id="206"/>
    <w:p w14:paraId="2EF1D7DD" w14:textId="5FEB53AA" w:rsidR="00C55407" w:rsidRDefault="00C55407" w:rsidP="00C55407">
      <w:pPr>
        <w:spacing w:line="360" w:lineRule="auto"/>
      </w:pPr>
      <w:r>
        <w:lastRenderedPageBreak/>
        <w:t xml:space="preserve">In this section, we </w:t>
      </w:r>
      <w:del w:id="207" w:author="Jose Luis Zofio Prieto" w:date="2024-08-30T17:32:00Z">
        <w:r w:rsidDel="006C42C9">
          <w:delText xml:space="preserve">explore </w:delText>
        </w:r>
      </w:del>
      <w:ins w:id="208" w:author="Jose Luis Zofio Prieto" w:date="2024-08-30T17:33:00Z">
        <w:r w:rsidR="006C42C9">
          <w:t>perform</w:t>
        </w:r>
      </w:ins>
      <w:ins w:id="209" w:author="Jose Luis Zofio Prieto" w:date="2024-08-30T17:32:00Z">
        <w:r w:rsidR="006C42C9">
          <w:t xml:space="preserve"> </w:t>
        </w:r>
      </w:ins>
      <w:r>
        <w:t xml:space="preserve">the integration of </w:t>
      </w:r>
      <w:del w:id="210" w:author="Jose Luis Zofio Prieto" w:date="2024-08-30T17:33:00Z">
        <w:r w:rsidR="00220CD0" w:rsidDel="006C42C9">
          <w:delText xml:space="preserve">any </w:delText>
        </w:r>
      </w:del>
      <w:r>
        <w:t>machine learning technique</w:t>
      </w:r>
      <w:ins w:id="211" w:author="Jose Luis Zofio Prieto" w:date="2024-08-30T17:33:00Z">
        <w:r w:rsidR="008F2B26">
          <w:t>s</w:t>
        </w:r>
      </w:ins>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del w:id="212" w:author="Jose Luis Zofio Prieto" w:date="2024-08-30T17:36:00Z">
        <w:r w:rsidR="00C64752" w:rsidDel="008F2B26">
          <w:delText>Nevertheless</w:delText>
        </w:r>
      </w:del>
      <w:ins w:id="213" w:author="Jose Luis Zofio Prieto" w:date="2024-08-30T17:36:00Z">
        <w:r w:rsidR="008F2B26">
          <w:t>In this case</w:t>
        </w:r>
      </w:ins>
      <w:r w:rsidR="00C64752" w:rsidRPr="00C64752">
        <w:t>,</w:t>
      </w:r>
      <w:del w:id="214" w:author="Jose Luis Zofio Prieto" w:date="2024-08-30T17:36:00Z">
        <w:r w:rsidR="00C64752" w:rsidRPr="00C64752" w:rsidDel="008F2B26">
          <w:delText xml:space="preserve"> to maintain simplicity, this study</w:delText>
        </w:r>
      </w:del>
      <w:ins w:id="215" w:author="Jose Luis Zofio Prieto" w:date="2024-08-30T17:36:00Z">
        <w:r w:rsidR="008F2B26">
          <w:t xml:space="preserve"> while other ML classification methods could be considered, we </w:t>
        </w:r>
      </w:ins>
      <w:del w:id="216" w:author="Jose Luis Zofio Prieto" w:date="2024-08-30T17:36:00Z">
        <w:r w:rsidR="00C64752" w:rsidRPr="00C64752" w:rsidDel="008F2B26">
          <w:delText xml:space="preserve"> will </w:delText>
        </w:r>
        <w:r w:rsidR="00C64752" w:rsidDel="008F2B26">
          <w:delText xml:space="preserve">only </w:delText>
        </w:r>
      </w:del>
      <w:r w:rsidR="00C64752" w:rsidRPr="00C64752">
        <w:t xml:space="preserve">focus </w:t>
      </w:r>
      <w:ins w:id="217" w:author="Jose Luis Zofio Prieto" w:date="2024-08-30T17:36:00Z">
        <w:r w:rsidR="008F2B26">
          <w:t xml:space="preserve">here </w:t>
        </w:r>
      </w:ins>
      <w:r w:rsidR="00C64752" w:rsidRPr="00C64752">
        <w:t xml:space="preserve">on </w:t>
      </w:r>
      <w:ins w:id="218" w:author="Jose Luis Zofio Prieto" w:date="2024-08-30T17:36:00Z">
        <w:r w:rsidR="008F2B26">
          <w:t xml:space="preserve">the </w:t>
        </w:r>
      </w:ins>
      <w:r w:rsidR="00C64752" w:rsidRPr="00C64752">
        <w:t xml:space="preserve">two </w:t>
      </w:r>
      <w:del w:id="219" w:author="Jose Luis Zofio Prieto" w:date="2024-08-30T17:36:00Z">
        <w:r w:rsidR="00C64752" w:rsidRPr="00C64752" w:rsidDel="008F2B26">
          <w:delText>well-</w:delText>
        </w:r>
      </w:del>
      <w:ins w:id="220" w:author="Jose Luis Zofio Prieto" w:date="2024-08-30T17:36:00Z">
        <w:r w:rsidR="008F2B26">
          <w:t xml:space="preserve">previously discussed </w:t>
        </w:r>
      </w:ins>
      <w:del w:id="221" w:author="Jose Luis Zofio Prieto" w:date="2024-08-30T17:36:00Z">
        <w:r w:rsidR="00C64752" w:rsidRPr="00C64752" w:rsidDel="008F2B26">
          <w:delText xml:space="preserve">known machine learning </w:delText>
        </w:r>
      </w:del>
      <w:r w:rsidR="00C64752" w:rsidRPr="00C64752">
        <w:t>techniques: support vector machines (SVM) and neural networks (NN).</w:t>
      </w:r>
    </w:p>
    <w:p w14:paraId="5D013979" w14:textId="312D2A12" w:rsidR="00306903" w:rsidRPr="00306903" w:rsidRDefault="00306903">
      <w:pPr>
        <w:spacing w:line="360" w:lineRule="auto"/>
        <w:ind w:left="360"/>
        <w:rPr>
          <w:ins w:id="222" w:author="Jose Luis Zofio Prieto" w:date="2024-09-03T11:42:00Z"/>
          <w:i/>
          <w:iCs/>
          <w:rPrChange w:id="223" w:author="Jose Luis Zofio Prieto" w:date="2024-09-03T11:42:00Z">
            <w:rPr>
              <w:ins w:id="224" w:author="Jose Luis Zofio Prieto" w:date="2024-09-03T11:42:00Z"/>
            </w:rPr>
          </w:rPrChange>
        </w:rPr>
        <w:pPrChange w:id="225" w:author="Jose Luis Zofio Prieto" w:date="2024-09-03T11:42:00Z">
          <w:pPr>
            <w:pStyle w:val="Prrafodelista"/>
            <w:numPr>
              <w:numId w:val="1"/>
            </w:numPr>
            <w:spacing w:line="360" w:lineRule="auto"/>
            <w:ind w:hanging="360"/>
          </w:pPr>
        </w:pPrChange>
      </w:pPr>
      <w:ins w:id="226" w:author="Jose Luis Zofio Prieto" w:date="2024-09-03T11:42:00Z">
        <w:r w:rsidRPr="00306903">
          <w:rPr>
            <w:i/>
            <w:iCs/>
            <w:rPrChange w:id="227" w:author="Jose Luis Zofio Prieto" w:date="2024-09-03T11:42:00Z">
              <w:rPr>
                <w:b/>
                <w:bCs/>
              </w:rPr>
            </w:rPrChange>
          </w:rPr>
          <w:t xml:space="preserve">3.1 </w:t>
        </w:r>
      </w:ins>
      <w:ins w:id="228" w:author="Jose Luis Zofio Prieto" w:date="2024-09-03T11:43:00Z">
        <w:r>
          <w:rPr>
            <w:i/>
            <w:iCs/>
          </w:rPr>
          <w:t xml:space="preserve">Classifying DMUs by their (in)efficiency class and measuring technical efficiency </w:t>
        </w:r>
      </w:ins>
    </w:p>
    <w:p w14:paraId="0EF2F827" w14:textId="4B9DD740" w:rsidR="00C55407" w:rsidDel="00306903" w:rsidRDefault="00C55407" w:rsidP="00C55407">
      <w:pPr>
        <w:spacing w:line="360" w:lineRule="auto"/>
        <w:rPr>
          <w:del w:id="229" w:author="Jose Luis Zofio Prieto" w:date="2024-09-03T11:42:00Z"/>
        </w:rPr>
      </w:pPr>
    </w:p>
    <w:p w14:paraId="1EE5F2B4" w14:textId="46A7B641" w:rsidR="007B12FD" w:rsidRDefault="003322B6" w:rsidP="00C55407">
      <w:pPr>
        <w:spacing w:line="360" w:lineRule="auto"/>
      </w:pPr>
      <w:commentRangeStart w:id="230"/>
      <w:r w:rsidRPr="003322B6">
        <w:t xml:space="preserve">Before introducing our </w:t>
      </w:r>
      <w:del w:id="231" w:author="Jose Luis Zofio Prieto" w:date="2024-08-30T17:37:00Z">
        <w:r w:rsidRPr="003322B6" w:rsidDel="0086628A">
          <w:delText>approach</w:delText>
        </w:r>
      </w:del>
      <w:ins w:id="232" w:author="Jose Luis Zofio Prieto" w:date="2024-08-30T17:37:00Z">
        <w:r w:rsidR="0086628A">
          <w:t>methodology</w:t>
        </w:r>
      </w:ins>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ins w:id="233" w:author="Jose Luis Zofio Prieto" w:date="2024-08-30T17:46:00Z">
        <w:r w:rsidR="007E7952">
          <w:t xml:space="preserve">within the feasible but inefficient set of DMUs </w:t>
        </w:r>
      </w:ins>
      <w:r w:rsidRPr="003322B6">
        <w:t xml:space="preserve">this </w:t>
      </w:r>
      <w:r w:rsidR="006A0D95">
        <w:t>re</w:t>
      </w:r>
      <w:r w:rsidRPr="003322B6">
        <w:t xml:space="preserve">interpretation implies that </w:t>
      </w:r>
      <w:ins w:id="234" w:author="Jose Luis Zofio Prieto" w:date="2024-08-30T17:46:00Z">
        <w:r w:rsidR="007E7952">
          <w:t xml:space="preserve">the </w:t>
        </w:r>
      </w:ins>
      <w:del w:id="235" w:author="Jose Luis Zofio Prieto" w:date="2024-08-30T17:47:00Z">
        <w:r w:rsidRPr="003322B6" w:rsidDel="007E7952">
          <w:delText xml:space="preserve">typical </w:delText>
        </w:r>
      </w:del>
      <w:r w:rsidRPr="003322B6">
        <w:t xml:space="preserve">efficiency measures utilized in DEA </w:t>
      </w:r>
      <w:ins w:id="236" w:author="Jose Luis Zofio Prieto" w:date="2024-08-30T17:47:00Z">
        <w:r w:rsidR="007E7952">
          <w:t xml:space="preserve">can be </w:t>
        </w:r>
      </w:ins>
      <w:ins w:id="237" w:author="Jose Luis Zofio Prieto" w:date="2024-08-30T17:48:00Z">
        <w:r w:rsidR="007E7952">
          <w:t xml:space="preserve">reinterpreted within the realm </w:t>
        </w:r>
      </w:ins>
      <w:del w:id="238" w:author="Jose Luis Zofio Prieto" w:date="2024-08-30T17:40:00Z">
        <w:r w:rsidRPr="003322B6" w:rsidDel="0086628A">
          <w:delText xml:space="preserve">stem from </w:delText>
        </w:r>
      </w:del>
      <w:del w:id="239" w:author="Jose Luis Zofio Prieto" w:date="2024-08-30T17:48:00Z">
        <w:r w:rsidRPr="003322B6" w:rsidDel="007E7952">
          <w:delText xml:space="preserve">the application </w:delText>
        </w:r>
      </w:del>
      <w:r w:rsidRPr="003322B6">
        <w:t xml:space="preserve">of </w:t>
      </w:r>
      <w:proofErr w:type="spellStart"/>
      <w:r w:rsidRPr="003322B6">
        <w:t>eXplainable</w:t>
      </w:r>
      <w:proofErr w:type="spellEnd"/>
      <w:r w:rsidRPr="003322B6">
        <w:t xml:space="preserve"> Artificial Intelligence (XAI) principles, particularly </w:t>
      </w:r>
      <w:del w:id="240" w:author="Jose Luis Zofio Prieto" w:date="2024-08-30T17:48:00Z">
        <w:r w:rsidRPr="003322B6" w:rsidDel="007E7952">
          <w:delText xml:space="preserve">involving </w:delText>
        </w:r>
      </w:del>
      <w:del w:id="241" w:author="Jose Luis Zofio Prieto" w:date="2024-08-30T17:49:00Z">
        <w:r w:rsidRPr="003322B6" w:rsidDel="007E7952">
          <w:delText xml:space="preserve">the </w:delText>
        </w:r>
      </w:del>
      <w:ins w:id="242" w:author="Jose Luis Zofio Prieto" w:date="2024-08-30T17:49:00Z">
        <w:r w:rsidR="007E7952">
          <w:t xml:space="preserve">in relation to the </w:t>
        </w:r>
      </w:ins>
      <w:r w:rsidRPr="003322B6">
        <w:t xml:space="preserve">notion of </w:t>
      </w:r>
      <w:del w:id="243" w:author="Jose Luis Zofio Prieto" w:date="2024-08-30T17:49:00Z">
        <w:r w:rsidRPr="003322B6" w:rsidDel="007E7952">
          <w:delText xml:space="preserve">a </w:delText>
        </w:r>
      </w:del>
      <w:r w:rsidRPr="003322B6">
        <w:t>counterfactual scenario</w:t>
      </w:r>
      <w:ins w:id="244" w:author="Jose Luis Zofio Prieto" w:date="2024-08-30T17:49:00Z">
        <w:r w:rsidR="007E7952">
          <w:t>s</w:t>
        </w:r>
      </w:ins>
      <w:r w:rsidRPr="003322B6">
        <w:t>. Specifically, the movement of an inefficient DMU, by improving its observed inputs and/or outputs in accordance with the orientation and type of efficiency measure</w:t>
      </w:r>
      <w:r w:rsidR="00C8706C">
        <w:t xml:space="preserve"> selected</w:t>
      </w:r>
      <w:ins w:id="245" w:author="Jose Luis Zofio Prieto" w:date="2024-08-30T17:40:00Z">
        <w:r w:rsidR="0086628A">
          <w:t xml:space="preserve"> (e.g., using the radial output-oriente</w:t>
        </w:r>
      </w:ins>
      <w:ins w:id="246" w:author="Jose Luis Zofio Prieto" w:date="2024-08-30T17:41:00Z">
        <w:r w:rsidR="0086628A">
          <w:t>d model (3))</w:t>
        </w:r>
      </w:ins>
      <w:r w:rsidRPr="003322B6">
        <w:t xml:space="preserve">, signifies </w:t>
      </w:r>
      <w:del w:id="247" w:author="Jose Luis Zofio Prieto" w:date="2024-08-30T17:54:00Z">
        <w:r w:rsidRPr="003322B6" w:rsidDel="004913BD">
          <w:delText xml:space="preserve">its </w:delText>
        </w:r>
      </w:del>
      <w:ins w:id="248" w:author="Jose Luis Zofio Prieto" w:date="2024-08-30T17:54:00Z">
        <w:r w:rsidR="004913BD">
          <w:t xml:space="preserve">a </w:t>
        </w:r>
      </w:ins>
      <w:r w:rsidRPr="003322B6">
        <w:t xml:space="preserve">transition </w:t>
      </w:r>
      <w:ins w:id="249" w:author="Jose Luis Zofio Prieto" w:date="2024-08-30T17:54:00Z">
        <w:r w:rsidR="004913BD">
          <w:t xml:space="preserve">within </w:t>
        </w:r>
      </w:ins>
      <w:del w:id="250" w:author="Jose Luis Zofio Prieto" w:date="2024-08-30T17:54:00Z">
        <w:r w:rsidRPr="003322B6" w:rsidDel="004913BD">
          <w:delText xml:space="preserve">away from </w:delText>
        </w:r>
      </w:del>
      <w:r w:rsidRPr="003322B6">
        <w:t>its original class label</w:t>
      </w:r>
      <w:r w:rsidR="000D1896">
        <w:t xml:space="preserve"> </w:t>
      </w:r>
      <w:del w:id="251" w:author="Jose Luis Zofio Prieto" w:date="2024-08-30T17:55:00Z">
        <w:r w:rsidR="000D1896" w:rsidDel="004913BD">
          <w:delText>(</w:delText>
        </w:r>
      </w:del>
      <w:ins w:id="252" w:author="Jose Luis Zofio Prieto" w:date="2024-08-30T17:55:00Z">
        <w:r w:rsidR="004913BD">
          <w:t>“</w:t>
        </w:r>
      </w:ins>
      <w:r w:rsidR="000D1896">
        <w:t>feasible</w:t>
      </w:r>
      <w:ins w:id="253" w:author="Jose Luis Zofio Prieto" w:date="2024-08-30T17:55:00Z">
        <w:r w:rsidR="004913BD">
          <w:t>,</w:t>
        </w:r>
      </w:ins>
      <w:ins w:id="254" w:author="Jose Luis Zofio Prieto" w:date="2024-08-30T17:49:00Z">
        <w:r w:rsidR="007E7952">
          <w:t xml:space="preserve"> but </w:t>
        </w:r>
      </w:ins>
      <w:ins w:id="255" w:author="Jose Luis Zofio Prieto" w:date="2024-08-30T17:50:00Z">
        <w:r w:rsidR="007E7952">
          <w:t>inefficient</w:t>
        </w:r>
      </w:ins>
      <w:del w:id="256" w:author="Jose Luis Zofio Prieto" w:date="2024-08-30T17:55:00Z">
        <w:r w:rsidR="000D1896" w:rsidDel="004913BD">
          <w:delText>)</w:delText>
        </w:r>
      </w:del>
      <w:ins w:id="257" w:author="Jose Luis Zofio Prieto" w:date="2024-08-30T17:55:00Z">
        <w:r w:rsidR="004913BD">
          <w:t>”</w:t>
        </w:r>
      </w:ins>
      <w:r w:rsidR="00A41C17">
        <w:t xml:space="preserve"> </w:t>
      </w:r>
      <w:ins w:id="258" w:author="Jose Luis Zofio Prieto" w:date="2024-08-30T17:54:00Z">
        <w:r w:rsidR="004913BD">
          <w:t xml:space="preserve">to a new </w:t>
        </w:r>
      </w:ins>
      <w:ins w:id="259" w:author="Jose Luis Zofio Prieto" w:date="2024-08-30T17:55:00Z">
        <w:r w:rsidR="004913BD">
          <w:t xml:space="preserve">status “feasible and efficient”, </w:t>
        </w:r>
      </w:ins>
      <w:r w:rsidR="00A41C17">
        <w:t>through its projection onto the efficient frontier (the separating surface)</w:t>
      </w:r>
      <w:r w:rsidRPr="003322B6">
        <w:t xml:space="preserve">. This movement </w:t>
      </w:r>
      <w:ins w:id="260" w:author="Jose Luis Zofio Prieto" w:date="2024-08-30T17:56:00Z">
        <w:r w:rsidR="004913BD">
          <w:t>likens</w:t>
        </w:r>
      </w:ins>
      <w:ins w:id="261" w:author="Jose Luis Zofio Prieto" w:date="2024-08-30T17:44:00Z">
        <w:r w:rsidR="007E7952">
          <w:t xml:space="preserve"> </w:t>
        </w:r>
      </w:ins>
      <w:ins w:id="262" w:author="Jose Luis Zofio Prieto" w:date="2024-08-30T17:56:00Z">
        <w:r w:rsidR="004913BD">
          <w:t xml:space="preserve">a </w:t>
        </w:r>
      </w:ins>
      <w:ins w:id="263" w:author="Jose Luis Zofio Prieto" w:date="2024-08-30T17:44:00Z">
        <w:r w:rsidR="007E7952">
          <w:t xml:space="preserve">counterfactual that </w:t>
        </w:r>
      </w:ins>
      <w:r w:rsidRPr="003322B6">
        <w:t xml:space="preserve">quantifies the level of technical inefficiency within </w:t>
      </w:r>
      <w:ins w:id="264" w:author="Jose Luis Zofio Prieto" w:date="2024-08-30T17:57:00Z">
        <w:r w:rsidR="004913BD">
          <w:t xml:space="preserve">the ‘feasible’ class through </w:t>
        </w:r>
      </w:ins>
      <w:del w:id="265" w:author="Jose Luis Zofio Prieto" w:date="2024-08-30T17:57:00Z">
        <w:r w:rsidRPr="003322B6" w:rsidDel="004913BD">
          <w:delText xml:space="preserve">the </w:delText>
        </w:r>
      </w:del>
      <w:r w:rsidRPr="003322B6">
        <w:t>DEA</w:t>
      </w:r>
      <w:del w:id="266" w:author="Jose Luis Zofio Prieto" w:date="2024-08-30T17:57:00Z">
        <w:r w:rsidRPr="003322B6" w:rsidDel="004913BD">
          <w:delText xml:space="preserve"> framework</w:delText>
        </w:r>
      </w:del>
      <w:r w:rsidRPr="003322B6">
        <w:t>, thus highlighting the conceptual linkage between DEA and XAI principles.</w:t>
      </w:r>
      <w:commentRangeEnd w:id="230"/>
      <w:r w:rsidR="000E5A10">
        <w:rPr>
          <w:rStyle w:val="Refdecomentario"/>
        </w:rPr>
        <w:commentReference w:id="230"/>
      </w:r>
    </w:p>
    <w:p w14:paraId="24F530D0" w14:textId="763DB111" w:rsidR="007B12FD" w:rsidRDefault="004C5359" w:rsidP="007B12FD">
      <w:pPr>
        <w:keepNext/>
        <w:spacing w:line="360" w:lineRule="auto"/>
        <w:jc w:val="center"/>
      </w:pPr>
      <w:r>
        <w:rPr>
          <w:noProof/>
        </w:rPr>
        <w:lastRenderedPageBreak/>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30762975" w:rsidR="007B12FD" w:rsidRPr="000E5A10" w:rsidRDefault="007B12FD" w:rsidP="00DD0094">
      <w:pPr>
        <w:spacing w:line="360" w:lineRule="auto"/>
        <w:rPr>
          <w:color w:val="FF0000"/>
          <w:rPrChange w:id="267" w:author="Jose Luis Zofio Prieto" w:date="2024-08-30T18:01:00Z">
            <w:rPr/>
          </w:rPrChange>
        </w:rPr>
      </w:pPr>
    </w:p>
    <w:p w14:paraId="0C649DF4" w14:textId="1A13F75F" w:rsidR="00EF7863" w:rsidRDefault="00DD0094" w:rsidP="00DD0094">
      <w:pPr>
        <w:spacing w:line="360" w:lineRule="auto"/>
      </w:pPr>
      <w:r>
        <w:t xml:space="preserve">After drawing a parallel between standard DEA approaches and classification ML methods, </w:t>
      </w:r>
      <w:del w:id="268" w:author="Jose Luis Zofio Prieto" w:date="2024-09-03T09:57:00Z">
        <w:r w:rsidDel="00E6289D">
          <w:delText xml:space="preserve">and, most importantly for </w:delText>
        </w:r>
      </w:del>
      <w:del w:id="269" w:author="Jose Luis Zofio Prieto" w:date="2024-09-03T09:55:00Z">
        <w:r w:rsidDel="00E6289D">
          <w:delText>us</w:delText>
        </w:r>
      </w:del>
      <w:del w:id="270" w:author="Jose Luis Zofio Prieto" w:date="2024-09-03T09:56:00Z">
        <w:r w:rsidDel="00E6289D">
          <w:delText>,</w:delText>
        </w:r>
      </w:del>
      <w:del w:id="271" w:author="Jose Luis Zofio Prieto" w:date="2024-09-03T09:57:00Z">
        <w:r w:rsidDel="00E6289D">
          <w:delText xml:space="preserve"> </w:delText>
        </w:r>
      </w:del>
      <w:del w:id="272" w:author="Jose Luis Zofio Prieto" w:date="2024-09-03T09:56:00Z">
        <w:r w:rsidDel="00E6289D">
          <w:delText xml:space="preserve">demonstrating </w:delText>
        </w:r>
      </w:del>
      <w:ins w:id="273" w:author="Jose Luis Zofio Prieto" w:date="2024-09-03T09:56:00Z">
        <w:r w:rsidR="00E6289D">
          <w:t xml:space="preserve">showing </w:t>
        </w:r>
      </w:ins>
      <w:r>
        <w:t xml:space="preserve">that DEA efficiency measures can be </w:t>
      </w:r>
      <w:del w:id="274" w:author="Jose Luis Zofio Prieto" w:date="2024-08-30T17:58:00Z">
        <w:r w:rsidDel="000E5A10">
          <w:delText xml:space="preserve">seen as </w:delText>
        </w:r>
      </w:del>
      <w:ins w:id="275" w:author="Jose Luis Zofio Prieto" w:date="2024-08-30T17:58:00Z">
        <w:r w:rsidR="000E5A10">
          <w:t xml:space="preserve">considered as a </w:t>
        </w:r>
      </w:ins>
      <w:ins w:id="276" w:author="Jose Luis Zofio Prieto" w:date="2024-08-30T17:59:00Z">
        <w:r w:rsidR="000E5A10">
          <w:t xml:space="preserve">specific </w:t>
        </w:r>
      </w:ins>
      <w:ins w:id="277" w:author="Jose Luis Zofio Prieto" w:date="2024-08-30T17:58:00Z">
        <w:r w:rsidR="000E5A10">
          <w:t xml:space="preserve">case </w:t>
        </w:r>
      </w:ins>
      <w:del w:id="278" w:author="Jose Luis Zofio Prieto" w:date="2024-08-30T17:58:00Z">
        <w:r w:rsidDel="000E5A10">
          <w:delText xml:space="preserve">emerging from the concept of </w:delText>
        </w:r>
      </w:del>
      <w:ins w:id="279" w:author="Jose Luis Zofio Prieto" w:date="2024-08-30T17:58:00Z">
        <w:r w:rsidR="000E5A10">
          <w:t xml:space="preserve">of </w:t>
        </w:r>
      </w:ins>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a second phase, we employ a classification ML model, wherein the response variable is the efficiency class (efficient vs. inefficient), and the </w:t>
      </w:r>
      <w:ins w:id="280" w:author="Jose Luis Zofio Prieto" w:date="2024-09-03T10:00:00Z">
        <w:r w:rsidR="00E6289D">
          <w:t xml:space="preserve">classification </w:t>
        </w:r>
      </w:ins>
      <w:r w:rsidR="00EF7863" w:rsidRPr="00EF7863">
        <w:t xml:space="preserve">features </w:t>
      </w:r>
      <w:del w:id="281" w:author="Jose Luis Zofio Prieto" w:date="2024-09-03T09:59:00Z">
        <w:r w:rsidR="00EF7863" w:rsidRPr="00EF7863" w:rsidDel="00E6289D">
          <w:delText xml:space="preserve">encompass </w:delText>
        </w:r>
      </w:del>
      <w:ins w:id="282" w:author="Jose Luis Zofio Prieto" w:date="2024-09-03T09:59:00Z">
        <w:r w:rsidR="00E6289D">
          <w:t xml:space="preserve">includes </w:t>
        </w:r>
      </w:ins>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ins w:id="283" w:author="Jose Luis Zofio Prieto" w:date="2024-09-03T10:00:00Z">
        <w:r w:rsidR="00E6289D">
          <w:rPr>
            <w:rStyle w:val="Refdenotaalpie"/>
          </w:rPr>
          <w:footnoteReference w:id="3"/>
        </w:r>
      </w:ins>
      <w:r w:rsidR="00EF7863" w:rsidRPr="00EF7863">
        <w:t xml:space="preserve">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xml:space="preserve">, </w:t>
      </w:r>
      <w:ins w:id="294" w:author="Jose Luis Zofio Prieto" w:date="2024-09-03T10:07:00Z">
        <w:r w:rsidR="00967F04">
          <w:t xml:space="preserve">introduced by </w:t>
        </w:r>
        <w:r w:rsidR="00967F04">
          <w:rPr>
            <w:rFonts w:cs="Times New Roman"/>
          </w:rPr>
          <w:t xml:space="preserve">Andersen and Petersen (1993), that allows </w:t>
        </w:r>
      </w:ins>
      <w:del w:id="295" w:author="Jose Luis Zofio Prieto" w:date="2024-09-03T10:07:00Z">
        <w:r w:rsidR="00A009C0" w:rsidRPr="00A009C0" w:rsidDel="00967F04">
          <w:delText xml:space="preserve">thereby </w:delText>
        </w:r>
      </w:del>
      <w:del w:id="296" w:author="Jose Luis Zofio Prieto" w:date="2024-09-03T10:06:00Z">
        <w:r w:rsidR="00A009C0" w:rsidRPr="00A009C0" w:rsidDel="00967F04">
          <w:delText xml:space="preserve">discerning </w:delText>
        </w:r>
      </w:del>
      <w:ins w:id="297" w:author="Jose Luis Zofio Prieto" w:date="2024-09-03T10:06:00Z">
        <w:r w:rsidR="00967F04">
          <w:t xml:space="preserve">differentiating </w:t>
        </w:r>
      </w:ins>
      <w:r w:rsidR="00A009C0" w:rsidRPr="00A009C0">
        <w:t>among the subset of efficient DMUs</w:t>
      </w:r>
      <w:ins w:id="298" w:author="Jose Luis Zofio Prieto" w:date="2024-09-03T10:08:00Z">
        <w:r w:rsidR="00967F04">
          <w:t>,</w:t>
        </w:r>
      </w:ins>
      <w:ins w:id="299" w:author="Jose Luis Zofio Prieto" w:date="2024-09-03T10:07:00Z">
        <w:r w:rsidR="00967F04">
          <w:t xml:space="preserve"> </w:t>
        </w:r>
      </w:ins>
      <w:ins w:id="300" w:author="Jose Luis Zofio Prieto" w:date="2024-09-03T10:08:00Z">
        <w:r w:rsidR="00967F04">
          <w:t>which otherwise have the same unitary score</w:t>
        </w:r>
      </w:ins>
      <w:r w:rsidR="00A009C0" w:rsidRPr="00A009C0">
        <w:t>.</w:t>
      </w:r>
      <w:r w:rsidR="00C578DD">
        <w:t xml:space="preserve"> </w:t>
      </w:r>
      <w:del w:id="301" w:author="Jose Luis Zofio Prieto" w:date="2024-09-03T10:07:00Z">
        <w:r w:rsidR="00C578DD" w:rsidDel="00967F04">
          <w:rPr>
            <w:rFonts w:cs="Times New Roman"/>
          </w:rPr>
          <w:delText>Andersen and Petersen (1993)</w:delText>
        </w:r>
        <w:r w:rsidR="00C578DD" w:rsidRPr="006D7E4E" w:rsidDel="00967F04">
          <w:rPr>
            <w:rFonts w:cs="Times New Roman"/>
          </w:rPr>
          <w:delText xml:space="preserve"> </w:delText>
        </w:r>
      </w:del>
      <w:del w:id="302" w:author="Jose Luis Zofio Prieto" w:date="2024-09-03T10:08:00Z">
        <w:r w:rsidR="00C578DD" w:rsidRPr="006D7E4E" w:rsidDel="00967F04">
          <w:rPr>
            <w:rFonts w:cs="Times New Roman"/>
          </w:rPr>
          <w:delText>introduced the notion of super-efficiency</w:delText>
        </w:r>
        <w:r w:rsidR="00EB5399" w:rsidDel="00967F04">
          <w:rPr>
            <w:rFonts w:cs="Times New Roman"/>
          </w:rPr>
          <w:delText xml:space="preserve"> in DEA</w:delText>
        </w:r>
        <w:r w:rsidR="00C578DD" w:rsidRPr="006D7E4E" w:rsidDel="00967F04">
          <w:rPr>
            <w:rFonts w:cs="Times New Roman"/>
          </w:rPr>
          <w:delText xml:space="preserve">. </w:delText>
        </w:r>
      </w:del>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lastRenderedPageBreak/>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49FFD476" w:rsidR="004D0A65" w:rsidRDefault="00B36099" w:rsidP="00DD0094">
      <w:pPr>
        <w:spacing w:line="360" w:lineRule="auto"/>
      </w:pPr>
      <w:r>
        <w:t xml:space="preserve">Next, we introduce our approach </w:t>
      </w:r>
      <w:ins w:id="303" w:author="Jose Luis Zofio Prieto" w:date="2024-09-03T10:10:00Z">
        <w:r w:rsidR="00967F04">
          <w:t xml:space="preserve">in the form of </w:t>
        </w:r>
      </w:ins>
      <w:del w:id="304" w:author="Jose Luis Zofio Prieto" w:date="2024-09-03T10:10:00Z">
        <w:r w:rsidDel="00967F04">
          <w:delText xml:space="preserve">as </w:delText>
        </w:r>
      </w:del>
      <w:r>
        <w:t>an algorithm with different steps</w:t>
      </w:r>
      <w:del w:id="305" w:author="Jose Luis Zofio Prieto" w:date="2024-09-03T10:10:00Z">
        <w:r w:rsidDel="00967F04">
          <w:delText xml:space="preserve"> to be carried out.</w:delText>
        </w:r>
      </w:del>
      <w:ins w:id="306" w:author="Jose Luis Zofio Prieto" w:date="2024-09-03T10:10:00Z">
        <w:r w:rsidR="00967F04">
          <w:t>:</w:t>
        </w:r>
      </w:ins>
    </w:p>
    <w:p w14:paraId="10460372" w14:textId="77777777" w:rsidR="005C1FA8" w:rsidRDefault="005C1FA8" w:rsidP="00DD0094">
      <w:pPr>
        <w:spacing w:line="360" w:lineRule="auto"/>
      </w:pPr>
    </w:p>
    <w:p w14:paraId="6AAB4A21" w14:textId="0B905C46"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w:t>
      </w:r>
      <w:commentRangeStart w:id="307"/>
      <w:commentRangeStart w:id="308"/>
      <w:del w:id="309" w:author="Gonzalez Moyano, Ricardo" w:date="2024-09-06T12:15:00Z" w16du:dateUtc="2024-09-06T10:15:00Z">
        <w:r w:rsidR="00FB519D" w:rsidRPr="00FB519D" w:rsidDel="006E6FAF">
          <w:delText>exceptional</w:delText>
        </w:r>
        <w:commentRangeEnd w:id="307"/>
        <w:r w:rsidR="00886BDA" w:rsidDel="006E6FAF">
          <w:rPr>
            <w:rStyle w:val="Refdecomentario"/>
          </w:rPr>
          <w:commentReference w:id="307"/>
        </w:r>
      </w:del>
      <w:commentRangeEnd w:id="308"/>
      <w:r w:rsidR="001076E9">
        <w:rPr>
          <w:rStyle w:val="Refdecomentario"/>
        </w:rPr>
        <w:commentReference w:id="308"/>
      </w:r>
      <w:del w:id="310" w:author="Gonzalez Moyano, Ricardo" w:date="2024-09-06T12:15:00Z" w16du:dateUtc="2024-09-06T10:15:00Z">
        <w:r w:rsidR="00FB519D" w:rsidRPr="00FB519D" w:rsidDel="006E6FAF">
          <w:delText xml:space="preserve"> </w:delText>
        </w:r>
      </w:del>
      <w:r w:rsidR="00FB519D" w:rsidRPr="00FB519D">
        <w:t>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commentRangeStart w:id="311"/>
      <w:commentRangeStart w:id="312"/>
      <w:ins w:id="313" w:author="Jose Luis Zofio Prieto" w:date="2024-09-03T10:37:00Z">
        <w:r w:rsidR="00886BDA">
          <w:rPr>
            <w:rStyle w:val="Refdenotaalpie"/>
          </w:rPr>
          <w:footnoteReference w:id="4"/>
        </w:r>
      </w:ins>
      <w:commentRangeEnd w:id="311"/>
      <w:ins w:id="316" w:author="Jose Luis Zofio Prieto" w:date="2024-09-03T10:38:00Z">
        <w:r w:rsidR="00886BDA">
          <w:rPr>
            <w:rStyle w:val="Refdecomentario"/>
          </w:rPr>
          <w:commentReference w:id="311"/>
        </w:r>
      </w:ins>
      <w:commentRangeEnd w:id="312"/>
      <w:r w:rsidR="003B4E86">
        <w:rPr>
          <w:rStyle w:val="Refdecomentario"/>
        </w:rPr>
        <w:commentReference w:id="312"/>
      </w:r>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8" type="#_x0000_t75" style="width:274.5pt;height:165pt" o:ole="">
            <v:imagedata r:id="rId40" o:title=""/>
          </v:shape>
          <o:OLEObject Type="Embed" ProgID="Equation.DSMT4" ShapeID="_x0000_i1038" DrawAspect="Content" ObjectID="_1787996939" r:id="rId41"/>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17"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317"/>
      <w:r w:rsidRPr="00CB41C4">
        <w:rPr>
          <w:rFonts w:cs="Times New Roman"/>
          <w:lang w:val="en-US"/>
        </w:rPr>
        <w:fldChar w:fldCharType="end"/>
      </w:r>
    </w:p>
    <w:p w14:paraId="3CA59734" w14:textId="1F96E4EC" w:rsidR="00484104" w:rsidRDefault="00484104" w:rsidP="00C73E9B">
      <w:pPr>
        <w:spacing w:line="360" w:lineRule="auto"/>
      </w:pPr>
      <w:r>
        <w:t xml:space="preserve">If </w:t>
      </w:r>
      <w:r w:rsidR="00B65A65" w:rsidRPr="00B65A65">
        <w:rPr>
          <w:position w:val="-14"/>
        </w:rPr>
        <w:object w:dxaOrig="1480" w:dyaOrig="380" w14:anchorId="59569B41">
          <v:shape id="_x0000_i1039" type="#_x0000_t75" style="width:74.25pt;height:18.75pt" o:ole="">
            <v:imagedata r:id="rId42" o:title=""/>
          </v:shape>
          <o:OLEObject Type="Embed" ProgID="Equation.DSMT4" ShapeID="_x0000_i1039" DrawAspect="Content" ObjectID="_1787996940" r:id="rId43"/>
        </w:object>
      </w:r>
      <w:r w:rsidR="00EE1C45">
        <w:t xml:space="preserve">, then DMU </w:t>
      </w:r>
      <w:r w:rsidR="00B65A65" w:rsidRPr="00B65A65">
        <w:rPr>
          <w:position w:val="-12"/>
        </w:rPr>
        <w:object w:dxaOrig="760" w:dyaOrig="360" w14:anchorId="01CFA10F">
          <v:shape id="_x0000_i1040" type="#_x0000_t75" style="width:38.25pt;height:18pt" o:ole="">
            <v:imagedata r:id="rId44" o:title=""/>
          </v:shape>
          <o:OLEObject Type="Embed" ProgID="Equation.DSMT4" ShapeID="_x0000_i1040" DrawAspect="Content" ObjectID="_1787996941" r:id="rId45"/>
        </w:object>
      </w:r>
      <w:r w:rsidR="00EE1C45">
        <w:t xml:space="preserve"> is (technically) inefficient. The set of </w:t>
      </w:r>
      <w:r w:rsidR="00165F09">
        <w:t>all inefficient DMUs is denote</w:t>
      </w:r>
      <w:del w:id="318" w:author="Jose Luis Zofio Prieto" w:date="2024-09-03T10:40:00Z">
        <w:r w:rsidR="00165F09" w:rsidDel="00886BDA">
          <w:delText>s</w:delText>
        </w:r>
      </w:del>
      <w:ins w:id="319" w:author="Jose Luis Zofio Prieto" w:date="2024-09-03T10:40:00Z">
        <w:r w:rsidR="00886BDA">
          <w:t>d</w:t>
        </w:r>
      </w:ins>
      <w:r w:rsidR="00165F09">
        <w:t xml:space="preserve"> as </w:t>
      </w:r>
      <w:r w:rsidR="00B65A65" w:rsidRPr="00025957">
        <w:rPr>
          <w:position w:val="-4"/>
        </w:rPr>
        <w:object w:dxaOrig="180" w:dyaOrig="240" w14:anchorId="0B53D023">
          <v:shape id="_x0000_i1041" type="#_x0000_t75" style="width:9.75pt;height:12pt" o:ole="">
            <v:imagedata r:id="rId46" o:title=""/>
          </v:shape>
          <o:OLEObject Type="Embed" ProgID="Equation.DSMT4" ShapeID="_x0000_i1041" DrawAspect="Content" ObjectID="_1787996942" r:id="rId47"/>
        </w:object>
      </w:r>
      <w:r w:rsidR="00165F09">
        <w:t xml:space="preserve">. Otherwise, </w:t>
      </w:r>
      <w:del w:id="320" w:author="Jose Luis Zofio Prieto" w:date="2024-09-03T10:41:00Z">
        <w:r w:rsidR="00165F09" w:rsidDel="00886BDA">
          <w:delText xml:space="preserve">that is, </w:delText>
        </w:r>
      </w:del>
      <w:r w:rsidR="00165F09">
        <w:t xml:space="preserve">if </w:t>
      </w:r>
      <w:r w:rsidR="00B65A65" w:rsidRPr="00B65A65">
        <w:rPr>
          <w:position w:val="-14"/>
        </w:rPr>
        <w:object w:dxaOrig="1480" w:dyaOrig="380" w14:anchorId="7B2BFFC2">
          <v:shape id="_x0000_i1042" type="#_x0000_t75" style="width:74.25pt;height:18.75pt" o:ole="">
            <v:imagedata r:id="rId48" o:title=""/>
          </v:shape>
          <o:OLEObject Type="Embed" ProgID="Equation.DSMT4" ShapeID="_x0000_i1042" DrawAspect="Content" ObjectID="_1787996943" r:id="rId49"/>
        </w:object>
      </w:r>
      <w:r w:rsidR="0014739E">
        <w:t xml:space="preserve">, then DMU </w:t>
      </w:r>
      <w:r w:rsidR="00B65A65" w:rsidRPr="00B65A65">
        <w:rPr>
          <w:position w:val="-12"/>
        </w:rPr>
        <w:object w:dxaOrig="760" w:dyaOrig="360" w14:anchorId="565C23A1">
          <v:shape id="_x0000_i1043" type="#_x0000_t75" style="width:38.25pt;height:18pt" o:ole="">
            <v:imagedata r:id="rId44" o:title=""/>
          </v:shape>
          <o:OLEObject Type="Embed" ProgID="Equation.DSMT4" ShapeID="_x0000_i1043" DrawAspect="Content" ObjectID="_1787996944" r:id="rId50"/>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4" type="#_x0000_t75" style="width:12pt;height:12pt" o:ole="">
            <v:imagedata r:id="rId51" o:title=""/>
          </v:shape>
          <o:OLEObject Type="Embed" ProgID="Equation.DSMT4" ShapeID="_x0000_i1044" DrawAspect="Content" ObjectID="_1787996945" r:id="rId52"/>
        </w:object>
      </w:r>
      <w:r w:rsidR="00A92B22">
        <w:t>.</w:t>
      </w:r>
    </w:p>
    <w:p w14:paraId="4459E809" w14:textId="77777777" w:rsidR="00542066" w:rsidRPr="006914ED" w:rsidRDefault="00542066" w:rsidP="00C73E9B">
      <w:pPr>
        <w:spacing w:line="360" w:lineRule="auto"/>
      </w:pPr>
    </w:p>
    <w:p w14:paraId="1F2986DA" w14:textId="29A86FF6" w:rsidR="007A3EB9" w:rsidRDefault="00542066" w:rsidP="00CC5934">
      <w:pPr>
        <w:spacing w:line="360" w:lineRule="auto"/>
      </w:pPr>
      <w:r w:rsidRPr="00E52AED">
        <w:rPr>
          <w:b/>
          <w:bCs/>
        </w:rPr>
        <w:t>Step 2</w:t>
      </w:r>
      <w:r>
        <w:t xml:space="preserve">: </w:t>
      </w:r>
      <w:r w:rsidR="00092076">
        <w:t>A</w:t>
      </w:r>
      <w:r w:rsidR="00CC5934">
        <w:t xml:space="preserve">ddressing the challenge of class imbalance </w:t>
      </w:r>
      <w:ins w:id="321" w:author="Jose Luis Zofio Prieto" w:date="2024-09-03T10:41:00Z">
        <w:r w:rsidR="00931BB2">
          <w:t xml:space="preserve">(efficient and </w:t>
        </w:r>
      </w:ins>
      <w:ins w:id="322" w:author="Jose Luis Zofio Prieto" w:date="2024-09-03T10:42:00Z">
        <w:r w:rsidR="00931BB2">
          <w:t>inefficient</w:t>
        </w:r>
      </w:ins>
      <w:ins w:id="323" w:author="Jose Luis Zofio Prieto" w:date="2024-09-03T10:41:00Z">
        <w:r w:rsidR="00931BB2">
          <w:t xml:space="preserve">) </w:t>
        </w:r>
      </w:ins>
      <w:r w:rsidR="00CC5934">
        <w:t>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w:t>
      </w:r>
      <w:r w:rsidR="004912E4">
        <w:lastRenderedPageBreak/>
        <w:t>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 xml:space="preserve">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w:t>
      </w:r>
      <w:ins w:id="324" w:author="Jose Luis Zofio Prieto" w:date="2024-09-03T11:07:00Z">
        <w:r w:rsidR="00F30378">
          <w:t xml:space="preserve">‘out-of-the-sample’ </w:t>
        </w:r>
      </w:ins>
      <w:r w:rsidR="00CC5934">
        <w:t>by mitigating the bias introduced by the original class imbalance.</w:t>
      </w:r>
      <w:r w:rsidR="007A3EB9">
        <w:t xml:space="preserve"> Next, we talk about the process that we implement in practice to generate the synthetic units.</w:t>
      </w:r>
    </w:p>
    <w:p w14:paraId="0D476D46" w14:textId="77777777" w:rsidR="00A24D2B" w:rsidRDefault="00F30378">
      <w:pPr>
        <w:spacing w:line="360" w:lineRule="auto"/>
        <w:ind w:left="180"/>
        <w:rPr>
          <w:ins w:id="325" w:author="Jose Luis Zofio Prieto" w:date="2024-09-03T11:18:00Z"/>
        </w:rPr>
        <w:pPrChange w:id="326" w:author="Jose Luis Zofio Prieto" w:date="2024-09-03T11:19:00Z">
          <w:pPr>
            <w:spacing w:line="360" w:lineRule="auto"/>
          </w:pPr>
        </w:pPrChange>
      </w:pPr>
      <w:ins w:id="327" w:author="Jose Luis Zofio Prieto" w:date="2024-09-03T11:08:00Z">
        <w:r w:rsidRPr="00F30378">
          <w:rPr>
            <w:i/>
            <w:iCs/>
            <w:rPrChange w:id="328" w:author="Jose Luis Zofio Prieto" w:date="2024-09-03T11:08:00Z">
              <w:rPr>
                <w:b/>
                <w:bCs/>
              </w:rPr>
            </w:rPrChange>
          </w:rPr>
          <w:t>Step 2a</w:t>
        </w:r>
        <w:r>
          <w:t xml:space="preserve">: </w:t>
        </w:r>
      </w:ins>
      <w:r w:rsidR="00935AC1">
        <w:t xml:space="preserve">First, we determined the necessary number of synthetic units to balance the proportion of units in both classes (efficient vs. inefficient units). </w:t>
      </w:r>
      <w:commentRangeStart w:id="329"/>
      <w:r w:rsidR="00935AC1">
        <w:t>To achieve this equilibrium, we project</w:t>
      </w:r>
      <w:del w:id="330" w:author="Jose Luis Zofio Prieto" w:date="2024-09-03T11:08:00Z">
        <w:r w:rsidR="00935AC1" w:rsidDel="00F30378">
          <w:delText>ed</w:delText>
        </w:r>
      </w:del>
      <w:r w:rsidR="00935AC1">
        <w:t xml:space="preserve"> the inefficient DMUs onto the DEA frontier using a radial model and incorporate</w:t>
      </w:r>
      <w:del w:id="331" w:author="Jose Luis Zofio Prieto" w:date="2024-09-03T11:08:00Z">
        <w:r w:rsidR="00935AC1" w:rsidDel="00F30378">
          <w:delText>d</w:delText>
        </w:r>
      </w:del>
      <w:r w:rsidR="00935AC1">
        <w:t xml:space="preserve"> them into the training set</w:t>
      </w:r>
      <w:commentRangeEnd w:id="329"/>
      <w:r>
        <w:rPr>
          <w:rStyle w:val="Refdecomentario"/>
        </w:rPr>
        <w:commentReference w:id="329"/>
      </w:r>
      <w:r w:rsidR="00935AC1">
        <w:t xml:space="preserve">. </w:t>
      </w:r>
      <w:commentRangeStart w:id="332"/>
      <w:commentRangeStart w:id="333"/>
      <w:r w:rsidR="00935AC1">
        <w:t xml:space="preserve">However, we performed </w:t>
      </w:r>
      <w:r w:rsidR="00C8706C">
        <w:t>a conditioned</w:t>
      </w:r>
      <w:r w:rsidR="00935AC1">
        <w:t xml:space="preserve"> selection of the synthetic units to cover as much of the frontier as possible within the region of observed inputs and outputs (bounded by the minimum and maximum observed values in the data).</w:t>
      </w:r>
      <w:r w:rsidR="00290992">
        <w:t xml:space="preserve"> </w:t>
      </w:r>
      <w:commentRangeEnd w:id="332"/>
      <w:r w:rsidR="000674B0">
        <w:rPr>
          <w:rStyle w:val="Refdecomentario"/>
        </w:rPr>
        <w:commentReference w:id="332"/>
      </w:r>
      <w:commentRangeEnd w:id="333"/>
      <w:r w:rsidR="003B4E86">
        <w:rPr>
          <w:rStyle w:val="Refdecomentario"/>
        </w:rPr>
        <w:commentReference w:id="333"/>
      </w:r>
    </w:p>
    <w:p w14:paraId="548435CA" w14:textId="77777777" w:rsidR="00A24D2B" w:rsidRDefault="00A24D2B">
      <w:pPr>
        <w:spacing w:line="360" w:lineRule="auto"/>
        <w:ind w:left="180"/>
        <w:rPr>
          <w:ins w:id="334" w:author="Jose Luis Zofio Prieto" w:date="2024-09-03T11:18:00Z"/>
        </w:rPr>
        <w:pPrChange w:id="335" w:author="Jose Luis Zofio Prieto" w:date="2024-09-03T11:19:00Z">
          <w:pPr>
            <w:spacing w:line="360" w:lineRule="auto"/>
          </w:pPr>
        </w:pPrChange>
      </w:pPr>
      <w:ins w:id="336" w:author="Jose Luis Zofio Prieto" w:date="2024-09-03T11:18:00Z">
        <w:r w:rsidRPr="00177688">
          <w:rPr>
            <w:i/>
            <w:iCs/>
          </w:rPr>
          <w:t>Step 2</w:t>
        </w:r>
        <w:r>
          <w:rPr>
            <w:i/>
            <w:iCs/>
          </w:rPr>
          <w:t>b:</w:t>
        </w:r>
        <w:r>
          <w:t xml:space="preserve"> </w:t>
        </w:r>
      </w:ins>
      <w:r w:rsidR="00935AC1">
        <w:t xml:space="preserve">Second, for each non-synthetic DMU, we assessed whether both inputs and outputs were situated in the first quartile. If a unit was found to be in the </w:t>
      </w:r>
      <w:commentRangeStart w:id="337"/>
      <w:commentRangeStart w:id="338"/>
      <w:r w:rsidR="00935AC1">
        <w:t>first quartile in at least half of the dimensions</w:t>
      </w:r>
      <w:commentRangeEnd w:id="337"/>
      <w:r w:rsidR="00F30378">
        <w:rPr>
          <w:rStyle w:val="Refdecomentario"/>
        </w:rPr>
        <w:commentReference w:id="337"/>
      </w:r>
      <w:commentRangeEnd w:id="338"/>
      <w:r w:rsidR="00601FA2">
        <w:rPr>
          <w:rStyle w:val="Refdecomentario"/>
        </w:rPr>
        <w:commentReference w:id="338"/>
      </w:r>
      <w:r w:rsidR="00935AC1">
        <w:t>,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p>
    <w:p w14:paraId="7D66CE28" w14:textId="4E8B0216" w:rsidR="00935AC1" w:rsidRDefault="00A24D2B">
      <w:pPr>
        <w:spacing w:line="360" w:lineRule="auto"/>
        <w:ind w:left="180"/>
        <w:pPrChange w:id="339" w:author="Jose Luis Zofio Prieto" w:date="2024-09-03T11:19:00Z">
          <w:pPr>
            <w:spacing w:line="360" w:lineRule="auto"/>
          </w:pPr>
        </w:pPrChange>
      </w:pPr>
      <w:ins w:id="340" w:author="Jose Luis Zofio Prieto" w:date="2024-09-03T11:18:00Z">
        <w:r w:rsidRPr="00177688">
          <w:rPr>
            <w:i/>
            <w:iCs/>
          </w:rPr>
          <w:t>Step 2</w:t>
        </w:r>
        <w:r>
          <w:rPr>
            <w:i/>
            <w:iCs/>
          </w:rPr>
          <w:t>c:</w:t>
        </w:r>
        <w:r>
          <w:t xml:space="preserve"> </w:t>
        </w:r>
      </w:ins>
      <w:del w:id="341" w:author="Jose Luis Zofio Prieto" w:date="2024-09-03T11:18:00Z">
        <w:r w:rsidR="00935AC1" w:rsidDel="00A24D2B">
          <w:delText>Furthermore</w:delText>
        </w:r>
      </w:del>
      <w:ins w:id="342" w:author="Jose Luis Zofio Prieto" w:date="2024-09-03T11:18:00Z">
        <w:r>
          <w:t>Third</w:t>
        </w:r>
      </w:ins>
      <w:r w:rsidR="00935AC1">
        <w:t xml:space="preserve">, to provide additional information to the ML model, we generated new inefficient synthetic units following the same methodology. Our investigations indicated that model predictions improved with this </w:t>
      </w:r>
      <w:ins w:id="343" w:author="Jose Luis Zofio Prieto" w:date="2024-09-03T11:16:00Z">
        <w:r w:rsidR="00F30378">
          <w:t>last</w:t>
        </w:r>
      </w:ins>
      <w:del w:id="344" w:author="Jose Luis Zofio Prieto" w:date="2024-09-03T11:16:00Z">
        <w:r w:rsidR="00935AC1" w:rsidDel="00F30378">
          <w:delText>step</w:delText>
        </w:r>
      </w:del>
      <w:ins w:id="345" w:author="Jose Luis Zofio Prieto" w:date="2024-09-03T11:16:00Z">
        <w:r w:rsidR="00F30378">
          <w:t xml:space="preserve"> addition</w:t>
        </w:r>
      </w:ins>
      <w:r w:rsidR="00935AC1">
        <w:t xml:space="preserve">, especially in cases with 50 DMUs or fewer. In this process, we considered the original DMUs and worsened them (in terms of more input and less output), resulting in new synthetic units. </w:t>
      </w:r>
      <w:del w:id="346" w:author="Jose Luis Zofio Prieto" w:date="2024-09-03T11:16:00Z">
        <w:r w:rsidR="00935AC1" w:rsidDel="00F30378">
          <w:delText>After this step</w:delText>
        </w:r>
      </w:del>
      <w:ins w:id="347" w:author="Jose Luis Zofio Prieto" w:date="2024-09-03T11:16:00Z">
        <w:r w:rsidR="00F30378">
          <w:t xml:space="preserve">The goal </w:t>
        </w:r>
      </w:ins>
      <w:ins w:id="348" w:author="Jose Luis Zofio Prieto" w:date="2024-09-03T11:17:00Z">
        <w:r w:rsidR="00F30378">
          <w:t xml:space="preserve">is to obtain </w:t>
        </w:r>
      </w:ins>
      <w:del w:id="349" w:author="Jose Luis Zofio Prieto" w:date="2024-09-03T11:17:00Z">
        <w:r w:rsidR="00935AC1" w:rsidDel="00F30378">
          <w:delText xml:space="preserve">, the </w:delText>
        </w:r>
      </w:del>
      <w:ins w:id="350" w:author="Jose Luis Zofio Prieto" w:date="2024-09-03T11:17:00Z">
        <w:r w:rsidR="00F30378">
          <w:t xml:space="preserve">a </w:t>
        </w:r>
      </w:ins>
      <w:r w:rsidR="00935AC1">
        <w:t xml:space="preserve">proportion of efficient to inefficient DMUs </w:t>
      </w:r>
      <w:ins w:id="351" w:author="Jose Luis Zofio Prieto" w:date="2024-09-03T11:17:00Z">
        <w:r w:rsidR="00F30378">
          <w:t xml:space="preserve">of at least </w:t>
        </w:r>
      </w:ins>
      <w:del w:id="352" w:author="Jose Luis Zofio Prieto" w:date="2024-09-03T11:16:00Z">
        <w:r w:rsidR="00935AC1" w:rsidDel="00F30378">
          <w:delText xml:space="preserve">was </w:delText>
        </w:r>
      </w:del>
      <w:del w:id="353" w:author="Jose Luis Zofio Prieto" w:date="2024-09-03T11:17:00Z">
        <w:r w:rsidR="00145731" w:rsidRPr="00517D48" w:rsidDel="00F30378">
          <w:delText xml:space="preserve">approximately </w:delText>
        </w:r>
      </w:del>
      <w:r w:rsidR="00145731" w:rsidRPr="00517D48">
        <w:t>1:2</w:t>
      </w:r>
      <w:r w:rsidR="00935AC1">
        <w:t xml:space="preserve">, which is deemed acceptable </w:t>
      </w:r>
      <w:ins w:id="354" w:author="Jose Luis Zofio Prieto" w:date="2024-09-03T11:17:00Z">
        <w:r>
          <w:t xml:space="preserve">in the literature </w:t>
        </w:r>
      </w:ins>
      <w:r w:rsidR="00935AC1">
        <w:t>(He &amp; Garcia, 2009).</w:t>
      </w:r>
    </w:p>
    <w:p w14:paraId="49677690" w14:textId="517E48F0" w:rsidR="00290992" w:rsidDel="003D16C9" w:rsidRDefault="00290992" w:rsidP="00935AC1">
      <w:pPr>
        <w:spacing w:line="360" w:lineRule="auto"/>
        <w:rPr>
          <w:del w:id="355" w:author="Jose Luis Zofio Prieto" w:date="2024-09-03T11:19:00Z"/>
        </w:rPr>
      </w:pPr>
    </w:p>
    <w:p w14:paraId="75A22BB6" w14:textId="4AF2ECBD"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ins w:id="356" w:author="Jose Luis Zofio Prieto" w:date="2024-09-03T15:36:00Z">
        <w:r w:rsidR="006251EF">
          <w:t xml:space="preserve">either Support Vector </w:t>
        </w:r>
      </w:ins>
      <w:ins w:id="357" w:author="Jose Luis Zofio Prieto" w:date="2024-09-03T15:37:00Z">
        <w:r w:rsidR="006251EF">
          <w:t>M</w:t>
        </w:r>
      </w:ins>
      <w:ins w:id="358" w:author="Jose Luis Zofio Prieto" w:date="2024-09-03T15:36:00Z">
        <w:r w:rsidR="006251EF">
          <w:t xml:space="preserve">achines </w:t>
        </w:r>
      </w:ins>
      <w:ins w:id="359" w:author="Jose Luis Zofio Prieto" w:date="2024-09-03T15:37:00Z">
        <w:r w:rsidR="006251EF">
          <w:t>(SVM) or Neural Networks (NN)</w:t>
        </w:r>
      </w:ins>
      <w:ins w:id="360" w:author="Jose Luis Zofio Prieto" w:date="2024-09-03T15:38:00Z">
        <w:r w:rsidR="00CF546A">
          <w:t xml:space="preserve"> as discussed in Section 2.2</w:t>
        </w:r>
      </w:ins>
      <w:ins w:id="361" w:author="Jose Luis Zofio Prieto" w:date="2024-09-03T15:37:00Z">
        <w:r w:rsidR="006251EF">
          <w:t xml:space="preserve">, </w:t>
        </w:r>
      </w:ins>
      <w:r>
        <w:t>where the dependent variable denotes the efficiency status (efficient</w:t>
      </w:r>
      <w:r w:rsidR="00BF205E">
        <w:t xml:space="preserve"> [class +1]</w:t>
      </w:r>
      <w:r>
        <w:t xml:space="preserve"> vs</w:t>
      </w:r>
      <w:ins w:id="362" w:author="Jose Luis Zofio Prieto" w:date="2024-09-03T11:19:00Z">
        <w:r w:rsidR="003D16C9">
          <w:t>.</w:t>
        </w:r>
      </w:ins>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w:t>
      </w:r>
      <w:r w:rsidR="00106C98" w:rsidRPr="00106C98">
        <w:lastRenderedPageBreak/>
        <w:t xml:space="preserve">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5" type="#_x0000_t75" style="width:37.5pt;height:18pt" o:ole="">
            <v:imagedata r:id="rId53" o:title=""/>
          </v:shape>
          <o:OLEObject Type="Embed" ProgID="Equation.DSMT4" ShapeID="_x0000_i1045" DrawAspect="Content" ObjectID="_1787996946" r:id="rId54"/>
        </w:object>
      </w:r>
      <w:r w:rsidR="00106C98" w:rsidRPr="00106C98">
        <w:t>.</w:t>
      </w:r>
      <w:r w:rsidR="00673848">
        <w:t xml:space="preserve"> </w:t>
      </w:r>
      <w:r w:rsidR="00B65A65" w:rsidRPr="00B65A65">
        <w:rPr>
          <w:position w:val="-12"/>
        </w:rPr>
        <w:object w:dxaOrig="740" w:dyaOrig="360" w14:anchorId="527550D5">
          <v:shape id="_x0000_i1046" type="#_x0000_t75" style="width:37.5pt;height:18pt" o:ole="">
            <v:imagedata r:id="rId55" o:title=""/>
          </v:shape>
          <o:OLEObject Type="Embed" ProgID="Equation.DSMT4" ShapeID="_x0000_i1046" DrawAspect="Content" ObjectID="_1787996947" r:id="rId56"/>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7" type="#_x0000_t75" style="width:30pt;height:18pt" o:ole="">
            <v:imagedata r:id="rId57" o:title=""/>
          </v:shape>
          <o:OLEObject Type="Embed" ProgID="Equation.DSMT4" ShapeID="_x0000_i1047" DrawAspect="Content" ObjectID="_1787996948" r:id="rId58"/>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F88756B"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363"/>
      <w:r w:rsidR="00B84664">
        <w:t>measure (for example, the output-oriented radial model)</w:t>
      </w:r>
      <w:commentRangeEnd w:id="363"/>
      <w:r w:rsidR="007240C0">
        <w:rPr>
          <w:rStyle w:val="Refdecomentario"/>
        </w:rPr>
        <w:commentReference w:id="363"/>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del w:id="364" w:author="Jose Luis Zofio Prieto" w:date="2024-09-03T11:25:00Z">
        <w:r w:rsidR="00D643B7" w:rsidDel="00944F3B">
          <w:delText>a</w:delText>
        </w:r>
      </w:del>
      <w:ins w:id="365" w:author="Jose Luis Zofio Prieto" w:date="2024-09-03T11:25:00Z">
        <w:r w:rsidR="00944F3B">
          <w:t xml:space="preserve">the previously discussed </w:t>
        </w:r>
      </w:ins>
      <w:del w:id="366" w:author="Jose Luis Zofio Prieto" w:date="2024-09-03T11:25:00Z">
        <w:r w:rsidR="00D643B7" w:rsidDel="00944F3B">
          <w:delText xml:space="preserve"> </w:delText>
        </w:r>
      </w:del>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8" type="#_x0000_t75" style="width:54pt;height:18pt" o:ole="">
            <v:imagedata r:id="rId59" o:title=""/>
          </v:shape>
          <o:OLEObject Type="Embed" ProgID="Equation.DSMT4" ShapeID="_x0000_i1048" DrawAspect="Content" ObjectID="_1787996949" r:id="rId60"/>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049" type="#_x0000_t75" style="width:286.5pt;height:21pt" o:ole="">
            <v:imagedata r:id="rId61" o:title=""/>
          </v:shape>
          <o:OLEObject Type="Embed" ProgID="Equation.DSMT4" ShapeID="_x0000_i1049" DrawAspect="Content" ObjectID="_1787996950" r:id="rId62"/>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67"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367"/>
      <w:r w:rsidRPr="00CB41C4">
        <w:rPr>
          <w:rFonts w:cs="Times New Roman"/>
          <w:lang w:val="en-US"/>
        </w:rPr>
        <w:fldChar w:fldCharType="end"/>
      </w:r>
    </w:p>
    <w:p w14:paraId="3EA94B3D" w14:textId="77777777" w:rsidR="006F77B7" w:rsidRDefault="006F77B7" w:rsidP="00C73E9B">
      <w:pPr>
        <w:spacing w:line="360" w:lineRule="auto"/>
      </w:pPr>
    </w:p>
    <w:p w14:paraId="70519BCC" w14:textId="2B96664B"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ins w:id="368" w:author="Jose Luis Zofio Prieto" w:date="2024-09-03T11:26:00Z">
        <w:r w:rsidR="00944F3B">
          <w:t xml:space="preserve">ed </w:t>
        </w:r>
      </w:ins>
      <w:del w:id="369" w:author="Jose Luis Zofio Prieto" w:date="2024-09-03T11:26:00Z">
        <w:r w:rsidR="00AB71BD" w:rsidRPr="00585869" w:rsidDel="00944F3B">
          <w:delText xml:space="preserve">ated </w:delText>
        </w:r>
      </w:del>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ins w:id="370" w:author="Jose Luis Zofio Prieto" w:date="2024-09-03T11:26:00Z">
        <w:r w:rsidR="00944F3B">
          <w:rPr>
            <w:rFonts w:ascii="TimesNewRomanPS-BoldMT" w:hAnsi="TimesNewRomanPS-BoldMT" w:cs="TimesNewRomanPS-BoldMT"/>
            <w:kern w:val="0"/>
            <w:sz w:val="21"/>
            <w:szCs w:val="21"/>
            <w:lang w:val="en-GB"/>
          </w:rPr>
          <w:t xml:space="preserve">considered </w:t>
        </w:r>
      </w:ins>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F42154A" w:rsidR="00220444" w:rsidRDefault="00944F3B" w:rsidP="00C73E9B">
      <w:pPr>
        <w:spacing w:line="360" w:lineRule="auto"/>
        <w:rPr>
          <w:highlight w:val="yellow"/>
          <w:lang w:val="en-GB"/>
        </w:rPr>
      </w:pPr>
      <w:ins w:id="371" w:author="Jose Luis Zofio Prieto" w:date="2024-09-03T11:26:00Z">
        <w:r w:rsidRPr="00944F3B">
          <w:rPr>
            <w:i/>
            <w:iCs/>
            <w:rPrChange w:id="372" w:author="Jose Luis Zofio Prieto" w:date="2024-09-03T11:26:00Z">
              <w:rPr>
                <w:b/>
                <w:bCs/>
              </w:rPr>
            </w:rPrChange>
          </w:rPr>
          <w:t>Step 4a:</w:t>
        </w:r>
        <w:r>
          <w:t xml:space="preserve"> </w:t>
        </w:r>
      </w:ins>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50" type="#_x0000_t75" style="width:12pt;height:16.5pt" o:ole="">
            <v:imagedata r:id="rId63" o:title=""/>
          </v:shape>
          <o:OLEObject Type="Embed" ProgID="Equation.DSMT4" ShapeID="_x0000_i1050" DrawAspect="Content" ObjectID="_1787996951" r:id="rId64"/>
        </w:object>
      </w:r>
      <w:r w:rsidR="00220444">
        <w:t>=1.01</w:t>
      </w:r>
      <w:r w:rsidR="00220444">
        <w:rPr>
          <w:lang w:val="en-GB"/>
        </w:rPr>
        <w:t>)</w:t>
      </w:r>
      <w:r w:rsidR="00220444" w:rsidRPr="00220444">
        <w:rPr>
          <w:lang w:val="en-GB"/>
        </w:rPr>
        <w:t xml:space="preserve"> to </w:t>
      </w:r>
      <w:del w:id="373" w:author="Jose Luis Zofio Prieto" w:date="2024-09-03T11:27:00Z">
        <w:r w:rsidR="00220444" w:rsidRPr="00220444" w:rsidDel="00944F3B">
          <w:rPr>
            <w:lang w:val="en-GB"/>
          </w:rPr>
          <w:delText>enhance</w:delText>
        </w:r>
      </w:del>
      <w:ins w:id="374" w:author="Jose Luis Zofio Prieto" w:date="2024-09-03T11:27:00Z">
        <w:r w:rsidRPr="00220444">
          <w:rPr>
            <w:lang w:val="en-GB"/>
          </w:rPr>
          <w:t>improve</w:t>
        </w:r>
      </w:ins>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51" type="#_x0000_t75" style="width:54pt;height:18pt" o:ole="">
            <v:imagedata r:id="rId65" o:title=""/>
          </v:shape>
          <o:OLEObject Type="Embed" ProgID="Equation.DSMT4" ShapeID="_x0000_i1051" DrawAspect="Content" ObjectID="_1787996952" r:id="rId66"/>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052" type="#_x0000_t75" style="width:12pt;height:16.5pt" o:ole="">
            <v:imagedata r:id="rId63" o:title=""/>
          </v:shape>
          <o:OLEObject Type="Embed" ProgID="Equation.DSMT4" ShapeID="_x0000_i1052" DrawAspect="Content" ObjectID="_1787996953" r:id="rId67"/>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53" type="#_x0000_t75" style="width:12pt;height:16.5pt" o:ole="">
            <v:imagedata r:id="rId63" o:title=""/>
          </v:shape>
          <o:OLEObject Type="Embed" ProgID="Equation.DSMT4" ShapeID="_x0000_i1053" DrawAspect="Content" ObjectID="_1787996954" r:id="rId68"/>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054" type="#_x0000_t75" style="width:38.25pt;height:18pt" o:ole="">
            <v:imagedata r:id="rId69" o:title=""/>
          </v:shape>
          <o:OLEObject Type="Embed" ProgID="Equation.DSMT4" ShapeID="_x0000_i1054" DrawAspect="Content" ObjectID="_1787996955" r:id="rId70"/>
        </w:object>
      </w:r>
      <w:r w:rsidR="00580270">
        <w:t>.</w:t>
      </w:r>
    </w:p>
    <w:p w14:paraId="018F67AD" w14:textId="77777777" w:rsidR="00757E1E" w:rsidRPr="00A43CAF" w:rsidRDefault="00757E1E" w:rsidP="00C73E9B">
      <w:pPr>
        <w:spacing w:line="360" w:lineRule="auto"/>
        <w:rPr>
          <w:highlight w:val="yellow"/>
        </w:rPr>
      </w:pPr>
    </w:p>
    <w:p w14:paraId="13BDAC91" w14:textId="1E23D9DE" w:rsidR="005C1FA8" w:rsidRDefault="004C61B5" w:rsidP="00C73E9B">
      <w:pPr>
        <w:spacing w:line="360" w:lineRule="auto"/>
      </w:pPr>
      <w:ins w:id="375" w:author="Jose Luis Zofio Prieto" w:date="2024-09-03T11:28:00Z">
        <w:r w:rsidRPr="00177688">
          <w:rPr>
            <w:i/>
            <w:iCs/>
          </w:rPr>
          <w:t>Step 4</w:t>
        </w:r>
        <w:r>
          <w:rPr>
            <w:i/>
            <w:iCs/>
          </w:rPr>
          <w:t>b</w:t>
        </w:r>
        <w:r w:rsidRPr="00177688">
          <w:rPr>
            <w:i/>
            <w:iCs/>
          </w:rPr>
          <w:t>:</w:t>
        </w:r>
        <w:r>
          <w:t xml:space="preserve"> </w:t>
        </w:r>
      </w:ins>
      <w:r w:rsidR="00DB4764">
        <w:t>Additionally, it is possible to e</w:t>
      </w:r>
      <w:r w:rsidR="00C73E9B">
        <w:t xml:space="preserve">xtend </w:t>
      </w:r>
      <w:del w:id="376" w:author="Jose Luis Zofio Prieto" w:date="2024-09-03T11:28:00Z">
        <w:r w:rsidR="00C73E9B" w:rsidDel="004C61B5">
          <w:delText xml:space="preserve">the </w:delText>
        </w:r>
      </w:del>
      <w:r w:rsidR="00A25947">
        <w:t>S</w:t>
      </w:r>
      <w:r w:rsidR="00EC7FE1">
        <w:t xml:space="preserve">tep </w:t>
      </w:r>
      <w:r w:rsidR="009C5D85">
        <w:t>4</w:t>
      </w:r>
      <w:ins w:id="377" w:author="Jose Luis Zofio Prieto" w:date="2024-09-03T11:28:00Z">
        <w:r>
          <w:t>a</w:t>
        </w:r>
      </w:ins>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378"/>
      <w:r w:rsidR="005601FA">
        <w:t xml:space="preserve">Pareto-efficient </w:t>
      </w:r>
      <w:r w:rsidR="00DB4764">
        <w:t xml:space="preserve">DMUs in the </w:t>
      </w:r>
      <w:r w:rsidR="0081373C">
        <w:t>data sample</w:t>
      </w:r>
      <w:commentRangeEnd w:id="378"/>
      <w:r>
        <w:rPr>
          <w:rStyle w:val="Refdecomentario"/>
        </w:rPr>
        <w:commentReference w:id="378"/>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5" type="#_x0000_t75" style="width:60pt;height:18pt" o:ole="">
            <v:imagedata r:id="rId71" o:title=""/>
          </v:shape>
          <o:OLEObject Type="Embed" ProgID="Equation.DSMT4" ShapeID="_x0000_i1055" DrawAspect="Content" ObjectID="_1787996956" r:id="rId72"/>
        </w:object>
      </w:r>
    </w:p>
    <w:p w14:paraId="0A60CF94" w14:textId="018B9E03" w:rsidR="00A56CC9" w:rsidRDefault="00732462" w:rsidP="00A56CC9">
      <w:pPr>
        <w:pStyle w:val="MTDisplayEquation"/>
        <w:rPr>
          <w:rFonts w:cs="Times New Roman"/>
          <w:lang w:val="en-US"/>
        </w:rPr>
      </w:pPr>
      <w:r w:rsidRPr="00CB41C4">
        <w:rPr>
          <w:rFonts w:cs="Times New Roman"/>
          <w:lang w:val="en-US"/>
        </w:rPr>
        <w:lastRenderedPageBreak/>
        <w:tab/>
      </w:r>
      <w:r w:rsidR="00B65A65" w:rsidRPr="00B65A65">
        <w:rPr>
          <w:position w:val="-14"/>
        </w:rPr>
        <w:object w:dxaOrig="5760" w:dyaOrig="400" w14:anchorId="336F7D89">
          <v:shape id="_x0000_i1056" type="#_x0000_t75" style="width:4in;height:21pt" o:ole="">
            <v:imagedata r:id="rId73" o:title=""/>
          </v:shape>
          <o:OLEObject Type="Embed" ProgID="Equation.DSMT4" ShapeID="_x0000_i1056" DrawAspect="Content" ObjectID="_1787996957" r:id="rId74"/>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79"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379"/>
      <w:r w:rsidRPr="00CB41C4">
        <w:rPr>
          <w:rFonts w:cs="Times New Roman"/>
          <w:lang w:val="en-US"/>
        </w:rPr>
        <w:fldChar w:fldCharType="end"/>
      </w:r>
    </w:p>
    <w:p w14:paraId="68FD0FED" w14:textId="1FA31E9C"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w:t>
      </w:r>
      <w:del w:id="380" w:author="Jose Luis Zofio Prieto" w:date="2024-09-03T11:37:00Z">
        <w:r w:rsidRPr="0059071F" w:rsidDel="00964CF9">
          <w:rPr>
            <w:rFonts w:cs="Times New Roman"/>
            <w:lang w:val="en-US"/>
          </w:rPr>
          <w:delText xml:space="preserve">in model </w:delText>
        </w:r>
        <w:r w:rsidRPr="00B6444A" w:rsidDel="00964CF9">
          <w:rPr>
            <w:rFonts w:cs="Times New Roman"/>
            <w:lang w:val="en-US"/>
          </w:rPr>
          <w:fldChar w:fldCharType="begin"/>
        </w:r>
        <w:r w:rsidRPr="00B6444A" w:rsidDel="00964CF9">
          <w:rPr>
            <w:rFonts w:cs="Times New Roman"/>
            <w:lang w:val="en-US"/>
          </w:rPr>
          <w:delInstrText xml:space="preserve"> GOTOBUTTON ZEqnNum647610  \* MERGEFORMAT </w:delInstrText>
        </w:r>
        <w:r w:rsidRPr="00B6444A" w:rsidDel="00964CF9">
          <w:rPr>
            <w:rFonts w:cs="Times New Roman"/>
            <w:lang w:val="en-US"/>
          </w:rPr>
          <w:fldChar w:fldCharType="begin"/>
        </w:r>
        <w:r w:rsidRPr="00B6444A" w:rsidDel="00964CF9">
          <w:rPr>
            <w:rFonts w:cs="Times New Roman"/>
            <w:lang w:val="en-US"/>
          </w:rPr>
          <w:delInstrText xml:space="preserve"> REF ZEqnNum647610 \* Charformat \! \* MERGEFORMAT </w:delInstrText>
        </w:r>
        <w:r w:rsidRPr="00B6444A" w:rsidDel="00964CF9">
          <w:rPr>
            <w:rFonts w:cs="Times New Roman"/>
            <w:lang w:val="en-US"/>
          </w:rPr>
          <w:fldChar w:fldCharType="separate"/>
        </w:r>
        <w:r w:rsidR="005758FC" w:rsidRPr="00CB41C4" w:rsidDel="00964CF9">
          <w:rPr>
            <w:rFonts w:cs="Times New Roman"/>
            <w:lang w:val="en-US"/>
          </w:rPr>
          <w:delInstrText>(</w:delInstrText>
        </w:r>
        <w:r w:rsidR="005758FC" w:rsidDel="00964CF9">
          <w:rPr>
            <w:rFonts w:cs="Times New Roman"/>
            <w:lang w:val="en-US"/>
          </w:rPr>
          <w:delInstrText>6</w:delInstrText>
        </w:r>
        <w:r w:rsidR="005758FC" w:rsidRPr="00CB41C4" w:rsidDel="00964CF9">
          <w:rPr>
            <w:rFonts w:cs="Times New Roman"/>
            <w:lang w:val="en-US"/>
          </w:rPr>
          <w:delInstrText>)</w:delInstrText>
        </w:r>
        <w:r w:rsidRPr="00B6444A" w:rsidDel="00964CF9">
          <w:rPr>
            <w:rFonts w:cs="Times New Roman"/>
            <w:lang w:val="en-US"/>
          </w:rPr>
          <w:fldChar w:fldCharType="end"/>
        </w:r>
        <w:r w:rsidRPr="00B6444A" w:rsidDel="00964CF9">
          <w:rPr>
            <w:rFonts w:cs="Times New Roman"/>
            <w:lang w:val="en-US"/>
          </w:rPr>
          <w:fldChar w:fldCharType="end"/>
        </w:r>
        <w:r w:rsidRPr="0059071F" w:rsidDel="00964CF9">
          <w:rPr>
            <w:rFonts w:cs="Times New Roman"/>
            <w:lang w:val="en-US"/>
          </w:rPr>
          <w:delText xml:space="preserve">, </w:delText>
        </w:r>
      </w:del>
      <w:r w:rsidRPr="0059071F">
        <w:rPr>
          <w:rFonts w:cs="Times New Roman"/>
          <w:lang w:val="en-US"/>
        </w:rPr>
        <w:t xml:space="preserve">we </w:t>
      </w:r>
      <w:del w:id="381" w:author="Jose Luis Zofio Prieto" w:date="2024-09-03T11:37:00Z">
        <w:r w:rsidRPr="0059071F" w:rsidDel="00964CF9">
          <w:rPr>
            <w:rFonts w:cs="Times New Roman"/>
            <w:lang w:val="en-US"/>
          </w:rPr>
          <w:delText xml:space="preserve">have </w:delText>
        </w:r>
      </w:del>
      <w:r w:rsidRPr="0059071F">
        <w:rPr>
          <w:rFonts w:cs="Times New Roman"/>
          <w:lang w:val="en-US"/>
        </w:rPr>
        <w:t>replace</w:t>
      </w:r>
      <w:del w:id="382" w:author="Jose Luis Zofio Prieto" w:date="2024-09-03T11:37:00Z">
        <w:r w:rsidRPr="0059071F" w:rsidDel="00964CF9">
          <w:rPr>
            <w:rFonts w:cs="Times New Roman"/>
            <w:lang w:val="en-US"/>
          </w:rPr>
          <w:delText>d</w:delText>
        </w:r>
      </w:del>
      <w:r w:rsidRPr="0059071F">
        <w:rPr>
          <w:rFonts w:cs="Times New Roman"/>
          <w:lang w:val="en-US"/>
        </w:rPr>
        <w:t xml:space="preserve"> </w:t>
      </w:r>
      <w:r w:rsidRPr="00B6444A">
        <w:t>‘min’ with ‘max’</w:t>
      </w:r>
      <w:ins w:id="383" w:author="Jose Luis Zofio Prieto" w:date="2024-09-03T11:37:00Z">
        <w:r w:rsidR="00964CF9" w:rsidRPr="00964CF9">
          <w:rPr>
            <w:rFonts w:cs="Times New Roman"/>
            <w:lang w:val="en-US"/>
          </w:rPr>
          <w:t xml:space="preserve"> </w:t>
        </w:r>
        <w:r w:rsidR="00964CF9" w:rsidRPr="0059071F">
          <w:rPr>
            <w:rFonts w:cs="Times New Roman"/>
            <w:lang w:val="en-US"/>
          </w:rPr>
          <w:t xml:space="preserve">in model </w:t>
        </w:r>
        <w:r w:rsidR="00964CF9" w:rsidRPr="00B6444A">
          <w:rPr>
            <w:rFonts w:cs="Times New Roman"/>
            <w:lang w:val="en-US"/>
          </w:rPr>
          <w:fldChar w:fldCharType="begin"/>
        </w:r>
        <w:r w:rsidR="00964CF9" w:rsidRPr="00B6444A">
          <w:rPr>
            <w:rFonts w:cs="Times New Roman"/>
            <w:lang w:val="en-US"/>
          </w:rPr>
          <w:instrText xml:space="preserve"> GOTOBUTTON ZEqnNum647610  \* MERGEFORMAT </w:instrText>
        </w:r>
        <w:r w:rsidR="00964CF9" w:rsidRPr="00B6444A">
          <w:rPr>
            <w:rFonts w:cs="Times New Roman"/>
            <w:lang w:val="en-US"/>
          </w:rPr>
          <w:fldChar w:fldCharType="begin"/>
        </w:r>
        <w:r w:rsidR="00964CF9" w:rsidRPr="00B6444A">
          <w:rPr>
            <w:rFonts w:cs="Times New Roman"/>
            <w:lang w:val="en-US"/>
          </w:rPr>
          <w:instrText xml:space="preserve"> REF ZEqnNum647610 \* Charformat \! \* MERGEFORMAT </w:instrText>
        </w:r>
        <w:r w:rsidR="00964CF9" w:rsidRPr="00B6444A">
          <w:rPr>
            <w:rFonts w:cs="Times New Roman"/>
            <w:lang w:val="en-US"/>
          </w:rPr>
          <w:fldChar w:fldCharType="separate"/>
        </w:r>
        <w:r w:rsidR="00964CF9" w:rsidRPr="00CB41C4">
          <w:rPr>
            <w:rFonts w:cs="Times New Roman"/>
            <w:lang w:val="en-US"/>
          </w:rPr>
          <w:instrText>(</w:instrText>
        </w:r>
        <w:r w:rsidR="00964CF9">
          <w:rPr>
            <w:rFonts w:cs="Times New Roman"/>
            <w:lang w:val="en-US"/>
          </w:rPr>
          <w:instrText>6</w:instrText>
        </w:r>
        <w:r w:rsidR="00964CF9" w:rsidRPr="00CB41C4">
          <w:rPr>
            <w:rFonts w:cs="Times New Roman"/>
            <w:lang w:val="en-US"/>
          </w:rPr>
          <w:instrText>)</w:instrText>
        </w:r>
        <w:r w:rsidR="00964CF9" w:rsidRPr="00B6444A">
          <w:rPr>
            <w:rFonts w:cs="Times New Roman"/>
            <w:lang w:val="en-US"/>
          </w:rPr>
          <w:fldChar w:fldCharType="end"/>
        </w:r>
        <w:r w:rsidR="00964CF9" w:rsidRPr="00B6444A">
          <w:rPr>
            <w:rFonts w:cs="Times New Roman"/>
            <w:lang w:val="en-US"/>
          </w:rPr>
          <w:fldChar w:fldCharType="end"/>
        </w:r>
      </w:ins>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7" type="#_x0000_t75" style="width:12pt;height:16.5pt" o:ole="">
            <v:imagedata r:id="rId75" o:title=""/>
          </v:shape>
          <o:OLEObject Type="Embed" ProgID="Equation.DSMT4" ShapeID="_x0000_i1057" DrawAspect="Content" ObjectID="_1787996958" r:id="rId76"/>
        </w:object>
      </w:r>
      <w:r w:rsidR="0088530A">
        <w:t xml:space="preserve">, with </w:t>
      </w:r>
      <w:r w:rsidR="00B65A65" w:rsidRPr="00B65A65">
        <w:rPr>
          <w:position w:val="-10"/>
        </w:rPr>
        <w:object w:dxaOrig="540" w:dyaOrig="320" w14:anchorId="54964E03">
          <v:shape id="_x0000_i1058" type="#_x0000_t75" style="width:27pt;height:16.5pt" o:ole="">
            <v:imagedata r:id="rId77" o:title=""/>
          </v:shape>
          <o:OLEObject Type="Embed" ProgID="Equation.DSMT4" ShapeID="_x0000_i1058" DrawAspect="Content" ObjectID="_1787996959" r:id="rId78"/>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9" type="#_x0000_t75" style="width:38.25pt;height:18pt" o:ole="">
            <v:imagedata r:id="rId79" o:title=""/>
          </v:shape>
          <o:OLEObject Type="Embed" ProgID="Equation.DSMT4" ShapeID="_x0000_i1059" DrawAspect="Content" ObjectID="_1787996960" r:id="rId80"/>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60" type="#_x0000_t75" style="width:12pt;height:16.5pt" o:ole="">
            <v:imagedata r:id="rId81" o:title=""/>
          </v:shape>
          <o:OLEObject Type="Embed" ProgID="Equation.DSMT4" ShapeID="_x0000_i1060" DrawAspect="Content" ObjectID="_1787996961" r:id="rId82"/>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61" type="#_x0000_t75" style="width:150.75pt;height:18pt" o:ole="">
            <v:imagedata r:id="rId83" o:title=""/>
          </v:shape>
          <o:OLEObject Type="Embed" ProgID="Equation.DSMT4" ShapeID="_x0000_i1061" DrawAspect="Content" ObjectID="_1787996962" r:id="rId84"/>
        </w:object>
      </w:r>
      <w:r w:rsidR="0088530A">
        <w:t>.</w:t>
      </w:r>
    </w:p>
    <w:p w14:paraId="2DB5AEAD" w14:textId="4AA34CC3" w:rsidR="00306903" w:rsidRPr="00306903" w:rsidRDefault="00306903">
      <w:pPr>
        <w:pStyle w:val="Prrafodelista"/>
        <w:spacing w:line="360" w:lineRule="auto"/>
        <w:rPr>
          <w:ins w:id="384" w:author="Jose Luis Zofio Prieto" w:date="2024-09-03T11:38:00Z"/>
          <w:i/>
          <w:iCs/>
          <w:rPrChange w:id="385" w:author="Jose Luis Zofio Prieto" w:date="2024-09-03T11:44:00Z">
            <w:rPr>
              <w:ins w:id="386" w:author="Jose Luis Zofio Prieto" w:date="2024-09-03T11:38:00Z"/>
              <w:b/>
              <w:bCs/>
            </w:rPr>
          </w:rPrChange>
        </w:rPr>
        <w:pPrChange w:id="387" w:author="Jose Luis Zofio Prieto" w:date="2024-09-03T11:38:00Z">
          <w:pPr>
            <w:pStyle w:val="Prrafodelista"/>
            <w:numPr>
              <w:numId w:val="1"/>
            </w:numPr>
            <w:spacing w:line="360" w:lineRule="auto"/>
            <w:ind w:hanging="360"/>
          </w:pPr>
        </w:pPrChange>
      </w:pPr>
      <w:bookmarkStart w:id="388" w:name="_Hlk176366285"/>
      <w:ins w:id="389" w:author="Jose Luis Zofio Prieto" w:date="2024-09-03T11:44:00Z">
        <w:r w:rsidRPr="00306903">
          <w:rPr>
            <w:i/>
            <w:iCs/>
            <w:rPrChange w:id="390" w:author="Jose Luis Zofio Prieto" w:date="2024-09-03T11:44:00Z">
              <w:rPr>
                <w:b/>
                <w:bCs/>
              </w:rPr>
            </w:rPrChange>
          </w:rPr>
          <w:t>3.2</w:t>
        </w:r>
      </w:ins>
      <w:ins w:id="391" w:author="Jose Luis Zofio Prieto" w:date="2024-09-03T11:38:00Z">
        <w:r w:rsidRPr="00306903">
          <w:rPr>
            <w:i/>
            <w:iCs/>
            <w:rPrChange w:id="392" w:author="Jose Luis Zofio Prieto" w:date="2024-09-03T11:44:00Z">
              <w:rPr>
                <w:b/>
                <w:bCs/>
              </w:rPr>
            </w:rPrChange>
          </w:rPr>
          <w:t>. F</w:t>
        </w:r>
      </w:ins>
      <w:ins w:id="393" w:author="Jose Luis Zofio Prieto" w:date="2024-09-03T11:39:00Z">
        <w:r w:rsidRPr="00306903">
          <w:rPr>
            <w:i/>
            <w:iCs/>
            <w:rPrChange w:id="394" w:author="Jose Luis Zofio Prieto" w:date="2024-09-03T11:44:00Z">
              <w:rPr>
                <w:b/>
                <w:bCs/>
              </w:rPr>
            </w:rPrChange>
          </w:rPr>
          <w:t>e</w:t>
        </w:r>
      </w:ins>
      <w:ins w:id="395" w:author="Jose Luis Zofio Prieto" w:date="2024-09-03T11:38:00Z">
        <w:r w:rsidRPr="00306903">
          <w:rPr>
            <w:i/>
            <w:iCs/>
            <w:rPrChange w:id="396" w:author="Jose Luis Zofio Prieto" w:date="2024-09-03T11:44:00Z">
              <w:rPr>
                <w:b/>
                <w:bCs/>
              </w:rPr>
            </w:rPrChange>
          </w:rPr>
          <w:t xml:space="preserve">ature </w:t>
        </w:r>
      </w:ins>
      <w:ins w:id="397" w:author="Jose Luis Zofio Prieto" w:date="2024-09-03T11:45:00Z">
        <w:r>
          <w:rPr>
            <w:i/>
            <w:iCs/>
          </w:rPr>
          <w:t xml:space="preserve">significance </w:t>
        </w:r>
      </w:ins>
      <w:ins w:id="398" w:author="Jose Luis Zofio Prieto" w:date="2024-09-03T11:40:00Z">
        <w:r w:rsidRPr="00306903">
          <w:rPr>
            <w:i/>
            <w:iCs/>
            <w:rPrChange w:id="399" w:author="Jose Luis Zofio Prieto" w:date="2024-09-03T11:44:00Z">
              <w:rPr>
                <w:b/>
                <w:bCs/>
              </w:rPr>
            </w:rPrChange>
          </w:rPr>
          <w:t>a</w:t>
        </w:r>
      </w:ins>
      <w:ins w:id="400" w:author="Jose Luis Zofio Prieto" w:date="2024-09-03T11:38:00Z">
        <w:r w:rsidRPr="00306903">
          <w:rPr>
            <w:i/>
            <w:iCs/>
            <w:rPrChange w:id="401" w:author="Jose Luis Zofio Prieto" w:date="2024-09-03T11:44:00Z">
              <w:rPr>
                <w:b/>
                <w:bCs/>
              </w:rPr>
            </w:rPrChange>
          </w:rPr>
          <w:t>nalysi</w:t>
        </w:r>
      </w:ins>
      <w:ins w:id="402" w:author="Jose Luis Zofio Prieto" w:date="2024-09-03T11:39:00Z">
        <w:r w:rsidRPr="00306903">
          <w:rPr>
            <w:i/>
            <w:iCs/>
            <w:rPrChange w:id="403" w:author="Jose Luis Zofio Prieto" w:date="2024-09-03T11:44:00Z">
              <w:rPr>
                <w:b/>
                <w:bCs/>
              </w:rPr>
            </w:rPrChange>
          </w:rPr>
          <w:t xml:space="preserve">s: </w:t>
        </w:r>
      </w:ins>
      <w:ins w:id="404" w:author="Jose Luis Zofio Prieto" w:date="2024-09-03T11:44:00Z">
        <w:r>
          <w:rPr>
            <w:i/>
            <w:iCs/>
          </w:rPr>
          <w:t xml:space="preserve">The drivers of </w:t>
        </w:r>
      </w:ins>
      <w:ins w:id="405" w:author="Jose Luis Zofio Prieto" w:date="2024-09-03T11:40:00Z">
        <w:r w:rsidRPr="00306903">
          <w:rPr>
            <w:i/>
            <w:iCs/>
            <w:rPrChange w:id="406" w:author="Jose Luis Zofio Prieto" w:date="2024-09-03T11:44:00Z">
              <w:rPr>
                <w:b/>
                <w:bCs/>
              </w:rPr>
            </w:rPrChange>
          </w:rPr>
          <w:t>input and output inefficiency</w:t>
        </w:r>
      </w:ins>
    </w:p>
    <w:bookmarkEnd w:id="388"/>
    <w:p w14:paraId="7191799D" w14:textId="1BD0FB86" w:rsidR="00913570" w:rsidDel="00306903" w:rsidRDefault="00913570" w:rsidP="00DD0094">
      <w:pPr>
        <w:spacing w:line="360" w:lineRule="auto"/>
        <w:rPr>
          <w:del w:id="407" w:author="Jose Luis Zofio Prieto" w:date="2024-09-03T11:39:00Z"/>
        </w:rPr>
      </w:pPr>
    </w:p>
    <w:p w14:paraId="53B2E054" w14:textId="63530669" w:rsidR="006457D9" w:rsidRDefault="00A56CC9" w:rsidP="00DD0094">
      <w:pPr>
        <w:spacing w:line="360" w:lineRule="auto"/>
      </w:pPr>
      <w:del w:id="408" w:author="Jose Luis Zofio Prieto" w:date="2024-09-03T11:44:00Z">
        <w:r w:rsidDel="00306903">
          <w:delText xml:space="preserve">Furthermore, </w:delText>
        </w:r>
      </w:del>
      <w:ins w:id="409" w:author="Jose Luis Zofio Prieto" w:date="2024-09-03T11:44:00Z">
        <w:r w:rsidR="00306903">
          <w:t>W</w:t>
        </w:r>
      </w:ins>
      <w:del w:id="410" w:author="Jose Luis Zofio Prieto" w:date="2024-09-03T11:44:00Z">
        <w:r w:rsidR="006457D9" w:rsidRPr="006457D9" w:rsidDel="00306903">
          <w:delText>w</w:delText>
        </w:r>
      </w:del>
      <w:r w:rsidR="006457D9" w:rsidRPr="006457D9">
        <w:t xml:space="preserve">e </w:t>
      </w:r>
      <w:r w:rsidR="000D0B4F">
        <w:t xml:space="preserve">also </w:t>
      </w:r>
      <w:proofErr w:type="gramStart"/>
      <w:r w:rsidR="000D0B4F">
        <w:t>use</w:t>
      </w:r>
      <w:proofErr w:type="gramEnd"/>
      <w:r w:rsidR="006457D9" w:rsidRPr="006457D9">
        <w:t xml:space="preserve"> </w:t>
      </w:r>
      <w:ins w:id="411" w:author="Jose Luis Zofio Prieto" w:date="2024-09-03T15:38:00Z">
        <w:r w:rsidR="00CF546A">
          <w:t xml:space="preserve">our chosen </w:t>
        </w:r>
      </w:ins>
      <w:ins w:id="412" w:author="Jose Luis Zofio Prieto" w:date="2024-09-03T15:39:00Z">
        <w:r w:rsidR="00CF546A">
          <w:t xml:space="preserve">classification </w:t>
        </w:r>
      </w:ins>
      <w:r w:rsidR="006457D9" w:rsidRPr="006457D9">
        <w:t xml:space="preserve">ML techniques, </w:t>
      </w:r>
      <w:del w:id="413" w:author="Jose Luis Zofio Prieto" w:date="2024-09-03T15:39:00Z">
        <w:r w:rsidR="006457D9" w:rsidRPr="006457D9" w:rsidDel="00CF546A">
          <w:delText xml:space="preserve">specifically </w:delText>
        </w:r>
      </w:del>
      <w:r w:rsidR="006457D9" w:rsidRPr="006457D9">
        <w:t>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For SVM models, variable importance is typically inferred through examining the weights assigned to support 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w:t>
      </w:r>
      <w:commentRangeStart w:id="414"/>
      <w:commentRangeStart w:id="415"/>
      <w:r w:rsidR="006457D9" w:rsidRPr="006457D9">
        <w:t>input</w:t>
      </w:r>
      <w:commentRangeEnd w:id="414"/>
      <w:r w:rsidR="00C46D88">
        <w:rPr>
          <w:rStyle w:val="Refdecomentario"/>
        </w:rPr>
        <w:commentReference w:id="414"/>
      </w:r>
      <w:commentRangeEnd w:id="415"/>
      <w:r w:rsidR="00C42E05">
        <w:rPr>
          <w:rStyle w:val="Refdecomentario"/>
        </w:rPr>
        <w:commentReference w:id="415"/>
      </w:r>
      <w:r w:rsidR="006457D9" w:rsidRPr="006457D9">
        <w:t xml:space="preserve"> variables and observing the resulting changes in model output, providing insights into their relative impact. Gradient-based methods leverage the gradients of loss functions with respect to </w:t>
      </w:r>
      <w:commentRangeStart w:id="416"/>
      <w:r w:rsidR="006457D9" w:rsidRPr="006457D9">
        <w:t>input</w:t>
      </w:r>
      <w:commentRangeEnd w:id="416"/>
      <w:r w:rsidR="00C46D88">
        <w:rPr>
          <w:rStyle w:val="Refdecomentario"/>
        </w:rPr>
        <w:commentReference w:id="416"/>
      </w:r>
      <w:r w:rsidR="006457D9" w:rsidRPr="006457D9">
        <w:t xml:space="preserve"> variables to quantify their contribution to model predictions. Layer-wise relevance propagation decomposes prediction scores across network layers, attributing relevance to </w:t>
      </w:r>
      <w:commentRangeStart w:id="417"/>
      <w:r w:rsidR="006457D9" w:rsidRPr="006457D9">
        <w:t>input</w:t>
      </w:r>
      <w:commentRangeEnd w:id="417"/>
      <w:r w:rsidR="00C46D88">
        <w:rPr>
          <w:rStyle w:val="Refdecomentario"/>
        </w:rPr>
        <w:commentReference w:id="417"/>
      </w:r>
      <w:r w:rsidR="006457D9" w:rsidRPr="006457D9">
        <w:t xml:space="preserve">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w:t>
      </w:r>
      <w:commentRangeStart w:id="418"/>
      <w:r w:rsidR="006457D9" w:rsidRPr="006457D9">
        <w:t>input</w:t>
      </w:r>
      <w:r w:rsidR="00E74EC0">
        <w:t xml:space="preserve">-output </w:t>
      </w:r>
      <w:commentRangeEnd w:id="418"/>
      <w:r w:rsidR="00C46D88">
        <w:rPr>
          <w:rStyle w:val="Refdecomentario"/>
        </w:rPr>
        <w:commentReference w:id="418"/>
      </w:r>
      <w:r w:rsidR="006457D9" w:rsidRPr="006457D9">
        <w:t>variables and efficiency outcomes, thus enhancing the interpretability and utility of our DEA-ML integration approach.</w:t>
      </w:r>
    </w:p>
    <w:p w14:paraId="42CFF8AD" w14:textId="56711671" w:rsidR="00BF2AF0" w:rsidRPr="00BF2AF0" w:rsidRDefault="00BF2AF0" w:rsidP="00BF2AF0">
      <w:pPr>
        <w:pStyle w:val="Prrafodelista"/>
        <w:spacing w:line="360" w:lineRule="auto"/>
        <w:rPr>
          <w:ins w:id="419" w:author="Jose Luis Zofio Prieto" w:date="2024-09-03T14:28:00Z"/>
          <w:rPrChange w:id="420" w:author="Jose Luis Zofio Prieto" w:date="2024-09-03T14:28:00Z">
            <w:rPr>
              <w:ins w:id="421" w:author="Jose Luis Zofio Prieto" w:date="2024-09-03T14:28:00Z"/>
              <w:i/>
              <w:iCs/>
            </w:rPr>
          </w:rPrChange>
        </w:rPr>
      </w:pPr>
      <w:ins w:id="422" w:author="Jose Luis Zofio Prieto" w:date="2024-09-03T14:28:00Z">
        <w:r w:rsidRPr="00177688">
          <w:rPr>
            <w:i/>
            <w:iCs/>
          </w:rPr>
          <w:t>3.</w:t>
        </w:r>
        <w:r>
          <w:rPr>
            <w:i/>
            <w:iCs/>
          </w:rPr>
          <w:t>3</w:t>
        </w:r>
        <w:r w:rsidRPr="00177688">
          <w:rPr>
            <w:i/>
            <w:iCs/>
          </w:rPr>
          <w:t xml:space="preserve">. </w:t>
        </w:r>
        <w:r>
          <w:rPr>
            <w:i/>
            <w:iCs/>
          </w:rPr>
          <w:t>An illustrative example</w:t>
        </w:r>
        <w:r>
          <w:t>.</w:t>
        </w:r>
      </w:ins>
    </w:p>
    <w:p w14:paraId="5918808E" w14:textId="130F5159" w:rsidR="00A56CC9" w:rsidDel="00BF2AF0" w:rsidRDefault="00A56CC9" w:rsidP="00DD0094">
      <w:pPr>
        <w:spacing w:line="360" w:lineRule="auto"/>
        <w:rPr>
          <w:del w:id="423" w:author="Jose Luis Zofio Prieto" w:date="2024-09-03T14:28:00Z"/>
        </w:rPr>
      </w:pPr>
    </w:p>
    <w:p w14:paraId="561DC8D1" w14:textId="44D6A4F6" w:rsidR="004E2D7E" w:rsidRDefault="004E2D7E" w:rsidP="00DD0094">
      <w:pPr>
        <w:spacing w:line="360" w:lineRule="auto"/>
      </w:pPr>
      <w:r w:rsidRPr="004E2D7E">
        <w:t xml:space="preserve">Next, we will illustrate our method through a </w:t>
      </w:r>
      <w:del w:id="424" w:author="Jose Luis Zofio Prieto" w:date="2024-09-03T11:57:00Z">
        <w:r w:rsidR="000F33D0" w:rsidDel="00C46D88">
          <w:delText>toy</w:delText>
        </w:r>
        <w:r w:rsidRPr="004E2D7E" w:rsidDel="00C46D88">
          <w:delText xml:space="preserve"> </w:delText>
        </w:r>
      </w:del>
      <w:r w:rsidRPr="004E2D7E">
        <w:t xml:space="preserve">numerical example, complemented by several figures. For the classification ML model, we </w:t>
      </w:r>
      <w:del w:id="425" w:author="Jose Luis Zofio Prieto" w:date="2024-09-03T11:57:00Z">
        <w:r w:rsidRPr="004E2D7E" w:rsidDel="00C46D88">
          <w:delText xml:space="preserve">will </w:delText>
        </w:r>
      </w:del>
      <w:r w:rsidRPr="004E2D7E">
        <w:t>employ Support Vector Machines (SVM).</w:t>
      </w:r>
    </w:p>
    <w:p w14:paraId="37F74FE3" w14:textId="77777777" w:rsidR="00C53ECF" w:rsidRDefault="00C53ECF" w:rsidP="00DD0094">
      <w:pPr>
        <w:spacing w:line="360" w:lineRule="auto"/>
      </w:pPr>
    </w:p>
    <w:p w14:paraId="3535691A" w14:textId="074B1CD8" w:rsidR="009C6CBF" w:rsidRPr="00B74DB8" w:rsidRDefault="00381CC6" w:rsidP="00DD0094">
      <w:pPr>
        <w:spacing w:line="360" w:lineRule="auto"/>
        <w:rPr>
          <w:lang w:val="en-GB"/>
        </w:rPr>
      </w:pPr>
      <w:r w:rsidRPr="00C8706C">
        <w:lastRenderedPageBreak/>
        <w:t>In th</w:t>
      </w:r>
      <w:del w:id="426" w:author="Jose Luis Zofio Prieto" w:date="2024-09-03T11:58:00Z">
        <w:r w:rsidRPr="00C8706C" w:rsidDel="00C46D88">
          <w:delText>e</w:delText>
        </w:r>
      </w:del>
      <w:ins w:id="427" w:author="Jose Luis Zofio Prieto" w:date="2024-09-03T11:58:00Z">
        <w:r w:rsidR="00C46D88">
          <w:t>is</w:t>
        </w:r>
      </w:ins>
      <w:r w:rsidRPr="00C8706C">
        <w:t xml:space="preserve"> </w:t>
      </w:r>
      <w:del w:id="428" w:author="Jose Luis Zofio Prieto" w:date="2024-09-03T11:57:00Z">
        <w:r w:rsidRPr="00C8706C" w:rsidDel="00C46D88">
          <w:delText xml:space="preserve">following </w:delText>
        </w:r>
      </w:del>
      <w:r w:rsidRPr="00C8706C">
        <w:t>example</w:t>
      </w:r>
      <w:del w:id="429" w:author="Jose Luis Zofio Prieto" w:date="2024-09-03T11:58:00Z">
        <w:r w:rsidRPr="00C8706C" w:rsidDel="00C46D88">
          <w:delText>,</w:delText>
        </w:r>
      </w:del>
      <w:r w:rsidRPr="00C8706C">
        <w:t xml:space="preserve"> </w:t>
      </w:r>
      <w:r w:rsidR="0044219B" w:rsidRPr="00C8706C">
        <w:t xml:space="preserve">we </w:t>
      </w:r>
      <w:del w:id="430" w:author="Jose Luis Zofio Prieto" w:date="2024-09-03T11:58:00Z">
        <w:r w:rsidR="0044219B" w:rsidRPr="00C8706C" w:rsidDel="00C46D88">
          <w:delText xml:space="preserve">have </w:delText>
        </w:r>
      </w:del>
      <w:ins w:id="431" w:author="Jose Luis Zofio Prieto" w:date="2024-09-03T11:58:00Z">
        <w:r w:rsidR="00C46D88">
          <w:t xml:space="preserve">create </w:t>
        </w:r>
      </w:ins>
      <w:r w:rsidR="0044219B" w:rsidRPr="00C8706C">
        <w:t xml:space="preserve">a data set </w:t>
      </w:r>
      <w:r w:rsidR="00827DFF" w:rsidRPr="00C8706C">
        <w:t xml:space="preserve">made </w:t>
      </w:r>
      <w:del w:id="432" w:author="Jose Luis Zofio Prieto" w:date="2024-09-03T11:58:00Z">
        <w:r w:rsidR="00827DFF" w:rsidRPr="00C8706C" w:rsidDel="00C46D88">
          <w:delText xml:space="preserve">up </w:delText>
        </w:r>
      </w:del>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62" type="#_x0000_t75" style="width:12pt;height:12pt" o:ole="">
            <v:imagedata r:id="rId85" o:title=""/>
          </v:shape>
          <o:OLEObject Type="Embed" ProgID="Equation.DSMT4" ShapeID="_x0000_i1062" DrawAspect="Content" ObjectID="_1787996963" r:id="rId86"/>
        </w:object>
      </w:r>
      <w:r w:rsidR="005D72C1" w:rsidRPr="00C8706C">
        <w:t>)</w:t>
      </w:r>
      <w:r w:rsidRPr="00C8706C">
        <w:t xml:space="preserve"> </w:t>
      </w:r>
      <w:r w:rsidR="00827DFF" w:rsidRPr="00C8706C">
        <w:t>that use a single input to produce a single output</w:t>
      </w:r>
      <w:r w:rsidRPr="00C8706C">
        <w:t>.</w:t>
      </w:r>
      <w:r w:rsidR="00205B22" w:rsidRPr="00C8706C">
        <w:rPr>
          <w:lang w:val="en-GB"/>
        </w:rPr>
        <w:t xml:space="preserve"> </w:t>
      </w:r>
      <w:del w:id="433" w:author="Jose Luis Zofio Prieto" w:date="2024-09-03T14:11:00Z">
        <w:r w:rsidR="0046235B" w:rsidRPr="00C8706C" w:rsidDel="000674B0">
          <w:delText xml:space="preserve">The first </w:delText>
        </w:r>
      </w:del>
      <w:ins w:id="434" w:author="Jose Luis Zofio Prieto" w:date="2024-09-03T14:11:00Z">
        <w:r w:rsidR="000674B0">
          <w:t xml:space="preserve">Following the algorithm, </w:t>
        </w:r>
      </w:ins>
      <w:r w:rsidR="0046235B" w:rsidRPr="00C8706C">
        <w:t xml:space="preserve">step </w:t>
      </w:r>
      <w:ins w:id="435" w:author="Jose Luis Zofio Prieto" w:date="2024-09-03T14:11:00Z">
        <w:r w:rsidR="000674B0">
          <w:t xml:space="preserve">1 </w:t>
        </w:r>
      </w:ins>
      <w:del w:id="436" w:author="Jose Luis Zofio Prieto" w:date="2024-09-03T14:11:00Z">
        <w:r w:rsidR="0046235B" w:rsidRPr="00C8706C" w:rsidDel="000674B0">
          <w:delText xml:space="preserve">is to </w:delText>
        </w:r>
      </w:del>
      <w:r w:rsidR="0046235B" w:rsidRPr="00C8706C">
        <w:t>label</w:t>
      </w:r>
      <w:ins w:id="437" w:author="Jose Luis Zofio Prieto" w:date="2024-09-03T14:11:00Z">
        <w:r w:rsidR="000674B0">
          <w:t>s</w:t>
        </w:r>
      </w:ins>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del w:id="438" w:author="Jose Luis Zofio Prieto" w:date="2024-09-03T11:59:00Z">
        <w:r w:rsidR="0046235B" w:rsidRPr="00C8706C" w:rsidDel="00C46D88">
          <w:delText xml:space="preserve">are identified </w:delText>
        </w:r>
      </w:del>
      <w:ins w:id="439" w:author="Jose Luis Zofio Prieto" w:date="2024-09-03T11:59:00Z">
        <w:r w:rsidR="00C46D88">
          <w:t xml:space="preserve">are efficient </w:t>
        </w:r>
      </w:ins>
      <w:r w:rsidR="0046235B" w:rsidRPr="00C8706C">
        <w:t xml:space="preserve">with </w:t>
      </w:r>
      <w:r w:rsidR="004036A3" w:rsidRPr="00C8706C">
        <w:t xml:space="preserve">all their optimal </w:t>
      </w:r>
      <w:r w:rsidR="0046235B" w:rsidRPr="00C8706C">
        <w:t xml:space="preserve">slacks </w:t>
      </w:r>
      <w:ins w:id="440" w:author="Jose Luis Zofio Prieto" w:date="2024-09-03T11:59:00Z">
        <w:r w:rsidR="00C46D88">
          <w:t xml:space="preserve">in model (5) </w:t>
        </w:r>
      </w:ins>
      <w:r w:rsidR="0046235B" w:rsidRPr="00C8706C">
        <w:t xml:space="preserve">equal to 0, </w:t>
      </w:r>
      <w:del w:id="441" w:author="Jose Luis Zofio Prieto" w:date="2024-09-03T11:59:00Z">
        <w:r w:rsidR="0046235B" w:rsidRPr="00C8706C" w:rsidDel="00C46D88">
          <w:delText xml:space="preserve">considering them efficient and </w:delText>
        </w:r>
      </w:del>
      <w:r w:rsidR="0046235B" w:rsidRPr="00C8706C">
        <w:t>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5EEACC58" w:rsidR="001E6B5C" w:rsidRDefault="001E6B5C" w:rsidP="001E6B5C">
      <w:pPr>
        <w:spacing w:line="360" w:lineRule="auto"/>
      </w:pPr>
      <w:del w:id="442" w:author="Jose Luis Zofio Prieto" w:date="2024-09-03T14:12:00Z">
        <w:r w:rsidDel="000674B0">
          <w:delText>The second s</w:delText>
        </w:r>
      </w:del>
      <w:ins w:id="443" w:author="Jose Luis Zofio Prieto" w:date="2024-09-03T14:12:00Z">
        <w:r w:rsidR="000674B0">
          <w:t>S</w:t>
        </w:r>
      </w:ins>
      <w:r>
        <w:t>tep</w:t>
      </w:r>
      <w:ins w:id="444" w:author="Jose Luis Zofio Prieto" w:date="2024-09-03T14:12:00Z">
        <w:r w:rsidR="000674B0">
          <w:t xml:space="preserve"> 2</w:t>
        </w:r>
      </w:ins>
      <w:r>
        <w:t xml:space="preserve"> of the method involves the creation of both efficient and inefficient synthetic units. The procedure for creating new </w:t>
      </w:r>
      <w:ins w:id="445" w:author="Jose Luis Zofio Prieto" w:date="2024-09-03T14:18:00Z">
        <w:r w:rsidR="000674B0">
          <w:t xml:space="preserve">synthetic </w:t>
        </w:r>
      </w:ins>
      <w:r>
        <w:t>efficient units</w:t>
      </w:r>
      <w:r w:rsidR="00C8706C">
        <w:t xml:space="preserve"> (set </w:t>
      </w:r>
      <w:r w:rsidR="00C8706C" w:rsidRPr="00C8706C">
        <w:rPr>
          <w:position w:val="-4"/>
        </w:rPr>
        <w:object w:dxaOrig="240" w:dyaOrig="300" w14:anchorId="29F0D2B3">
          <v:shape id="_x0000_i1063" type="#_x0000_t75" style="width:12pt;height:15pt" o:ole="">
            <v:imagedata r:id="rId88" o:title=""/>
          </v:shape>
          <o:OLEObject Type="Embed" ProgID="Equation.DSMT4" ShapeID="_x0000_i1063" DrawAspect="Content" ObjectID="_1787996964" r:id="rId89"/>
        </w:object>
      </w:r>
      <w:r w:rsidR="00C8706C">
        <w:t>)</w:t>
      </w:r>
      <w:r>
        <w:t xml:space="preserve"> </w:t>
      </w:r>
      <w:ins w:id="446" w:author="Jose Luis Zofio Prieto" w:date="2024-09-03T14:18:00Z">
        <w:r w:rsidR="000674B0">
          <w:t>select</w:t>
        </w:r>
      </w:ins>
      <w:ins w:id="447" w:author="Jose Luis Zofio Prieto" w:date="2024-09-03T14:19:00Z">
        <w:r w:rsidR="000674B0">
          <w:t>s</w:t>
        </w:r>
      </w:ins>
      <w:ins w:id="448" w:author="Jose Luis Zofio Prieto" w:date="2024-09-03T14:18:00Z">
        <w:r w:rsidR="000674B0">
          <w:t xml:space="preserve"> </w:t>
        </w:r>
      </w:ins>
      <w:ins w:id="449" w:author="Jose Luis Zofio Prieto" w:date="2024-09-03T14:19:00Z">
        <w:r w:rsidR="000674B0">
          <w:t xml:space="preserve">those </w:t>
        </w:r>
      </w:ins>
      <w:ins w:id="450" w:author="Jose Luis Zofio Prieto" w:date="2024-09-03T14:13:00Z">
        <w:r w:rsidR="000674B0">
          <w:t>projecti</w:t>
        </w:r>
      </w:ins>
      <w:ins w:id="451" w:author="Jose Luis Zofio Prieto" w:date="2024-09-03T14:18:00Z">
        <w:r w:rsidR="000674B0">
          <w:t xml:space="preserve">ons of </w:t>
        </w:r>
      </w:ins>
      <w:ins w:id="452" w:author="Jose Luis Zofio Prieto" w:date="2024-09-03T14:13:00Z">
        <w:r w:rsidR="000674B0">
          <w:t>inefficient ones (</w:t>
        </w:r>
      </w:ins>
      <w:ins w:id="453" w:author="Jose Luis Zofio Prieto" w:date="2024-09-03T14:14:00Z">
        <w:r w:rsidR="000674B0">
          <w:t>step 2a)</w:t>
        </w:r>
      </w:ins>
      <w:ins w:id="454" w:author="Jose Luis Zofio Prieto" w:date="2024-09-03T14:20:00Z">
        <w:r w:rsidR="000674B0">
          <w:t xml:space="preserve"> that </w:t>
        </w:r>
      </w:ins>
      <w:ins w:id="455" w:author="Jose Luis Zofio Prieto" w:date="2024-09-03T14:18:00Z">
        <w:r w:rsidR="000674B0">
          <w:t>cover</w:t>
        </w:r>
      </w:ins>
      <w:ins w:id="456" w:author="Jose Luis Zofio Prieto" w:date="2024-09-03T14:20:00Z">
        <w:r w:rsidR="00BF2AF0">
          <w:t>s</w:t>
        </w:r>
      </w:ins>
      <w:ins w:id="457" w:author="Jose Luis Zofio Prieto" w:date="2024-09-03T14:18:00Z">
        <w:r w:rsidR="000674B0">
          <w:t xml:space="preserve"> </w:t>
        </w:r>
      </w:ins>
      <w:del w:id="458" w:author="Jose Luis Zofio Prieto" w:date="2024-09-03T14:18:00Z">
        <w:r w:rsidDel="000674B0">
          <w:delText xml:space="preserve">depends on the </w:delText>
        </w:r>
      </w:del>
      <w:ins w:id="459" w:author="Jose Luis Zofio Prieto" w:date="2024-09-03T14:18:00Z">
        <w:r w:rsidR="000674B0">
          <w:t>al</w:t>
        </w:r>
      </w:ins>
      <w:ins w:id="460" w:author="Jose Luis Zofio Prieto" w:date="2024-09-03T14:19:00Z">
        <w:r w:rsidR="000674B0">
          <w:t>l</w:t>
        </w:r>
      </w:ins>
      <w:ins w:id="461" w:author="Jose Luis Zofio Prieto" w:date="2024-09-03T14:18:00Z">
        <w:r w:rsidR="000674B0">
          <w:t xml:space="preserve"> the observed regions </w:t>
        </w:r>
      </w:ins>
      <w:del w:id="462" w:author="Jose Luis Zofio Prieto" w:date="2024-09-03T14:19:00Z">
        <w:r w:rsidDel="000674B0">
          <w:delText xml:space="preserve">region </w:delText>
        </w:r>
      </w:del>
      <w:r>
        <w:t>of the input-output space</w:t>
      </w:r>
      <w:del w:id="463" w:author="Jose Luis Zofio Prieto" w:date="2024-09-03T14:20:00Z">
        <w:r w:rsidDel="000674B0">
          <w:delText xml:space="preserve"> where the unit is located</w:delText>
        </w:r>
      </w:del>
      <w:r>
        <w:t xml:space="preserve">. </w:t>
      </w:r>
      <w:ins w:id="464" w:author="Jose Luis Zofio Prieto" w:date="2024-09-03T14:14:00Z">
        <w:r w:rsidR="000674B0">
          <w:t xml:space="preserve">Following step 2b, </w:t>
        </w:r>
      </w:ins>
      <w:del w:id="465" w:author="Jose Luis Zofio Prieto" w:date="2024-09-03T14:14:00Z">
        <w:r w:rsidDel="000674B0">
          <w:delText>I</w:delText>
        </w:r>
      </w:del>
      <w:ins w:id="466" w:author="Jose Luis Zofio Prieto" w:date="2024-09-03T14:14:00Z">
        <w:r w:rsidR="000674B0">
          <w:t>i</w:t>
        </w:r>
      </w:ins>
      <w:r>
        <w:t xml:space="preserve">f a unit falls within the first quartile in at least half of the variables, </w:t>
      </w:r>
      <w:ins w:id="467" w:author="Jose Luis Zofio Prieto" w:date="2024-09-03T14:20:00Z">
        <w:r w:rsidR="00BF2AF0">
          <w:t xml:space="preserve">an </w:t>
        </w:r>
      </w:ins>
      <w:ins w:id="468" w:author="Jose Luis Zofio Prieto" w:date="2024-09-03T14:15:00Z">
        <w:r w:rsidR="000674B0">
          <w:t xml:space="preserve">additional </w:t>
        </w:r>
      </w:ins>
      <w:del w:id="469" w:author="Jose Luis Zofio Prieto" w:date="2024-09-03T14:15:00Z">
        <w:r w:rsidDel="000674B0">
          <w:delText xml:space="preserve">the </w:delText>
        </w:r>
      </w:del>
      <w:r>
        <w:t>synthetic unit is created using an input-oriented projection of the radial model. The remaining synthetic units needed to balance the proportion between the two classes are generated using an output-oriented projection of the radial model</w:t>
      </w:r>
      <w:ins w:id="470" w:author="Jose Luis Zofio Prieto" w:date="2024-09-03T14:23:00Z">
        <w:r w:rsidR="00BF2AF0">
          <w:t xml:space="preserve"> (step 2c)</w:t>
        </w:r>
      </w:ins>
      <w:r>
        <w:t xml:space="preserve">. For the creation of </w:t>
      </w:r>
      <w:r w:rsidR="00C8706C">
        <w:t xml:space="preserve">synthetic </w:t>
      </w:r>
      <w:r>
        <w:t>inefficient units</w:t>
      </w:r>
      <w:r w:rsidR="00C8706C">
        <w:t xml:space="preserve"> (set </w:t>
      </w:r>
      <w:r w:rsidR="00C8706C" w:rsidRPr="00C8706C">
        <w:rPr>
          <w:position w:val="-4"/>
        </w:rPr>
        <w:object w:dxaOrig="180" w:dyaOrig="300" w14:anchorId="57EB6FB3">
          <v:shape id="_x0000_i1064" type="#_x0000_t75" style="width:9pt;height:15pt" o:ole="">
            <v:imagedata r:id="rId90" o:title=""/>
          </v:shape>
          <o:OLEObject Type="Embed" ProgID="Equation.DSMT4" ShapeID="_x0000_i1064" DrawAspect="Content" ObjectID="_1787996965" r:id="rId91"/>
        </w:object>
      </w:r>
      <w:r w:rsidR="00C8706C">
        <w:t>),</w:t>
      </w:r>
      <w:r>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53E26021" w:rsidR="0040438A" w:rsidRDefault="001E6B5C" w:rsidP="0040438A">
      <w:pPr>
        <w:spacing w:line="360" w:lineRule="auto"/>
      </w:pPr>
      <w:r>
        <w:lastRenderedPageBreak/>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65" type="#_x0000_t75" style="width:69pt;height:15pt" o:ole="">
            <v:imagedata r:id="rId92" o:title=""/>
          </v:shape>
          <o:OLEObject Type="Embed" ProgID="Equation.DSMT4" ShapeID="_x0000_i1065" DrawAspect="Content" ObjectID="_1787996966" r:id="rId93"/>
        </w:object>
      </w:r>
      <w:r w:rsidR="005078F3" w:rsidRPr="00C8706C">
        <w:t xml:space="preserve"> with</w:t>
      </w:r>
      <w:r w:rsidR="005078F3">
        <w:t xml:space="preserve"> </w:t>
      </w:r>
      <w:r w:rsidR="00E27280">
        <w:t>82</w:t>
      </w:r>
      <w:r>
        <w:t xml:space="preserve"> units, </w:t>
      </w:r>
      <w:r w:rsidR="00517D48" w:rsidRPr="00517D48">
        <w:t>with an approximate</w:t>
      </w:r>
      <w:ins w:id="471" w:author="Jose Luis Zofio Prieto" w:date="2024-09-03T14:26:00Z">
        <w:r w:rsidR="00BF2AF0">
          <w:t>ly</w:t>
        </w:r>
      </w:ins>
      <w:del w:id="472" w:author="Jose Luis Zofio Prieto" w:date="2024-09-03T14:26:00Z">
        <w:r w:rsidR="00517D48" w:rsidRPr="00517D48" w:rsidDel="00BF2AF0">
          <w:delText>ly</w:delText>
        </w:r>
      </w:del>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67CC8090"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E172C96"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ins w:id="473" w:author="Jose Luis Zofio Prieto" w:date="2024-09-03T14:26:00Z">
        <w:r w:rsidR="00BF2AF0">
          <w:t xml:space="preserve"> (step 2a and 2b)</w:t>
        </w:r>
      </w:ins>
      <w:r w:rsidR="005153B1">
        <w:t>,</w:t>
      </w:r>
      <w:del w:id="474" w:author="Jose Luis Zofio Prieto" w:date="2024-09-03T14:26:00Z">
        <w:r w:rsidR="0072435F" w:rsidRPr="0072435F" w:rsidDel="00BF2AF0">
          <w:rPr>
            <w:rFonts w:ascii="Segoe UI" w:hAnsi="Segoe UI" w:cs="Segoe UI"/>
            <w:i w:val="0"/>
            <w:iCs w:val="0"/>
            <w:color w:val="ECECEC"/>
            <w:sz w:val="22"/>
            <w:szCs w:val="22"/>
            <w:shd w:val="clear" w:color="auto" w:fill="212121"/>
          </w:rPr>
          <w:delText xml:space="preserve"> </w:delText>
        </w:r>
      </w:del>
      <w:r w:rsidR="0072435F">
        <w:t>t</w:t>
      </w:r>
      <w:r w:rsidR="0072435F" w:rsidRPr="0072435F">
        <w:t>he top right section displays the original DMUs and shows all units labeled as inefficient after worsening the original inefficient DMUs</w:t>
      </w:r>
      <w:ins w:id="475" w:author="Jose Luis Zofio Prieto" w:date="2024-09-03T14:27:00Z">
        <w:r w:rsidR="00BF2AF0">
          <w:t xml:space="preserve"> (step 2c) </w:t>
        </w:r>
      </w:ins>
      <w:del w:id="476" w:author="Jose Luis Zofio Prieto" w:date="2024-09-03T14:27:00Z">
        <w:r w:rsidR="0072435F" w:rsidDel="00BF2AF0">
          <w:delText xml:space="preserve"> </w:delText>
        </w:r>
      </w:del>
      <w:r w:rsidR="0072435F">
        <w:t>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61E5C16D"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ins w:id="477" w:author="Jose Luis Zofio Prieto" w:date="2024-09-03T15:40:00Z">
        <w:r w:rsidR="00CF546A">
          <w:sym w:font="Symbol" w:char="F0BE"/>
        </w:r>
        <w:r w:rsidR="00CF546A">
          <w:t xml:space="preserve">for </w:t>
        </w:r>
      </w:ins>
      <w:ins w:id="478" w:author="Jose Luis Zofio Prieto" w:date="2024-09-03T15:41:00Z">
        <w:r w:rsidR="00CF546A">
          <w:t xml:space="preserve">brevity </w:t>
        </w:r>
      </w:ins>
      <w:ins w:id="479" w:author="Jose Luis Zofio Prieto" w:date="2024-09-03T15:40:00Z">
        <w:r w:rsidR="00CF546A">
          <w:t xml:space="preserve">we </w:t>
        </w:r>
      </w:ins>
      <w:ins w:id="480" w:author="Jose Luis Zofio Prieto" w:date="2024-09-03T15:41:00Z">
        <w:r w:rsidR="00CF546A">
          <w:t xml:space="preserve">dispense with </w:t>
        </w:r>
      </w:ins>
      <w:ins w:id="481" w:author="Jose Luis Zofio Prieto" w:date="2024-09-03T15:40:00Z">
        <w:r w:rsidR="00CF546A">
          <w:t xml:space="preserve">Neural Networks </w:t>
        </w:r>
      </w:ins>
      <w:ins w:id="482" w:author="Jose Luis Zofio Prieto" w:date="2024-09-03T15:41:00Z">
        <w:r w:rsidR="00CF546A">
          <w:t>for this example</w:t>
        </w:r>
      </w:ins>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FC5923" w:rsidRPr="00D022AA">
        <w:t xml:space="preserve"> </w:t>
      </w:r>
      <m:oMath>
        <m:r>
          <w:rPr>
            <w:rFonts w:ascii="Cambria Math" w:hAnsi="Cambria Math"/>
          </w:rPr>
          <m:t>: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483"/>
        <w:commentRangeStart w:id="484"/>
        <m:r>
          <w:rPr>
            <w:rFonts w:ascii="Cambria Math" w:hAnsi="Cambria Math"/>
          </w:rPr>
          <m:t>cost (0.1, 1, and 10)</m:t>
        </m:r>
      </m:oMath>
      <w:r w:rsidRPr="00D022AA">
        <w:t xml:space="preserve">. </w:t>
      </w:r>
      <w:commentRangeEnd w:id="483"/>
      <w:r w:rsidR="00BF2AF0">
        <w:rPr>
          <w:rStyle w:val="Refdecomentario"/>
        </w:rPr>
        <w:commentReference w:id="483"/>
      </w:r>
      <w:commentRangeEnd w:id="484"/>
      <w:r w:rsidR="001076E9">
        <w:rPr>
          <w:rStyle w:val="Refdecomentario"/>
        </w:rPr>
        <w:commentReference w:id="484"/>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485"/>
      <w:commentRangeStart w:id="486"/>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485"/>
      <w:r w:rsidR="00C83B1E">
        <w:rPr>
          <w:rStyle w:val="Refdecomentario"/>
        </w:rPr>
        <w:commentReference w:id="485"/>
      </w:r>
      <w:commentRangeEnd w:id="486"/>
      <w:r w:rsidR="001076E9">
        <w:rPr>
          <w:rStyle w:val="Refdecomentario"/>
        </w:rPr>
        <w:commentReference w:id="486"/>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487"/>
      <w:ins w:id="488" w:author="Gonzalez Moyano, Ricardo" w:date="2024-09-06T13:25:00Z" w16du:dateUtc="2024-09-06T11:25:00Z">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ins>
      <w:commentRangeEnd w:id="487"/>
      <w:ins w:id="489" w:author="Gonzalez Moyano, Ricardo" w:date="2024-09-06T13:27:00Z" w16du:dateUtc="2024-09-06T11:27:00Z">
        <w:r>
          <w:rPr>
            <w:rStyle w:val="Refdecomentario"/>
          </w:rPr>
          <w:commentReference w:id="487"/>
        </w:r>
      </w:ins>
    </w:p>
    <w:p w14:paraId="0DCCCE17" w14:textId="59BB5669" w:rsidR="008F2416" w:rsidRPr="002C4904" w:rsidRDefault="00A96D49" w:rsidP="0053570C">
      <w:pPr>
        <w:pStyle w:val="Descripcin"/>
        <w:jc w:val="center"/>
        <w:rPr>
          <w:lang w:val="en-GB"/>
        </w:rPr>
      </w:pPr>
      <w:r>
        <w:t>Figure 6</w:t>
      </w:r>
      <w:r w:rsidR="0053570C">
        <w:t xml:space="preserve">. </w:t>
      </w:r>
      <w:r w:rsidR="00D022AA">
        <w:t>Predicted regions by the new approach</w:t>
      </w:r>
    </w:p>
    <w:p w14:paraId="42F6A980" w14:textId="77777777" w:rsidR="00A96D49" w:rsidRDefault="00A96D49" w:rsidP="00DD0094">
      <w:pPr>
        <w:spacing w:line="360" w:lineRule="auto"/>
        <w:rPr>
          <w:highlight w:val="yellow"/>
        </w:rPr>
      </w:pPr>
    </w:p>
    <w:p w14:paraId="1AAEDA13" w14:textId="1A57337E"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490"/>
      <w:commentRangeStart w:id="491"/>
      <w:r w:rsidRPr="00D022AA">
        <w:t>for a grid of points between 0 and</w:t>
      </w:r>
      <w:r w:rsidR="00884759" w:rsidRPr="00D022AA">
        <w:t xml:space="preserve"> </w:t>
      </w:r>
      <w:r w:rsidR="00791B76" w:rsidRPr="00D022AA">
        <w:t>10</w:t>
      </w:r>
      <w:r w:rsidRPr="00D022AA">
        <w:t xml:space="preserve"> in both dimensions</w:t>
      </w:r>
      <w:commentRangeEnd w:id="490"/>
      <w:r w:rsidR="00C83B1E">
        <w:rPr>
          <w:rStyle w:val="Refdecomentario"/>
        </w:rPr>
        <w:commentReference w:id="490"/>
      </w:r>
      <w:commentRangeEnd w:id="491"/>
      <w:r w:rsidR="00690D21">
        <w:rPr>
          <w:rStyle w:val="Refdecomentario"/>
        </w:rPr>
        <w:commentReference w:id="491"/>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outputs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71923BE3" w:rsidR="000B27D8" w:rsidRDefault="00762F36" w:rsidP="00DD0094">
      <w:pPr>
        <w:spacing w:line="360" w:lineRule="auto"/>
      </w:pPr>
      <w:commentRangeStart w:id="492"/>
      <w:commentRangeStart w:id="493"/>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del w:id="494" w:author="Gonzalez Moyano, Ricardo" w:date="2024-09-06T10:37:00Z" w16du:dateUtc="2024-09-06T08:37:00Z">
        <w:r w:rsidRPr="00D022AA" w:rsidDel="00BF49BF">
          <w:delText xml:space="preserve"> This analysis relied on the mean absolute deviation over the median as the sensitivity measure</w:delText>
        </w:r>
      </w:del>
      <w:ins w:id="495" w:author="Gonzalez Moyano, Ricardo" w:date="2024-09-06T12:32:00Z" w16du:dateUtc="2024-09-06T10:32:00Z">
        <w:r w:rsidR="00C42E05">
          <w:t xml:space="preserve"> </w:t>
        </w:r>
      </w:ins>
      <w:ins w:id="496" w:author="Gonzalez Moyano, Ricardo" w:date="2024-09-06T10:37:00Z" w16du:dateUtc="2024-09-06T08:37:00Z">
        <w:r w:rsidR="00BF49BF" w:rsidRPr="00BF49BF">
          <w:t xml:space="preserve">We used the Average Absolute Deviation (AAD) from the median as the sensitivity measure, which allowed us to quantify the relevance of each variable by measuring how much the prediction changes in response to alterations in a </w:t>
        </w:r>
        <w:r w:rsidR="00BF49BF" w:rsidRPr="00BF49BF">
          <w:lastRenderedPageBreak/>
          <w:t>specific variable</w:t>
        </w:r>
      </w:ins>
      <w:ins w:id="497" w:author="Gonzalez Moyano, Ricardo" w:date="2024-09-06T12:32:00Z" w16du:dateUtc="2024-09-06T10:32:00Z">
        <w:r w:rsidR="00C42E05">
          <w:t xml:space="preserve"> (Cortez, P &amp; </w:t>
        </w:r>
        <w:proofErr w:type="spellStart"/>
        <w:r w:rsidR="00C42E05" w:rsidRPr="00BF49BF">
          <w:t>Embrechts</w:t>
        </w:r>
        <w:proofErr w:type="spellEnd"/>
        <w:r w:rsidR="00C42E05" w:rsidRPr="00BF49BF">
          <w:t>, M. J.</w:t>
        </w:r>
        <w:r w:rsidR="00C42E05">
          <w:t>, 2013)</w:t>
        </w:r>
      </w:ins>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the total importance, while for the input, its importance accounts for the remaining </w:t>
      </w:r>
      <w:r w:rsidR="005730F6" w:rsidRPr="00D022AA">
        <w:t>0.47</w:t>
      </w:r>
      <w:r w:rsidR="00C53ECF" w:rsidRPr="00D022AA">
        <w:t>9.</w:t>
      </w:r>
      <w:commentRangeEnd w:id="492"/>
      <w:r w:rsidR="00C83B1E">
        <w:rPr>
          <w:rStyle w:val="Refdecomentario"/>
        </w:rPr>
        <w:commentReference w:id="492"/>
      </w:r>
      <w:commentRangeEnd w:id="493"/>
      <w:r w:rsidR="00935D8C">
        <w:rPr>
          <w:rStyle w:val="Refdecomentario"/>
        </w:rPr>
        <w:commentReference w:id="493"/>
      </w:r>
    </w:p>
    <w:p w14:paraId="270A4720" w14:textId="77777777" w:rsidR="004E2D7E" w:rsidRPr="002C4904" w:rsidRDefault="004E2D7E" w:rsidP="00DD0094">
      <w:pPr>
        <w:spacing w:line="360" w:lineRule="auto"/>
        <w:rPr>
          <w:lang w:val="en-GB"/>
        </w:rPr>
      </w:pPr>
    </w:p>
    <w:p w14:paraId="7B8DC052" w14:textId="70399CF1" w:rsidR="00F33FFA" w:rsidRDefault="00195D16" w:rsidP="00DD0094">
      <w:pPr>
        <w:spacing w:line="360" w:lineRule="auto"/>
      </w:pPr>
      <w:r w:rsidRPr="00195D16">
        <w:t xml:space="preserve">In the following section, we </w:t>
      </w:r>
      <w:del w:id="498" w:author="Jose Luis Zofio Prieto" w:date="2024-09-03T15:03:00Z">
        <w:r w:rsidRPr="00195D16" w:rsidDel="00B91AB5">
          <w:delText xml:space="preserve">will </w:delText>
        </w:r>
      </w:del>
      <w:r w:rsidRPr="00195D16">
        <w:t xml:space="preserve">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24B62569" w:rsidR="00FA71DD" w:rsidRDefault="00FA71DD" w:rsidP="00FA71DD">
      <w:pPr>
        <w:spacing w:line="360" w:lineRule="auto"/>
      </w:pPr>
      <w:r>
        <w:t xml:space="preserve">In this section, we </w:t>
      </w:r>
      <w:del w:id="499" w:author="Jose Luis Zofio Prieto" w:date="2024-09-03T15:04:00Z">
        <w:r w:rsidDel="00B91AB5">
          <w:delText xml:space="preserve">will </w:delText>
        </w:r>
      </w:del>
      <w:r>
        <w:t xml:space="preserve">exemplify the application of our novel algorithm to a dataset sourced from a public service. </w:t>
      </w:r>
      <w:del w:id="500" w:author="Jose Luis Zofio Prieto" w:date="2024-09-03T15:04:00Z">
        <w:r w:rsidR="00AE2E01" w:rsidDel="00B91AB5">
          <w:delText xml:space="preserve">In particular, </w:delText>
        </w:r>
      </w:del>
      <w:ins w:id="501" w:author="Jose Luis Zofio Prieto" w:date="2024-09-03T15:04:00Z">
        <w:r w:rsidR="00B91AB5">
          <w:t xml:space="preserve">To </w:t>
        </w:r>
      </w:ins>
      <w:del w:id="502" w:author="Jose Luis Zofio Prieto" w:date="2024-09-03T15:04:00Z">
        <w:r w:rsidR="00AE2E01" w:rsidDel="00B91AB5">
          <w:delText>t</w:delText>
        </w:r>
        <w:r w:rsidDel="00B91AB5">
          <w:delText xml:space="preserve">o </w:delText>
        </w:r>
      </w:del>
      <w:r>
        <w:t xml:space="preserve">illustrate </w:t>
      </w:r>
      <w:del w:id="503" w:author="Jose Luis Zofio Prieto" w:date="2024-09-03T15:04:00Z">
        <w:r w:rsidDel="00B91AB5">
          <w:delText xml:space="preserve">our </w:delText>
        </w:r>
      </w:del>
      <w:ins w:id="504" w:author="Jose Luis Zofio Prieto" w:date="2024-09-03T15:04:00Z">
        <w:r w:rsidR="00B91AB5">
          <w:t xml:space="preserve">the new </w:t>
        </w:r>
      </w:ins>
      <w:r>
        <w:t xml:space="preserve">methodology, we </w:t>
      </w:r>
      <w:del w:id="505" w:author="Jose Luis Zofio Prieto" w:date="2024-09-03T15:04:00Z">
        <w:r w:rsidDel="00B91AB5">
          <w:delText xml:space="preserve">will </w:delText>
        </w:r>
      </w:del>
      <w:del w:id="506" w:author="Jose Luis Zofio Prieto" w:date="2024-09-03T15:13:00Z">
        <w:r w:rsidDel="00D40BC1">
          <w:delText>utilize</w:delText>
        </w:r>
      </w:del>
      <w:ins w:id="507" w:author="Jose Luis Zofio Prieto" w:date="2024-09-03T15:13:00Z">
        <w:r w:rsidR="00D40BC1">
          <w:t>use</w:t>
        </w:r>
      </w:ins>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w:t>
      </w:r>
      <w:r>
        <w:lastRenderedPageBreak/>
        <w:t xml:space="preserve">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51D5DE07" w:rsidR="006152FB" w:rsidRPr="00D022AA" w:rsidDel="00935D8C" w:rsidRDefault="006A31B8" w:rsidP="00DD0094">
      <w:pPr>
        <w:spacing w:line="360" w:lineRule="auto"/>
        <w:rPr>
          <w:del w:id="508" w:author="Gonzalez Moyano, Ricardo" w:date="2024-09-06T10:52:00Z" w16du:dateUtc="2024-09-06T08:52:00Z"/>
        </w:rPr>
      </w:pPr>
      <w:r w:rsidRPr="00D022AA">
        <w:t xml:space="preserve">Table </w:t>
      </w:r>
      <w:r w:rsidR="00D022AA" w:rsidRPr="00D022AA">
        <w:t>1</w:t>
      </w:r>
      <w:r w:rsidRPr="00D022AA">
        <w:t xml:space="preserve"> shows </w:t>
      </w:r>
      <w:ins w:id="509" w:author="Jose Luis Zofio Prieto" w:date="2024-09-03T15:25:00Z">
        <w:r w:rsidR="00AD7364">
          <w:t xml:space="preserve">descriptive statistics for the sample: </w:t>
        </w:r>
      </w:ins>
      <w:del w:id="510" w:author="Jose Luis Zofio Prieto" w:date="2024-09-03T15:25:00Z">
        <w:r w:rsidRPr="00D022AA" w:rsidDel="00AD7364">
          <w:delText xml:space="preserve">the </w:delText>
        </w:r>
      </w:del>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r w:rsidR="00E44EEB" w:rsidRPr="00D022AA">
        <w:t>.</w:t>
      </w:r>
    </w:p>
    <w:p w14:paraId="4C660BEE" w14:textId="4147FE34" w:rsidR="00F57481" w:rsidDel="00935D8C" w:rsidRDefault="00F57481" w:rsidP="00DD0094">
      <w:pPr>
        <w:spacing w:line="360" w:lineRule="auto"/>
        <w:rPr>
          <w:del w:id="511" w:author="Gonzalez Moyano, Ricardo" w:date="2024-09-06T10:52:00Z" w16du:dateUtc="2024-09-06T08:52:00Z"/>
          <w:highlight w:val="yellow"/>
        </w:rPr>
      </w:pPr>
    </w:p>
    <w:p w14:paraId="739A62FE" w14:textId="69EFCF97" w:rsidR="0056708D" w:rsidRDefault="00F57481" w:rsidP="005C7F7F">
      <w:pPr>
        <w:jc w:val="left"/>
        <w:rPr>
          <w:highlight w:val="yellow"/>
        </w:rPr>
        <w:sectPr w:rsidR="0056708D">
          <w:footerReference w:type="default" r:id="rId101"/>
          <w:pgSz w:w="11906" w:h="16838"/>
          <w:pgMar w:top="1417" w:right="1701" w:bottom="1417" w:left="1701" w:header="708" w:footer="708" w:gutter="0"/>
          <w:cols w:space="708"/>
          <w:docGrid w:linePitch="360"/>
        </w:sectPr>
      </w:pPr>
      <w:del w:id="512" w:author="Gonzalez Moyano, Ricardo" w:date="2024-09-06T10:52:00Z" w16du:dateUtc="2024-09-06T08:52:00Z">
        <w:r w:rsidDel="00935D8C">
          <w:rPr>
            <w:highlight w:val="yellow"/>
          </w:rPr>
          <w:br w:type="page"/>
        </w:r>
      </w:del>
    </w:p>
    <w:p w14:paraId="0176877D" w14:textId="0360D1FA" w:rsidR="00A20704" w:rsidRPr="00A20704" w:rsidRDefault="00A20704" w:rsidP="00A20704">
      <w:pPr>
        <w:jc w:val="left"/>
        <w:rPr>
          <w:highlight w:val="yellow"/>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7E71BA8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t>1</w:t>
      </w:r>
      <w:r>
        <w:fldChar w:fldCharType="end"/>
      </w:r>
      <w:r>
        <w:t xml:space="preserve">.  </w:t>
      </w:r>
      <w:r w:rsidRPr="006A7E58">
        <w:t>Descriptive statistics for the PISA dataset</w:t>
      </w:r>
      <w:ins w:id="513" w:author="Jose Luis Zofio Prieto" w:date="2024-09-03T15:26:00Z">
        <w:r w:rsidR="00AD7364">
          <w:t>, Spanish schools, 2018</w:t>
        </w:r>
      </w:ins>
      <w:r>
        <w:t>.</w:t>
      </w:r>
    </w:p>
    <w:p w14:paraId="1D5CCB49" w14:textId="5AC10D8F"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ins w:id="514" w:author="Jose Luis Zofio Prieto" w:date="2024-09-03T15:43:00Z">
        <w:r w:rsidR="00F55834">
          <w:rPr>
            <w:rFonts w:cs="Times New Roman"/>
          </w:rPr>
          <w:t xml:space="preserve"> </w:t>
        </w:r>
      </w:ins>
      <w:ins w:id="515" w:author="Jose Luis Zofio Prieto" w:date="2024-09-03T15:44:00Z">
        <w:r w:rsidR="00F55834">
          <w:rPr>
            <w:rFonts w:cs="Times New Roman"/>
          </w:rPr>
          <w:t>to classify the schools</w:t>
        </w:r>
      </w:ins>
      <w:r w:rsidRPr="005C1F82">
        <w:rPr>
          <w:rFonts w:cs="Times New Roman"/>
        </w:rPr>
        <w:t xml:space="preserve">: </w:t>
      </w:r>
      <w:ins w:id="516" w:author="Jose Luis Zofio Prieto" w:date="2024-09-03T15:59:00Z">
        <w:r w:rsidR="00407F61">
          <w:rPr>
            <w:rFonts w:cs="Times New Roman"/>
          </w:rPr>
          <w:t>Support Vector Machines (</w:t>
        </w:r>
      </w:ins>
      <w:r w:rsidRPr="005C1F82">
        <w:rPr>
          <w:rFonts w:cs="Times New Roman"/>
        </w:rPr>
        <w:t>SVM</w:t>
      </w:r>
      <w:ins w:id="517" w:author="Jose Luis Zofio Prieto" w:date="2024-09-03T15:59:00Z">
        <w:r w:rsidR="00407F61">
          <w:rPr>
            <w:rFonts w:cs="Times New Roman"/>
          </w:rPr>
          <w:t>)</w:t>
        </w:r>
      </w:ins>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ins w:id="518" w:author="Jose Luis Zofio Prieto" w:date="2024-09-03T15:59:00Z">
        <w:r w:rsidR="00407F61">
          <w:rPr>
            <w:rFonts w:cs="Times New Roman"/>
          </w:rPr>
          <w:t xml:space="preserve"> (NN)</w:t>
        </w:r>
      </w:ins>
      <w:r w:rsidR="00F31AC3" w:rsidRPr="005C1F82">
        <w:rPr>
          <w:rFonts w:cs="Times New Roman"/>
        </w:rPr>
        <w:t xml:space="preserve"> </w:t>
      </w:r>
      <w:del w:id="519" w:author="Jose Luis Zofio Prieto" w:date="2024-09-03T15:59:00Z">
        <w:r w:rsidR="009F4648" w:rsidRPr="005C1F82" w:rsidDel="00407F61">
          <w:rPr>
            <w:rFonts w:cs="Times New Roman"/>
          </w:rPr>
          <w:delText>(Venables and Ripley, 2002)</w:delText>
        </w:r>
        <w:r w:rsidRPr="005C1F82" w:rsidDel="00407F61">
          <w:rPr>
            <w:rFonts w:cs="Times New Roman"/>
          </w:rPr>
          <w:delText xml:space="preserve"> </w:delText>
        </w:r>
      </w:del>
      <w:r w:rsidRPr="005C1F82">
        <w:rPr>
          <w:rFonts w:cs="Times New Roman"/>
        </w:rPr>
        <w:t>with a hidden layer</w:t>
      </w:r>
      <w:ins w:id="520" w:author="Jose Luis Zofio Prieto" w:date="2024-09-03T15:59:00Z">
        <w:r w:rsidR="00407F61">
          <w:rPr>
            <w:rFonts w:cs="Times New Roman"/>
          </w:rPr>
          <w:t xml:space="preserve"> </w:t>
        </w:r>
        <w:r w:rsidR="00407F61" w:rsidRPr="005C1F82">
          <w:rPr>
            <w:rFonts w:cs="Times New Roman"/>
          </w:rPr>
          <w:t>(Venables and Ripley, 2002)</w:t>
        </w:r>
      </w:ins>
      <w:r w:rsidR="0078015D" w:rsidRPr="005C1F82">
        <w:rPr>
          <w:rFonts w:cs="Times New Roman"/>
        </w:rPr>
        <w:t>.</w:t>
      </w:r>
      <w:ins w:id="521" w:author="Jose Luis Zofio Prieto" w:date="2024-09-03T15:59:00Z">
        <w:r w:rsidR="00407F61">
          <w:rPr>
            <w:rFonts w:cs="Times New Roman"/>
          </w:rPr>
          <w:t xml:space="preserve"> </w:t>
        </w:r>
      </w:ins>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522"/>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522"/>
      <w:r w:rsidR="006251EF">
        <w:rPr>
          <w:rStyle w:val="Refdecomentario"/>
        </w:rPr>
        <w:commentReference w:id="522"/>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3C9FE49F"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del w:id="523" w:author="Jose Luis Zofio Prieto" w:date="2024-09-03T15:50:00Z">
        <w:r w:rsidRPr="00D022AA" w:rsidDel="00F55834">
          <w:delText xml:space="preserve">detecting </w:delText>
        </w:r>
      </w:del>
      <w:ins w:id="524" w:author="Jose Luis Zofio Prieto" w:date="2024-09-03T15:50:00Z">
        <w:r w:rsidR="00F55834">
          <w:t>c</w:t>
        </w:r>
      </w:ins>
      <w:ins w:id="525" w:author="Jose Luis Zofio Prieto" w:date="2024-09-03T15:51:00Z">
        <w:r w:rsidR="00F55834">
          <w:t xml:space="preserve">alculating </w:t>
        </w:r>
      </w:ins>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526"/>
      <w:r w:rsidR="00713872" w:rsidRPr="00407F61">
        <w:rPr>
          <w:strike/>
          <w:rPrChange w:id="527" w:author="Jose Luis Zofio Prieto" w:date="2024-09-03T16:05:00Z">
            <w:rPr/>
          </w:rPrChange>
        </w:rPr>
        <w:t>Spearmen</w:t>
      </w:r>
      <w:r w:rsidR="00713872">
        <w:t xml:space="preserve"> </w:t>
      </w:r>
      <w:r w:rsidRPr="00D022AA">
        <w:t xml:space="preserve">Pearson </w:t>
      </w:r>
      <w:commentRangeEnd w:id="526"/>
      <w:r w:rsidR="00407F61">
        <w:rPr>
          <w:rStyle w:val="Refdecomentario"/>
        </w:rPr>
        <w:commentReference w:id="526"/>
      </w:r>
      <w:r w:rsidRPr="00D022AA">
        <w:t xml:space="preserve">correlation between </w:t>
      </w:r>
      <w:r w:rsidR="006857B5" w:rsidRPr="00D022AA">
        <w:t xml:space="preserve">SVM and </w:t>
      </w:r>
      <w:del w:id="528" w:author="Jose Luis Zofio Prieto" w:date="2024-09-03T15:58:00Z">
        <w:r w:rsidR="006857B5" w:rsidRPr="00D022AA" w:rsidDel="00407F61">
          <w:delText>neuronal networks</w:delText>
        </w:r>
      </w:del>
      <w:ins w:id="529" w:author="Jose Luis Zofio Prieto" w:date="2024-09-03T15:58:00Z">
        <w:r w:rsidR="00407F61">
          <w:t>NN</w:t>
        </w:r>
      </w:ins>
      <w:r w:rsidRPr="00D022AA">
        <w:t xml:space="preserve"> scores calculated according to our methodology </w:t>
      </w:r>
      <w:r w:rsidR="00D022AA">
        <w:t>is</w:t>
      </w:r>
      <w:r w:rsidRPr="00D022AA">
        <w:t xml:space="preserve"> </w:t>
      </w:r>
      <w:r w:rsidR="00752BF0" w:rsidRPr="00752BF0">
        <w:t>0.961</w:t>
      </w:r>
      <w:ins w:id="530" w:author="Jose Luis Zofio Prieto" w:date="2024-09-03T16:00:00Z">
        <w:r w:rsidR="00407F61">
          <w:t>, showing the compatibility and robustness of both ML classification methods</w:t>
        </w:r>
      </w:ins>
      <w:r w:rsidR="00464602" w:rsidRPr="00D022AA">
        <w:t>.</w:t>
      </w:r>
      <w:r w:rsidRPr="00D022AA">
        <w:t xml:space="preserve"> </w:t>
      </w:r>
      <w:commentRangeStart w:id="531"/>
      <w:r w:rsidR="00687992">
        <w:t>It is important to note that direct comparison of DEA efficiency scores with those obtained using our novel method is not feasible due to fundamental differences in their underlying principles</w:t>
      </w:r>
      <w:commentRangeEnd w:id="531"/>
      <w:r w:rsidR="00407F61">
        <w:rPr>
          <w:rStyle w:val="Refdecomentario"/>
        </w:rPr>
        <w:commentReference w:id="531"/>
      </w:r>
      <w:r w:rsidR="00687992">
        <w:t xml:space="preserve">. Traditional DEA constructs an enveloping surface that </w:t>
      </w:r>
      <w:del w:id="532" w:author="Jose Luis Zofio Prieto" w:date="2024-09-03T16:01:00Z">
        <w:r w:rsidR="00687992" w:rsidDel="00407F61">
          <w:delText xml:space="preserve">encapsulates </w:delText>
        </w:r>
      </w:del>
      <w:ins w:id="533" w:author="Jose Luis Zofio Prieto" w:date="2024-09-03T16:01:00Z">
        <w:r w:rsidR="00407F61">
          <w:t xml:space="preserve">envelops </w:t>
        </w:r>
      </w:ins>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w:t>
      </w:r>
      <w:r w:rsidR="00B523F8">
        <w:lastRenderedPageBreak/>
        <w:t xml:space="preserve">SVM’s scores and </w:t>
      </w:r>
      <w:r w:rsidR="00504DB9">
        <w:t>traditional</w:t>
      </w:r>
      <w:r w:rsidR="00AA4496">
        <w:t xml:space="preserve"> DEA is </w:t>
      </w:r>
      <w:r w:rsidR="00061B65" w:rsidRPr="00061B65">
        <w:t>0.962</w:t>
      </w:r>
      <w:r w:rsidR="00061B65">
        <w:t xml:space="preserve"> and </w:t>
      </w:r>
      <w:r w:rsidR="006800D0">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534"/>
      <w:commentRangeStart w:id="5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rPr>
          <w:ins w:id="536" w:author="Gonzalez Moyano, Ricardo" w:date="2024-09-06T12:43:00Z"/>
        </w:trPr>
        <w:tc>
          <w:tcPr>
            <w:tcW w:w="2122" w:type="dxa"/>
            <w:tcBorders>
              <w:bottom w:val="single" w:sz="4" w:space="0" w:color="auto"/>
            </w:tcBorders>
          </w:tcPr>
          <w:p w14:paraId="33606C17" w14:textId="77777777" w:rsidR="00CC37AC" w:rsidRDefault="00CC37AC" w:rsidP="00CC37AC">
            <w:pPr>
              <w:rPr>
                <w:ins w:id="537" w:author="Gonzalez Moyano, Ricardo" w:date="2024-09-06T12:43:00Z" w16du:dateUtc="2024-09-06T10:43:00Z"/>
              </w:rPr>
            </w:pPr>
          </w:p>
        </w:tc>
        <w:tc>
          <w:tcPr>
            <w:tcW w:w="711" w:type="dxa"/>
            <w:tcBorders>
              <w:bottom w:val="single" w:sz="4" w:space="0" w:color="auto"/>
            </w:tcBorders>
          </w:tcPr>
          <w:p w14:paraId="151F82A7" w14:textId="7956DB00" w:rsidR="00CC37AC" w:rsidRDefault="00CC37AC" w:rsidP="00CC37AC">
            <w:pPr>
              <w:jc w:val="center"/>
              <w:rPr>
                <w:ins w:id="538" w:author="Gonzalez Moyano, Ricardo" w:date="2024-09-06T12:43:00Z" w16du:dateUtc="2024-09-06T10:43:00Z"/>
              </w:rPr>
            </w:pPr>
            <w:ins w:id="539" w:author="Gonzalez Moyano, Ricardo" w:date="2024-09-06T12:44:00Z" w16du:dateUtc="2024-09-06T10:44:00Z">
              <w:r>
                <w:t>Min.</w:t>
              </w:r>
            </w:ins>
          </w:p>
        </w:tc>
        <w:tc>
          <w:tcPr>
            <w:tcW w:w="1276" w:type="dxa"/>
            <w:tcBorders>
              <w:bottom w:val="single" w:sz="4" w:space="0" w:color="auto"/>
            </w:tcBorders>
          </w:tcPr>
          <w:p w14:paraId="74E40167" w14:textId="141C968C" w:rsidR="00CC37AC" w:rsidRDefault="00CC37AC" w:rsidP="00CC37AC">
            <w:pPr>
              <w:jc w:val="center"/>
              <w:rPr>
                <w:ins w:id="540" w:author="Gonzalez Moyano, Ricardo" w:date="2024-09-06T12:43:00Z" w16du:dateUtc="2024-09-06T10:43:00Z"/>
              </w:rPr>
            </w:pPr>
            <w:ins w:id="541" w:author="Gonzalez Moyano, Ricardo" w:date="2024-09-06T12:44:00Z" w16du:dateUtc="2024-09-06T10:44:00Z">
              <w:r>
                <w:t xml:space="preserve">1st </w:t>
              </w:r>
              <w:proofErr w:type="spellStart"/>
              <w:r>
                <w:t>Quartil</w:t>
              </w:r>
            </w:ins>
            <w:proofErr w:type="spellEnd"/>
          </w:p>
        </w:tc>
        <w:tc>
          <w:tcPr>
            <w:tcW w:w="992" w:type="dxa"/>
            <w:tcBorders>
              <w:bottom w:val="single" w:sz="4" w:space="0" w:color="auto"/>
            </w:tcBorders>
          </w:tcPr>
          <w:p w14:paraId="6A16CA38" w14:textId="27C842F7" w:rsidR="00CC37AC" w:rsidRDefault="00CC37AC" w:rsidP="00CC37AC">
            <w:pPr>
              <w:jc w:val="center"/>
              <w:rPr>
                <w:ins w:id="542" w:author="Gonzalez Moyano, Ricardo" w:date="2024-09-06T12:43:00Z" w16du:dateUtc="2024-09-06T10:43:00Z"/>
              </w:rPr>
            </w:pPr>
            <w:ins w:id="543" w:author="Gonzalez Moyano, Ricardo" w:date="2024-09-06T12:44:00Z" w16du:dateUtc="2024-09-06T10:44:00Z">
              <w:r>
                <w:t>Median</w:t>
              </w:r>
            </w:ins>
          </w:p>
        </w:tc>
        <w:tc>
          <w:tcPr>
            <w:tcW w:w="1134" w:type="dxa"/>
            <w:tcBorders>
              <w:bottom w:val="single" w:sz="4" w:space="0" w:color="auto"/>
            </w:tcBorders>
          </w:tcPr>
          <w:p w14:paraId="0758C5A7" w14:textId="48BDC9DB" w:rsidR="00CC37AC" w:rsidRDefault="00CC37AC" w:rsidP="00CC37AC">
            <w:pPr>
              <w:jc w:val="center"/>
              <w:rPr>
                <w:ins w:id="544" w:author="Gonzalez Moyano, Ricardo" w:date="2024-09-06T12:43:00Z" w16du:dateUtc="2024-09-06T10:43:00Z"/>
              </w:rPr>
            </w:pPr>
            <w:ins w:id="545" w:author="Gonzalez Moyano, Ricardo" w:date="2024-09-06T12:44:00Z" w16du:dateUtc="2024-09-06T10:44:00Z">
              <w:r>
                <w:t>Mean</w:t>
              </w:r>
            </w:ins>
          </w:p>
        </w:tc>
        <w:tc>
          <w:tcPr>
            <w:tcW w:w="1276" w:type="dxa"/>
            <w:tcBorders>
              <w:bottom w:val="single" w:sz="4" w:space="0" w:color="auto"/>
            </w:tcBorders>
          </w:tcPr>
          <w:p w14:paraId="73A33C15" w14:textId="33F5C561" w:rsidR="00CC37AC" w:rsidRDefault="00CC37AC" w:rsidP="00CC37AC">
            <w:pPr>
              <w:jc w:val="center"/>
              <w:rPr>
                <w:ins w:id="546" w:author="Gonzalez Moyano, Ricardo" w:date="2024-09-06T12:43:00Z" w16du:dateUtc="2024-09-06T10:43:00Z"/>
              </w:rPr>
            </w:pPr>
            <w:ins w:id="547" w:author="Gonzalez Moyano, Ricardo" w:date="2024-09-06T12:44:00Z" w16du:dateUtc="2024-09-06T10:44:00Z">
              <w:r>
                <w:t xml:space="preserve">3rd </w:t>
              </w:r>
              <w:proofErr w:type="spellStart"/>
              <w:r>
                <w:t>Quartil</w:t>
              </w:r>
            </w:ins>
            <w:proofErr w:type="spellEnd"/>
          </w:p>
        </w:tc>
        <w:tc>
          <w:tcPr>
            <w:tcW w:w="986" w:type="dxa"/>
            <w:tcBorders>
              <w:bottom w:val="single" w:sz="4" w:space="0" w:color="auto"/>
            </w:tcBorders>
          </w:tcPr>
          <w:p w14:paraId="5844D61B" w14:textId="76A1E683" w:rsidR="00CC37AC" w:rsidRDefault="00CC37AC" w:rsidP="00CC37AC">
            <w:pPr>
              <w:jc w:val="center"/>
              <w:rPr>
                <w:ins w:id="548" w:author="Gonzalez Moyano, Ricardo" w:date="2024-09-06T12:43:00Z" w16du:dateUtc="2024-09-06T10:43:00Z"/>
              </w:rPr>
            </w:pPr>
            <w:ins w:id="549" w:author="Gonzalez Moyano, Ricardo" w:date="2024-09-06T12:44:00Z" w16du:dateUtc="2024-09-06T10:44:00Z">
              <w:r>
                <w:t>Max.</w:t>
              </w:r>
            </w:ins>
          </w:p>
        </w:tc>
      </w:tr>
      <w:tr w:rsidR="00CC37AC" w14:paraId="0ED4B2DA" w14:textId="77777777" w:rsidTr="00D022AA">
        <w:tc>
          <w:tcPr>
            <w:tcW w:w="2122" w:type="dxa"/>
            <w:tcBorders>
              <w:bottom w:val="single" w:sz="4" w:space="0" w:color="auto"/>
            </w:tcBorders>
          </w:tcPr>
          <w:p w14:paraId="2A931FCB" w14:textId="1EAE8D39" w:rsidR="00CC37AC" w:rsidRDefault="00CC37AC" w:rsidP="00CC37AC">
            <w:ins w:id="550" w:author="Gonzalez Moyano, Ricardo" w:date="2024-09-06T12:44:00Z" w16du:dateUtc="2024-09-06T10:44:00Z">
              <w:r w:rsidRPr="00CC37AC">
                <w:t>DEA radial model</w:t>
              </w:r>
            </w:ins>
          </w:p>
        </w:tc>
        <w:tc>
          <w:tcPr>
            <w:tcW w:w="711" w:type="dxa"/>
            <w:tcBorders>
              <w:bottom w:val="single" w:sz="4" w:space="0" w:color="auto"/>
            </w:tcBorders>
          </w:tcPr>
          <w:p w14:paraId="693782BD" w14:textId="23CAB306" w:rsidR="00CC37AC" w:rsidRDefault="00CC37AC" w:rsidP="00CC37AC">
            <w:pPr>
              <w:jc w:val="center"/>
            </w:pPr>
            <w:ins w:id="551" w:author="Gonzalez Moyano, Ricardo" w:date="2024-09-06T12:45:00Z" w16du:dateUtc="2024-09-06T10:45:00Z">
              <w:r>
                <w:t>1.00</w:t>
              </w:r>
            </w:ins>
          </w:p>
        </w:tc>
        <w:tc>
          <w:tcPr>
            <w:tcW w:w="1276" w:type="dxa"/>
            <w:tcBorders>
              <w:bottom w:val="single" w:sz="4" w:space="0" w:color="auto"/>
            </w:tcBorders>
          </w:tcPr>
          <w:p w14:paraId="119F7E41" w14:textId="1DCBE055" w:rsidR="00CC37AC" w:rsidRDefault="00CC37AC" w:rsidP="00CC37AC">
            <w:pPr>
              <w:jc w:val="center"/>
            </w:pPr>
            <w:ins w:id="552" w:author="Gonzalez Moyano, Ricardo" w:date="2024-09-06T12:45:00Z" w16du:dateUtc="2024-09-06T10:45:00Z">
              <w:r w:rsidRPr="00CC37AC">
                <w:t>1.058</w:t>
              </w:r>
            </w:ins>
          </w:p>
        </w:tc>
        <w:tc>
          <w:tcPr>
            <w:tcW w:w="992" w:type="dxa"/>
            <w:tcBorders>
              <w:bottom w:val="single" w:sz="4" w:space="0" w:color="auto"/>
            </w:tcBorders>
          </w:tcPr>
          <w:p w14:paraId="2EBB452D" w14:textId="53FC373D" w:rsidR="00CC37AC" w:rsidRDefault="00CC37AC" w:rsidP="00CC37AC">
            <w:pPr>
              <w:jc w:val="center"/>
            </w:pPr>
            <w:ins w:id="553" w:author="Gonzalez Moyano, Ricardo" w:date="2024-09-06T12:45:00Z" w16du:dateUtc="2024-09-06T10:45:00Z">
              <w:r w:rsidRPr="00CC37AC">
                <w:t>1.096</w:t>
              </w:r>
            </w:ins>
          </w:p>
        </w:tc>
        <w:tc>
          <w:tcPr>
            <w:tcW w:w="1134" w:type="dxa"/>
            <w:tcBorders>
              <w:bottom w:val="single" w:sz="4" w:space="0" w:color="auto"/>
            </w:tcBorders>
          </w:tcPr>
          <w:p w14:paraId="6159A6B6" w14:textId="4DF5C405" w:rsidR="00CC37AC" w:rsidRDefault="00CC37AC" w:rsidP="00CC37AC">
            <w:pPr>
              <w:jc w:val="center"/>
            </w:pPr>
            <w:ins w:id="554" w:author="Gonzalez Moyano, Ricardo" w:date="2024-09-06T12:45:00Z" w16du:dateUtc="2024-09-06T10:45:00Z">
              <w:r w:rsidRPr="00CC37AC">
                <w:t>1.101</w:t>
              </w:r>
            </w:ins>
          </w:p>
        </w:tc>
        <w:tc>
          <w:tcPr>
            <w:tcW w:w="1276" w:type="dxa"/>
            <w:tcBorders>
              <w:bottom w:val="single" w:sz="4" w:space="0" w:color="auto"/>
            </w:tcBorders>
          </w:tcPr>
          <w:p w14:paraId="475D8C61" w14:textId="6E56B2D1" w:rsidR="00CC37AC" w:rsidRDefault="00CC37AC" w:rsidP="00CC37AC">
            <w:pPr>
              <w:jc w:val="center"/>
            </w:pPr>
            <w:ins w:id="555" w:author="Gonzalez Moyano, Ricardo" w:date="2024-09-06T12:45:00Z" w16du:dateUtc="2024-09-06T10:45:00Z">
              <w:r w:rsidRPr="00CC37AC">
                <w:t>1.136</w:t>
              </w:r>
            </w:ins>
          </w:p>
        </w:tc>
        <w:tc>
          <w:tcPr>
            <w:tcW w:w="986" w:type="dxa"/>
            <w:tcBorders>
              <w:bottom w:val="single" w:sz="4" w:space="0" w:color="auto"/>
            </w:tcBorders>
          </w:tcPr>
          <w:p w14:paraId="6ADF2D2B" w14:textId="3D014E03" w:rsidR="00CC37AC" w:rsidRDefault="00CC37AC" w:rsidP="00CC37AC">
            <w:pPr>
              <w:jc w:val="center"/>
            </w:pPr>
            <w:ins w:id="556" w:author="Gonzalez Moyano, Ricardo" w:date="2024-09-06T12:45:00Z" w16du:dateUtc="2024-09-06T10:45:00Z">
              <w:r w:rsidRPr="00CC37AC">
                <w:t>1.348</w:t>
              </w:r>
            </w:ins>
          </w:p>
        </w:tc>
      </w:tr>
      <w:tr w:rsidR="00684C02" w14:paraId="14BD3407" w14:textId="77777777" w:rsidTr="00D022AA">
        <w:trPr>
          <w:ins w:id="557" w:author="Gonzalez Moyano, Ricardo" w:date="2024-09-06T12:58:00Z"/>
        </w:trPr>
        <w:tc>
          <w:tcPr>
            <w:tcW w:w="2122" w:type="dxa"/>
            <w:tcBorders>
              <w:bottom w:val="single" w:sz="4" w:space="0" w:color="auto"/>
            </w:tcBorders>
          </w:tcPr>
          <w:p w14:paraId="59EBFA37" w14:textId="2C5419BE" w:rsidR="00684C02" w:rsidRPr="00CC37AC" w:rsidRDefault="00684C02" w:rsidP="00CC37AC">
            <w:pPr>
              <w:rPr>
                <w:ins w:id="558" w:author="Gonzalez Moyano, Ricardo" w:date="2024-09-06T12:58:00Z" w16du:dateUtc="2024-09-06T10:58:00Z"/>
              </w:rPr>
            </w:pPr>
            <w:ins w:id="559" w:author="Gonzalez Moyano, Ricardo" w:date="2024-09-06T12:59:00Z" w16du:dateUtc="2024-09-06T10:59:00Z">
              <w:r>
                <w:t>DEA super efficiency</w:t>
              </w:r>
            </w:ins>
          </w:p>
        </w:tc>
        <w:tc>
          <w:tcPr>
            <w:tcW w:w="711" w:type="dxa"/>
            <w:tcBorders>
              <w:bottom w:val="single" w:sz="4" w:space="0" w:color="auto"/>
            </w:tcBorders>
          </w:tcPr>
          <w:p w14:paraId="4CEAE519" w14:textId="0AEC8D70" w:rsidR="00684C02" w:rsidRDefault="00684C02" w:rsidP="00CC37AC">
            <w:pPr>
              <w:jc w:val="center"/>
              <w:rPr>
                <w:ins w:id="560" w:author="Gonzalez Moyano, Ricardo" w:date="2024-09-06T12:58:00Z" w16du:dateUtc="2024-09-06T10:58:00Z"/>
              </w:rPr>
            </w:pPr>
            <w:ins w:id="561" w:author="Gonzalez Moyano, Ricardo" w:date="2024-09-06T12:59:00Z" w16du:dateUtc="2024-09-06T10:59:00Z">
              <w:r>
                <w:t>0.899</w:t>
              </w:r>
            </w:ins>
          </w:p>
        </w:tc>
        <w:tc>
          <w:tcPr>
            <w:tcW w:w="1276" w:type="dxa"/>
            <w:tcBorders>
              <w:bottom w:val="single" w:sz="4" w:space="0" w:color="auto"/>
            </w:tcBorders>
          </w:tcPr>
          <w:p w14:paraId="6A63D71B" w14:textId="6B72619E" w:rsidR="00684C02" w:rsidRPr="00CC37AC" w:rsidRDefault="00684C02" w:rsidP="00CC37AC">
            <w:pPr>
              <w:jc w:val="center"/>
              <w:rPr>
                <w:ins w:id="562" w:author="Gonzalez Moyano, Ricardo" w:date="2024-09-06T12:58:00Z" w16du:dateUtc="2024-09-06T10:58:00Z"/>
              </w:rPr>
            </w:pPr>
            <w:ins w:id="563" w:author="Gonzalez Moyano, Ricardo" w:date="2024-09-06T12:59:00Z" w16du:dateUtc="2024-09-06T10:59:00Z">
              <w:r>
                <w:t>1.060</w:t>
              </w:r>
            </w:ins>
          </w:p>
        </w:tc>
        <w:tc>
          <w:tcPr>
            <w:tcW w:w="992" w:type="dxa"/>
            <w:tcBorders>
              <w:bottom w:val="single" w:sz="4" w:space="0" w:color="auto"/>
            </w:tcBorders>
          </w:tcPr>
          <w:p w14:paraId="13401DA6" w14:textId="5A8D5F0C" w:rsidR="00684C02" w:rsidRPr="00CC37AC" w:rsidRDefault="00684C02" w:rsidP="00CC37AC">
            <w:pPr>
              <w:jc w:val="center"/>
              <w:rPr>
                <w:ins w:id="564" w:author="Gonzalez Moyano, Ricardo" w:date="2024-09-06T12:58:00Z" w16du:dateUtc="2024-09-06T10:58:00Z"/>
              </w:rPr>
            </w:pPr>
            <w:ins w:id="565" w:author="Gonzalez Moyano, Ricardo" w:date="2024-09-06T12:59:00Z" w16du:dateUtc="2024-09-06T10:59:00Z">
              <w:r>
                <w:t>1.097</w:t>
              </w:r>
            </w:ins>
          </w:p>
        </w:tc>
        <w:tc>
          <w:tcPr>
            <w:tcW w:w="1134" w:type="dxa"/>
            <w:tcBorders>
              <w:bottom w:val="single" w:sz="4" w:space="0" w:color="auto"/>
            </w:tcBorders>
          </w:tcPr>
          <w:p w14:paraId="1DBE1FEE" w14:textId="7EC550A2" w:rsidR="00684C02" w:rsidRPr="00CC37AC" w:rsidRDefault="00684C02" w:rsidP="00CC37AC">
            <w:pPr>
              <w:jc w:val="center"/>
              <w:rPr>
                <w:ins w:id="566" w:author="Gonzalez Moyano, Ricardo" w:date="2024-09-06T12:58:00Z" w16du:dateUtc="2024-09-06T10:58:00Z"/>
              </w:rPr>
            </w:pPr>
            <w:ins w:id="567" w:author="Gonzalez Moyano, Ricardo" w:date="2024-09-06T12:59:00Z" w16du:dateUtc="2024-09-06T10:59:00Z">
              <w:r>
                <w:t>1.100</w:t>
              </w:r>
            </w:ins>
          </w:p>
        </w:tc>
        <w:tc>
          <w:tcPr>
            <w:tcW w:w="1276" w:type="dxa"/>
            <w:tcBorders>
              <w:bottom w:val="single" w:sz="4" w:space="0" w:color="auto"/>
            </w:tcBorders>
          </w:tcPr>
          <w:p w14:paraId="21DBB0E6" w14:textId="78702A59" w:rsidR="00684C02" w:rsidRPr="00CC37AC" w:rsidRDefault="00684C02" w:rsidP="00CC37AC">
            <w:pPr>
              <w:jc w:val="center"/>
              <w:rPr>
                <w:ins w:id="568" w:author="Gonzalez Moyano, Ricardo" w:date="2024-09-06T12:58:00Z" w16du:dateUtc="2024-09-06T10:58:00Z"/>
              </w:rPr>
            </w:pPr>
            <w:ins w:id="569" w:author="Gonzalez Moyano, Ricardo" w:date="2024-09-06T12:59:00Z" w16du:dateUtc="2024-09-06T10:59:00Z">
              <w:r>
                <w:t>1.137</w:t>
              </w:r>
            </w:ins>
          </w:p>
        </w:tc>
        <w:tc>
          <w:tcPr>
            <w:tcW w:w="986" w:type="dxa"/>
            <w:tcBorders>
              <w:bottom w:val="single" w:sz="4" w:space="0" w:color="auto"/>
            </w:tcBorders>
          </w:tcPr>
          <w:p w14:paraId="041E2D51" w14:textId="3486B1EB" w:rsidR="00684C02" w:rsidRPr="00CC37AC" w:rsidRDefault="00684C02" w:rsidP="00CC37AC">
            <w:pPr>
              <w:jc w:val="center"/>
              <w:rPr>
                <w:ins w:id="570" w:author="Gonzalez Moyano, Ricardo" w:date="2024-09-06T12:58:00Z" w16du:dateUtc="2024-09-06T10:58:00Z"/>
              </w:rPr>
            </w:pPr>
            <w:ins w:id="571" w:author="Gonzalez Moyano, Ricardo" w:date="2024-09-06T12:59:00Z" w16du:dateUtc="2024-09-06T10:59:00Z">
              <w:r>
                <w:t>1.348</w:t>
              </w:r>
            </w:ins>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534"/>
    <w:p w14:paraId="4E3CA41C" w14:textId="77777777" w:rsidR="0001153A" w:rsidRDefault="00407F61" w:rsidP="0001153A">
      <w:pPr>
        <w:pStyle w:val="Descripcin"/>
        <w:jc w:val="center"/>
      </w:pPr>
      <w:r>
        <w:rPr>
          <w:rStyle w:val="Refdecomentario"/>
          <w:i w:val="0"/>
          <w:iCs w:val="0"/>
          <w:color w:val="auto"/>
        </w:rPr>
        <w:commentReference w:id="534"/>
      </w:r>
      <w:commentRangeEnd w:id="535"/>
      <w:r w:rsidR="00684C02">
        <w:rPr>
          <w:rStyle w:val="Refdecomentario"/>
          <w:i w:val="0"/>
          <w:iCs w:val="0"/>
          <w:color w:val="auto"/>
        </w:rPr>
        <w:commentReference w:id="535"/>
      </w:r>
    </w:p>
    <w:p w14:paraId="580FF33A" w14:textId="07124C03" w:rsidR="00BE36BC" w:rsidRPr="0001153A" w:rsidRDefault="0001153A" w:rsidP="0001153A">
      <w:pPr>
        <w:pStyle w:val="Descripcin"/>
        <w:jc w:val="center"/>
        <w:rPr>
          <w:highlight w:val="yellow"/>
          <w:lang w:val="en-GB"/>
        </w:rPr>
      </w:pPr>
      <w:r>
        <w:t>Tabl</w:t>
      </w:r>
      <w:r w:rsidR="006B75B5">
        <w:t>e</w:t>
      </w:r>
      <w:r w:rsidR="00D022AA">
        <w:t xml:space="preserve"> 2</w:t>
      </w:r>
      <w:r>
        <w:t xml:space="preserve">. </w:t>
      </w:r>
      <w:r w:rsidRPr="008B405A">
        <w:t>Descriptive statistics of the scores</w:t>
      </w:r>
      <w:r w:rsidR="00D022AA">
        <w:t xml:space="preserve"> for SVM and NN</w:t>
      </w:r>
    </w:p>
    <w:p w14:paraId="1D334FD0" w14:textId="77777777" w:rsidR="000F2670" w:rsidRDefault="000F2670" w:rsidP="00DD0094">
      <w:pPr>
        <w:spacing w:line="360" w:lineRule="auto"/>
        <w:rPr>
          <w:highlight w:val="yellow"/>
          <w:lang w:val="en-GB"/>
        </w:rPr>
      </w:pPr>
    </w:p>
    <w:p w14:paraId="466903BE" w14:textId="47B00433"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ins w:id="572" w:author="Jose Luis Zofio Prieto" w:date="2024-09-03T16:06:00Z">
        <w:r w:rsidR="00407F61">
          <w:rPr>
            <w:noProof/>
          </w:rPr>
          <w:t xml:space="preserve">selected </w:t>
        </w:r>
      </w:ins>
      <w:r w:rsidRPr="006968B4">
        <w:rPr>
          <w:noProof/>
        </w:rPr>
        <w:t xml:space="preserve">ML models using our methodology. </w:t>
      </w:r>
      <w:r w:rsidR="006968B4" w:rsidRPr="006968B4">
        <w:rPr>
          <w:noProof/>
        </w:rPr>
        <w:t>T</w:t>
      </w:r>
      <w:r w:rsidRPr="006968B4">
        <w:rPr>
          <w:noProof/>
        </w:rPr>
        <w:t xml:space="preserve">he median and the first quartile of the SVM and </w:t>
      </w:r>
      <w:del w:id="573" w:author="Jose Luis Zofio Prieto" w:date="2024-09-03T17:31:00Z">
        <w:r w:rsidRPr="006968B4" w:rsidDel="005F6ADE">
          <w:rPr>
            <w:noProof/>
          </w:rPr>
          <w:delText xml:space="preserve">neural network </w:delText>
        </w:r>
      </w:del>
      <w:ins w:id="574" w:author="Jose Luis Zofio Prieto" w:date="2024-09-03T17:31:00Z">
        <w:r w:rsidR="005F6ADE">
          <w:rPr>
            <w:noProof/>
          </w:rPr>
          <w:t xml:space="preserve">NN </w:t>
        </w:r>
      </w:ins>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ins w:id="575" w:author="Jose Luis Zofio Prieto" w:date="2024-09-03T16:08:00Z">
        <w:r w:rsidR="00407F61">
          <w:rPr>
            <w:noProof/>
          </w:rPr>
          <w:t xml:space="preserve"> </w:t>
        </w:r>
      </w:ins>
      <w:ins w:id="576" w:author="Jose Luis Zofio Prieto" w:date="2024-09-03T16:12:00Z">
        <w:r w:rsidR="00DB6F45">
          <w:rPr>
            <w:noProof/>
          </w:rPr>
          <w:t xml:space="preserve">The results show </w:t>
        </w:r>
      </w:ins>
      <w:ins w:id="577" w:author="Jose Luis Zofio Prieto" w:date="2024-09-03T16:14:00Z">
        <w:r w:rsidR="00DB6F45">
          <w:rPr>
            <w:noProof/>
          </w:rPr>
          <w:t xml:space="preserve">that </w:t>
        </w:r>
      </w:ins>
      <w:ins w:id="578" w:author="Jose Luis Zofio Prieto" w:date="2024-09-03T16:12:00Z">
        <w:r w:rsidR="00DB6F45">
          <w:rPr>
            <w:noProof/>
          </w:rPr>
          <w:t xml:space="preserve">the </w:t>
        </w:r>
      </w:ins>
      <w:ins w:id="579" w:author="Jose Luis Zofio Prieto" w:date="2024-09-03T16:13:00Z">
        <w:r w:rsidR="00DB6F45">
          <w:rPr>
            <w:noProof/>
          </w:rPr>
          <w:t>DEA</w:t>
        </w:r>
      </w:ins>
      <w:ins w:id="580" w:author="Jose Luis Zofio Prieto" w:date="2024-09-03T16:14:00Z">
        <w:r w:rsidR="00DB6F45">
          <w:rPr>
            <w:noProof/>
          </w:rPr>
          <w:t xml:space="preserve"> production frontier</w:t>
        </w:r>
      </w:ins>
      <w:ins w:id="581" w:author="Jose Luis Zofio Prieto" w:date="2024-09-03T17:28:00Z">
        <w:r w:rsidR="005F6ADE">
          <w:rPr>
            <w:noProof/>
          </w:rPr>
          <w:t xml:space="preserve"> </w:t>
        </w:r>
      </w:ins>
      <w:ins w:id="582" w:author="Jose Luis Zofio Prieto" w:date="2024-09-03T17:29:00Z">
        <w:r w:rsidR="005F6ADE">
          <w:rPr>
            <w:noProof/>
          </w:rPr>
          <w:t xml:space="preserve">is </w:t>
        </w:r>
      </w:ins>
      <w:ins w:id="583" w:author="Jose Luis Zofio Prieto" w:date="2024-09-03T17:32:00Z">
        <w:r w:rsidR="005F6ADE">
          <w:rPr>
            <w:noProof/>
          </w:rPr>
          <w:t>‘</w:t>
        </w:r>
      </w:ins>
      <w:ins w:id="584" w:author="Jose Luis Zofio Prieto" w:date="2024-09-03T17:29:00Z">
        <w:r w:rsidR="005F6ADE">
          <w:rPr>
            <w:noProof/>
          </w:rPr>
          <w:t>further away</w:t>
        </w:r>
      </w:ins>
      <w:ins w:id="585" w:author="Jose Luis Zofio Prieto" w:date="2024-09-03T17:32:00Z">
        <w:r w:rsidR="005F6ADE">
          <w:rPr>
            <w:noProof/>
          </w:rPr>
          <w:t>’</w:t>
        </w:r>
      </w:ins>
      <w:ins w:id="586" w:author="Jose Luis Zofio Prieto" w:date="2024-09-03T17:29:00Z">
        <w:r w:rsidR="005F6ADE">
          <w:rPr>
            <w:noProof/>
          </w:rPr>
          <w:t xml:space="preserve"> from the original observations as it is ske</w:t>
        </w:r>
      </w:ins>
      <w:ins w:id="587" w:author="Jose Luis Zofio Prieto" w:date="2024-09-03T17:30:00Z">
        <w:r w:rsidR="005F6ADE">
          <w:rPr>
            <w:noProof/>
          </w:rPr>
          <w:t xml:space="preserve">wed to the right </w:t>
        </w:r>
      </w:ins>
      <w:ins w:id="588" w:author="Jose Luis Zofio Prieto" w:date="2024-09-03T17:32:00Z">
        <w:r w:rsidR="005F6ADE">
          <w:rPr>
            <w:noProof/>
          </w:rPr>
          <w:t xml:space="preserve">when compared to the disttrbutions of the </w:t>
        </w:r>
      </w:ins>
      <w:ins w:id="589" w:author="Jose Luis Zofio Prieto" w:date="2024-09-03T17:30:00Z">
        <w:r w:rsidR="005F6ADE">
          <w:rPr>
            <w:noProof/>
          </w:rPr>
          <w:t>ML classific</w:t>
        </w:r>
      </w:ins>
      <w:ins w:id="590" w:author="Jose Luis Zofio Prieto" w:date="2024-09-03T17:31:00Z">
        <w:r w:rsidR="005F6ADE">
          <w:rPr>
            <w:noProof/>
          </w:rPr>
          <w:t>a</w:t>
        </w:r>
      </w:ins>
      <w:ins w:id="591" w:author="Jose Luis Zofio Prieto" w:date="2024-09-03T17:30:00Z">
        <w:r w:rsidR="005F6ADE">
          <w:rPr>
            <w:noProof/>
          </w:rPr>
          <w:t xml:space="preserve">tion </w:t>
        </w:r>
      </w:ins>
      <w:ins w:id="592" w:author="Jose Luis Zofio Prieto" w:date="2024-09-03T17:31:00Z">
        <w:r w:rsidR="005F6ADE">
          <w:rPr>
            <w:noProof/>
          </w:rPr>
          <w:t>meth</w:t>
        </w:r>
      </w:ins>
      <w:ins w:id="593" w:author="Jose Luis Zofio Prieto" w:date="2024-09-03T17:32:00Z">
        <w:r w:rsidR="005F6ADE">
          <w:rPr>
            <w:noProof/>
          </w:rPr>
          <w:t>o</w:t>
        </w:r>
      </w:ins>
      <w:ins w:id="594" w:author="Jose Luis Zofio Prieto" w:date="2024-09-03T17:31:00Z">
        <w:r w:rsidR="005F6ADE">
          <w:rPr>
            <w:noProof/>
          </w:rPr>
          <w:t>ds</w:t>
        </w:r>
      </w:ins>
      <w:ins w:id="595" w:author="Jose Luis Zofio Prieto" w:date="2024-09-03T16:14:00Z">
        <w:r w:rsidR="00DB6F45">
          <w:rPr>
            <w:noProof/>
          </w:rPr>
          <w:t xml:space="preserve">. </w:t>
        </w:r>
        <w:commentRangeStart w:id="596"/>
        <w:commentRangeStart w:id="597"/>
        <w:r w:rsidR="00DB6F45">
          <w:rPr>
            <w:noProof/>
          </w:rPr>
          <w:t xml:space="preserve">Also note </w:t>
        </w:r>
      </w:ins>
      <w:ins w:id="598" w:author="Jose Luis Zofio Prieto" w:date="2024-09-03T16:08:00Z">
        <w:r w:rsidR="00407F61">
          <w:rPr>
            <w:noProof/>
          </w:rPr>
          <w:t>that the effi</w:t>
        </w:r>
      </w:ins>
      <w:ins w:id="599" w:author="Jose Luis Zofio Prieto" w:date="2024-09-03T16:11:00Z">
        <w:r w:rsidR="00DB6F45">
          <w:rPr>
            <w:noProof/>
          </w:rPr>
          <w:t>ci</w:t>
        </w:r>
      </w:ins>
      <w:ins w:id="600" w:author="Jose Luis Zofio Prieto" w:date="2024-09-03T16:08:00Z">
        <w:r w:rsidR="00407F61">
          <w:rPr>
            <w:noProof/>
          </w:rPr>
          <w:t>ency scores can be smaller than one</w:t>
        </w:r>
      </w:ins>
      <w:ins w:id="601" w:author="Jose Luis Zofio Prieto" w:date="2024-09-03T17:46:00Z">
        <w:r w:rsidR="005A3733">
          <w:rPr>
            <w:noProof/>
          </w:rPr>
          <w:t xml:space="preserve"> for DEA</w:t>
        </w:r>
      </w:ins>
      <w:ins w:id="602" w:author="Jose Luis Zofio Prieto" w:date="2024-09-03T16:08:00Z">
        <w:r w:rsidR="00407F61">
          <w:rPr>
            <w:noProof/>
          </w:rPr>
          <w:t>, correspoding to the super</w:t>
        </w:r>
      </w:ins>
      <w:ins w:id="603" w:author="Jose Luis Zofio Prieto" w:date="2024-09-03T16:09:00Z">
        <w:r w:rsidR="00407F61">
          <w:rPr>
            <w:noProof/>
          </w:rPr>
          <w:t xml:space="preserve">efficiency calculations </w:t>
        </w:r>
        <w:r w:rsidR="00DB6F45">
          <w:rPr>
            <w:noProof/>
          </w:rPr>
          <w:t>for the efficient DMUs.</w:t>
        </w:r>
      </w:ins>
      <w:ins w:id="604" w:author="Jose Luis Zofio Prieto" w:date="2024-09-03T16:08:00Z">
        <w:r w:rsidR="00407F61">
          <w:rPr>
            <w:noProof/>
          </w:rPr>
          <w:t xml:space="preserve"> </w:t>
        </w:r>
      </w:ins>
      <w:commentRangeEnd w:id="596"/>
      <w:ins w:id="605" w:author="Jose Luis Zofio Prieto" w:date="2024-09-03T17:46:00Z">
        <w:r w:rsidR="005A3733">
          <w:rPr>
            <w:rStyle w:val="Refdecomentario"/>
          </w:rPr>
          <w:commentReference w:id="596"/>
        </w:r>
      </w:ins>
      <w:commentRangeEnd w:id="597"/>
      <w:r w:rsidR="006E6FAF">
        <w:rPr>
          <w:rStyle w:val="Refdecomentario"/>
        </w:rPr>
        <w:commentReference w:id="597"/>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E73F0F" w:rsidRDefault="007D20AA" w:rsidP="00E73F0F">
      <w:pPr>
        <w:pStyle w:val="Descripcin"/>
        <w:ind w:left="708" w:hanging="708"/>
        <w:jc w:val="center"/>
        <w:rPr>
          <w:noProof/>
          <w:highlight w:val="yellow"/>
          <w:lang w:val="en-GB"/>
        </w:rPr>
      </w:pPr>
      <w:commentRangeStart w:id="606"/>
      <w:commentRangeStart w:id="607"/>
      <w:r>
        <w:t xml:space="preserve">Figure 7. </w:t>
      </w:r>
      <w:r w:rsidR="00E73F0F" w:rsidRPr="00E73F0F">
        <w:t>Kernel density estimation of the scores</w:t>
      </w:r>
      <w:r w:rsidR="00357AF0">
        <w:t>.</w:t>
      </w:r>
      <w:commentRangeEnd w:id="606"/>
      <w:r w:rsidR="00DB6F45">
        <w:rPr>
          <w:rStyle w:val="Refdecomentario"/>
          <w:i w:val="0"/>
          <w:iCs w:val="0"/>
          <w:color w:val="auto"/>
        </w:rPr>
        <w:commentReference w:id="606"/>
      </w:r>
      <w:commentRangeEnd w:id="607"/>
      <w:r w:rsidR="009621B3">
        <w:rPr>
          <w:rStyle w:val="Refdecomentario"/>
          <w:i w:val="0"/>
          <w:iCs w:val="0"/>
          <w:color w:val="auto"/>
        </w:rPr>
        <w:commentReference w:id="607"/>
      </w:r>
    </w:p>
    <w:p w14:paraId="7C93499C" w14:textId="77777777" w:rsidR="00526070" w:rsidRPr="007069AA" w:rsidRDefault="00526070" w:rsidP="00A00CA6">
      <w:pPr>
        <w:spacing w:line="360" w:lineRule="auto"/>
        <w:rPr>
          <w:noProof/>
          <w:lang w:val="en-GB"/>
        </w:rPr>
      </w:pPr>
    </w:p>
    <w:p w14:paraId="2B8F6044" w14:textId="530943D6"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608"/>
      <w:r w:rsidR="009D7BB7" w:rsidRPr="009D7BB7">
        <w:rPr>
          <w:noProof/>
          <w:lang w:val="en-GB"/>
        </w:rPr>
        <w:t xml:space="preserve">Pareto-efficient </w:t>
      </w:r>
      <w:commentRangeEnd w:id="608"/>
      <w:r w:rsidR="00407F61">
        <w:rPr>
          <w:rStyle w:val="Refdecomentario"/>
        </w:rPr>
        <w:commentReference w:id="608"/>
      </w:r>
      <w:r w:rsidR="009D7BB7" w:rsidRPr="009D7BB7">
        <w:rPr>
          <w:noProof/>
          <w:lang w:val="en-GB"/>
        </w:rPr>
        <w:t xml:space="preserve">DMUs as equally efficient. </w:t>
      </w:r>
      <w:commentRangeStart w:id="609"/>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w:t>
      </w:r>
      <w:del w:id="610" w:author="Jose Luis Zofio Prieto" w:date="2024-09-03T17:54:00Z">
        <w:r w:rsidR="009D7BB7" w:rsidRPr="009D7BB7" w:rsidDel="005A3733">
          <w:rPr>
            <w:noProof/>
            <w:lang w:val="en-GB"/>
          </w:rPr>
          <w:delText xml:space="preserve">Pareto-efficient </w:delText>
        </w:r>
      </w:del>
      <w:r w:rsidR="009D7BB7" w:rsidRPr="009D7BB7">
        <w:rPr>
          <w:noProof/>
          <w:lang w:val="en-GB"/>
        </w:rPr>
        <w:t xml:space="preserve">DMUs </w:t>
      </w:r>
      <w:ins w:id="611" w:author="Jose Luis Zofio Prieto" w:date="2024-09-03T17:54:00Z">
        <w:r w:rsidR="005A3733">
          <w:rPr>
            <w:noProof/>
            <w:lang w:val="en-GB"/>
          </w:rPr>
          <w:t xml:space="preserve">that are classidied as </w:t>
        </w:r>
        <w:r w:rsidR="005A3733" w:rsidRPr="009D7BB7">
          <w:rPr>
            <w:noProof/>
            <w:lang w:val="en-GB"/>
          </w:rPr>
          <w:t xml:space="preserve">Pareto-efficient </w:t>
        </w:r>
        <w:r w:rsidR="00644021">
          <w:rPr>
            <w:noProof/>
            <w:lang w:val="en-GB"/>
          </w:rPr>
          <w:t>by DE</w:t>
        </w:r>
      </w:ins>
      <w:ins w:id="612" w:author="Jose Luis Zofio Prieto" w:date="2024-09-03T17:55:00Z">
        <w:r w:rsidR="00644021">
          <w:rPr>
            <w:noProof/>
            <w:lang w:val="en-GB"/>
          </w:rPr>
          <w:t xml:space="preserve">A as </w:t>
        </w:r>
      </w:ins>
      <w:del w:id="613" w:author="Jose Luis Zofio Prieto" w:date="2024-09-03T17:55:00Z">
        <w:r w:rsidR="009D7BB7" w:rsidRPr="009D7BB7" w:rsidDel="00644021">
          <w:rPr>
            <w:noProof/>
            <w:lang w:val="en-GB"/>
          </w:rPr>
          <w:delText xml:space="preserve">as </w:delText>
        </w:r>
      </w:del>
      <w:r w:rsidR="009D7BB7" w:rsidRPr="009D7BB7">
        <w:rPr>
          <w:noProof/>
          <w:lang w:val="en-GB"/>
        </w:rPr>
        <w:t>inefficient.</w:t>
      </w:r>
      <w:commentRangeEnd w:id="609"/>
      <w:r w:rsidR="005A3733">
        <w:rPr>
          <w:rStyle w:val="Refdecomentario"/>
        </w:rPr>
        <w:commentReference w:id="609"/>
      </w:r>
      <w:r w:rsidR="009D7BB7" w:rsidRPr="009D7BB7">
        <w:rPr>
          <w:noProof/>
          <w:lang w:val="en-GB"/>
        </w:rPr>
        <w:t xml:space="preserve"> </w:t>
      </w:r>
      <w:commentRangeStart w:id="614"/>
      <w:r w:rsidR="009D7BB7" w:rsidRPr="009D7BB7">
        <w:rPr>
          <w:noProof/>
          <w:lang w:val="en-GB"/>
        </w:rPr>
        <w:t xml:space="preserve">This is one of the advantages of applying machine learning techniques: they </w:t>
      </w:r>
      <w:ins w:id="615" w:author="Jose Luis Zofio Prieto" w:date="2024-09-03T17:55:00Z">
        <w:r w:rsidR="00644021">
          <w:rPr>
            <w:noProof/>
            <w:lang w:val="en-GB"/>
          </w:rPr>
          <w:t xml:space="preserve">unveil </w:t>
        </w:r>
      </w:ins>
      <w:del w:id="616" w:author="Jose Luis Zofio Prieto" w:date="2024-09-03T17:55:00Z">
        <w:r w:rsidR="009D7BB7" w:rsidRPr="009D7BB7" w:rsidDel="00644021">
          <w:rPr>
            <w:noProof/>
            <w:lang w:val="en-GB"/>
          </w:rPr>
          <w:delText xml:space="preserve">allow for </w:delText>
        </w:r>
      </w:del>
      <w:ins w:id="617" w:author="Jose Luis Zofio Prieto" w:date="2024-09-03T17:55:00Z">
        <w:r w:rsidR="00644021">
          <w:rPr>
            <w:noProof/>
            <w:lang w:val="en-GB"/>
          </w:rPr>
          <w:t xml:space="preserve">measurement errors of the deterministic DEA based on a single sample </w:t>
        </w:r>
      </w:ins>
      <w:ins w:id="618" w:author="Jose Luis Zofio Prieto" w:date="2024-09-03T17:56:00Z">
        <w:r w:rsidR="00644021">
          <w:rPr>
            <w:noProof/>
            <w:lang w:val="en-GB"/>
          </w:rPr>
          <w:t xml:space="preserve">thereby offering </w:t>
        </w:r>
      </w:ins>
      <w:del w:id="619" w:author="Jose Luis Zofio Prieto" w:date="2024-09-03T17:55:00Z">
        <w:r w:rsidR="009D7BB7" w:rsidRPr="009D7BB7" w:rsidDel="00644021">
          <w:rPr>
            <w:noProof/>
            <w:lang w:val="en-GB"/>
          </w:rPr>
          <w:delText xml:space="preserve">errors </w:delText>
        </w:r>
      </w:del>
      <w:del w:id="620" w:author="Jose Luis Zofio Prieto" w:date="2024-09-03T17:56:00Z">
        <w:r w:rsidR="009D7BB7" w:rsidRPr="009D7BB7" w:rsidDel="00644021">
          <w:rPr>
            <w:noProof/>
            <w:lang w:val="en-GB"/>
          </w:rPr>
          <w:delText xml:space="preserve">in the pursuit of achieving </w:delText>
        </w:r>
      </w:del>
      <w:r w:rsidR="009D7BB7" w:rsidRPr="009D7BB7">
        <w:rPr>
          <w:noProof/>
          <w:lang w:val="en-GB"/>
        </w:rPr>
        <w:t>a better separating frontier, which is more flexible and aims to be more generalizable</w:t>
      </w:r>
      <w:commentRangeEnd w:id="614"/>
      <w:r w:rsidR="005A3733">
        <w:rPr>
          <w:rStyle w:val="Refdecomentario"/>
        </w:rPr>
        <w:commentReference w:id="614"/>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621"/>
      <w:commentRangeStart w:id="622"/>
      <w:r w:rsidR="009D7BB7" w:rsidRPr="009D7BB7">
        <w:rPr>
          <w:noProof/>
          <w:lang w:val="en-GB"/>
        </w:rPr>
        <w:t xml:space="preserve">we present 38 Pareto-efficient DMUs detected by the additive model </w:t>
      </w:r>
      <w:ins w:id="623" w:author="Jose Luis Zofio Prieto" w:date="2024-09-03T18:02:00Z">
        <w:r w:rsidR="00644021">
          <w:rPr>
            <w:noProof/>
            <w:lang w:val="en-GB"/>
          </w:rPr>
          <w:t xml:space="preserve">(with an unitary effeincy score) </w:t>
        </w:r>
      </w:ins>
      <w:r w:rsidR="009D7BB7" w:rsidRPr="009D7BB7">
        <w:rPr>
          <w:noProof/>
          <w:lang w:val="en-GB"/>
        </w:rPr>
        <w:t>and the scores achieved with our methodology</w:t>
      </w:r>
      <w:commentRangeEnd w:id="621"/>
      <w:r w:rsidR="00644021">
        <w:rPr>
          <w:rStyle w:val="Refdecomentario"/>
        </w:rPr>
        <w:commentReference w:id="621"/>
      </w:r>
      <w:commentRangeEnd w:id="622"/>
      <w:r w:rsidR="006E6FAF">
        <w:rPr>
          <w:rStyle w:val="Refdecomentario"/>
        </w:rPr>
        <w:commentReference w:id="622"/>
      </w:r>
      <w:r w:rsidR="009D7BB7" w:rsidRPr="009D7BB7">
        <w:rPr>
          <w:noProof/>
          <w:lang w:val="en-GB"/>
        </w:rPr>
        <w:t>. Many of these DMUs have scores below 1</w:t>
      </w:r>
      <w:del w:id="624" w:author="Jose Luis Zofio Prieto" w:date="2024-09-03T17:58:00Z">
        <w:r w:rsidR="009D7BB7" w:rsidRPr="009D7BB7" w:rsidDel="00644021">
          <w:rPr>
            <w:noProof/>
            <w:lang w:val="en-GB"/>
          </w:rPr>
          <w:delText>,</w:delText>
        </w:r>
      </w:del>
      <w:ins w:id="625" w:author="Jose Luis Zofio Prieto" w:date="2024-09-03T17:58:00Z">
        <w:r w:rsidR="00644021">
          <w:rPr>
            <w:noProof/>
            <w:lang w:val="en-GB"/>
          </w:rPr>
          <w:t xml:space="preserve"> based on ML </w:t>
        </w:r>
      </w:ins>
      <w:del w:id="626" w:author="Jose Luis Zofio Prieto" w:date="2024-09-03T17:58:00Z">
        <w:r w:rsidR="009D7BB7" w:rsidRPr="009D7BB7" w:rsidDel="00644021">
          <w:rPr>
            <w:noProof/>
            <w:lang w:val="en-GB"/>
          </w:rPr>
          <w:delText xml:space="preserve"> </w:delText>
        </w:r>
      </w:del>
      <w:ins w:id="627" w:author="Jose Luis Zofio Prieto" w:date="2024-09-03T17:58:00Z">
        <w:r w:rsidR="00644021">
          <w:rPr>
            <w:noProof/>
            <w:lang w:val="en-GB"/>
          </w:rPr>
          <w:t xml:space="preserve">classification methods. </w:t>
        </w:r>
      </w:ins>
      <w:del w:id="628" w:author="Jose Luis Zofio Prieto" w:date="2024-09-03T17:58:00Z">
        <w:r w:rsidR="009D7BB7" w:rsidRPr="009D7BB7" w:rsidDel="00644021">
          <w:rPr>
            <w:noProof/>
            <w:lang w:val="en-GB"/>
          </w:rPr>
          <w:delText xml:space="preserve">but </w:delText>
        </w:r>
      </w:del>
      <w:r w:rsidR="009D7BB7" w:rsidRPr="009D7BB7">
        <w:rPr>
          <w:noProof/>
          <w:lang w:val="en-GB"/>
        </w:rPr>
        <w:t>SVM identifie</w:t>
      </w:r>
      <w:del w:id="629" w:author="Jose Luis Zofio Prieto" w:date="2024-09-03T17:58:00Z">
        <w:r w:rsidR="009D7BB7" w:rsidRPr="009D7BB7" w:rsidDel="00644021">
          <w:rPr>
            <w:noProof/>
            <w:lang w:val="en-GB"/>
          </w:rPr>
          <w:delText>d</w:delText>
        </w:r>
      </w:del>
      <w:ins w:id="630" w:author="Jose Luis Zofio Prieto" w:date="2024-09-03T17:58:00Z">
        <w:r w:rsidR="00644021">
          <w:rPr>
            <w:noProof/>
            <w:lang w:val="en-GB"/>
          </w:rPr>
          <w:t>s</w:t>
        </w:r>
      </w:ins>
      <w:r w:rsidR="009D7BB7" w:rsidRPr="009D7BB7">
        <w:rPr>
          <w:noProof/>
          <w:lang w:val="en-GB"/>
        </w:rPr>
        <w:t xml:space="preserve"> 9 DMUs as inefficient </w:t>
      </w:r>
      <w:del w:id="631" w:author="Jose Luis Zofio Prieto" w:date="2024-09-03T17:58:00Z">
        <w:r w:rsidR="009D7BB7" w:rsidRPr="009D7BB7" w:rsidDel="00644021">
          <w:rPr>
            <w:noProof/>
            <w:lang w:val="en-GB"/>
          </w:rPr>
          <w:delText>and</w:delText>
        </w:r>
      </w:del>
      <w:ins w:id="632" w:author="Jose Luis Zofio Prieto" w:date="2024-09-03T17:58:00Z">
        <w:r w:rsidR="00644021">
          <w:rPr>
            <w:noProof/>
            <w:lang w:val="en-GB"/>
          </w:rPr>
          <w:t xml:space="preserve">while </w:t>
        </w:r>
      </w:ins>
      <w:del w:id="633" w:author="Jose Luis Zofio Prieto" w:date="2024-09-03T17:58:00Z">
        <w:r w:rsidR="009D7BB7" w:rsidRPr="009D7BB7" w:rsidDel="00644021">
          <w:rPr>
            <w:noProof/>
            <w:lang w:val="en-GB"/>
          </w:rPr>
          <w:delText xml:space="preserve"> N</w:delText>
        </w:r>
      </w:del>
      <w:ins w:id="634" w:author="Jose Luis Zofio Prieto" w:date="2024-09-03T17:58:00Z">
        <w:r w:rsidR="00644021">
          <w:rPr>
            <w:noProof/>
            <w:lang w:val="en-GB"/>
          </w:rPr>
          <w:t>N</w:t>
        </w:r>
      </w:ins>
      <w:r w:rsidR="009D7BB7" w:rsidRPr="009D7BB7">
        <w:rPr>
          <w:noProof/>
          <w:lang w:val="en-GB"/>
        </w:rPr>
        <w:t>N identifie</w:t>
      </w:r>
      <w:del w:id="635" w:author="Jose Luis Zofio Prieto" w:date="2024-09-03T17:58:00Z">
        <w:r w:rsidR="009D7BB7" w:rsidRPr="009D7BB7" w:rsidDel="00644021">
          <w:rPr>
            <w:noProof/>
            <w:lang w:val="en-GB"/>
          </w:rPr>
          <w:delText>d</w:delText>
        </w:r>
      </w:del>
      <w:ins w:id="636" w:author="Jose Luis Zofio Prieto" w:date="2024-09-03T17:58:00Z">
        <w:r w:rsidR="00644021">
          <w:rPr>
            <w:noProof/>
            <w:lang w:val="en-GB"/>
          </w:rPr>
          <w:t>s</w:t>
        </w:r>
      </w:ins>
      <w:r w:rsidR="009D7BB7" w:rsidRPr="009D7BB7">
        <w:rPr>
          <w:noProof/>
          <w:lang w:val="en-GB"/>
        </w:rPr>
        <w:t xml:space="preserve"> 2</w:t>
      </w:r>
      <w:del w:id="637" w:author="Jose Luis Zofio Prieto" w:date="2024-09-03T17:59:00Z">
        <w:r w:rsidR="009D7BB7" w:rsidRPr="009D7BB7" w:rsidDel="00644021">
          <w:rPr>
            <w:noProof/>
            <w:lang w:val="en-GB"/>
          </w:rPr>
          <w:delText xml:space="preserve"> DMUs as inefficient</w:delText>
        </w:r>
      </w:del>
      <w:r w:rsidR="009D7BB7" w:rsidRPr="009D7BB7">
        <w:rPr>
          <w:noProof/>
          <w:lang w:val="en-GB"/>
        </w:rPr>
        <w:t xml:space="preserve">.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ins w:id="638" w:author="Jose Luis Zofio Prieto" w:date="2024-09-03T18:00:00Z">
        <w:r w:rsidR="00644021">
          <w:rPr>
            <w:noProof/>
            <w:lang w:val="en-GB"/>
          </w:rPr>
          <w:t xml:space="preserve">with </w:t>
        </w:r>
      </w:ins>
      <w:del w:id="639" w:author="Jose Luis Zofio Prieto" w:date="2024-09-03T18:00:00Z">
        <w:r w:rsidR="009D7BB7" w:rsidRPr="009D7BB7" w:rsidDel="00644021">
          <w:rPr>
            <w:noProof/>
            <w:lang w:val="en-GB"/>
          </w:rPr>
          <w:delText xml:space="preserve">often assigning them </w:delText>
        </w:r>
      </w:del>
      <w:ins w:id="640" w:author="Jose Luis Zofio Prieto" w:date="2024-09-03T18:00:00Z">
        <w:r w:rsidR="00644021">
          <w:rPr>
            <w:noProof/>
            <w:lang w:val="en-GB"/>
          </w:rPr>
          <w:t xml:space="preserve">slighter </w:t>
        </w:r>
      </w:ins>
      <w:r w:rsidR="009D7BB7" w:rsidRPr="009D7BB7">
        <w:rPr>
          <w:noProof/>
          <w:lang w:val="en-GB"/>
        </w:rPr>
        <w:t>higher scores than NN</w:t>
      </w:r>
      <w:ins w:id="641" w:author="Jose Luis Zofio Prieto" w:date="2024-09-03T18:00:00Z">
        <w:r w:rsidR="00644021">
          <w:rPr>
            <w:noProof/>
            <w:lang w:val="en-GB"/>
          </w:rPr>
          <w:t xml:space="preserve"> as shown in Figure 2</w:t>
        </w:r>
      </w:ins>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bl>
    <w:p w14:paraId="33557694" w14:textId="77777777" w:rsidR="00072CE3" w:rsidRDefault="00072CE3" w:rsidP="00072CE3">
      <w:pPr>
        <w:pStyle w:val="Descripcin"/>
      </w:pPr>
    </w:p>
    <w:p w14:paraId="70B2ED9F" w14:textId="72D9595B" w:rsidR="00072CE3" w:rsidRPr="004D2CDE" w:rsidRDefault="00072CE3" w:rsidP="00072CE3">
      <w:pPr>
        <w:pStyle w:val="Descripcin"/>
        <w:jc w:val="center"/>
        <w:rPr>
          <w:lang w:val="en-GB"/>
        </w:rPr>
      </w:pPr>
      <w:r>
        <w:t>Table 3.</w:t>
      </w:r>
      <w:r w:rsidR="00C21463">
        <w:t xml:space="preserve"> </w:t>
      </w:r>
      <w:r w:rsidR="00C21463" w:rsidRPr="00C21463">
        <w:t>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3BF91CE2" w:rsidR="00744AA7" w:rsidRDefault="00473A7A" w:rsidP="00A302A8">
      <w:pPr>
        <w:spacing w:line="360" w:lineRule="auto"/>
      </w:pPr>
      <w:commentRangeStart w:id="642"/>
      <w:commentRangeStart w:id="643"/>
      <w:commentRangeStart w:id="644"/>
      <w:r w:rsidRPr="00596BA3">
        <w:t xml:space="preserve">The sensitivity analysis conducted on the SVM-calculated model reveals the following order of importance: </w:t>
      </w:r>
      <w:ins w:id="645" w:author="Jose Luis Zofio Prieto" w:date="2024-09-03T18:05:00Z">
        <w:r w:rsidR="004B3C61">
          <w:t xml:space="preserve">the input </w:t>
        </w:r>
      </w:ins>
      <w:r w:rsidRPr="00596BA3">
        <w:t>ESCS (0.431)</w:t>
      </w:r>
      <w:del w:id="646" w:author="Jose Luis Zofio Prieto" w:date="2024-09-03T18:04:00Z">
        <w:r w:rsidRPr="00596BA3" w:rsidDel="00644021">
          <w:delText xml:space="preserve"> </w:delText>
        </w:r>
      </w:del>
      <w:ins w:id="647" w:author="Jose Luis Zofio Prieto" w:date="2024-09-03T18:04:00Z">
        <w:r w:rsidR="00644021">
          <w:t xml:space="preserve"> </w:t>
        </w:r>
      </w:ins>
      <w:r w:rsidRPr="00596BA3">
        <w:t xml:space="preserve">is the most </w:t>
      </w:r>
      <w:r w:rsidR="00D51BFA" w:rsidRPr="00596BA3">
        <w:t xml:space="preserve">important variable. It </w:t>
      </w:r>
      <w:ins w:id="648" w:author="Jose Luis Zofio Prieto" w:date="2024-09-03T18:05:00Z">
        <w:r w:rsidR="004B3C61">
          <w:t>is followed by two outputs:</w:t>
        </w:r>
      </w:ins>
      <w:del w:id="649" w:author="Jose Luis Zofio Prieto" w:date="2024-09-03T18:05:00Z">
        <w:r w:rsidR="00D51BFA" w:rsidRPr="00596BA3" w:rsidDel="004B3C61">
          <w:delText>follows</w:delText>
        </w:r>
        <w:r w:rsidR="00F92073" w:rsidRPr="00596BA3" w:rsidDel="004B3C61">
          <w:delText>,</w:delText>
        </w:r>
      </w:del>
      <w:r w:rsidR="00D51BFA" w:rsidRPr="00596BA3">
        <w:t xml:space="preserve"> PVMATH (0.193), </w:t>
      </w:r>
      <w:r w:rsidR="00B038E0" w:rsidRPr="00596BA3">
        <w:rPr>
          <w:lang w:val="en-GB"/>
        </w:rPr>
        <w:t>PVSCIE (</w:t>
      </w:r>
      <w:r w:rsidR="00742A47" w:rsidRPr="00596BA3">
        <w:rPr>
          <w:lang w:val="en-GB"/>
        </w:rPr>
        <w:t xml:space="preserve">0.161), </w:t>
      </w:r>
      <w:ins w:id="650" w:author="Jose Luis Zofio Prieto" w:date="2024-09-03T18:05:00Z">
        <w:r w:rsidR="004B3C61">
          <w:rPr>
            <w:lang w:val="en-GB"/>
          </w:rPr>
          <w:t xml:space="preserve">the </w:t>
        </w:r>
      </w:ins>
      <w:ins w:id="651" w:author="Jose Luis Zofio Prieto" w:date="2024-09-03T18:06:00Z">
        <w:r w:rsidR="004B3C61">
          <w:rPr>
            <w:lang w:val="en-GB"/>
          </w:rPr>
          <w:t xml:space="preserve">remaining inputs: </w:t>
        </w:r>
      </w:ins>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ins w:id="652" w:author="Jose Luis Zofio Prieto" w:date="2024-09-03T18:06:00Z">
        <w:r w:rsidR="004B3C61">
          <w:rPr>
            <w:lang w:val="en-GB"/>
          </w:rPr>
          <w:t xml:space="preserve">the last output, </w:t>
        </w:r>
      </w:ins>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ins w:id="653" w:author="Jose Luis Zofio Prieto" w:date="2024-09-03T18:06:00Z">
        <w:r w:rsidR="004B3C61">
          <w:rPr>
            <w:lang w:val="en-GB"/>
          </w:rPr>
          <w:t xml:space="preserve">one </w:t>
        </w:r>
      </w:ins>
      <w:ins w:id="654" w:author="Jose Luis Zofio Prieto" w:date="2024-09-03T18:09:00Z">
        <w:r w:rsidR="004B3C61">
          <w:rPr>
            <w:lang w:val="en-GB"/>
          </w:rPr>
          <w:t xml:space="preserve">context </w:t>
        </w:r>
      </w:ins>
      <w:ins w:id="655" w:author="Jose Luis Zofio Prieto" w:date="2024-09-03T18:06:00Z">
        <w:r w:rsidR="004B3C61">
          <w:rPr>
            <w:lang w:val="en-GB"/>
          </w:rPr>
          <w:t xml:space="preserve">variable: </w:t>
        </w:r>
      </w:ins>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656"/>
      <w:r w:rsidR="00C247B9" w:rsidRPr="00596BA3">
        <w:rPr>
          <w:lang w:val="en-GB"/>
        </w:rPr>
        <w:t>).</w:t>
      </w:r>
      <w:r w:rsidR="00F91BF2" w:rsidRPr="00596BA3">
        <w:rPr>
          <w:lang w:val="en-GB"/>
        </w:rPr>
        <w:t xml:space="preserve"> </w:t>
      </w:r>
      <w:commentRangeEnd w:id="642"/>
      <w:r w:rsidR="00644021">
        <w:rPr>
          <w:rStyle w:val="Refdecomentario"/>
        </w:rPr>
        <w:commentReference w:id="642"/>
      </w:r>
      <w:commentRangeEnd w:id="643"/>
      <w:r w:rsidR="001076E9">
        <w:rPr>
          <w:rStyle w:val="Refdecomentario"/>
        </w:rPr>
        <w:commentReference w:id="643"/>
      </w:r>
      <w:commentRangeEnd w:id="644"/>
      <w:r w:rsidR="001076E9">
        <w:rPr>
          <w:rStyle w:val="Refdecomentario"/>
        </w:rPr>
        <w:commentReference w:id="644"/>
      </w:r>
      <w:r w:rsidR="00F91BF2" w:rsidRPr="00596BA3">
        <w:t xml:space="preserve">Both results highlight the importance of </w:t>
      </w:r>
      <w:ins w:id="657" w:author="Jose Luis Zofio Prieto" w:date="2024-09-03T18:07:00Z">
        <w:r w:rsidR="004B3C61">
          <w:t xml:space="preserve">the </w:t>
        </w:r>
      </w:ins>
      <w:r w:rsidR="00F91BF2" w:rsidRPr="00596BA3">
        <w:t xml:space="preserve">ESCS </w:t>
      </w:r>
      <w:ins w:id="658" w:author="Jose Luis Zofio Prieto" w:date="2024-09-03T18:07:00Z">
        <w:r w:rsidR="004B3C61">
          <w:t xml:space="preserve">input </w:t>
        </w:r>
      </w:ins>
      <w:r w:rsidR="00F91BF2" w:rsidRPr="00596BA3">
        <w:t>in model training, assigning it similar significance</w:t>
      </w:r>
      <w:commentRangeEnd w:id="656"/>
      <w:r w:rsidR="00E30A26">
        <w:rPr>
          <w:rStyle w:val="Refdecomentario"/>
        </w:rPr>
        <w:commentReference w:id="656"/>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ins w:id="659" w:author="Jose Luis Zofio Prieto" w:date="2024-09-03T18:09:00Z">
        <w:r w:rsidR="004B3C61">
          <w:t xml:space="preserve"> </w:t>
        </w:r>
      </w:ins>
    </w:p>
    <w:p w14:paraId="7174AE98" w14:textId="75907D41" w:rsidR="00F91BF2" w:rsidRPr="009D1A09" w:rsidDel="004B3C61" w:rsidRDefault="00F91BF2" w:rsidP="00A302A8">
      <w:pPr>
        <w:spacing w:line="360" w:lineRule="auto"/>
        <w:rPr>
          <w:del w:id="660" w:author="Jose Luis Zofio Prieto" w:date="2024-09-03T18:08:00Z"/>
          <w:lang w:val="en-GB"/>
        </w:rPr>
      </w:pP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w:t>
      </w:r>
      <w:r w:rsidR="00A302A8" w:rsidRPr="00A302A8">
        <w:rPr>
          <w:lang w:val="en-GB"/>
        </w:rPr>
        <w:lastRenderedPageBreak/>
        <w:t>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1C88483A" w:rsidR="00A1488B" w:rsidRDefault="00C21463" w:rsidP="005C1F82">
      <w:pPr>
        <w:spacing w:line="360" w:lineRule="auto"/>
        <w:rPr>
          <w:ins w:id="661" w:author="Jose Luis Zofio Prieto" w:date="2024-09-03T18:55:00Z"/>
          <w:lang w:val="en-GB"/>
        </w:rPr>
      </w:pPr>
      <w:r w:rsidRPr="00C21463">
        <w:t xml:space="preserve">To conclude, we </w:t>
      </w:r>
      <w:del w:id="662" w:author="Jose Luis Zofio Prieto" w:date="2024-09-03T18:22:00Z">
        <w:r w:rsidRPr="00C21463" w:rsidDel="004B3C61">
          <w:delText xml:space="preserve">will present </w:delText>
        </w:r>
      </w:del>
      <w:ins w:id="663" w:author="Jose Luis Zofio Prieto" w:date="2024-09-03T18:22:00Z">
        <w:r w:rsidR="004B3C61">
          <w:t xml:space="preserve">evaluate </w:t>
        </w:r>
      </w:ins>
      <w:r w:rsidRPr="00C21463">
        <w:t xml:space="preserve">three hypothetical public schools of the same type, each with </w:t>
      </w:r>
      <w:r>
        <w:t>different</w:t>
      </w:r>
      <w:r w:rsidRPr="00C21463">
        <w:t xml:space="preserve"> characteristics, located in the Valencian Community. </w:t>
      </w:r>
      <w:ins w:id="664" w:author="Jose Luis Zofio Prieto" w:date="2024-09-03T18:26:00Z">
        <w:r w:rsidR="009D21E7">
          <w:t xml:space="preserve">We assign </w:t>
        </w:r>
      </w:ins>
      <w:del w:id="665" w:author="Jose Luis Zofio Prieto" w:date="2024-09-03T18:26:00Z">
        <w:r w:rsidRPr="00C21463" w:rsidDel="009D21E7">
          <w:delText>T</w:delText>
        </w:r>
      </w:del>
      <w:ins w:id="666" w:author="Jose Luis Zofio Prieto" w:date="2024-09-03T18:26:00Z">
        <w:r w:rsidR="009D21E7">
          <w:t>t</w:t>
        </w:r>
      </w:ins>
      <w:r w:rsidRPr="00C21463">
        <w:t xml:space="preserve">he first school </w:t>
      </w:r>
      <w:del w:id="667" w:author="Jose Luis Zofio Prieto" w:date="2024-09-03T18:26:00Z">
        <w:r w:rsidRPr="00C21463" w:rsidDel="009D21E7">
          <w:delText>has the 25th percentile</w:delText>
        </w:r>
        <w:r w:rsidDel="009D21E7">
          <w:delText xml:space="preserve"> as the</w:delText>
        </w:r>
        <w:r w:rsidRPr="00C21463" w:rsidDel="009D21E7">
          <w:delText xml:space="preserve"> </w:delText>
        </w:r>
      </w:del>
      <w:ins w:id="668" w:author="Jose Luis Zofio Prieto" w:date="2024-09-03T18:26:00Z">
        <w:r w:rsidR="009D21E7">
          <w:t xml:space="preserve">a </w:t>
        </w:r>
      </w:ins>
      <w:r>
        <w:t xml:space="preserve">value </w:t>
      </w:r>
      <w:ins w:id="669" w:author="Jose Luis Zofio Prieto" w:date="2024-09-03T18:27:00Z">
        <w:r w:rsidR="009D21E7">
          <w:t xml:space="preserve">of </w:t>
        </w:r>
      </w:ins>
      <w:del w:id="670" w:author="Jose Luis Zofio Prieto" w:date="2024-09-03T18:27:00Z">
        <w:r w:rsidDel="009D21E7">
          <w:delText xml:space="preserve">for </w:delText>
        </w:r>
      </w:del>
      <w:del w:id="671" w:author="Jose Luis Zofio Prieto" w:date="2024-09-03T18:26:00Z">
        <w:r w:rsidDel="009D21E7">
          <w:delText xml:space="preserve">the </w:delText>
        </w:r>
      </w:del>
      <w:r w:rsidRPr="00C21463">
        <w:t>ESCS</w:t>
      </w:r>
      <w:ins w:id="672" w:author="Jose Luis Zofio Prieto" w:date="2024-09-03T18:26:00Z">
        <w:r w:rsidR="009D21E7">
          <w:t xml:space="preserve"> equal to </w:t>
        </w:r>
        <w:r w:rsidR="009D21E7" w:rsidRPr="00C21463">
          <w:t>25th percentile</w:t>
        </w:r>
      </w:ins>
      <w:r w:rsidRPr="00C21463">
        <w:t>, with the values of the remaining variables set at the average</w:t>
      </w:r>
      <w:r>
        <w:t xml:space="preserve"> </w:t>
      </w:r>
      <w:del w:id="673" w:author="Jose Luis Zofio Prieto" w:date="2024-09-03T18:23:00Z">
        <w:r w:rsidDel="009D21E7">
          <w:delText xml:space="preserve">for </w:delText>
        </w:r>
      </w:del>
      <w:ins w:id="674" w:author="Jose Luis Zofio Prieto" w:date="2024-09-03T18:23:00Z">
        <w:r w:rsidR="009D21E7">
          <w:t xml:space="preserve">of </w:t>
        </w:r>
      </w:ins>
      <w:r>
        <w:t>this region</w:t>
      </w:r>
      <w:r w:rsidRPr="00C21463">
        <w:t xml:space="preserve">. The scores generated by the SVM model and the NN model are 1.055 and 1.065, respectively. The second school has the 90th percentile </w:t>
      </w:r>
      <w:del w:id="675" w:author="Jose Luis Zofio Prieto" w:date="2024-09-03T18:27:00Z">
        <w:r w:rsidDel="009D21E7">
          <w:delText>as</w:delText>
        </w:r>
      </w:del>
      <w:ins w:id="676" w:author="Jose Luis Zofio Prieto" w:date="2024-09-03T18:27:00Z">
        <w:r w:rsidR="009D21E7">
          <w:t>of</w:t>
        </w:r>
      </w:ins>
      <w:r>
        <w:t xml:space="preserve"> </w:t>
      </w:r>
      <w:r w:rsidRPr="00C21463">
        <w:t xml:space="preserve">ESCS, PVMATH </w:t>
      </w:r>
      <w:r>
        <w:t>has</w:t>
      </w:r>
      <w:r w:rsidRPr="00C21463">
        <w:t xml:space="preserve"> the 25th percentile, and the values of the remaining variables set at the average. The resulting scores are 1.185 from the SVM 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ins w:id="677" w:author="Jose Luis Zofio Prieto" w:date="2024-09-04T10:12:00Z">
        <w:r w:rsidR="001B2E08">
          <w:rPr>
            <w:lang w:val="en-GB"/>
          </w:rPr>
          <w:t xml:space="preserve">students attending </w:t>
        </w:r>
      </w:ins>
      <w:r w:rsidR="005C1F82" w:rsidRPr="005C1F82">
        <w:rPr>
          <w:lang w:val="en-GB"/>
        </w:rPr>
        <w:t>this school face</w:t>
      </w:r>
      <w:del w:id="678" w:author="Jose Luis Zofio Prieto" w:date="2024-09-03T18:42:00Z">
        <w:r w:rsidR="005C1F82" w:rsidRPr="005C1F82" w:rsidDel="00E77920">
          <w:rPr>
            <w:lang w:val="en-GB"/>
          </w:rPr>
          <w:delText>s</w:delText>
        </w:r>
      </w:del>
      <w:r w:rsidR="005C1F82" w:rsidRPr="005C1F82">
        <w:rPr>
          <w:lang w:val="en-GB"/>
        </w:rPr>
        <w:t xml:space="preserve"> more challenges in achieving efficiency compared to schools with higher ESCS values.</w:t>
      </w:r>
      <w:r w:rsidR="005C1F82">
        <w:rPr>
          <w:lang w:val="en-GB"/>
        </w:rPr>
        <w:t xml:space="preserve"> </w:t>
      </w:r>
      <w:commentRangeStart w:id="679"/>
      <w:commentRangeStart w:id="680"/>
      <w:r w:rsidR="005C1F82" w:rsidRPr="005C1F82">
        <w:rPr>
          <w:lang w:val="en-GB"/>
        </w:rPr>
        <w:t xml:space="preserve">The second school, with an ESCS in the 90th percentile and PVMATH in the 25th percentile, shows scores of 1.185 from the SVM model and 1.155 from the NN model. </w:t>
      </w:r>
      <w:commentRangeEnd w:id="679"/>
      <w:r w:rsidR="00E77920">
        <w:rPr>
          <w:rStyle w:val="Refdecomentario"/>
        </w:rPr>
        <w:commentReference w:id="679"/>
      </w:r>
      <w:commentRangeEnd w:id="680"/>
      <w:r w:rsidR="000936B1">
        <w:rPr>
          <w:rStyle w:val="Refdecomentario"/>
        </w:rPr>
        <w:commentReference w:id="680"/>
      </w:r>
      <w:ins w:id="681" w:author="Jose Luis Zofio Prieto" w:date="2024-09-03T18:43:00Z">
        <w:r w:rsidR="00E77920">
          <w:rPr>
            <w:lang w:val="en-GB"/>
          </w:rPr>
          <w:t xml:space="preserve">This school is more inefficient because despite </w:t>
        </w:r>
      </w:ins>
      <w:ins w:id="682" w:author="Jose Luis Zofio Prieto" w:date="2024-09-03T18:44:00Z">
        <w:r w:rsidR="00E77920">
          <w:rPr>
            <w:lang w:val="en-GB"/>
          </w:rPr>
          <w:t xml:space="preserve">students having a high </w:t>
        </w:r>
      </w:ins>
      <w:ins w:id="683" w:author="Jose Luis Zofio Prieto" w:date="2024-09-03T18:43:00Z">
        <w:r w:rsidR="00E77920">
          <w:rPr>
            <w:lang w:val="en-GB"/>
          </w:rPr>
          <w:t>ESCS</w:t>
        </w:r>
      </w:ins>
      <w:ins w:id="684" w:author="Jose Luis Zofio Prieto" w:date="2024-09-03T18:44:00Z">
        <w:r w:rsidR="00E77920">
          <w:rPr>
            <w:lang w:val="en-GB"/>
          </w:rPr>
          <w:t xml:space="preserve">, this does not materialize in a high score for </w:t>
        </w:r>
      </w:ins>
      <w:del w:id="685" w:author="Jose Luis Zofio Prieto" w:date="2024-09-03T18:44:00Z">
        <w:r w:rsidR="005C1F82" w:rsidRPr="005C1F82" w:rsidDel="00E77920">
          <w:rPr>
            <w:lang w:val="en-GB"/>
          </w:rPr>
          <w:delText xml:space="preserve">Despite having a lower </w:delText>
        </w:r>
      </w:del>
      <w:r w:rsidR="005C1F82" w:rsidRPr="005C1F82">
        <w:rPr>
          <w:lang w:val="en-GB"/>
        </w:rPr>
        <w:t>PVMATH</w:t>
      </w:r>
      <w:del w:id="686" w:author="Jose Luis Zofio Prieto" w:date="2024-09-03T18:44:00Z">
        <w:r w:rsidR="005C1F82" w:rsidRPr="005C1F82" w:rsidDel="00E77920">
          <w:rPr>
            <w:lang w:val="en-GB"/>
          </w:rPr>
          <w:delText xml:space="preserve"> score,</w:delText>
        </w:r>
      </w:del>
      <w:ins w:id="687" w:author="Jose Luis Zofio Prieto" w:date="2024-09-03T18:44:00Z">
        <w:r w:rsidR="00E77920">
          <w:rPr>
            <w:lang w:val="en-GB"/>
          </w:rPr>
          <w:t xml:space="preserve">. We see that </w:t>
        </w:r>
      </w:ins>
      <w:del w:id="688" w:author="Jose Luis Zofio Prieto" w:date="2024-09-03T18:44:00Z">
        <w:r w:rsidR="005C1F82" w:rsidRPr="005C1F82" w:rsidDel="00E77920">
          <w:rPr>
            <w:lang w:val="en-GB"/>
          </w:rPr>
          <w:delText xml:space="preserve"> </w:delText>
        </w:r>
      </w:del>
      <w:ins w:id="689" w:author="Jose Luis Zofio Prieto" w:date="2024-09-03T18:45:00Z">
        <w:r w:rsidR="00E77920">
          <w:rPr>
            <w:lang w:val="en-GB"/>
          </w:rPr>
          <w:t xml:space="preserve">according to the sensitivity analysis, </w:t>
        </w:r>
      </w:ins>
      <w:r w:rsidR="005C1F82" w:rsidRPr="005C1F82">
        <w:rPr>
          <w:lang w:val="en-GB"/>
        </w:rPr>
        <w:t xml:space="preserve">the high ESCS contributes to higher overall </w:t>
      </w:r>
      <w:ins w:id="690" w:author="Jose Luis Zofio Prieto" w:date="2024-09-03T18:43:00Z">
        <w:r w:rsidR="00E77920">
          <w:rPr>
            <w:lang w:val="en-GB"/>
          </w:rPr>
          <w:t>in</w:t>
        </w:r>
      </w:ins>
      <w:r w:rsidR="005C1F82" w:rsidRPr="005C1F82">
        <w:rPr>
          <w:lang w:val="en-GB"/>
        </w:rPr>
        <w:t>efficiency scores, demonstrating the significant influence of socio-economic status</w:t>
      </w:r>
      <w:del w:id="691" w:author="Jose Luis Zofio Prieto" w:date="2024-09-03T18:46:00Z">
        <w:r w:rsidR="005C1F82" w:rsidRPr="005C1F82" w:rsidDel="00E77920">
          <w:rPr>
            <w:lang w:val="en-GB"/>
          </w:rPr>
          <w:delText xml:space="preserve"> in overcoming potential academic performance deficits</w:delText>
        </w:r>
      </w:del>
      <w:r w:rsidR="005C1F82" w:rsidRPr="005C1F82">
        <w:rPr>
          <w:lang w:val="en-GB"/>
        </w:rPr>
        <w:t>.</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692"/>
      <w:commentRangeStart w:id="693"/>
      <w:r w:rsidR="005C1F82" w:rsidRPr="005C1F82">
        <w:rPr>
          <w:lang w:val="en-GB"/>
        </w:rPr>
        <w:t xml:space="preserve">The SVM and NN models estimate the scores as 1.125 and 1.115, respectively. This school, with a moderately high ESCS, shows efficiency scores that fall between the first and second schools, </w:t>
      </w:r>
      <w:ins w:id="694" w:author="Jose Luis Zofio Prieto" w:date="2024-09-03T18:49:00Z">
        <w:r w:rsidR="00A1488B">
          <w:rPr>
            <w:lang w:val="en-GB"/>
          </w:rPr>
          <w:t>because</w:t>
        </w:r>
      </w:ins>
      <w:del w:id="695" w:author="Jose Luis Zofio Prieto" w:date="2024-09-03T18:49:00Z">
        <w:r w:rsidR="005C1F82" w:rsidRPr="005C1F82" w:rsidDel="00A1488B">
          <w:rPr>
            <w:lang w:val="en-GB"/>
          </w:rPr>
          <w:delText>reinforcing the trend that higher ESCS is associated with higher efficiency</w:delText>
        </w:r>
      </w:del>
      <w:ins w:id="696" w:author="Jose Luis Zofio Prieto" w:date="2024-09-03T18:50:00Z">
        <w:r w:rsidR="00A1488B">
          <w:rPr>
            <w:lang w:val="en-GB"/>
          </w:rPr>
          <w:t xml:space="preserve"> the output </w:t>
        </w:r>
        <w:r w:rsidR="00A1488B">
          <w:rPr>
            <w:lang w:val="en-GB"/>
          </w:rPr>
          <w:lastRenderedPageBreak/>
          <w:t>scores are on average</w:t>
        </w:r>
      </w:ins>
      <w:ins w:id="697" w:author="Jose Luis Zofio Prieto" w:date="2024-09-03T18:51:00Z">
        <w:r w:rsidR="00A1488B">
          <w:rPr>
            <w:lang w:val="en-GB"/>
          </w:rPr>
          <w:t xml:space="preserve"> (like the first school)</w:t>
        </w:r>
      </w:ins>
      <w:ins w:id="698" w:author="Jose Luis Zofio Prieto" w:date="2024-09-03T18:50:00Z">
        <w:r w:rsidR="00A1488B">
          <w:rPr>
            <w:lang w:val="en-GB"/>
          </w:rPr>
          <w:t xml:space="preserve">, but  </w:t>
        </w:r>
      </w:ins>
      <w:ins w:id="699" w:author="Jose Luis Zofio Prieto" w:date="2024-09-03T18:51:00Z">
        <w:r w:rsidR="00A1488B">
          <w:rPr>
            <w:lang w:val="en-GB"/>
          </w:rPr>
          <w:t>the socioeconomic status of the students is higher (yet below the 90</w:t>
        </w:r>
        <w:r w:rsidR="00A1488B" w:rsidRPr="00A1488B">
          <w:rPr>
            <w:vertAlign w:val="superscript"/>
            <w:lang w:val="en-GB"/>
            <w:rPrChange w:id="700" w:author="Jose Luis Zofio Prieto" w:date="2024-09-03T18:51:00Z">
              <w:rPr>
                <w:lang w:val="en-GB"/>
              </w:rPr>
            </w:rPrChange>
          </w:rPr>
          <w:t>th</w:t>
        </w:r>
        <w:r w:rsidR="00A1488B">
          <w:rPr>
            <w:lang w:val="en-GB"/>
          </w:rPr>
          <w:t xml:space="preserve"> percentile of the second school)</w:t>
        </w:r>
      </w:ins>
      <w:r w:rsidR="005C1F82" w:rsidRPr="005C1F82">
        <w:rPr>
          <w:lang w:val="en-GB"/>
        </w:rPr>
        <w:t>.</w:t>
      </w:r>
      <w:commentRangeEnd w:id="692"/>
      <w:r w:rsidR="00A1488B">
        <w:rPr>
          <w:rStyle w:val="Refdecomentario"/>
        </w:rPr>
        <w:commentReference w:id="692"/>
      </w:r>
      <w:commentRangeEnd w:id="693"/>
      <w:r w:rsidR="000936B1">
        <w:rPr>
          <w:rStyle w:val="Refdecomentario"/>
        </w:rPr>
        <w:commentReference w:id="693"/>
      </w:r>
      <w:r w:rsidR="005C1F82">
        <w:rPr>
          <w:lang w:val="en-GB"/>
        </w:rPr>
        <w:t xml:space="preserve"> </w:t>
      </w:r>
    </w:p>
    <w:p w14:paraId="78117CF1" w14:textId="3438A41F" w:rsidR="005C1F82" w:rsidRPr="005C1F82" w:rsidRDefault="005C1F82" w:rsidP="005C1F82">
      <w:pPr>
        <w:spacing w:line="360" w:lineRule="auto"/>
        <w:rPr>
          <w:lang w:val="en-GB"/>
        </w:rPr>
      </w:pPr>
      <w:commentRangeStart w:id="701"/>
      <w:commentRangeStart w:id="702"/>
      <w:r>
        <w:rPr>
          <w:lang w:val="en-GB"/>
        </w:rPr>
        <w:t>Overall</w:t>
      </w:r>
      <w:r w:rsidRPr="005C1F82">
        <w:rPr>
          <w:lang w:val="en-GB"/>
        </w:rPr>
        <w:t xml:space="preserve">, these results highlight the pivotal role of socio-economic status in determining school efficiency. </w:t>
      </w:r>
      <w:ins w:id="703" w:author="Jose Luis Zofio Prieto" w:date="2024-09-03T18:52:00Z">
        <w:r w:rsidR="00A1488B">
          <w:rPr>
            <w:lang w:val="en-GB"/>
          </w:rPr>
          <w:t xml:space="preserve">Rather interestingly </w:t>
        </w:r>
      </w:ins>
      <w:r w:rsidRPr="005C1F82">
        <w:rPr>
          <w:lang w:val="en-GB"/>
        </w:rPr>
        <w:t xml:space="preserve">Schools with higher ESCS values tend to achieve better efficiency scores, even when other variables such as academic performance (PVMATH) are lower. </w:t>
      </w:r>
      <w:commentRangeEnd w:id="701"/>
      <w:r w:rsidR="00A1488B">
        <w:rPr>
          <w:rStyle w:val="Refdecomentario"/>
        </w:rPr>
        <w:commentReference w:id="701"/>
      </w:r>
      <w:commentRangeEnd w:id="702"/>
      <w:r w:rsidR="000936B1">
        <w:rPr>
          <w:rStyle w:val="Refdecomentario"/>
        </w:rPr>
        <w:commentReference w:id="702"/>
      </w:r>
    </w:p>
    <w:p w14:paraId="3A8878DF" w14:textId="103488FF" w:rsidR="00521217" w:rsidRPr="00E77920" w:rsidDel="00A1488B" w:rsidRDefault="00521217" w:rsidP="00DD0094">
      <w:pPr>
        <w:spacing w:line="360" w:lineRule="auto"/>
        <w:rPr>
          <w:del w:id="704" w:author="Jose Luis Zofio Prieto" w:date="2024-09-03T18:55:00Z"/>
          <w:color w:val="FF0000"/>
          <w:lang w:val="en-GB"/>
          <w:rPrChange w:id="705" w:author="Jose Luis Zofio Prieto" w:date="2024-09-03T18:47:00Z">
            <w:rPr>
              <w:del w:id="706" w:author="Jose Luis Zofio Prieto" w:date="2024-09-03T18:55:00Z"/>
              <w:lang w:val="en-GB"/>
            </w:rPr>
          </w:rPrChange>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65C7E2B5" w:rsidR="00FD29D9" w:rsidRDefault="00FD29D9" w:rsidP="00FD29D9">
      <w:pPr>
        <w:spacing w:line="360" w:lineRule="auto"/>
      </w:pPr>
      <w:del w:id="707" w:author="Jose Luis Zofio Prieto" w:date="2024-09-04T10:13:00Z">
        <w:r w:rsidDel="001B2E08">
          <w:delText xml:space="preserve">After examining </w:delText>
        </w:r>
        <w:r w:rsidR="007A5973" w:rsidDel="001B2E08">
          <w:delText xml:space="preserve">the </w:delText>
        </w:r>
        <w:r w:rsidDel="001B2E08">
          <w:delText>existing literature, it is clear that a</w:delText>
        </w:r>
      </w:del>
      <w:ins w:id="708" w:author="Jose Luis Zofio Prieto" w:date="2024-09-04T10:13:00Z">
        <w:r w:rsidR="001B2E08">
          <w:t>A</w:t>
        </w:r>
      </w:ins>
      <w:r>
        <w:t xml:space="preserve"> growing </w:t>
      </w:r>
      <w:ins w:id="709" w:author="Jose Luis Zofio Prieto" w:date="2024-09-04T10:13:00Z">
        <w:r w:rsidR="001B2E08">
          <w:t xml:space="preserve">literature </w:t>
        </w:r>
      </w:ins>
      <w:del w:id="710" w:author="Jose Luis Zofio Prieto" w:date="2024-09-04T10:13:00Z">
        <w:r w:rsidDel="001B2E08">
          <w:delText xml:space="preserve">number of researchers are </w:delText>
        </w:r>
      </w:del>
      <w:ins w:id="711" w:author="Jose Luis Zofio Prieto" w:date="2024-09-04T10:13:00Z">
        <w:r w:rsidR="001B2E08">
          <w:t xml:space="preserve">is </w:t>
        </w:r>
      </w:ins>
      <w:r>
        <w:t xml:space="preserve">focusing on the combined use of ML-DEA methodologies to predict organizational efficiency across </w:t>
      </w:r>
      <w:ins w:id="712" w:author="Jose Luis Zofio Prieto" w:date="2024-09-04T10:15:00Z">
        <w:r w:rsidR="001B2E08">
          <w:t xml:space="preserve">diverse </w:t>
        </w:r>
      </w:ins>
      <w:del w:id="713" w:author="Jose Luis Zofio Prieto" w:date="2024-09-04T10:13:00Z">
        <w:r w:rsidDel="001B2E08">
          <w:delText>various sectors</w:delText>
        </w:r>
      </w:del>
      <w:ins w:id="714" w:author="Jose Luis Zofio Prieto" w:date="2024-09-04T10:15:00Z">
        <w:r w:rsidR="001B2E08">
          <w:t>sectors</w:t>
        </w:r>
      </w:ins>
      <w:r>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w:t>
      </w:r>
      <w:del w:id="715" w:author="Jose Luis Zofio Prieto" w:date="2024-09-04T10:16:00Z">
        <w:r w:rsidR="007A5973" w:rsidDel="001B2E08">
          <w:delText>Decision Making Units</w:delText>
        </w:r>
        <w:r w:rsidR="00254824" w:rsidDel="001B2E08">
          <w:delText xml:space="preserve"> </w:delText>
        </w:r>
      </w:del>
      <w:ins w:id="716" w:author="Jose Luis Zofio Prieto" w:date="2024-09-04T10:16:00Z">
        <w:r w:rsidR="001B2E08">
          <w:t xml:space="preserve">DMUs </w:t>
        </w:r>
      </w:ins>
      <w:r w:rsidR="00254824">
        <w:t xml:space="preserve">(or even </w:t>
      </w:r>
      <w:r w:rsidR="00254824" w:rsidRPr="00C0518C">
        <w:t>unseen data</w:t>
      </w:r>
      <w:r w:rsidR="00254824">
        <w:t>)</w:t>
      </w:r>
      <w:r>
        <w:t xml:space="preserve"> but also 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6D06C9D9" w:rsidR="00DB0612" w:rsidRDefault="00DB0612" w:rsidP="00FD29D9">
      <w:pPr>
        <w:spacing w:line="360" w:lineRule="auto"/>
      </w:pPr>
      <w:r w:rsidRPr="00DB0612">
        <w:t>The integration of Machine Learning models with Data Envelopment Analysis represents a compelling advancement in the realm of efficiency analysis</w:t>
      </w:r>
      <w:del w:id="717" w:author="Jose Luis Zofio Prieto" w:date="2024-09-04T10:18:00Z">
        <w:r w:rsidRPr="00DB0612" w:rsidDel="001B2E08">
          <w:delText>,</w:delText>
        </w:r>
      </w:del>
      <w:r w:rsidRPr="00DB0612">
        <w:t xml:space="preserve"> </w:t>
      </w:r>
      <w:ins w:id="718" w:author="Jose Luis Zofio Prieto" w:date="2024-09-04T10:17:00Z">
        <w:r w:rsidR="001B2E08">
          <w:t xml:space="preserve">and </w:t>
        </w:r>
      </w:ins>
      <w:r w:rsidRPr="00DB0612">
        <w:t>offer</w:t>
      </w:r>
      <w:ins w:id="719" w:author="Jose Luis Zofio Prieto" w:date="2024-09-04T10:18:00Z">
        <w:r w:rsidR="001B2E08">
          <w:t>s</w:t>
        </w:r>
      </w:ins>
      <w:del w:id="720" w:author="Jose Luis Zofio Prieto" w:date="2024-09-04T10:18:00Z">
        <w:r w:rsidRPr="00DB0612" w:rsidDel="001B2E08">
          <w:delText>ing</w:delText>
        </w:r>
      </w:del>
      <w:r w:rsidRPr="00DB0612">
        <w:t xml:space="preserve"> a more nuanced understanding and interpretability of the results through variable importance ranking. This synthesis not only enhances traditional DEA by addressing its limitations—such as handling nonlinearity</w:t>
      </w:r>
      <w:ins w:id="721" w:author="Jose Luis Zofio Prieto" w:date="2024-09-04T10:18:00Z">
        <w:r w:rsidR="001B2E08">
          <w:t>,</w:t>
        </w:r>
      </w:ins>
      <w:r w:rsidRPr="00DB0612">
        <w:t xml:space="preserve"> </w:t>
      </w:r>
      <w:del w:id="722" w:author="Jose Luis Zofio Prieto" w:date="2024-09-04T10:18:00Z">
        <w:r w:rsidRPr="00DB0612" w:rsidDel="001B2E08">
          <w:delText xml:space="preserve">and </w:delText>
        </w:r>
      </w:del>
      <w:r w:rsidRPr="00DB0612">
        <w:t>model overfitting</w:t>
      </w:r>
      <w:ins w:id="723" w:author="Jose Luis Zofio Prieto" w:date="2024-09-04T10:18:00Z">
        <w:r w:rsidR="001B2E08">
          <w:t xml:space="preserve"> and lack of discri</w:t>
        </w:r>
      </w:ins>
      <w:ins w:id="724" w:author="Jose Luis Zofio Prieto" w:date="2024-09-04T10:19:00Z">
        <w:r w:rsidR="001B2E08">
          <w:t>minatory power</w:t>
        </w:r>
      </w:ins>
      <w:r w:rsidRPr="00DB0612">
        <w:t xml:space="preserve">—but also leverages the computational prowess of ML to </w:t>
      </w:r>
      <w:del w:id="725" w:author="Jose Luis Zofio Prieto" w:date="2024-09-04T11:08:00Z">
        <w:r w:rsidRPr="00DB0612" w:rsidDel="00E30A26">
          <w:delText xml:space="preserve">uncover </w:delText>
        </w:r>
      </w:del>
      <w:ins w:id="726" w:author="Jose Luis Zofio Prieto" w:date="2024-09-04T11:08:00Z">
        <w:r w:rsidR="00E30A26">
          <w:t xml:space="preserve">cut through </w:t>
        </w:r>
      </w:ins>
      <w:r w:rsidRPr="00DB0612">
        <w:t xml:space="preserve">intricate patterns and relationships within </w:t>
      </w:r>
      <w:r w:rsidRPr="00DB0612">
        <w:lastRenderedPageBreak/>
        <w:t xml:space="preserve">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7A49F6">
        <w:rPr>
          <w:i/>
          <w:iCs/>
          <w:rPrChange w:id="727" w:author="Jose Luis Zofio Prieto" w:date="2024-09-04T11:34:00Z">
            <w:rPr/>
          </w:rPrChange>
        </w:rPr>
        <w:t>Improved Accuracy and Robustness</w:t>
      </w:r>
      <w:r>
        <w:t xml:space="preserve">: The integration of ML algorithms enhances the robustness of the DEA model by enabling it to handle </w:t>
      </w:r>
      <w:r w:rsidR="008C34C6">
        <w:t>n</w:t>
      </w:r>
      <w:r>
        <w:t>oise effectively</w:t>
      </w:r>
      <w:ins w:id="728" w:author="Jose Luis Zofio Prieto" w:date="2024-09-04T11:31:00Z">
        <w:r w:rsidR="000573FD">
          <w:t xml:space="preserve"> through the cross-validation procedure</w:t>
        </w:r>
        <w:r w:rsidR="007A49F6">
          <w:t xml:space="preserve"> that creates folds of </w:t>
        </w:r>
      </w:ins>
      <w:ins w:id="729" w:author="Jose Luis Zofio Prieto" w:date="2024-09-04T11:32:00Z">
        <w:r w:rsidR="007A49F6">
          <w:t>the observed data into training and test sets</w:t>
        </w:r>
      </w:ins>
      <w:r>
        <w:t xml:space="preserve">. </w:t>
      </w:r>
    </w:p>
    <w:p w14:paraId="38EE34E0" w14:textId="71FA0FE5" w:rsidR="00EE4803" w:rsidDel="000573FD" w:rsidRDefault="00EE4803" w:rsidP="00EE4803">
      <w:pPr>
        <w:spacing w:line="360" w:lineRule="auto"/>
        <w:rPr>
          <w:del w:id="730" w:author="Jose Luis Zofio Prieto" w:date="2024-09-04T11:21:00Z"/>
        </w:rPr>
      </w:pPr>
    </w:p>
    <w:p w14:paraId="256F4985" w14:textId="44D22907" w:rsidR="00EE4803" w:rsidRDefault="00EE4803" w:rsidP="00EE4803">
      <w:pPr>
        <w:spacing w:line="360" w:lineRule="auto"/>
      </w:pPr>
      <w:r>
        <w:t xml:space="preserve">2. </w:t>
      </w:r>
      <w:r w:rsidRPr="007A49F6">
        <w:rPr>
          <w:i/>
          <w:iCs/>
          <w:rPrChange w:id="731" w:author="Jose Luis Zofio Prieto" w:date="2024-09-04T11:34:00Z">
            <w:rPr/>
          </w:rPrChange>
        </w:rPr>
        <w:t>Enhanced Interpretability</w:t>
      </w:r>
      <w:r>
        <w:t>: By employing explainable AI techniques, particularly the use of counterfactual explanations within the ML-DEA framework, our method not only quantifies efficiency but also explains it</w:t>
      </w:r>
      <w:del w:id="732" w:author="Jose Luis Zofio Prieto" w:date="2024-09-04T11:33:00Z">
        <w:r w:rsidDel="007A49F6">
          <w:delText>.</w:delText>
        </w:r>
      </w:del>
      <w:ins w:id="733" w:author="Jose Luis Zofio Prieto" w:date="2024-09-04T11:33:00Z">
        <w:r w:rsidR="007A49F6">
          <w:t xml:space="preserve">, constituting a valid alternative to second-stage methods that regress </w:t>
        </w:r>
      </w:ins>
      <w:ins w:id="734" w:author="Jose Luis Zofio Prieto" w:date="2024-09-04T11:34:00Z">
        <w:r w:rsidR="007A49F6">
          <w:t>efficiency</w:t>
        </w:r>
      </w:ins>
      <w:ins w:id="735" w:author="Jose Luis Zofio Prieto" w:date="2024-09-04T11:33:00Z">
        <w:r w:rsidR="007A49F6">
          <w:t xml:space="preserve"> scores on contextual v</w:t>
        </w:r>
      </w:ins>
      <w:ins w:id="736" w:author="Jose Luis Zofio Prieto" w:date="2024-09-04T11:34:00Z">
        <w:r w:rsidR="007A49F6">
          <w:t xml:space="preserve">ariables. </w:t>
        </w:r>
      </w:ins>
      <w:ins w:id="737" w:author="Jose Luis Zofio Prieto" w:date="2024-09-04T11:33:00Z">
        <w:r w:rsidR="007A49F6">
          <w:t xml:space="preserve">   </w:t>
        </w:r>
      </w:ins>
    </w:p>
    <w:p w14:paraId="39644C7B" w14:textId="7DBB1BBD" w:rsidR="00EE4803" w:rsidDel="007A49F6" w:rsidRDefault="00EE4803" w:rsidP="00EE4803">
      <w:pPr>
        <w:spacing w:line="360" w:lineRule="auto"/>
        <w:rPr>
          <w:del w:id="738" w:author="Jose Luis Zofio Prieto" w:date="2024-09-04T11:33:00Z"/>
        </w:rPr>
      </w:pPr>
    </w:p>
    <w:p w14:paraId="57D6EA5E" w14:textId="21B1953E" w:rsidR="00EE4803" w:rsidRDefault="00EE4803" w:rsidP="00EE4803">
      <w:pPr>
        <w:spacing w:line="360" w:lineRule="auto"/>
      </w:pPr>
      <w:r>
        <w:t xml:space="preserve">3. </w:t>
      </w:r>
      <w:r w:rsidRPr="007A49F6">
        <w:rPr>
          <w:i/>
          <w:iCs/>
          <w:rPrChange w:id="739" w:author="Jose Luis Zofio Prieto" w:date="2024-09-04T11:34:00Z">
            <w:rPr/>
          </w:rPrChange>
        </w:rPr>
        <w:t>Flexibility and Customization</w:t>
      </w:r>
      <w:r>
        <w:t xml:space="preserve">: The modular nature of our approach allows for the integration of </w:t>
      </w:r>
      <w:r w:rsidR="009F3205">
        <w:t xml:space="preserve">any classification </w:t>
      </w:r>
      <w:r>
        <w:t>ML technique</w:t>
      </w:r>
      <w:ins w:id="740" w:author="Jose Luis Zofio Prieto" w:date="2024-09-04T11:36:00Z">
        <w:r w:rsidR="007A49F6">
          <w:t xml:space="preserve"> into the algorithm</w:t>
        </w:r>
      </w:ins>
      <w:del w:id="741" w:author="Jose Luis Zofio Prieto" w:date="2024-09-04T11:37:00Z">
        <w:r w:rsidDel="007A49F6">
          <w:delText>,</w:delText>
        </w:r>
      </w:del>
      <w:ins w:id="742" w:author="Jose Luis Zofio Prieto" w:date="2024-09-04T11:37:00Z">
        <w:r w:rsidR="007A49F6">
          <w:sym w:font="Symbol" w:char="F0BE"/>
        </w:r>
        <w:r w:rsidR="007A49F6">
          <w:t>beyond SVM and NN,</w:t>
        </w:r>
      </w:ins>
      <w:r>
        <w:t xml:space="preserve"> depending on the specific characteristics of the dataset and analytical needs. This adaptability ensures that the model remains relevant across different applications and evolves alongside advancements in machine learning.</w:t>
      </w:r>
      <w:ins w:id="743" w:author="Jose Luis Zofio Prieto" w:date="2024-09-04T11:37:00Z">
        <w:r w:rsidR="007A49F6">
          <w:t xml:space="preserve"> The adoption of other classification methods</w:t>
        </w:r>
      </w:ins>
      <w:ins w:id="744" w:author="Jose Luis Zofio Prieto" w:date="2024-09-04T11:39:00Z">
        <w:r w:rsidR="007A49F6">
          <w:t xml:space="preserve"> and number of labels,</w:t>
        </w:r>
      </w:ins>
      <w:ins w:id="745" w:author="Jose Luis Zofio Prieto" w:date="2024-09-04T11:38:00Z">
        <w:r w:rsidR="007A49F6">
          <w:t xml:space="preserve"> </w:t>
        </w:r>
      </w:ins>
      <w:ins w:id="746" w:author="Jose Luis Zofio Prieto" w:date="2024-09-04T11:39:00Z">
        <w:r w:rsidR="007A49F6">
          <w:t xml:space="preserve">e.g. graduating inefficiency score into groups, </w:t>
        </w:r>
      </w:ins>
      <w:ins w:id="747" w:author="Jose Luis Zofio Prieto" w:date="2024-09-04T11:37:00Z">
        <w:r w:rsidR="007A49F6">
          <w:t xml:space="preserve">also constitutes a promising venue of future research. </w:t>
        </w:r>
      </w:ins>
    </w:p>
    <w:p w14:paraId="139AD21C" w14:textId="4D7CDD81" w:rsidR="00EE4803" w:rsidDel="007A49F6" w:rsidRDefault="00EE4803" w:rsidP="00EE4803">
      <w:pPr>
        <w:spacing w:line="360" w:lineRule="auto"/>
        <w:rPr>
          <w:del w:id="748" w:author="Jose Luis Zofio Prieto" w:date="2024-09-04T11:34:00Z"/>
        </w:rPr>
      </w:pPr>
    </w:p>
    <w:p w14:paraId="70FA2DF7" w14:textId="43A2267D" w:rsidR="00C40EBB" w:rsidRDefault="00C40EBB" w:rsidP="00EE4803">
      <w:pPr>
        <w:spacing w:line="360" w:lineRule="auto"/>
      </w:pPr>
      <w:r w:rsidRPr="00C40EBB">
        <w:t xml:space="preserve">In conclusion, the new integration of ML with DEA models </w:t>
      </w:r>
      <w:del w:id="749" w:author="Jose Luis Zofio Prieto" w:date="2024-09-04T11:40:00Z">
        <w:r w:rsidRPr="00C40EBB" w:rsidDel="007A49F6">
          <w:delText xml:space="preserve">could </w:delText>
        </w:r>
      </w:del>
      <w:r w:rsidRPr="00C40EBB">
        <w:t>represent</w:t>
      </w:r>
      <w:ins w:id="750" w:author="Jose Luis Zofio Prieto" w:date="2024-09-04T11:40:00Z">
        <w:r w:rsidR="007A49F6">
          <w:t>s</w:t>
        </w:r>
      </w:ins>
      <w:r w:rsidRPr="00C40EBB">
        <w:t xml:space="preserve"> a significant advancement in the field of efficiency analysis</w:t>
      </w:r>
      <w:ins w:id="751" w:author="Jose Luis Zofio Prieto" w:date="2024-09-04T11:40:00Z">
        <w:r w:rsidR="007A49F6">
          <w:t xml:space="preserve"> that enhances classical methods</w:t>
        </w:r>
      </w:ins>
      <w:r w:rsidRPr="00C40EBB">
        <w:t xml:space="preserve">.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w:t>
      </w:r>
      <w:r w:rsidRPr="00C40EBB">
        <w:lastRenderedPageBreak/>
        <w:t>datasets and contexts, which will validate or challenge the robustness and adaptability of our approach.</w:t>
      </w:r>
    </w:p>
    <w:p w14:paraId="0B56A1A2" w14:textId="77777777" w:rsidR="009B7A3F" w:rsidRDefault="009B7A3F" w:rsidP="00FD29D9">
      <w:pPr>
        <w:spacing w:line="360" w:lineRule="auto"/>
      </w:pPr>
    </w:p>
    <w:p w14:paraId="7E5D0BC6" w14:textId="44501A51"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ins w:id="752" w:author="Jose Luis Zofio Prieto" w:date="2024-09-04T11:41:00Z">
        <w:r w:rsidR="00813144">
          <w:t xml:space="preserve">for market oriented organizations like </w:t>
        </w:r>
      </w:ins>
      <w:del w:id="753" w:author="Jose Luis Zofio Prieto" w:date="2024-09-04T11:42:00Z">
        <w:r w:rsidDel="00813144">
          <w:delText>environmental</w:delText>
        </w:r>
      </w:del>
      <w:ins w:id="754" w:author="Jose Luis Zofio Prieto" w:date="2024-09-04T11:42:00Z">
        <w:r w:rsidR="00813144">
          <w:t>firms, environmental</w:t>
        </w:r>
      </w:ins>
      <w:r>
        <w:t xml:space="preserve"> sustainability</w:t>
      </w:r>
      <w:ins w:id="755" w:author="Jose Luis Zofio Prieto" w:date="2024-09-04T11:41:00Z">
        <w:r w:rsidR="00813144">
          <w:t xml:space="preserve"> and </w:t>
        </w:r>
      </w:ins>
      <w:del w:id="756" w:author="Jose Luis Zofio Prieto" w:date="2024-09-04T11:41:00Z">
        <w:r w:rsidDel="00813144">
          <w:delText xml:space="preserve"> and </w:delText>
        </w:r>
      </w:del>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w:t>
      </w:r>
      <w:del w:id="757" w:author="Jose Luis Zofio Prieto" w:date="2024-09-04T11:42:00Z">
        <w:r w:rsidDel="00813144">
          <w:delText>indispensable</w:delText>
        </w:r>
      </w:del>
      <w:ins w:id="758" w:author="Jose Luis Zofio Prieto" w:date="2024-09-04T11:42:00Z">
        <w:r w:rsidR="00813144">
          <w:t>central</w:t>
        </w:r>
      </w:ins>
      <w:r>
        <w:t xml:space="preserve"> tool in strategic planning and resource management, especially in sectors where efficiency gains translate directly into improved outcomes for stakeholders</w:t>
      </w:r>
      <w:del w:id="759" w:author="Jose Luis Zofio Prieto" w:date="2024-09-04T11:43:00Z">
        <w:r w:rsidDel="00813144">
          <w:delText xml:space="preserve"> and the environment</w:delText>
        </w:r>
      </w:del>
      <w:r>
        <w: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600A17D0" w14:textId="77777777" w:rsidR="00D24975" w:rsidRPr="00212559" w:rsidRDefault="00D24975"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E4079CC" w14:textId="77777777" w:rsidR="00D24975" w:rsidRPr="00BA1EC0" w:rsidRDefault="00D24975"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A8D9540" w14:textId="77777777" w:rsidR="00D24975" w:rsidRPr="00212559" w:rsidRDefault="00D24975"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4A381C0" w14:textId="77777777" w:rsidR="00D24975" w:rsidRDefault="00D24975" w:rsidP="00D742D6">
      <w:pPr>
        <w:spacing w:line="360" w:lineRule="auto"/>
      </w:pPr>
      <w:r w:rsidRPr="00131537">
        <w:t>Banker, R. D., &amp; Morey, R. C. (1986). Efficiency analysis for exogenously fixed inputs and outputs. Operations Research, 34(4), 513-521.</w:t>
      </w:r>
    </w:p>
    <w:p w14:paraId="3FB5AA38" w14:textId="77777777" w:rsidR="00D24975" w:rsidRPr="00131537" w:rsidRDefault="00D24975"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37500FC5" w14:textId="77777777" w:rsidR="00D24975" w:rsidRDefault="00D24975" w:rsidP="006E48EB">
      <w:pPr>
        <w:spacing w:line="360" w:lineRule="auto"/>
        <w:rPr>
          <w:ins w:id="760" w:author="Gonzalez Moyano, Ricardo" w:date="2024-09-05T10:40:00Z" w16du:dateUtc="2024-09-05T08:40:00Z"/>
        </w:rPr>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DD1CEA" w14:textId="780030B3" w:rsidR="003D6266" w:rsidRDefault="003D6266" w:rsidP="006E48EB">
      <w:pPr>
        <w:spacing w:line="360" w:lineRule="auto"/>
        <w:rPr>
          <w:lang w:val="en-GB"/>
        </w:rPr>
      </w:pPr>
      <w:ins w:id="761" w:author="Gonzalez Moyano, Ricardo" w:date="2024-09-05T10:40:00Z">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ins>
    </w:p>
    <w:p w14:paraId="1579C1D9" w14:textId="77777777" w:rsidR="00D24975" w:rsidRPr="00212559" w:rsidRDefault="00D24975"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7B0E6E08" w14:textId="77777777" w:rsidR="00D24975" w:rsidRPr="00131537" w:rsidRDefault="00D24975"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73A01EB1" w14:textId="77777777" w:rsidR="00D24975" w:rsidRDefault="00D24975"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60C65AD1" w14:textId="77777777" w:rsidR="00D24975" w:rsidRPr="00131537" w:rsidRDefault="00D24975"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34970122" w14:textId="77777777" w:rsidR="00D24975" w:rsidRDefault="00D24975"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20133CD6" w14:textId="77777777" w:rsidR="00D24975" w:rsidRDefault="00D24975" w:rsidP="00607D39">
      <w:pPr>
        <w:spacing w:line="360" w:lineRule="auto"/>
        <w:rPr>
          <w:ins w:id="762" w:author="Gonzalez Moyano, Ricardo" w:date="2024-09-06T12:34:00Z" w16du:dateUtc="2024-09-06T10:34:00Z"/>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2E40D0A" w14:textId="2EA1174E" w:rsidR="00C42E05" w:rsidRPr="00431912" w:rsidRDefault="00C42E05" w:rsidP="00607D39">
      <w:pPr>
        <w:spacing w:line="360" w:lineRule="auto"/>
        <w:rPr>
          <w:lang w:val="en-GB"/>
        </w:rPr>
      </w:pPr>
      <w:ins w:id="763" w:author="Gonzalez Moyano, Ricardo" w:date="2024-09-06T12:34:00Z" w16du:dateUtc="2024-09-06T10:34:00Z">
        <w:r w:rsidRPr="00C42E05">
          <w:rPr>
            <w:lang w:val="en-GB"/>
          </w:rPr>
          <w:t xml:space="preserve">Cortez, P., &amp; </w:t>
        </w:r>
        <w:proofErr w:type="spellStart"/>
        <w:r w:rsidRPr="00C42E05">
          <w:rPr>
            <w:lang w:val="en-GB"/>
          </w:rPr>
          <w:t>Embrechts</w:t>
        </w:r>
        <w:proofErr w:type="spellEnd"/>
        <w:r w:rsidRPr="00C42E05">
          <w:rPr>
            <w:lang w:val="en-GB"/>
          </w:rPr>
          <w:t>, M. J. (2013). Using sensitivity analysis and visualization techniques to open black box data mining models. Information Sciences, 225, 1-17.</w:t>
        </w:r>
      </w:ins>
    </w:p>
    <w:p w14:paraId="1D119C29" w14:textId="77777777" w:rsidR="00D24975" w:rsidRPr="00212559" w:rsidRDefault="00D24975"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7A09022" w14:textId="77777777" w:rsidR="00D24975" w:rsidRPr="006A3F91" w:rsidRDefault="00D24975" w:rsidP="00E70598">
      <w:pPr>
        <w:spacing w:line="360" w:lineRule="auto"/>
        <w:rPr>
          <w:lang w:val="es-ES"/>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proofErr w:type="spellStart"/>
      <w:r w:rsidRPr="006A3F91">
        <w:rPr>
          <w:i/>
          <w:iCs/>
          <w:lang w:val="es-ES"/>
        </w:rPr>
        <w:t>Computers</w:t>
      </w:r>
      <w:proofErr w:type="spellEnd"/>
      <w:r w:rsidRPr="006A3F91">
        <w:rPr>
          <w:i/>
          <w:iCs/>
          <w:lang w:val="es-ES"/>
        </w:rPr>
        <w:t xml:space="preserve"> &amp; Industrial </w:t>
      </w:r>
      <w:proofErr w:type="spellStart"/>
      <w:r w:rsidRPr="006A3F91">
        <w:rPr>
          <w:i/>
          <w:iCs/>
          <w:lang w:val="es-ES"/>
        </w:rPr>
        <w:t>Engineering</w:t>
      </w:r>
      <w:proofErr w:type="spellEnd"/>
      <w:r w:rsidRPr="006A3F91">
        <w:rPr>
          <w:lang w:val="es-ES"/>
        </w:rPr>
        <w:t>, </w:t>
      </w:r>
      <w:r w:rsidRPr="006A3F91">
        <w:rPr>
          <w:i/>
          <w:iCs/>
          <w:lang w:val="es-ES"/>
        </w:rPr>
        <w:t>56</w:t>
      </w:r>
      <w:r w:rsidRPr="006A3F91">
        <w:rPr>
          <w:lang w:val="es-ES"/>
        </w:rPr>
        <w:t>(1), 249-254.</w:t>
      </w:r>
    </w:p>
    <w:p w14:paraId="75C64DE0" w14:textId="77777777" w:rsidR="00D24975" w:rsidRPr="00131537" w:rsidRDefault="00D24975" w:rsidP="006E48EB">
      <w:pPr>
        <w:spacing w:line="360" w:lineRule="auto"/>
      </w:pPr>
      <w:r w:rsidRPr="006A3F91">
        <w:rPr>
          <w:lang w:val="es-ES"/>
        </w:rPr>
        <w:t xml:space="preserve">Esteve, M., Aparicio, J., Rabasa, A., &amp; </w:t>
      </w:r>
      <w:proofErr w:type="spellStart"/>
      <w:r w:rsidRPr="006A3F91">
        <w:rPr>
          <w:lang w:val="es-ES"/>
        </w:rPr>
        <w:t>Rodriguez</w:t>
      </w:r>
      <w:proofErr w:type="spellEnd"/>
      <w:r w:rsidRPr="006A3F91">
        <w:rPr>
          <w:lang w:val="es-ES"/>
        </w:rPr>
        <w:t xml:space="preserve">-Sala, J. J. (2020). </w:t>
      </w:r>
      <w:r w:rsidRPr="00A94464">
        <w:t>Efficiency analysis trees: A new methodology for estimating production frontiers through decision trees. Expert Systems with Applications, 162, 113783.</w:t>
      </w:r>
    </w:p>
    <w:p w14:paraId="53A68F4C" w14:textId="77777777" w:rsidR="00D24975" w:rsidRDefault="00D24975"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37D43971" w14:textId="77777777" w:rsidR="00D24975" w:rsidRPr="00212559" w:rsidRDefault="00D24975"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63AC6DEE" w14:textId="77777777" w:rsidR="00D24975" w:rsidRPr="009D7BB7" w:rsidRDefault="00D24975" w:rsidP="008F0011">
      <w:pPr>
        <w:spacing w:line="360" w:lineRule="auto"/>
        <w:rPr>
          <w:lang w:val="en-GB"/>
        </w:rPr>
      </w:pPr>
      <w:r>
        <w:t xml:space="preserve">Goodfellow, I., Bengio, Y., &amp; Courville, A. (2016). Deep Learning. </w:t>
      </w:r>
      <w:r w:rsidRPr="009D7BB7">
        <w:rPr>
          <w:lang w:val="en-GB"/>
        </w:rPr>
        <w:t>MIT Press.</w:t>
      </w:r>
    </w:p>
    <w:p w14:paraId="6902210B" w14:textId="77777777" w:rsidR="00D24975" w:rsidRPr="00212559" w:rsidRDefault="00D24975"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1BA9E2E" w14:textId="77777777" w:rsidR="00D24975" w:rsidRPr="00212559" w:rsidRDefault="00D24975"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3F5315DD" w14:textId="77777777" w:rsidR="00D24975" w:rsidRDefault="00D24975"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17AA03D" w14:textId="77777777" w:rsidR="00D24975" w:rsidRDefault="00D24975" w:rsidP="00E70598">
      <w:pPr>
        <w:spacing w:line="360" w:lineRule="auto"/>
        <w:rPr>
          <w:ins w:id="764" w:author="Gonzalez Moyano, Ricardo" w:date="2024-09-16T12:30:00Z" w16du:dateUtc="2024-09-16T10:30:00Z"/>
        </w:rPr>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348482F4" w14:textId="370FE520" w:rsidR="00B90CB0" w:rsidRPr="00212559" w:rsidDel="00F43467" w:rsidRDefault="00F43467" w:rsidP="00E70598">
      <w:pPr>
        <w:spacing w:line="360" w:lineRule="auto"/>
        <w:rPr>
          <w:del w:id="765" w:author="Gonzalez Moyano, Ricardo" w:date="2024-09-16T12:30:00Z" w16du:dateUtc="2024-09-16T10:30:00Z"/>
          <w:lang w:val="en-GB"/>
        </w:rPr>
      </w:pPr>
      <w:ins w:id="766" w:author="Gonzalez Moyano, Ricardo" w:date="2024-09-16T12:30:00Z" w16du:dateUtc="2024-09-16T10:30:00Z">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ins>
    </w:p>
    <w:p w14:paraId="08624604" w14:textId="77777777" w:rsidR="00D24975" w:rsidRPr="00B559FA" w:rsidRDefault="00D24975"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3D24B2B0" w14:textId="77777777" w:rsidR="00D24975" w:rsidRDefault="00D24975"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43E7DC5C" w14:textId="77777777" w:rsidR="00D24975" w:rsidRDefault="00D24975"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30FD87C5" w14:textId="77777777" w:rsidR="00D24975" w:rsidRPr="00212559" w:rsidRDefault="00D24975"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094E5BF3" w14:textId="77777777" w:rsidR="00D24975" w:rsidRPr="009D1A09" w:rsidRDefault="00D24975"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1E2A226A" w14:textId="77777777" w:rsidR="00D24975" w:rsidRDefault="00D24975"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1770BA2" w14:textId="77777777" w:rsidR="00D24975" w:rsidRPr="00212559" w:rsidRDefault="00D24975"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5F06187F" w14:textId="77777777" w:rsidR="00D24975" w:rsidRPr="00212559" w:rsidRDefault="00D24975"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07E6A764" w14:textId="77777777" w:rsidR="00D24975" w:rsidRDefault="00D24975" w:rsidP="008F0011">
      <w:pPr>
        <w:spacing w:line="360" w:lineRule="auto"/>
      </w:pPr>
      <w:r w:rsidRPr="00212559">
        <w:rPr>
          <w:lang w:val="en-GB"/>
        </w:rPr>
        <w:t xml:space="preserve">LeCun, Y., Bengio, Y., &amp; Hinton, G. (2015). </w:t>
      </w:r>
      <w:r>
        <w:t>Deep learning. Nature, 521(7553), 436-444.</w:t>
      </w:r>
    </w:p>
    <w:p w14:paraId="36B06658" w14:textId="77777777" w:rsidR="00D24975" w:rsidRPr="00212559" w:rsidRDefault="00D24975"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28530E98" w14:textId="77777777" w:rsidR="00D24975" w:rsidRPr="00212559" w:rsidRDefault="00D24975"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1563A1C8" w14:textId="77777777" w:rsidR="00D24975" w:rsidRPr="00212559" w:rsidRDefault="00D24975"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2A4230DA" w14:textId="77777777" w:rsidR="00D24975" w:rsidRPr="00212559" w:rsidRDefault="00D24975"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4858E1B4" w14:textId="77777777" w:rsidR="00D24975" w:rsidRPr="00212559" w:rsidRDefault="00D24975"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4D78D4F" w14:textId="77777777" w:rsidR="00D24975" w:rsidRDefault="00D24975"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2C54DE27" w14:textId="77777777" w:rsidR="00D24975" w:rsidRPr="009D1A09" w:rsidRDefault="00D24975" w:rsidP="004D2CDE">
      <w:pPr>
        <w:spacing w:line="360" w:lineRule="auto"/>
        <w:rPr>
          <w:lang w:val="en-GB"/>
        </w:rPr>
      </w:pPr>
      <w:r w:rsidRPr="009D1A09">
        <w:rPr>
          <w:lang w:val="en-GB"/>
        </w:rPr>
        <w:t xml:space="preserve">Omrani, H., Emrouznejad,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4EDB3876" w14:textId="77777777" w:rsidR="00D24975" w:rsidRPr="00212559" w:rsidRDefault="00D24975"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48549038" w14:textId="497A0995" w:rsidR="004B29B2" w:rsidRDefault="004B29B2" w:rsidP="004B29B2">
      <w:pPr>
        <w:spacing w:line="360" w:lineRule="auto"/>
        <w:rPr>
          <w:ins w:id="767" w:author="Jose Luis Zofio Prieto" w:date="2024-09-03T10:23:00Z"/>
        </w:rPr>
      </w:pPr>
      <w:ins w:id="768" w:author="Jose Luis Zofio Prieto" w:date="2024-09-03T10:23:00Z">
        <w:r>
          <w:t xml:space="preserve">Pastor, J.T., Aparicio, J., Zofío, J.L., 2022. </w:t>
        </w:r>
        <w:r w:rsidRPr="004B29B2">
          <w:rPr>
            <w:i/>
            <w:iCs/>
            <w:rPrChange w:id="769" w:author="Jose Luis Zofio Prieto" w:date="2024-09-03T10:23:00Z">
              <w:rPr/>
            </w:rPrChange>
          </w:rPr>
          <w:t xml:space="preserve">Benchmarking </w:t>
        </w:r>
      </w:ins>
      <w:ins w:id="770" w:author="Jose Luis Zofio Prieto" w:date="2024-09-03T10:26:00Z">
        <w:r w:rsidR="00867AE0">
          <w:rPr>
            <w:i/>
            <w:iCs/>
          </w:rPr>
          <w:t>E</w:t>
        </w:r>
      </w:ins>
      <w:ins w:id="771" w:author="Jose Luis Zofio Prieto" w:date="2024-09-03T10:23:00Z">
        <w:r w:rsidRPr="004B29B2">
          <w:rPr>
            <w:i/>
            <w:iCs/>
            <w:rPrChange w:id="772" w:author="Jose Luis Zofio Prieto" w:date="2024-09-03T10:23:00Z">
              <w:rPr/>
            </w:rPrChange>
          </w:rPr>
          <w:t xml:space="preserve">conomic </w:t>
        </w:r>
      </w:ins>
      <w:ins w:id="773" w:author="Jose Luis Zofio Prieto" w:date="2024-09-03T10:26:00Z">
        <w:r w:rsidR="00867AE0">
          <w:rPr>
            <w:i/>
            <w:iCs/>
          </w:rPr>
          <w:t>E</w:t>
        </w:r>
      </w:ins>
      <w:ins w:id="774" w:author="Jose Luis Zofio Prieto" w:date="2024-09-03T10:23:00Z">
        <w:r w:rsidRPr="004B29B2">
          <w:rPr>
            <w:i/>
            <w:iCs/>
            <w:rPrChange w:id="775" w:author="Jose Luis Zofio Prieto" w:date="2024-09-03T10:23:00Z">
              <w:rPr/>
            </w:rPrChange>
          </w:rPr>
          <w:t>fficiency</w:t>
        </w:r>
      </w:ins>
      <w:ins w:id="776" w:author="Jose Luis Zofio Prieto" w:date="2024-09-03T10:24:00Z">
        <w:r>
          <w:t xml:space="preserve">: </w:t>
        </w:r>
        <w:r w:rsidRPr="004B29B2">
          <w:rPr>
            <w:i/>
            <w:iCs/>
            <w:rPrChange w:id="777" w:author="Jose Luis Zofio Prieto" w:date="2024-09-03T10:24:00Z">
              <w:rPr/>
            </w:rPrChange>
          </w:rPr>
          <w:t>Technical and Allocative Fundamentals</w:t>
        </w:r>
      </w:ins>
      <w:ins w:id="778" w:author="Jose Luis Zofio Prieto" w:date="2024-09-03T10:23:00Z">
        <w:r>
          <w:t xml:space="preserve">. In: International Series </w:t>
        </w:r>
        <w:proofErr w:type="gramStart"/>
        <w:r>
          <w:t>In</w:t>
        </w:r>
        <w:proofErr w:type="gramEnd"/>
        <w:r>
          <w:t xml:space="preserve"> Operations Research &amp; Management Science, ISOR, vol. 315. Springer Verlag.</w:t>
        </w:r>
      </w:ins>
    </w:p>
    <w:p w14:paraId="4B11ECD8" w14:textId="6F2D8DF5" w:rsidR="00D24975" w:rsidRPr="00131537" w:rsidRDefault="00D24975"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09B7FC7B" w14:textId="77777777" w:rsidR="00D24975" w:rsidRDefault="00D24975"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725D9E46" w14:textId="6B4EE017" w:rsidR="00D24975" w:rsidRPr="00131537" w:rsidDel="003D6266" w:rsidRDefault="00D24975" w:rsidP="004D2CDE">
      <w:pPr>
        <w:spacing w:line="360" w:lineRule="auto"/>
        <w:rPr>
          <w:del w:id="779" w:author="Gonzalez Moyano, Ricardo" w:date="2024-09-05T10:39:00Z" w16du:dateUtc="2024-09-05T08:39:00Z"/>
        </w:rPr>
      </w:pPr>
      <w:del w:id="780" w:author="Gonzalez Moyano, Ricardo" w:date="2024-09-05T10:39:00Z" w16du:dateUtc="2024-09-05T08:39:00Z">
        <w:r w:rsidRPr="00131537" w:rsidDel="003D6266">
          <w:delText>Seiford, L. M., &amp; Zhu, J. (2002). Modeling undesirable factors in efficiency evaluation. European Journal of Operational Research, 142(1), 16-20.</w:delText>
        </w:r>
      </w:del>
    </w:p>
    <w:p w14:paraId="0C8DC7FD" w14:textId="77777777" w:rsidR="00D24975" w:rsidRPr="00212559" w:rsidRDefault="00D24975"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63DDF65" w14:textId="77777777" w:rsidR="00D24975" w:rsidRDefault="00D24975"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7EAFFF27" w14:textId="77777777" w:rsidR="00D24975" w:rsidRPr="00E70598" w:rsidRDefault="00D24975" w:rsidP="00E70598">
      <w:pPr>
        <w:spacing w:line="360" w:lineRule="auto"/>
        <w:rPr>
          <w:lang w:val="es-ES"/>
        </w:rPr>
      </w:pPr>
      <w:proofErr w:type="spellStart"/>
      <w:r w:rsidRPr="006A3F91">
        <w:t>Tsionas</w:t>
      </w:r>
      <w:proofErr w:type="spellEnd"/>
      <w:r w:rsidRPr="006A3F91">
        <w:t xml:space="preserve">, M., Parmeter, C. F., &amp; Zelenyuk,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40DC76BA" w14:textId="77777777" w:rsidR="00D24975" w:rsidRDefault="00D24975"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64C38546" w14:textId="77777777" w:rsidR="00D24975" w:rsidRDefault="00D24975" w:rsidP="00E70598">
      <w:pPr>
        <w:spacing w:line="360" w:lineRule="auto"/>
        <w:rPr>
          <w:lang w:val="es-ES"/>
        </w:rPr>
      </w:pPr>
      <w:r w:rsidRPr="00E70598">
        <w:rPr>
          <w:lang w:val="es-ES"/>
        </w:rPr>
        <w:lastRenderedPageBreak/>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3BDCC81D" w14:textId="77777777" w:rsidR="00D24975" w:rsidRDefault="00D24975"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1FF5D9C7" w14:textId="77777777" w:rsidR="00D24975" w:rsidRDefault="00D24975"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35B06795" w14:textId="77777777" w:rsidR="00D24975" w:rsidRPr="009F4648" w:rsidRDefault="00D24975"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4B829320" w14:textId="77777777" w:rsidR="00D24975" w:rsidRDefault="00D24975"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6B52FDDA" w14:textId="77777777" w:rsidR="00D24975" w:rsidRPr="00BA1EC0" w:rsidRDefault="00D24975"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9E17C1E" w14:textId="77777777" w:rsidR="00D24975" w:rsidRDefault="00D24975"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t>.</w:t>
      </w:r>
    </w:p>
    <w:p w14:paraId="0A6388B5" w14:textId="77777777" w:rsidR="00D24975" w:rsidRPr="00B760E6" w:rsidRDefault="00D24975" w:rsidP="00B760E6">
      <w:pPr>
        <w:spacing w:line="360" w:lineRule="auto"/>
        <w:rPr>
          <w:lang w:val="en-GB"/>
        </w:rPr>
      </w:pPr>
      <w:r w:rsidRPr="007A5973">
        <w:rPr>
          <w:lang w:val="en-GB"/>
        </w:rPr>
        <w:t>Zhu, J. (2022). DEA under big data: Data enabled analytics and network data envelopment analysis. Annals of Operations Research, 309(2), 7</w:t>
      </w:r>
    </w:p>
    <w:p w14:paraId="27803A42" w14:textId="77777777" w:rsidR="00D24975" w:rsidRDefault="00D24975" w:rsidP="00E70598">
      <w:pPr>
        <w:spacing w:line="360" w:lineRule="auto"/>
        <w:rPr>
          <w:ins w:id="781" w:author="Gonzalez Moyano, Ricardo" w:date="2024-09-05T10:39:00Z" w16du:dateUtc="2024-09-05T08:39:00Z"/>
          <w:lang w:val="en-GB"/>
        </w:rPr>
      </w:pPr>
      <w:r w:rsidRPr="00212559">
        <w:rPr>
          <w:lang w:val="en-GB"/>
        </w:rPr>
        <w:t>Zhu, N., Zhu, C., &amp; Emrouznejad,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5D54B41D" w14:textId="77777777" w:rsidR="003D6266" w:rsidRDefault="003D6266" w:rsidP="00E70598">
      <w:pPr>
        <w:spacing w:line="360" w:lineRule="auto"/>
        <w:rPr>
          <w:lang w:val="en-GB"/>
        </w:rPr>
      </w:pPr>
    </w:p>
    <w:sectPr w:rsidR="003D6266"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Jose Luis Zofio Prieto" w:date="2024-08-30T10:50:00Z" w:initials="JLZP">
    <w:p w14:paraId="75129627" w14:textId="5912F46C" w:rsidR="00117262" w:rsidRDefault="00117262">
      <w:pPr>
        <w:pStyle w:val="Textocomentario"/>
      </w:pPr>
      <w:r>
        <w:rPr>
          <w:rStyle w:val="Refdecomentario"/>
        </w:rPr>
        <w:annotationRef/>
      </w:r>
      <w:r>
        <w:t xml:space="preserve">Me parece una cita más relevante el número especial de EJOR de 1997 (Volumen 98, Issue 2) que es un especial entero sobre banca: </w:t>
      </w:r>
      <w:hyperlink r:id="rId1" w:history="1">
        <w:r w:rsidRPr="00164873">
          <w:rPr>
            <w:rStyle w:val="Hipervnculo"/>
          </w:rPr>
          <w:t>https://www.sciencedirect.com/journal/european-journal-of-operational-research/vol/98/issue/2</w:t>
        </w:r>
      </w:hyperlink>
    </w:p>
    <w:p w14:paraId="7851AA3C" w14:textId="644A23BF" w:rsidR="00117262" w:rsidRDefault="00117262" w:rsidP="0081108D">
      <w:pPr>
        <w:pStyle w:val="Ttulo3"/>
        <w:spacing w:before="0" w:after="0"/>
        <w:rPr>
          <w:rFonts w:ascii="Arial" w:eastAsia="Times New Roman" w:hAnsi="Arial" w:cs="Arial"/>
          <w:color w:val="1F1F1F"/>
          <w:kern w:val="0"/>
          <w:sz w:val="24"/>
          <w:szCs w:val="24"/>
          <w14:ligatures w14:val="none"/>
        </w:rPr>
      </w:pPr>
      <w:r>
        <w:t xml:space="preserve">Se puede citar el editorial: </w:t>
      </w:r>
      <w:hyperlink r:id="rId2" w:history="1">
        <w:r w:rsidRPr="0081108D">
          <w:rPr>
            <w:rFonts w:ascii="Arial" w:eastAsia="Times New Roman" w:hAnsi="Arial" w:cs="Arial"/>
            <w:color w:val="1F1F1F"/>
            <w:kern w:val="0"/>
            <w:sz w:val="29"/>
            <w:szCs w:val="29"/>
            <w14:ligatures w14:val="none"/>
          </w:rPr>
          <w:t>New approaches for analyzing and evaluating the performance of financial institutions</w:t>
        </w:r>
      </w:hyperlink>
      <w:r>
        <w:rPr>
          <w:rFonts w:ascii="Arial" w:eastAsia="Times New Roman" w:hAnsi="Arial" w:cs="Arial"/>
          <w:color w:val="1F1F1F"/>
          <w:kern w:val="0"/>
          <w:sz w:val="24"/>
          <w:szCs w:val="24"/>
          <w14:ligatures w14:val="none"/>
        </w:rPr>
        <w:t xml:space="preserve">, </w:t>
      </w:r>
      <w:r w:rsidRPr="0081108D">
        <w:rPr>
          <w:rFonts w:ascii="Arial" w:eastAsia="Times New Roman" w:hAnsi="Arial" w:cs="Arial"/>
          <w:color w:val="1F1F1F"/>
          <w:kern w:val="0"/>
          <w:sz w:val="24"/>
          <w:szCs w:val="24"/>
          <w14:ligatures w14:val="none"/>
        </w:rPr>
        <w:t>A.N. Berger, P.L. Brockett, W.W. Cooper, J.T. Pastor</w:t>
      </w:r>
      <w:r>
        <w:rPr>
          <w:rFonts w:ascii="Arial" w:eastAsia="Times New Roman" w:hAnsi="Arial" w:cs="Arial"/>
          <w:color w:val="1F1F1F"/>
          <w:kern w:val="0"/>
          <w:sz w:val="24"/>
          <w:szCs w:val="24"/>
          <w14:ligatures w14:val="none"/>
        </w:rPr>
        <w:t>.</w:t>
      </w:r>
    </w:p>
    <w:p w14:paraId="1C44764E" w14:textId="502987C3" w:rsidR="00117262" w:rsidRPr="0081108D" w:rsidRDefault="00117262" w:rsidP="0081108D">
      <w:r>
        <w:t>U otro paper que encaje más</w:t>
      </w:r>
    </w:p>
    <w:p w14:paraId="2ACF5483" w14:textId="6FFCC850" w:rsidR="00117262" w:rsidRDefault="00117262">
      <w:pPr>
        <w:pStyle w:val="Textocomentario"/>
      </w:pPr>
    </w:p>
  </w:comment>
  <w:comment w:id="6"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7"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8"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3" w:history="1">
        <w:r w:rsidRPr="00D87876">
          <w:rPr>
            <w:rStyle w:val="Hipervnculo"/>
            <w:highlight w:val="white"/>
          </w:rPr>
          <w:t>The estimation of productive efficiency through machine learning techniques: efficiency analysis trees</w:t>
        </w:r>
      </w:hyperlink>
    </w:p>
  </w:comment>
  <w:comment w:id="15"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4"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16"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5"/>
                    <a:stretch>
                      <a:fillRect/>
                    </a:stretch>
                  </pic:blipFill>
                  <pic:spPr>
                    <a:xfrm>
                      <a:off x="0" y="0"/>
                      <a:ext cx="2560099" cy="1123505"/>
                    </a:xfrm>
                    <a:prstGeom prst="rect">
                      <a:avLst/>
                    </a:prstGeom>
                  </pic:spPr>
                </pic:pic>
              </a:graphicData>
            </a:graphic>
          </wp:inline>
        </w:drawing>
      </w:r>
    </w:p>
  </w:comment>
  <w:comment w:id="18"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4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63"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202" w:author="Jose Luis Zofio Prieto" w:date="2024-08-30T17:27:00Z" w:initials="JLZP">
    <w:p w14:paraId="69C3D7DF" w14:textId="0477B1D2" w:rsidR="00117262" w:rsidRDefault="00117262">
      <w:pPr>
        <w:pStyle w:val="Textocomentario"/>
      </w:pPr>
      <w:r>
        <w:rPr>
          <w:rStyle w:val="Refdecomentario"/>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230"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307" w:author="Jose Luis Zofio Prieto" w:date="2024-09-03T10:39:00Z" w:initials="JLZP">
    <w:p w14:paraId="6ABC2A99" w14:textId="0659551A" w:rsidR="00117262" w:rsidRDefault="00117262">
      <w:pPr>
        <w:pStyle w:val="Textocomentario"/>
      </w:pPr>
      <w:r>
        <w:rPr>
          <w:rStyle w:val="Refdecomentario"/>
        </w:rPr>
        <w:annotationRef/>
      </w:r>
      <w:r>
        <w:t>¿por qué ‘exceptional’?</w:t>
      </w:r>
    </w:p>
  </w:comment>
  <w:comment w:id="308" w:author="Gonzalez Moyano, Ricardo" w:date="2024-09-06T13:28:00Z" w:initials="RG">
    <w:p w14:paraId="6F932F76" w14:textId="77777777" w:rsidR="001076E9" w:rsidRDefault="001076E9" w:rsidP="001076E9">
      <w:pPr>
        <w:pStyle w:val="Textocomentario"/>
        <w:jc w:val="left"/>
      </w:pPr>
      <w:r>
        <w:rPr>
          <w:rStyle w:val="Refdecomentario"/>
        </w:rPr>
        <w:annotationRef/>
      </w:r>
      <w:r>
        <w:t>Si, mejor quitarlo</w:t>
      </w:r>
    </w:p>
  </w:comment>
  <w:comment w:id="311" w:author="Jose Luis Zofio Prieto" w:date="2024-09-03T10:38:00Z" w:initials="JLZP">
    <w:p w14:paraId="1E4C9382" w14:textId="445536A8" w:rsidR="00117262" w:rsidRDefault="00117262">
      <w:pPr>
        <w:pStyle w:val="Textocomentario"/>
      </w:pPr>
      <w:r>
        <w:rPr>
          <w:rStyle w:val="Refdecomentario"/>
        </w:rPr>
        <w:annotationRef/>
      </w:r>
      <w:r>
        <w:t xml:space="preserve">He metido una nota explicando que las medidas aditivas excluye la posibilidad que aparezcan slacks como con las radiales. Tenemos que hablar esto porque esto hace que el uso de (3) posteriomente pueda ser criticado, si es que puede haber slacks con el nuevo método.  </w:t>
      </w:r>
    </w:p>
  </w:comment>
  <w:comment w:id="312" w:author="Gonzalez Moyano, Ricardo" w:date="2024-09-06T12:20:00Z" w:initials="RG">
    <w:p w14:paraId="1E6B13CE" w14:textId="77777777" w:rsidR="003B4E86" w:rsidRDefault="003B4E86" w:rsidP="003B4E86">
      <w:pPr>
        <w:pStyle w:val="Textocomentario"/>
        <w:jc w:val="left"/>
      </w:pPr>
      <w:r>
        <w:rPr>
          <w:rStyle w:val="Refdecomentario"/>
        </w:rPr>
        <w:annotationRef/>
      </w:r>
      <w:r>
        <w:t>En principio queríamos hacerlo asi a posta. El aditivo solo identifica y ya no lo usamos mas. El BCC sirve porque obtenemos los scores y es fácil proyectar. No hemos contemplado la posibilidad de modificar una proyeccion debilmente eficiente a fuertemente eficiente. Lo importante era que la frontera era la misma en ambos, ya que tienen VRS.</w:t>
      </w:r>
    </w:p>
    <w:p w14:paraId="35335162" w14:textId="77777777" w:rsidR="003B4E86" w:rsidRDefault="003B4E86" w:rsidP="003B4E86">
      <w:pPr>
        <w:pStyle w:val="Textocomentario"/>
        <w:jc w:val="left"/>
      </w:pPr>
      <w:r>
        <w:t>¿Seria un problema?</w:t>
      </w:r>
    </w:p>
  </w:comment>
  <w:comment w:id="329" w:author="Jose Luis Zofio Prieto" w:date="2024-09-03T11:09:00Z" w:initials="JLZP">
    <w:p w14:paraId="778289C5" w14:textId="118BB761" w:rsidR="00117262" w:rsidRDefault="00117262">
      <w:pPr>
        <w:pStyle w:val="Textocomentario"/>
      </w:pPr>
      <w:r>
        <w:rPr>
          <w:rStyle w:val="Refdecomentario"/>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332" w:author="Jose Luis Zofio Prieto" w:date="2024-09-03T14:15:00Z" w:initials="JLZP">
    <w:p w14:paraId="41737648" w14:textId="4279CE5A" w:rsidR="00117262" w:rsidRDefault="00117262">
      <w:pPr>
        <w:pStyle w:val="Textocomentario"/>
      </w:pPr>
      <w:r>
        <w:rPr>
          <w:rStyle w:val="Refdecomentario"/>
        </w:rPr>
        <w:annotationRef/>
      </w:r>
      <w:r>
        <w:t xml:space="preserve">Esto no se entiende bien. ¿Cual es el criterio para quedarse con algunas de las proyectas y otras no? </w:t>
      </w:r>
    </w:p>
  </w:comment>
  <w:comment w:id="333" w:author="Gonzalez Moyano, Ricardo" w:date="2024-09-06T12:22:00Z" w:initials="RG">
    <w:p w14:paraId="08BCEB14" w14:textId="77777777" w:rsidR="003B4E86" w:rsidRDefault="003B4E86" w:rsidP="003B4E86">
      <w:pPr>
        <w:pStyle w:val="Textocomentario"/>
        <w:jc w:val="left"/>
      </w:pPr>
      <w:r>
        <w:rPr>
          <w:rStyle w:val="Refdecomentario"/>
        </w:rPr>
        <w:annotationRef/>
      </w:r>
      <w:r>
        <w:t>Esto se explica en el siguiente párrafo. Propongo que vayan juntos estos dos párrafos el 2a y el 2b</w:t>
      </w:r>
    </w:p>
  </w:comment>
  <w:comment w:id="337" w:author="Jose Luis Zofio Prieto" w:date="2024-09-03T11:12:00Z" w:initials="JLZP">
    <w:p w14:paraId="11A3A279" w14:textId="0B8D5B7F" w:rsidR="00117262" w:rsidRDefault="00117262">
      <w:pPr>
        <w:pStyle w:val="Textocomentario"/>
      </w:pPr>
      <w:r>
        <w:rPr>
          <w:rStyle w:val="Refdecomentario"/>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338" w:author="Gonzalez Moyano, Ricardo" w:date="2024-09-05T13:47:00Z" w:initials="RG">
    <w:p w14:paraId="24835293" w14:textId="77777777" w:rsidR="00601FA2" w:rsidRDefault="00601FA2" w:rsidP="00601FA2">
      <w:pPr>
        <w:pStyle w:val="Textocomentario"/>
        <w:jc w:val="left"/>
      </w:pPr>
      <w:r>
        <w:rPr>
          <w:rStyle w:val="Refdecomentario"/>
        </w:rPr>
        <w:annotationRef/>
      </w:r>
      <w:r>
        <w:t>No, la idea es que las DMUs muy ineficientes en alguna de las variables, se proyecten con orientación input. Asi poblamos forzamos a poblar la frontera para valores pequeños, existen mas ejemplos y el modelo intenta fallar menos en esta region.</w:t>
      </w:r>
    </w:p>
  </w:comment>
  <w:comment w:id="363"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378"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414" w:author="Jose Luis Zofio Prieto" w:date="2024-09-03T11:51:00Z" w:initials="JLZP">
    <w:p w14:paraId="55B62608" w14:textId="4E5C9F22" w:rsidR="00117262" w:rsidRDefault="00117262">
      <w:pPr>
        <w:pStyle w:val="Textocomentario"/>
      </w:pPr>
      <w:r>
        <w:rPr>
          <w:rStyle w:val="Refdecomentario"/>
        </w:rPr>
        <w:annotationRef/>
      </w:r>
      <w:r>
        <w:t xml:space="preserve">Esto no tiene nada que ver con los inputs y outputs del modelo ¿verdad? Entonces mejor cambiar input por ‘decision’ o algo así para no rear confusion.  </w:t>
      </w:r>
    </w:p>
  </w:comment>
  <w:comment w:id="415" w:author="Gonzalez Moyano, Ricardo" w:date="2024-09-06T12:30:00Z" w:initials="RG">
    <w:p w14:paraId="29208CA1" w14:textId="77777777" w:rsidR="00C42E05" w:rsidRDefault="00C42E05" w:rsidP="00C42E05">
      <w:pPr>
        <w:pStyle w:val="Textocomentario"/>
        <w:jc w:val="left"/>
      </w:pPr>
      <w:r>
        <w:rPr>
          <w:rStyle w:val="Refdecomentario"/>
        </w:rPr>
        <w:annotationRef/>
      </w:r>
      <w:r>
        <w:t>Exacto, no son los inputs de DEA. Aquí se refiere a las entradas, al vector que se perturba para ver cómo varia la predicción del modelo.</w:t>
      </w:r>
    </w:p>
  </w:comment>
  <w:comment w:id="416" w:author="Jose Luis Zofio Prieto" w:date="2024-09-03T11:52:00Z" w:initials="JLZP">
    <w:p w14:paraId="5251BE68" w14:textId="1E776AFE" w:rsidR="00117262" w:rsidRDefault="00117262">
      <w:pPr>
        <w:pStyle w:val="Textocomentario"/>
      </w:pPr>
      <w:r>
        <w:rPr>
          <w:rStyle w:val="Refdecomentario"/>
        </w:rPr>
        <w:annotationRef/>
      </w:r>
      <w:r>
        <w:t>De nuevo</w:t>
      </w:r>
    </w:p>
  </w:comment>
  <w:comment w:id="417" w:author="Jose Luis Zofio Prieto" w:date="2024-09-03T11:52:00Z" w:initials="JLZP">
    <w:p w14:paraId="334789B6" w14:textId="7E894A7A" w:rsidR="00117262" w:rsidRDefault="00117262">
      <w:pPr>
        <w:pStyle w:val="Textocomentario"/>
      </w:pPr>
      <w:r>
        <w:rPr>
          <w:rStyle w:val="Refdecomentario"/>
        </w:rPr>
        <w:annotationRef/>
      </w:r>
      <w:r>
        <w:t>De nuevo</w:t>
      </w:r>
    </w:p>
  </w:comment>
  <w:comment w:id="418"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483"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484"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485"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486"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487"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490"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491"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492"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493" w:author="Gonzalez Moyano, Ricardo" w:date="2024-09-06T10:51:00Z" w:initials="RG">
    <w:p w14:paraId="7EBA637E" w14:textId="77777777" w:rsidR="00935D8C" w:rsidRDefault="00935D8C" w:rsidP="00935D8C">
      <w:pPr>
        <w:pStyle w:val="Textocomentario"/>
        <w:jc w:val="left"/>
      </w:pPr>
      <w:r>
        <w:rPr>
          <w:rStyle w:val="Refdecomentario"/>
        </w:rPr>
        <w:annotationRef/>
      </w:r>
      <w:r>
        <w:t>Se podría ampliar indicando que utilizamos un método desarrollado por Cortez Monte-Carlo SA, que en vez de coger un vector con los datos que modificar, lo que hace es coger muestras “</w:t>
      </w:r>
      <w:r>
        <w:rPr>
          <w:color w:val="1F1F1F"/>
        </w:rPr>
        <w:t>except that this method uses several training samples instead of the baseline vector</w:t>
      </w:r>
      <w:r>
        <w:t xml:space="preserve"> ”. La justificación para utilizar el Monte-Carlo SA es que ofrece unos porcentajes razonables, con los otros métodos disponibles no. Por eso no lo he añadido, peor podemos meterlo.</w:t>
      </w:r>
    </w:p>
  </w:comment>
  <w:comment w:id="522"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526" w:author="Jose Luis Zofio Prieto" w:date="2024-09-03T16:04:00Z" w:initials="JLZP">
    <w:p w14:paraId="42CFA42F" w14:textId="00A5AE78" w:rsidR="00117262" w:rsidRDefault="00117262">
      <w:pPr>
        <w:pStyle w:val="Textocomentario"/>
      </w:pPr>
      <w:r>
        <w:rPr>
          <w:rStyle w:val="Refdecomentario"/>
        </w:rPr>
        <w:annotationRef/>
      </w:r>
      <w:r>
        <w:t>?</w:t>
      </w:r>
    </w:p>
  </w:comment>
  <w:comment w:id="531"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534"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535"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596"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597"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606"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607"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608"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609"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614"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621" w:author="Jose Luis Zofio Prieto" w:date="2024-09-03T17:57:00Z" w:initials="JLZP">
    <w:p w14:paraId="40894345" w14:textId="39005751"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622"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642" w:author="Jose Luis Zofio Prieto" w:date="2024-09-03T18:03:00Z" w:initials="JLZP">
    <w:p w14:paraId="5D229351" w14:textId="27B5A0C6"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643" w:author="Gonzalez Moyano, Ricardo" w:date="2024-09-06T13:34:00Z" w:initials="RG">
    <w:p w14:paraId="221D43BD" w14:textId="77777777" w:rsidR="001076E9" w:rsidRDefault="001076E9" w:rsidP="001076E9">
      <w:pPr>
        <w:pStyle w:val="Textocomentario"/>
        <w:jc w:val="left"/>
      </w:pPr>
      <w:r>
        <w:rPr>
          <w:rStyle w:val="Refdecomentario"/>
        </w:rPr>
        <w:annotationRef/>
      </w:r>
      <w:r>
        <w:t>Cortez propone este grafico para visualiar la importancia. ¿Lo meto?</w:t>
      </w:r>
    </w:p>
    <w:p w14:paraId="6D7D75E6" w14:textId="772412BD" w:rsidR="001076E9" w:rsidRDefault="001076E9" w:rsidP="001076E9">
      <w:pPr>
        <w:pStyle w:val="Textocomentario"/>
        <w:jc w:val="left"/>
      </w:pPr>
      <w:r>
        <w:rPr>
          <w:noProof/>
        </w:rPr>
        <w:drawing>
          <wp:inline distT="0" distB="0" distL="0" distR="0" wp14:anchorId="3DEFD37F" wp14:editId="16D9DE5B">
            <wp:extent cx="3247619" cy="3276190"/>
            <wp:effectExtent l="0" t="0" r="0" b="635"/>
            <wp:docPr id="601424036"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4036" name="Imagen 601424036" descr="Image"/>
                    <pic:cNvPicPr/>
                  </pic:nvPicPr>
                  <pic:blipFill>
                    <a:blip r:embed="rId6">
                      <a:extLst>
                        <a:ext uri="{28A0092B-C50C-407E-A947-70E740481C1C}">
                          <a14:useLocalDpi xmlns:a14="http://schemas.microsoft.com/office/drawing/2010/main" val="0"/>
                        </a:ext>
                      </a:extLst>
                    </a:blip>
                    <a:stretch>
                      <a:fillRect/>
                    </a:stretch>
                  </pic:blipFill>
                  <pic:spPr>
                    <a:xfrm>
                      <a:off x="0" y="0"/>
                      <a:ext cx="3247619" cy="3276190"/>
                    </a:xfrm>
                    <a:prstGeom prst="rect">
                      <a:avLst/>
                    </a:prstGeom>
                  </pic:spPr>
                </pic:pic>
              </a:graphicData>
            </a:graphic>
          </wp:inline>
        </w:drawing>
      </w:r>
    </w:p>
  </w:comment>
  <w:comment w:id="644" w:author="Gonzalez Moyano, Ricardo" w:date="2024-09-06T13:35:00Z" w:initials="RG">
    <w:p w14:paraId="2C2C650F" w14:textId="77777777" w:rsidR="001076E9" w:rsidRDefault="001076E9" w:rsidP="001076E9">
      <w:pPr>
        <w:pStyle w:val="Textocomentario"/>
        <w:jc w:val="left"/>
      </w:pPr>
      <w:r>
        <w:rPr>
          <w:rStyle w:val="Refdecomentario"/>
        </w:rPr>
        <w:annotationRef/>
      </w:r>
      <w:r>
        <w:t>Las variables, se comentan al principio, tambien lo recuerdo aquí entonces?</w:t>
      </w:r>
    </w:p>
  </w:comment>
  <w:comment w:id="656"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679"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680"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692"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693"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701"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702"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F5483" w15:done="1"/>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69C3D7DF" w15:done="0"/>
  <w15:commentEx w15:paraId="56901A07" w15:done="0"/>
  <w15:commentEx w15:paraId="6ABC2A99" w15:done="0"/>
  <w15:commentEx w15:paraId="6F932F76" w15:paraIdParent="6ABC2A99" w15:done="0"/>
  <w15:commentEx w15:paraId="1E4C9382" w15:done="0"/>
  <w15:commentEx w15:paraId="35335162" w15:paraIdParent="1E4C9382" w15:done="0"/>
  <w15:commentEx w15:paraId="778289C5" w15:done="0"/>
  <w15:commentEx w15:paraId="41737648" w15:done="0"/>
  <w15:commentEx w15:paraId="08BCEB14" w15:paraIdParent="41737648" w15:done="0"/>
  <w15:commentEx w15:paraId="11A3A279" w15:done="0"/>
  <w15:commentEx w15:paraId="24835293" w15:paraIdParent="11A3A279" w15:done="0"/>
  <w15:commentEx w15:paraId="57EAE742" w15:done="0"/>
  <w15:commentEx w15:paraId="6069ED7E" w15:done="0"/>
  <w15:commentEx w15:paraId="55B62608" w15:done="0"/>
  <w15:commentEx w15:paraId="29208CA1" w15:paraIdParent="55B62608" w15:done="0"/>
  <w15:commentEx w15:paraId="5251BE68" w15:done="0"/>
  <w15:commentEx w15:paraId="334789B6" w15:done="0"/>
  <w15:commentEx w15:paraId="73FB1697" w15:done="0"/>
  <w15:commentEx w15:paraId="4B76CF48" w15:done="0"/>
  <w15:commentEx w15:paraId="2BDBB4E0" w15:paraIdParent="4B76CF48" w15:done="0"/>
  <w15:commentEx w15:paraId="0809CBE7" w15:done="0"/>
  <w15:commentEx w15:paraId="105E06A7" w15:paraIdParent="0809CBE7" w15:done="0"/>
  <w15:commentEx w15:paraId="5042E882" w15:done="0"/>
  <w15:commentEx w15:paraId="3DCA7045" w15:done="0"/>
  <w15:commentEx w15:paraId="0A14F4EC" w15:paraIdParent="3DCA7045" w15:done="0"/>
  <w15:commentEx w15:paraId="36CF5212" w15:done="0"/>
  <w15:commentEx w15:paraId="7EBA637E" w15:paraIdParent="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5D229351" w15:done="0"/>
  <w15:commentEx w15:paraId="6D7D75E6" w15:paraIdParent="5D229351" w15:done="0"/>
  <w15:commentEx w15:paraId="2C2C650F" w15:paraIdParent="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28E" w16cex:dateUtc="2024-08-30T08:50:00Z"/>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7F68" w16cex:dateUtc="2024-08-30T15:27:00Z"/>
  <w16cex:commentExtensible w16cex:durableId="2A7C86FB" w16cex:dateUtc="2024-08-30T15:59:00Z"/>
  <w16cex:commentExtensible w16cex:durableId="2A8165FA" w16cex:dateUtc="2024-09-03T08:39:00Z"/>
  <w16cex:commentExtensible w16cex:durableId="6406726B" w16cex:dateUtc="2024-09-06T11:28:00Z"/>
  <w16cex:commentExtensible w16cex:durableId="2A816591" w16cex:dateUtc="2024-09-03T08:38:00Z"/>
  <w16cex:commentExtensible w16cex:durableId="3DBD9D89" w16cex:dateUtc="2024-09-06T10:20:00Z"/>
  <w16cex:commentExtensible w16cex:durableId="2A816CD2" w16cex:dateUtc="2024-09-03T09:09:00Z"/>
  <w16cex:commentExtensible w16cex:durableId="2A819895" w16cex:dateUtc="2024-09-03T12:15:00Z"/>
  <w16cex:commentExtensible w16cex:durableId="79F8FB77" w16cex:dateUtc="2024-09-06T10:22:00Z"/>
  <w16cex:commentExtensible w16cex:durableId="2A816DA7" w16cex:dateUtc="2024-09-03T09:12:00Z"/>
  <w16cex:commentExtensible w16cex:durableId="6CC7B23A" w16cex:dateUtc="2024-09-05T11:47:00Z"/>
  <w16cex:commentExtensible w16cex:durableId="2A816F90" w16cex:dateUtc="2024-09-03T09:20:00Z"/>
  <w16cex:commentExtensible w16cex:durableId="2A817246" w16cex:dateUtc="2024-09-03T09:32:00Z"/>
  <w16cex:commentExtensible w16cex:durableId="2A8176B7" w16cex:dateUtc="2024-09-03T09:51:00Z"/>
  <w16cex:commentExtensible w16cex:durableId="51BCFFB3" w16cex:dateUtc="2024-09-06T10:30:00Z"/>
  <w16cex:commentExtensible w16cex:durableId="2A817706" w16cex:dateUtc="2024-09-03T09:52:00Z"/>
  <w16cex:commentExtensible w16cex:durableId="2A817713" w16cex:dateUtc="2024-09-03T09:5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0DCD19B5" w16cex:dateUtc="2024-09-06T08:51: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2A81CDEB" w16cex:dateUtc="2024-09-03T16:03:00Z"/>
  <w16cex:commentExtensible w16cex:durableId="195FAF91" w16cex:dateUtc="2024-09-06T11:34:00Z"/>
  <w16cex:commentExtensible w16cex:durableId="576A9E8E" w16cex:dateUtc="2024-09-06T11:35: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F5483" w16cid:durableId="2A7C228E"/>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69C3D7DF" w16cid:durableId="2A7C7F68"/>
  <w16cid:commentId w16cid:paraId="56901A07" w16cid:durableId="2A7C86FB"/>
  <w16cid:commentId w16cid:paraId="6ABC2A99" w16cid:durableId="2A8165FA"/>
  <w16cid:commentId w16cid:paraId="6F932F76" w16cid:durableId="6406726B"/>
  <w16cid:commentId w16cid:paraId="1E4C9382" w16cid:durableId="2A816591"/>
  <w16cid:commentId w16cid:paraId="35335162" w16cid:durableId="3DBD9D89"/>
  <w16cid:commentId w16cid:paraId="778289C5" w16cid:durableId="2A816CD2"/>
  <w16cid:commentId w16cid:paraId="41737648" w16cid:durableId="2A819895"/>
  <w16cid:commentId w16cid:paraId="08BCEB14" w16cid:durableId="79F8FB77"/>
  <w16cid:commentId w16cid:paraId="11A3A279" w16cid:durableId="2A816DA7"/>
  <w16cid:commentId w16cid:paraId="24835293" w16cid:durableId="6CC7B23A"/>
  <w16cid:commentId w16cid:paraId="57EAE742" w16cid:durableId="2A816F90"/>
  <w16cid:commentId w16cid:paraId="6069ED7E" w16cid:durableId="2A817246"/>
  <w16cid:commentId w16cid:paraId="55B62608" w16cid:durableId="2A8176B7"/>
  <w16cid:commentId w16cid:paraId="29208CA1" w16cid:durableId="51BCFFB3"/>
  <w16cid:commentId w16cid:paraId="5251BE68" w16cid:durableId="2A817706"/>
  <w16cid:commentId w16cid:paraId="334789B6" w16cid:durableId="2A817713"/>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7EBA637E" w16cid:durableId="0DCD19B5"/>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5D229351" w16cid:durableId="2A81CDEB"/>
  <w16cid:commentId w16cid:paraId="6D7D75E6" w16cid:durableId="195FAF91"/>
  <w16cid:commentId w16cid:paraId="2C2C650F" w16cid:durableId="576A9E8E"/>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46FBE" w14:textId="77777777" w:rsidR="004A6983" w:rsidRDefault="004A6983" w:rsidP="00CF3C28">
      <w:pPr>
        <w:spacing w:after="0" w:line="240" w:lineRule="auto"/>
      </w:pPr>
      <w:r>
        <w:separator/>
      </w:r>
    </w:p>
  </w:endnote>
  <w:endnote w:type="continuationSeparator" w:id="0">
    <w:p w14:paraId="358B69A4" w14:textId="77777777" w:rsidR="004A6983" w:rsidRDefault="004A6983" w:rsidP="00CF3C28">
      <w:pPr>
        <w:spacing w:after="0" w:line="240" w:lineRule="auto"/>
      </w:pPr>
      <w:r>
        <w:continuationSeparator/>
      </w:r>
    </w:p>
  </w:endnote>
  <w:endnote w:type="continuationNotice" w:id="1">
    <w:p w14:paraId="502F0EF6" w14:textId="77777777" w:rsidR="004A6983" w:rsidRDefault="004A69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41AEE" w14:textId="77777777" w:rsidR="004A6983" w:rsidRDefault="004A6983" w:rsidP="00CF3C28">
      <w:pPr>
        <w:spacing w:after="0" w:line="240" w:lineRule="auto"/>
      </w:pPr>
      <w:r>
        <w:separator/>
      </w:r>
    </w:p>
  </w:footnote>
  <w:footnote w:type="continuationSeparator" w:id="0">
    <w:p w14:paraId="689CDCD2" w14:textId="77777777" w:rsidR="004A6983" w:rsidRDefault="004A6983" w:rsidP="00CF3C28">
      <w:pPr>
        <w:spacing w:after="0" w:line="240" w:lineRule="auto"/>
      </w:pPr>
      <w:r>
        <w:continuationSeparator/>
      </w:r>
    </w:p>
  </w:footnote>
  <w:footnote w:type="continuationNotice" w:id="1">
    <w:p w14:paraId="251CFBF4" w14:textId="77777777" w:rsidR="004A6983" w:rsidRDefault="004A6983">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7E3C2380" w:rsidR="00117262" w:rsidRPr="00E6289D" w:rsidRDefault="00117262">
      <w:pPr>
        <w:pStyle w:val="Textonotapie"/>
        <w:rPr>
          <w:lang w:val="es-ES"/>
          <w:rPrChange w:id="284" w:author="Jose Luis Zofio Prieto" w:date="2024-09-03T10:00:00Z">
            <w:rPr/>
          </w:rPrChange>
        </w:rPr>
      </w:pPr>
      <w:ins w:id="285" w:author="Jose Luis Zofio Prieto" w:date="2024-09-03T10:00:00Z">
        <w:r>
          <w:rPr>
            <w:rStyle w:val="Refdenotaalpie"/>
          </w:rPr>
          <w:footnoteRef/>
        </w:r>
        <w:r>
          <w:t xml:space="preserve"> </w:t>
        </w:r>
      </w:ins>
      <w:ins w:id="286" w:author="Jose Luis Zofio Prieto" w:date="2024-09-03T10:01:00Z">
        <w:r>
          <w:t xml:space="preserve">We consider the </w:t>
        </w:r>
      </w:ins>
      <w:ins w:id="287" w:author="Jose Luis Zofio Prieto" w:date="2024-09-03T10:02:00Z">
        <w:r>
          <w:t xml:space="preserve">radially oriented </w:t>
        </w:r>
      </w:ins>
      <w:ins w:id="288" w:author="Jose Luis Zofio Prieto" w:date="2024-09-03T10:01:00Z">
        <w:r>
          <w:t xml:space="preserve">output measure (3) for simplicity, but </w:t>
        </w:r>
      </w:ins>
      <w:ins w:id="289" w:author="Jose Luis Zofio Prieto" w:date="2024-09-03T10:02:00Z">
        <w:r>
          <w:t xml:space="preserve">other ‘graph’ measures accounting for both inputs and outputs like the directional distance function </w:t>
        </w:r>
      </w:ins>
      <w:ins w:id="290" w:author="Jose Luis Zofio Prieto" w:date="2024-09-03T10:03:00Z">
        <w:r>
          <w:t xml:space="preserve">or hyperbolic function </w:t>
        </w:r>
      </w:ins>
      <w:ins w:id="291" w:author="Jose Luis Zofio Prieto" w:date="2024-09-03T10:02:00Z">
        <w:r>
          <w:t>could be considered</w:t>
        </w:r>
      </w:ins>
      <w:ins w:id="292" w:author="Jose Luis Zofio Prieto" w:date="2024-09-03T10:03:00Z">
        <w:r>
          <w:t>.</w:t>
        </w:r>
      </w:ins>
      <w:ins w:id="293" w:author="Jose Luis Zofio Prieto" w:date="2024-09-03T10:02:00Z">
        <w:r>
          <w:t xml:space="preserve"> </w:t>
        </w:r>
      </w:ins>
    </w:p>
  </w:footnote>
  <w:footnote w:id="4">
    <w:p w14:paraId="45EDDB94" w14:textId="77777777" w:rsidR="00117262" w:rsidRPr="00177688" w:rsidRDefault="00117262" w:rsidP="00886BDA">
      <w:pPr>
        <w:pStyle w:val="Textonotapie"/>
        <w:rPr>
          <w:ins w:id="314" w:author="Jose Luis Zofio Prieto" w:date="2024-09-03T10:37:00Z"/>
          <w:lang w:val="es-ES"/>
        </w:rPr>
      </w:pPr>
      <w:ins w:id="315" w:author="Jose Luis Zofio Prieto" w:date="2024-09-03T10:37:00Z">
        <w:r>
          <w:rPr>
            <w:rStyle w:val="Refdenotaalpie"/>
          </w:rPr>
          <w:footnoteRef/>
        </w:r>
        <w:r>
          <w:t xml:space="preserve"> As opposed to radial measures like (3), the use of additive measures in this first stage prevents the appearance of ‘slacks’ in the measurement of technical inefficiency, i.e., efficient DMUs belong to the so-called ‘strongly’ efficient frontier, and therefore are ‘Pareto-efficient’ and cannot be dominated in individual input or output dimensions, see Pastor et al. (2022; Chap. 2) for an introduction to technical efficiency measurement with DEA.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nzalez Moyano, Ricardo">
    <w15:presenceInfo w15:providerId="AD" w15:userId="S::ricardo.gonzalezm@miumh.umh.es::5b44e8b1-3a70-41c8-8d8a-36b87a296b66"/>
  </w15:person>
  <w15:person w15:author="Jose Luis Zofio Prieto">
    <w15:presenceInfo w15:providerId="None" w15:userId="Jose Luis Zofio Prie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6224"/>
    <w:rsid w:val="00040F91"/>
    <w:rsid w:val="00042362"/>
    <w:rsid w:val="00042906"/>
    <w:rsid w:val="00042FA1"/>
    <w:rsid w:val="000433D1"/>
    <w:rsid w:val="00043BFA"/>
    <w:rsid w:val="00043E3D"/>
    <w:rsid w:val="00044655"/>
    <w:rsid w:val="00045757"/>
    <w:rsid w:val="00046F56"/>
    <w:rsid w:val="000472E1"/>
    <w:rsid w:val="000474DB"/>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4044"/>
    <w:rsid w:val="00074F9B"/>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328D"/>
    <w:rsid w:val="000A387C"/>
    <w:rsid w:val="000A60B1"/>
    <w:rsid w:val="000A61A5"/>
    <w:rsid w:val="000A78CB"/>
    <w:rsid w:val="000B1A82"/>
    <w:rsid w:val="000B26A3"/>
    <w:rsid w:val="000B26FF"/>
    <w:rsid w:val="000B27D8"/>
    <w:rsid w:val="000B3F38"/>
    <w:rsid w:val="000B4B32"/>
    <w:rsid w:val="000B5745"/>
    <w:rsid w:val="000B68C1"/>
    <w:rsid w:val="000B6E35"/>
    <w:rsid w:val="000B74C8"/>
    <w:rsid w:val="000C1305"/>
    <w:rsid w:val="000C17DF"/>
    <w:rsid w:val="000C33E8"/>
    <w:rsid w:val="000C4527"/>
    <w:rsid w:val="000C56E6"/>
    <w:rsid w:val="000C5BA3"/>
    <w:rsid w:val="000C5BC7"/>
    <w:rsid w:val="000D09B5"/>
    <w:rsid w:val="000D0B04"/>
    <w:rsid w:val="000D0B4F"/>
    <w:rsid w:val="000D1896"/>
    <w:rsid w:val="000D1A4B"/>
    <w:rsid w:val="000D36C1"/>
    <w:rsid w:val="000D3D42"/>
    <w:rsid w:val="000D5572"/>
    <w:rsid w:val="000D573C"/>
    <w:rsid w:val="000E18CC"/>
    <w:rsid w:val="000E2632"/>
    <w:rsid w:val="000E31C3"/>
    <w:rsid w:val="000E598E"/>
    <w:rsid w:val="000E5A10"/>
    <w:rsid w:val="000F09BE"/>
    <w:rsid w:val="000F0E4E"/>
    <w:rsid w:val="000F15B6"/>
    <w:rsid w:val="000F1BDD"/>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6E9"/>
    <w:rsid w:val="00107747"/>
    <w:rsid w:val="001104FD"/>
    <w:rsid w:val="00110937"/>
    <w:rsid w:val="001116D7"/>
    <w:rsid w:val="0011202C"/>
    <w:rsid w:val="00113378"/>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7B76"/>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2667"/>
    <w:rsid w:val="001D5627"/>
    <w:rsid w:val="001E1664"/>
    <w:rsid w:val="001E33AD"/>
    <w:rsid w:val="001E350F"/>
    <w:rsid w:val="001E42ED"/>
    <w:rsid w:val="001E5AA6"/>
    <w:rsid w:val="001E5AEA"/>
    <w:rsid w:val="001E6790"/>
    <w:rsid w:val="001E6A05"/>
    <w:rsid w:val="001E6B5C"/>
    <w:rsid w:val="001F09E1"/>
    <w:rsid w:val="001F1EC3"/>
    <w:rsid w:val="001F2307"/>
    <w:rsid w:val="001F3E4D"/>
    <w:rsid w:val="001F4C56"/>
    <w:rsid w:val="001F4FB7"/>
    <w:rsid w:val="001F5163"/>
    <w:rsid w:val="001F51D0"/>
    <w:rsid w:val="002042BE"/>
    <w:rsid w:val="0020556C"/>
    <w:rsid w:val="0020563C"/>
    <w:rsid w:val="00205B22"/>
    <w:rsid w:val="00205C72"/>
    <w:rsid w:val="002067B5"/>
    <w:rsid w:val="002109E7"/>
    <w:rsid w:val="00211207"/>
    <w:rsid w:val="0021196E"/>
    <w:rsid w:val="00211D95"/>
    <w:rsid w:val="00212559"/>
    <w:rsid w:val="0021258D"/>
    <w:rsid w:val="00213020"/>
    <w:rsid w:val="00213EC3"/>
    <w:rsid w:val="00220444"/>
    <w:rsid w:val="00220CD0"/>
    <w:rsid w:val="00221A91"/>
    <w:rsid w:val="00222D8A"/>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AF"/>
    <w:rsid w:val="002D1103"/>
    <w:rsid w:val="002D1D70"/>
    <w:rsid w:val="002D4392"/>
    <w:rsid w:val="002D4F72"/>
    <w:rsid w:val="002D5897"/>
    <w:rsid w:val="002D6906"/>
    <w:rsid w:val="002D7AE2"/>
    <w:rsid w:val="002D7C57"/>
    <w:rsid w:val="002E04A5"/>
    <w:rsid w:val="002E0956"/>
    <w:rsid w:val="002E1A8E"/>
    <w:rsid w:val="002E1F90"/>
    <w:rsid w:val="002E2240"/>
    <w:rsid w:val="002E4456"/>
    <w:rsid w:val="002E4D66"/>
    <w:rsid w:val="002E5C42"/>
    <w:rsid w:val="002E6999"/>
    <w:rsid w:val="002E7CAD"/>
    <w:rsid w:val="002E7F8E"/>
    <w:rsid w:val="002F0002"/>
    <w:rsid w:val="002F2BC0"/>
    <w:rsid w:val="002F3DC6"/>
    <w:rsid w:val="002F528F"/>
    <w:rsid w:val="002F5A60"/>
    <w:rsid w:val="00300764"/>
    <w:rsid w:val="00301357"/>
    <w:rsid w:val="00303A6A"/>
    <w:rsid w:val="00303EB9"/>
    <w:rsid w:val="00304307"/>
    <w:rsid w:val="00304D2C"/>
    <w:rsid w:val="00306903"/>
    <w:rsid w:val="0030791D"/>
    <w:rsid w:val="0031257A"/>
    <w:rsid w:val="0031292A"/>
    <w:rsid w:val="00317031"/>
    <w:rsid w:val="00317ADB"/>
    <w:rsid w:val="00322EE0"/>
    <w:rsid w:val="00323113"/>
    <w:rsid w:val="0032435D"/>
    <w:rsid w:val="003253DE"/>
    <w:rsid w:val="003257BF"/>
    <w:rsid w:val="00326C24"/>
    <w:rsid w:val="00330BE2"/>
    <w:rsid w:val="003322B6"/>
    <w:rsid w:val="00334051"/>
    <w:rsid w:val="003349D3"/>
    <w:rsid w:val="00334C74"/>
    <w:rsid w:val="00334CF9"/>
    <w:rsid w:val="00336393"/>
    <w:rsid w:val="00336D0E"/>
    <w:rsid w:val="00336E13"/>
    <w:rsid w:val="003378EA"/>
    <w:rsid w:val="003378F4"/>
    <w:rsid w:val="00337A8C"/>
    <w:rsid w:val="003402E3"/>
    <w:rsid w:val="003407A3"/>
    <w:rsid w:val="003407D8"/>
    <w:rsid w:val="00340A93"/>
    <w:rsid w:val="003431C8"/>
    <w:rsid w:val="00344FC0"/>
    <w:rsid w:val="0034668B"/>
    <w:rsid w:val="00350FA3"/>
    <w:rsid w:val="00352D61"/>
    <w:rsid w:val="003536D0"/>
    <w:rsid w:val="003541FE"/>
    <w:rsid w:val="00357019"/>
    <w:rsid w:val="00357AF0"/>
    <w:rsid w:val="00357B0F"/>
    <w:rsid w:val="00361238"/>
    <w:rsid w:val="003636A5"/>
    <w:rsid w:val="003642E7"/>
    <w:rsid w:val="003650F3"/>
    <w:rsid w:val="003669F5"/>
    <w:rsid w:val="00366A82"/>
    <w:rsid w:val="00367D1A"/>
    <w:rsid w:val="00370478"/>
    <w:rsid w:val="00371200"/>
    <w:rsid w:val="00372842"/>
    <w:rsid w:val="00373814"/>
    <w:rsid w:val="00373C3F"/>
    <w:rsid w:val="003752B8"/>
    <w:rsid w:val="0037587A"/>
    <w:rsid w:val="00380359"/>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705B"/>
    <w:rsid w:val="003A7DB2"/>
    <w:rsid w:val="003A7DEB"/>
    <w:rsid w:val="003A7E2D"/>
    <w:rsid w:val="003B11E1"/>
    <w:rsid w:val="003B299A"/>
    <w:rsid w:val="003B3F2F"/>
    <w:rsid w:val="003B4B10"/>
    <w:rsid w:val="003B4E86"/>
    <w:rsid w:val="003B5F15"/>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6266"/>
    <w:rsid w:val="003D7E13"/>
    <w:rsid w:val="003E0183"/>
    <w:rsid w:val="003E0849"/>
    <w:rsid w:val="003E0E57"/>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405D9"/>
    <w:rsid w:val="004405FC"/>
    <w:rsid w:val="0044219B"/>
    <w:rsid w:val="00442395"/>
    <w:rsid w:val="00442CFB"/>
    <w:rsid w:val="004438B9"/>
    <w:rsid w:val="00443F71"/>
    <w:rsid w:val="0044671C"/>
    <w:rsid w:val="00446CD0"/>
    <w:rsid w:val="00450693"/>
    <w:rsid w:val="00452D18"/>
    <w:rsid w:val="00453AB5"/>
    <w:rsid w:val="00453D7C"/>
    <w:rsid w:val="00454911"/>
    <w:rsid w:val="004569AE"/>
    <w:rsid w:val="00456F6F"/>
    <w:rsid w:val="004574B4"/>
    <w:rsid w:val="004575AC"/>
    <w:rsid w:val="0045777F"/>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6AC6"/>
    <w:rsid w:val="00490F90"/>
    <w:rsid w:val="004911A7"/>
    <w:rsid w:val="004912D6"/>
    <w:rsid w:val="004912E4"/>
    <w:rsid w:val="004913BD"/>
    <w:rsid w:val="00491C1D"/>
    <w:rsid w:val="00492DD8"/>
    <w:rsid w:val="0049319E"/>
    <w:rsid w:val="0049332B"/>
    <w:rsid w:val="00494559"/>
    <w:rsid w:val="00496D7F"/>
    <w:rsid w:val="00497844"/>
    <w:rsid w:val="00497861"/>
    <w:rsid w:val="00497E74"/>
    <w:rsid w:val="004A01CA"/>
    <w:rsid w:val="004A020C"/>
    <w:rsid w:val="004A1014"/>
    <w:rsid w:val="004A21D1"/>
    <w:rsid w:val="004A245F"/>
    <w:rsid w:val="004A253D"/>
    <w:rsid w:val="004A2D91"/>
    <w:rsid w:val="004A3059"/>
    <w:rsid w:val="004A3300"/>
    <w:rsid w:val="004A3527"/>
    <w:rsid w:val="004A6983"/>
    <w:rsid w:val="004A7E5D"/>
    <w:rsid w:val="004B11C6"/>
    <w:rsid w:val="004B2600"/>
    <w:rsid w:val="004B29B2"/>
    <w:rsid w:val="004B3C61"/>
    <w:rsid w:val="004B4FE5"/>
    <w:rsid w:val="004B6A6E"/>
    <w:rsid w:val="004B714C"/>
    <w:rsid w:val="004B7154"/>
    <w:rsid w:val="004B743B"/>
    <w:rsid w:val="004C0372"/>
    <w:rsid w:val="004C126B"/>
    <w:rsid w:val="004C504A"/>
    <w:rsid w:val="004C5359"/>
    <w:rsid w:val="004C5784"/>
    <w:rsid w:val="004C6033"/>
    <w:rsid w:val="004C61B5"/>
    <w:rsid w:val="004C67AC"/>
    <w:rsid w:val="004D0A65"/>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FCB"/>
    <w:rsid w:val="004F40BB"/>
    <w:rsid w:val="004F5995"/>
    <w:rsid w:val="004F74B0"/>
    <w:rsid w:val="004F7643"/>
    <w:rsid w:val="004F7AC5"/>
    <w:rsid w:val="0050224C"/>
    <w:rsid w:val="00502459"/>
    <w:rsid w:val="005042AB"/>
    <w:rsid w:val="00504B83"/>
    <w:rsid w:val="00504DB9"/>
    <w:rsid w:val="00505061"/>
    <w:rsid w:val="0050510C"/>
    <w:rsid w:val="005055F7"/>
    <w:rsid w:val="005063A1"/>
    <w:rsid w:val="00506EBA"/>
    <w:rsid w:val="005078F3"/>
    <w:rsid w:val="00514214"/>
    <w:rsid w:val="00515026"/>
    <w:rsid w:val="005153B1"/>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6DC"/>
    <w:rsid w:val="005553BC"/>
    <w:rsid w:val="00555884"/>
    <w:rsid w:val="005564D7"/>
    <w:rsid w:val="005564E7"/>
    <w:rsid w:val="0055692D"/>
    <w:rsid w:val="005601FA"/>
    <w:rsid w:val="00562572"/>
    <w:rsid w:val="00562F55"/>
    <w:rsid w:val="0056461C"/>
    <w:rsid w:val="005650FB"/>
    <w:rsid w:val="0056592E"/>
    <w:rsid w:val="00566096"/>
    <w:rsid w:val="0056708D"/>
    <w:rsid w:val="00572FFD"/>
    <w:rsid w:val="005730F6"/>
    <w:rsid w:val="00574410"/>
    <w:rsid w:val="005758FC"/>
    <w:rsid w:val="00577517"/>
    <w:rsid w:val="00580270"/>
    <w:rsid w:val="00582315"/>
    <w:rsid w:val="00583B8A"/>
    <w:rsid w:val="00583FE6"/>
    <w:rsid w:val="00585869"/>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C7F"/>
    <w:rsid w:val="005F6ADE"/>
    <w:rsid w:val="005F7586"/>
    <w:rsid w:val="005F7948"/>
    <w:rsid w:val="005F7C0F"/>
    <w:rsid w:val="006001D4"/>
    <w:rsid w:val="00601FA2"/>
    <w:rsid w:val="00602CE6"/>
    <w:rsid w:val="00602EA5"/>
    <w:rsid w:val="00603309"/>
    <w:rsid w:val="006044DD"/>
    <w:rsid w:val="00607D39"/>
    <w:rsid w:val="00613007"/>
    <w:rsid w:val="00613019"/>
    <w:rsid w:val="0061328B"/>
    <w:rsid w:val="00614839"/>
    <w:rsid w:val="006152FB"/>
    <w:rsid w:val="0061681C"/>
    <w:rsid w:val="006168A7"/>
    <w:rsid w:val="00617F5B"/>
    <w:rsid w:val="00620866"/>
    <w:rsid w:val="0062193C"/>
    <w:rsid w:val="00621CD6"/>
    <w:rsid w:val="0062297B"/>
    <w:rsid w:val="006231C8"/>
    <w:rsid w:val="00623910"/>
    <w:rsid w:val="00623F35"/>
    <w:rsid w:val="00624341"/>
    <w:rsid w:val="006243A7"/>
    <w:rsid w:val="0062441F"/>
    <w:rsid w:val="00624973"/>
    <w:rsid w:val="006251EF"/>
    <w:rsid w:val="00627AF3"/>
    <w:rsid w:val="00631E93"/>
    <w:rsid w:val="006321D6"/>
    <w:rsid w:val="00632950"/>
    <w:rsid w:val="00632E12"/>
    <w:rsid w:val="006330F7"/>
    <w:rsid w:val="00634580"/>
    <w:rsid w:val="00634EA9"/>
    <w:rsid w:val="00635456"/>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6636"/>
    <w:rsid w:val="006C6678"/>
    <w:rsid w:val="006C674F"/>
    <w:rsid w:val="006D0E28"/>
    <w:rsid w:val="006D13B9"/>
    <w:rsid w:val="006D2D3F"/>
    <w:rsid w:val="006D300F"/>
    <w:rsid w:val="006D39C4"/>
    <w:rsid w:val="006D584B"/>
    <w:rsid w:val="006D62DB"/>
    <w:rsid w:val="006D653D"/>
    <w:rsid w:val="006D720D"/>
    <w:rsid w:val="006E37BD"/>
    <w:rsid w:val="006E3FDD"/>
    <w:rsid w:val="006E4134"/>
    <w:rsid w:val="006E48EB"/>
    <w:rsid w:val="006E5D7D"/>
    <w:rsid w:val="006E6FAF"/>
    <w:rsid w:val="006E7FC7"/>
    <w:rsid w:val="006F0B11"/>
    <w:rsid w:val="006F219C"/>
    <w:rsid w:val="006F23B1"/>
    <w:rsid w:val="006F2814"/>
    <w:rsid w:val="006F3847"/>
    <w:rsid w:val="006F6390"/>
    <w:rsid w:val="006F7642"/>
    <w:rsid w:val="006F77B7"/>
    <w:rsid w:val="00701AB0"/>
    <w:rsid w:val="00701C66"/>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2462"/>
    <w:rsid w:val="0073475A"/>
    <w:rsid w:val="00734F3E"/>
    <w:rsid w:val="0073519F"/>
    <w:rsid w:val="00736210"/>
    <w:rsid w:val="00740716"/>
    <w:rsid w:val="00741172"/>
    <w:rsid w:val="007414ED"/>
    <w:rsid w:val="00742889"/>
    <w:rsid w:val="00742A47"/>
    <w:rsid w:val="00744357"/>
    <w:rsid w:val="0074477E"/>
    <w:rsid w:val="00744AA7"/>
    <w:rsid w:val="00747AB0"/>
    <w:rsid w:val="00750403"/>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4120"/>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423"/>
    <w:rsid w:val="007C313B"/>
    <w:rsid w:val="007C67A5"/>
    <w:rsid w:val="007C7295"/>
    <w:rsid w:val="007C75B3"/>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1108D"/>
    <w:rsid w:val="0081120E"/>
    <w:rsid w:val="00811538"/>
    <w:rsid w:val="0081200A"/>
    <w:rsid w:val="008129F6"/>
    <w:rsid w:val="00812AD7"/>
    <w:rsid w:val="00813144"/>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41A8"/>
    <w:rsid w:val="00865E91"/>
    <w:rsid w:val="0086605F"/>
    <w:rsid w:val="0086628A"/>
    <w:rsid w:val="00866DEC"/>
    <w:rsid w:val="00867969"/>
    <w:rsid w:val="00867AE0"/>
    <w:rsid w:val="00870CE8"/>
    <w:rsid w:val="00870D7A"/>
    <w:rsid w:val="00875C3A"/>
    <w:rsid w:val="00875D78"/>
    <w:rsid w:val="00877162"/>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CD8"/>
    <w:rsid w:val="008B5D0B"/>
    <w:rsid w:val="008B6F44"/>
    <w:rsid w:val="008B7C79"/>
    <w:rsid w:val="008C2BFA"/>
    <w:rsid w:val="008C2C3E"/>
    <w:rsid w:val="008C34C6"/>
    <w:rsid w:val="008C690C"/>
    <w:rsid w:val="008C6ECE"/>
    <w:rsid w:val="008D0BE3"/>
    <w:rsid w:val="008D2126"/>
    <w:rsid w:val="008D2D3F"/>
    <w:rsid w:val="008D550D"/>
    <w:rsid w:val="008D6605"/>
    <w:rsid w:val="008E192B"/>
    <w:rsid w:val="008E2A7A"/>
    <w:rsid w:val="008E3328"/>
    <w:rsid w:val="008E3C03"/>
    <w:rsid w:val="008E59CF"/>
    <w:rsid w:val="008E5A94"/>
    <w:rsid w:val="008E5D11"/>
    <w:rsid w:val="008E6DE3"/>
    <w:rsid w:val="008F0011"/>
    <w:rsid w:val="008F01D5"/>
    <w:rsid w:val="008F19D4"/>
    <w:rsid w:val="008F20AD"/>
    <w:rsid w:val="008F2416"/>
    <w:rsid w:val="008F2B26"/>
    <w:rsid w:val="008F2B63"/>
    <w:rsid w:val="008F347B"/>
    <w:rsid w:val="008F586E"/>
    <w:rsid w:val="008F5FA2"/>
    <w:rsid w:val="00900C57"/>
    <w:rsid w:val="00903BE8"/>
    <w:rsid w:val="00905047"/>
    <w:rsid w:val="009062D0"/>
    <w:rsid w:val="00910511"/>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662D"/>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AC3"/>
    <w:rsid w:val="00970AF3"/>
    <w:rsid w:val="00970C95"/>
    <w:rsid w:val="0097127C"/>
    <w:rsid w:val="009715AB"/>
    <w:rsid w:val="00971D4F"/>
    <w:rsid w:val="00972606"/>
    <w:rsid w:val="0097332C"/>
    <w:rsid w:val="009736FE"/>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6FF"/>
    <w:rsid w:val="009A0A2E"/>
    <w:rsid w:val="009A2AF7"/>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538F"/>
    <w:rsid w:val="009C5716"/>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614E"/>
    <w:rsid w:val="009F19A1"/>
    <w:rsid w:val="009F22B9"/>
    <w:rsid w:val="009F22D6"/>
    <w:rsid w:val="009F2429"/>
    <w:rsid w:val="009F3205"/>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6EA9"/>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B2E"/>
    <w:rsid w:val="00AB1BE6"/>
    <w:rsid w:val="00AB1CC8"/>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460"/>
    <w:rsid w:val="00B30E31"/>
    <w:rsid w:val="00B31676"/>
    <w:rsid w:val="00B33176"/>
    <w:rsid w:val="00B33ABA"/>
    <w:rsid w:val="00B340E5"/>
    <w:rsid w:val="00B34ACA"/>
    <w:rsid w:val="00B35336"/>
    <w:rsid w:val="00B35D21"/>
    <w:rsid w:val="00B36099"/>
    <w:rsid w:val="00B36E48"/>
    <w:rsid w:val="00B372A6"/>
    <w:rsid w:val="00B375D0"/>
    <w:rsid w:val="00B40551"/>
    <w:rsid w:val="00B4133E"/>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0D31"/>
    <w:rsid w:val="00B710D8"/>
    <w:rsid w:val="00B71FDF"/>
    <w:rsid w:val="00B727E2"/>
    <w:rsid w:val="00B728D7"/>
    <w:rsid w:val="00B72AFB"/>
    <w:rsid w:val="00B74D26"/>
    <w:rsid w:val="00B74DB8"/>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90CB0"/>
    <w:rsid w:val="00B913F2"/>
    <w:rsid w:val="00B91AB5"/>
    <w:rsid w:val="00B91B84"/>
    <w:rsid w:val="00B92A61"/>
    <w:rsid w:val="00B931EC"/>
    <w:rsid w:val="00B93F76"/>
    <w:rsid w:val="00B94619"/>
    <w:rsid w:val="00B949C0"/>
    <w:rsid w:val="00B94D08"/>
    <w:rsid w:val="00B94D8F"/>
    <w:rsid w:val="00B973EF"/>
    <w:rsid w:val="00BA07D1"/>
    <w:rsid w:val="00BA1912"/>
    <w:rsid w:val="00BA1D68"/>
    <w:rsid w:val="00BA1EC0"/>
    <w:rsid w:val="00BA221B"/>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2AF0"/>
    <w:rsid w:val="00BF49BF"/>
    <w:rsid w:val="00BF54BD"/>
    <w:rsid w:val="00BF5597"/>
    <w:rsid w:val="00BF65FE"/>
    <w:rsid w:val="00BF6A48"/>
    <w:rsid w:val="00BF6BE3"/>
    <w:rsid w:val="00BF7CDE"/>
    <w:rsid w:val="00C0028C"/>
    <w:rsid w:val="00C00C24"/>
    <w:rsid w:val="00C013E0"/>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7B9"/>
    <w:rsid w:val="00C25DC8"/>
    <w:rsid w:val="00C3043D"/>
    <w:rsid w:val="00C32420"/>
    <w:rsid w:val="00C32874"/>
    <w:rsid w:val="00C33B30"/>
    <w:rsid w:val="00C33C0B"/>
    <w:rsid w:val="00C3402F"/>
    <w:rsid w:val="00C34EA1"/>
    <w:rsid w:val="00C372E6"/>
    <w:rsid w:val="00C406DF"/>
    <w:rsid w:val="00C40882"/>
    <w:rsid w:val="00C40EBB"/>
    <w:rsid w:val="00C423B3"/>
    <w:rsid w:val="00C42E05"/>
    <w:rsid w:val="00C438AE"/>
    <w:rsid w:val="00C440A3"/>
    <w:rsid w:val="00C448FC"/>
    <w:rsid w:val="00C44ECA"/>
    <w:rsid w:val="00C46D88"/>
    <w:rsid w:val="00C50288"/>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2187"/>
    <w:rsid w:val="00C833EB"/>
    <w:rsid w:val="00C83B1E"/>
    <w:rsid w:val="00C8464D"/>
    <w:rsid w:val="00C84833"/>
    <w:rsid w:val="00C84933"/>
    <w:rsid w:val="00C859A2"/>
    <w:rsid w:val="00C862A2"/>
    <w:rsid w:val="00C8706C"/>
    <w:rsid w:val="00C8731C"/>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11E2"/>
    <w:rsid w:val="00CD1C26"/>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04B"/>
    <w:rsid w:val="00CF14DF"/>
    <w:rsid w:val="00CF1735"/>
    <w:rsid w:val="00CF1CAF"/>
    <w:rsid w:val="00CF1F9F"/>
    <w:rsid w:val="00CF28E2"/>
    <w:rsid w:val="00CF3C28"/>
    <w:rsid w:val="00CF48F9"/>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42D6"/>
    <w:rsid w:val="00D742DE"/>
    <w:rsid w:val="00D748B7"/>
    <w:rsid w:val="00D74DC5"/>
    <w:rsid w:val="00D76693"/>
    <w:rsid w:val="00D83591"/>
    <w:rsid w:val="00D8449A"/>
    <w:rsid w:val="00D84C92"/>
    <w:rsid w:val="00D85B09"/>
    <w:rsid w:val="00D86A99"/>
    <w:rsid w:val="00D86DAA"/>
    <w:rsid w:val="00D903B4"/>
    <w:rsid w:val="00D906AE"/>
    <w:rsid w:val="00D91722"/>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6E9"/>
    <w:rsid w:val="00DD4FD1"/>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7725"/>
    <w:rsid w:val="00DF7B42"/>
    <w:rsid w:val="00DF7D7B"/>
    <w:rsid w:val="00E00F77"/>
    <w:rsid w:val="00E013A3"/>
    <w:rsid w:val="00E02F71"/>
    <w:rsid w:val="00E032A1"/>
    <w:rsid w:val="00E03FF7"/>
    <w:rsid w:val="00E043C1"/>
    <w:rsid w:val="00E04883"/>
    <w:rsid w:val="00E0553B"/>
    <w:rsid w:val="00E06B2C"/>
    <w:rsid w:val="00E07499"/>
    <w:rsid w:val="00E07884"/>
    <w:rsid w:val="00E134FA"/>
    <w:rsid w:val="00E13CDF"/>
    <w:rsid w:val="00E156F5"/>
    <w:rsid w:val="00E16F49"/>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006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307"/>
    <w:rsid w:val="00F026CD"/>
    <w:rsid w:val="00F039AB"/>
    <w:rsid w:val="00F05024"/>
    <w:rsid w:val="00F05F76"/>
    <w:rsid w:val="00F06ED2"/>
    <w:rsid w:val="00F07774"/>
    <w:rsid w:val="00F07FF2"/>
    <w:rsid w:val="00F106A3"/>
    <w:rsid w:val="00F11177"/>
    <w:rsid w:val="00F11FC7"/>
    <w:rsid w:val="00F13F43"/>
    <w:rsid w:val="00F14096"/>
    <w:rsid w:val="00F14580"/>
    <w:rsid w:val="00F14D10"/>
    <w:rsid w:val="00F14ECE"/>
    <w:rsid w:val="00F1546A"/>
    <w:rsid w:val="00F175BB"/>
    <w:rsid w:val="00F20002"/>
    <w:rsid w:val="00F27D9C"/>
    <w:rsid w:val="00F30247"/>
    <w:rsid w:val="00F30378"/>
    <w:rsid w:val="00F31AC3"/>
    <w:rsid w:val="00F31BB8"/>
    <w:rsid w:val="00F320D0"/>
    <w:rsid w:val="00F339F2"/>
    <w:rsid w:val="00F33FFA"/>
    <w:rsid w:val="00F352F3"/>
    <w:rsid w:val="00F35FD9"/>
    <w:rsid w:val="00F367A7"/>
    <w:rsid w:val="00F37C05"/>
    <w:rsid w:val="00F4004D"/>
    <w:rsid w:val="00F40BA1"/>
    <w:rsid w:val="00F40FEB"/>
    <w:rsid w:val="00F42750"/>
    <w:rsid w:val="00F43467"/>
    <w:rsid w:val="00F44AA5"/>
    <w:rsid w:val="00F4685C"/>
    <w:rsid w:val="00F47BB1"/>
    <w:rsid w:val="00F51C7C"/>
    <w:rsid w:val="00F527AF"/>
    <w:rsid w:val="00F52E85"/>
    <w:rsid w:val="00F540C6"/>
    <w:rsid w:val="00F54142"/>
    <w:rsid w:val="00F54FB8"/>
    <w:rsid w:val="00F55834"/>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B51"/>
    <w:rsid w:val="00FD74B5"/>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chapter/10.1007/978-3-030-75162-3_3" TargetMode="External"/><Relationship Id="rId2" Type="http://schemas.openxmlformats.org/officeDocument/2006/relationships/hyperlink" Target="https://www.sciencedirect.com/science/article/pii/S0377221796003414" TargetMode="External"/><Relationship Id="rId1" Type="http://schemas.openxmlformats.org/officeDocument/2006/relationships/hyperlink" Target="https://www.sciencedirect.com/journal/european-journal-of-operational-research/vol/98/issue/2" TargetMode="External"/><Relationship Id="rId6" Type="http://schemas.openxmlformats.org/officeDocument/2006/relationships/image" Target="media/image48.png"/><Relationship Id="rId5" Type="http://schemas.openxmlformats.org/officeDocument/2006/relationships/image" Target="media/image1.png"/><Relationship Id="rId4" Type="http://schemas.openxmlformats.org/officeDocument/2006/relationships/hyperlink" Target="https://www.sciencedirect.com/science/article/abs/pii/S0304407605001594"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wmf"/><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image" Target="media/image28.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oleObject" Target="embeddings/oleObject39.bin"/><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1.bin"/><Relationship Id="rId37" Type="http://schemas.openxmlformats.org/officeDocument/2006/relationships/image" Target="media/image14.png"/><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oleObject" Target="embeddings/oleObject15.bin"/><Relationship Id="rId48" Type="http://schemas.openxmlformats.org/officeDocument/2006/relationships/image" Target="media/image21.wmf"/><Relationship Id="rId64" Type="http://schemas.openxmlformats.org/officeDocument/2006/relationships/oleObject" Target="embeddings/oleObject26.bin"/><Relationship Id="rId69" Type="http://schemas.openxmlformats.org/officeDocument/2006/relationships/image" Target="media/image30.wmf"/><Relationship Id="rId80" Type="http://schemas.openxmlformats.org/officeDocument/2006/relationships/oleObject" Target="embeddings/oleObject35.bin"/><Relationship Id="rId85" Type="http://schemas.openxmlformats.org/officeDocument/2006/relationships/image" Target="media/image38.w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2.wmf"/><Relationship Id="rId38" Type="http://schemas.openxmlformats.org/officeDocument/2006/relationships/image" Target="media/image15.png"/><Relationship Id="rId59" Type="http://schemas.openxmlformats.org/officeDocument/2006/relationships/image" Target="media/image26.wmf"/><Relationship Id="rId103"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30.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image" Target="media/image40.wmf"/><Relationship Id="rId91" Type="http://schemas.openxmlformats.org/officeDocument/2006/relationships/oleObject" Target="embeddings/oleObject40.bin"/><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8.bin"/><Relationship Id="rId57" Type="http://schemas.openxmlformats.org/officeDocument/2006/relationships/image" Target="media/image25.wmf"/><Relationship Id="rId10" Type="http://schemas.microsoft.com/office/2016/09/relationships/commentsIds" Target="commentsIds.xml"/><Relationship Id="rId31" Type="http://schemas.openxmlformats.org/officeDocument/2006/relationships/image" Target="media/image11.wmf"/><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wmf"/><Relationship Id="rId73" Type="http://schemas.openxmlformats.org/officeDocument/2006/relationships/image" Target="media/image32.wmf"/><Relationship Id="rId78" Type="http://schemas.openxmlformats.org/officeDocument/2006/relationships/oleObject" Target="embeddings/oleObject34.bin"/><Relationship Id="rId81" Type="http://schemas.openxmlformats.org/officeDocument/2006/relationships/image" Target="media/image36.wmf"/><Relationship Id="rId86" Type="http://schemas.openxmlformats.org/officeDocument/2006/relationships/oleObject" Target="embeddings/oleObject38.bin"/><Relationship Id="rId94" Type="http://schemas.openxmlformats.org/officeDocument/2006/relationships/image" Target="media/image43.png"/><Relationship Id="rId99" Type="http://schemas.openxmlformats.org/officeDocument/2006/relationships/image" Target="media/image430.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6.png"/><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1.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39.png"/><Relationship Id="rId61" Type="http://schemas.openxmlformats.org/officeDocument/2006/relationships/image" Target="media/image27.wmf"/><Relationship Id="rId82" Type="http://schemas.openxmlformats.org/officeDocument/2006/relationships/oleObject" Target="embeddings/oleObject36.bin"/><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image" Target="media/image34.wmf"/><Relationship Id="rId100" Type="http://schemas.openxmlformats.org/officeDocument/2006/relationships/image" Target="media/image46.png"/><Relationship Id="rId105"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1.bin"/><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0.wmf"/><Relationship Id="rId67" Type="http://schemas.openxmlformats.org/officeDocument/2006/relationships/oleObject" Target="embeddings/oleObject2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5734</TotalTime>
  <Pages>38</Pages>
  <Words>13872</Words>
  <Characters>76298</Characters>
  <Application>Microsoft Office Word</Application>
  <DocSecurity>0</DocSecurity>
  <Lines>635</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75</cp:revision>
  <cp:lastPrinted>2024-06-26T10:48:00Z</cp:lastPrinted>
  <dcterms:created xsi:type="dcterms:W3CDTF">2024-08-27T06:42:00Z</dcterms:created>
  <dcterms:modified xsi:type="dcterms:W3CDTF">2024-09-16T10:44:00Z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