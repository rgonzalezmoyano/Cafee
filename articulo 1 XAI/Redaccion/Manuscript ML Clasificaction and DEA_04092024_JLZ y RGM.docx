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7775B517" w:rsidR="00DA4EBE" w:rsidRPr="00752A44" w:rsidRDefault="00117262" w:rsidP="00DA4EBE">
      <w:pPr>
        <w:spacing w:line="360" w:lineRule="auto"/>
        <w:jc w:val="center"/>
        <w:rPr>
          <w:b/>
          <w:bCs/>
          <w:sz w:val="24"/>
          <w:szCs w:val="24"/>
        </w:rPr>
      </w:pPr>
      <w:bookmarkStart w:id="0" w:name="_Hlk176365291"/>
      <w:r>
        <w:rPr>
          <w:b/>
          <w:bCs/>
          <w:sz w:val="24"/>
          <w:szCs w:val="24"/>
        </w:rPr>
        <w:t xml:space="preserve">Classifying ML-DEA: </w:t>
      </w:r>
      <w:r w:rsidRPr="00752A44">
        <w:rPr>
          <w:b/>
          <w:bCs/>
          <w:sz w:val="24"/>
          <w:szCs w:val="24"/>
        </w:rPr>
        <w:t xml:space="preserve">A novel approach </w:t>
      </w:r>
      <w:r>
        <w:rPr>
          <w:b/>
          <w:bCs/>
          <w:sz w:val="24"/>
          <w:szCs w:val="24"/>
        </w:rPr>
        <w:t>i</w:t>
      </w:r>
      <w:r w:rsidR="00DA4EBE" w:rsidRPr="00752A44">
        <w:rPr>
          <w:b/>
          <w:bCs/>
          <w:sz w:val="24"/>
          <w:szCs w:val="24"/>
        </w:rPr>
        <w:t>ntegratin</w:t>
      </w:r>
      <w:r w:rsidR="00DA4EBE">
        <w:rPr>
          <w:b/>
          <w:bCs/>
          <w:sz w:val="24"/>
          <w:szCs w:val="24"/>
        </w:rPr>
        <w:t>g</w:t>
      </w:r>
      <w:r w:rsidR="00DA4EBE" w:rsidRPr="00752A44">
        <w:rPr>
          <w:b/>
          <w:bCs/>
          <w:sz w:val="24"/>
          <w:szCs w:val="24"/>
        </w:rPr>
        <w:t xml:space="preserve"> Machine Learning classification models </w:t>
      </w:r>
      <w:r>
        <w:rPr>
          <w:b/>
          <w:bCs/>
          <w:sz w:val="24"/>
          <w:szCs w:val="24"/>
        </w:rPr>
        <w:t xml:space="preserve">with </w:t>
      </w:r>
      <w:r w:rsidR="00DA4EBE" w:rsidRPr="00752A44">
        <w:rPr>
          <w:b/>
          <w:bCs/>
          <w:sz w:val="24"/>
          <w:szCs w:val="24"/>
        </w:rPr>
        <w:t>Data Envelopment Analysis</w:t>
      </w:r>
      <w:r w:rsidR="00DA4EBE">
        <w:rPr>
          <w:b/>
          <w:bCs/>
          <w:sz w:val="24"/>
          <w:szCs w:val="24"/>
        </w:rPr>
        <w:t xml:space="preserve"> to measure </w:t>
      </w:r>
      <w:r>
        <w:rPr>
          <w:b/>
          <w:bCs/>
          <w:sz w:val="24"/>
          <w:szCs w:val="24"/>
        </w:rPr>
        <w:t xml:space="preserve">productive </w:t>
      </w:r>
      <w:r w:rsidR="00DA4EBE">
        <w:rPr>
          <w:b/>
          <w:bCs/>
          <w:sz w:val="24"/>
          <w:szCs w:val="24"/>
        </w:rPr>
        <w:t>efficiency</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0E1F714"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ins w:id="1" w:author="Gonzalez Moyano, Ricardo" w:date="2024-09-05T10:37:00Z" w16du:dateUtc="2024-09-05T08:37:00Z">
        <w:r w:rsidR="003D6266" w:rsidRPr="003D6266">
          <w:t>Berger</w:t>
        </w:r>
        <w:r w:rsidR="003D6266">
          <w:t xml:space="preserve"> et al.</w:t>
        </w:r>
      </w:ins>
      <w:commentRangeStart w:id="2"/>
      <w:del w:id="3" w:author="Gonzalez Moyano, Ricardo" w:date="2024-09-05T10:37:00Z" w16du:dateUtc="2024-09-05T08:37:00Z">
        <w:r w:rsidRPr="00131537" w:rsidDel="003D6266">
          <w:delText>Seiford &amp; Zhu</w:delText>
        </w:r>
      </w:del>
      <w:r w:rsidRPr="00131537">
        <w:t xml:space="preserve">, </w:t>
      </w:r>
      <w:del w:id="4" w:author="Gonzalez Moyano, Ricardo" w:date="2024-09-05T10:37:00Z" w16du:dateUtc="2024-09-05T08:37:00Z">
        <w:r w:rsidRPr="00131537" w:rsidDel="003D6266">
          <w:delText>2002</w:delText>
        </w:r>
        <w:commentRangeEnd w:id="2"/>
        <w:r w:rsidR="0081108D" w:rsidDel="003D6266">
          <w:rPr>
            <w:rStyle w:val="Refdecomentario"/>
          </w:rPr>
          <w:commentReference w:id="2"/>
        </w:r>
      </w:del>
      <w:ins w:id="5" w:author="Gonzalez Moyano, Ricardo" w:date="2024-09-05T10:37:00Z" w16du:dateUtc="2024-09-05T08:37:00Z">
        <w:r w:rsidR="003D6266">
          <w:t>1997</w:t>
        </w:r>
      </w:ins>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79A229EC"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6"/>
      <w:r w:rsidR="000606ED" w:rsidRPr="00131537">
        <w:t>As we are aware, i</w:t>
      </w:r>
      <w:r w:rsidR="00317ADB" w:rsidRPr="00131537">
        <w:t>n the literature, there are two predominant streams of research that explore the integration of machine learning with Data Envelopment Analysis</w:t>
      </w:r>
      <w:commentRangeEnd w:id="6"/>
      <w:r w:rsidR="00F4004D">
        <w:rPr>
          <w:rStyle w:val="Refdecomentario"/>
        </w:rPr>
        <w:commentReference w:id="6"/>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7"/>
      <w:commentRangeStart w:id="8"/>
      <w:ins w:id="9" w:author="Jose Luis Zofio Prieto" w:date="2024-08-27T09:43:00Z">
        <w:r w:rsidR="003A4589">
          <w:t>and Aparicio et al</w:t>
        </w:r>
      </w:ins>
      <w:ins w:id="10" w:author="Jose Luis Zofio Prieto" w:date="2024-08-27T09:44:00Z">
        <w:r w:rsidR="003A4589">
          <w:t>.</w:t>
        </w:r>
      </w:ins>
      <w:ins w:id="11" w:author="Jose Luis Zofio Prieto" w:date="2024-08-27T09:43:00Z">
        <w:r w:rsidR="003A4589">
          <w:t xml:space="preserve"> </w:t>
        </w:r>
      </w:ins>
      <w:ins w:id="12" w:author="Jose Luis Zofio Prieto" w:date="2024-08-27T09:44:00Z">
        <w:r w:rsidR="003A4589">
          <w:t>(</w:t>
        </w:r>
      </w:ins>
      <w:ins w:id="13" w:author="Jose Luis Zofio Prieto" w:date="2024-08-27T09:43:00Z">
        <w:r w:rsidR="003A4589">
          <w:t>2021</w:t>
        </w:r>
      </w:ins>
      <w:ins w:id="14" w:author="Jose Luis Zofio Prieto" w:date="2024-08-27T09:44:00Z">
        <w:r w:rsidR="003A4589">
          <w:t xml:space="preserve">) </w:t>
        </w:r>
      </w:ins>
      <w:commentRangeEnd w:id="7"/>
      <w:r w:rsidR="00DE42C6">
        <w:rPr>
          <w:rStyle w:val="Refdecomentario"/>
        </w:rPr>
        <w:commentReference w:id="7"/>
      </w:r>
      <w:commentRangeEnd w:id="8"/>
      <w:r w:rsidR="00CF104B">
        <w:rPr>
          <w:rStyle w:val="Refdecomentario"/>
        </w:rPr>
        <w:commentReference w:id="8"/>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15"/>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15"/>
      <w:r w:rsidR="00AF61EE">
        <w:rPr>
          <w:rStyle w:val="Refdecomentario"/>
        </w:rPr>
        <w:commentReference w:id="15"/>
      </w:r>
      <w:commentRangeStart w:id="16"/>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16"/>
      <w:r w:rsidR="00F4004D">
        <w:rPr>
          <w:rStyle w:val="Refdecomentario"/>
        </w:rPr>
        <w:commentReference w:id="16"/>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support vector regression (SVR), fuzzy triangular numbers, and fuzzy TOPSIS methods is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25BAAC2A" w:rsidR="00317ADB" w:rsidRPr="00131537" w:rsidRDefault="00317ADB" w:rsidP="00BA7B4E">
      <w:pPr>
        <w:spacing w:line="360" w:lineRule="auto"/>
      </w:pPr>
      <w:r w:rsidRPr="00131537">
        <w:t xml:space="preserve">Both streams of research have contributed valuable insights and methodologies for </w:t>
      </w:r>
      <w:proofErr w:type="spellStart"/>
      <w:r w:rsidRPr="00131537">
        <w:t>integrating</w:t>
      </w:r>
      <w:del w:id="17" w:author="Jose Luis Zofio Prieto" w:date="2024-08-27T12:15:00Z">
        <w:r w:rsidRPr="00131537" w:rsidDel="00D86A99">
          <w:delText xml:space="preserve"> </w:delText>
        </w:r>
      </w:del>
      <w:r w:rsidRPr="00131537">
        <w:t>ML</w:t>
      </w:r>
      <w:proofErr w:type="spellEnd"/>
      <w:r w:rsidRPr="00131537">
        <w:t xml:space="preserve"> with DEA. However, despite these </w:t>
      </w:r>
      <w:r w:rsidR="00D86A99">
        <w:t>developments</w:t>
      </w:r>
      <w:r w:rsidRPr="00131537">
        <w:t xml:space="preserve">, there remain certain gaps and limitations that we aim to address in this paper. </w:t>
      </w:r>
      <w:commentRangeStart w:id="18"/>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del w:id="19" w:author="Jose Luis Zofio Prieto" w:date="2024-09-04T11:58:00Z">
        <w:r w:rsidR="00BA7B4E" w:rsidRPr="00131537" w:rsidDel="00E33DC5">
          <w:delText xml:space="preserve"> align more closely with the second stream of the literature than the first</w:delText>
        </w:r>
        <w:r w:rsidR="00AB6235" w:rsidRPr="00131537" w:rsidDel="00E33DC5">
          <w:delText xml:space="preserve"> one</w:delText>
        </w:r>
      </w:del>
      <w:ins w:id="20" w:author="Jose Luis Zofio Prieto" w:date="2024-09-04T11:58:00Z">
        <w:r w:rsidR="00E33DC5">
          <w:t xml:space="preserve"> contribute to both streams of literature</w:t>
        </w:r>
      </w:ins>
      <w:r w:rsidR="00BA7B4E" w:rsidRPr="00131537">
        <w:t>.</w:t>
      </w:r>
      <w:commentRangeEnd w:id="18"/>
      <w:r w:rsidR="00F4004D">
        <w:rPr>
          <w:rStyle w:val="Refdecomentario"/>
        </w:rPr>
        <w:commentReference w:id="18"/>
      </w:r>
      <w:r w:rsidR="00BA7B4E" w:rsidRPr="00131537">
        <w:t xml:space="preserve"> </w:t>
      </w:r>
      <w:ins w:id="21" w:author="Jose Luis Zofio Prieto" w:date="2024-09-04T11:58:00Z">
        <w:r w:rsidR="00E33DC5">
          <w:t xml:space="preserve">On one hand the use of ML </w:t>
        </w:r>
      </w:ins>
      <w:ins w:id="22" w:author="Jose Luis Zofio Prieto" w:date="2024-09-04T11:59:00Z">
        <w:r w:rsidR="00E33DC5">
          <w:t>classifying techniques</w:t>
        </w:r>
      </w:ins>
      <w:ins w:id="23" w:author="Jose Luis Zofio Prieto" w:date="2024-09-04T12:01:00Z">
        <w:r w:rsidR="00E33DC5">
          <w:t xml:space="preserve">, like SVM or NN, </w:t>
        </w:r>
      </w:ins>
      <w:ins w:id="24" w:author="Jose Luis Zofio Prieto" w:date="2024-09-04T11:58:00Z">
        <w:r w:rsidR="00E33DC5">
          <w:t xml:space="preserve">to </w:t>
        </w:r>
      </w:ins>
      <w:ins w:id="25" w:author="Jose Luis Zofio Prieto" w:date="2024-09-04T11:59:00Z">
        <w:r w:rsidR="00E33DC5">
          <w:t xml:space="preserve">label observations as efficient or inefficient </w:t>
        </w:r>
      </w:ins>
      <w:ins w:id="26" w:author="Jose Luis Zofio Prieto" w:date="2024-09-04T12:00:00Z">
        <w:r w:rsidR="00E33DC5">
          <w:t>represents an alternative method to estimate the production frontier. On the other hand, th</w:t>
        </w:r>
      </w:ins>
      <w:ins w:id="27" w:author="Jose Luis Zofio Prieto" w:date="2024-09-04T12:03:00Z">
        <w:r w:rsidR="00E33DC5">
          <w:t>e</w:t>
        </w:r>
      </w:ins>
      <w:ins w:id="28" w:author="Jose Luis Zofio Prieto" w:date="2024-09-04T12:00:00Z">
        <w:r w:rsidR="00E33DC5">
          <w:t>s</w:t>
        </w:r>
      </w:ins>
      <w:ins w:id="29" w:author="Jose Luis Zofio Prieto" w:date="2024-09-04T12:03:00Z">
        <w:r w:rsidR="00E33DC5">
          <w:t>e</w:t>
        </w:r>
      </w:ins>
      <w:ins w:id="30" w:author="Jose Luis Zofio Prieto" w:date="2024-09-04T12:00:00Z">
        <w:r w:rsidR="00E33DC5">
          <w:t xml:space="preserve"> </w:t>
        </w:r>
      </w:ins>
      <w:ins w:id="31" w:author="Jose Luis Zofio Prieto" w:date="2024-09-04T12:03:00Z">
        <w:r w:rsidR="00E33DC5">
          <w:t xml:space="preserve">techniques </w:t>
        </w:r>
      </w:ins>
      <w:del w:id="32" w:author="Jose Luis Zofio Prieto" w:date="2024-09-04T12:07:00Z">
        <w:r w:rsidR="00BA7B4E" w:rsidRPr="00131537" w:rsidDel="007A0ACD">
          <w:delText xml:space="preserve">Techniques </w:delText>
        </w:r>
      </w:del>
      <w:ins w:id="33" w:author="Jose Luis Zofio Prieto" w:date="2024-09-04T12:07:00Z">
        <w:r w:rsidR="007A0ACD">
          <w:t xml:space="preserve">offer a second-stage explanation </w:t>
        </w:r>
      </w:ins>
      <w:ins w:id="34" w:author="Jose Luis Zofio Prieto" w:date="2024-09-04T12:08:00Z">
        <w:r w:rsidR="007A0ACD">
          <w:t xml:space="preserve">of the efficiency scores that by-pass some of the difficulties of the econometric literature </w:t>
        </w:r>
      </w:ins>
      <w:del w:id="35" w:author="Jose Luis Zofio Prieto" w:date="2024-09-04T12:09:00Z">
        <w:r w:rsidR="00BA7B4E" w:rsidRPr="00131537" w:rsidDel="007A0ACD">
          <w:delText xml:space="preserve">within this second group take a </w:delText>
        </w:r>
        <w:r w:rsidR="00F54FB8" w:rsidDel="007A0ACD">
          <w:delText>smart</w:delText>
        </w:r>
        <w:r w:rsidR="00BA7B4E" w:rsidRPr="00131537" w:rsidDel="007A0ACD">
          <w:delText xml:space="preserve"> approach by using </w:delText>
        </w:r>
      </w:del>
      <w:ins w:id="36" w:author="Jose Luis Zofio Prieto" w:date="2024-09-04T12:09:00Z">
        <w:r w:rsidR="007A0ACD">
          <w:t xml:space="preserve">that regresses </w:t>
        </w:r>
      </w:ins>
      <w:r w:rsidR="00BA7B4E" w:rsidRPr="00131537">
        <w:t>the DEA score</w:t>
      </w:r>
      <w:ins w:id="37" w:author="Jose Luis Zofio Prieto" w:date="2024-09-04T12:09:00Z">
        <w:r w:rsidR="007A0ACD">
          <w:t>s</w:t>
        </w:r>
      </w:ins>
      <w:r w:rsidR="00BA7B4E" w:rsidRPr="00131537">
        <w:t xml:space="preserve"> obtained in the first stage </w:t>
      </w:r>
      <w:ins w:id="38" w:author="Jose Luis Zofio Prieto" w:date="2024-09-04T12:09:00Z">
        <w:r w:rsidR="007A0ACD">
          <w:t>on a set of explanatory variables (</w:t>
        </w:r>
      </w:ins>
      <w:ins w:id="39" w:author="Jose Luis Zofio Prieto" w:date="2024-09-04T12:13:00Z">
        <w:r w:rsidR="007A0ACD">
          <w:t xml:space="preserve">e.g., </w:t>
        </w:r>
      </w:ins>
      <w:ins w:id="40" w:author="Jose Luis Zofio Prieto" w:date="2024-09-04T12:09:00Z">
        <w:r w:rsidR="007A0ACD">
          <w:t>Simar and Wil</w:t>
        </w:r>
      </w:ins>
      <w:ins w:id="41" w:author="Jose Luis Zofio Prieto" w:date="2024-09-04T12:10:00Z">
        <w:r w:rsidR="007A0ACD">
          <w:t>s</w:t>
        </w:r>
      </w:ins>
      <w:ins w:id="42" w:author="Jose Luis Zofio Prieto" w:date="2024-09-04T12:09:00Z">
        <w:r w:rsidR="007A0ACD">
          <w:t>on, 2007)</w:t>
        </w:r>
      </w:ins>
      <w:del w:id="43" w:author="Jose Luis Zofio Prieto" w:date="2024-09-04T12:09:00Z">
        <w:r w:rsidR="00BA7B4E" w:rsidRPr="00131537" w:rsidDel="007A0ACD">
          <w:delText>as the response variable in the second stage</w:delText>
        </w:r>
      </w:del>
      <w:r w:rsidR="00BA7B4E" w:rsidRPr="00131537">
        <w:t xml:space="preserve">. </w:t>
      </w:r>
      <w:ins w:id="44" w:author="Jose Luis Zofio Prieto" w:date="2024-09-04T12:12:00Z">
        <w:r w:rsidR="007A0ACD">
          <w:t xml:space="preserve">Despite advances in this field combining bootstrapping and truncated regression </w:t>
        </w:r>
      </w:ins>
      <w:ins w:id="45" w:author="Jose Luis Zofio Prieto" w:date="2024-09-04T12:13:00Z">
        <w:r w:rsidR="007A0ACD">
          <w:t>techniques</w:t>
        </w:r>
      </w:ins>
      <w:ins w:id="46" w:author="Jose Luis Zofio Prieto" w:date="2024-09-04T12:12:00Z">
        <w:r w:rsidR="007A0ACD">
          <w:t xml:space="preserve">, </w:t>
        </w:r>
      </w:ins>
      <w:commentRangeStart w:id="47"/>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47"/>
      <w:r w:rsidR="005F2885">
        <w:rPr>
          <w:rStyle w:val="Refdecomentario"/>
        </w:rPr>
        <w:commentReference w:id="4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w:t>
      </w:r>
      <w:r w:rsidR="00BA7B4E" w:rsidRPr="00131537">
        <w:lastRenderedPageBreak/>
        <w:t xml:space="preserve">units. </w:t>
      </w:r>
      <w:r w:rsidR="00F76342">
        <w:t>And</w:t>
      </w:r>
      <w:r w:rsidR="00BA7B4E" w:rsidRPr="00131537">
        <w:t xml:space="preserve">, in the second stage, we will predict this label using all variables of the problem. Additionally, our approach will allow us to modify the measurement of the degree of efficiency 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5AEDF390"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w:t>
      </w:r>
      <w:del w:id="48" w:author="Gonzalez Moyano, Ricardo" w:date="2024-09-16T12:44:00Z" w16du:dateUtc="2024-09-16T10:44:00Z">
        <w:r w:rsidR="008D6605" w:rsidRPr="00131537" w:rsidDel="006A57B7">
          <w:delText xml:space="preserve"> </w:delText>
        </w:r>
      </w:del>
      <w:r w:rsidR="008D6605" w:rsidRPr="00131537">
        <w:t xml:space="preserve">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03EB2413" w:rsidR="004D2CDE" w:rsidRPr="00131537" w:rsidRDefault="007F14AD" w:rsidP="004D2CDE">
      <w:pPr>
        <w:spacing w:line="360" w:lineRule="auto"/>
      </w:pPr>
      <w:proofErr w:type="spellStart"/>
      <w:r>
        <w:lastRenderedPageBreak/>
        <w:t>Altoghether</w:t>
      </w:r>
      <w:proofErr w:type="spellEnd"/>
      <w:r w:rsidR="00DA132B">
        <w:t>, t</w:t>
      </w:r>
      <w:r w:rsidR="004D2CDE" w:rsidRPr="00131537">
        <w:t xml:space="preserve">his </w:t>
      </w:r>
      <w:r>
        <w:t xml:space="preserve">study introduces a new method that, based on classification models, allows identifying the efficiency status of DMUs and their relative scores. The method exploits existing </w:t>
      </w:r>
      <w:r w:rsidR="004D2CDE" w:rsidRPr="00131537">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737A1EB0"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del w:id="49" w:author="Jose Luis Zofio Prieto" w:date="2024-08-30T14:31:00Z">
        <w:r w:rsidDel="003257BF">
          <w:delText>.</w:delText>
        </w:r>
      </w:del>
      <w:ins w:id="50" w:author="Jose Luis Zofio Prieto" w:date="2024-08-30T14:31:00Z">
        <w:r w:rsidR="003257BF">
          <w:t>,</w:t>
        </w:r>
      </w:ins>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159FD6E2"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r w:rsidR="00EF2740">
        <w:t xml:space="preserve">of </w:t>
      </w:r>
      <w:r w:rsidR="00846988" w:rsidRPr="00846988">
        <w:rPr>
          <w:i/>
          <w:iCs/>
        </w:rPr>
        <w:t>n</w:t>
      </w:r>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utilize </w:t>
      </w:r>
      <w:r w:rsidR="003257BF">
        <w:rPr>
          <w:i/>
          <w:iCs/>
        </w:rPr>
        <w:t xml:space="preserve">m </w:t>
      </w:r>
      <w:r w:rsidR="00EF2740">
        <w:t>various inputs</w:t>
      </w:r>
      <w:r w:rsidR="00FD1065">
        <w:t xml:space="preserve"> </w:t>
      </w:r>
      <w:bookmarkStart w:id="51"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21pt" o:ole="">
            <v:imagedata r:id="rId12" o:title=""/>
          </v:shape>
          <o:OLEObject Type="Embed" ProgID="Equation.DSMT4" ShapeID="_x0000_i1025" DrawAspect="Content" ObjectID="_1788161087" r:id="rId13"/>
        </w:object>
      </w:r>
      <w:bookmarkEnd w:id="51"/>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25pt;height:21pt" o:ole="">
            <v:imagedata r:id="rId14" o:title=""/>
          </v:shape>
          <o:OLEObject Type="Embed" ProgID="Equation.DSMT4" ShapeID="_x0000_i1026" DrawAspect="Content" ObjectID="_1788161088" r:id="rId15"/>
        </w:object>
      </w:r>
      <w:r w:rsidR="00EF2740">
        <w:t>, like goods or services</w:t>
      </w:r>
      <w:del w:id="52" w:author="Jose Luis Zofio Prieto" w:date="2024-08-30T14:40:00Z">
        <w:r w:rsidR="00DA1199" w:rsidDel="003257BF">
          <w:delText>;</w:delText>
        </w:r>
      </w:del>
      <w:r w:rsidR="003257BF">
        <w:t>.</w:t>
      </w:r>
      <w:r w:rsidR="004A253D">
        <w:t xml:space="preserve"> </w:t>
      </w:r>
      <w:r w:rsidR="003257BF">
        <w:t>In this notation</w:t>
      </w:r>
      <w:r w:rsidR="004A253D">
        <w:t xml:space="preserve">, input and output vectors </w:t>
      </w:r>
      <w:proofErr w:type="spellStart"/>
      <w:r w:rsidR="00DA1199">
        <w:t>v</w:t>
      </w:r>
      <w:r w:rsidR="00DA1199" w:rsidRPr="00DA1199">
        <w:t>ectors</w:t>
      </w:r>
      <w:proofErr w:type="spellEnd"/>
      <w:r w:rsidR="00DA1199" w:rsidRPr="00DA1199">
        <w:t xml:space="preserve"> </w:t>
      </w:r>
      <w:r w:rsidR="004A253D">
        <w:t xml:space="preserve">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lastRenderedPageBreak/>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2.75pt;height:21pt" o:ole="">
            <v:imagedata r:id="rId16" o:title=""/>
          </v:shape>
          <o:OLEObject Type="Embed" ProgID="Equation.DSMT4" ShapeID="_x0000_i1027" DrawAspect="Content" ObjectID="_1788161089"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25pt;height:12pt" o:ole="">
            <v:imagedata r:id="rId18" o:title=""/>
          </v:shape>
          <o:OLEObject Type="Embed" ProgID="Equation.DSMT4" ShapeID="_x0000_i1028" DrawAspect="Content" ObjectID="_1788161090"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25pt;height:12pt" o:ole="">
            <v:imagedata r:id="rId18" o:title=""/>
          </v:shape>
          <o:OLEObject Type="Embed" ProgID="Equation.DSMT4" ShapeID="_x0000_i1029" DrawAspect="Content" ObjectID="_1788161091" r:id="rId20"/>
        </w:object>
      </w:r>
      <w:r w:rsidR="00F540C6">
        <w:t xml:space="preserve"> </w:t>
      </w:r>
      <w:r w:rsidR="004A253D">
        <w:t>corresponds to</w:t>
      </w:r>
      <w:r w:rsidR="00F540C6">
        <w:t>:</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75pt;height:36pt" o:ole="">
            <v:imagedata r:id="rId21" o:title=""/>
          </v:shape>
          <o:OLEObject Type="Embed" ProgID="Equation.DSMT4" ShapeID="_x0000_i1030" DrawAspect="Content" ObjectID="_1788161092"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B418FA4" w:rsidR="00F540C6" w:rsidRDefault="003402E3" w:rsidP="00CF3C28">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w:ins w:id="53" w:author="Jose Luis Zofio Prieto" w:date="2024-08-30T14:44:00Z">
        <w:r w:rsidRPr="008F19D4">
          <w:rPr>
            <w:position w:val="-10"/>
          </w:rPr>
          <w:object w:dxaOrig="420" w:dyaOrig="320" w14:anchorId="1D5A3D0F">
            <v:shape id="_x0000_i1031" type="#_x0000_t75" style="width:21pt;height:16.5pt" o:ole="">
              <v:imagedata r:id="rId23" o:title=""/>
            </v:shape>
            <o:OLEObject Type="Embed" ProgID="Equation.DSMT4" ShapeID="_x0000_i1031" DrawAspect="Content" ObjectID="_1788161093" r:id="rId24"/>
          </w:object>
        </w:r>
      </w:ins>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w:ins w:id="54" w:author="Jose Luis Zofio Prieto" w:date="2024-08-30T14:49:00Z">
        <w:r w:rsidR="00F527AF" w:rsidRPr="008F19D4">
          <w:rPr>
            <w:position w:val="-12"/>
          </w:rPr>
          <w:object w:dxaOrig="760" w:dyaOrig="360" w14:anchorId="778A9C5D">
            <v:shape id="_x0000_i1032" type="#_x0000_t75" style="width:38.25pt;height:18pt" o:ole="">
              <v:imagedata r:id="rId25" o:title=""/>
            </v:shape>
            <o:OLEObject Type="Embed" ProgID="Equation.DSMT4" ShapeID="_x0000_i1032" DrawAspect="Content" ObjectID="_1788161094" r:id="rId26"/>
          </w:object>
        </w:r>
      </w:ins>
      <w:r w:rsidR="00F527AF">
        <w:t xml:space="preserve">, its technical efficiency can be calculated through the following program </w:t>
      </w:r>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3" type="#_x0000_t75" style="width:258.75pt;height:150pt" o:ole="">
            <v:imagedata r:id="rId27" o:title=""/>
          </v:shape>
          <o:OLEObject Type="Embed" ProgID="Equation.DSMT4" ShapeID="_x0000_i1033" DrawAspect="Content" ObjectID="_1788161095" r:id="rId28"/>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55"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55"/>
      <w:r w:rsidRPr="00CB41C4">
        <w:rPr>
          <w:rFonts w:cs="Times New Roman"/>
          <w:lang w:val="en-US"/>
        </w:rPr>
        <w:fldChar w:fldCharType="end"/>
      </w:r>
    </w:p>
    <w:p w14:paraId="67C0870E" w14:textId="5132D55D" w:rsidR="00C64032" w:rsidRDefault="00F6096B" w:rsidP="00E46C47">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w:ins w:id="56" w:author="Jose Luis Zofio Prieto" w:date="2024-08-30T14:50:00Z">
        <w:r w:rsidR="00F527AF" w:rsidRPr="007E7952">
          <w:rPr>
            <w:position w:val="-10"/>
          </w:rPr>
          <w:object w:dxaOrig="540" w:dyaOrig="320" w14:anchorId="15DF33B2">
            <v:shape id="_x0000_i1034" type="#_x0000_t75" style="width:27pt;height:16.5pt" o:ole="">
              <v:imagedata r:id="rId29" o:title=""/>
            </v:shape>
            <o:OLEObject Type="Embed" ProgID="Equation.DSMT4" ShapeID="_x0000_i1034" DrawAspect="Content" ObjectID="_1788161096" r:id="rId30"/>
          </w:object>
        </w:r>
      </w:ins>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w:ins w:id="57" w:author="Jose Luis Zofio Prieto" w:date="2024-08-30T14:51:00Z">
        <w:r w:rsidR="00B77A39" w:rsidRPr="0030449D">
          <w:rPr>
            <w:position w:val="-10"/>
          </w:rPr>
          <w:object w:dxaOrig="540" w:dyaOrig="320" w14:anchorId="6A030D79">
            <v:shape id="_x0000_i1035" type="#_x0000_t75" style="width:27pt;height:16.5pt" o:ole="">
              <v:imagedata r:id="rId31" o:title=""/>
            </v:shape>
            <o:OLEObject Type="Embed" ProgID="Equation.DSMT4" ShapeID="_x0000_i1035" DrawAspect="Content" ObjectID="_1788161097" r:id="rId32"/>
          </w:object>
        </w:r>
      </w:ins>
      <w:r w:rsidR="00E46C47">
        <w:t xml:space="preserve"> </w:t>
      </w:r>
      <w:r w:rsidR="00B77A39">
        <w:t xml:space="preserve">, </w:t>
      </w:r>
      <w:r w:rsidR="00E46C47">
        <w:t xml:space="preserve">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w:t>
      </w:r>
      <w:del w:id="58" w:author="Jose Luis Zofio Prieto" w:date="2024-08-30T14:55:00Z">
        <w:r w:rsidR="00E46C47" w:rsidDel="00B77A39">
          <w:delText>s</w:delText>
        </w:r>
      </w:del>
      <w:r w:rsidR="00E46C47">
        <w:t xml:space="preserve">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commentRangeStart w:id="59"/>
      <w:r w:rsidRPr="00AE22FC">
        <w:rPr>
          <w:b/>
          <w:bCs/>
        </w:rPr>
        <w:t>Two well-known Machine Learning Techniques</w:t>
      </w:r>
      <w:r w:rsidR="003C0FF4">
        <w:rPr>
          <w:b/>
          <w:bCs/>
        </w:rPr>
        <w:t xml:space="preserve"> for Classification</w:t>
      </w:r>
      <w:commentRangeEnd w:id="59"/>
      <w:r w:rsidR="003927F7">
        <w:rPr>
          <w:rStyle w:val="Refdecomentario"/>
        </w:rPr>
        <w:commentReference w:id="59"/>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 xml:space="preserve">supervised </w:t>
      </w:r>
      <w:r w:rsidRPr="00522F7F">
        <w:lastRenderedPageBreak/>
        <w:t>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w:t>
      </w:r>
      <w:r w:rsidR="00015D09" w:rsidRPr="00015D09">
        <w:t xml:space="preserve">By understanding the underlying principles of SVM and NN, </w:t>
      </w:r>
      <w:commentRangeStart w:id="60"/>
      <w:r w:rsidR="00015D09" w:rsidRPr="00015D09">
        <w:t>which determine the label and the probability of belonging to that label,</w:t>
      </w:r>
      <w:commentRangeEnd w:id="60"/>
      <w:r w:rsidR="002E58C4">
        <w:rPr>
          <w:rStyle w:val="Refdecomentario"/>
        </w:rPr>
        <w:commentReference w:id="60"/>
      </w:r>
      <w:r w:rsidR="00015D09" w:rsidRPr="00015D09">
        <w:t xml:space="preserve"> we can harness their capabilities to enhance the DEA methodology</w:t>
      </w:r>
      <w:r w:rsidR="00015D09">
        <w:t>.</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1F1B2B08" w:rsidR="00FC167F" w:rsidRDefault="006F7642" w:rsidP="006F7642">
      <w:pPr>
        <w:spacing w:line="360" w:lineRule="auto"/>
      </w:pPr>
      <w:r>
        <w:t>Support Vector Machines stand as a stalwart within the machine learning</w:t>
      </w:r>
      <w:r w:rsidR="009A2AF7">
        <w:t xml:space="preserve"> toolbox</w:t>
      </w:r>
      <w:r>
        <w:t xml:space="preserve">, </w:t>
      </w:r>
      <w:r w:rsidR="006A602A">
        <w:t xml:space="preserve">praised </w:t>
      </w:r>
      <w:r>
        <w:t xml:space="preserve">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w:t>
      </w:r>
      <w:r w:rsidR="006A602A">
        <w:t xml:space="preserve">metadata or </w:t>
      </w:r>
      <w:r w:rsidR="00BA6425" w:rsidRPr="00BA6425">
        <w:t xml:space="preserve">various message features such as the frequency of certain keywords, text length, and the presence of hyperlinks. Here, the target variable would be binary: spam or </w:t>
      </w:r>
      <w:r w:rsidR="006A602A">
        <w:t>legitimate</w:t>
      </w:r>
      <w:r w:rsidR="00BA6425" w:rsidRPr="00BA6425">
        <w:t xml:space="preserve">. Conversely, in a regression problem, we might want to predict the price of a house based on features like size, location, and number of bedrooms, where the target variable would be </w:t>
      </w:r>
      <w:r w:rsidR="000A61A5">
        <w:t xml:space="preserve">the </w:t>
      </w:r>
      <w:r w:rsidR="00BA6425" w:rsidRPr="00BA6425">
        <w:t xml:space="preserve">price, a continuous </w:t>
      </w:r>
      <w:r w:rsidR="006A602A">
        <w:t>amount</w:t>
      </w:r>
      <w:r w:rsidR="00BA6425" w:rsidRPr="00BA6425">
        <w:t>.</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5CFF9F1D"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 xml:space="preserve">and </w:t>
      </w:r>
      <w:r w:rsidR="006A602A">
        <w:t xml:space="preserve">to </w:t>
      </w:r>
      <w:r w:rsidR="008D2126">
        <w:t>avoid overfitting problems.</w:t>
      </w:r>
    </w:p>
    <w:p w14:paraId="4692227F" w14:textId="77777777" w:rsidR="006F7642" w:rsidRDefault="006F7642" w:rsidP="006F7642">
      <w:pPr>
        <w:spacing w:line="360" w:lineRule="auto"/>
      </w:pPr>
    </w:p>
    <w:p w14:paraId="1F51244B" w14:textId="62800A4D"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6A602A">
        <w:t xml:space="preserve">, or the </w:t>
      </w:r>
      <w:r w:rsidR="006A602A">
        <w:lastRenderedPageBreak/>
        <w:t>input-output combinations in production data for efficiency analys</w:t>
      </w:r>
      <w:r w:rsidR="00244BE8">
        <w:t>e</w:t>
      </w:r>
      <w:r w:rsidR="006A602A">
        <w:t>s</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244BE8" w:rsidRPr="00B65A65">
        <w:rPr>
          <w:position w:val="-6"/>
        </w:rPr>
        <w:object w:dxaOrig="240" w:dyaOrig="260" w14:anchorId="3C64B7A7">
          <v:shape id="_x0000_i1036" type="#_x0000_t75" style="width:9.75pt;height:12pt" o:ole="">
            <v:imagedata r:id="rId33" o:title=""/>
          </v:shape>
          <o:OLEObject Type="Embed" ProgID="Equation.DSMT4" ShapeID="_x0000_i1036" DrawAspect="Content" ObjectID="_1788161098" r:id="rId34"/>
        </w:object>
      </w:r>
      <w:r>
        <w:t>)</w:t>
      </w:r>
      <w:r w:rsidR="00BA64F1">
        <w:t>, the margin (</w:t>
      </w:r>
      <w:r w:rsidR="00244BE8" w:rsidRPr="00B65A65">
        <w:rPr>
          <w:position w:val="-6"/>
        </w:rPr>
        <w:object w:dxaOrig="200" w:dyaOrig="220" w14:anchorId="0C5281BA">
          <v:shape id="_x0000_i1037" type="#_x0000_t75" style="width:10.5pt;height:12pt" o:ole="">
            <v:imagedata r:id="rId35" o:title=""/>
          </v:shape>
          <o:OLEObject Type="Embed" ProgID="Equation.DSMT4" ShapeID="_x0000_i1037" DrawAspect="Content" ObjectID="_1788161099" r:id="rId36"/>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w:t>
      </w:r>
      <w:r w:rsidR="00244BE8">
        <w:t xml:space="preserve">or new </w:t>
      </w:r>
      <w:r>
        <w:t>data.</w:t>
      </w:r>
    </w:p>
    <w:p w14:paraId="06EA1C1A" w14:textId="77777777" w:rsidR="006F7642" w:rsidRDefault="006F7642" w:rsidP="006F7642">
      <w:pPr>
        <w:spacing w:line="360" w:lineRule="auto"/>
      </w:pPr>
    </w:p>
    <w:p w14:paraId="61EC9A7A" w14:textId="12DEEC82" w:rsidR="006F7642" w:rsidRDefault="006F7642" w:rsidP="006F7642">
      <w:pPr>
        <w:spacing w:line="360" w:lineRule="auto"/>
      </w:pPr>
      <w:r>
        <w:t xml:space="preserve">Furthermore, SVM offers a means to assess the importance of predictors in predicting the response variable. </w:t>
      </w:r>
      <w:r w:rsidR="00FA24E9">
        <w:t xml:space="preserve">In the </w:t>
      </w:r>
      <w:r>
        <w:t>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42C41708"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w:t>
      </w:r>
      <w:r w:rsidR="00244BE8">
        <w:t xml:space="preserve">(southwest) </w:t>
      </w:r>
      <w:r w:rsidRPr="002B330E">
        <w:t xml:space="preserve">and blue </w:t>
      </w:r>
      <w:r w:rsidR="00244BE8">
        <w:t xml:space="preserve">(northeast) </w:t>
      </w:r>
      <w:r w:rsidRPr="002B330E">
        <w:t xml:space="preserve">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lastRenderedPageBreak/>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2C5A7DD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FA24E9">
        <w:t xml:space="preserve">An example of </w:t>
      </w:r>
      <w:proofErr w:type="gramStart"/>
      <w:r w:rsidR="00FA24E9">
        <w:t>a</w:t>
      </w:r>
      <w:proofErr w:type="gramEnd"/>
      <w:r w:rsidR="00FA24E9">
        <w:t xml:space="preserve"> SVM-based model for classification</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lastRenderedPageBreak/>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65458EC3"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ins w:id="61" w:author="Jose Luis Zofio Prieto" w:date="2024-08-30T17:23:00Z">
        <w:r w:rsidR="006C42C9">
          <w:t xml:space="preserve"> </w:t>
        </w:r>
      </w:ins>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0982B121"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xml:space="preserve">. </w:t>
      </w:r>
      <w:r w:rsidR="00750C54">
        <w:t xml:space="preserve">An example of an artificial </w:t>
      </w:r>
      <w: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0076E2F9" w:rsidR="005967B2" w:rsidRDefault="00972606" w:rsidP="005967B2">
      <w:pPr>
        <w:spacing w:line="360" w:lineRule="auto"/>
      </w:pPr>
      <w:r>
        <w:lastRenderedPageBreak/>
        <w:t xml:space="preserve">The so-called </w:t>
      </w:r>
      <w:proofErr w:type="spellStart"/>
      <w:r w:rsidR="005967B2">
        <w:t>eXplainable</w:t>
      </w:r>
      <w:proofErr w:type="spellEnd"/>
      <w:r w:rsidR="005967B2">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05D7E83" w:rsidR="0032435D" w:rsidRDefault="0075752E" w:rsidP="0032435D">
      <w:pPr>
        <w:spacing w:line="360" w:lineRule="auto"/>
      </w:pPr>
      <w:proofErr w:type="gramStart"/>
      <w:r>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6C42C9">
        <w:t>.</w:t>
      </w:r>
      <w:r w:rsidR="00FC03FE">
        <w:t xml:space="preserve"> </w:t>
      </w:r>
      <w:commentRangeStart w:id="62"/>
      <w:r w:rsidR="006C42C9">
        <w:t>F</w:t>
      </w:r>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5967B2">
        <w:t>.</w:t>
      </w:r>
      <w:r w:rsidR="00D665E0">
        <w:t xml:space="preserve"> </w:t>
      </w:r>
      <w:commentRangeEnd w:id="62"/>
      <w:r w:rsidR="006C42C9">
        <w:rPr>
          <w:rStyle w:val="Refdecomentario"/>
        </w:rPr>
        <w:commentReference w:id="62"/>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bookmarkStart w:id="63" w:name="_Hlk176366173"/>
      <w:r w:rsidRPr="00B0507F">
        <w:rPr>
          <w:b/>
          <w:bCs/>
        </w:rPr>
        <w:t>Integrating ML</w:t>
      </w:r>
      <w:r w:rsidR="00B0507F" w:rsidRPr="00B0507F">
        <w:rPr>
          <w:b/>
          <w:bCs/>
        </w:rPr>
        <w:t xml:space="preserve"> techniques for classification and Data Envelopment Analysis</w:t>
      </w:r>
    </w:p>
    <w:bookmarkEnd w:id="63"/>
    <w:p w14:paraId="2EF1D7DD" w14:textId="1AC0E1EE" w:rsidR="00C55407" w:rsidRDefault="00C55407" w:rsidP="00C55407">
      <w:pPr>
        <w:spacing w:line="360" w:lineRule="auto"/>
      </w:pPr>
      <w:r>
        <w:lastRenderedPageBreak/>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 xml:space="preserve">on </w:t>
      </w:r>
      <w:r w:rsidR="008F2B26">
        <w:t xml:space="preserve">the </w:t>
      </w:r>
      <w:r w:rsidR="00C64752" w:rsidRPr="00C64752">
        <w:t xml:space="preserve">two </w:t>
      </w:r>
      <w:r w:rsidR="008F2B26">
        <w:t xml:space="preserve">previously discussed </w:t>
      </w:r>
      <w:r w:rsidR="00C64752" w:rsidRPr="00C64752">
        <w:t>techniques: support vector machines (SVM) and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6626CC80" w:rsidR="007B12FD" w:rsidRDefault="003322B6" w:rsidP="00C55407">
      <w:pPr>
        <w:spacing w:line="360" w:lineRule="auto"/>
      </w:pPr>
      <w:commentRangeStart w:id="64"/>
      <w:r w:rsidRPr="003322B6">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4913BD">
        <w:t>likens</w:t>
      </w:r>
      <w:r w:rsidR="007E7952">
        <w:t xml:space="preserve">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64"/>
      <w:r w:rsidR="000E5A10">
        <w:rPr>
          <w:rStyle w:val="Refdecomentario"/>
        </w:rPr>
        <w:commentReference w:id="64"/>
      </w: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30762975" w:rsidR="007B12FD" w:rsidRPr="00C53157" w:rsidRDefault="007B12FD" w:rsidP="00DD0094">
      <w:pPr>
        <w:spacing w:line="360" w:lineRule="auto"/>
        <w:rPr>
          <w:color w:val="FF0000"/>
        </w:rPr>
      </w:pPr>
    </w:p>
    <w:p w14:paraId="0C649DF4" w14:textId="13C4BA47"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a second phase, we employ a classification ML model, wherein the response variable is the efficiency class (efficient vs. inefficient), and the </w:t>
      </w:r>
      <w:r w:rsidR="00E6289D">
        <w:t xml:space="preserve">classification </w:t>
      </w:r>
      <w:r w:rsidR="00EF7863" w:rsidRPr="00EF7863">
        <w:t xml:space="preserve">features </w:t>
      </w:r>
      <w:r w:rsidR="00E6289D">
        <w:t xml:space="preserve">includes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xml:space="preserve">, </w:t>
      </w:r>
      <w:r w:rsidR="00967F04">
        <w:t xml:space="preserve">introduced by </w:t>
      </w:r>
      <w:r w:rsidR="00967F04">
        <w:rPr>
          <w:rFonts w:cs="Times New Roman"/>
        </w:rPr>
        <w:t xml:space="preserve">Andersen and Petersen (1993), that allows </w:t>
      </w:r>
      <w:r w:rsidR="00967F04">
        <w:t xml:space="preserve">differentiating </w:t>
      </w:r>
      <w:r w:rsidR="00A009C0" w:rsidRPr="00A009C0">
        <w:t>among the subset of efficient DMUs</w:t>
      </w:r>
      <w:r w:rsidR="00967F04">
        <w:t>, which otherwise have the same unitary score</w:t>
      </w:r>
      <w:r w:rsidR="00A009C0" w:rsidRPr="00A009C0">
        <w:t>.</w:t>
      </w:r>
      <w:r w:rsidR="00C578DD">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6AAB4A21" w14:textId="1A60C8CB"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efficiency of the evaluated unit, demonstrating that there is no </w:t>
      </w:r>
      <w:r w:rsidR="00FB519D" w:rsidRPr="00FB519D">
        <w:lastRenderedPageBreak/>
        <w:t>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commentRangeStart w:id="65"/>
      <w:ins w:id="66" w:author="Jose Luis Zofio Prieto" w:date="2024-09-03T10:37:00Z">
        <w:r w:rsidR="00886BDA">
          <w:rPr>
            <w:rStyle w:val="Refdenotaalpie"/>
          </w:rPr>
          <w:footnoteReference w:id="4"/>
        </w:r>
      </w:ins>
      <w:commentRangeEnd w:id="65"/>
      <w:ins w:id="69" w:author="Jose Luis Zofio Prieto" w:date="2024-09-03T10:38:00Z">
        <w:r w:rsidR="00886BDA">
          <w:rPr>
            <w:rStyle w:val="Refdecomentario"/>
          </w:rPr>
          <w:commentReference w:id="65"/>
        </w:r>
      </w:ins>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8" type="#_x0000_t75" style="width:274.5pt;height:165pt" o:ole="">
            <v:imagedata r:id="rId40" o:title=""/>
          </v:shape>
          <o:OLEObject Type="Embed" ProgID="Equation.DSMT4" ShapeID="_x0000_i1038" DrawAspect="Content" ObjectID="_1788161100" r:id="rId41"/>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70"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70"/>
      <w:r w:rsidRPr="00CB41C4">
        <w:rPr>
          <w:rFonts w:cs="Times New Roman"/>
          <w:lang w:val="en-US"/>
        </w:rPr>
        <w:fldChar w:fldCharType="end"/>
      </w:r>
    </w:p>
    <w:p w14:paraId="3CA59734" w14:textId="1F96E4EC" w:rsidR="00484104" w:rsidRDefault="00484104" w:rsidP="00C73E9B">
      <w:pPr>
        <w:spacing w:line="360" w:lineRule="auto"/>
      </w:pPr>
      <w:r>
        <w:t xml:space="preserve">If </w:t>
      </w:r>
      <w:r w:rsidR="00B65A65" w:rsidRPr="00B65A65">
        <w:rPr>
          <w:position w:val="-14"/>
        </w:rPr>
        <w:object w:dxaOrig="1480" w:dyaOrig="380" w14:anchorId="59569B41">
          <v:shape id="_x0000_i1039" type="#_x0000_t75" style="width:74.25pt;height:18.75pt" o:ole="">
            <v:imagedata r:id="rId42" o:title=""/>
          </v:shape>
          <o:OLEObject Type="Embed" ProgID="Equation.DSMT4" ShapeID="_x0000_i1039" DrawAspect="Content" ObjectID="_1788161101" r:id="rId43"/>
        </w:object>
      </w:r>
      <w:r w:rsidR="00EE1C45">
        <w:t xml:space="preserve">, then DMU </w:t>
      </w:r>
      <w:r w:rsidR="00B65A65" w:rsidRPr="00B65A65">
        <w:rPr>
          <w:position w:val="-12"/>
        </w:rPr>
        <w:object w:dxaOrig="760" w:dyaOrig="360" w14:anchorId="01CFA10F">
          <v:shape id="_x0000_i1040" type="#_x0000_t75" style="width:38.25pt;height:18pt" o:ole="">
            <v:imagedata r:id="rId44" o:title=""/>
          </v:shape>
          <o:OLEObject Type="Embed" ProgID="Equation.DSMT4" ShapeID="_x0000_i1040" DrawAspect="Content" ObjectID="_1788161102" r:id="rId45"/>
        </w:object>
      </w:r>
      <w:r w:rsidR="00EE1C45">
        <w:t xml:space="preserve"> is (technically) inefficient. The set of </w:t>
      </w:r>
      <w:r w:rsidR="00165F09">
        <w:t>all inefficient DMUs is denote</w:t>
      </w:r>
      <w:del w:id="71" w:author="Jose Luis Zofio Prieto" w:date="2024-09-03T10:40:00Z">
        <w:r w:rsidR="00165F09" w:rsidDel="00886BDA">
          <w:delText>s</w:delText>
        </w:r>
      </w:del>
      <w:ins w:id="72" w:author="Jose Luis Zofio Prieto" w:date="2024-09-03T10:40:00Z">
        <w:r w:rsidR="00886BDA">
          <w:t>d</w:t>
        </w:r>
      </w:ins>
      <w:r w:rsidR="00165F09">
        <w:t xml:space="preserve"> as </w:t>
      </w:r>
      <w:r w:rsidR="00B65A65" w:rsidRPr="00025957">
        <w:rPr>
          <w:position w:val="-4"/>
        </w:rPr>
        <w:object w:dxaOrig="180" w:dyaOrig="240" w14:anchorId="0B53D023">
          <v:shape id="_x0000_i1041" type="#_x0000_t75" style="width:9.75pt;height:12pt" o:ole="">
            <v:imagedata r:id="rId46" o:title=""/>
          </v:shape>
          <o:OLEObject Type="Embed" ProgID="Equation.DSMT4" ShapeID="_x0000_i1041" DrawAspect="Content" ObjectID="_1788161103" r:id="rId47"/>
        </w:object>
      </w:r>
      <w:r w:rsidR="00165F09">
        <w:t xml:space="preserve">. Otherwise, </w:t>
      </w:r>
      <w:del w:id="73" w:author="Jose Luis Zofio Prieto" w:date="2024-09-03T10:41:00Z">
        <w:r w:rsidR="00165F09" w:rsidDel="00886BDA">
          <w:delText xml:space="preserve">that is, </w:delText>
        </w:r>
      </w:del>
      <w:r w:rsidR="00165F09">
        <w:t xml:space="preserve">if </w:t>
      </w:r>
      <w:r w:rsidR="00B65A65" w:rsidRPr="00B65A65">
        <w:rPr>
          <w:position w:val="-14"/>
        </w:rPr>
        <w:object w:dxaOrig="1480" w:dyaOrig="380" w14:anchorId="7B2BFFC2">
          <v:shape id="_x0000_i1042" type="#_x0000_t75" style="width:74.25pt;height:18.75pt" o:ole="">
            <v:imagedata r:id="rId48" o:title=""/>
          </v:shape>
          <o:OLEObject Type="Embed" ProgID="Equation.DSMT4" ShapeID="_x0000_i1042" DrawAspect="Content" ObjectID="_1788161104" r:id="rId49"/>
        </w:object>
      </w:r>
      <w:r w:rsidR="0014739E">
        <w:t xml:space="preserve">, then DMU </w:t>
      </w:r>
      <w:r w:rsidR="00B65A65" w:rsidRPr="00B65A65">
        <w:rPr>
          <w:position w:val="-12"/>
        </w:rPr>
        <w:object w:dxaOrig="760" w:dyaOrig="360" w14:anchorId="565C23A1">
          <v:shape id="_x0000_i1043" type="#_x0000_t75" style="width:38.25pt;height:18pt" o:ole="">
            <v:imagedata r:id="rId44" o:title=""/>
          </v:shape>
          <o:OLEObject Type="Embed" ProgID="Equation.DSMT4" ShapeID="_x0000_i1043" DrawAspect="Content" ObjectID="_1788161105" r:id="rId50"/>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4" type="#_x0000_t75" style="width:12pt;height:12pt" o:ole="">
            <v:imagedata r:id="rId51" o:title=""/>
          </v:shape>
          <o:OLEObject Type="Embed" ProgID="Equation.DSMT4" ShapeID="_x0000_i1044" DrawAspect="Content" ObjectID="_1788161106" r:id="rId52"/>
        </w:object>
      </w:r>
      <w:r w:rsidR="00A92B22">
        <w:t>.</w:t>
      </w:r>
    </w:p>
    <w:p w14:paraId="4459E809" w14:textId="77777777" w:rsidR="00542066" w:rsidRPr="006914ED" w:rsidRDefault="00542066" w:rsidP="00C73E9B">
      <w:pPr>
        <w:spacing w:line="360" w:lineRule="auto"/>
      </w:pPr>
    </w:p>
    <w:p w14:paraId="1F2986DA" w14:textId="29A86FF6" w:rsidR="007A3EB9" w:rsidRDefault="00542066" w:rsidP="00CC5934">
      <w:pPr>
        <w:spacing w:line="360" w:lineRule="auto"/>
      </w:pPr>
      <w:r w:rsidRPr="00E52AED">
        <w:rPr>
          <w:b/>
          <w:bCs/>
        </w:rPr>
        <w:t>Step 2</w:t>
      </w:r>
      <w:r>
        <w:t xml:space="preserve">: </w:t>
      </w:r>
      <w:r w:rsidR="00092076">
        <w:t>A</w:t>
      </w:r>
      <w:r w:rsidR="00CC5934">
        <w:t xml:space="preserve">ddressing the challenge of class imbalance </w:t>
      </w:r>
      <w:ins w:id="74" w:author="Jose Luis Zofio Prieto" w:date="2024-09-03T10:41:00Z">
        <w:r w:rsidR="00931BB2">
          <w:t xml:space="preserve">(efficient and </w:t>
        </w:r>
      </w:ins>
      <w:ins w:id="75" w:author="Jose Luis Zofio Prieto" w:date="2024-09-03T10:42:00Z">
        <w:r w:rsidR="00931BB2">
          <w:t>inefficient</w:t>
        </w:r>
      </w:ins>
      <w:ins w:id="76" w:author="Jose Luis Zofio Prieto" w:date="2024-09-03T10:41:00Z">
        <w:r w:rsidR="00931BB2">
          <w:t xml:space="preserve">) </w:t>
        </w:r>
      </w:ins>
      <w:r w:rsidR="00CC5934">
        <w:t>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 xml:space="preserve">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w:t>
      </w:r>
      <w:ins w:id="77" w:author="Jose Luis Zofio Prieto" w:date="2024-09-03T11:07:00Z">
        <w:r w:rsidR="00F30378">
          <w:t xml:space="preserve">‘out-of-the-sample’ </w:t>
        </w:r>
      </w:ins>
      <w:r w:rsidR="00CC5934">
        <w:t>by mitigating the bias introduced by the original class imbalance.</w:t>
      </w:r>
      <w:r w:rsidR="007A3EB9">
        <w:t xml:space="preserve"> Next, we talk about the process that we implement in practice to generate the synthetic units.</w:t>
      </w:r>
    </w:p>
    <w:p w14:paraId="0D476D46" w14:textId="77777777" w:rsidR="00A24D2B" w:rsidRDefault="00F30378">
      <w:pPr>
        <w:spacing w:line="360" w:lineRule="auto"/>
        <w:ind w:left="180"/>
        <w:rPr>
          <w:ins w:id="78" w:author="Jose Luis Zofio Prieto" w:date="2024-09-03T11:18:00Z"/>
        </w:rPr>
        <w:pPrChange w:id="79" w:author="Jose Luis Zofio Prieto" w:date="2024-09-03T11:19:00Z">
          <w:pPr>
            <w:spacing w:line="360" w:lineRule="auto"/>
          </w:pPr>
        </w:pPrChange>
      </w:pPr>
      <w:ins w:id="80" w:author="Jose Luis Zofio Prieto" w:date="2024-09-03T11:08:00Z">
        <w:r w:rsidRPr="00F30378">
          <w:rPr>
            <w:i/>
            <w:iCs/>
            <w:rPrChange w:id="81" w:author="Jose Luis Zofio Prieto" w:date="2024-09-03T11:08:00Z">
              <w:rPr>
                <w:b/>
                <w:bCs/>
              </w:rPr>
            </w:rPrChange>
          </w:rPr>
          <w:t>Step 2a</w:t>
        </w:r>
        <w:r>
          <w:t xml:space="preserve">: </w:t>
        </w:r>
      </w:ins>
      <w:r w:rsidR="00935AC1">
        <w:t xml:space="preserve">First, we determined the necessary number of synthetic units to balance the proportion of units in both classes (efficient vs. inefficient units). </w:t>
      </w:r>
      <w:commentRangeStart w:id="82"/>
      <w:r w:rsidR="00935AC1">
        <w:t>To achieve this equilibrium, we project</w:t>
      </w:r>
      <w:del w:id="83" w:author="Jose Luis Zofio Prieto" w:date="2024-09-03T11:08:00Z">
        <w:r w:rsidR="00935AC1" w:rsidDel="00F30378">
          <w:delText>ed</w:delText>
        </w:r>
      </w:del>
      <w:r w:rsidR="00935AC1">
        <w:t xml:space="preserve"> the inefficient DMUs onto the DEA frontier using a radial model and incorporate</w:t>
      </w:r>
      <w:del w:id="84" w:author="Jose Luis Zofio Prieto" w:date="2024-09-03T11:08:00Z">
        <w:r w:rsidR="00935AC1" w:rsidDel="00F30378">
          <w:delText>d</w:delText>
        </w:r>
      </w:del>
      <w:r w:rsidR="00935AC1">
        <w:t xml:space="preserve"> them into the training set</w:t>
      </w:r>
      <w:commentRangeEnd w:id="82"/>
      <w:r>
        <w:rPr>
          <w:rStyle w:val="Refdecomentario"/>
        </w:rPr>
        <w:commentReference w:id="82"/>
      </w:r>
      <w:r w:rsidR="00935AC1">
        <w:t xml:space="preserve">. </w:t>
      </w:r>
      <w:commentRangeStart w:id="85"/>
      <w:commentRangeStart w:id="86"/>
      <w:r w:rsidR="00935AC1">
        <w:t xml:space="preserve">However, we performed </w:t>
      </w:r>
      <w:r w:rsidR="00C8706C">
        <w:t>a conditioned</w:t>
      </w:r>
      <w:r w:rsidR="00935AC1">
        <w:t xml:space="preserve"> selection of the synthetic units to cover </w:t>
      </w:r>
      <w:r w:rsidR="00935AC1">
        <w:lastRenderedPageBreak/>
        <w:t>as much of the frontier as possible within the region of observed inputs and outputs (bounded by the minimum and maximum observed values in the data).</w:t>
      </w:r>
      <w:r w:rsidR="00290992">
        <w:t xml:space="preserve"> </w:t>
      </w:r>
      <w:commentRangeEnd w:id="85"/>
      <w:r w:rsidR="000674B0">
        <w:rPr>
          <w:rStyle w:val="Refdecomentario"/>
        </w:rPr>
        <w:commentReference w:id="85"/>
      </w:r>
      <w:commentRangeEnd w:id="86"/>
      <w:r w:rsidR="003B4E86">
        <w:rPr>
          <w:rStyle w:val="Refdecomentario"/>
        </w:rPr>
        <w:commentReference w:id="86"/>
      </w:r>
    </w:p>
    <w:p w14:paraId="548435CA" w14:textId="77777777" w:rsidR="00A24D2B" w:rsidRDefault="00A24D2B">
      <w:pPr>
        <w:spacing w:line="360" w:lineRule="auto"/>
        <w:ind w:left="180"/>
        <w:rPr>
          <w:ins w:id="87" w:author="Jose Luis Zofio Prieto" w:date="2024-09-03T11:18:00Z"/>
        </w:rPr>
        <w:pPrChange w:id="88" w:author="Jose Luis Zofio Prieto" w:date="2024-09-03T11:19:00Z">
          <w:pPr>
            <w:spacing w:line="360" w:lineRule="auto"/>
          </w:pPr>
        </w:pPrChange>
      </w:pPr>
      <w:ins w:id="89" w:author="Jose Luis Zofio Prieto" w:date="2024-09-03T11:18:00Z">
        <w:r w:rsidRPr="00177688">
          <w:rPr>
            <w:i/>
            <w:iCs/>
          </w:rPr>
          <w:t>Step 2</w:t>
        </w:r>
        <w:r>
          <w:rPr>
            <w:i/>
            <w:iCs/>
          </w:rPr>
          <w:t>b:</w:t>
        </w:r>
        <w:r>
          <w:t xml:space="preserve"> </w:t>
        </w:r>
      </w:ins>
      <w:r w:rsidR="00935AC1">
        <w:t xml:space="preserve">Second, for each non-synthetic DMU, we assessed whether both inputs and outputs were situated in the first quartile. If a unit was found to be in the </w:t>
      </w:r>
      <w:commentRangeStart w:id="90"/>
      <w:commentRangeStart w:id="91"/>
      <w:r w:rsidR="00935AC1">
        <w:t>first quartile in at least half of the dimensions</w:t>
      </w:r>
      <w:commentRangeEnd w:id="90"/>
      <w:r w:rsidR="00F30378">
        <w:rPr>
          <w:rStyle w:val="Refdecomentario"/>
        </w:rPr>
        <w:commentReference w:id="90"/>
      </w:r>
      <w:commentRangeEnd w:id="91"/>
      <w:r w:rsidR="00601FA2">
        <w:rPr>
          <w:rStyle w:val="Refdecomentario"/>
        </w:rPr>
        <w:commentReference w:id="91"/>
      </w:r>
      <w:r w:rsidR="00935AC1">
        <w:t>,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p>
    <w:p w14:paraId="7D66CE28" w14:textId="4E8B0216" w:rsidR="00935AC1" w:rsidRDefault="00A24D2B">
      <w:pPr>
        <w:spacing w:line="360" w:lineRule="auto"/>
        <w:ind w:left="180"/>
        <w:pPrChange w:id="92" w:author="Jose Luis Zofio Prieto" w:date="2024-09-03T11:19:00Z">
          <w:pPr>
            <w:spacing w:line="360" w:lineRule="auto"/>
          </w:pPr>
        </w:pPrChange>
      </w:pPr>
      <w:ins w:id="93" w:author="Jose Luis Zofio Prieto" w:date="2024-09-03T11:18:00Z">
        <w:r w:rsidRPr="00177688">
          <w:rPr>
            <w:i/>
            <w:iCs/>
          </w:rPr>
          <w:t>Step 2</w:t>
        </w:r>
        <w:r>
          <w:rPr>
            <w:i/>
            <w:iCs/>
          </w:rPr>
          <w:t>c:</w:t>
        </w:r>
        <w:r>
          <w:t xml:space="preserve"> </w:t>
        </w:r>
      </w:ins>
      <w:del w:id="94" w:author="Jose Luis Zofio Prieto" w:date="2024-09-03T11:18:00Z">
        <w:r w:rsidR="00935AC1" w:rsidDel="00A24D2B">
          <w:delText>Furthermore</w:delText>
        </w:r>
      </w:del>
      <w:ins w:id="95" w:author="Jose Luis Zofio Prieto" w:date="2024-09-03T11:18:00Z">
        <w:r>
          <w:t>Third</w:t>
        </w:r>
      </w:ins>
      <w:r w:rsidR="00935AC1">
        <w:t xml:space="preserve">, to provide additional information to the ML model, we generated new inefficient synthetic units following the same methodology. Our investigations indicated that model predictions improved with this </w:t>
      </w:r>
      <w:ins w:id="96" w:author="Jose Luis Zofio Prieto" w:date="2024-09-03T11:16:00Z">
        <w:r w:rsidR="00F30378">
          <w:t>last</w:t>
        </w:r>
      </w:ins>
      <w:del w:id="97" w:author="Jose Luis Zofio Prieto" w:date="2024-09-03T11:16:00Z">
        <w:r w:rsidR="00935AC1" w:rsidDel="00F30378">
          <w:delText>step</w:delText>
        </w:r>
      </w:del>
      <w:ins w:id="98" w:author="Jose Luis Zofio Prieto" w:date="2024-09-03T11:16:00Z">
        <w:r w:rsidR="00F30378">
          <w:t xml:space="preserve"> addition</w:t>
        </w:r>
      </w:ins>
      <w:r w:rsidR="00935AC1">
        <w:t xml:space="preserve">, especially in cases with 50 DMUs or fewer. In this process, we considered the original DMUs and worsened them (in terms of more input and less output), resulting in new synthetic units. </w:t>
      </w:r>
      <w:del w:id="99" w:author="Jose Luis Zofio Prieto" w:date="2024-09-03T11:16:00Z">
        <w:r w:rsidR="00935AC1" w:rsidDel="00F30378">
          <w:delText>After this step</w:delText>
        </w:r>
      </w:del>
      <w:ins w:id="100" w:author="Jose Luis Zofio Prieto" w:date="2024-09-03T11:16:00Z">
        <w:r w:rsidR="00F30378">
          <w:t xml:space="preserve">The goal </w:t>
        </w:r>
      </w:ins>
      <w:ins w:id="101" w:author="Jose Luis Zofio Prieto" w:date="2024-09-03T11:17:00Z">
        <w:r w:rsidR="00F30378">
          <w:t xml:space="preserve">is to obtain </w:t>
        </w:r>
      </w:ins>
      <w:del w:id="102" w:author="Jose Luis Zofio Prieto" w:date="2024-09-03T11:17:00Z">
        <w:r w:rsidR="00935AC1" w:rsidDel="00F30378">
          <w:delText xml:space="preserve">, the </w:delText>
        </w:r>
      </w:del>
      <w:ins w:id="103" w:author="Jose Luis Zofio Prieto" w:date="2024-09-03T11:17:00Z">
        <w:r w:rsidR="00F30378">
          <w:t xml:space="preserve">a </w:t>
        </w:r>
      </w:ins>
      <w:r w:rsidR="00935AC1">
        <w:t xml:space="preserve">proportion of efficient to inefficient DMUs </w:t>
      </w:r>
      <w:ins w:id="104" w:author="Jose Luis Zofio Prieto" w:date="2024-09-03T11:17:00Z">
        <w:r w:rsidR="00F30378">
          <w:t xml:space="preserve">of at least </w:t>
        </w:r>
      </w:ins>
      <w:del w:id="105" w:author="Jose Luis Zofio Prieto" w:date="2024-09-03T11:16:00Z">
        <w:r w:rsidR="00935AC1" w:rsidDel="00F30378">
          <w:delText xml:space="preserve">was </w:delText>
        </w:r>
      </w:del>
      <w:del w:id="106" w:author="Jose Luis Zofio Prieto" w:date="2024-09-03T11:17:00Z">
        <w:r w:rsidR="00145731" w:rsidRPr="00517D48" w:rsidDel="00F30378">
          <w:delText xml:space="preserve">approximately </w:delText>
        </w:r>
      </w:del>
      <w:r w:rsidR="00145731" w:rsidRPr="00517D48">
        <w:t>1:2</w:t>
      </w:r>
      <w:r w:rsidR="00935AC1">
        <w:t xml:space="preserve">, which is deemed acceptable </w:t>
      </w:r>
      <w:ins w:id="107" w:author="Jose Luis Zofio Prieto" w:date="2024-09-03T11:17:00Z">
        <w:r>
          <w:t xml:space="preserve">in the literature </w:t>
        </w:r>
      </w:ins>
      <w:r w:rsidR="00935AC1">
        <w:t>(He &amp; Garcia, 2009).</w:t>
      </w:r>
    </w:p>
    <w:p w14:paraId="49677690" w14:textId="517E48F0" w:rsidR="00290992" w:rsidDel="003D16C9" w:rsidRDefault="00290992" w:rsidP="00935AC1">
      <w:pPr>
        <w:spacing w:line="360" w:lineRule="auto"/>
        <w:rPr>
          <w:del w:id="108" w:author="Jose Luis Zofio Prieto" w:date="2024-09-03T11:19:00Z"/>
        </w:rPr>
      </w:pPr>
    </w:p>
    <w:p w14:paraId="75A22BB6" w14:textId="4AF2ECBD"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ins w:id="109" w:author="Jose Luis Zofio Prieto" w:date="2024-09-03T15:36:00Z">
        <w:r w:rsidR="006251EF">
          <w:t xml:space="preserve">either Support Vector </w:t>
        </w:r>
      </w:ins>
      <w:ins w:id="110" w:author="Jose Luis Zofio Prieto" w:date="2024-09-03T15:37:00Z">
        <w:r w:rsidR="006251EF">
          <w:t>M</w:t>
        </w:r>
      </w:ins>
      <w:ins w:id="111" w:author="Jose Luis Zofio Prieto" w:date="2024-09-03T15:36:00Z">
        <w:r w:rsidR="006251EF">
          <w:t xml:space="preserve">achines </w:t>
        </w:r>
      </w:ins>
      <w:ins w:id="112" w:author="Jose Luis Zofio Prieto" w:date="2024-09-03T15:37:00Z">
        <w:r w:rsidR="006251EF">
          <w:t>(SVM) or Neural Networks (NN)</w:t>
        </w:r>
      </w:ins>
      <w:ins w:id="113" w:author="Jose Luis Zofio Prieto" w:date="2024-09-03T15:38:00Z">
        <w:r w:rsidR="00CF546A">
          <w:t xml:space="preserve"> as discussed in Section 2.2</w:t>
        </w:r>
      </w:ins>
      <w:ins w:id="114" w:author="Jose Luis Zofio Prieto" w:date="2024-09-03T15:37:00Z">
        <w:r w:rsidR="006251EF">
          <w:t xml:space="preserve">, </w:t>
        </w:r>
      </w:ins>
      <w:r>
        <w:t>where the dependent variable denotes the efficiency status (efficient</w:t>
      </w:r>
      <w:r w:rsidR="00BF205E">
        <w:t xml:space="preserve"> [class +1]</w:t>
      </w:r>
      <w:r>
        <w:t xml:space="preserve"> vs</w:t>
      </w:r>
      <w:ins w:id="115" w:author="Jose Luis Zofio Prieto" w:date="2024-09-03T11:19:00Z">
        <w:r w:rsidR="003D16C9">
          <w:t>.</w:t>
        </w:r>
      </w:ins>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5" type="#_x0000_t75" style="width:37.5pt;height:18pt" o:ole="">
            <v:imagedata r:id="rId53" o:title=""/>
          </v:shape>
          <o:OLEObject Type="Embed" ProgID="Equation.DSMT4" ShapeID="_x0000_i1045" DrawAspect="Content" ObjectID="_1788161107" r:id="rId54"/>
        </w:object>
      </w:r>
      <w:r w:rsidR="00106C98" w:rsidRPr="00106C98">
        <w:t>.</w:t>
      </w:r>
      <w:r w:rsidR="00673848">
        <w:t xml:space="preserve"> </w:t>
      </w:r>
      <w:r w:rsidR="00B65A65" w:rsidRPr="00B65A65">
        <w:rPr>
          <w:position w:val="-12"/>
        </w:rPr>
        <w:object w:dxaOrig="740" w:dyaOrig="360" w14:anchorId="527550D5">
          <v:shape id="_x0000_i1046" type="#_x0000_t75" style="width:37.5pt;height:18pt" o:ole="">
            <v:imagedata r:id="rId55" o:title=""/>
          </v:shape>
          <o:OLEObject Type="Embed" ProgID="Equation.DSMT4" ShapeID="_x0000_i1046" DrawAspect="Content" ObjectID="_1788161108" r:id="rId56"/>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7" type="#_x0000_t75" style="width:30pt;height:18pt" o:ole="">
            <v:imagedata r:id="rId57" o:title=""/>
          </v:shape>
          <o:OLEObject Type="Embed" ProgID="Equation.DSMT4" ShapeID="_x0000_i1047" DrawAspect="Content" ObjectID="_1788161109" r:id="rId58"/>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F88756B"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116"/>
      <w:r w:rsidR="00B84664">
        <w:t>measure (for example, the output-oriented radial model)</w:t>
      </w:r>
      <w:commentRangeEnd w:id="116"/>
      <w:r w:rsidR="007240C0">
        <w:rPr>
          <w:rStyle w:val="Refdecomentario"/>
        </w:rPr>
        <w:commentReference w:id="116"/>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del w:id="117" w:author="Jose Luis Zofio Prieto" w:date="2024-09-03T11:25:00Z">
        <w:r w:rsidR="00D643B7" w:rsidDel="00944F3B">
          <w:delText>a</w:delText>
        </w:r>
      </w:del>
      <w:ins w:id="118" w:author="Jose Luis Zofio Prieto" w:date="2024-09-03T11:25:00Z">
        <w:r w:rsidR="00944F3B">
          <w:t xml:space="preserve">the previously discussed </w:t>
        </w:r>
      </w:ins>
      <w:del w:id="119" w:author="Jose Luis Zofio Prieto" w:date="2024-09-03T11:25:00Z">
        <w:r w:rsidR="00D643B7" w:rsidDel="00944F3B">
          <w:delText xml:space="preserve"> </w:delText>
        </w:r>
      </w:del>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8" type="#_x0000_t75" style="width:54pt;height:18pt" o:ole="">
            <v:imagedata r:id="rId59" o:title=""/>
          </v:shape>
          <o:OLEObject Type="Embed" ProgID="Equation.DSMT4" ShapeID="_x0000_i1048" DrawAspect="Content" ObjectID="_1788161110" r:id="rId60"/>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lastRenderedPageBreak/>
        <w:tab/>
      </w:r>
      <w:r w:rsidR="00B65A65" w:rsidRPr="00B65A65">
        <w:rPr>
          <w:position w:val="-14"/>
        </w:rPr>
        <w:object w:dxaOrig="5740" w:dyaOrig="400" w14:anchorId="37D82542">
          <v:shape id="_x0000_i1049" type="#_x0000_t75" style="width:286.5pt;height:21pt" o:ole="">
            <v:imagedata r:id="rId61" o:title=""/>
          </v:shape>
          <o:OLEObject Type="Embed" ProgID="Equation.DSMT4" ShapeID="_x0000_i1049" DrawAspect="Content" ObjectID="_1788161111" r:id="rId62"/>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20"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120"/>
      <w:r w:rsidRPr="00CB41C4">
        <w:rPr>
          <w:rFonts w:cs="Times New Roman"/>
          <w:lang w:val="en-US"/>
        </w:rPr>
        <w:fldChar w:fldCharType="end"/>
      </w:r>
    </w:p>
    <w:p w14:paraId="3EA94B3D" w14:textId="77777777" w:rsidR="006F77B7" w:rsidRDefault="006F77B7" w:rsidP="00C73E9B">
      <w:pPr>
        <w:spacing w:line="360" w:lineRule="auto"/>
      </w:pPr>
    </w:p>
    <w:p w14:paraId="70519BCC" w14:textId="2B96664B"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ins w:id="121" w:author="Jose Luis Zofio Prieto" w:date="2024-09-03T11:26:00Z">
        <w:r w:rsidR="00944F3B">
          <w:t xml:space="preserve">ed </w:t>
        </w:r>
      </w:ins>
      <w:del w:id="122" w:author="Jose Luis Zofio Prieto" w:date="2024-09-03T11:26:00Z">
        <w:r w:rsidR="00AB71BD" w:rsidRPr="00585869" w:rsidDel="00944F3B">
          <w:delText xml:space="preserve">ated </w:delText>
        </w:r>
      </w:del>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ins w:id="123" w:author="Jose Luis Zofio Prieto" w:date="2024-09-03T11:26:00Z">
        <w:r w:rsidR="00944F3B">
          <w:rPr>
            <w:rFonts w:ascii="TimesNewRomanPS-BoldMT" w:hAnsi="TimesNewRomanPS-BoldMT" w:cs="TimesNewRomanPS-BoldMT"/>
            <w:kern w:val="0"/>
            <w:sz w:val="21"/>
            <w:szCs w:val="21"/>
            <w:lang w:val="en-GB"/>
          </w:rPr>
          <w:t xml:space="preserve">considered </w:t>
        </w:r>
      </w:ins>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F42154A" w:rsidR="00220444" w:rsidRDefault="00944F3B" w:rsidP="00C73E9B">
      <w:pPr>
        <w:spacing w:line="360" w:lineRule="auto"/>
        <w:rPr>
          <w:highlight w:val="yellow"/>
          <w:lang w:val="en-GB"/>
        </w:rPr>
      </w:pPr>
      <w:ins w:id="124" w:author="Jose Luis Zofio Prieto" w:date="2024-09-03T11:26:00Z">
        <w:r w:rsidRPr="00944F3B">
          <w:rPr>
            <w:i/>
            <w:iCs/>
            <w:rPrChange w:id="125" w:author="Jose Luis Zofio Prieto" w:date="2024-09-03T11:26:00Z">
              <w:rPr>
                <w:b/>
                <w:bCs/>
              </w:rPr>
            </w:rPrChange>
          </w:rPr>
          <w:t>Step 4a:</w:t>
        </w:r>
        <w:r>
          <w:t xml:space="preserve"> </w:t>
        </w:r>
      </w:ins>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50" type="#_x0000_t75" style="width:12pt;height:16.5pt" o:ole="">
            <v:imagedata r:id="rId63" o:title=""/>
          </v:shape>
          <o:OLEObject Type="Embed" ProgID="Equation.DSMT4" ShapeID="_x0000_i1050" DrawAspect="Content" ObjectID="_1788161112" r:id="rId64"/>
        </w:object>
      </w:r>
      <w:r w:rsidR="00220444">
        <w:t>=1.01</w:t>
      </w:r>
      <w:r w:rsidR="00220444">
        <w:rPr>
          <w:lang w:val="en-GB"/>
        </w:rPr>
        <w:t>)</w:t>
      </w:r>
      <w:r w:rsidR="00220444" w:rsidRPr="00220444">
        <w:rPr>
          <w:lang w:val="en-GB"/>
        </w:rPr>
        <w:t xml:space="preserve"> to </w:t>
      </w:r>
      <w:del w:id="126" w:author="Jose Luis Zofio Prieto" w:date="2024-09-03T11:27:00Z">
        <w:r w:rsidR="00220444" w:rsidRPr="00220444" w:rsidDel="00944F3B">
          <w:rPr>
            <w:lang w:val="en-GB"/>
          </w:rPr>
          <w:delText>enhance</w:delText>
        </w:r>
      </w:del>
      <w:ins w:id="127" w:author="Jose Luis Zofio Prieto" w:date="2024-09-03T11:27:00Z">
        <w:r w:rsidRPr="00220444">
          <w:rPr>
            <w:lang w:val="en-GB"/>
          </w:rPr>
          <w:t>improve</w:t>
        </w:r>
      </w:ins>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51" type="#_x0000_t75" style="width:54pt;height:18pt" o:ole="">
            <v:imagedata r:id="rId65" o:title=""/>
          </v:shape>
          <o:OLEObject Type="Embed" ProgID="Equation.DSMT4" ShapeID="_x0000_i1051" DrawAspect="Content" ObjectID="_1788161113" r:id="rId66"/>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052" type="#_x0000_t75" style="width:12pt;height:16.5pt" o:ole="">
            <v:imagedata r:id="rId63" o:title=""/>
          </v:shape>
          <o:OLEObject Type="Embed" ProgID="Equation.DSMT4" ShapeID="_x0000_i1052" DrawAspect="Content" ObjectID="_1788161114" r:id="rId67"/>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53" type="#_x0000_t75" style="width:12pt;height:16.5pt" o:ole="">
            <v:imagedata r:id="rId63" o:title=""/>
          </v:shape>
          <o:OLEObject Type="Embed" ProgID="Equation.DSMT4" ShapeID="_x0000_i1053" DrawAspect="Content" ObjectID="_1788161115" r:id="rId68"/>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054" type="#_x0000_t75" style="width:38.25pt;height:18pt" o:ole="">
            <v:imagedata r:id="rId69" o:title=""/>
          </v:shape>
          <o:OLEObject Type="Embed" ProgID="Equation.DSMT4" ShapeID="_x0000_i1054" DrawAspect="Content" ObjectID="_1788161116" r:id="rId70"/>
        </w:object>
      </w:r>
      <w:r w:rsidR="00580270">
        <w:t>.</w:t>
      </w:r>
    </w:p>
    <w:p w14:paraId="018F67AD" w14:textId="77777777" w:rsidR="00757E1E" w:rsidRPr="00A43CAF" w:rsidRDefault="00757E1E" w:rsidP="00C73E9B">
      <w:pPr>
        <w:spacing w:line="360" w:lineRule="auto"/>
        <w:rPr>
          <w:highlight w:val="yellow"/>
        </w:rPr>
      </w:pPr>
    </w:p>
    <w:p w14:paraId="13BDAC91" w14:textId="1E23D9DE" w:rsidR="005C1FA8" w:rsidRDefault="004C61B5" w:rsidP="00C73E9B">
      <w:pPr>
        <w:spacing w:line="360" w:lineRule="auto"/>
      </w:pPr>
      <w:ins w:id="128" w:author="Jose Luis Zofio Prieto" w:date="2024-09-03T11:28:00Z">
        <w:r w:rsidRPr="00177688">
          <w:rPr>
            <w:i/>
            <w:iCs/>
          </w:rPr>
          <w:t>Step 4</w:t>
        </w:r>
        <w:r>
          <w:rPr>
            <w:i/>
            <w:iCs/>
          </w:rPr>
          <w:t>b</w:t>
        </w:r>
        <w:r w:rsidRPr="00177688">
          <w:rPr>
            <w:i/>
            <w:iCs/>
          </w:rPr>
          <w:t>:</w:t>
        </w:r>
        <w:r>
          <w:t xml:space="preserve"> </w:t>
        </w:r>
      </w:ins>
      <w:r w:rsidR="00DB4764">
        <w:t>Additionally, it is possible to e</w:t>
      </w:r>
      <w:r w:rsidR="00C73E9B">
        <w:t xml:space="preserve">xtend </w:t>
      </w:r>
      <w:del w:id="129" w:author="Jose Luis Zofio Prieto" w:date="2024-09-03T11:28:00Z">
        <w:r w:rsidR="00C73E9B" w:rsidDel="004C61B5">
          <w:delText xml:space="preserve">the </w:delText>
        </w:r>
      </w:del>
      <w:r w:rsidR="00A25947">
        <w:t>S</w:t>
      </w:r>
      <w:r w:rsidR="00EC7FE1">
        <w:t xml:space="preserve">tep </w:t>
      </w:r>
      <w:r w:rsidR="009C5D85">
        <w:t>4</w:t>
      </w:r>
      <w:ins w:id="130" w:author="Jose Luis Zofio Prieto" w:date="2024-09-03T11:28:00Z">
        <w:r>
          <w:t>a</w:t>
        </w:r>
      </w:ins>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131"/>
      <w:r w:rsidR="005601FA">
        <w:t xml:space="preserve">Pareto-efficient </w:t>
      </w:r>
      <w:r w:rsidR="00DB4764">
        <w:t xml:space="preserve">DMUs in the </w:t>
      </w:r>
      <w:r w:rsidR="0081373C">
        <w:t>data sample</w:t>
      </w:r>
      <w:commentRangeEnd w:id="131"/>
      <w:r>
        <w:rPr>
          <w:rStyle w:val="Refdecomentario"/>
        </w:rPr>
        <w:commentReference w:id="131"/>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5" type="#_x0000_t75" style="width:60pt;height:18pt" o:ole="">
            <v:imagedata r:id="rId71" o:title=""/>
          </v:shape>
          <o:OLEObject Type="Embed" ProgID="Equation.DSMT4" ShapeID="_x0000_i1055" DrawAspect="Content" ObjectID="_1788161117" r:id="rId72"/>
        </w:object>
      </w:r>
    </w:p>
    <w:p w14:paraId="0A60CF94" w14:textId="018B9E03"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6" type="#_x0000_t75" style="width:4in;height:21pt" o:ole="">
            <v:imagedata r:id="rId73" o:title=""/>
          </v:shape>
          <o:OLEObject Type="Embed" ProgID="Equation.DSMT4" ShapeID="_x0000_i1056" DrawAspect="Content" ObjectID="_1788161118" r:id="rId74"/>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32"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132"/>
      <w:r w:rsidRPr="00CB41C4">
        <w:rPr>
          <w:rFonts w:cs="Times New Roman"/>
          <w:lang w:val="en-US"/>
        </w:rPr>
        <w:fldChar w:fldCharType="end"/>
      </w:r>
    </w:p>
    <w:p w14:paraId="68FD0FED" w14:textId="1FA31E9C"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w:t>
      </w:r>
      <w:del w:id="133" w:author="Jose Luis Zofio Prieto" w:date="2024-09-03T11:37:00Z">
        <w:r w:rsidRPr="0059071F" w:rsidDel="00964CF9">
          <w:rPr>
            <w:rFonts w:cs="Times New Roman"/>
            <w:lang w:val="en-US"/>
          </w:rPr>
          <w:delText xml:space="preserve">in model </w:delText>
        </w:r>
        <w:r w:rsidRPr="00B6444A" w:rsidDel="00964CF9">
          <w:rPr>
            <w:rFonts w:cs="Times New Roman"/>
            <w:lang w:val="en-US"/>
          </w:rPr>
          <w:fldChar w:fldCharType="begin"/>
        </w:r>
        <w:r w:rsidRPr="00B6444A" w:rsidDel="00964CF9">
          <w:rPr>
            <w:rFonts w:cs="Times New Roman"/>
            <w:lang w:val="en-US"/>
          </w:rPr>
          <w:delInstrText xml:space="preserve"> GOTOBUTTON ZEqnNum647610  \* MERGEFORMAT </w:delInstrText>
        </w:r>
        <w:r w:rsidRPr="00B6444A" w:rsidDel="00964CF9">
          <w:rPr>
            <w:rFonts w:cs="Times New Roman"/>
            <w:lang w:val="en-US"/>
          </w:rPr>
          <w:fldChar w:fldCharType="begin"/>
        </w:r>
        <w:r w:rsidRPr="00B6444A" w:rsidDel="00964CF9">
          <w:rPr>
            <w:rFonts w:cs="Times New Roman"/>
            <w:lang w:val="en-US"/>
          </w:rPr>
          <w:delInstrText xml:space="preserve"> REF ZEqnNum647610 \* Charformat \! \* MERGEFORMAT </w:delInstrText>
        </w:r>
        <w:r w:rsidRPr="00B6444A" w:rsidDel="00964CF9">
          <w:rPr>
            <w:rFonts w:cs="Times New Roman"/>
            <w:lang w:val="en-US"/>
          </w:rPr>
          <w:fldChar w:fldCharType="separate"/>
        </w:r>
        <w:r w:rsidR="005758FC" w:rsidRPr="00CB41C4" w:rsidDel="00964CF9">
          <w:rPr>
            <w:rFonts w:cs="Times New Roman"/>
            <w:lang w:val="en-US"/>
          </w:rPr>
          <w:delInstrText>(</w:delInstrText>
        </w:r>
        <w:r w:rsidR="005758FC" w:rsidDel="00964CF9">
          <w:rPr>
            <w:rFonts w:cs="Times New Roman"/>
            <w:lang w:val="en-US"/>
          </w:rPr>
          <w:delInstrText>6</w:delInstrText>
        </w:r>
        <w:r w:rsidR="005758FC" w:rsidRPr="00CB41C4" w:rsidDel="00964CF9">
          <w:rPr>
            <w:rFonts w:cs="Times New Roman"/>
            <w:lang w:val="en-US"/>
          </w:rPr>
          <w:delInstrText>)</w:delInstrText>
        </w:r>
        <w:r w:rsidRPr="00B6444A" w:rsidDel="00964CF9">
          <w:rPr>
            <w:rFonts w:cs="Times New Roman"/>
            <w:lang w:val="en-US"/>
          </w:rPr>
          <w:fldChar w:fldCharType="end"/>
        </w:r>
        <w:r w:rsidRPr="00B6444A" w:rsidDel="00964CF9">
          <w:rPr>
            <w:rFonts w:cs="Times New Roman"/>
            <w:lang w:val="en-US"/>
          </w:rPr>
          <w:fldChar w:fldCharType="end"/>
        </w:r>
        <w:r w:rsidRPr="0059071F" w:rsidDel="00964CF9">
          <w:rPr>
            <w:rFonts w:cs="Times New Roman"/>
            <w:lang w:val="en-US"/>
          </w:rPr>
          <w:delText xml:space="preserve">, </w:delText>
        </w:r>
      </w:del>
      <w:r w:rsidRPr="0059071F">
        <w:rPr>
          <w:rFonts w:cs="Times New Roman"/>
          <w:lang w:val="en-US"/>
        </w:rPr>
        <w:t xml:space="preserve">we </w:t>
      </w:r>
      <w:del w:id="134" w:author="Jose Luis Zofio Prieto" w:date="2024-09-03T11:37:00Z">
        <w:r w:rsidRPr="0059071F" w:rsidDel="00964CF9">
          <w:rPr>
            <w:rFonts w:cs="Times New Roman"/>
            <w:lang w:val="en-US"/>
          </w:rPr>
          <w:delText xml:space="preserve">have </w:delText>
        </w:r>
      </w:del>
      <w:r w:rsidRPr="0059071F">
        <w:rPr>
          <w:rFonts w:cs="Times New Roman"/>
          <w:lang w:val="en-US"/>
        </w:rPr>
        <w:t>replace</w:t>
      </w:r>
      <w:del w:id="135" w:author="Jose Luis Zofio Prieto" w:date="2024-09-03T11:37:00Z">
        <w:r w:rsidRPr="0059071F" w:rsidDel="00964CF9">
          <w:rPr>
            <w:rFonts w:cs="Times New Roman"/>
            <w:lang w:val="en-US"/>
          </w:rPr>
          <w:delText>d</w:delText>
        </w:r>
      </w:del>
      <w:r w:rsidRPr="0059071F">
        <w:rPr>
          <w:rFonts w:cs="Times New Roman"/>
          <w:lang w:val="en-US"/>
        </w:rPr>
        <w:t xml:space="preserve"> </w:t>
      </w:r>
      <w:r w:rsidRPr="00B6444A">
        <w:t>‘min’ with ‘max’</w:t>
      </w:r>
      <w:ins w:id="136" w:author="Jose Luis Zofio Prieto" w:date="2024-09-03T11:37:00Z">
        <w:r w:rsidR="00964CF9" w:rsidRPr="00964CF9">
          <w:rPr>
            <w:rFonts w:cs="Times New Roman"/>
            <w:lang w:val="en-US"/>
          </w:rPr>
          <w:t xml:space="preserve"> </w:t>
        </w:r>
        <w:r w:rsidR="00964CF9" w:rsidRPr="0059071F">
          <w:rPr>
            <w:rFonts w:cs="Times New Roman"/>
            <w:lang w:val="en-US"/>
          </w:rPr>
          <w:t xml:space="preserve">in model </w:t>
        </w:r>
        <w:r w:rsidR="00964CF9" w:rsidRPr="00B6444A">
          <w:rPr>
            <w:rFonts w:cs="Times New Roman"/>
            <w:lang w:val="en-US"/>
          </w:rPr>
          <w:fldChar w:fldCharType="begin"/>
        </w:r>
        <w:r w:rsidR="00964CF9" w:rsidRPr="00B6444A">
          <w:rPr>
            <w:rFonts w:cs="Times New Roman"/>
            <w:lang w:val="en-US"/>
          </w:rPr>
          <w:instrText xml:space="preserve"> GOTOBUTTON ZEqnNum647610  \* MERGEFORMAT </w:instrText>
        </w:r>
        <w:r w:rsidR="00964CF9" w:rsidRPr="00B6444A">
          <w:rPr>
            <w:rFonts w:cs="Times New Roman"/>
            <w:lang w:val="en-US"/>
          </w:rPr>
          <w:fldChar w:fldCharType="begin"/>
        </w:r>
        <w:r w:rsidR="00964CF9" w:rsidRPr="00B6444A">
          <w:rPr>
            <w:rFonts w:cs="Times New Roman"/>
            <w:lang w:val="en-US"/>
          </w:rPr>
          <w:instrText xml:space="preserve"> REF ZEqnNum647610 \* Charformat \! \* MERGEFORMAT </w:instrText>
        </w:r>
        <w:r w:rsidR="00964CF9" w:rsidRPr="00B6444A">
          <w:rPr>
            <w:rFonts w:cs="Times New Roman"/>
            <w:lang w:val="en-US"/>
          </w:rPr>
          <w:fldChar w:fldCharType="separate"/>
        </w:r>
        <w:r w:rsidR="00964CF9" w:rsidRPr="00CB41C4">
          <w:rPr>
            <w:rFonts w:cs="Times New Roman"/>
            <w:lang w:val="en-US"/>
          </w:rPr>
          <w:instrText>(</w:instrText>
        </w:r>
        <w:r w:rsidR="00964CF9">
          <w:rPr>
            <w:rFonts w:cs="Times New Roman"/>
            <w:lang w:val="en-US"/>
          </w:rPr>
          <w:instrText>6</w:instrText>
        </w:r>
        <w:r w:rsidR="00964CF9" w:rsidRPr="00CB41C4">
          <w:rPr>
            <w:rFonts w:cs="Times New Roman"/>
            <w:lang w:val="en-US"/>
          </w:rPr>
          <w:instrText>)</w:instrText>
        </w:r>
        <w:r w:rsidR="00964CF9" w:rsidRPr="00B6444A">
          <w:rPr>
            <w:rFonts w:cs="Times New Roman"/>
            <w:lang w:val="en-US"/>
          </w:rPr>
          <w:fldChar w:fldCharType="end"/>
        </w:r>
        <w:r w:rsidR="00964CF9" w:rsidRPr="00B6444A">
          <w:rPr>
            <w:rFonts w:cs="Times New Roman"/>
            <w:lang w:val="en-US"/>
          </w:rPr>
          <w:fldChar w:fldCharType="end"/>
        </w:r>
      </w:ins>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7" type="#_x0000_t75" style="width:12pt;height:16.5pt" o:ole="">
            <v:imagedata r:id="rId75" o:title=""/>
          </v:shape>
          <o:OLEObject Type="Embed" ProgID="Equation.DSMT4" ShapeID="_x0000_i1057" DrawAspect="Content" ObjectID="_1788161119" r:id="rId76"/>
        </w:object>
      </w:r>
      <w:r w:rsidR="0088530A">
        <w:t xml:space="preserve">, with </w:t>
      </w:r>
      <w:r w:rsidR="00B65A65" w:rsidRPr="00B65A65">
        <w:rPr>
          <w:position w:val="-10"/>
        </w:rPr>
        <w:object w:dxaOrig="540" w:dyaOrig="320" w14:anchorId="54964E03">
          <v:shape id="_x0000_i1058" type="#_x0000_t75" style="width:27pt;height:16.5pt" o:ole="">
            <v:imagedata r:id="rId77" o:title=""/>
          </v:shape>
          <o:OLEObject Type="Embed" ProgID="Equation.DSMT4" ShapeID="_x0000_i1058" DrawAspect="Content" ObjectID="_1788161120" r:id="rId78"/>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9" type="#_x0000_t75" style="width:38.25pt;height:18pt" o:ole="">
            <v:imagedata r:id="rId79" o:title=""/>
          </v:shape>
          <o:OLEObject Type="Embed" ProgID="Equation.DSMT4" ShapeID="_x0000_i1059" DrawAspect="Content" ObjectID="_1788161121" r:id="rId80"/>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60" type="#_x0000_t75" style="width:12pt;height:16.5pt" o:ole="">
            <v:imagedata r:id="rId81" o:title=""/>
          </v:shape>
          <o:OLEObject Type="Embed" ProgID="Equation.DSMT4" ShapeID="_x0000_i1060" DrawAspect="Content" ObjectID="_1788161122" r:id="rId82"/>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61" type="#_x0000_t75" style="width:150.75pt;height:18pt" o:ole="">
            <v:imagedata r:id="rId83" o:title=""/>
          </v:shape>
          <o:OLEObject Type="Embed" ProgID="Equation.DSMT4" ShapeID="_x0000_i1061" DrawAspect="Content" ObjectID="_1788161123" r:id="rId84"/>
        </w:object>
      </w:r>
      <w:r w:rsidR="0088530A">
        <w:t>.</w:t>
      </w:r>
    </w:p>
    <w:p w14:paraId="2DB5AEAD" w14:textId="4AA34CC3" w:rsidR="00306903" w:rsidRPr="00306903" w:rsidRDefault="00306903">
      <w:pPr>
        <w:pStyle w:val="Prrafodelista"/>
        <w:spacing w:line="360" w:lineRule="auto"/>
        <w:rPr>
          <w:ins w:id="137" w:author="Jose Luis Zofio Prieto" w:date="2024-09-03T11:38:00Z"/>
          <w:i/>
          <w:iCs/>
          <w:rPrChange w:id="138" w:author="Jose Luis Zofio Prieto" w:date="2024-09-03T11:44:00Z">
            <w:rPr>
              <w:ins w:id="139" w:author="Jose Luis Zofio Prieto" w:date="2024-09-03T11:38:00Z"/>
              <w:b/>
              <w:bCs/>
            </w:rPr>
          </w:rPrChange>
        </w:rPr>
        <w:pPrChange w:id="140" w:author="Jose Luis Zofio Prieto" w:date="2024-09-03T11:38:00Z">
          <w:pPr>
            <w:pStyle w:val="Prrafodelista"/>
            <w:numPr>
              <w:numId w:val="1"/>
            </w:numPr>
            <w:spacing w:line="360" w:lineRule="auto"/>
            <w:ind w:hanging="360"/>
          </w:pPr>
        </w:pPrChange>
      </w:pPr>
      <w:bookmarkStart w:id="141" w:name="_Hlk176366285"/>
      <w:ins w:id="142" w:author="Jose Luis Zofio Prieto" w:date="2024-09-03T11:44:00Z">
        <w:r w:rsidRPr="00306903">
          <w:rPr>
            <w:i/>
            <w:iCs/>
            <w:rPrChange w:id="143" w:author="Jose Luis Zofio Prieto" w:date="2024-09-03T11:44:00Z">
              <w:rPr>
                <w:b/>
                <w:bCs/>
              </w:rPr>
            </w:rPrChange>
          </w:rPr>
          <w:t>3.2</w:t>
        </w:r>
      </w:ins>
      <w:ins w:id="144" w:author="Jose Luis Zofio Prieto" w:date="2024-09-03T11:38:00Z">
        <w:r w:rsidRPr="00306903">
          <w:rPr>
            <w:i/>
            <w:iCs/>
            <w:rPrChange w:id="145" w:author="Jose Luis Zofio Prieto" w:date="2024-09-03T11:44:00Z">
              <w:rPr>
                <w:b/>
                <w:bCs/>
              </w:rPr>
            </w:rPrChange>
          </w:rPr>
          <w:t>. F</w:t>
        </w:r>
      </w:ins>
      <w:ins w:id="146" w:author="Jose Luis Zofio Prieto" w:date="2024-09-03T11:39:00Z">
        <w:r w:rsidRPr="00306903">
          <w:rPr>
            <w:i/>
            <w:iCs/>
            <w:rPrChange w:id="147" w:author="Jose Luis Zofio Prieto" w:date="2024-09-03T11:44:00Z">
              <w:rPr>
                <w:b/>
                <w:bCs/>
              </w:rPr>
            </w:rPrChange>
          </w:rPr>
          <w:t>e</w:t>
        </w:r>
      </w:ins>
      <w:ins w:id="148" w:author="Jose Luis Zofio Prieto" w:date="2024-09-03T11:38:00Z">
        <w:r w:rsidRPr="00306903">
          <w:rPr>
            <w:i/>
            <w:iCs/>
            <w:rPrChange w:id="149" w:author="Jose Luis Zofio Prieto" w:date="2024-09-03T11:44:00Z">
              <w:rPr>
                <w:b/>
                <w:bCs/>
              </w:rPr>
            </w:rPrChange>
          </w:rPr>
          <w:t xml:space="preserve">ature </w:t>
        </w:r>
      </w:ins>
      <w:ins w:id="150" w:author="Jose Luis Zofio Prieto" w:date="2024-09-03T11:45:00Z">
        <w:r>
          <w:rPr>
            <w:i/>
            <w:iCs/>
          </w:rPr>
          <w:t xml:space="preserve">significance </w:t>
        </w:r>
      </w:ins>
      <w:ins w:id="151" w:author="Jose Luis Zofio Prieto" w:date="2024-09-03T11:40:00Z">
        <w:r w:rsidRPr="00306903">
          <w:rPr>
            <w:i/>
            <w:iCs/>
            <w:rPrChange w:id="152" w:author="Jose Luis Zofio Prieto" w:date="2024-09-03T11:44:00Z">
              <w:rPr>
                <w:b/>
                <w:bCs/>
              </w:rPr>
            </w:rPrChange>
          </w:rPr>
          <w:t>a</w:t>
        </w:r>
      </w:ins>
      <w:ins w:id="153" w:author="Jose Luis Zofio Prieto" w:date="2024-09-03T11:38:00Z">
        <w:r w:rsidRPr="00306903">
          <w:rPr>
            <w:i/>
            <w:iCs/>
            <w:rPrChange w:id="154" w:author="Jose Luis Zofio Prieto" w:date="2024-09-03T11:44:00Z">
              <w:rPr>
                <w:b/>
                <w:bCs/>
              </w:rPr>
            </w:rPrChange>
          </w:rPr>
          <w:t>nalysi</w:t>
        </w:r>
      </w:ins>
      <w:ins w:id="155" w:author="Jose Luis Zofio Prieto" w:date="2024-09-03T11:39:00Z">
        <w:r w:rsidRPr="00306903">
          <w:rPr>
            <w:i/>
            <w:iCs/>
            <w:rPrChange w:id="156" w:author="Jose Luis Zofio Prieto" w:date="2024-09-03T11:44:00Z">
              <w:rPr>
                <w:b/>
                <w:bCs/>
              </w:rPr>
            </w:rPrChange>
          </w:rPr>
          <w:t xml:space="preserve">s: </w:t>
        </w:r>
      </w:ins>
      <w:ins w:id="157" w:author="Jose Luis Zofio Prieto" w:date="2024-09-03T11:44:00Z">
        <w:r>
          <w:rPr>
            <w:i/>
            <w:iCs/>
          </w:rPr>
          <w:t xml:space="preserve">The drivers of </w:t>
        </w:r>
      </w:ins>
      <w:ins w:id="158" w:author="Jose Luis Zofio Prieto" w:date="2024-09-03T11:40:00Z">
        <w:r w:rsidRPr="00306903">
          <w:rPr>
            <w:i/>
            <w:iCs/>
            <w:rPrChange w:id="159" w:author="Jose Luis Zofio Prieto" w:date="2024-09-03T11:44:00Z">
              <w:rPr>
                <w:b/>
                <w:bCs/>
              </w:rPr>
            </w:rPrChange>
          </w:rPr>
          <w:t>input and output inefficiency</w:t>
        </w:r>
      </w:ins>
    </w:p>
    <w:bookmarkEnd w:id="141"/>
    <w:p w14:paraId="7191799D" w14:textId="1BD0FB86" w:rsidR="00913570" w:rsidDel="00306903" w:rsidRDefault="00913570" w:rsidP="00DD0094">
      <w:pPr>
        <w:spacing w:line="360" w:lineRule="auto"/>
        <w:rPr>
          <w:del w:id="160" w:author="Jose Luis Zofio Prieto" w:date="2024-09-03T11:39:00Z"/>
        </w:rPr>
      </w:pPr>
    </w:p>
    <w:p w14:paraId="53B2E054" w14:textId="63530669" w:rsidR="006457D9" w:rsidRDefault="00A56CC9" w:rsidP="00DD0094">
      <w:pPr>
        <w:spacing w:line="360" w:lineRule="auto"/>
      </w:pPr>
      <w:del w:id="161" w:author="Jose Luis Zofio Prieto" w:date="2024-09-03T11:44:00Z">
        <w:r w:rsidDel="00306903">
          <w:delText xml:space="preserve">Furthermore, </w:delText>
        </w:r>
      </w:del>
      <w:ins w:id="162" w:author="Jose Luis Zofio Prieto" w:date="2024-09-03T11:44:00Z">
        <w:r w:rsidR="00306903">
          <w:t>W</w:t>
        </w:r>
      </w:ins>
      <w:del w:id="163" w:author="Jose Luis Zofio Prieto" w:date="2024-09-03T11:44:00Z">
        <w:r w:rsidR="006457D9" w:rsidRPr="006457D9" w:rsidDel="00306903">
          <w:delText>w</w:delText>
        </w:r>
      </w:del>
      <w:r w:rsidR="006457D9" w:rsidRPr="006457D9">
        <w:t xml:space="preserve">e </w:t>
      </w:r>
      <w:r w:rsidR="000D0B4F">
        <w:t xml:space="preserve">also </w:t>
      </w:r>
      <w:proofErr w:type="gramStart"/>
      <w:r w:rsidR="000D0B4F">
        <w:t>use</w:t>
      </w:r>
      <w:proofErr w:type="gramEnd"/>
      <w:r w:rsidR="006457D9" w:rsidRPr="006457D9">
        <w:t xml:space="preserve"> </w:t>
      </w:r>
      <w:ins w:id="164" w:author="Jose Luis Zofio Prieto" w:date="2024-09-03T15:38:00Z">
        <w:r w:rsidR="00CF546A">
          <w:t xml:space="preserve">our chosen </w:t>
        </w:r>
      </w:ins>
      <w:ins w:id="165" w:author="Jose Luis Zofio Prieto" w:date="2024-09-03T15:39:00Z">
        <w:r w:rsidR="00CF546A">
          <w:t xml:space="preserve">classification </w:t>
        </w:r>
      </w:ins>
      <w:r w:rsidR="006457D9" w:rsidRPr="006457D9">
        <w:t xml:space="preserve">ML techniques, </w:t>
      </w:r>
      <w:del w:id="166" w:author="Jose Luis Zofio Prieto" w:date="2024-09-03T15:39:00Z">
        <w:r w:rsidR="006457D9" w:rsidRPr="006457D9" w:rsidDel="00CF546A">
          <w:delText xml:space="preserve">specifically </w:delText>
        </w:r>
      </w:del>
      <w:r w:rsidR="006457D9" w:rsidRPr="006457D9">
        <w:t>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w:t>
      </w:r>
      <w:r w:rsidR="006457D9" w:rsidRPr="006457D9">
        <w:lastRenderedPageBreak/>
        <w:t xml:space="preserve">discern the most influential factors driving the efficiency </w:t>
      </w:r>
      <w:r w:rsidR="00D63E78">
        <w:t xml:space="preserve">classification </w:t>
      </w:r>
      <w:r w:rsidR="006457D9" w:rsidRPr="006457D9">
        <w:t xml:space="preserve">of DMUs. For SVM models, variable importance is typically inferred through examining the weights assigned to support 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w:t>
      </w:r>
      <w:commentRangeStart w:id="167"/>
      <w:commentRangeStart w:id="168"/>
      <w:r w:rsidR="006457D9" w:rsidRPr="006457D9">
        <w:t>input</w:t>
      </w:r>
      <w:commentRangeEnd w:id="167"/>
      <w:r w:rsidR="00C46D88">
        <w:rPr>
          <w:rStyle w:val="Refdecomentario"/>
        </w:rPr>
        <w:commentReference w:id="167"/>
      </w:r>
      <w:commentRangeEnd w:id="168"/>
      <w:r w:rsidR="00C42E05">
        <w:rPr>
          <w:rStyle w:val="Refdecomentario"/>
        </w:rPr>
        <w:commentReference w:id="168"/>
      </w:r>
      <w:r w:rsidR="006457D9" w:rsidRPr="006457D9">
        <w:t xml:space="preserve"> variables and observing the resulting changes in model output, providing insights into their relative impact. Gradient-based methods leverage the gradients of loss functions with respect to </w:t>
      </w:r>
      <w:commentRangeStart w:id="169"/>
      <w:r w:rsidR="006457D9" w:rsidRPr="006457D9">
        <w:t>input</w:t>
      </w:r>
      <w:commentRangeEnd w:id="169"/>
      <w:r w:rsidR="00C46D88">
        <w:rPr>
          <w:rStyle w:val="Refdecomentario"/>
        </w:rPr>
        <w:commentReference w:id="169"/>
      </w:r>
      <w:r w:rsidR="006457D9" w:rsidRPr="006457D9">
        <w:t xml:space="preserve"> variables to quantify their contribution to model predictions. Layer-wise relevance propagation decomposes prediction scores across network layers, attributing relevance to </w:t>
      </w:r>
      <w:commentRangeStart w:id="170"/>
      <w:r w:rsidR="006457D9" w:rsidRPr="006457D9">
        <w:t>input</w:t>
      </w:r>
      <w:commentRangeEnd w:id="170"/>
      <w:r w:rsidR="00C46D88">
        <w:rPr>
          <w:rStyle w:val="Refdecomentario"/>
        </w:rPr>
        <w:commentReference w:id="170"/>
      </w:r>
      <w:r w:rsidR="006457D9" w:rsidRPr="006457D9">
        <w:t xml:space="preserve">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w:t>
      </w:r>
      <w:commentRangeStart w:id="171"/>
      <w:r w:rsidR="006457D9" w:rsidRPr="006457D9">
        <w:t>input</w:t>
      </w:r>
      <w:r w:rsidR="00E74EC0">
        <w:t xml:space="preserve">-output </w:t>
      </w:r>
      <w:commentRangeEnd w:id="171"/>
      <w:r w:rsidR="00C46D88">
        <w:rPr>
          <w:rStyle w:val="Refdecomentario"/>
        </w:rPr>
        <w:commentReference w:id="171"/>
      </w:r>
      <w:r w:rsidR="006457D9" w:rsidRPr="006457D9">
        <w:t>variables and efficiency outcomes, thus enhancing the interpretability and utility of our DEA-ML integration approach.</w:t>
      </w:r>
    </w:p>
    <w:p w14:paraId="42CFF8AD" w14:textId="56711671" w:rsidR="00BF2AF0" w:rsidRPr="00BF2AF0" w:rsidRDefault="00BF2AF0" w:rsidP="00BF2AF0">
      <w:pPr>
        <w:pStyle w:val="Prrafodelista"/>
        <w:spacing w:line="360" w:lineRule="auto"/>
        <w:rPr>
          <w:ins w:id="172" w:author="Jose Luis Zofio Prieto" w:date="2024-09-03T14:28:00Z"/>
          <w:rPrChange w:id="173" w:author="Jose Luis Zofio Prieto" w:date="2024-09-03T14:28:00Z">
            <w:rPr>
              <w:ins w:id="174" w:author="Jose Luis Zofio Prieto" w:date="2024-09-03T14:28:00Z"/>
              <w:i/>
              <w:iCs/>
            </w:rPr>
          </w:rPrChange>
        </w:rPr>
      </w:pPr>
      <w:ins w:id="175" w:author="Jose Luis Zofio Prieto" w:date="2024-09-03T14:28:00Z">
        <w:r w:rsidRPr="00177688">
          <w:rPr>
            <w:i/>
            <w:iCs/>
          </w:rPr>
          <w:t>3.</w:t>
        </w:r>
        <w:r>
          <w:rPr>
            <w:i/>
            <w:iCs/>
          </w:rPr>
          <w:t>3</w:t>
        </w:r>
        <w:r w:rsidRPr="00177688">
          <w:rPr>
            <w:i/>
            <w:iCs/>
          </w:rPr>
          <w:t xml:space="preserve">. </w:t>
        </w:r>
        <w:r>
          <w:rPr>
            <w:i/>
            <w:iCs/>
          </w:rPr>
          <w:t>An illustrative example</w:t>
        </w:r>
        <w:r>
          <w:t>.</w:t>
        </w:r>
      </w:ins>
    </w:p>
    <w:p w14:paraId="5918808E" w14:textId="130F5159" w:rsidR="00A56CC9" w:rsidDel="00BF2AF0" w:rsidRDefault="00A56CC9" w:rsidP="00DD0094">
      <w:pPr>
        <w:spacing w:line="360" w:lineRule="auto"/>
        <w:rPr>
          <w:del w:id="176" w:author="Jose Luis Zofio Prieto" w:date="2024-09-03T14:28:00Z"/>
        </w:rPr>
      </w:pPr>
    </w:p>
    <w:p w14:paraId="561DC8D1" w14:textId="44D6A4F6" w:rsidR="004E2D7E" w:rsidRDefault="004E2D7E" w:rsidP="00DD0094">
      <w:pPr>
        <w:spacing w:line="360" w:lineRule="auto"/>
      </w:pPr>
      <w:r w:rsidRPr="004E2D7E">
        <w:t xml:space="preserve">Next, we will illustrate our method through a </w:t>
      </w:r>
      <w:del w:id="177" w:author="Jose Luis Zofio Prieto" w:date="2024-09-03T11:57:00Z">
        <w:r w:rsidR="000F33D0" w:rsidDel="00C46D88">
          <w:delText>toy</w:delText>
        </w:r>
        <w:r w:rsidRPr="004E2D7E" w:rsidDel="00C46D88">
          <w:delText xml:space="preserve"> </w:delText>
        </w:r>
      </w:del>
      <w:r w:rsidRPr="004E2D7E">
        <w:t xml:space="preserve">numerical example, complemented by several figures. For the classification ML model, we </w:t>
      </w:r>
      <w:del w:id="178" w:author="Jose Luis Zofio Prieto" w:date="2024-09-03T11:57:00Z">
        <w:r w:rsidRPr="004E2D7E" w:rsidDel="00C46D88">
          <w:delText xml:space="preserve">will </w:delText>
        </w:r>
      </w:del>
      <w:r w:rsidRPr="004E2D7E">
        <w:t>employ Support Vector Machines (SVM).</w:t>
      </w:r>
    </w:p>
    <w:p w14:paraId="37F74FE3" w14:textId="77777777" w:rsidR="00C53ECF" w:rsidRDefault="00C53ECF" w:rsidP="00DD0094">
      <w:pPr>
        <w:spacing w:line="360" w:lineRule="auto"/>
      </w:pPr>
    </w:p>
    <w:p w14:paraId="3535691A" w14:textId="074B1CD8" w:rsidR="009C6CBF" w:rsidRPr="00B74DB8" w:rsidRDefault="00381CC6" w:rsidP="00DD0094">
      <w:pPr>
        <w:spacing w:line="360" w:lineRule="auto"/>
        <w:rPr>
          <w:lang w:val="en-GB"/>
        </w:rPr>
      </w:pPr>
      <w:r w:rsidRPr="00C8706C">
        <w:t>In th</w:t>
      </w:r>
      <w:del w:id="179" w:author="Jose Luis Zofio Prieto" w:date="2024-09-03T11:58:00Z">
        <w:r w:rsidRPr="00C8706C" w:rsidDel="00C46D88">
          <w:delText>e</w:delText>
        </w:r>
      </w:del>
      <w:ins w:id="180" w:author="Jose Luis Zofio Prieto" w:date="2024-09-03T11:58:00Z">
        <w:r w:rsidR="00C46D88">
          <w:t>is</w:t>
        </w:r>
      </w:ins>
      <w:r w:rsidRPr="00C8706C">
        <w:t xml:space="preserve"> </w:t>
      </w:r>
      <w:del w:id="181" w:author="Jose Luis Zofio Prieto" w:date="2024-09-03T11:57:00Z">
        <w:r w:rsidRPr="00C8706C" w:rsidDel="00C46D88">
          <w:delText xml:space="preserve">following </w:delText>
        </w:r>
      </w:del>
      <w:r w:rsidRPr="00C8706C">
        <w:t>example</w:t>
      </w:r>
      <w:del w:id="182" w:author="Jose Luis Zofio Prieto" w:date="2024-09-03T11:58:00Z">
        <w:r w:rsidRPr="00C8706C" w:rsidDel="00C46D88">
          <w:delText>,</w:delText>
        </w:r>
      </w:del>
      <w:r w:rsidRPr="00C8706C">
        <w:t xml:space="preserve"> </w:t>
      </w:r>
      <w:r w:rsidR="0044219B" w:rsidRPr="00C8706C">
        <w:t xml:space="preserve">we </w:t>
      </w:r>
      <w:del w:id="183" w:author="Jose Luis Zofio Prieto" w:date="2024-09-03T11:58:00Z">
        <w:r w:rsidR="0044219B" w:rsidRPr="00C8706C" w:rsidDel="00C46D88">
          <w:delText xml:space="preserve">have </w:delText>
        </w:r>
      </w:del>
      <w:ins w:id="184" w:author="Jose Luis Zofio Prieto" w:date="2024-09-03T11:58:00Z">
        <w:r w:rsidR="00C46D88">
          <w:t xml:space="preserve">create </w:t>
        </w:r>
      </w:ins>
      <w:r w:rsidR="0044219B" w:rsidRPr="00C8706C">
        <w:t xml:space="preserve">a data set </w:t>
      </w:r>
      <w:r w:rsidR="00827DFF" w:rsidRPr="00C8706C">
        <w:t xml:space="preserve">made </w:t>
      </w:r>
      <w:del w:id="185" w:author="Jose Luis Zofio Prieto" w:date="2024-09-03T11:58:00Z">
        <w:r w:rsidR="00827DFF" w:rsidRPr="00C8706C" w:rsidDel="00C46D88">
          <w:delText xml:space="preserve">up </w:delText>
        </w:r>
      </w:del>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62" type="#_x0000_t75" style="width:12pt;height:12pt" o:ole="">
            <v:imagedata r:id="rId85" o:title=""/>
          </v:shape>
          <o:OLEObject Type="Embed" ProgID="Equation.DSMT4" ShapeID="_x0000_i1062" DrawAspect="Content" ObjectID="_1788161124" r:id="rId86"/>
        </w:object>
      </w:r>
      <w:r w:rsidR="005D72C1" w:rsidRPr="00C8706C">
        <w:t>)</w:t>
      </w:r>
      <w:r w:rsidRPr="00C8706C">
        <w:t xml:space="preserve"> </w:t>
      </w:r>
      <w:r w:rsidR="00827DFF" w:rsidRPr="00C8706C">
        <w:t>that use a single input to produce a single output</w:t>
      </w:r>
      <w:r w:rsidRPr="00C8706C">
        <w:t>.</w:t>
      </w:r>
      <w:r w:rsidR="00205B22" w:rsidRPr="00C8706C">
        <w:rPr>
          <w:lang w:val="en-GB"/>
        </w:rPr>
        <w:t xml:space="preserve"> </w:t>
      </w:r>
      <w:del w:id="186" w:author="Jose Luis Zofio Prieto" w:date="2024-09-03T14:11:00Z">
        <w:r w:rsidR="0046235B" w:rsidRPr="00C8706C" w:rsidDel="000674B0">
          <w:delText xml:space="preserve">The first </w:delText>
        </w:r>
      </w:del>
      <w:ins w:id="187" w:author="Jose Luis Zofio Prieto" w:date="2024-09-03T14:11:00Z">
        <w:r w:rsidR="000674B0">
          <w:t xml:space="preserve">Following the algorithm, </w:t>
        </w:r>
      </w:ins>
      <w:r w:rsidR="0046235B" w:rsidRPr="00C8706C">
        <w:t xml:space="preserve">step </w:t>
      </w:r>
      <w:ins w:id="188" w:author="Jose Luis Zofio Prieto" w:date="2024-09-03T14:11:00Z">
        <w:r w:rsidR="000674B0">
          <w:t xml:space="preserve">1 </w:t>
        </w:r>
      </w:ins>
      <w:del w:id="189" w:author="Jose Luis Zofio Prieto" w:date="2024-09-03T14:11:00Z">
        <w:r w:rsidR="0046235B" w:rsidRPr="00C8706C" w:rsidDel="000674B0">
          <w:delText xml:space="preserve">is to </w:delText>
        </w:r>
      </w:del>
      <w:r w:rsidR="0046235B" w:rsidRPr="00C8706C">
        <w:t>label</w:t>
      </w:r>
      <w:ins w:id="190" w:author="Jose Luis Zofio Prieto" w:date="2024-09-03T14:11:00Z">
        <w:r w:rsidR="000674B0">
          <w:t>s</w:t>
        </w:r>
      </w:ins>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del w:id="191" w:author="Jose Luis Zofio Prieto" w:date="2024-09-03T11:59:00Z">
        <w:r w:rsidR="0046235B" w:rsidRPr="00C8706C" w:rsidDel="00C46D88">
          <w:delText xml:space="preserve">are identified </w:delText>
        </w:r>
      </w:del>
      <w:ins w:id="192" w:author="Jose Luis Zofio Prieto" w:date="2024-09-03T11:59:00Z">
        <w:r w:rsidR="00C46D88">
          <w:t xml:space="preserve">are efficient </w:t>
        </w:r>
      </w:ins>
      <w:r w:rsidR="0046235B" w:rsidRPr="00C8706C">
        <w:t xml:space="preserve">with </w:t>
      </w:r>
      <w:r w:rsidR="004036A3" w:rsidRPr="00C8706C">
        <w:t xml:space="preserve">all their optimal </w:t>
      </w:r>
      <w:r w:rsidR="0046235B" w:rsidRPr="00C8706C">
        <w:t xml:space="preserve">slacks </w:t>
      </w:r>
      <w:ins w:id="193" w:author="Jose Luis Zofio Prieto" w:date="2024-09-03T11:59:00Z">
        <w:r w:rsidR="00C46D88">
          <w:t xml:space="preserve">in model (5) </w:t>
        </w:r>
      </w:ins>
      <w:r w:rsidR="0046235B" w:rsidRPr="00C8706C">
        <w:t xml:space="preserve">equal to 0, </w:t>
      </w:r>
      <w:del w:id="194" w:author="Jose Luis Zofio Prieto" w:date="2024-09-03T11:59:00Z">
        <w:r w:rsidR="0046235B" w:rsidRPr="00C8706C" w:rsidDel="00C46D88">
          <w:delText xml:space="preserve">considering them efficient and </w:delText>
        </w:r>
      </w:del>
      <w:r w:rsidR="0046235B" w:rsidRPr="00C8706C">
        <w:t>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5EEACC58" w:rsidR="001E6B5C" w:rsidRDefault="001E6B5C" w:rsidP="001E6B5C">
      <w:pPr>
        <w:spacing w:line="360" w:lineRule="auto"/>
      </w:pPr>
      <w:del w:id="195" w:author="Jose Luis Zofio Prieto" w:date="2024-09-03T14:12:00Z">
        <w:r w:rsidDel="000674B0">
          <w:delText>The second s</w:delText>
        </w:r>
      </w:del>
      <w:ins w:id="196" w:author="Jose Luis Zofio Prieto" w:date="2024-09-03T14:12:00Z">
        <w:r w:rsidR="000674B0">
          <w:t>S</w:t>
        </w:r>
      </w:ins>
      <w:r>
        <w:t>tep</w:t>
      </w:r>
      <w:ins w:id="197" w:author="Jose Luis Zofio Prieto" w:date="2024-09-03T14:12:00Z">
        <w:r w:rsidR="000674B0">
          <w:t xml:space="preserve"> 2</w:t>
        </w:r>
      </w:ins>
      <w:r>
        <w:t xml:space="preserve"> of the method involves the creation of both efficient and inefficient synthetic units. The procedure for creating new </w:t>
      </w:r>
      <w:ins w:id="198" w:author="Jose Luis Zofio Prieto" w:date="2024-09-03T14:18:00Z">
        <w:r w:rsidR="000674B0">
          <w:t xml:space="preserve">synthetic </w:t>
        </w:r>
      </w:ins>
      <w:r>
        <w:t>efficient units</w:t>
      </w:r>
      <w:r w:rsidR="00C8706C">
        <w:t xml:space="preserve"> (set </w:t>
      </w:r>
      <w:r w:rsidR="00C8706C" w:rsidRPr="00C8706C">
        <w:rPr>
          <w:position w:val="-4"/>
        </w:rPr>
        <w:object w:dxaOrig="240" w:dyaOrig="300" w14:anchorId="29F0D2B3">
          <v:shape id="_x0000_i1063" type="#_x0000_t75" style="width:12pt;height:15pt" o:ole="">
            <v:imagedata r:id="rId88" o:title=""/>
          </v:shape>
          <o:OLEObject Type="Embed" ProgID="Equation.DSMT4" ShapeID="_x0000_i1063" DrawAspect="Content" ObjectID="_1788161125" r:id="rId89"/>
        </w:object>
      </w:r>
      <w:r w:rsidR="00C8706C">
        <w:t>)</w:t>
      </w:r>
      <w:r>
        <w:t xml:space="preserve"> </w:t>
      </w:r>
      <w:ins w:id="199" w:author="Jose Luis Zofio Prieto" w:date="2024-09-03T14:18:00Z">
        <w:r w:rsidR="000674B0">
          <w:t>select</w:t>
        </w:r>
      </w:ins>
      <w:ins w:id="200" w:author="Jose Luis Zofio Prieto" w:date="2024-09-03T14:19:00Z">
        <w:r w:rsidR="000674B0">
          <w:t>s</w:t>
        </w:r>
      </w:ins>
      <w:ins w:id="201" w:author="Jose Luis Zofio Prieto" w:date="2024-09-03T14:18:00Z">
        <w:r w:rsidR="000674B0">
          <w:t xml:space="preserve"> </w:t>
        </w:r>
      </w:ins>
      <w:ins w:id="202" w:author="Jose Luis Zofio Prieto" w:date="2024-09-03T14:19:00Z">
        <w:r w:rsidR="000674B0">
          <w:t xml:space="preserve">those </w:t>
        </w:r>
      </w:ins>
      <w:ins w:id="203" w:author="Jose Luis Zofio Prieto" w:date="2024-09-03T14:13:00Z">
        <w:r w:rsidR="000674B0">
          <w:t>projecti</w:t>
        </w:r>
      </w:ins>
      <w:ins w:id="204" w:author="Jose Luis Zofio Prieto" w:date="2024-09-03T14:18:00Z">
        <w:r w:rsidR="000674B0">
          <w:t xml:space="preserve">ons of </w:t>
        </w:r>
      </w:ins>
      <w:ins w:id="205" w:author="Jose Luis Zofio Prieto" w:date="2024-09-03T14:13:00Z">
        <w:r w:rsidR="000674B0">
          <w:t>inefficient ones (</w:t>
        </w:r>
      </w:ins>
      <w:ins w:id="206" w:author="Jose Luis Zofio Prieto" w:date="2024-09-03T14:14:00Z">
        <w:r w:rsidR="000674B0">
          <w:t>step 2a)</w:t>
        </w:r>
      </w:ins>
      <w:ins w:id="207" w:author="Jose Luis Zofio Prieto" w:date="2024-09-03T14:20:00Z">
        <w:r w:rsidR="000674B0">
          <w:t xml:space="preserve"> that </w:t>
        </w:r>
      </w:ins>
      <w:ins w:id="208" w:author="Jose Luis Zofio Prieto" w:date="2024-09-03T14:18:00Z">
        <w:r w:rsidR="000674B0">
          <w:t>cover</w:t>
        </w:r>
      </w:ins>
      <w:ins w:id="209" w:author="Jose Luis Zofio Prieto" w:date="2024-09-03T14:20:00Z">
        <w:r w:rsidR="00BF2AF0">
          <w:t>s</w:t>
        </w:r>
      </w:ins>
      <w:ins w:id="210" w:author="Jose Luis Zofio Prieto" w:date="2024-09-03T14:18:00Z">
        <w:r w:rsidR="000674B0">
          <w:t xml:space="preserve"> </w:t>
        </w:r>
      </w:ins>
      <w:del w:id="211" w:author="Jose Luis Zofio Prieto" w:date="2024-09-03T14:18:00Z">
        <w:r w:rsidDel="000674B0">
          <w:delText xml:space="preserve">depends on the </w:delText>
        </w:r>
      </w:del>
      <w:ins w:id="212" w:author="Jose Luis Zofio Prieto" w:date="2024-09-03T14:18:00Z">
        <w:r w:rsidR="000674B0">
          <w:t>al</w:t>
        </w:r>
      </w:ins>
      <w:ins w:id="213" w:author="Jose Luis Zofio Prieto" w:date="2024-09-03T14:19:00Z">
        <w:r w:rsidR="000674B0">
          <w:t>l</w:t>
        </w:r>
      </w:ins>
      <w:ins w:id="214" w:author="Jose Luis Zofio Prieto" w:date="2024-09-03T14:18:00Z">
        <w:r w:rsidR="000674B0">
          <w:t xml:space="preserve"> the observed regions </w:t>
        </w:r>
      </w:ins>
      <w:del w:id="215" w:author="Jose Luis Zofio Prieto" w:date="2024-09-03T14:19:00Z">
        <w:r w:rsidDel="000674B0">
          <w:delText xml:space="preserve">region </w:delText>
        </w:r>
      </w:del>
      <w:r>
        <w:t>of the input-output space</w:t>
      </w:r>
      <w:del w:id="216" w:author="Jose Luis Zofio Prieto" w:date="2024-09-03T14:20:00Z">
        <w:r w:rsidDel="000674B0">
          <w:delText xml:space="preserve"> where the unit is located</w:delText>
        </w:r>
      </w:del>
      <w:r>
        <w:t xml:space="preserve">. </w:t>
      </w:r>
      <w:ins w:id="217" w:author="Jose Luis Zofio Prieto" w:date="2024-09-03T14:14:00Z">
        <w:r w:rsidR="000674B0">
          <w:t xml:space="preserve">Following step 2b, </w:t>
        </w:r>
      </w:ins>
      <w:del w:id="218" w:author="Jose Luis Zofio Prieto" w:date="2024-09-03T14:14:00Z">
        <w:r w:rsidDel="000674B0">
          <w:delText>I</w:delText>
        </w:r>
      </w:del>
      <w:ins w:id="219" w:author="Jose Luis Zofio Prieto" w:date="2024-09-03T14:14:00Z">
        <w:r w:rsidR="000674B0">
          <w:t>i</w:t>
        </w:r>
      </w:ins>
      <w:r>
        <w:t xml:space="preserve">f a unit falls within the first quartile in at least half of the variables, </w:t>
      </w:r>
      <w:ins w:id="220" w:author="Jose Luis Zofio Prieto" w:date="2024-09-03T14:20:00Z">
        <w:r w:rsidR="00BF2AF0">
          <w:t xml:space="preserve">an </w:t>
        </w:r>
      </w:ins>
      <w:ins w:id="221" w:author="Jose Luis Zofio Prieto" w:date="2024-09-03T14:15:00Z">
        <w:r w:rsidR="000674B0">
          <w:t xml:space="preserve">additional </w:t>
        </w:r>
      </w:ins>
      <w:del w:id="222" w:author="Jose Luis Zofio Prieto" w:date="2024-09-03T14:15:00Z">
        <w:r w:rsidDel="000674B0">
          <w:delText xml:space="preserve">the </w:delText>
        </w:r>
      </w:del>
      <w:r>
        <w:t>synthetic unit is created using an input-oriented projection of the radial model. The remaining synthetic units needed to balance the proportion between the two classes are generated using an output-oriented projection of the radial model</w:t>
      </w:r>
      <w:ins w:id="223" w:author="Jose Luis Zofio Prieto" w:date="2024-09-03T14:23:00Z">
        <w:r w:rsidR="00BF2AF0">
          <w:t xml:space="preserve"> (step 2c)</w:t>
        </w:r>
      </w:ins>
      <w:r>
        <w:t xml:space="preserve">. For the creation of </w:t>
      </w:r>
      <w:r w:rsidR="00C8706C">
        <w:t xml:space="preserve">synthetic </w:t>
      </w:r>
      <w:r>
        <w:t>inefficient units</w:t>
      </w:r>
      <w:r w:rsidR="00C8706C">
        <w:t xml:space="preserve"> (set </w:t>
      </w:r>
      <w:r w:rsidR="00C8706C" w:rsidRPr="00C8706C">
        <w:rPr>
          <w:position w:val="-4"/>
        </w:rPr>
        <w:object w:dxaOrig="180" w:dyaOrig="300" w14:anchorId="57EB6FB3">
          <v:shape id="_x0000_i1064" type="#_x0000_t75" style="width:9pt;height:15pt" o:ole="">
            <v:imagedata r:id="rId90" o:title=""/>
          </v:shape>
          <o:OLEObject Type="Embed" ProgID="Equation.DSMT4" ShapeID="_x0000_i1064" DrawAspect="Content" ObjectID="_1788161126" r:id="rId91"/>
        </w:object>
      </w:r>
      <w:r w:rsidR="00C8706C">
        <w:t>),</w:t>
      </w:r>
      <w:r>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53E26021"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65" type="#_x0000_t75" style="width:69pt;height:15pt" o:ole="">
            <v:imagedata r:id="rId92" o:title=""/>
          </v:shape>
          <o:OLEObject Type="Embed" ProgID="Equation.DSMT4" ShapeID="_x0000_i1065" DrawAspect="Content" ObjectID="_1788161127" r:id="rId93"/>
        </w:object>
      </w:r>
      <w:r w:rsidR="005078F3" w:rsidRPr="00C8706C">
        <w:t xml:space="preserve"> with</w:t>
      </w:r>
      <w:r w:rsidR="005078F3">
        <w:t xml:space="preserve"> </w:t>
      </w:r>
      <w:r w:rsidR="00E27280">
        <w:t>82</w:t>
      </w:r>
      <w:r>
        <w:t xml:space="preserve"> units, </w:t>
      </w:r>
      <w:r w:rsidR="00517D48" w:rsidRPr="00517D48">
        <w:t>with an approximate</w:t>
      </w:r>
      <w:ins w:id="224" w:author="Jose Luis Zofio Prieto" w:date="2024-09-03T14:26:00Z">
        <w:r w:rsidR="00BF2AF0">
          <w:t>ly</w:t>
        </w:r>
      </w:ins>
      <w:del w:id="225" w:author="Jose Luis Zofio Prieto" w:date="2024-09-03T14:26:00Z">
        <w:r w:rsidR="00517D48" w:rsidRPr="00517D48" w:rsidDel="00BF2AF0">
          <w:delText>ly</w:delText>
        </w:r>
      </w:del>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67CC8090"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E172C96"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ins w:id="226" w:author="Jose Luis Zofio Prieto" w:date="2024-09-03T14:26:00Z">
        <w:r w:rsidR="00BF2AF0">
          <w:t xml:space="preserve"> (step 2a and 2b)</w:t>
        </w:r>
      </w:ins>
      <w:r w:rsidR="005153B1">
        <w:t>,</w:t>
      </w:r>
      <w:del w:id="227" w:author="Jose Luis Zofio Prieto" w:date="2024-09-03T14:26:00Z">
        <w:r w:rsidR="0072435F" w:rsidRPr="0072435F" w:rsidDel="00BF2AF0">
          <w:rPr>
            <w:rFonts w:ascii="Segoe UI" w:hAnsi="Segoe UI" w:cs="Segoe UI"/>
            <w:i w:val="0"/>
            <w:iCs w:val="0"/>
            <w:color w:val="ECECEC"/>
            <w:sz w:val="22"/>
            <w:szCs w:val="22"/>
            <w:shd w:val="clear" w:color="auto" w:fill="212121"/>
          </w:rPr>
          <w:delText xml:space="preserve"> </w:delText>
        </w:r>
      </w:del>
      <w:r w:rsidR="0072435F">
        <w:t>t</w:t>
      </w:r>
      <w:r w:rsidR="0072435F" w:rsidRPr="0072435F">
        <w:t>he top right section displays the original DMUs and shows all units labeled as inefficient after worsening the original inefficient DMUs</w:t>
      </w:r>
      <w:ins w:id="228" w:author="Jose Luis Zofio Prieto" w:date="2024-09-03T14:27:00Z">
        <w:r w:rsidR="00BF2AF0">
          <w:t xml:space="preserve"> (step 2c) </w:t>
        </w:r>
      </w:ins>
      <w:del w:id="229" w:author="Jose Luis Zofio Prieto" w:date="2024-09-03T14:27:00Z">
        <w:r w:rsidR="0072435F" w:rsidDel="00BF2AF0">
          <w:delText xml:space="preserve"> </w:delText>
        </w:r>
      </w:del>
      <w:r w:rsidR="0072435F">
        <w:t>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61E5C16D"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ins w:id="230" w:author="Jose Luis Zofio Prieto" w:date="2024-09-03T15:40:00Z">
        <w:r w:rsidR="00CF546A">
          <w:sym w:font="Symbol" w:char="F0BE"/>
        </w:r>
        <w:r w:rsidR="00CF546A">
          <w:t xml:space="preserve">for </w:t>
        </w:r>
      </w:ins>
      <w:ins w:id="231" w:author="Jose Luis Zofio Prieto" w:date="2024-09-03T15:41:00Z">
        <w:r w:rsidR="00CF546A">
          <w:t xml:space="preserve">brevity </w:t>
        </w:r>
      </w:ins>
      <w:ins w:id="232" w:author="Jose Luis Zofio Prieto" w:date="2024-09-03T15:40:00Z">
        <w:r w:rsidR="00CF546A">
          <w:t xml:space="preserve">we </w:t>
        </w:r>
      </w:ins>
      <w:ins w:id="233" w:author="Jose Luis Zofio Prieto" w:date="2024-09-03T15:41:00Z">
        <w:r w:rsidR="00CF546A">
          <w:t xml:space="preserve">dispense with </w:t>
        </w:r>
      </w:ins>
      <w:ins w:id="234" w:author="Jose Luis Zofio Prieto" w:date="2024-09-03T15:40:00Z">
        <w:r w:rsidR="00CF546A">
          <w:t xml:space="preserve">Neural Networks </w:t>
        </w:r>
      </w:ins>
      <w:ins w:id="235" w:author="Jose Luis Zofio Prieto" w:date="2024-09-03T15:41:00Z">
        <w:r w:rsidR="00CF546A">
          <w:t>for this example</w:t>
        </w:r>
      </w:ins>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FC5923" w:rsidRPr="00D022AA">
        <w:t xml:space="preserve"> </w:t>
      </w:r>
      <m:oMath>
        <m:r>
          <w:rPr>
            <w:rFonts w:ascii="Cambria Math" w:hAnsi="Cambria Math"/>
          </w:rPr>
          <m:t>: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236"/>
        <w:commentRangeStart w:id="237"/>
        <m:r>
          <w:rPr>
            <w:rFonts w:ascii="Cambria Math" w:hAnsi="Cambria Math"/>
          </w:rPr>
          <m:t>cost (0.1, 1, and 10)</m:t>
        </m:r>
      </m:oMath>
      <w:r w:rsidRPr="00D022AA">
        <w:t xml:space="preserve">. </w:t>
      </w:r>
      <w:commentRangeEnd w:id="236"/>
      <w:r w:rsidR="00BF2AF0">
        <w:rPr>
          <w:rStyle w:val="Refdecomentario"/>
        </w:rPr>
        <w:commentReference w:id="236"/>
      </w:r>
      <w:commentRangeEnd w:id="237"/>
      <w:r w:rsidR="001076E9">
        <w:rPr>
          <w:rStyle w:val="Refdecomentario"/>
        </w:rPr>
        <w:commentReference w:id="237"/>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238"/>
      <w:commentRangeStart w:id="239"/>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238"/>
      <w:r w:rsidR="00C83B1E">
        <w:rPr>
          <w:rStyle w:val="Refdecomentario"/>
        </w:rPr>
        <w:commentReference w:id="238"/>
      </w:r>
      <w:commentRangeEnd w:id="239"/>
      <w:r w:rsidR="001076E9">
        <w:rPr>
          <w:rStyle w:val="Refdecomentario"/>
        </w:rPr>
        <w:commentReference w:id="239"/>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240"/>
      <w:ins w:id="241" w:author="Gonzalez Moyano, Ricardo" w:date="2024-09-06T13:25:00Z" w16du:dateUtc="2024-09-06T11:25:00Z">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ins>
      <w:commentRangeEnd w:id="240"/>
      <w:ins w:id="242" w:author="Gonzalez Moyano, Ricardo" w:date="2024-09-06T13:27:00Z" w16du:dateUtc="2024-09-06T11:27:00Z">
        <w:r>
          <w:rPr>
            <w:rStyle w:val="Refdecomentario"/>
          </w:rPr>
          <w:commentReference w:id="240"/>
        </w:r>
      </w:ins>
    </w:p>
    <w:p w14:paraId="0DCCCE17" w14:textId="59BB5669" w:rsidR="008F2416" w:rsidRPr="002C4904" w:rsidRDefault="00A96D49" w:rsidP="0053570C">
      <w:pPr>
        <w:pStyle w:val="Descripcin"/>
        <w:jc w:val="center"/>
        <w:rPr>
          <w:lang w:val="en-GB"/>
        </w:rPr>
      </w:pPr>
      <w:r>
        <w:t>Figure 6</w:t>
      </w:r>
      <w:r w:rsidR="0053570C">
        <w:t xml:space="preserve">. </w:t>
      </w:r>
      <w:r w:rsidR="00D022AA">
        <w:t>Predicted regions by the new approach</w:t>
      </w:r>
    </w:p>
    <w:p w14:paraId="42F6A980" w14:textId="77777777" w:rsidR="00A96D49" w:rsidRDefault="00A96D49" w:rsidP="00DD0094">
      <w:pPr>
        <w:spacing w:line="360" w:lineRule="auto"/>
        <w:rPr>
          <w:highlight w:val="yellow"/>
        </w:rPr>
      </w:pPr>
    </w:p>
    <w:p w14:paraId="1AAEDA13" w14:textId="1A57337E"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243"/>
      <w:commentRangeStart w:id="244"/>
      <w:r w:rsidRPr="00D022AA">
        <w:t>for a grid of points between 0 and</w:t>
      </w:r>
      <w:r w:rsidR="00884759" w:rsidRPr="00D022AA">
        <w:t xml:space="preserve"> </w:t>
      </w:r>
      <w:r w:rsidR="00791B76" w:rsidRPr="00D022AA">
        <w:t>10</w:t>
      </w:r>
      <w:r w:rsidRPr="00D022AA">
        <w:t xml:space="preserve"> in both dimensions</w:t>
      </w:r>
      <w:commentRangeEnd w:id="243"/>
      <w:r w:rsidR="00C83B1E">
        <w:rPr>
          <w:rStyle w:val="Refdecomentario"/>
        </w:rPr>
        <w:commentReference w:id="243"/>
      </w:r>
      <w:commentRangeEnd w:id="244"/>
      <w:r w:rsidR="00690D21">
        <w:rPr>
          <w:rStyle w:val="Refdecomentario"/>
        </w:rPr>
        <w:commentReference w:id="244"/>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outputs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71923BE3" w:rsidR="000B27D8" w:rsidRDefault="00762F36" w:rsidP="00DD0094">
      <w:pPr>
        <w:spacing w:line="360" w:lineRule="auto"/>
      </w:pPr>
      <w:commentRangeStart w:id="245"/>
      <w:commentRangeStart w:id="246"/>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del w:id="247" w:author="Gonzalez Moyano, Ricardo" w:date="2024-09-06T10:37:00Z" w16du:dateUtc="2024-09-06T08:37:00Z">
        <w:r w:rsidRPr="00D022AA" w:rsidDel="00BF49BF">
          <w:delText xml:space="preserve"> This analysis relied on the mean absolute deviation over the median as the sensitivity measure</w:delText>
        </w:r>
      </w:del>
      <w:ins w:id="248" w:author="Gonzalez Moyano, Ricardo" w:date="2024-09-06T12:32:00Z" w16du:dateUtc="2024-09-06T10:32:00Z">
        <w:r w:rsidR="00C42E05">
          <w:t xml:space="preserve"> </w:t>
        </w:r>
      </w:ins>
      <w:ins w:id="249" w:author="Gonzalez Moyano, Ricardo" w:date="2024-09-06T10:37:00Z" w16du:dateUtc="2024-09-06T08:37:00Z">
        <w:r w:rsidR="00BF49BF" w:rsidRPr="00BF49BF">
          <w:t>We used the Average Absolute Deviation (AAD) from the median as the sensitivity measure, which allowed us to quantify the relevance of each variable by measuring how much the prediction changes in response to alterations in a specific variable</w:t>
        </w:r>
      </w:ins>
      <w:ins w:id="250" w:author="Gonzalez Moyano, Ricardo" w:date="2024-09-06T12:32:00Z" w16du:dateUtc="2024-09-06T10:32:00Z">
        <w:r w:rsidR="00C42E05">
          <w:t xml:space="preserve"> (Cortez, P &amp; </w:t>
        </w:r>
        <w:proofErr w:type="spellStart"/>
        <w:r w:rsidR="00C42E05" w:rsidRPr="00BF49BF">
          <w:t>Embrechts</w:t>
        </w:r>
        <w:proofErr w:type="spellEnd"/>
        <w:r w:rsidR="00C42E05" w:rsidRPr="00BF49BF">
          <w:t>, M. J.</w:t>
        </w:r>
        <w:r w:rsidR="00C42E05">
          <w:t>, 2013)</w:t>
        </w:r>
      </w:ins>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the total importance, while for the input, its importance accounts for the remaining </w:t>
      </w:r>
      <w:r w:rsidR="005730F6" w:rsidRPr="00D022AA">
        <w:t>0.47</w:t>
      </w:r>
      <w:r w:rsidR="00C53ECF" w:rsidRPr="00D022AA">
        <w:t>9.</w:t>
      </w:r>
      <w:commentRangeEnd w:id="245"/>
      <w:r w:rsidR="00C83B1E">
        <w:rPr>
          <w:rStyle w:val="Refdecomentario"/>
        </w:rPr>
        <w:commentReference w:id="245"/>
      </w:r>
      <w:commentRangeEnd w:id="246"/>
      <w:r w:rsidR="00935D8C">
        <w:rPr>
          <w:rStyle w:val="Refdecomentario"/>
        </w:rPr>
        <w:commentReference w:id="246"/>
      </w:r>
    </w:p>
    <w:p w14:paraId="270A4720" w14:textId="77777777" w:rsidR="004E2D7E" w:rsidRPr="002C4904" w:rsidRDefault="004E2D7E" w:rsidP="00DD0094">
      <w:pPr>
        <w:spacing w:line="360" w:lineRule="auto"/>
        <w:rPr>
          <w:lang w:val="en-GB"/>
        </w:rPr>
      </w:pPr>
    </w:p>
    <w:p w14:paraId="7B8DC052" w14:textId="70399CF1" w:rsidR="00F33FFA" w:rsidRDefault="00195D16" w:rsidP="00DD0094">
      <w:pPr>
        <w:spacing w:line="360" w:lineRule="auto"/>
      </w:pPr>
      <w:r w:rsidRPr="00195D16">
        <w:t xml:space="preserve">In the following section, we </w:t>
      </w:r>
      <w:del w:id="251" w:author="Jose Luis Zofio Prieto" w:date="2024-09-03T15:03:00Z">
        <w:r w:rsidRPr="00195D16" w:rsidDel="00B91AB5">
          <w:delText xml:space="preserve">will </w:delText>
        </w:r>
      </w:del>
      <w:r w:rsidRPr="00195D16">
        <w:t xml:space="preserve">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24B62569" w:rsidR="00FA71DD" w:rsidRDefault="00FA71DD" w:rsidP="00FA71DD">
      <w:pPr>
        <w:spacing w:line="360" w:lineRule="auto"/>
      </w:pPr>
      <w:r>
        <w:t xml:space="preserve">In this section, we </w:t>
      </w:r>
      <w:del w:id="252" w:author="Jose Luis Zofio Prieto" w:date="2024-09-03T15:04:00Z">
        <w:r w:rsidDel="00B91AB5">
          <w:delText xml:space="preserve">will </w:delText>
        </w:r>
      </w:del>
      <w:r>
        <w:t xml:space="preserve">exemplify the application of our novel algorithm to a dataset sourced from a public service. </w:t>
      </w:r>
      <w:del w:id="253" w:author="Jose Luis Zofio Prieto" w:date="2024-09-03T15:04:00Z">
        <w:r w:rsidR="00AE2E01" w:rsidDel="00B91AB5">
          <w:delText xml:space="preserve">In particular, </w:delText>
        </w:r>
      </w:del>
      <w:ins w:id="254" w:author="Jose Luis Zofio Prieto" w:date="2024-09-03T15:04:00Z">
        <w:r w:rsidR="00B91AB5">
          <w:t xml:space="preserve">To </w:t>
        </w:r>
      </w:ins>
      <w:del w:id="255" w:author="Jose Luis Zofio Prieto" w:date="2024-09-03T15:04:00Z">
        <w:r w:rsidR="00AE2E01" w:rsidDel="00B91AB5">
          <w:delText>t</w:delText>
        </w:r>
        <w:r w:rsidDel="00B91AB5">
          <w:delText xml:space="preserve">o </w:delText>
        </w:r>
      </w:del>
      <w:r>
        <w:t xml:space="preserve">illustrate </w:t>
      </w:r>
      <w:del w:id="256" w:author="Jose Luis Zofio Prieto" w:date="2024-09-03T15:04:00Z">
        <w:r w:rsidDel="00B91AB5">
          <w:delText xml:space="preserve">our </w:delText>
        </w:r>
      </w:del>
      <w:ins w:id="257" w:author="Jose Luis Zofio Prieto" w:date="2024-09-03T15:04:00Z">
        <w:r w:rsidR="00B91AB5">
          <w:t xml:space="preserve">the new </w:t>
        </w:r>
      </w:ins>
      <w:r>
        <w:t xml:space="preserve">methodology, we </w:t>
      </w:r>
      <w:del w:id="258" w:author="Jose Luis Zofio Prieto" w:date="2024-09-03T15:04:00Z">
        <w:r w:rsidDel="00B91AB5">
          <w:delText xml:space="preserve">will </w:delText>
        </w:r>
      </w:del>
      <w:del w:id="259" w:author="Jose Luis Zofio Prieto" w:date="2024-09-03T15:13:00Z">
        <w:r w:rsidDel="00D40BC1">
          <w:delText>utilize</w:delText>
        </w:r>
      </w:del>
      <w:ins w:id="260" w:author="Jose Luis Zofio Prieto" w:date="2024-09-03T15:13:00Z">
        <w:r w:rsidR="00D40BC1">
          <w:t>use</w:t>
        </w:r>
      </w:ins>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51D5DE07" w:rsidR="006152FB" w:rsidRPr="00D022AA" w:rsidDel="00935D8C" w:rsidRDefault="006A31B8" w:rsidP="00DD0094">
      <w:pPr>
        <w:spacing w:line="360" w:lineRule="auto"/>
        <w:rPr>
          <w:del w:id="261" w:author="Gonzalez Moyano, Ricardo" w:date="2024-09-06T10:52:00Z" w16du:dateUtc="2024-09-06T08:52:00Z"/>
        </w:rPr>
      </w:pPr>
      <w:r w:rsidRPr="00D022AA">
        <w:t xml:space="preserve">Table </w:t>
      </w:r>
      <w:r w:rsidR="00D022AA" w:rsidRPr="00D022AA">
        <w:t>1</w:t>
      </w:r>
      <w:r w:rsidRPr="00D022AA">
        <w:t xml:space="preserve"> shows </w:t>
      </w:r>
      <w:ins w:id="262" w:author="Jose Luis Zofio Prieto" w:date="2024-09-03T15:25:00Z">
        <w:r w:rsidR="00AD7364">
          <w:t xml:space="preserve">descriptive statistics for the sample: </w:t>
        </w:r>
      </w:ins>
      <w:del w:id="263" w:author="Jose Luis Zofio Prieto" w:date="2024-09-03T15:25:00Z">
        <w:r w:rsidRPr="00D022AA" w:rsidDel="00AD7364">
          <w:delText xml:space="preserve">the </w:delText>
        </w:r>
      </w:del>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r w:rsidR="00E44EEB" w:rsidRPr="00D022AA">
        <w:t>.</w:t>
      </w:r>
    </w:p>
    <w:p w14:paraId="4C660BEE" w14:textId="4147FE34" w:rsidR="00F57481" w:rsidDel="00935D8C" w:rsidRDefault="00F57481" w:rsidP="00DD0094">
      <w:pPr>
        <w:spacing w:line="360" w:lineRule="auto"/>
        <w:rPr>
          <w:del w:id="264" w:author="Gonzalez Moyano, Ricardo" w:date="2024-09-06T10:52:00Z" w16du:dateUtc="2024-09-06T08:52:00Z"/>
          <w:highlight w:val="yellow"/>
        </w:rPr>
      </w:pPr>
    </w:p>
    <w:p w14:paraId="739A62FE" w14:textId="69EFCF97" w:rsidR="0056708D" w:rsidRDefault="00F57481" w:rsidP="005C7F7F">
      <w:pPr>
        <w:jc w:val="left"/>
        <w:rPr>
          <w:highlight w:val="yellow"/>
        </w:rPr>
        <w:sectPr w:rsidR="0056708D">
          <w:footerReference w:type="default" r:id="rId101"/>
          <w:pgSz w:w="11906" w:h="16838"/>
          <w:pgMar w:top="1417" w:right="1701" w:bottom="1417" w:left="1701" w:header="708" w:footer="708" w:gutter="0"/>
          <w:cols w:space="708"/>
          <w:docGrid w:linePitch="360"/>
        </w:sectPr>
      </w:pPr>
      <w:del w:id="265" w:author="Gonzalez Moyano, Ricardo" w:date="2024-09-06T10:52:00Z" w16du:dateUtc="2024-09-06T08:52:00Z">
        <w:r w:rsidDel="00935D8C">
          <w:rPr>
            <w:highlight w:val="yellow"/>
          </w:rPr>
          <w:br w:type="page"/>
        </w:r>
      </w:del>
    </w:p>
    <w:p w14:paraId="0176877D" w14:textId="0360D1FA" w:rsidR="00A20704" w:rsidRPr="00A20704" w:rsidRDefault="00A20704" w:rsidP="00A20704">
      <w:pPr>
        <w:jc w:val="left"/>
        <w:rPr>
          <w:highlight w:val="yellow"/>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7E71BA8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t>1</w:t>
      </w:r>
      <w:r>
        <w:fldChar w:fldCharType="end"/>
      </w:r>
      <w:r>
        <w:t xml:space="preserve">.  </w:t>
      </w:r>
      <w:r w:rsidRPr="006A7E58">
        <w:t>Descriptive statistics for the PISA dataset</w:t>
      </w:r>
      <w:ins w:id="266" w:author="Jose Luis Zofio Prieto" w:date="2024-09-03T15:26:00Z">
        <w:r w:rsidR="00AD7364">
          <w:t>, Spanish schools, 2018</w:t>
        </w:r>
      </w:ins>
      <w:r>
        <w:t>.</w:t>
      </w:r>
    </w:p>
    <w:p w14:paraId="1D5CCB49" w14:textId="5AC10D8F"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ins w:id="267" w:author="Jose Luis Zofio Prieto" w:date="2024-09-03T15:43:00Z">
        <w:r w:rsidR="00F55834">
          <w:rPr>
            <w:rFonts w:cs="Times New Roman"/>
          </w:rPr>
          <w:t xml:space="preserve"> </w:t>
        </w:r>
      </w:ins>
      <w:ins w:id="268" w:author="Jose Luis Zofio Prieto" w:date="2024-09-03T15:44:00Z">
        <w:r w:rsidR="00F55834">
          <w:rPr>
            <w:rFonts w:cs="Times New Roman"/>
          </w:rPr>
          <w:t>to classify the schools</w:t>
        </w:r>
      </w:ins>
      <w:r w:rsidRPr="005C1F82">
        <w:rPr>
          <w:rFonts w:cs="Times New Roman"/>
        </w:rPr>
        <w:t xml:space="preserve">: </w:t>
      </w:r>
      <w:ins w:id="269" w:author="Jose Luis Zofio Prieto" w:date="2024-09-03T15:59:00Z">
        <w:r w:rsidR="00407F61">
          <w:rPr>
            <w:rFonts w:cs="Times New Roman"/>
          </w:rPr>
          <w:t>Support Vector Machines (</w:t>
        </w:r>
      </w:ins>
      <w:r w:rsidRPr="005C1F82">
        <w:rPr>
          <w:rFonts w:cs="Times New Roman"/>
        </w:rPr>
        <w:t>SVM</w:t>
      </w:r>
      <w:ins w:id="270" w:author="Jose Luis Zofio Prieto" w:date="2024-09-03T15:59:00Z">
        <w:r w:rsidR="00407F61">
          <w:rPr>
            <w:rFonts w:cs="Times New Roman"/>
          </w:rPr>
          <w:t>)</w:t>
        </w:r>
      </w:ins>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ins w:id="271" w:author="Jose Luis Zofio Prieto" w:date="2024-09-03T15:59:00Z">
        <w:r w:rsidR="00407F61">
          <w:rPr>
            <w:rFonts w:cs="Times New Roman"/>
          </w:rPr>
          <w:t xml:space="preserve"> (NN)</w:t>
        </w:r>
      </w:ins>
      <w:r w:rsidR="00F31AC3" w:rsidRPr="005C1F82">
        <w:rPr>
          <w:rFonts w:cs="Times New Roman"/>
        </w:rPr>
        <w:t xml:space="preserve"> </w:t>
      </w:r>
      <w:del w:id="272" w:author="Jose Luis Zofio Prieto" w:date="2024-09-03T15:59:00Z">
        <w:r w:rsidR="009F4648" w:rsidRPr="005C1F82" w:rsidDel="00407F61">
          <w:rPr>
            <w:rFonts w:cs="Times New Roman"/>
          </w:rPr>
          <w:delText>(Venables and Ripley, 2002)</w:delText>
        </w:r>
        <w:r w:rsidRPr="005C1F82" w:rsidDel="00407F61">
          <w:rPr>
            <w:rFonts w:cs="Times New Roman"/>
          </w:rPr>
          <w:delText xml:space="preserve"> </w:delText>
        </w:r>
      </w:del>
      <w:r w:rsidRPr="005C1F82">
        <w:rPr>
          <w:rFonts w:cs="Times New Roman"/>
        </w:rPr>
        <w:t>with a hidden layer</w:t>
      </w:r>
      <w:ins w:id="273" w:author="Jose Luis Zofio Prieto" w:date="2024-09-03T15:59:00Z">
        <w:r w:rsidR="00407F61">
          <w:rPr>
            <w:rFonts w:cs="Times New Roman"/>
          </w:rPr>
          <w:t xml:space="preserve"> </w:t>
        </w:r>
        <w:r w:rsidR="00407F61" w:rsidRPr="005C1F82">
          <w:rPr>
            <w:rFonts w:cs="Times New Roman"/>
          </w:rPr>
          <w:t>(Venables and Ripley, 2002)</w:t>
        </w:r>
      </w:ins>
      <w:r w:rsidR="0078015D" w:rsidRPr="005C1F82">
        <w:rPr>
          <w:rFonts w:cs="Times New Roman"/>
        </w:rPr>
        <w:t>.</w:t>
      </w:r>
      <w:ins w:id="274" w:author="Jose Luis Zofio Prieto" w:date="2024-09-03T15:59:00Z">
        <w:r w:rsidR="00407F61">
          <w:rPr>
            <w:rFonts w:cs="Times New Roman"/>
          </w:rPr>
          <w:t xml:space="preserve"> </w:t>
        </w:r>
      </w:ins>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275"/>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275"/>
      <w:r w:rsidR="006251EF">
        <w:rPr>
          <w:rStyle w:val="Refdecomentario"/>
        </w:rPr>
        <w:commentReference w:id="275"/>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3C9FE49F"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del w:id="276" w:author="Jose Luis Zofio Prieto" w:date="2024-09-03T15:50:00Z">
        <w:r w:rsidRPr="00D022AA" w:rsidDel="00F55834">
          <w:delText xml:space="preserve">detecting </w:delText>
        </w:r>
      </w:del>
      <w:ins w:id="277" w:author="Jose Luis Zofio Prieto" w:date="2024-09-03T15:50:00Z">
        <w:r w:rsidR="00F55834">
          <w:t>c</w:t>
        </w:r>
      </w:ins>
      <w:ins w:id="278" w:author="Jose Luis Zofio Prieto" w:date="2024-09-03T15:51:00Z">
        <w:r w:rsidR="00F55834">
          <w:t xml:space="preserve">alculating </w:t>
        </w:r>
      </w:ins>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279"/>
      <w:r w:rsidR="00713872" w:rsidRPr="00407F61">
        <w:rPr>
          <w:strike/>
          <w:rPrChange w:id="280" w:author="Jose Luis Zofio Prieto" w:date="2024-09-03T16:05:00Z">
            <w:rPr/>
          </w:rPrChange>
        </w:rPr>
        <w:t>Spearmen</w:t>
      </w:r>
      <w:r w:rsidR="00713872">
        <w:t xml:space="preserve"> </w:t>
      </w:r>
      <w:r w:rsidRPr="00D022AA">
        <w:t xml:space="preserve">Pearson </w:t>
      </w:r>
      <w:commentRangeEnd w:id="279"/>
      <w:r w:rsidR="00407F61">
        <w:rPr>
          <w:rStyle w:val="Refdecomentario"/>
        </w:rPr>
        <w:commentReference w:id="279"/>
      </w:r>
      <w:r w:rsidRPr="00D022AA">
        <w:t xml:space="preserve">correlation between </w:t>
      </w:r>
      <w:r w:rsidR="006857B5" w:rsidRPr="00D022AA">
        <w:t xml:space="preserve">SVM and </w:t>
      </w:r>
      <w:del w:id="281" w:author="Jose Luis Zofio Prieto" w:date="2024-09-03T15:58:00Z">
        <w:r w:rsidR="006857B5" w:rsidRPr="00D022AA" w:rsidDel="00407F61">
          <w:delText>neuronal networks</w:delText>
        </w:r>
      </w:del>
      <w:ins w:id="282" w:author="Jose Luis Zofio Prieto" w:date="2024-09-03T15:58:00Z">
        <w:r w:rsidR="00407F61">
          <w:t>NN</w:t>
        </w:r>
      </w:ins>
      <w:r w:rsidRPr="00D022AA">
        <w:t xml:space="preserve"> scores calculated according to our methodology </w:t>
      </w:r>
      <w:r w:rsidR="00D022AA">
        <w:t>is</w:t>
      </w:r>
      <w:r w:rsidRPr="00D022AA">
        <w:t xml:space="preserve"> </w:t>
      </w:r>
      <w:r w:rsidR="00752BF0" w:rsidRPr="00752BF0">
        <w:t>0.961</w:t>
      </w:r>
      <w:ins w:id="283" w:author="Jose Luis Zofio Prieto" w:date="2024-09-03T16:00:00Z">
        <w:r w:rsidR="00407F61">
          <w:t>, showing the compatibility and robustness of both ML classification methods</w:t>
        </w:r>
      </w:ins>
      <w:r w:rsidR="00464602" w:rsidRPr="00D022AA">
        <w:t>.</w:t>
      </w:r>
      <w:r w:rsidRPr="00D022AA">
        <w:t xml:space="preserve"> </w:t>
      </w:r>
      <w:commentRangeStart w:id="284"/>
      <w:r w:rsidR="00687992">
        <w:t>It is important to note that direct comparison of DEA efficiency scores with those obtained using our novel method is not feasible due to fundamental differences in their underlying principles</w:t>
      </w:r>
      <w:commentRangeEnd w:id="284"/>
      <w:r w:rsidR="00407F61">
        <w:rPr>
          <w:rStyle w:val="Refdecomentario"/>
        </w:rPr>
        <w:commentReference w:id="284"/>
      </w:r>
      <w:r w:rsidR="00687992">
        <w:t xml:space="preserve">. Traditional DEA constructs an enveloping surface that </w:t>
      </w:r>
      <w:del w:id="285" w:author="Jose Luis Zofio Prieto" w:date="2024-09-03T16:01:00Z">
        <w:r w:rsidR="00687992" w:rsidDel="00407F61">
          <w:delText xml:space="preserve">encapsulates </w:delText>
        </w:r>
      </w:del>
      <w:ins w:id="286" w:author="Jose Luis Zofio Prieto" w:date="2024-09-03T16:01:00Z">
        <w:r w:rsidR="00407F61">
          <w:t xml:space="preserve">envelops </w:t>
        </w:r>
      </w:ins>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w:t>
      </w:r>
      <w:r w:rsidR="00B523F8">
        <w:lastRenderedPageBreak/>
        <w:t xml:space="preserve">SVM’s scores and </w:t>
      </w:r>
      <w:r w:rsidR="00504DB9">
        <w:t>traditional</w:t>
      </w:r>
      <w:r w:rsidR="00AA4496">
        <w:t xml:space="preserve"> DEA is </w:t>
      </w:r>
      <w:r w:rsidR="00061B65" w:rsidRPr="00061B65">
        <w:t>0.962</w:t>
      </w:r>
      <w:r w:rsidR="00061B65">
        <w:t xml:space="preserve"> and </w:t>
      </w:r>
      <w:r w:rsidR="006800D0">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287"/>
      <w:commentRangeStart w:id="28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rPr>
          <w:ins w:id="289" w:author="Gonzalez Moyano, Ricardo" w:date="2024-09-06T12:43:00Z"/>
        </w:trPr>
        <w:tc>
          <w:tcPr>
            <w:tcW w:w="2122" w:type="dxa"/>
            <w:tcBorders>
              <w:bottom w:val="single" w:sz="4" w:space="0" w:color="auto"/>
            </w:tcBorders>
          </w:tcPr>
          <w:p w14:paraId="33606C17" w14:textId="77777777" w:rsidR="00CC37AC" w:rsidRDefault="00CC37AC" w:rsidP="00CC37AC">
            <w:pPr>
              <w:rPr>
                <w:ins w:id="290" w:author="Gonzalez Moyano, Ricardo" w:date="2024-09-06T12:43:00Z" w16du:dateUtc="2024-09-06T10:43:00Z"/>
              </w:rPr>
            </w:pPr>
          </w:p>
        </w:tc>
        <w:tc>
          <w:tcPr>
            <w:tcW w:w="711" w:type="dxa"/>
            <w:tcBorders>
              <w:bottom w:val="single" w:sz="4" w:space="0" w:color="auto"/>
            </w:tcBorders>
          </w:tcPr>
          <w:p w14:paraId="151F82A7" w14:textId="7956DB00" w:rsidR="00CC37AC" w:rsidRDefault="00CC37AC" w:rsidP="00CC37AC">
            <w:pPr>
              <w:jc w:val="center"/>
              <w:rPr>
                <w:ins w:id="291" w:author="Gonzalez Moyano, Ricardo" w:date="2024-09-06T12:43:00Z" w16du:dateUtc="2024-09-06T10:43:00Z"/>
              </w:rPr>
            </w:pPr>
            <w:ins w:id="292" w:author="Gonzalez Moyano, Ricardo" w:date="2024-09-06T12:44:00Z" w16du:dateUtc="2024-09-06T10:44:00Z">
              <w:r>
                <w:t>Min.</w:t>
              </w:r>
            </w:ins>
          </w:p>
        </w:tc>
        <w:tc>
          <w:tcPr>
            <w:tcW w:w="1276" w:type="dxa"/>
            <w:tcBorders>
              <w:bottom w:val="single" w:sz="4" w:space="0" w:color="auto"/>
            </w:tcBorders>
          </w:tcPr>
          <w:p w14:paraId="74E40167" w14:textId="141C968C" w:rsidR="00CC37AC" w:rsidRDefault="00CC37AC" w:rsidP="00CC37AC">
            <w:pPr>
              <w:jc w:val="center"/>
              <w:rPr>
                <w:ins w:id="293" w:author="Gonzalez Moyano, Ricardo" w:date="2024-09-06T12:43:00Z" w16du:dateUtc="2024-09-06T10:43:00Z"/>
              </w:rPr>
            </w:pPr>
            <w:ins w:id="294" w:author="Gonzalez Moyano, Ricardo" w:date="2024-09-06T12:44:00Z" w16du:dateUtc="2024-09-06T10:44:00Z">
              <w:r>
                <w:t xml:space="preserve">1st </w:t>
              </w:r>
              <w:proofErr w:type="spellStart"/>
              <w:r>
                <w:t>Quartil</w:t>
              </w:r>
            </w:ins>
            <w:proofErr w:type="spellEnd"/>
          </w:p>
        </w:tc>
        <w:tc>
          <w:tcPr>
            <w:tcW w:w="992" w:type="dxa"/>
            <w:tcBorders>
              <w:bottom w:val="single" w:sz="4" w:space="0" w:color="auto"/>
            </w:tcBorders>
          </w:tcPr>
          <w:p w14:paraId="6A16CA38" w14:textId="27C842F7" w:rsidR="00CC37AC" w:rsidRDefault="00CC37AC" w:rsidP="00CC37AC">
            <w:pPr>
              <w:jc w:val="center"/>
              <w:rPr>
                <w:ins w:id="295" w:author="Gonzalez Moyano, Ricardo" w:date="2024-09-06T12:43:00Z" w16du:dateUtc="2024-09-06T10:43:00Z"/>
              </w:rPr>
            </w:pPr>
            <w:ins w:id="296" w:author="Gonzalez Moyano, Ricardo" w:date="2024-09-06T12:44:00Z" w16du:dateUtc="2024-09-06T10:44:00Z">
              <w:r>
                <w:t>Median</w:t>
              </w:r>
            </w:ins>
          </w:p>
        </w:tc>
        <w:tc>
          <w:tcPr>
            <w:tcW w:w="1134" w:type="dxa"/>
            <w:tcBorders>
              <w:bottom w:val="single" w:sz="4" w:space="0" w:color="auto"/>
            </w:tcBorders>
          </w:tcPr>
          <w:p w14:paraId="0758C5A7" w14:textId="48BDC9DB" w:rsidR="00CC37AC" w:rsidRDefault="00CC37AC" w:rsidP="00CC37AC">
            <w:pPr>
              <w:jc w:val="center"/>
              <w:rPr>
                <w:ins w:id="297" w:author="Gonzalez Moyano, Ricardo" w:date="2024-09-06T12:43:00Z" w16du:dateUtc="2024-09-06T10:43:00Z"/>
              </w:rPr>
            </w:pPr>
            <w:ins w:id="298" w:author="Gonzalez Moyano, Ricardo" w:date="2024-09-06T12:44:00Z" w16du:dateUtc="2024-09-06T10:44:00Z">
              <w:r>
                <w:t>Mean</w:t>
              </w:r>
            </w:ins>
          </w:p>
        </w:tc>
        <w:tc>
          <w:tcPr>
            <w:tcW w:w="1276" w:type="dxa"/>
            <w:tcBorders>
              <w:bottom w:val="single" w:sz="4" w:space="0" w:color="auto"/>
            </w:tcBorders>
          </w:tcPr>
          <w:p w14:paraId="73A33C15" w14:textId="33F5C561" w:rsidR="00CC37AC" w:rsidRDefault="00CC37AC" w:rsidP="00CC37AC">
            <w:pPr>
              <w:jc w:val="center"/>
              <w:rPr>
                <w:ins w:id="299" w:author="Gonzalez Moyano, Ricardo" w:date="2024-09-06T12:43:00Z" w16du:dateUtc="2024-09-06T10:43:00Z"/>
              </w:rPr>
            </w:pPr>
            <w:ins w:id="300" w:author="Gonzalez Moyano, Ricardo" w:date="2024-09-06T12:44:00Z" w16du:dateUtc="2024-09-06T10:44:00Z">
              <w:r>
                <w:t xml:space="preserve">3rd </w:t>
              </w:r>
              <w:proofErr w:type="spellStart"/>
              <w:r>
                <w:t>Quartil</w:t>
              </w:r>
            </w:ins>
            <w:proofErr w:type="spellEnd"/>
          </w:p>
        </w:tc>
        <w:tc>
          <w:tcPr>
            <w:tcW w:w="986" w:type="dxa"/>
            <w:tcBorders>
              <w:bottom w:val="single" w:sz="4" w:space="0" w:color="auto"/>
            </w:tcBorders>
          </w:tcPr>
          <w:p w14:paraId="5844D61B" w14:textId="76A1E683" w:rsidR="00CC37AC" w:rsidRDefault="00CC37AC" w:rsidP="00CC37AC">
            <w:pPr>
              <w:jc w:val="center"/>
              <w:rPr>
                <w:ins w:id="301" w:author="Gonzalez Moyano, Ricardo" w:date="2024-09-06T12:43:00Z" w16du:dateUtc="2024-09-06T10:43:00Z"/>
              </w:rPr>
            </w:pPr>
            <w:ins w:id="302" w:author="Gonzalez Moyano, Ricardo" w:date="2024-09-06T12:44:00Z" w16du:dateUtc="2024-09-06T10:44:00Z">
              <w:r>
                <w:t>Max.</w:t>
              </w:r>
            </w:ins>
          </w:p>
        </w:tc>
      </w:tr>
      <w:tr w:rsidR="00CC37AC" w14:paraId="0ED4B2DA" w14:textId="77777777" w:rsidTr="00D022AA">
        <w:tc>
          <w:tcPr>
            <w:tcW w:w="2122" w:type="dxa"/>
            <w:tcBorders>
              <w:bottom w:val="single" w:sz="4" w:space="0" w:color="auto"/>
            </w:tcBorders>
          </w:tcPr>
          <w:p w14:paraId="2A931FCB" w14:textId="1EAE8D39" w:rsidR="00CC37AC" w:rsidRDefault="00CC37AC" w:rsidP="00CC37AC">
            <w:ins w:id="303" w:author="Gonzalez Moyano, Ricardo" w:date="2024-09-06T12:44:00Z" w16du:dateUtc="2024-09-06T10:44:00Z">
              <w:r w:rsidRPr="00CC37AC">
                <w:t>DEA radial model</w:t>
              </w:r>
            </w:ins>
          </w:p>
        </w:tc>
        <w:tc>
          <w:tcPr>
            <w:tcW w:w="711" w:type="dxa"/>
            <w:tcBorders>
              <w:bottom w:val="single" w:sz="4" w:space="0" w:color="auto"/>
            </w:tcBorders>
          </w:tcPr>
          <w:p w14:paraId="693782BD" w14:textId="23CAB306" w:rsidR="00CC37AC" w:rsidRDefault="00CC37AC" w:rsidP="00CC37AC">
            <w:pPr>
              <w:jc w:val="center"/>
            </w:pPr>
            <w:ins w:id="304" w:author="Gonzalez Moyano, Ricardo" w:date="2024-09-06T12:45:00Z" w16du:dateUtc="2024-09-06T10:45:00Z">
              <w:r>
                <w:t>1.00</w:t>
              </w:r>
            </w:ins>
          </w:p>
        </w:tc>
        <w:tc>
          <w:tcPr>
            <w:tcW w:w="1276" w:type="dxa"/>
            <w:tcBorders>
              <w:bottom w:val="single" w:sz="4" w:space="0" w:color="auto"/>
            </w:tcBorders>
          </w:tcPr>
          <w:p w14:paraId="119F7E41" w14:textId="1DCBE055" w:rsidR="00CC37AC" w:rsidRDefault="00CC37AC" w:rsidP="00CC37AC">
            <w:pPr>
              <w:jc w:val="center"/>
            </w:pPr>
            <w:ins w:id="305" w:author="Gonzalez Moyano, Ricardo" w:date="2024-09-06T12:45:00Z" w16du:dateUtc="2024-09-06T10:45:00Z">
              <w:r w:rsidRPr="00CC37AC">
                <w:t>1.058</w:t>
              </w:r>
            </w:ins>
          </w:p>
        </w:tc>
        <w:tc>
          <w:tcPr>
            <w:tcW w:w="992" w:type="dxa"/>
            <w:tcBorders>
              <w:bottom w:val="single" w:sz="4" w:space="0" w:color="auto"/>
            </w:tcBorders>
          </w:tcPr>
          <w:p w14:paraId="2EBB452D" w14:textId="53FC373D" w:rsidR="00CC37AC" w:rsidRDefault="00CC37AC" w:rsidP="00CC37AC">
            <w:pPr>
              <w:jc w:val="center"/>
            </w:pPr>
            <w:ins w:id="306" w:author="Gonzalez Moyano, Ricardo" w:date="2024-09-06T12:45:00Z" w16du:dateUtc="2024-09-06T10:45:00Z">
              <w:r w:rsidRPr="00CC37AC">
                <w:t>1.096</w:t>
              </w:r>
            </w:ins>
          </w:p>
        </w:tc>
        <w:tc>
          <w:tcPr>
            <w:tcW w:w="1134" w:type="dxa"/>
            <w:tcBorders>
              <w:bottom w:val="single" w:sz="4" w:space="0" w:color="auto"/>
            </w:tcBorders>
          </w:tcPr>
          <w:p w14:paraId="6159A6B6" w14:textId="4DF5C405" w:rsidR="00CC37AC" w:rsidRDefault="00CC37AC" w:rsidP="00CC37AC">
            <w:pPr>
              <w:jc w:val="center"/>
            </w:pPr>
            <w:ins w:id="307" w:author="Gonzalez Moyano, Ricardo" w:date="2024-09-06T12:45:00Z" w16du:dateUtc="2024-09-06T10:45:00Z">
              <w:r w:rsidRPr="00CC37AC">
                <w:t>1.101</w:t>
              </w:r>
            </w:ins>
          </w:p>
        </w:tc>
        <w:tc>
          <w:tcPr>
            <w:tcW w:w="1276" w:type="dxa"/>
            <w:tcBorders>
              <w:bottom w:val="single" w:sz="4" w:space="0" w:color="auto"/>
            </w:tcBorders>
          </w:tcPr>
          <w:p w14:paraId="475D8C61" w14:textId="6E56B2D1" w:rsidR="00CC37AC" w:rsidRDefault="00CC37AC" w:rsidP="00CC37AC">
            <w:pPr>
              <w:jc w:val="center"/>
            </w:pPr>
            <w:ins w:id="308" w:author="Gonzalez Moyano, Ricardo" w:date="2024-09-06T12:45:00Z" w16du:dateUtc="2024-09-06T10:45:00Z">
              <w:r w:rsidRPr="00CC37AC">
                <w:t>1.136</w:t>
              </w:r>
            </w:ins>
          </w:p>
        </w:tc>
        <w:tc>
          <w:tcPr>
            <w:tcW w:w="986" w:type="dxa"/>
            <w:tcBorders>
              <w:bottom w:val="single" w:sz="4" w:space="0" w:color="auto"/>
            </w:tcBorders>
          </w:tcPr>
          <w:p w14:paraId="6ADF2D2B" w14:textId="3D014E03" w:rsidR="00CC37AC" w:rsidRDefault="00CC37AC" w:rsidP="00CC37AC">
            <w:pPr>
              <w:jc w:val="center"/>
            </w:pPr>
            <w:ins w:id="309" w:author="Gonzalez Moyano, Ricardo" w:date="2024-09-06T12:45:00Z" w16du:dateUtc="2024-09-06T10:45:00Z">
              <w:r w:rsidRPr="00CC37AC">
                <w:t>1.348</w:t>
              </w:r>
            </w:ins>
          </w:p>
        </w:tc>
      </w:tr>
      <w:tr w:rsidR="00684C02" w14:paraId="14BD3407" w14:textId="77777777" w:rsidTr="00D022AA">
        <w:trPr>
          <w:ins w:id="310" w:author="Gonzalez Moyano, Ricardo" w:date="2024-09-06T12:58:00Z"/>
        </w:trPr>
        <w:tc>
          <w:tcPr>
            <w:tcW w:w="2122" w:type="dxa"/>
            <w:tcBorders>
              <w:bottom w:val="single" w:sz="4" w:space="0" w:color="auto"/>
            </w:tcBorders>
          </w:tcPr>
          <w:p w14:paraId="59EBFA37" w14:textId="2C5419BE" w:rsidR="00684C02" w:rsidRPr="00CC37AC" w:rsidRDefault="00684C02" w:rsidP="00CC37AC">
            <w:pPr>
              <w:rPr>
                <w:ins w:id="311" w:author="Gonzalez Moyano, Ricardo" w:date="2024-09-06T12:58:00Z" w16du:dateUtc="2024-09-06T10:58:00Z"/>
              </w:rPr>
            </w:pPr>
            <w:ins w:id="312" w:author="Gonzalez Moyano, Ricardo" w:date="2024-09-06T12:59:00Z" w16du:dateUtc="2024-09-06T10:59:00Z">
              <w:r>
                <w:t>DEA super efficiency</w:t>
              </w:r>
            </w:ins>
          </w:p>
        </w:tc>
        <w:tc>
          <w:tcPr>
            <w:tcW w:w="711" w:type="dxa"/>
            <w:tcBorders>
              <w:bottom w:val="single" w:sz="4" w:space="0" w:color="auto"/>
            </w:tcBorders>
          </w:tcPr>
          <w:p w14:paraId="4CEAE519" w14:textId="0AEC8D70" w:rsidR="00684C02" w:rsidRDefault="00684C02" w:rsidP="00CC37AC">
            <w:pPr>
              <w:jc w:val="center"/>
              <w:rPr>
                <w:ins w:id="313" w:author="Gonzalez Moyano, Ricardo" w:date="2024-09-06T12:58:00Z" w16du:dateUtc="2024-09-06T10:58:00Z"/>
              </w:rPr>
            </w:pPr>
            <w:ins w:id="314" w:author="Gonzalez Moyano, Ricardo" w:date="2024-09-06T12:59:00Z" w16du:dateUtc="2024-09-06T10:59:00Z">
              <w:r>
                <w:t>0.899</w:t>
              </w:r>
            </w:ins>
          </w:p>
        </w:tc>
        <w:tc>
          <w:tcPr>
            <w:tcW w:w="1276" w:type="dxa"/>
            <w:tcBorders>
              <w:bottom w:val="single" w:sz="4" w:space="0" w:color="auto"/>
            </w:tcBorders>
          </w:tcPr>
          <w:p w14:paraId="6A63D71B" w14:textId="6B72619E" w:rsidR="00684C02" w:rsidRPr="00CC37AC" w:rsidRDefault="00684C02" w:rsidP="00CC37AC">
            <w:pPr>
              <w:jc w:val="center"/>
              <w:rPr>
                <w:ins w:id="315" w:author="Gonzalez Moyano, Ricardo" w:date="2024-09-06T12:58:00Z" w16du:dateUtc="2024-09-06T10:58:00Z"/>
              </w:rPr>
            </w:pPr>
            <w:ins w:id="316" w:author="Gonzalez Moyano, Ricardo" w:date="2024-09-06T12:59:00Z" w16du:dateUtc="2024-09-06T10:59:00Z">
              <w:r>
                <w:t>1.060</w:t>
              </w:r>
            </w:ins>
          </w:p>
        </w:tc>
        <w:tc>
          <w:tcPr>
            <w:tcW w:w="992" w:type="dxa"/>
            <w:tcBorders>
              <w:bottom w:val="single" w:sz="4" w:space="0" w:color="auto"/>
            </w:tcBorders>
          </w:tcPr>
          <w:p w14:paraId="13401DA6" w14:textId="5A8D5F0C" w:rsidR="00684C02" w:rsidRPr="00CC37AC" w:rsidRDefault="00684C02" w:rsidP="00CC37AC">
            <w:pPr>
              <w:jc w:val="center"/>
              <w:rPr>
                <w:ins w:id="317" w:author="Gonzalez Moyano, Ricardo" w:date="2024-09-06T12:58:00Z" w16du:dateUtc="2024-09-06T10:58:00Z"/>
              </w:rPr>
            </w:pPr>
            <w:ins w:id="318" w:author="Gonzalez Moyano, Ricardo" w:date="2024-09-06T12:59:00Z" w16du:dateUtc="2024-09-06T10:59:00Z">
              <w:r>
                <w:t>1.097</w:t>
              </w:r>
            </w:ins>
          </w:p>
        </w:tc>
        <w:tc>
          <w:tcPr>
            <w:tcW w:w="1134" w:type="dxa"/>
            <w:tcBorders>
              <w:bottom w:val="single" w:sz="4" w:space="0" w:color="auto"/>
            </w:tcBorders>
          </w:tcPr>
          <w:p w14:paraId="1DBE1FEE" w14:textId="7EC550A2" w:rsidR="00684C02" w:rsidRPr="00CC37AC" w:rsidRDefault="00684C02" w:rsidP="00CC37AC">
            <w:pPr>
              <w:jc w:val="center"/>
              <w:rPr>
                <w:ins w:id="319" w:author="Gonzalez Moyano, Ricardo" w:date="2024-09-06T12:58:00Z" w16du:dateUtc="2024-09-06T10:58:00Z"/>
              </w:rPr>
            </w:pPr>
            <w:ins w:id="320" w:author="Gonzalez Moyano, Ricardo" w:date="2024-09-06T12:59:00Z" w16du:dateUtc="2024-09-06T10:59:00Z">
              <w:r>
                <w:t>1.100</w:t>
              </w:r>
            </w:ins>
          </w:p>
        </w:tc>
        <w:tc>
          <w:tcPr>
            <w:tcW w:w="1276" w:type="dxa"/>
            <w:tcBorders>
              <w:bottom w:val="single" w:sz="4" w:space="0" w:color="auto"/>
            </w:tcBorders>
          </w:tcPr>
          <w:p w14:paraId="21DBB0E6" w14:textId="78702A59" w:rsidR="00684C02" w:rsidRPr="00CC37AC" w:rsidRDefault="00684C02" w:rsidP="00CC37AC">
            <w:pPr>
              <w:jc w:val="center"/>
              <w:rPr>
                <w:ins w:id="321" w:author="Gonzalez Moyano, Ricardo" w:date="2024-09-06T12:58:00Z" w16du:dateUtc="2024-09-06T10:58:00Z"/>
              </w:rPr>
            </w:pPr>
            <w:ins w:id="322" w:author="Gonzalez Moyano, Ricardo" w:date="2024-09-06T12:59:00Z" w16du:dateUtc="2024-09-06T10:59:00Z">
              <w:r>
                <w:t>1.137</w:t>
              </w:r>
            </w:ins>
          </w:p>
        </w:tc>
        <w:tc>
          <w:tcPr>
            <w:tcW w:w="986" w:type="dxa"/>
            <w:tcBorders>
              <w:bottom w:val="single" w:sz="4" w:space="0" w:color="auto"/>
            </w:tcBorders>
          </w:tcPr>
          <w:p w14:paraId="041E2D51" w14:textId="3486B1EB" w:rsidR="00684C02" w:rsidRPr="00CC37AC" w:rsidRDefault="00684C02" w:rsidP="00CC37AC">
            <w:pPr>
              <w:jc w:val="center"/>
              <w:rPr>
                <w:ins w:id="323" w:author="Gonzalez Moyano, Ricardo" w:date="2024-09-06T12:58:00Z" w16du:dateUtc="2024-09-06T10:58:00Z"/>
              </w:rPr>
            </w:pPr>
            <w:ins w:id="324" w:author="Gonzalez Moyano, Ricardo" w:date="2024-09-06T12:59:00Z" w16du:dateUtc="2024-09-06T10:59:00Z">
              <w:r>
                <w:t>1.348</w:t>
              </w:r>
            </w:ins>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287"/>
    <w:p w14:paraId="4E3CA41C" w14:textId="77777777" w:rsidR="0001153A" w:rsidRDefault="00407F61" w:rsidP="0001153A">
      <w:pPr>
        <w:pStyle w:val="Descripcin"/>
        <w:jc w:val="center"/>
      </w:pPr>
      <w:r>
        <w:rPr>
          <w:rStyle w:val="Refdecomentario"/>
          <w:i w:val="0"/>
          <w:iCs w:val="0"/>
          <w:color w:val="auto"/>
        </w:rPr>
        <w:commentReference w:id="287"/>
      </w:r>
      <w:commentRangeEnd w:id="288"/>
      <w:r w:rsidR="00684C02">
        <w:rPr>
          <w:rStyle w:val="Refdecomentario"/>
          <w:i w:val="0"/>
          <w:iCs w:val="0"/>
          <w:color w:val="auto"/>
        </w:rPr>
        <w:commentReference w:id="288"/>
      </w:r>
    </w:p>
    <w:p w14:paraId="580FF33A" w14:textId="07124C03" w:rsidR="00BE36BC" w:rsidRPr="0001153A" w:rsidRDefault="0001153A" w:rsidP="0001153A">
      <w:pPr>
        <w:pStyle w:val="Descripcin"/>
        <w:jc w:val="center"/>
        <w:rPr>
          <w:highlight w:val="yellow"/>
          <w:lang w:val="en-GB"/>
        </w:rPr>
      </w:pPr>
      <w:r>
        <w:t>Tabl</w:t>
      </w:r>
      <w:r w:rsidR="006B75B5">
        <w:t>e</w:t>
      </w:r>
      <w:r w:rsidR="00D022AA">
        <w:t xml:space="preserve"> 2</w:t>
      </w:r>
      <w:r>
        <w:t xml:space="preserve">. </w:t>
      </w:r>
      <w:r w:rsidRPr="008B405A">
        <w:t>Descriptive statistics of the scores</w:t>
      </w:r>
      <w:r w:rsidR="00D022AA">
        <w:t xml:space="preserve"> for SVM and NN</w:t>
      </w:r>
    </w:p>
    <w:p w14:paraId="1D334FD0" w14:textId="77777777" w:rsidR="000F2670" w:rsidRDefault="000F2670" w:rsidP="00DD0094">
      <w:pPr>
        <w:spacing w:line="360" w:lineRule="auto"/>
        <w:rPr>
          <w:highlight w:val="yellow"/>
          <w:lang w:val="en-GB"/>
        </w:rPr>
      </w:pPr>
    </w:p>
    <w:p w14:paraId="466903BE" w14:textId="47B00433"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ins w:id="325" w:author="Jose Luis Zofio Prieto" w:date="2024-09-03T16:06:00Z">
        <w:r w:rsidR="00407F61">
          <w:rPr>
            <w:noProof/>
          </w:rPr>
          <w:t xml:space="preserve">selected </w:t>
        </w:r>
      </w:ins>
      <w:r w:rsidRPr="006968B4">
        <w:rPr>
          <w:noProof/>
        </w:rPr>
        <w:t xml:space="preserve">ML models using our methodology. </w:t>
      </w:r>
      <w:r w:rsidR="006968B4" w:rsidRPr="006968B4">
        <w:rPr>
          <w:noProof/>
        </w:rPr>
        <w:t>T</w:t>
      </w:r>
      <w:r w:rsidRPr="006968B4">
        <w:rPr>
          <w:noProof/>
        </w:rPr>
        <w:t xml:space="preserve">he median and the first quartile of the SVM and </w:t>
      </w:r>
      <w:del w:id="326" w:author="Jose Luis Zofio Prieto" w:date="2024-09-03T17:31:00Z">
        <w:r w:rsidRPr="006968B4" w:rsidDel="005F6ADE">
          <w:rPr>
            <w:noProof/>
          </w:rPr>
          <w:delText xml:space="preserve">neural network </w:delText>
        </w:r>
      </w:del>
      <w:ins w:id="327" w:author="Jose Luis Zofio Prieto" w:date="2024-09-03T17:31:00Z">
        <w:r w:rsidR="005F6ADE">
          <w:rPr>
            <w:noProof/>
          </w:rPr>
          <w:t xml:space="preserve">NN </w:t>
        </w:r>
      </w:ins>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ins w:id="328" w:author="Jose Luis Zofio Prieto" w:date="2024-09-03T16:08:00Z">
        <w:r w:rsidR="00407F61">
          <w:rPr>
            <w:noProof/>
          </w:rPr>
          <w:t xml:space="preserve"> </w:t>
        </w:r>
      </w:ins>
      <w:ins w:id="329" w:author="Jose Luis Zofio Prieto" w:date="2024-09-03T16:12:00Z">
        <w:r w:rsidR="00DB6F45">
          <w:rPr>
            <w:noProof/>
          </w:rPr>
          <w:t xml:space="preserve">The results show </w:t>
        </w:r>
      </w:ins>
      <w:ins w:id="330" w:author="Jose Luis Zofio Prieto" w:date="2024-09-03T16:14:00Z">
        <w:r w:rsidR="00DB6F45">
          <w:rPr>
            <w:noProof/>
          </w:rPr>
          <w:t xml:space="preserve">that </w:t>
        </w:r>
      </w:ins>
      <w:ins w:id="331" w:author="Jose Luis Zofio Prieto" w:date="2024-09-03T16:12:00Z">
        <w:r w:rsidR="00DB6F45">
          <w:rPr>
            <w:noProof/>
          </w:rPr>
          <w:t xml:space="preserve">the </w:t>
        </w:r>
      </w:ins>
      <w:ins w:id="332" w:author="Jose Luis Zofio Prieto" w:date="2024-09-03T16:13:00Z">
        <w:r w:rsidR="00DB6F45">
          <w:rPr>
            <w:noProof/>
          </w:rPr>
          <w:t>DEA</w:t>
        </w:r>
      </w:ins>
      <w:ins w:id="333" w:author="Jose Luis Zofio Prieto" w:date="2024-09-03T16:14:00Z">
        <w:r w:rsidR="00DB6F45">
          <w:rPr>
            <w:noProof/>
          </w:rPr>
          <w:t xml:space="preserve"> production frontier</w:t>
        </w:r>
      </w:ins>
      <w:ins w:id="334" w:author="Jose Luis Zofio Prieto" w:date="2024-09-03T17:28:00Z">
        <w:r w:rsidR="005F6ADE">
          <w:rPr>
            <w:noProof/>
          </w:rPr>
          <w:t xml:space="preserve"> </w:t>
        </w:r>
      </w:ins>
      <w:ins w:id="335" w:author="Jose Luis Zofio Prieto" w:date="2024-09-03T17:29:00Z">
        <w:r w:rsidR="005F6ADE">
          <w:rPr>
            <w:noProof/>
          </w:rPr>
          <w:t xml:space="preserve">is </w:t>
        </w:r>
      </w:ins>
      <w:ins w:id="336" w:author="Jose Luis Zofio Prieto" w:date="2024-09-03T17:32:00Z">
        <w:r w:rsidR="005F6ADE">
          <w:rPr>
            <w:noProof/>
          </w:rPr>
          <w:t>‘</w:t>
        </w:r>
      </w:ins>
      <w:ins w:id="337" w:author="Jose Luis Zofio Prieto" w:date="2024-09-03T17:29:00Z">
        <w:r w:rsidR="005F6ADE">
          <w:rPr>
            <w:noProof/>
          </w:rPr>
          <w:t>further away</w:t>
        </w:r>
      </w:ins>
      <w:ins w:id="338" w:author="Jose Luis Zofio Prieto" w:date="2024-09-03T17:32:00Z">
        <w:r w:rsidR="005F6ADE">
          <w:rPr>
            <w:noProof/>
          </w:rPr>
          <w:t>’</w:t>
        </w:r>
      </w:ins>
      <w:ins w:id="339" w:author="Jose Luis Zofio Prieto" w:date="2024-09-03T17:29:00Z">
        <w:r w:rsidR="005F6ADE">
          <w:rPr>
            <w:noProof/>
          </w:rPr>
          <w:t xml:space="preserve"> from the original observations as it is ske</w:t>
        </w:r>
      </w:ins>
      <w:ins w:id="340" w:author="Jose Luis Zofio Prieto" w:date="2024-09-03T17:30:00Z">
        <w:r w:rsidR="005F6ADE">
          <w:rPr>
            <w:noProof/>
          </w:rPr>
          <w:t xml:space="preserve">wed to the right </w:t>
        </w:r>
      </w:ins>
      <w:ins w:id="341" w:author="Jose Luis Zofio Prieto" w:date="2024-09-03T17:32:00Z">
        <w:r w:rsidR="005F6ADE">
          <w:rPr>
            <w:noProof/>
          </w:rPr>
          <w:t xml:space="preserve">when compared to the disttrbutions of the </w:t>
        </w:r>
      </w:ins>
      <w:ins w:id="342" w:author="Jose Luis Zofio Prieto" w:date="2024-09-03T17:30:00Z">
        <w:r w:rsidR="005F6ADE">
          <w:rPr>
            <w:noProof/>
          </w:rPr>
          <w:t>ML classific</w:t>
        </w:r>
      </w:ins>
      <w:ins w:id="343" w:author="Jose Luis Zofio Prieto" w:date="2024-09-03T17:31:00Z">
        <w:r w:rsidR="005F6ADE">
          <w:rPr>
            <w:noProof/>
          </w:rPr>
          <w:t>a</w:t>
        </w:r>
      </w:ins>
      <w:ins w:id="344" w:author="Jose Luis Zofio Prieto" w:date="2024-09-03T17:30:00Z">
        <w:r w:rsidR="005F6ADE">
          <w:rPr>
            <w:noProof/>
          </w:rPr>
          <w:t xml:space="preserve">tion </w:t>
        </w:r>
      </w:ins>
      <w:ins w:id="345" w:author="Jose Luis Zofio Prieto" w:date="2024-09-03T17:31:00Z">
        <w:r w:rsidR="005F6ADE">
          <w:rPr>
            <w:noProof/>
          </w:rPr>
          <w:t>meth</w:t>
        </w:r>
      </w:ins>
      <w:ins w:id="346" w:author="Jose Luis Zofio Prieto" w:date="2024-09-03T17:32:00Z">
        <w:r w:rsidR="005F6ADE">
          <w:rPr>
            <w:noProof/>
          </w:rPr>
          <w:t>o</w:t>
        </w:r>
      </w:ins>
      <w:ins w:id="347" w:author="Jose Luis Zofio Prieto" w:date="2024-09-03T17:31:00Z">
        <w:r w:rsidR="005F6ADE">
          <w:rPr>
            <w:noProof/>
          </w:rPr>
          <w:t>ds</w:t>
        </w:r>
      </w:ins>
      <w:ins w:id="348" w:author="Jose Luis Zofio Prieto" w:date="2024-09-03T16:14:00Z">
        <w:r w:rsidR="00DB6F45">
          <w:rPr>
            <w:noProof/>
          </w:rPr>
          <w:t xml:space="preserve">. </w:t>
        </w:r>
        <w:commentRangeStart w:id="349"/>
        <w:commentRangeStart w:id="350"/>
        <w:r w:rsidR="00DB6F45">
          <w:rPr>
            <w:noProof/>
          </w:rPr>
          <w:t xml:space="preserve">Also note </w:t>
        </w:r>
      </w:ins>
      <w:ins w:id="351" w:author="Jose Luis Zofio Prieto" w:date="2024-09-03T16:08:00Z">
        <w:r w:rsidR="00407F61">
          <w:rPr>
            <w:noProof/>
          </w:rPr>
          <w:t>that the effi</w:t>
        </w:r>
      </w:ins>
      <w:ins w:id="352" w:author="Jose Luis Zofio Prieto" w:date="2024-09-03T16:11:00Z">
        <w:r w:rsidR="00DB6F45">
          <w:rPr>
            <w:noProof/>
          </w:rPr>
          <w:t>ci</w:t>
        </w:r>
      </w:ins>
      <w:ins w:id="353" w:author="Jose Luis Zofio Prieto" w:date="2024-09-03T16:08:00Z">
        <w:r w:rsidR="00407F61">
          <w:rPr>
            <w:noProof/>
          </w:rPr>
          <w:t>ency scores can be smaller than one</w:t>
        </w:r>
      </w:ins>
      <w:ins w:id="354" w:author="Jose Luis Zofio Prieto" w:date="2024-09-03T17:46:00Z">
        <w:r w:rsidR="005A3733">
          <w:rPr>
            <w:noProof/>
          </w:rPr>
          <w:t xml:space="preserve"> for DEA</w:t>
        </w:r>
      </w:ins>
      <w:ins w:id="355" w:author="Jose Luis Zofio Prieto" w:date="2024-09-03T16:08:00Z">
        <w:r w:rsidR="00407F61">
          <w:rPr>
            <w:noProof/>
          </w:rPr>
          <w:t>, correspoding to the super</w:t>
        </w:r>
      </w:ins>
      <w:ins w:id="356" w:author="Jose Luis Zofio Prieto" w:date="2024-09-03T16:09:00Z">
        <w:r w:rsidR="00407F61">
          <w:rPr>
            <w:noProof/>
          </w:rPr>
          <w:t xml:space="preserve">efficiency calculations </w:t>
        </w:r>
        <w:r w:rsidR="00DB6F45">
          <w:rPr>
            <w:noProof/>
          </w:rPr>
          <w:t>for the efficient DMUs.</w:t>
        </w:r>
      </w:ins>
      <w:ins w:id="357" w:author="Jose Luis Zofio Prieto" w:date="2024-09-03T16:08:00Z">
        <w:r w:rsidR="00407F61">
          <w:rPr>
            <w:noProof/>
          </w:rPr>
          <w:t xml:space="preserve"> </w:t>
        </w:r>
      </w:ins>
      <w:commentRangeEnd w:id="349"/>
      <w:ins w:id="358" w:author="Jose Luis Zofio Prieto" w:date="2024-09-03T17:46:00Z">
        <w:r w:rsidR="005A3733">
          <w:rPr>
            <w:rStyle w:val="Refdecomentario"/>
          </w:rPr>
          <w:commentReference w:id="349"/>
        </w:r>
      </w:ins>
      <w:commentRangeEnd w:id="350"/>
      <w:r w:rsidR="006E6FAF">
        <w:rPr>
          <w:rStyle w:val="Refdecomentario"/>
        </w:rPr>
        <w:commentReference w:id="350"/>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E73F0F" w:rsidRDefault="007D20AA" w:rsidP="00E73F0F">
      <w:pPr>
        <w:pStyle w:val="Descripcin"/>
        <w:ind w:left="708" w:hanging="708"/>
        <w:jc w:val="center"/>
        <w:rPr>
          <w:noProof/>
          <w:highlight w:val="yellow"/>
          <w:lang w:val="en-GB"/>
        </w:rPr>
      </w:pPr>
      <w:commentRangeStart w:id="359"/>
      <w:commentRangeStart w:id="360"/>
      <w:r>
        <w:t xml:space="preserve">Figure 7. </w:t>
      </w:r>
      <w:r w:rsidR="00E73F0F" w:rsidRPr="00E73F0F">
        <w:t>Kernel density estimation of the scores</w:t>
      </w:r>
      <w:r w:rsidR="00357AF0">
        <w:t>.</w:t>
      </w:r>
      <w:commentRangeEnd w:id="359"/>
      <w:r w:rsidR="00DB6F45">
        <w:rPr>
          <w:rStyle w:val="Refdecomentario"/>
          <w:i w:val="0"/>
          <w:iCs w:val="0"/>
          <w:color w:val="auto"/>
        </w:rPr>
        <w:commentReference w:id="359"/>
      </w:r>
      <w:commentRangeEnd w:id="360"/>
      <w:r w:rsidR="009621B3">
        <w:rPr>
          <w:rStyle w:val="Refdecomentario"/>
          <w:i w:val="0"/>
          <w:iCs w:val="0"/>
          <w:color w:val="auto"/>
        </w:rPr>
        <w:commentReference w:id="360"/>
      </w:r>
    </w:p>
    <w:p w14:paraId="7C93499C" w14:textId="77777777" w:rsidR="00526070" w:rsidRPr="007069AA" w:rsidRDefault="00526070" w:rsidP="00A00CA6">
      <w:pPr>
        <w:spacing w:line="360" w:lineRule="auto"/>
        <w:rPr>
          <w:noProof/>
          <w:lang w:val="en-GB"/>
        </w:rPr>
      </w:pPr>
    </w:p>
    <w:p w14:paraId="2B8F6044" w14:textId="530943D6"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361"/>
      <w:r w:rsidR="009D7BB7" w:rsidRPr="009D7BB7">
        <w:rPr>
          <w:noProof/>
          <w:lang w:val="en-GB"/>
        </w:rPr>
        <w:t xml:space="preserve">Pareto-efficient </w:t>
      </w:r>
      <w:commentRangeEnd w:id="361"/>
      <w:r w:rsidR="00407F61">
        <w:rPr>
          <w:rStyle w:val="Refdecomentario"/>
        </w:rPr>
        <w:commentReference w:id="361"/>
      </w:r>
      <w:r w:rsidR="009D7BB7" w:rsidRPr="009D7BB7">
        <w:rPr>
          <w:noProof/>
          <w:lang w:val="en-GB"/>
        </w:rPr>
        <w:t xml:space="preserve">DMUs as equally efficient. </w:t>
      </w:r>
      <w:commentRangeStart w:id="362"/>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w:t>
      </w:r>
      <w:del w:id="363" w:author="Jose Luis Zofio Prieto" w:date="2024-09-03T17:54:00Z">
        <w:r w:rsidR="009D7BB7" w:rsidRPr="009D7BB7" w:rsidDel="005A3733">
          <w:rPr>
            <w:noProof/>
            <w:lang w:val="en-GB"/>
          </w:rPr>
          <w:delText xml:space="preserve">Pareto-efficient </w:delText>
        </w:r>
      </w:del>
      <w:r w:rsidR="009D7BB7" w:rsidRPr="009D7BB7">
        <w:rPr>
          <w:noProof/>
          <w:lang w:val="en-GB"/>
        </w:rPr>
        <w:t xml:space="preserve">DMUs </w:t>
      </w:r>
      <w:ins w:id="364" w:author="Jose Luis Zofio Prieto" w:date="2024-09-03T17:54:00Z">
        <w:r w:rsidR="005A3733">
          <w:rPr>
            <w:noProof/>
            <w:lang w:val="en-GB"/>
          </w:rPr>
          <w:t xml:space="preserve">that are classidied as </w:t>
        </w:r>
        <w:r w:rsidR="005A3733" w:rsidRPr="009D7BB7">
          <w:rPr>
            <w:noProof/>
            <w:lang w:val="en-GB"/>
          </w:rPr>
          <w:t xml:space="preserve">Pareto-efficient </w:t>
        </w:r>
        <w:r w:rsidR="00644021">
          <w:rPr>
            <w:noProof/>
            <w:lang w:val="en-GB"/>
          </w:rPr>
          <w:t>by DE</w:t>
        </w:r>
      </w:ins>
      <w:ins w:id="365" w:author="Jose Luis Zofio Prieto" w:date="2024-09-03T17:55:00Z">
        <w:r w:rsidR="00644021">
          <w:rPr>
            <w:noProof/>
            <w:lang w:val="en-GB"/>
          </w:rPr>
          <w:t xml:space="preserve">A as </w:t>
        </w:r>
      </w:ins>
      <w:del w:id="366" w:author="Jose Luis Zofio Prieto" w:date="2024-09-03T17:55:00Z">
        <w:r w:rsidR="009D7BB7" w:rsidRPr="009D7BB7" w:rsidDel="00644021">
          <w:rPr>
            <w:noProof/>
            <w:lang w:val="en-GB"/>
          </w:rPr>
          <w:delText xml:space="preserve">as </w:delText>
        </w:r>
      </w:del>
      <w:r w:rsidR="009D7BB7" w:rsidRPr="009D7BB7">
        <w:rPr>
          <w:noProof/>
          <w:lang w:val="en-GB"/>
        </w:rPr>
        <w:t>inefficient.</w:t>
      </w:r>
      <w:commentRangeEnd w:id="362"/>
      <w:r w:rsidR="005A3733">
        <w:rPr>
          <w:rStyle w:val="Refdecomentario"/>
        </w:rPr>
        <w:commentReference w:id="362"/>
      </w:r>
      <w:r w:rsidR="009D7BB7" w:rsidRPr="009D7BB7">
        <w:rPr>
          <w:noProof/>
          <w:lang w:val="en-GB"/>
        </w:rPr>
        <w:t xml:space="preserve"> </w:t>
      </w:r>
      <w:commentRangeStart w:id="367"/>
      <w:r w:rsidR="009D7BB7" w:rsidRPr="009D7BB7">
        <w:rPr>
          <w:noProof/>
          <w:lang w:val="en-GB"/>
        </w:rPr>
        <w:t xml:space="preserve">This is one of the advantages of applying machine learning techniques: they </w:t>
      </w:r>
      <w:ins w:id="368" w:author="Jose Luis Zofio Prieto" w:date="2024-09-03T17:55:00Z">
        <w:r w:rsidR="00644021">
          <w:rPr>
            <w:noProof/>
            <w:lang w:val="en-GB"/>
          </w:rPr>
          <w:t xml:space="preserve">unveil </w:t>
        </w:r>
      </w:ins>
      <w:del w:id="369" w:author="Jose Luis Zofio Prieto" w:date="2024-09-03T17:55:00Z">
        <w:r w:rsidR="009D7BB7" w:rsidRPr="009D7BB7" w:rsidDel="00644021">
          <w:rPr>
            <w:noProof/>
            <w:lang w:val="en-GB"/>
          </w:rPr>
          <w:delText xml:space="preserve">allow for </w:delText>
        </w:r>
      </w:del>
      <w:ins w:id="370" w:author="Jose Luis Zofio Prieto" w:date="2024-09-03T17:55:00Z">
        <w:r w:rsidR="00644021">
          <w:rPr>
            <w:noProof/>
            <w:lang w:val="en-GB"/>
          </w:rPr>
          <w:t xml:space="preserve">measurement errors of the deterministic DEA based on a single sample </w:t>
        </w:r>
      </w:ins>
      <w:ins w:id="371" w:author="Jose Luis Zofio Prieto" w:date="2024-09-03T17:56:00Z">
        <w:r w:rsidR="00644021">
          <w:rPr>
            <w:noProof/>
            <w:lang w:val="en-GB"/>
          </w:rPr>
          <w:t xml:space="preserve">thereby offering </w:t>
        </w:r>
      </w:ins>
      <w:del w:id="372" w:author="Jose Luis Zofio Prieto" w:date="2024-09-03T17:55:00Z">
        <w:r w:rsidR="009D7BB7" w:rsidRPr="009D7BB7" w:rsidDel="00644021">
          <w:rPr>
            <w:noProof/>
            <w:lang w:val="en-GB"/>
          </w:rPr>
          <w:delText xml:space="preserve">errors </w:delText>
        </w:r>
      </w:del>
      <w:del w:id="373" w:author="Jose Luis Zofio Prieto" w:date="2024-09-03T17:56:00Z">
        <w:r w:rsidR="009D7BB7" w:rsidRPr="009D7BB7" w:rsidDel="00644021">
          <w:rPr>
            <w:noProof/>
            <w:lang w:val="en-GB"/>
          </w:rPr>
          <w:delText xml:space="preserve">in the pursuit of achieving </w:delText>
        </w:r>
      </w:del>
      <w:r w:rsidR="009D7BB7" w:rsidRPr="009D7BB7">
        <w:rPr>
          <w:noProof/>
          <w:lang w:val="en-GB"/>
        </w:rPr>
        <w:t>a better separating frontier, which is more flexible and aims to be more generalizable</w:t>
      </w:r>
      <w:commentRangeEnd w:id="367"/>
      <w:r w:rsidR="005A3733">
        <w:rPr>
          <w:rStyle w:val="Refdecomentario"/>
        </w:rPr>
        <w:commentReference w:id="367"/>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374"/>
      <w:commentRangeStart w:id="375"/>
      <w:r w:rsidR="009D7BB7" w:rsidRPr="009D7BB7">
        <w:rPr>
          <w:noProof/>
          <w:lang w:val="en-GB"/>
        </w:rPr>
        <w:t xml:space="preserve">we present 38 Pareto-efficient DMUs detected by the additive model </w:t>
      </w:r>
      <w:ins w:id="376" w:author="Jose Luis Zofio Prieto" w:date="2024-09-03T18:02:00Z">
        <w:r w:rsidR="00644021">
          <w:rPr>
            <w:noProof/>
            <w:lang w:val="en-GB"/>
          </w:rPr>
          <w:t xml:space="preserve">(with an unitary effeincy score) </w:t>
        </w:r>
      </w:ins>
      <w:r w:rsidR="009D7BB7" w:rsidRPr="009D7BB7">
        <w:rPr>
          <w:noProof/>
          <w:lang w:val="en-GB"/>
        </w:rPr>
        <w:t>and the scores achieved with our methodology</w:t>
      </w:r>
      <w:commentRangeEnd w:id="374"/>
      <w:r w:rsidR="00644021">
        <w:rPr>
          <w:rStyle w:val="Refdecomentario"/>
        </w:rPr>
        <w:commentReference w:id="374"/>
      </w:r>
      <w:commentRangeEnd w:id="375"/>
      <w:r w:rsidR="006E6FAF">
        <w:rPr>
          <w:rStyle w:val="Refdecomentario"/>
        </w:rPr>
        <w:commentReference w:id="375"/>
      </w:r>
      <w:r w:rsidR="009D7BB7" w:rsidRPr="009D7BB7">
        <w:rPr>
          <w:noProof/>
          <w:lang w:val="en-GB"/>
        </w:rPr>
        <w:t>. Many of these DMUs have scores below 1</w:t>
      </w:r>
      <w:del w:id="377" w:author="Jose Luis Zofio Prieto" w:date="2024-09-03T17:58:00Z">
        <w:r w:rsidR="009D7BB7" w:rsidRPr="009D7BB7" w:rsidDel="00644021">
          <w:rPr>
            <w:noProof/>
            <w:lang w:val="en-GB"/>
          </w:rPr>
          <w:delText>,</w:delText>
        </w:r>
      </w:del>
      <w:ins w:id="378" w:author="Jose Luis Zofio Prieto" w:date="2024-09-03T17:58:00Z">
        <w:r w:rsidR="00644021">
          <w:rPr>
            <w:noProof/>
            <w:lang w:val="en-GB"/>
          </w:rPr>
          <w:t xml:space="preserve"> based on ML </w:t>
        </w:r>
      </w:ins>
      <w:del w:id="379" w:author="Jose Luis Zofio Prieto" w:date="2024-09-03T17:58:00Z">
        <w:r w:rsidR="009D7BB7" w:rsidRPr="009D7BB7" w:rsidDel="00644021">
          <w:rPr>
            <w:noProof/>
            <w:lang w:val="en-GB"/>
          </w:rPr>
          <w:delText xml:space="preserve"> </w:delText>
        </w:r>
      </w:del>
      <w:ins w:id="380" w:author="Jose Luis Zofio Prieto" w:date="2024-09-03T17:58:00Z">
        <w:r w:rsidR="00644021">
          <w:rPr>
            <w:noProof/>
            <w:lang w:val="en-GB"/>
          </w:rPr>
          <w:t xml:space="preserve">classification methods. </w:t>
        </w:r>
      </w:ins>
      <w:del w:id="381" w:author="Jose Luis Zofio Prieto" w:date="2024-09-03T17:58:00Z">
        <w:r w:rsidR="009D7BB7" w:rsidRPr="009D7BB7" w:rsidDel="00644021">
          <w:rPr>
            <w:noProof/>
            <w:lang w:val="en-GB"/>
          </w:rPr>
          <w:delText xml:space="preserve">but </w:delText>
        </w:r>
      </w:del>
      <w:r w:rsidR="009D7BB7" w:rsidRPr="009D7BB7">
        <w:rPr>
          <w:noProof/>
          <w:lang w:val="en-GB"/>
        </w:rPr>
        <w:t>SVM identifie</w:t>
      </w:r>
      <w:del w:id="382" w:author="Jose Luis Zofio Prieto" w:date="2024-09-03T17:58:00Z">
        <w:r w:rsidR="009D7BB7" w:rsidRPr="009D7BB7" w:rsidDel="00644021">
          <w:rPr>
            <w:noProof/>
            <w:lang w:val="en-GB"/>
          </w:rPr>
          <w:delText>d</w:delText>
        </w:r>
      </w:del>
      <w:ins w:id="383" w:author="Jose Luis Zofio Prieto" w:date="2024-09-03T17:58:00Z">
        <w:r w:rsidR="00644021">
          <w:rPr>
            <w:noProof/>
            <w:lang w:val="en-GB"/>
          </w:rPr>
          <w:t>s</w:t>
        </w:r>
      </w:ins>
      <w:r w:rsidR="009D7BB7" w:rsidRPr="009D7BB7">
        <w:rPr>
          <w:noProof/>
          <w:lang w:val="en-GB"/>
        </w:rPr>
        <w:t xml:space="preserve"> 9 DMUs as inefficient </w:t>
      </w:r>
      <w:del w:id="384" w:author="Jose Luis Zofio Prieto" w:date="2024-09-03T17:58:00Z">
        <w:r w:rsidR="009D7BB7" w:rsidRPr="009D7BB7" w:rsidDel="00644021">
          <w:rPr>
            <w:noProof/>
            <w:lang w:val="en-GB"/>
          </w:rPr>
          <w:delText>and</w:delText>
        </w:r>
      </w:del>
      <w:ins w:id="385" w:author="Jose Luis Zofio Prieto" w:date="2024-09-03T17:58:00Z">
        <w:r w:rsidR="00644021">
          <w:rPr>
            <w:noProof/>
            <w:lang w:val="en-GB"/>
          </w:rPr>
          <w:t xml:space="preserve">while </w:t>
        </w:r>
      </w:ins>
      <w:del w:id="386" w:author="Jose Luis Zofio Prieto" w:date="2024-09-03T17:58:00Z">
        <w:r w:rsidR="009D7BB7" w:rsidRPr="009D7BB7" w:rsidDel="00644021">
          <w:rPr>
            <w:noProof/>
            <w:lang w:val="en-GB"/>
          </w:rPr>
          <w:delText xml:space="preserve"> N</w:delText>
        </w:r>
      </w:del>
      <w:ins w:id="387" w:author="Jose Luis Zofio Prieto" w:date="2024-09-03T17:58:00Z">
        <w:r w:rsidR="00644021">
          <w:rPr>
            <w:noProof/>
            <w:lang w:val="en-GB"/>
          </w:rPr>
          <w:t>N</w:t>
        </w:r>
      </w:ins>
      <w:r w:rsidR="009D7BB7" w:rsidRPr="009D7BB7">
        <w:rPr>
          <w:noProof/>
          <w:lang w:val="en-GB"/>
        </w:rPr>
        <w:t>N identifie</w:t>
      </w:r>
      <w:del w:id="388" w:author="Jose Luis Zofio Prieto" w:date="2024-09-03T17:58:00Z">
        <w:r w:rsidR="009D7BB7" w:rsidRPr="009D7BB7" w:rsidDel="00644021">
          <w:rPr>
            <w:noProof/>
            <w:lang w:val="en-GB"/>
          </w:rPr>
          <w:delText>d</w:delText>
        </w:r>
      </w:del>
      <w:ins w:id="389" w:author="Jose Luis Zofio Prieto" w:date="2024-09-03T17:58:00Z">
        <w:r w:rsidR="00644021">
          <w:rPr>
            <w:noProof/>
            <w:lang w:val="en-GB"/>
          </w:rPr>
          <w:t>s</w:t>
        </w:r>
      </w:ins>
      <w:r w:rsidR="009D7BB7" w:rsidRPr="009D7BB7">
        <w:rPr>
          <w:noProof/>
          <w:lang w:val="en-GB"/>
        </w:rPr>
        <w:t xml:space="preserve"> 2</w:t>
      </w:r>
      <w:del w:id="390" w:author="Jose Luis Zofio Prieto" w:date="2024-09-03T17:59:00Z">
        <w:r w:rsidR="009D7BB7" w:rsidRPr="009D7BB7" w:rsidDel="00644021">
          <w:rPr>
            <w:noProof/>
            <w:lang w:val="en-GB"/>
          </w:rPr>
          <w:delText xml:space="preserve"> DMUs as inefficient</w:delText>
        </w:r>
      </w:del>
      <w:r w:rsidR="009D7BB7" w:rsidRPr="009D7BB7">
        <w:rPr>
          <w:noProof/>
          <w:lang w:val="en-GB"/>
        </w:rPr>
        <w:t xml:space="preserve">.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ins w:id="391" w:author="Jose Luis Zofio Prieto" w:date="2024-09-03T18:00:00Z">
        <w:r w:rsidR="00644021">
          <w:rPr>
            <w:noProof/>
            <w:lang w:val="en-GB"/>
          </w:rPr>
          <w:t xml:space="preserve">with </w:t>
        </w:r>
      </w:ins>
      <w:del w:id="392" w:author="Jose Luis Zofio Prieto" w:date="2024-09-03T18:00:00Z">
        <w:r w:rsidR="009D7BB7" w:rsidRPr="009D7BB7" w:rsidDel="00644021">
          <w:rPr>
            <w:noProof/>
            <w:lang w:val="en-GB"/>
          </w:rPr>
          <w:delText xml:space="preserve">often assigning them </w:delText>
        </w:r>
      </w:del>
      <w:ins w:id="393" w:author="Jose Luis Zofio Prieto" w:date="2024-09-03T18:00:00Z">
        <w:r w:rsidR="00644021">
          <w:rPr>
            <w:noProof/>
            <w:lang w:val="en-GB"/>
          </w:rPr>
          <w:t xml:space="preserve">slighter </w:t>
        </w:r>
      </w:ins>
      <w:r w:rsidR="009D7BB7" w:rsidRPr="009D7BB7">
        <w:rPr>
          <w:noProof/>
          <w:lang w:val="en-GB"/>
        </w:rPr>
        <w:t>higher scores than NN</w:t>
      </w:r>
      <w:ins w:id="394" w:author="Jose Luis Zofio Prieto" w:date="2024-09-03T18:00:00Z">
        <w:r w:rsidR="00644021">
          <w:rPr>
            <w:noProof/>
            <w:lang w:val="en-GB"/>
          </w:rPr>
          <w:t xml:space="preserve"> as shown in Figure 2</w:t>
        </w:r>
      </w:ins>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bl>
    <w:p w14:paraId="33557694" w14:textId="77777777" w:rsidR="00072CE3" w:rsidRDefault="00072CE3" w:rsidP="00072CE3">
      <w:pPr>
        <w:pStyle w:val="Descripcin"/>
      </w:pPr>
    </w:p>
    <w:p w14:paraId="70B2ED9F" w14:textId="72D9595B" w:rsidR="00072CE3" w:rsidRPr="004D2CDE" w:rsidRDefault="00072CE3" w:rsidP="00072CE3">
      <w:pPr>
        <w:pStyle w:val="Descripcin"/>
        <w:jc w:val="center"/>
        <w:rPr>
          <w:lang w:val="en-GB"/>
        </w:rPr>
      </w:pPr>
      <w:r>
        <w:t>Table 3.</w:t>
      </w:r>
      <w:r w:rsidR="00C21463">
        <w:t xml:space="preserve"> </w:t>
      </w:r>
      <w:r w:rsidR="00C21463" w:rsidRPr="00C21463">
        <w:t>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3BF91CE2" w:rsidR="00744AA7" w:rsidRDefault="00473A7A" w:rsidP="00A302A8">
      <w:pPr>
        <w:spacing w:line="360" w:lineRule="auto"/>
      </w:pPr>
      <w:commentRangeStart w:id="395"/>
      <w:commentRangeStart w:id="396"/>
      <w:commentRangeStart w:id="397"/>
      <w:r w:rsidRPr="00596BA3">
        <w:t xml:space="preserve">The sensitivity analysis conducted on the SVM-calculated model reveals the following order of importance: </w:t>
      </w:r>
      <w:ins w:id="398" w:author="Jose Luis Zofio Prieto" w:date="2024-09-03T18:05:00Z">
        <w:r w:rsidR="004B3C61">
          <w:t xml:space="preserve">the input </w:t>
        </w:r>
      </w:ins>
      <w:r w:rsidRPr="00596BA3">
        <w:t>ESCS (0.431)</w:t>
      </w:r>
      <w:del w:id="399" w:author="Jose Luis Zofio Prieto" w:date="2024-09-03T18:04:00Z">
        <w:r w:rsidRPr="00596BA3" w:rsidDel="00644021">
          <w:delText xml:space="preserve"> </w:delText>
        </w:r>
      </w:del>
      <w:ins w:id="400" w:author="Jose Luis Zofio Prieto" w:date="2024-09-03T18:04:00Z">
        <w:r w:rsidR="00644021">
          <w:t xml:space="preserve"> </w:t>
        </w:r>
      </w:ins>
      <w:r w:rsidRPr="00596BA3">
        <w:t xml:space="preserve">is the most </w:t>
      </w:r>
      <w:r w:rsidR="00D51BFA" w:rsidRPr="00596BA3">
        <w:t xml:space="preserve">important variable. It </w:t>
      </w:r>
      <w:ins w:id="401" w:author="Jose Luis Zofio Prieto" w:date="2024-09-03T18:05:00Z">
        <w:r w:rsidR="004B3C61">
          <w:t>is followed by two outputs:</w:t>
        </w:r>
      </w:ins>
      <w:del w:id="402" w:author="Jose Luis Zofio Prieto" w:date="2024-09-03T18:05:00Z">
        <w:r w:rsidR="00D51BFA" w:rsidRPr="00596BA3" w:rsidDel="004B3C61">
          <w:delText>follows</w:delText>
        </w:r>
        <w:r w:rsidR="00F92073" w:rsidRPr="00596BA3" w:rsidDel="004B3C61">
          <w:delText>,</w:delText>
        </w:r>
      </w:del>
      <w:r w:rsidR="00D51BFA" w:rsidRPr="00596BA3">
        <w:t xml:space="preserve"> PVMATH (0.193), </w:t>
      </w:r>
      <w:r w:rsidR="00B038E0" w:rsidRPr="00596BA3">
        <w:rPr>
          <w:lang w:val="en-GB"/>
        </w:rPr>
        <w:t>PVSCIE (</w:t>
      </w:r>
      <w:r w:rsidR="00742A47" w:rsidRPr="00596BA3">
        <w:rPr>
          <w:lang w:val="en-GB"/>
        </w:rPr>
        <w:t xml:space="preserve">0.161), </w:t>
      </w:r>
      <w:ins w:id="403" w:author="Jose Luis Zofio Prieto" w:date="2024-09-03T18:05:00Z">
        <w:r w:rsidR="004B3C61">
          <w:rPr>
            <w:lang w:val="en-GB"/>
          </w:rPr>
          <w:t xml:space="preserve">the </w:t>
        </w:r>
      </w:ins>
      <w:ins w:id="404" w:author="Jose Luis Zofio Prieto" w:date="2024-09-03T18:06:00Z">
        <w:r w:rsidR="004B3C61">
          <w:rPr>
            <w:lang w:val="en-GB"/>
          </w:rPr>
          <w:t xml:space="preserve">remaining inputs: </w:t>
        </w:r>
      </w:ins>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ins w:id="405" w:author="Jose Luis Zofio Prieto" w:date="2024-09-03T18:06:00Z">
        <w:r w:rsidR="004B3C61">
          <w:rPr>
            <w:lang w:val="en-GB"/>
          </w:rPr>
          <w:t xml:space="preserve">the last output, </w:t>
        </w:r>
      </w:ins>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ins w:id="406" w:author="Jose Luis Zofio Prieto" w:date="2024-09-03T18:06:00Z">
        <w:r w:rsidR="004B3C61">
          <w:rPr>
            <w:lang w:val="en-GB"/>
          </w:rPr>
          <w:t xml:space="preserve">one </w:t>
        </w:r>
      </w:ins>
      <w:ins w:id="407" w:author="Jose Luis Zofio Prieto" w:date="2024-09-03T18:09:00Z">
        <w:r w:rsidR="004B3C61">
          <w:rPr>
            <w:lang w:val="en-GB"/>
          </w:rPr>
          <w:t xml:space="preserve">context </w:t>
        </w:r>
      </w:ins>
      <w:ins w:id="408" w:author="Jose Luis Zofio Prieto" w:date="2024-09-03T18:06:00Z">
        <w:r w:rsidR="004B3C61">
          <w:rPr>
            <w:lang w:val="en-GB"/>
          </w:rPr>
          <w:t xml:space="preserve">variable: </w:t>
        </w:r>
      </w:ins>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409"/>
      <w:r w:rsidR="00C247B9" w:rsidRPr="00596BA3">
        <w:rPr>
          <w:lang w:val="en-GB"/>
        </w:rPr>
        <w:t>).</w:t>
      </w:r>
      <w:r w:rsidR="00F91BF2" w:rsidRPr="00596BA3">
        <w:rPr>
          <w:lang w:val="en-GB"/>
        </w:rPr>
        <w:t xml:space="preserve"> </w:t>
      </w:r>
      <w:commentRangeEnd w:id="395"/>
      <w:r w:rsidR="00644021">
        <w:rPr>
          <w:rStyle w:val="Refdecomentario"/>
        </w:rPr>
        <w:commentReference w:id="395"/>
      </w:r>
      <w:commentRangeEnd w:id="396"/>
      <w:r w:rsidR="001076E9">
        <w:rPr>
          <w:rStyle w:val="Refdecomentario"/>
        </w:rPr>
        <w:commentReference w:id="396"/>
      </w:r>
      <w:commentRangeEnd w:id="397"/>
      <w:r w:rsidR="001076E9">
        <w:rPr>
          <w:rStyle w:val="Refdecomentario"/>
        </w:rPr>
        <w:commentReference w:id="397"/>
      </w:r>
      <w:r w:rsidR="00F91BF2" w:rsidRPr="00596BA3">
        <w:t xml:space="preserve">Both results highlight the importance of </w:t>
      </w:r>
      <w:ins w:id="410" w:author="Jose Luis Zofio Prieto" w:date="2024-09-03T18:07:00Z">
        <w:r w:rsidR="004B3C61">
          <w:t xml:space="preserve">the </w:t>
        </w:r>
      </w:ins>
      <w:r w:rsidR="00F91BF2" w:rsidRPr="00596BA3">
        <w:t xml:space="preserve">ESCS </w:t>
      </w:r>
      <w:ins w:id="411" w:author="Jose Luis Zofio Prieto" w:date="2024-09-03T18:07:00Z">
        <w:r w:rsidR="004B3C61">
          <w:t xml:space="preserve">input </w:t>
        </w:r>
      </w:ins>
      <w:r w:rsidR="00F91BF2" w:rsidRPr="00596BA3">
        <w:t>in model training, assigning it similar significance</w:t>
      </w:r>
      <w:commentRangeEnd w:id="409"/>
      <w:r w:rsidR="00E30A26">
        <w:rPr>
          <w:rStyle w:val="Refdecomentario"/>
        </w:rPr>
        <w:commentReference w:id="409"/>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ins w:id="412" w:author="Jose Luis Zofio Prieto" w:date="2024-09-03T18:09:00Z">
        <w:r w:rsidR="004B3C61">
          <w:t xml:space="preserve"> </w:t>
        </w:r>
      </w:ins>
    </w:p>
    <w:p w14:paraId="7174AE98" w14:textId="75907D41" w:rsidR="00F91BF2" w:rsidRPr="009D1A09" w:rsidDel="004B3C61" w:rsidRDefault="00F91BF2" w:rsidP="00A302A8">
      <w:pPr>
        <w:spacing w:line="360" w:lineRule="auto"/>
        <w:rPr>
          <w:del w:id="413" w:author="Jose Luis Zofio Prieto" w:date="2024-09-03T18:08:00Z"/>
          <w:lang w:val="en-GB"/>
        </w:rPr>
      </w:pP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w:t>
      </w:r>
      <w:r w:rsidR="00A302A8" w:rsidRPr="00A302A8">
        <w:rPr>
          <w:lang w:val="en-GB"/>
        </w:rPr>
        <w:lastRenderedPageBreak/>
        <w:t>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1C88483A" w:rsidR="00A1488B" w:rsidRDefault="00C21463" w:rsidP="005C1F82">
      <w:pPr>
        <w:spacing w:line="360" w:lineRule="auto"/>
        <w:rPr>
          <w:ins w:id="414" w:author="Jose Luis Zofio Prieto" w:date="2024-09-03T18:55:00Z"/>
          <w:lang w:val="en-GB"/>
        </w:rPr>
      </w:pPr>
      <w:r w:rsidRPr="00C21463">
        <w:t xml:space="preserve">To conclude, we </w:t>
      </w:r>
      <w:del w:id="415" w:author="Jose Luis Zofio Prieto" w:date="2024-09-03T18:22:00Z">
        <w:r w:rsidRPr="00C21463" w:rsidDel="004B3C61">
          <w:delText xml:space="preserve">will present </w:delText>
        </w:r>
      </w:del>
      <w:ins w:id="416" w:author="Jose Luis Zofio Prieto" w:date="2024-09-03T18:22:00Z">
        <w:r w:rsidR="004B3C61">
          <w:t xml:space="preserve">evaluate </w:t>
        </w:r>
      </w:ins>
      <w:r w:rsidRPr="00C21463">
        <w:t xml:space="preserve">three hypothetical public schools of the same type, each with </w:t>
      </w:r>
      <w:r>
        <w:t>different</w:t>
      </w:r>
      <w:r w:rsidRPr="00C21463">
        <w:t xml:space="preserve"> characteristics, located in the Valencian Community. </w:t>
      </w:r>
      <w:ins w:id="417" w:author="Jose Luis Zofio Prieto" w:date="2024-09-03T18:26:00Z">
        <w:r w:rsidR="009D21E7">
          <w:t xml:space="preserve">We assign </w:t>
        </w:r>
      </w:ins>
      <w:del w:id="418" w:author="Jose Luis Zofio Prieto" w:date="2024-09-03T18:26:00Z">
        <w:r w:rsidRPr="00C21463" w:rsidDel="009D21E7">
          <w:delText>T</w:delText>
        </w:r>
      </w:del>
      <w:ins w:id="419" w:author="Jose Luis Zofio Prieto" w:date="2024-09-03T18:26:00Z">
        <w:r w:rsidR="009D21E7">
          <w:t>t</w:t>
        </w:r>
      </w:ins>
      <w:r w:rsidRPr="00C21463">
        <w:t xml:space="preserve">he first school </w:t>
      </w:r>
      <w:del w:id="420" w:author="Jose Luis Zofio Prieto" w:date="2024-09-03T18:26:00Z">
        <w:r w:rsidRPr="00C21463" w:rsidDel="009D21E7">
          <w:delText>has the 25th percentile</w:delText>
        </w:r>
        <w:r w:rsidDel="009D21E7">
          <w:delText xml:space="preserve"> as the</w:delText>
        </w:r>
        <w:r w:rsidRPr="00C21463" w:rsidDel="009D21E7">
          <w:delText xml:space="preserve"> </w:delText>
        </w:r>
      </w:del>
      <w:ins w:id="421" w:author="Jose Luis Zofio Prieto" w:date="2024-09-03T18:26:00Z">
        <w:r w:rsidR="009D21E7">
          <w:t xml:space="preserve">a </w:t>
        </w:r>
      </w:ins>
      <w:r>
        <w:t xml:space="preserve">value </w:t>
      </w:r>
      <w:ins w:id="422" w:author="Jose Luis Zofio Prieto" w:date="2024-09-03T18:27:00Z">
        <w:r w:rsidR="009D21E7">
          <w:t xml:space="preserve">of </w:t>
        </w:r>
      </w:ins>
      <w:del w:id="423" w:author="Jose Luis Zofio Prieto" w:date="2024-09-03T18:27:00Z">
        <w:r w:rsidDel="009D21E7">
          <w:delText xml:space="preserve">for </w:delText>
        </w:r>
      </w:del>
      <w:del w:id="424" w:author="Jose Luis Zofio Prieto" w:date="2024-09-03T18:26:00Z">
        <w:r w:rsidDel="009D21E7">
          <w:delText xml:space="preserve">the </w:delText>
        </w:r>
      </w:del>
      <w:r w:rsidRPr="00C21463">
        <w:t>ESCS</w:t>
      </w:r>
      <w:ins w:id="425" w:author="Jose Luis Zofio Prieto" w:date="2024-09-03T18:26:00Z">
        <w:r w:rsidR="009D21E7">
          <w:t xml:space="preserve"> equal to </w:t>
        </w:r>
        <w:r w:rsidR="009D21E7" w:rsidRPr="00C21463">
          <w:t>25th percentile</w:t>
        </w:r>
      </w:ins>
      <w:r w:rsidRPr="00C21463">
        <w:t>, with the values of the remaining variables set at the average</w:t>
      </w:r>
      <w:r>
        <w:t xml:space="preserve"> </w:t>
      </w:r>
      <w:del w:id="426" w:author="Jose Luis Zofio Prieto" w:date="2024-09-03T18:23:00Z">
        <w:r w:rsidDel="009D21E7">
          <w:delText xml:space="preserve">for </w:delText>
        </w:r>
      </w:del>
      <w:ins w:id="427" w:author="Jose Luis Zofio Prieto" w:date="2024-09-03T18:23:00Z">
        <w:r w:rsidR="009D21E7">
          <w:t xml:space="preserve">of </w:t>
        </w:r>
      </w:ins>
      <w:r>
        <w:t>this region</w:t>
      </w:r>
      <w:r w:rsidRPr="00C21463">
        <w:t xml:space="preserve">. The scores generated by the SVM model and the NN model are 1.055 and 1.065, respectively. The second school has the 90th percentile </w:t>
      </w:r>
      <w:del w:id="428" w:author="Jose Luis Zofio Prieto" w:date="2024-09-03T18:27:00Z">
        <w:r w:rsidDel="009D21E7">
          <w:delText>as</w:delText>
        </w:r>
      </w:del>
      <w:ins w:id="429" w:author="Jose Luis Zofio Prieto" w:date="2024-09-03T18:27:00Z">
        <w:r w:rsidR="009D21E7">
          <w:t>of</w:t>
        </w:r>
      </w:ins>
      <w:r>
        <w:t xml:space="preserve"> </w:t>
      </w:r>
      <w:r w:rsidRPr="00C21463">
        <w:t xml:space="preserve">ESCS, PVMATH </w:t>
      </w:r>
      <w:r>
        <w:t>has</w:t>
      </w:r>
      <w:r w:rsidRPr="00C21463">
        <w:t xml:space="preserve"> the 25th percentile, and the values of the remaining variables set at the average. The resulting scores are 1.185 from the SVM 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ins w:id="430" w:author="Jose Luis Zofio Prieto" w:date="2024-09-04T10:12:00Z">
        <w:r w:rsidR="001B2E08">
          <w:rPr>
            <w:lang w:val="en-GB"/>
          </w:rPr>
          <w:t xml:space="preserve">students attending </w:t>
        </w:r>
      </w:ins>
      <w:r w:rsidR="005C1F82" w:rsidRPr="005C1F82">
        <w:rPr>
          <w:lang w:val="en-GB"/>
        </w:rPr>
        <w:t>this school face</w:t>
      </w:r>
      <w:del w:id="431" w:author="Jose Luis Zofio Prieto" w:date="2024-09-03T18:42:00Z">
        <w:r w:rsidR="005C1F82" w:rsidRPr="005C1F82" w:rsidDel="00E77920">
          <w:rPr>
            <w:lang w:val="en-GB"/>
          </w:rPr>
          <w:delText>s</w:delText>
        </w:r>
      </w:del>
      <w:r w:rsidR="005C1F82" w:rsidRPr="005C1F82">
        <w:rPr>
          <w:lang w:val="en-GB"/>
        </w:rPr>
        <w:t xml:space="preserve"> more challenges in achieving efficiency compared to schools with higher ESCS values.</w:t>
      </w:r>
      <w:r w:rsidR="005C1F82">
        <w:rPr>
          <w:lang w:val="en-GB"/>
        </w:rPr>
        <w:t xml:space="preserve"> </w:t>
      </w:r>
      <w:commentRangeStart w:id="432"/>
      <w:commentRangeStart w:id="433"/>
      <w:r w:rsidR="005C1F82" w:rsidRPr="005C1F82">
        <w:rPr>
          <w:lang w:val="en-GB"/>
        </w:rPr>
        <w:t xml:space="preserve">The second school, with an ESCS in the 90th percentile and PVMATH in the 25th percentile, shows scores of 1.185 from the SVM model and 1.155 from the NN model. </w:t>
      </w:r>
      <w:commentRangeEnd w:id="432"/>
      <w:r w:rsidR="00E77920">
        <w:rPr>
          <w:rStyle w:val="Refdecomentario"/>
        </w:rPr>
        <w:commentReference w:id="432"/>
      </w:r>
      <w:commentRangeEnd w:id="433"/>
      <w:r w:rsidR="000936B1">
        <w:rPr>
          <w:rStyle w:val="Refdecomentario"/>
        </w:rPr>
        <w:commentReference w:id="433"/>
      </w:r>
      <w:ins w:id="434" w:author="Jose Luis Zofio Prieto" w:date="2024-09-03T18:43:00Z">
        <w:r w:rsidR="00E77920">
          <w:rPr>
            <w:lang w:val="en-GB"/>
          </w:rPr>
          <w:t xml:space="preserve">This school is more inefficient because despite </w:t>
        </w:r>
      </w:ins>
      <w:ins w:id="435" w:author="Jose Luis Zofio Prieto" w:date="2024-09-03T18:44:00Z">
        <w:r w:rsidR="00E77920">
          <w:rPr>
            <w:lang w:val="en-GB"/>
          </w:rPr>
          <w:t xml:space="preserve">students having a high </w:t>
        </w:r>
      </w:ins>
      <w:ins w:id="436" w:author="Jose Luis Zofio Prieto" w:date="2024-09-03T18:43:00Z">
        <w:r w:rsidR="00E77920">
          <w:rPr>
            <w:lang w:val="en-GB"/>
          </w:rPr>
          <w:t>ESCS</w:t>
        </w:r>
      </w:ins>
      <w:ins w:id="437" w:author="Jose Luis Zofio Prieto" w:date="2024-09-03T18:44:00Z">
        <w:r w:rsidR="00E77920">
          <w:rPr>
            <w:lang w:val="en-GB"/>
          </w:rPr>
          <w:t xml:space="preserve">, this does not materialize in a high score for </w:t>
        </w:r>
      </w:ins>
      <w:del w:id="438" w:author="Jose Luis Zofio Prieto" w:date="2024-09-03T18:44:00Z">
        <w:r w:rsidR="005C1F82" w:rsidRPr="005C1F82" w:rsidDel="00E77920">
          <w:rPr>
            <w:lang w:val="en-GB"/>
          </w:rPr>
          <w:delText xml:space="preserve">Despite having a lower </w:delText>
        </w:r>
      </w:del>
      <w:r w:rsidR="005C1F82" w:rsidRPr="005C1F82">
        <w:rPr>
          <w:lang w:val="en-GB"/>
        </w:rPr>
        <w:t>PVMATH</w:t>
      </w:r>
      <w:del w:id="439" w:author="Jose Luis Zofio Prieto" w:date="2024-09-03T18:44:00Z">
        <w:r w:rsidR="005C1F82" w:rsidRPr="005C1F82" w:rsidDel="00E77920">
          <w:rPr>
            <w:lang w:val="en-GB"/>
          </w:rPr>
          <w:delText xml:space="preserve"> score,</w:delText>
        </w:r>
      </w:del>
      <w:ins w:id="440" w:author="Jose Luis Zofio Prieto" w:date="2024-09-03T18:44:00Z">
        <w:r w:rsidR="00E77920">
          <w:rPr>
            <w:lang w:val="en-GB"/>
          </w:rPr>
          <w:t xml:space="preserve">. We see that </w:t>
        </w:r>
      </w:ins>
      <w:del w:id="441" w:author="Jose Luis Zofio Prieto" w:date="2024-09-03T18:44:00Z">
        <w:r w:rsidR="005C1F82" w:rsidRPr="005C1F82" w:rsidDel="00E77920">
          <w:rPr>
            <w:lang w:val="en-GB"/>
          </w:rPr>
          <w:delText xml:space="preserve"> </w:delText>
        </w:r>
      </w:del>
      <w:ins w:id="442" w:author="Jose Luis Zofio Prieto" w:date="2024-09-03T18:45:00Z">
        <w:r w:rsidR="00E77920">
          <w:rPr>
            <w:lang w:val="en-GB"/>
          </w:rPr>
          <w:t xml:space="preserve">according to the sensitivity analysis, </w:t>
        </w:r>
      </w:ins>
      <w:r w:rsidR="005C1F82" w:rsidRPr="005C1F82">
        <w:rPr>
          <w:lang w:val="en-GB"/>
        </w:rPr>
        <w:t xml:space="preserve">the high ESCS contributes to higher overall </w:t>
      </w:r>
      <w:ins w:id="443" w:author="Jose Luis Zofio Prieto" w:date="2024-09-03T18:43:00Z">
        <w:r w:rsidR="00E77920">
          <w:rPr>
            <w:lang w:val="en-GB"/>
          </w:rPr>
          <w:t>in</w:t>
        </w:r>
      </w:ins>
      <w:r w:rsidR="005C1F82" w:rsidRPr="005C1F82">
        <w:rPr>
          <w:lang w:val="en-GB"/>
        </w:rPr>
        <w:t>efficiency scores, demonstrating the significant influence of socio-economic status</w:t>
      </w:r>
      <w:del w:id="444" w:author="Jose Luis Zofio Prieto" w:date="2024-09-03T18:46:00Z">
        <w:r w:rsidR="005C1F82" w:rsidRPr="005C1F82" w:rsidDel="00E77920">
          <w:rPr>
            <w:lang w:val="en-GB"/>
          </w:rPr>
          <w:delText xml:space="preserve"> in overcoming potential academic performance deficits</w:delText>
        </w:r>
      </w:del>
      <w:r w:rsidR="005C1F82" w:rsidRPr="005C1F82">
        <w:rPr>
          <w:lang w:val="en-GB"/>
        </w:rPr>
        <w:t>.</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445"/>
      <w:commentRangeStart w:id="446"/>
      <w:r w:rsidR="005C1F82" w:rsidRPr="005C1F82">
        <w:rPr>
          <w:lang w:val="en-GB"/>
        </w:rPr>
        <w:t xml:space="preserve">The SVM and NN models estimate the scores as 1.125 and 1.115, respectively. This school, with a moderately high ESCS, shows efficiency scores that fall between the first and second schools, </w:t>
      </w:r>
      <w:ins w:id="447" w:author="Jose Luis Zofio Prieto" w:date="2024-09-03T18:49:00Z">
        <w:r w:rsidR="00A1488B">
          <w:rPr>
            <w:lang w:val="en-GB"/>
          </w:rPr>
          <w:t>because</w:t>
        </w:r>
      </w:ins>
      <w:del w:id="448" w:author="Jose Luis Zofio Prieto" w:date="2024-09-03T18:49:00Z">
        <w:r w:rsidR="005C1F82" w:rsidRPr="005C1F82" w:rsidDel="00A1488B">
          <w:rPr>
            <w:lang w:val="en-GB"/>
          </w:rPr>
          <w:delText>reinforcing the trend that higher ESCS is associated with higher efficiency</w:delText>
        </w:r>
      </w:del>
      <w:ins w:id="449" w:author="Jose Luis Zofio Prieto" w:date="2024-09-03T18:50:00Z">
        <w:r w:rsidR="00A1488B">
          <w:rPr>
            <w:lang w:val="en-GB"/>
          </w:rPr>
          <w:t xml:space="preserve"> the output </w:t>
        </w:r>
        <w:r w:rsidR="00A1488B">
          <w:rPr>
            <w:lang w:val="en-GB"/>
          </w:rPr>
          <w:lastRenderedPageBreak/>
          <w:t>scores are on average</w:t>
        </w:r>
      </w:ins>
      <w:ins w:id="450" w:author="Jose Luis Zofio Prieto" w:date="2024-09-03T18:51:00Z">
        <w:r w:rsidR="00A1488B">
          <w:rPr>
            <w:lang w:val="en-GB"/>
          </w:rPr>
          <w:t xml:space="preserve"> (like the first school)</w:t>
        </w:r>
      </w:ins>
      <w:ins w:id="451" w:author="Jose Luis Zofio Prieto" w:date="2024-09-03T18:50:00Z">
        <w:r w:rsidR="00A1488B">
          <w:rPr>
            <w:lang w:val="en-GB"/>
          </w:rPr>
          <w:t xml:space="preserve">, but  </w:t>
        </w:r>
      </w:ins>
      <w:ins w:id="452" w:author="Jose Luis Zofio Prieto" w:date="2024-09-03T18:51:00Z">
        <w:r w:rsidR="00A1488B">
          <w:rPr>
            <w:lang w:val="en-GB"/>
          </w:rPr>
          <w:t>the socioeconomic status of the students is higher (yet below the 90</w:t>
        </w:r>
        <w:r w:rsidR="00A1488B" w:rsidRPr="00A1488B">
          <w:rPr>
            <w:vertAlign w:val="superscript"/>
            <w:lang w:val="en-GB"/>
            <w:rPrChange w:id="453" w:author="Jose Luis Zofio Prieto" w:date="2024-09-03T18:51:00Z">
              <w:rPr>
                <w:lang w:val="en-GB"/>
              </w:rPr>
            </w:rPrChange>
          </w:rPr>
          <w:t>th</w:t>
        </w:r>
        <w:r w:rsidR="00A1488B">
          <w:rPr>
            <w:lang w:val="en-GB"/>
          </w:rPr>
          <w:t xml:space="preserve"> percentile of the second school)</w:t>
        </w:r>
      </w:ins>
      <w:r w:rsidR="005C1F82" w:rsidRPr="005C1F82">
        <w:rPr>
          <w:lang w:val="en-GB"/>
        </w:rPr>
        <w:t>.</w:t>
      </w:r>
      <w:commentRangeEnd w:id="445"/>
      <w:r w:rsidR="00A1488B">
        <w:rPr>
          <w:rStyle w:val="Refdecomentario"/>
        </w:rPr>
        <w:commentReference w:id="445"/>
      </w:r>
      <w:commentRangeEnd w:id="446"/>
      <w:r w:rsidR="000936B1">
        <w:rPr>
          <w:rStyle w:val="Refdecomentario"/>
        </w:rPr>
        <w:commentReference w:id="446"/>
      </w:r>
      <w:r w:rsidR="005C1F82">
        <w:rPr>
          <w:lang w:val="en-GB"/>
        </w:rPr>
        <w:t xml:space="preserve"> </w:t>
      </w:r>
    </w:p>
    <w:p w14:paraId="78117CF1" w14:textId="3438A41F" w:rsidR="005C1F82" w:rsidRPr="005C1F82" w:rsidRDefault="005C1F82" w:rsidP="005C1F82">
      <w:pPr>
        <w:spacing w:line="360" w:lineRule="auto"/>
        <w:rPr>
          <w:lang w:val="en-GB"/>
        </w:rPr>
      </w:pPr>
      <w:commentRangeStart w:id="454"/>
      <w:commentRangeStart w:id="455"/>
      <w:r>
        <w:rPr>
          <w:lang w:val="en-GB"/>
        </w:rPr>
        <w:t>Overall</w:t>
      </w:r>
      <w:r w:rsidRPr="005C1F82">
        <w:rPr>
          <w:lang w:val="en-GB"/>
        </w:rPr>
        <w:t xml:space="preserve">, these results highlight the pivotal role of socio-economic status in determining school efficiency. </w:t>
      </w:r>
      <w:ins w:id="456" w:author="Jose Luis Zofio Prieto" w:date="2024-09-03T18:52:00Z">
        <w:r w:rsidR="00A1488B">
          <w:rPr>
            <w:lang w:val="en-GB"/>
          </w:rPr>
          <w:t xml:space="preserve">Rather interestingly </w:t>
        </w:r>
      </w:ins>
      <w:r w:rsidRPr="005C1F82">
        <w:rPr>
          <w:lang w:val="en-GB"/>
        </w:rPr>
        <w:t xml:space="preserve">Schools with higher ESCS values tend to achieve better efficiency scores, even when other variables such as academic performance (PVMATH) are lower. </w:t>
      </w:r>
      <w:commentRangeEnd w:id="454"/>
      <w:r w:rsidR="00A1488B">
        <w:rPr>
          <w:rStyle w:val="Refdecomentario"/>
        </w:rPr>
        <w:commentReference w:id="454"/>
      </w:r>
      <w:commentRangeEnd w:id="455"/>
      <w:r w:rsidR="000936B1">
        <w:rPr>
          <w:rStyle w:val="Refdecomentario"/>
        </w:rPr>
        <w:commentReference w:id="455"/>
      </w:r>
    </w:p>
    <w:p w14:paraId="3A8878DF" w14:textId="103488FF" w:rsidR="00521217" w:rsidRPr="00E77920" w:rsidDel="00A1488B" w:rsidRDefault="00521217" w:rsidP="00DD0094">
      <w:pPr>
        <w:spacing w:line="360" w:lineRule="auto"/>
        <w:rPr>
          <w:del w:id="457" w:author="Jose Luis Zofio Prieto" w:date="2024-09-03T18:55:00Z"/>
          <w:color w:val="FF0000"/>
          <w:lang w:val="en-GB"/>
          <w:rPrChange w:id="458" w:author="Jose Luis Zofio Prieto" w:date="2024-09-03T18:47:00Z">
            <w:rPr>
              <w:del w:id="459" w:author="Jose Luis Zofio Prieto" w:date="2024-09-03T18:55:00Z"/>
              <w:lang w:val="en-GB"/>
            </w:rPr>
          </w:rPrChange>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65C7E2B5" w:rsidR="00FD29D9" w:rsidRDefault="00FD29D9" w:rsidP="00FD29D9">
      <w:pPr>
        <w:spacing w:line="360" w:lineRule="auto"/>
      </w:pPr>
      <w:del w:id="460" w:author="Jose Luis Zofio Prieto" w:date="2024-09-04T10:13:00Z">
        <w:r w:rsidDel="001B2E08">
          <w:delText xml:space="preserve">After examining </w:delText>
        </w:r>
        <w:r w:rsidR="007A5973" w:rsidDel="001B2E08">
          <w:delText xml:space="preserve">the </w:delText>
        </w:r>
        <w:r w:rsidDel="001B2E08">
          <w:delText>existing literature, it is clear that a</w:delText>
        </w:r>
      </w:del>
      <w:ins w:id="461" w:author="Jose Luis Zofio Prieto" w:date="2024-09-04T10:13:00Z">
        <w:r w:rsidR="001B2E08">
          <w:t>A</w:t>
        </w:r>
      </w:ins>
      <w:r>
        <w:t xml:space="preserve"> growing </w:t>
      </w:r>
      <w:ins w:id="462" w:author="Jose Luis Zofio Prieto" w:date="2024-09-04T10:13:00Z">
        <w:r w:rsidR="001B2E08">
          <w:t xml:space="preserve">literature </w:t>
        </w:r>
      </w:ins>
      <w:del w:id="463" w:author="Jose Luis Zofio Prieto" w:date="2024-09-04T10:13:00Z">
        <w:r w:rsidDel="001B2E08">
          <w:delText xml:space="preserve">number of researchers are </w:delText>
        </w:r>
      </w:del>
      <w:ins w:id="464" w:author="Jose Luis Zofio Prieto" w:date="2024-09-04T10:13:00Z">
        <w:r w:rsidR="001B2E08">
          <w:t xml:space="preserve">is </w:t>
        </w:r>
      </w:ins>
      <w:r>
        <w:t xml:space="preserve">focusing on the combined use of ML-DEA methodologies to predict organizational efficiency across </w:t>
      </w:r>
      <w:ins w:id="465" w:author="Jose Luis Zofio Prieto" w:date="2024-09-04T10:15:00Z">
        <w:r w:rsidR="001B2E08">
          <w:t xml:space="preserve">diverse </w:t>
        </w:r>
      </w:ins>
      <w:del w:id="466" w:author="Jose Luis Zofio Prieto" w:date="2024-09-04T10:13:00Z">
        <w:r w:rsidDel="001B2E08">
          <w:delText>various sectors</w:delText>
        </w:r>
      </w:del>
      <w:ins w:id="467" w:author="Jose Luis Zofio Prieto" w:date="2024-09-04T10:15:00Z">
        <w:r w:rsidR="001B2E08">
          <w:t>sectors</w:t>
        </w:r>
      </w:ins>
      <w:r>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w:t>
      </w:r>
      <w:del w:id="468" w:author="Jose Luis Zofio Prieto" w:date="2024-09-04T10:16:00Z">
        <w:r w:rsidR="007A5973" w:rsidDel="001B2E08">
          <w:delText>Decision Making Units</w:delText>
        </w:r>
        <w:r w:rsidR="00254824" w:rsidDel="001B2E08">
          <w:delText xml:space="preserve"> </w:delText>
        </w:r>
      </w:del>
      <w:ins w:id="469" w:author="Jose Luis Zofio Prieto" w:date="2024-09-04T10:16:00Z">
        <w:r w:rsidR="001B2E08">
          <w:t xml:space="preserve">DMUs </w:t>
        </w:r>
      </w:ins>
      <w:r w:rsidR="00254824">
        <w:t xml:space="preserve">(or even </w:t>
      </w:r>
      <w:r w:rsidR="00254824" w:rsidRPr="00C0518C">
        <w:t>unseen data</w:t>
      </w:r>
      <w:r w:rsidR="00254824">
        <w:t>)</w:t>
      </w:r>
      <w:r>
        <w:t xml:space="preserve"> but also 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6D06C9D9" w:rsidR="00DB0612" w:rsidRDefault="00DB0612" w:rsidP="00FD29D9">
      <w:pPr>
        <w:spacing w:line="360" w:lineRule="auto"/>
      </w:pPr>
      <w:r w:rsidRPr="00DB0612">
        <w:t>The integration of Machine Learning models with Data Envelopment Analysis represents a compelling advancement in the realm of efficiency analysis</w:t>
      </w:r>
      <w:del w:id="470" w:author="Jose Luis Zofio Prieto" w:date="2024-09-04T10:18:00Z">
        <w:r w:rsidRPr="00DB0612" w:rsidDel="001B2E08">
          <w:delText>,</w:delText>
        </w:r>
      </w:del>
      <w:r w:rsidRPr="00DB0612">
        <w:t xml:space="preserve"> </w:t>
      </w:r>
      <w:ins w:id="471" w:author="Jose Luis Zofio Prieto" w:date="2024-09-04T10:17:00Z">
        <w:r w:rsidR="001B2E08">
          <w:t xml:space="preserve">and </w:t>
        </w:r>
      </w:ins>
      <w:r w:rsidRPr="00DB0612">
        <w:t>offer</w:t>
      </w:r>
      <w:ins w:id="472" w:author="Jose Luis Zofio Prieto" w:date="2024-09-04T10:18:00Z">
        <w:r w:rsidR="001B2E08">
          <w:t>s</w:t>
        </w:r>
      </w:ins>
      <w:del w:id="473" w:author="Jose Luis Zofio Prieto" w:date="2024-09-04T10:18:00Z">
        <w:r w:rsidRPr="00DB0612" w:rsidDel="001B2E08">
          <w:delText>ing</w:delText>
        </w:r>
      </w:del>
      <w:r w:rsidRPr="00DB0612">
        <w:t xml:space="preserve"> a more nuanced understanding and interpretability of the results through variable importance ranking. This synthesis not only enhances traditional DEA by addressing its limitations—such as handling nonlinearity</w:t>
      </w:r>
      <w:ins w:id="474" w:author="Jose Luis Zofio Prieto" w:date="2024-09-04T10:18:00Z">
        <w:r w:rsidR="001B2E08">
          <w:t>,</w:t>
        </w:r>
      </w:ins>
      <w:r w:rsidRPr="00DB0612">
        <w:t xml:space="preserve"> </w:t>
      </w:r>
      <w:del w:id="475" w:author="Jose Luis Zofio Prieto" w:date="2024-09-04T10:18:00Z">
        <w:r w:rsidRPr="00DB0612" w:rsidDel="001B2E08">
          <w:delText xml:space="preserve">and </w:delText>
        </w:r>
      </w:del>
      <w:r w:rsidRPr="00DB0612">
        <w:t>model overfitting</w:t>
      </w:r>
      <w:ins w:id="476" w:author="Jose Luis Zofio Prieto" w:date="2024-09-04T10:18:00Z">
        <w:r w:rsidR="001B2E08">
          <w:t xml:space="preserve"> and lack of discri</w:t>
        </w:r>
      </w:ins>
      <w:ins w:id="477" w:author="Jose Luis Zofio Prieto" w:date="2024-09-04T10:19:00Z">
        <w:r w:rsidR="001B2E08">
          <w:t>minatory power</w:t>
        </w:r>
      </w:ins>
      <w:r w:rsidRPr="00DB0612">
        <w:t xml:space="preserve">—but also leverages the computational prowess of ML to </w:t>
      </w:r>
      <w:del w:id="478" w:author="Jose Luis Zofio Prieto" w:date="2024-09-04T11:08:00Z">
        <w:r w:rsidRPr="00DB0612" w:rsidDel="00E30A26">
          <w:delText xml:space="preserve">uncover </w:delText>
        </w:r>
      </w:del>
      <w:ins w:id="479" w:author="Jose Luis Zofio Prieto" w:date="2024-09-04T11:08:00Z">
        <w:r w:rsidR="00E30A26">
          <w:t xml:space="preserve">cut through </w:t>
        </w:r>
      </w:ins>
      <w:r w:rsidRPr="00DB0612">
        <w:t xml:space="preserve">intricate patterns and relationships within </w:t>
      </w:r>
      <w:r w:rsidRPr="00DB0612">
        <w:lastRenderedPageBreak/>
        <w:t xml:space="preserve">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7A49F6">
        <w:rPr>
          <w:i/>
          <w:iCs/>
          <w:rPrChange w:id="480" w:author="Jose Luis Zofio Prieto" w:date="2024-09-04T11:34:00Z">
            <w:rPr/>
          </w:rPrChange>
        </w:rPr>
        <w:t>Improved Accuracy and Robustness</w:t>
      </w:r>
      <w:r>
        <w:t xml:space="preserve">: The integration of ML algorithms enhances the robustness of the DEA model by enabling it to handle </w:t>
      </w:r>
      <w:r w:rsidR="008C34C6">
        <w:t>n</w:t>
      </w:r>
      <w:r>
        <w:t>oise effectively</w:t>
      </w:r>
      <w:ins w:id="481" w:author="Jose Luis Zofio Prieto" w:date="2024-09-04T11:31:00Z">
        <w:r w:rsidR="000573FD">
          <w:t xml:space="preserve"> through the cross-validation procedure</w:t>
        </w:r>
        <w:r w:rsidR="007A49F6">
          <w:t xml:space="preserve"> that creates folds of </w:t>
        </w:r>
      </w:ins>
      <w:ins w:id="482" w:author="Jose Luis Zofio Prieto" w:date="2024-09-04T11:32:00Z">
        <w:r w:rsidR="007A49F6">
          <w:t>the observed data into training and test sets</w:t>
        </w:r>
      </w:ins>
      <w:r>
        <w:t xml:space="preserve">. </w:t>
      </w:r>
    </w:p>
    <w:p w14:paraId="38EE34E0" w14:textId="71FA0FE5" w:rsidR="00EE4803" w:rsidDel="000573FD" w:rsidRDefault="00EE4803" w:rsidP="00EE4803">
      <w:pPr>
        <w:spacing w:line="360" w:lineRule="auto"/>
        <w:rPr>
          <w:del w:id="483" w:author="Jose Luis Zofio Prieto" w:date="2024-09-04T11:21:00Z"/>
        </w:rPr>
      </w:pPr>
    </w:p>
    <w:p w14:paraId="256F4985" w14:textId="44D22907" w:rsidR="00EE4803" w:rsidRDefault="00EE4803" w:rsidP="00EE4803">
      <w:pPr>
        <w:spacing w:line="360" w:lineRule="auto"/>
      </w:pPr>
      <w:r>
        <w:t xml:space="preserve">2. </w:t>
      </w:r>
      <w:r w:rsidRPr="007A49F6">
        <w:rPr>
          <w:i/>
          <w:iCs/>
          <w:rPrChange w:id="484" w:author="Jose Luis Zofio Prieto" w:date="2024-09-04T11:34:00Z">
            <w:rPr/>
          </w:rPrChange>
        </w:rPr>
        <w:t>Enhanced Interpretability</w:t>
      </w:r>
      <w:r>
        <w:t>: By employing explainable AI techniques, particularly the use of counterfactual explanations within the ML-DEA framework, our method not only quantifies efficiency but also explains it</w:t>
      </w:r>
      <w:del w:id="485" w:author="Jose Luis Zofio Prieto" w:date="2024-09-04T11:33:00Z">
        <w:r w:rsidDel="007A49F6">
          <w:delText>.</w:delText>
        </w:r>
      </w:del>
      <w:ins w:id="486" w:author="Jose Luis Zofio Prieto" w:date="2024-09-04T11:33:00Z">
        <w:r w:rsidR="007A49F6">
          <w:t xml:space="preserve">, constituting a valid alternative to second-stage methods that regress </w:t>
        </w:r>
      </w:ins>
      <w:ins w:id="487" w:author="Jose Luis Zofio Prieto" w:date="2024-09-04T11:34:00Z">
        <w:r w:rsidR="007A49F6">
          <w:t>efficiency</w:t>
        </w:r>
      </w:ins>
      <w:ins w:id="488" w:author="Jose Luis Zofio Prieto" w:date="2024-09-04T11:33:00Z">
        <w:r w:rsidR="007A49F6">
          <w:t xml:space="preserve"> scores on contextual v</w:t>
        </w:r>
      </w:ins>
      <w:ins w:id="489" w:author="Jose Luis Zofio Prieto" w:date="2024-09-04T11:34:00Z">
        <w:r w:rsidR="007A49F6">
          <w:t xml:space="preserve">ariables. </w:t>
        </w:r>
      </w:ins>
      <w:ins w:id="490" w:author="Jose Luis Zofio Prieto" w:date="2024-09-04T11:33:00Z">
        <w:r w:rsidR="007A49F6">
          <w:t xml:space="preserve">   </w:t>
        </w:r>
      </w:ins>
    </w:p>
    <w:p w14:paraId="39644C7B" w14:textId="7DBB1BBD" w:rsidR="00EE4803" w:rsidDel="007A49F6" w:rsidRDefault="00EE4803" w:rsidP="00EE4803">
      <w:pPr>
        <w:spacing w:line="360" w:lineRule="auto"/>
        <w:rPr>
          <w:del w:id="491" w:author="Jose Luis Zofio Prieto" w:date="2024-09-04T11:33:00Z"/>
        </w:rPr>
      </w:pPr>
    </w:p>
    <w:p w14:paraId="57D6EA5E" w14:textId="21B1953E" w:rsidR="00EE4803" w:rsidRDefault="00EE4803" w:rsidP="00EE4803">
      <w:pPr>
        <w:spacing w:line="360" w:lineRule="auto"/>
      </w:pPr>
      <w:r>
        <w:t xml:space="preserve">3. </w:t>
      </w:r>
      <w:r w:rsidRPr="007A49F6">
        <w:rPr>
          <w:i/>
          <w:iCs/>
          <w:rPrChange w:id="492" w:author="Jose Luis Zofio Prieto" w:date="2024-09-04T11:34:00Z">
            <w:rPr/>
          </w:rPrChange>
        </w:rPr>
        <w:t>Flexibility and Customization</w:t>
      </w:r>
      <w:r>
        <w:t xml:space="preserve">: The modular nature of our approach allows for the integration of </w:t>
      </w:r>
      <w:r w:rsidR="009F3205">
        <w:t xml:space="preserve">any classification </w:t>
      </w:r>
      <w:r>
        <w:t>ML technique</w:t>
      </w:r>
      <w:ins w:id="493" w:author="Jose Luis Zofio Prieto" w:date="2024-09-04T11:36:00Z">
        <w:r w:rsidR="007A49F6">
          <w:t xml:space="preserve"> into the algorithm</w:t>
        </w:r>
      </w:ins>
      <w:del w:id="494" w:author="Jose Luis Zofio Prieto" w:date="2024-09-04T11:37:00Z">
        <w:r w:rsidDel="007A49F6">
          <w:delText>,</w:delText>
        </w:r>
      </w:del>
      <w:ins w:id="495" w:author="Jose Luis Zofio Prieto" w:date="2024-09-04T11:37:00Z">
        <w:r w:rsidR="007A49F6">
          <w:sym w:font="Symbol" w:char="F0BE"/>
        </w:r>
        <w:r w:rsidR="007A49F6">
          <w:t>beyond SVM and NN,</w:t>
        </w:r>
      </w:ins>
      <w:r>
        <w:t xml:space="preserve"> depending on the specific characteristics of the dataset and analytical needs. This adaptability ensures that the model remains relevant across different applications and evolves alongside advancements in machine learning.</w:t>
      </w:r>
      <w:ins w:id="496" w:author="Jose Luis Zofio Prieto" w:date="2024-09-04T11:37:00Z">
        <w:r w:rsidR="007A49F6">
          <w:t xml:space="preserve"> The adoption of other classification methods</w:t>
        </w:r>
      </w:ins>
      <w:ins w:id="497" w:author="Jose Luis Zofio Prieto" w:date="2024-09-04T11:39:00Z">
        <w:r w:rsidR="007A49F6">
          <w:t xml:space="preserve"> and number of labels,</w:t>
        </w:r>
      </w:ins>
      <w:ins w:id="498" w:author="Jose Luis Zofio Prieto" w:date="2024-09-04T11:38:00Z">
        <w:r w:rsidR="007A49F6">
          <w:t xml:space="preserve"> </w:t>
        </w:r>
      </w:ins>
      <w:ins w:id="499" w:author="Jose Luis Zofio Prieto" w:date="2024-09-04T11:39:00Z">
        <w:r w:rsidR="007A49F6">
          <w:t xml:space="preserve">e.g. graduating inefficiency score into groups, </w:t>
        </w:r>
      </w:ins>
      <w:ins w:id="500" w:author="Jose Luis Zofio Prieto" w:date="2024-09-04T11:37:00Z">
        <w:r w:rsidR="007A49F6">
          <w:t xml:space="preserve">also constitutes a promising venue of future research. </w:t>
        </w:r>
      </w:ins>
    </w:p>
    <w:p w14:paraId="139AD21C" w14:textId="4D7CDD81" w:rsidR="00EE4803" w:rsidDel="007A49F6" w:rsidRDefault="00EE4803" w:rsidP="00EE4803">
      <w:pPr>
        <w:spacing w:line="360" w:lineRule="auto"/>
        <w:rPr>
          <w:del w:id="501" w:author="Jose Luis Zofio Prieto" w:date="2024-09-04T11:34:00Z"/>
        </w:rPr>
      </w:pPr>
    </w:p>
    <w:p w14:paraId="70FA2DF7" w14:textId="43A2267D" w:rsidR="00C40EBB" w:rsidRDefault="00C40EBB" w:rsidP="00EE4803">
      <w:pPr>
        <w:spacing w:line="360" w:lineRule="auto"/>
      </w:pPr>
      <w:r w:rsidRPr="00C40EBB">
        <w:t xml:space="preserve">In conclusion, the new integration of ML with DEA models </w:t>
      </w:r>
      <w:del w:id="502" w:author="Jose Luis Zofio Prieto" w:date="2024-09-04T11:40:00Z">
        <w:r w:rsidRPr="00C40EBB" w:rsidDel="007A49F6">
          <w:delText xml:space="preserve">could </w:delText>
        </w:r>
      </w:del>
      <w:r w:rsidRPr="00C40EBB">
        <w:t>represent</w:t>
      </w:r>
      <w:ins w:id="503" w:author="Jose Luis Zofio Prieto" w:date="2024-09-04T11:40:00Z">
        <w:r w:rsidR="007A49F6">
          <w:t>s</w:t>
        </w:r>
      </w:ins>
      <w:r w:rsidRPr="00C40EBB">
        <w:t xml:space="preserve"> a significant advancement in the field of efficiency analysis</w:t>
      </w:r>
      <w:ins w:id="504" w:author="Jose Luis Zofio Prieto" w:date="2024-09-04T11:40:00Z">
        <w:r w:rsidR="007A49F6">
          <w:t xml:space="preserve"> that enhances classical methods</w:t>
        </w:r>
      </w:ins>
      <w:r w:rsidRPr="00C40EBB">
        <w:t xml:space="preserve">.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w:t>
      </w:r>
      <w:r w:rsidRPr="00C40EBB">
        <w:lastRenderedPageBreak/>
        <w:t>datasets and contexts, which will validate or challenge the robustness and adaptability of our approach.</w:t>
      </w:r>
    </w:p>
    <w:p w14:paraId="0B56A1A2" w14:textId="77777777" w:rsidR="009B7A3F" w:rsidRDefault="009B7A3F" w:rsidP="00FD29D9">
      <w:pPr>
        <w:spacing w:line="360" w:lineRule="auto"/>
      </w:pPr>
    </w:p>
    <w:p w14:paraId="7E5D0BC6" w14:textId="44501A51"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ins w:id="505" w:author="Jose Luis Zofio Prieto" w:date="2024-09-04T11:41:00Z">
        <w:r w:rsidR="00813144">
          <w:t xml:space="preserve">for market oriented organizations like </w:t>
        </w:r>
      </w:ins>
      <w:del w:id="506" w:author="Jose Luis Zofio Prieto" w:date="2024-09-04T11:42:00Z">
        <w:r w:rsidDel="00813144">
          <w:delText>environmental</w:delText>
        </w:r>
      </w:del>
      <w:ins w:id="507" w:author="Jose Luis Zofio Prieto" w:date="2024-09-04T11:42:00Z">
        <w:r w:rsidR="00813144">
          <w:t>firms, environmental</w:t>
        </w:r>
      </w:ins>
      <w:r>
        <w:t xml:space="preserve"> sustainability</w:t>
      </w:r>
      <w:ins w:id="508" w:author="Jose Luis Zofio Prieto" w:date="2024-09-04T11:41:00Z">
        <w:r w:rsidR="00813144">
          <w:t xml:space="preserve"> and </w:t>
        </w:r>
      </w:ins>
      <w:del w:id="509" w:author="Jose Luis Zofio Prieto" w:date="2024-09-04T11:41:00Z">
        <w:r w:rsidDel="00813144">
          <w:delText xml:space="preserve"> and </w:delText>
        </w:r>
      </w:del>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w:t>
      </w:r>
      <w:del w:id="510" w:author="Jose Luis Zofio Prieto" w:date="2024-09-04T11:42:00Z">
        <w:r w:rsidDel="00813144">
          <w:delText>indispensable</w:delText>
        </w:r>
      </w:del>
      <w:ins w:id="511" w:author="Jose Luis Zofio Prieto" w:date="2024-09-04T11:42:00Z">
        <w:r w:rsidR="00813144">
          <w:t>central</w:t>
        </w:r>
      </w:ins>
      <w:r>
        <w:t xml:space="preserve"> tool in strategic planning and resource management, especially in sectors where efficiency gains translate directly into improved outcomes for stakeholders</w:t>
      </w:r>
      <w:del w:id="512" w:author="Jose Luis Zofio Prieto" w:date="2024-09-04T11:43:00Z">
        <w:r w:rsidDel="00813144">
          <w:delText xml:space="preserve"> and the environment</w:delText>
        </w:r>
      </w:del>
      <w:r>
        <w: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600A17D0" w14:textId="77777777" w:rsidR="00D24975" w:rsidRPr="00212559" w:rsidRDefault="00D24975"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E4079CC" w14:textId="77777777" w:rsidR="00D24975" w:rsidRPr="00BA1EC0" w:rsidRDefault="00D24975"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A8D9540" w14:textId="77777777" w:rsidR="00D24975" w:rsidRPr="00212559" w:rsidRDefault="00D24975"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4A381C0" w14:textId="77777777" w:rsidR="00D24975" w:rsidRDefault="00D24975" w:rsidP="00D742D6">
      <w:pPr>
        <w:spacing w:line="360" w:lineRule="auto"/>
      </w:pPr>
      <w:r w:rsidRPr="00131537">
        <w:t>Banker, R. D., &amp; Morey, R. C. (1986). Efficiency analysis for exogenously fixed inputs and outputs. Operations Research, 34(4), 513-521.</w:t>
      </w:r>
    </w:p>
    <w:p w14:paraId="3FB5AA38" w14:textId="77777777" w:rsidR="00D24975" w:rsidRPr="00131537" w:rsidRDefault="00D24975"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37500FC5" w14:textId="77777777" w:rsidR="00D24975" w:rsidRDefault="00D24975" w:rsidP="006E48EB">
      <w:pPr>
        <w:spacing w:line="360" w:lineRule="auto"/>
        <w:rPr>
          <w:ins w:id="513" w:author="Gonzalez Moyano, Ricardo" w:date="2024-09-05T10:40:00Z" w16du:dateUtc="2024-09-05T08:40:00Z"/>
        </w:rPr>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DD1CEA" w14:textId="780030B3" w:rsidR="003D6266" w:rsidRDefault="003D6266" w:rsidP="006E48EB">
      <w:pPr>
        <w:spacing w:line="360" w:lineRule="auto"/>
        <w:rPr>
          <w:lang w:val="en-GB"/>
        </w:rPr>
      </w:pPr>
      <w:ins w:id="514" w:author="Gonzalez Moyano, Ricardo" w:date="2024-09-05T10:40:00Z">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ins>
    </w:p>
    <w:p w14:paraId="1579C1D9" w14:textId="77777777" w:rsidR="00D24975" w:rsidRPr="00212559" w:rsidRDefault="00D24975"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7B0E6E08" w14:textId="77777777" w:rsidR="00D24975" w:rsidRPr="00131537" w:rsidRDefault="00D24975"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73A01EB1" w14:textId="77777777" w:rsidR="00D24975" w:rsidRDefault="00D24975"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60C65AD1" w14:textId="77777777" w:rsidR="00D24975" w:rsidRPr="00131537" w:rsidRDefault="00D24975"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34970122" w14:textId="77777777" w:rsidR="00D24975" w:rsidRDefault="00D24975"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20133CD6" w14:textId="77777777" w:rsidR="00D24975" w:rsidRDefault="00D24975" w:rsidP="00607D39">
      <w:pPr>
        <w:spacing w:line="360" w:lineRule="auto"/>
        <w:rPr>
          <w:ins w:id="515" w:author="Gonzalez Moyano, Ricardo" w:date="2024-09-06T12:34:00Z" w16du:dateUtc="2024-09-06T10:34:00Z"/>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2E40D0A" w14:textId="2EA1174E" w:rsidR="00C42E05" w:rsidRPr="00431912" w:rsidRDefault="00C42E05" w:rsidP="00607D39">
      <w:pPr>
        <w:spacing w:line="360" w:lineRule="auto"/>
        <w:rPr>
          <w:lang w:val="en-GB"/>
        </w:rPr>
      </w:pPr>
      <w:ins w:id="516" w:author="Gonzalez Moyano, Ricardo" w:date="2024-09-06T12:34:00Z" w16du:dateUtc="2024-09-06T10:34:00Z">
        <w:r w:rsidRPr="00C42E05">
          <w:rPr>
            <w:lang w:val="en-GB"/>
          </w:rPr>
          <w:t xml:space="preserve">Cortez, P., &amp; </w:t>
        </w:r>
        <w:proofErr w:type="spellStart"/>
        <w:r w:rsidRPr="00C42E05">
          <w:rPr>
            <w:lang w:val="en-GB"/>
          </w:rPr>
          <w:t>Embrechts</w:t>
        </w:r>
        <w:proofErr w:type="spellEnd"/>
        <w:r w:rsidRPr="00C42E05">
          <w:rPr>
            <w:lang w:val="en-GB"/>
          </w:rPr>
          <w:t>, M. J. (2013). Using sensitivity analysis and visualization techniques to open black box data mining models. Information Sciences, 225, 1-17.</w:t>
        </w:r>
      </w:ins>
    </w:p>
    <w:p w14:paraId="1D119C29" w14:textId="77777777" w:rsidR="00D24975" w:rsidRPr="00212559" w:rsidRDefault="00D24975"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7A09022" w14:textId="77777777" w:rsidR="00D24975" w:rsidRPr="006A3F91" w:rsidRDefault="00D24975" w:rsidP="00E70598">
      <w:pPr>
        <w:spacing w:line="360" w:lineRule="auto"/>
        <w:rPr>
          <w:lang w:val="es-ES"/>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proofErr w:type="spellStart"/>
      <w:r w:rsidRPr="006A3F91">
        <w:rPr>
          <w:i/>
          <w:iCs/>
          <w:lang w:val="es-ES"/>
        </w:rPr>
        <w:t>Computers</w:t>
      </w:r>
      <w:proofErr w:type="spellEnd"/>
      <w:r w:rsidRPr="006A3F91">
        <w:rPr>
          <w:i/>
          <w:iCs/>
          <w:lang w:val="es-ES"/>
        </w:rPr>
        <w:t xml:space="preserve"> &amp; Industrial </w:t>
      </w:r>
      <w:proofErr w:type="spellStart"/>
      <w:r w:rsidRPr="006A3F91">
        <w:rPr>
          <w:i/>
          <w:iCs/>
          <w:lang w:val="es-ES"/>
        </w:rPr>
        <w:t>Engineering</w:t>
      </w:r>
      <w:proofErr w:type="spellEnd"/>
      <w:r w:rsidRPr="006A3F91">
        <w:rPr>
          <w:lang w:val="es-ES"/>
        </w:rPr>
        <w:t>, </w:t>
      </w:r>
      <w:r w:rsidRPr="006A3F91">
        <w:rPr>
          <w:i/>
          <w:iCs/>
          <w:lang w:val="es-ES"/>
        </w:rPr>
        <w:t>56</w:t>
      </w:r>
      <w:r w:rsidRPr="006A3F91">
        <w:rPr>
          <w:lang w:val="es-ES"/>
        </w:rPr>
        <w:t>(1), 249-254.</w:t>
      </w:r>
    </w:p>
    <w:p w14:paraId="75C64DE0" w14:textId="77777777" w:rsidR="00D24975" w:rsidRPr="00131537" w:rsidRDefault="00D24975" w:rsidP="006E48EB">
      <w:pPr>
        <w:spacing w:line="360" w:lineRule="auto"/>
      </w:pPr>
      <w:r w:rsidRPr="006A3F91">
        <w:rPr>
          <w:lang w:val="es-ES"/>
        </w:rPr>
        <w:t xml:space="preserve">Esteve, M., Aparicio, J., Rabasa, A., &amp; </w:t>
      </w:r>
      <w:proofErr w:type="spellStart"/>
      <w:r w:rsidRPr="006A3F91">
        <w:rPr>
          <w:lang w:val="es-ES"/>
        </w:rPr>
        <w:t>Rodriguez</w:t>
      </w:r>
      <w:proofErr w:type="spellEnd"/>
      <w:r w:rsidRPr="006A3F91">
        <w:rPr>
          <w:lang w:val="es-ES"/>
        </w:rPr>
        <w:t xml:space="preserve">-Sala, J. J. (2020). </w:t>
      </w:r>
      <w:r w:rsidRPr="00A94464">
        <w:t>Efficiency analysis trees: A new methodology for estimating production frontiers through decision trees. Expert Systems with Applications, 162, 113783.</w:t>
      </w:r>
    </w:p>
    <w:p w14:paraId="53A68F4C" w14:textId="77777777" w:rsidR="00D24975" w:rsidRDefault="00D24975"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37D43971" w14:textId="77777777" w:rsidR="00D24975" w:rsidRPr="00212559" w:rsidRDefault="00D24975"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63AC6DEE" w14:textId="77777777" w:rsidR="00D24975" w:rsidRPr="009D7BB7" w:rsidRDefault="00D24975" w:rsidP="008F0011">
      <w:pPr>
        <w:spacing w:line="360" w:lineRule="auto"/>
        <w:rPr>
          <w:lang w:val="en-GB"/>
        </w:rPr>
      </w:pPr>
      <w:r>
        <w:t xml:space="preserve">Goodfellow, I., Bengio, Y., &amp; Courville, A. (2016). Deep Learning. </w:t>
      </w:r>
      <w:r w:rsidRPr="009D7BB7">
        <w:rPr>
          <w:lang w:val="en-GB"/>
        </w:rPr>
        <w:t>MIT Press.</w:t>
      </w:r>
    </w:p>
    <w:p w14:paraId="6902210B" w14:textId="77777777" w:rsidR="00D24975" w:rsidRPr="00212559" w:rsidRDefault="00D24975"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1BA9E2E" w14:textId="77777777" w:rsidR="00D24975" w:rsidRPr="00212559" w:rsidRDefault="00D24975"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3F5315DD" w14:textId="77777777" w:rsidR="00D24975" w:rsidRDefault="00D24975"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17AA03D" w14:textId="77777777" w:rsidR="00D24975" w:rsidRDefault="00D24975" w:rsidP="00E70598">
      <w:pPr>
        <w:spacing w:line="360" w:lineRule="auto"/>
        <w:rPr>
          <w:ins w:id="517" w:author="Gonzalez Moyano, Ricardo" w:date="2024-09-16T12:30:00Z" w16du:dateUtc="2024-09-16T10:30:00Z"/>
        </w:rPr>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348482F4" w14:textId="370FE520" w:rsidR="00B90CB0" w:rsidRPr="00212559" w:rsidDel="00F43467" w:rsidRDefault="00F43467" w:rsidP="00E70598">
      <w:pPr>
        <w:spacing w:line="360" w:lineRule="auto"/>
        <w:rPr>
          <w:del w:id="518" w:author="Gonzalez Moyano, Ricardo" w:date="2024-09-16T12:30:00Z" w16du:dateUtc="2024-09-16T10:30:00Z"/>
          <w:lang w:val="en-GB"/>
        </w:rPr>
      </w:pPr>
      <w:ins w:id="519" w:author="Gonzalez Moyano, Ricardo" w:date="2024-09-16T12:30:00Z" w16du:dateUtc="2024-09-16T10:30:00Z">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ins>
    </w:p>
    <w:p w14:paraId="08624604" w14:textId="77777777" w:rsidR="00D24975" w:rsidRPr="00B559FA" w:rsidRDefault="00D24975"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3D24B2B0" w14:textId="77777777" w:rsidR="00D24975" w:rsidRDefault="00D24975"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43E7DC5C" w14:textId="77777777" w:rsidR="00D24975" w:rsidRDefault="00D24975"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30FD87C5" w14:textId="77777777" w:rsidR="00D24975" w:rsidRPr="00212559" w:rsidRDefault="00D24975"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094E5BF3" w14:textId="77777777" w:rsidR="00D24975" w:rsidRPr="009D1A09" w:rsidRDefault="00D24975"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1E2A226A" w14:textId="77777777" w:rsidR="00D24975" w:rsidRDefault="00D24975"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1770BA2" w14:textId="77777777" w:rsidR="00D24975" w:rsidRPr="00212559" w:rsidRDefault="00D24975"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5F06187F" w14:textId="77777777" w:rsidR="00D24975" w:rsidRPr="00212559" w:rsidRDefault="00D24975"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07E6A764" w14:textId="77777777" w:rsidR="00D24975" w:rsidRDefault="00D24975" w:rsidP="008F0011">
      <w:pPr>
        <w:spacing w:line="360" w:lineRule="auto"/>
      </w:pPr>
      <w:r w:rsidRPr="00212559">
        <w:rPr>
          <w:lang w:val="en-GB"/>
        </w:rPr>
        <w:t xml:space="preserve">LeCun, Y., Bengio, Y., &amp; Hinton, G. (2015). </w:t>
      </w:r>
      <w:r>
        <w:t>Deep learning. Nature, 521(7553), 436-444.</w:t>
      </w:r>
    </w:p>
    <w:p w14:paraId="36B06658" w14:textId="77777777" w:rsidR="00D24975" w:rsidRPr="00212559" w:rsidRDefault="00D24975"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28530E98" w14:textId="77777777" w:rsidR="00D24975" w:rsidRPr="00212559" w:rsidRDefault="00D24975"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1563A1C8" w14:textId="77777777" w:rsidR="00D24975" w:rsidRPr="00212559" w:rsidRDefault="00D24975"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2A4230DA" w14:textId="77777777" w:rsidR="00D24975" w:rsidRPr="00212559" w:rsidRDefault="00D24975"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4858E1B4" w14:textId="77777777" w:rsidR="00D24975" w:rsidRPr="00212559" w:rsidRDefault="00D24975"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4D78D4F" w14:textId="77777777" w:rsidR="00D24975" w:rsidRDefault="00D24975"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2C54DE27" w14:textId="77777777" w:rsidR="00D24975" w:rsidRPr="009D1A09" w:rsidRDefault="00D24975" w:rsidP="004D2CDE">
      <w:pPr>
        <w:spacing w:line="360" w:lineRule="auto"/>
        <w:rPr>
          <w:lang w:val="en-GB"/>
        </w:rPr>
      </w:pPr>
      <w:r w:rsidRPr="009D1A09">
        <w:rPr>
          <w:lang w:val="en-GB"/>
        </w:rPr>
        <w:t xml:space="preserve">Omrani, H., Emrouznejad,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4EDB3876" w14:textId="77777777" w:rsidR="00D24975" w:rsidRPr="00212559" w:rsidRDefault="00D24975"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48549038" w14:textId="497A0995" w:rsidR="004B29B2" w:rsidRDefault="004B29B2" w:rsidP="004B29B2">
      <w:pPr>
        <w:spacing w:line="360" w:lineRule="auto"/>
        <w:rPr>
          <w:ins w:id="520" w:author="Jose Luis Zofio Prieto" w:date="2024-09-03T10:23:00Z"/>
        </w:rPr>
      </w:pPr>
      <w:ins w:id="521" w:author="Jose Luis Zofio Prieto" w:date="2024-09-03T10:23:00Z">
        <w:r>
          <w:t xml:space="preserve">Pastor, J.T., Aparicio, J., Zofío, J.L., 2022. </w:t>
        </w:r>
        <w:r w:rsidRPr="004B29B2">
          <w:rPr>
            <w:i/>
            <w:iCs/>
            <w:rPrChange w:id="522" w:author="Jose Luis Zofio Prieto" w:date="2024-09-03T10:23:00Z">
              <w:rPr/>
            </w:rPrChange>
          </w:rPr>
          <w:t xml:space="preserve">Benchmarking </w:t>
        </w:r>
      </w:ins>
      <w:ins w:id="523" w:author="Jose Luis Zofio Prieto" w:date="2024-09-03T10:26:00Z">
        <w:r w:rsidR="00867AE0">
          <w:rPr>
            <w:i/>
            <w:iCs/>
          </w:rPr>
          <w:t>E</w:t>
        </w:r>
      </w:ins>
      <w:ins w:id="524" w:author="Jose Luis Zofio Prieto" w:date="2024-09-03T10:23:00Z">
        <w:r w:rsidRPr="004B29B2">
          <w:rPr>
            <w:i/>
            <w:iCs/>
            <w:rPrChange w:id="525" w:author="Jose Luis Zofio Prieto" w:date="2024-09-03T10:23:00Z">
              <w:rPr/>
            </w:rPrChange>
          </w:rPr>
          <w:t xml:space="preserve">conomic </w:t>
        </w:r>
      </w:ins>
      <w:ins w:id="526" w:author="Jose Luis Zofio Prieto" w:date="2024-09-03T10:26:00Z">
        <w:r w:rsidR="00867AE0">
          <w:rPr>
            <w:i/>
            <w:iCs/>
          </w:rPr>
          <w:t>E</w:t>
        </w:r>
      </w:ins>
      <w:ins w:id="527" w:author="Jose Luis Zofio Prieto" w:date="2024-09-03T10:23:00Z">
        <w:r w:rsidRPr="004B29B2">
          <w:rPr>
            <w:i/>
            <w:iCs/>
            <w:rPrChange w:id="528" w:author="Jose Luis Zofio Prieto" w:date="2024-09-03T10:23:00Z">
              <w:rPr/>
            </w:rPrChange>
          </w:rPr>
          <w:t>fficiency</w:t>
        </w:r>
      </w:ins>
      <w:ins w:id="529" w:author="Jose Luis Zofio Prieto" w:date="2024-09-03T10:24:00Z">
        <w:r>
          <w:t xml:space="preserve">: </w:t>
        </w:r>
        <w:r w:rsidRPr="004B29B2">
          <w:rPr>
            <w:i/>
            <w:iCs/>
            <w:rPrChange w:id="530" w:author="Jose Luis Zofio Prieto" w:date="2024-09-03T10:24:00Z">
              <w:rPr/>
            </w:rPrChange>
          </w:rPr>
          <w:t>Technical and Allocative Fundamentals</w:t>
        </w:r>
      </w:ins>
      <w:ins w:id="531" w:author="Jose Luis Zofio Prieto" w:date="2024-09-03T10:23:00Z">
        <w:r>
          <w:t xml:space="preserve">. In: International Series </w:t>
        </w:r>
        <w:proofErr w:type="gramStart"/>
        <w:r>
          <w:t>In</w:t>
        </w:r>
        <w:proofErr w:type="gramEnd"/>
        <w:r>
          <w:t xml:space="preserve"> Operations Research &amp; Management Science, ISOR, vol. 315. Springer Verlag.</w:t>
        </w:r>
      </w:ins>
    </w:p>
    <w:p w14:paraId="4B11ECD8" w14:textId="6F2D8DF5" w:rsidR="00D24975" w:rsidRPr="00131537" w:rsidRDefault="00D24975"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09B7FC7B" w14:textId="77777777" w:rsidR="00D24975" w:rsidRDefault="00D24975"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725D9E46" w14:textId="6B4EE017" w:rsidR="00D24975" w:rsidRPr="00131537" w:rsidDel="003D6266" w:rsidRDefault="00D24975" w:rsidP="004D2CDE">
      <w:pPr>
        <w:spacing w:line="360" w:lineRule="auto"/>
        <w:rPr>
          <w:del w:id="532" w:author="Gonzalez Moyano, Ricardo" w:date="2024-09-05T10:39:00Z" w16du:dateUtc="2024-09-05T08:39:00Z"/>
        </w:rPr>
      </w:pPr>
      <w:del w:id="533" w:author="Gonzalez Moyano, Ricardo" w:date="2024-09-05T10:39:00Z" w16du:dateUtc="2024-09-05T08:39:00Z">
        <w:r w:rsidRPr="00131537" w:rsidDel="003D6266">
          <w:delText>Seiford, L. M., &amp; Zhu, J. (2002). Modeling undesirable factors in efficiency evaluation. European Journal of Operational Research, 142(1), 16-20.</w:delText>
        </w:r>
      </w:del>
    </w:p>
    <w:p w14:paraId="0C8DC7FD" w14:textId="77777777" w:rsidR="00D24975" w:rsidRPr="00212559" w:rsidRDefault="00D24975"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63DDF65" w14:textId="77777777" w:rsidR="00D24975" w:rsidRDefault="00D24975"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7EAFFF27" w14:textId="77777777" w:rsidR="00D24975" w:rsidRPr="00E70598" w:rsidRDefault="00D24975" w:rsidP="00E70598">
      <w:pPr>
        <w:spacing w:line="360" w:lineRule="auto"/>
        <w:rPr>
          <w:lang w:val="es-ES"/>
        </w:rPr>
      </w:pPr>
      <w:proofErr w:type="spellStart"/>
      <w:r w:rsidRPr="006A3F91">
        <w:t>Tsionas</w:t>
      </w:r>
      <w:proofErr w:type="spellEnd"/>
      <w:r w:rsidRPr="006A3F91">
        <w:t xml:space="preserve">, M., Parmeter, C. F., &amp; Zelenyuk,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40DC76BA" w14:textId="77777777" w:rsidR="00D24975" w:rsidRDefault="00D24975"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64C38546" w14:textId="77777777" w:rsidR="00D24975" w:rsidRDefault="00D24975" w:rsidP="00E70598">
      <w:pPr>
        <w:spacing w:line="360" w:lineRule="auto"/>
        <w:rPr>
          <w:lang w:val="es-ES"/>
        </w:rPr>
      </w:pPr>
      <w:r w:rsidRPr="00E70598">
        <w:rPr>
          <w:lang w:val="es-ES"/>
        </w:rPr>
        <w:lastRenderedPageBreak/>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3BDCC81D" w14:textId="77777777" w:rsidR="00D24975" w:rsidRDefault="00D24975"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1FF5D9C7" w14:textId="77777777" w:rsidR="00D24975" w:rsidRDefault="00D24975"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35B06795" w14:textId="77777777" w:rsidR="00D24975" w:rsidRPr="009F4648" w:rsidRDefault="00D24975"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4B829320" w14:textId="77777777" w:rsidR="00D24975" w:rsidRDefault="00D24975"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6B52FDDA" w14:textId="77777777" w:rsidR="00D24975" w:rsidRPr="00BA1EC0" w:rsidRDefault="00D24975"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9E17C1E" w14:textId="77777777" w:rsidR="00D24975" w:rsidRDefault="00D24975"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t>.</w:t>
      </w:r>
    </w:p>
    <w:p w14:paraId="0A6388B5" w14:textId="77777777" w:rsidR="00D24975" w:rsidRPr="00B760E6" w:rsidRDefault="00D24975" w:rsidP="00B760E6">
      <w:pPr>
        <w:spacing w:line="360" w:lineRule="auto"/>
        <w:rPr>
          <w:lang w:val="en-GB"/>
        </w:rPr>
      </w:pPr>
      <w:r w:rsidRPr="007A5973">
        <w:rPr>
          <w:lang w:val="en-GB"/>
        </w:rPr>
        <w:t>Zhu, J. (2022). DEA under big data: Data enabled analytics and network data envelopment analysis. Annals of Operations Research, 309(2), 7</w:t>
      </w:r>
    </w:p>
    <w:p w14:paraId="27803A42" w14:textId="77777777" w:rsidR="00D24975" w:rsidRDefault="00D24975" w:rsidP="00E70598">
      <w:pPr>
        <w:spacing w:line="360" w:lineRule="auto"/>
        <w:rPr>
          <w:ins w:id="534" w:author="Gonzalez Moyano, Ricardo" w:date="2024-09-05T10:39:00Z" w16du:dateUtc="2024-09-05T08:39:00Z"/>
          <w:lang w:val="en-GB"/>
        </w:rPr>
      </w:pPr>
      <w:r w:rsidRPr="00212559">
        <w:rPr>
          <w:lang w:val="en-GB"/>
        </w:rPr>
        <w:t>Zhu, N., Zhu, C., &amp; Emrouznejad,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5D54B41D" w14:textId="77777777" w:rsidR="003D6266" w:rsidRDefault="003D6266" w:rsidP="00E70598">
      <w:pPr>
        <w:spacing w:line="360" w:lineRule="auto"/>
        <w:rPr>
          <w:lang w:val="en-GB"/>
        </w:rPr>
      </w:pPr>
    </w:p>
    <w:sectPr w:rsidR="003D6266"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Jose Luis Zofio Prieto" w:date="2024-08-30T10:50:00Z" w:initials="JLZP">
    <w:p w14:paraId="75129627" w14:textId="5912F46C" w:rsidR="00117262" w:rsidRDefault="00117262">
      <w:pPr>
        <w:pStyle w:val="Textocomentario"/>
      </w:pPr>
      <w:r>
        <w:rPr>
          <w:rStyle w:val="Refdecomentario"/>
        </w:rPr>
        <w:annotationRef/>
      </w:r>
      <w:r>
        <w:t xml:space="preserve">Me parece una cita más relevante el número especial de EJOR de 1997 (Volumen 98, Issue 2) que es un especial entero sobre banca: </w:t>
      </w:r>
      <w:hyperlink r:id="rId1" w:history="1">
        <w:r w:rsidRPr="00164873">
          <w:rPr>
            <w:rStyle w:val="Hipervnculo"/>
          </w:rPr>
          <w:t>https://www.sciencedirect.com/journal/european-journal-of-operational-research/vol/98/issue/2</w:t>
        </w:r>
      </w:hyperlink>
    </w:p>
    <w:p w14:paraId="7851AA3C" w14:textId="644A23BF" w:rsidR="00117262" w:rsidRDefault="00117262" w:rsidP="0081108D">
      <w:pPr>
        <w:pStyle w:val="Ttulo3"/>
        <w:spacing w:before="0" w:after="0"/>
        <w:rPr>
          <w:rFonts w:ascii="Arial" w:eastAsia="Times New Roman" w:hAnsi="Arial" w:cs="Arial"/>
          <w:color w:val="1F1F1F"/>
          <w:kern w:val="0"/>
          <w:sz w:val="24"/>
          <w:szCs w:val="24"/>
          <w14:ligatures w14:val="none"/>
        </w:rPr>
      </w:pPr>
      <w:r>
        <w:t xml:space="preserve">Se puede citar el editorial: </w:t>
      </w:r>
      <w:hyperlink r:id="rId2" w:history="1">
        <w:r w:rsidRPr="0081108D">
          <w:rPr>
            <w:rFonts w:ascii="Arial" w:eastAsia="Times New Roman" w:hAnsi="Arial" w:cs="Arial"/>
            <w:color w:val="1F1F1F"/>
            <w:kern w:val="0"/>
            <w:sz w:val="29"/>
            <w:szCs w:val="29"/>
            <w14:ligatures w14:val="none"/>
          </w:rPr>
          <w:t>New approaches for analyzing and evaluating the performance of financial institutions</w:t>
        </w:r>
      </w:hyperlink>
      <w:r>
        <w:rPr>
          <w:rFonts w:ascii="Arial" w:eastAsia="Times New Roman" w:hAnsi="Arial" w:cs="Arial"/>
          <w:color w:val="1F1F1F"/>
          <w:kern w:val="0"/>
          <w:sz w:val="24"/>
          <w:szCs w:val="24"/>
          <w14:ligatures w14:val="none"/>
        </w:rPr>
        <w:t xml:space="preserve">, </w:t>
      </w:r>
      <w:r w:rsidRPr="0081108D">
        <w:rPr>
          <w:rFonts w:ascii="Arial" w:eastAsia="Times New Roman" w:hAnsi="Arial" w:cs="Arial"/>
          <w:color w:val="1F1F1F"/>
          <w:kern w:val="0"/>
          <w:sz w:val="24"/>
          <w:szCs w:val="24"/>
          <w14:ligatures w14:val="none"/>
        </w:rPr>
        <w:t>A.N. Berger, P.L. Brockett, W.W. Cooper, J.T. Pastor</w:t>
      </w:r>
      <w:r>
        <w:rPr>
          <w:rFonts w:ascii="Arial" w:eastAsia="Times New Roman" w:hAnsi="Arial" w:cs="Arial"/>
          <w:color w:val="1F1F1F"/>
          <w:kern w:val="0"/>
          <w:sz w:val="24"/>
          <w:szCs w:val="24"/>
          <w14:ligatures w14:val="none"/>
        </w:rPr>
        <w:t>.</w:t>
      </w:r>
    </w:p>
    <w:p w14:paraId="1C44764E" w14:textId="502987C3" w:rsidR="00117262" w:rsidRPr="0081108D" w:rsidRDefault="00117262" w:rsidP="0081108D">
      <w:r>
        <w:t>U otro paper que encaje más</w:t>
      </w:r>
    </w:p>
    <w:p w14:paraId="2ACF5483" w14:textId="6FFCC850" w:rsidR="00117262" w:rsidRDefault="00117262">
      <w:pPr>
        <w:pStyle w:val="Textocomentario"/>
      </w:pPr>
    </w:p>
  </w:comment>
  <w:comment w:id="6"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7"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8"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3" w:history="1">
        <w:r w:rsidRPr="00D87876">
          <w:rPr>
            <w:rStyle w:val="Hipervnculo"/>
            <w:highlight w:val="white"/>
          </w:rPr>
          <w:t>The estimation of productive efficiency through machine learning techniques: efficiency analysis trees</w:t>
        </w:r>
      </w:hyperlink>
    </w:p>
  </w:comment>
  <w:comment w:id="15"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4"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16"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5"/>
                    <a:stretch>
                      <a:fillRect/>
                    </a:stretch>
                  </pic:blipFill>
                  <pic:spPr>
                    <a:xfrm>
                      <a:off x="0" y="0"/>
                      <a:ext cx="2560099" cy="1123505"/>
                    </a:xfrm>
                    <a:prstGeom prst="rect">
                      <a:avLst/>
                    </a:prstGeom>
                  </pic:spPr>
                </pic:pic>
              </a:graphicData>
            </a:graphic>
          </wp:inline>
        </w:drawing>
      </w:r>
    </w:p>
  </w:comment>
  <w:comment w:id="18"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4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59"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60" w:author="Gonzalez Moyano, Ricardo" w:date="2024-09-17T13:27:00Z" w:initials="RG">
    <w:p w14:paraId="0E057839" w14:textId="77777777" w:rsidR="002E58C4" w:rsidRDefault="002E58C4" w:rsidP="002E58C4">
      <w:pPr>
        <w:pStyle w:val="Textocomentario"/>
        <w:jc w:val="left"/>
      </w:pPr>
      <w:r>
        <w:rPr>
          <w:rStyle w:val="Refdecomentario"/>
        </w:rPr>
        <w:annotationRef/>
      </w:r>
      <w:r>
        <w:t>¿Con esto bastaría para motivar las técnicas?</w:t>
      </w:r>
    </w:p>
  </w:comment>
  <w:comment w:id="62" w:author="Jose Luis Zofio Prieto" w:date="2024-08-30T17:27:00Z" w:initials="JLZP">
    <w:p w14:paraId="69C3D7DF" w14:textId="561E99E5" w:rsidR="00117262" w:rsidRDefault="00117262">
      <w:pPr>
        <w:pStyle w:val="Textocomentario"/>
      </w:pPr>
      <w:r>
        <w:rPr>
          <w:rStyle w:val="Refdecomentario"/>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64"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65" w:author="Jose Luis Zofio Prieto" w:date="2024-09-03T10:38:00Z" w:initials="JLZP">
    <w:p w14:paraId="1E4C9382" w14:textId="445536A8" w:rsidR="00117262" w:rsidRDefault="00117262">
      <w:pPr>
        <w:pStyle w:val="Textocomentario"/>
      </w:pPr>
      <w:r>
        <w:rPr>
          <w:rStyle w:val="Refdecomentario"/>
        </w:rPr>
        <w:annotationRef/>
      </w:r>
      <w:r>
        <w:t xml:space="preserve">He metido una nota explicando que las medidas aditivas excluye la posibilidad que aparezcan slacks como con las radiales. Tenemos que hablar esto porque esto hace que el uso de (3) posteriomente pueda ser criticado, si es que puede haber slacks con el nuevo método.  </w:t>
      </w:r>
    </w:p>
  </w:comment>
  <w:comment w:id="82" w:author="Jose Luis Zofio Prieto" w:date="2024-09-03T11:09:00Z" w:initials="JLZP">
    <w:p w14:paraId="778289C5" w14:textId="118BB761" w:rsidR="00117262" w:rsidRDefault="00117262">
      <w:pPr>
        <w:pStyle w:val="Textocomentario"/>
      </w:pPr>
      <w:r>
        <w:rPr>
          <w:rStyle w:val="Refdecomentario"/>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85" w:author="Jose Luis Zofio Prieto" w:date="2024-09-03T14:15:00Z" w:initials="JLZP">
    <w:p w14:paraId="41737648" w14:textId="4279CE5A" w:rsidR="00117262" w:rsidRDefault="00117262">
      <w:pPr>
        <w:pStyle w:val="Textocomentario"/>
      </w:pPr>
      <w:r>
        <w:rPr>
          <w:rStyle w:val="Refdecomentario"/>
        </w:rPr>
        <w:annotationRef/>
      </w:r>
      <w:r>
        <w:t xml:space="preserve">Esto no se entiende bien. ¿Cual es el criterio para quedarse con algunas de las proyectas y otras no? </w:t>
      </w:r>
    </w:p>
  </w:comment>
  <w:comment w:id="86" w:author="Gonzalez Moyano, Ricardo" w:date="2024-09-06T12:22:00Z" w:initials="RG">
    <w:p w14:paraId="08BCEB14" w14:textId="77777777" w:rsidR="003B4E86" w:rsidRDefault="003B4E86" w:rsidP="003B4E86">
      <w:pPr>
        <w:pStyle w:val="Textocomentario"/>
        <w:jc w:val="left"/>
      </w:pPr>
      <w:r>
        <w:rPr>
          <w:rStyle w:val="Refdecomentario"/>
        </w:rPr>
        <w:annotationRef/>
      </w:r>
      <w:r>
        <w:t>Esto se explica en el siguiente párrafo. Propongo que vayan juntos estos dos párrafos el 2a y el 2b</w:t>
      </w:r>
    </w:p>
  </w:comment>
  <w:comment w:id="90" w:author="Jose Luis Zofio Prieto" w:date="2024-09-03T11:12:00Z" w:initials="JLZP">
    <w:p w14:paraId="11A3A279" w14:textId="0B8D5B7F" w:rsidR="00117262" w:rsidRDefault="00117262">
      <w:pPr>
        <w:pStyle w:val="Textocomentario"/>
      </w:pPr>
      <w:r>
        <w:rPr>
          <w:rStyle w:val="Refdecomentario"/>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91" w:author="Gonzalez Moyano, Ricardo" w:date="2024-09-05T13:47:00Z" w:initials="RG">
    <w:p w14:paraId="24835293" w14:textId="77777777" w:rsidR="00601FA2" w:rsidRDefault="00601FA2" w:rsidP="00601FA2">
      <w:pPr>
        <w:pStyle w:val="Textocomentario"/>
        <w:jc w:val="left"/>
      </w:pPr>
      <w:r>
        <w:rPr>
          <w:rStyle w:val="Refdecomentario"/>
        </w:rPr>
        <w:annotationRef/>
      </w:r>
      <w:r>
        <w:t>No, la idea es que las DMUs muy ineficientes en alguna de las variables, se proyecten con orientación input. Asi poblamos forzamos a poblar la frontera para valores pequeños, existen mas ejemplos y el modelo intenta fallar menos en esta region.</w:t>
      </w:r>
    </w:p>
  </w:comment>
  <w:comment w:id="116"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131"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167" w:author="Jose Luis Zofio Prieto" w:date="2024-09-03T11:51:00Z" w:initials="JLZP">
    <w:p w14:paraId="55B62608" w14:textId="4E5C9F22" w:rsidR="00117262" w:rsidRDefault="00117262">
      <w:pPr>
        <w:pStyle w:val="Textocomentario"/>
      </w:pPr>
      <w:r>
        <w:rPr>
          <w:rStyle w:val="Refdecomentario"/>
        </w:rPr>
        <w:annotationRef/>
      </w:r>
      <w:r>
        <w:t xml:space="preserve">Esto no tiene nada que ver con los inputs y outputs del modelo ¿verdad? Entonces mejor cambiar input por ‘decision’ o algo así para no rear confusion.  </w:t>
      </w:r>
    </w:p>
  </w:comment>
  <w:comment w:id="168" w:author="Gonzalez Moyano, Ricardo" w:date="2024-09-06T12:30:00Z" w:initials="RG">
    <w:p w14:paraId="29208CA1" w14:textId="77777777" w:rsidR="00C42E05" w:rsidRDefault="00C42E05" w:rsidP="00C42E05">
      <w:pPr>
        <w:pStyle w:val="Textocomentario"/>
        <w:jc w:val="left"/>
      </w:pPr>
      <w:r>
        <w:rPr>
          <w:rStyle w:val="Refdecomentario"/>
        </w:rPr>
        <w:annotationRef/>
      </w:r>
      <w:r>
        <w:t>Exacto, no son los inputs de DEA. Aquí se refiere a las entradas, al vector que se perturba para ver cómo varia la predicción del modelo.</w:t>
      </w:r>
    </w:p>
  </w:comment>
  <w:comment w:id="169" w:author="Jose Luis Zofio Prieto" w:date="2024-09-03T11:52:00Z" w:initials="JLZP">
    <w:p w14:paraId="5251BE68" w14:textId="1E776AFE" w:rsidR="00117262" w:rsidRDefault="00117262">
      <w:pPr>
        <w:pStyle w:val="Textocomentario"/>
      </w:pPr>
      <w:r>
        <w:rPr>
          <w:rStyle w:val="Refdecomentario"/>
        </w:rPr>
        <w:annotationRef/>
      </w:r>
      <w:r>
        <w:t>De nuevo</w:t>
      </w:r>
    </w:p>
  </w:comment>
  <w:comment w:id="170" w:author="Jose Luis Zofio Prieto" w:date="2024-09-03T11:52:00Z" w:initials="JLZP">
    <w:p w14:paraId="334789B6" w14:textId="7E894A7A" w:rsidR="00117262" w:rsidRDefault="00117262">
      <w:pPr>
        <w:pStyle w:val="Textocomentario"/>
      </w:pPr>
      <w:r>
        <w:rPr>
          <w:rStyle w:val="Refdecomentario"/>
        </w:rPr>
        <w:annotationRef/>
      </w:r>
      <w:r>
        <w:t>De nuevo</w:t>
      </w:r>
    </w:p>
  </w:comment>
  <w:comment w:id="171"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236"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237"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238"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239"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240"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243"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244"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245"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246" w:author="Gonzalez Moyano, Ricardo" w:date="2024-09-06T10:51:00Z" w:initials="RG">
    <w:p w14:paraId="7EBA637E" w14:textId="77777777" w:rsidR="00935D8C" w:rsidRDefault="00935D8C" w:rsidP="00935D8C">
      <w:pPr>
        <w:pStyle w:val="Textocomentario"/>
        <w:jc w:val="left"/>
      </w:pPr>
      <w:r>
        <w:rPr>
          <w:rStyle w:val="Refdecomentario"/>
        </w:rPr>
        <w:annotationRef/>
      </w:r>
      <w:r>
        <w:t>Se podría ampliar indicando que utilizamos un método desarrollado por Cortez Monte-Carlo SA, que en vez de coger un vector con los datos que modificar, lo que hace es coger muestras “</w:t>
      </w:r>
      <w:r>
        <w:rPr>
          <w:color w:val="1F1F1F"/>
        </w:rPr>
        <w:t>except that this method uses several training samples instead of the baseline vector</w:t>
      </w:r>
      <w:r>
        <w:t xml:space="preserve"> ”. La justificación para utilizar el Monte-Carlo SA es que ofrece unos porcentajes razonables, con los otros métodos disponibles no. Por eso no lo he añadido, peor podemos meterlo.</w:t>
      </w:r>
    </w:p>
  </w:comment>
  <w:comment w:id="275"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279" w:author="Jose Luis Zofio Prieto" w:date="2024-09-03T16:04:00Z" w:initials="JLZP">
    <w:p w14:paraId="42CFA42F" w14:textId="00A5AE78" w:rsidR="00117262" w:rsidRDefault="00117262">
      <w:pPr>
        <w:pStyle w:val="Textocomentario"/>
      </w:pPr>
      <w:r>
        <w:rPr>
          <w:rStyle w:val="Refdecomentario"/>
        </w:rPr>
        <w:annotationRef/>
      </w:r>
      <w:r>
        <w:t>?</w:t>
      </w:r>
    </w:p>
  </w:comment>
  <w:comment w:id="284"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287"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288"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349"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350"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359"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360"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361"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362"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367"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374" w:author="Jose Luis Zofio Prieto" w:date="2024-09-03T17:57:00Z" w:initials="JLZP">
    <w:p w14:paraId="40894345" w14:textId="39005751"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375"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395" w:author="Jose Luis Zofio Prieto" w:date="2024-09-03T18:03:00Z" w:initials="JLZP">
    <w:p w14:paraId="5D229351" w14:textId="27B5A0C6"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396" w:author="Gonzalez Moyano, Ricardo" w:date="2024-09-06T13:34:00Z" w:initials="RG">
    <w:p w14:paraId="221D43BD" w14:textId="77777777" w:rsidR="001076E9" w:rsidRDefault="001076E9" w:rsidP="001076E9">
      <w:pPr>
        <w:pStyle w:val="Textocomentario"/>
        <w:jc w:val="left"/>
      </w:pPr>
      <w:r>
        <w:rPr>
          <w:rStyle w:val="Refdecomentario"/>
        </w:rPr>
        <w:annotationRef/>
      </w:r>
      <w:r>
        <w:t>Cortez propone este grafico para visualiar la importancia. ¿Lo meto?</w:t>
      </w:r>
    </w:p>
    <w:p w14:paraId="6D7D75E6" w14:textId="772412BD" w:rsidR="001076E9" w:rsidRDefault="001076E9" w:rsidP="001076E9">
      <w:pPr>
        <w:pStyle w:val="Textocomentario"/>
        <w:jc w:val="left"/>
      </w:pPr>
      <w:r>
        <w:rPr>
          <w:noProof/>
        </w:rPr>
        <w:drawing>
          <wp:inline distT="0" distB="0" distL="0" distR="0" wp14:anchorId="3DEFD37F" wp14:editId="16D9DE5B">
            <wp:extent cx="3247619" cy="3276190"/>
            <wp:effectExtent l="0" t="0" r="0" b="635"/>
            <wp:docPr id="601424036"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4036" name="Imagen 601424036" descr="Image"/>
                    <pic:cNvPicPr/>
                  </pic:nvPicPr>
                  <pic:blipFill>
                    <a:blip r:embed="rId6">
                      <a:extLst>
                        <a:ext uri="{28A0092B-C50C-407E-A947-70E740481C1C}">
                          <a14:useLocalDpi xmlns:a14="http://schemas.microsoft.com/office/drawing/2010/main" val="0"/>
                        </a:ext>
                      </a:extLst>
                    </a:blip>
                    <a:stretch>
                      <a:fillRect/>
                    </a:stretch>
                  </pic:blipFill>
                  <pic:spPr>
                    <a:xfrm>
                      <a:off x="0" y="0"/>
                      <a:ext cx="3247619" cy="3276190"/>
                    </a:xfrm>
                    <a:prstGeom prst="rect">
                      <a:avLst/>
                    </a:prstGeom>
                  </pic:spPr>
                </pic:pic>
              </a:graphicData>
            </a:graphic>
          </wp:inline>
        </w:drawing>
      </w:r>
    </w:p>
  </w:comment>
  <w:comment w:id="397" w:author="Gonzalez Moyano, Ricardo" w:date="2024-09-06T13:35:00Z" w:initials="RG">
    <w:p w14:paraId="2C2C650F" w14:textId="77777777" w:rsidR="001076E9" w:rsidRDefault="001076E9" w:rsidP="001076E9">
      <w:pPr>
        <w:pStyle w:val="Textocomentario"/>
        <w:jc w:val="left"/>
      </w:pPr>
      <w:r>
        <w:rPr>
          <w:rStyle w:val="Refdecomentario"/>
        </w:rPr>
        <w:annotationRef/>
      </w:r>
      <w:r>
        <w:t>Las variables, se comentan al principio, tambien lo recuerdo aquí entonces?</w:t>
      </w:r>
    </w:p>
  </w:comment>
  <w:comment w:id="409"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432"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433"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445"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446"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454"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455"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F5483" w15:done="1"/>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0E057839" w15:done="0"/>
  <w15:commentEx w15:paraId="69C3D7DF" w15:done="0"/>
  <w15:commentEx w15:paraId="56901A07" w15:done="0"/>
  <w15:commentEx w15:paraId="1E4C9382" w15:done="0"/>
  <w15:commentEx w15:paraId="778289C5" w15:done="0"/>
  <w15:commentEx w15:paraId="41737648" w15:done="0"/>
  <w15:commentEx w15:paraId="08BCEB14" w15:paraIdParent="41737648" w15:done="0"/>
  <w15:commentEx w15:paraId="11A3A279" w15:done="0"/>
  <w15:commentEx w15:paraId="24835293" w15:paraIdParent="11A3A279" w15:done="0"/>
  <w15:commentEx w15:paraId="57EAE742" w15:done="0"/>
  <w15:commentEx w15:paraId="6069ED7E" w15:done="0"/>
  <w15:commentEx w15:paraId="55B62608" w15:done="0"/>
  <w15:commentEx w15:paraId="29208CA1" w15:paraIdParent="55B62608" w15:done="0"/>
  <w15:commentEx w15:paraId="5251BE68" w15:done="0"/>
  <w15:commentEx w15:paraId="334789B6" w15:done="0"/>
  <w15:commentEx w15:paraId="73FB1697" w15:done="0"/>
  <w15:commentEx w15:paraId="4B76CF48" w15:done="0"/>
  <w15:commentEx w15:paraId="2BDBB4E0" w15:paraIdParent="4B76CF48" w15:done="0"/>
  <w15:commentEx w15:paraId="0809CBE7" w15:done="0"/>
  <w15:commentEx w15:paraId="105E06A7" w15:paraIdParent="0809CBE7" w15:done="0"/>
  <w15:commentEx w15:paraId="5042E882" w15:done="0"/>
  <w15:commentEx w15:paraId="3DCA7045" w15:done="0"/>
  <w15:commentEx w15:paraId="0A14F4EC" w15:paraIdParent="3DCA7045" w15:done="0"/>
  <w15:commentEx w15:paraId="36CF5212" w15:done="0"/>
  <w15:commentEx w15:paraId="7EBA637E" w15:paraIdParent="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5D229351" w15:done="0"/>
  <w15:commentEx w15:paraId="6D7D75E6" w15:paraIdParent="5D229351" w15:done="0"/>
  <w15:commentEx w15:paraId="2C2C650F" w15:paraIdParent="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28E" w16cex:dateUtc="2024-08-30T08:50:00Z"/>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364A2E9" w16cex:dateUtc="2024-09-17T11:27:00Z"/>
  <w16cex:commentExtensible w16cex:durableId="2A7C7F68" w16cex:dateUtc="2024-08-30T15:27:00Z"/>
  <w16cex:commentExtensible w16cex:durableId="2A7C86FB" w16cex:dateUtc="2024-08-30T15:59:00Z"/>
  <w16cex:commentExtensible w16cex:durableId="2A816591" w16cex:dateUtc="2024-09-03T08:38:00Z"/>
  <w16cex:commentExtensible w16cex:durableId="2A816CD2" w16cex:dateUtc="2024-09-03T09:09:00Z"/>
  <w16cex:commentExtensible w16cex:durableId="2A819895" w16cex:dateUtc="2024-09-03T12:15:00Z"/>
  <w16cex:commentExtensible w16cex:durableId="79F8FB77" w16cex:dateUtc="2024-09-06T10:22:00Z"/>
  <w16cex:commentExtensible w16cex:durableId="2A816DA7" w16cex:dateUtc="2024-09-03T09:12:00Z"/>
  <w16cex:commentExtensible w16cex:durableId="6CC7B23A" w16cex:dateUtc="2024-09-05T11:47:00Z"/>
  <w16cex:commentExtensible w16cex:durableId="2A816F90" w16cex:dateUtc="2024-09-03T09:20:00Z"/>
  <w16cex:commentExtensible w16cex:durableId="2A817246" w16cex:dateUtc="2024-09-03T09:32:00Z"/>
  <w16cex:commentExtensible w16cex:durableId="2A8176B7" w16cex:dateUtc="2024-09-03T09:51:00Z"/>
  <w16cex:commentExtensible w16cex:durableId="51BCFFB3" w16cex:dateUtc="2024-09-06T10:30:00Z"/>
  <w16cex:commentExtensible w16cex:durableId="2A817706" w16cex:dateUtc="2024-09-03T09:52:00Z"/>
  <w16cex:commentExtensible w16cex:durableId="2A817713" w16cex:dateUtc="2024-09-03T09:5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0DCD19B5" w16cex:dateUtc="2024-09-06T08:51: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2A81CDEB" w16cex:dateUtc="2024-09-03T16:03:00Z"/>
  <w16cex:commentExtensible w16cex:durableId="195FAF91" w16cex:dateUtc="2024-09-06T11:34:00Z"/>
  <w16cex:commentExtensible w16cex:durableId="576A9E8E" w16cex:dateUtc="2024-09-06T11:35: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F5483" w16cid:durableId="2A7C228E"/>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0E057839" w16cid:durableId="2364A2E9"/>
  <w16cid:commentId w16cid:paraId="69C3D7DF" w16cid:durableId="2A7C7F68"/>
  <w16cid:commentId w16cid:paraId="56901A07" w16cid:durableId="2A7C86FB"/>
  <w16cid:commentId w16cid:paraId="1E4C9382" w16cid:durableId="2A816591"/>
  <w16cid:commentId w16cid:paraId="778289C5" w16cid:durableId="2A816CD2"/>
  <w16cid:commentId w16cid:paraId="41737648" w16cid:durableId="2A819895"/>
  <w16cid:commentId w16cid:paraId="08BCEB14" w16cid:durableId="79F8FB77"/>
  <w16cid:commentId w16cid:paraId="11A3A279" w16cid:durableId="2A816DA7"/>
  <w16cid:commentId w16cid:paraId="24835293" w16cid:durableId="6CC7B23A"/>
  <w16cid:commentId w16cid:paraId="57EAE742" w16cid:durableId="2A816F90"/>
  <w16cid:commentId w16cid:paraId="6069ED7E" w16cid:durableId="2A817246"/>
  <w16cid:commentId w16cid:paraId="55B62608" w16cid:durableId="2A8176B7"/>
  <w16cid:commentId w16cid:paraId="29208CA1" w16cid:durableId="51BCFFB3"/>
  <w16cid:commentId w16cid:paraId="5251BE68" w16cid:durableId="2A817706"/>
  <w16cid:commentId w16cid:paraId="334789B6" w16cid:durableId="2A817713"/>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7EBA637E" w16cid:durableId="0DCD19B5"/>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5D229351" w16cid:durableId="2A81CDEB"/>
  <w16cid:commentId w16cid:paraId="6D7D75E6" w16cid:durableId="195FAF91"/>
  <w16cid:commentId w16cid:paraId="2C2C650F" w16cid:durableId="576A9E8E"/>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16754" w14:textId="77777777" w:rsidR="00F5150F" w:rsidRDefault="00F5150F" w:rsidP="00CF3C28">
      <w:pPr>
        <w:spacing w:after="0" w:line="240" w:lineRule="auto"/>
      </w:pPr>
      <w:r>
        <w:separator/>
      </w:r>
    </w:p>
  </w:endnote>
  <w:endnote w:type="continuationSeparator" w:id="0">
    <w:p w14:paraId="4D7A707A" w14:textId="77777777" w:rsidR="00F5150F" w:rsidRDefault="00F5150F" w:rsidP="00CF3C28">
      <w:pPr>
        <w:spacing w:after="0" w:line="240" w:lineRule="auto"/>
      </w:pPr>
      <w:r>
        <w:continuationSeparator/>
      </w:r>
    </w:p>
  </w:endnote>
  <w:endnote w:type="continuationNotice" w:id="1">
    <w:p w14:paraId="5F263638" w14:textId="77777777" w:rsidR="00F5150F" w:rsidRDefault="00F515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43516" w14:textId="77777777" w:rsidR="00F5150F" w:rsidRDefault="00F5150F" w:rsidP="00CF3C28">
      <w:pPr>
        <w:spacing w:after="0" w:line="240" w:lineRule="auto"/>
      </w:pPr>
      <w:r>
        <w:separator/>
      </w:r>
    </w:p>
  </w:footnote>
  <w:footnote w:type="continuationSeparator" w:id="0">
    <w:p w14:paraId="213E1CC9" w14:textId="77777777" w:rsidR="00F5150F" w:rsidRDefault="00F5150F" w:rsidP="00CF3C28">
      <w:pPr>
        <w:spacing w:after="0" w:line="240" w:lineRule="auto"/>
      </w:pPr>
      <w:r>
        <w:continuationSeparator/>
      </w:r>
    </w:p>
  </w:footnote>
  <w:footnote w:type="continuationNotice" w:id="1">
    <w:p w14:paraId="3257A59D" w14:textId="77777777" w:rsidR="00F5150F" w:rsidRDefault="00F5150F">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7E3C2380" w:rsidR="00117262" w:rsidRPr="003273EC" w:rsidRDefault="00117262">
      <w:pPr>
        <w:pStyle w:val="Textonotapie"/>
        <w:rPr>
          <w:lang w:val="es-ES"/>
        </w:rPr>
      </w:pPr>
      <w:r>
        <w:rPr>
          <w:rStyle w:val="Refdenotaalpie"/>
        </w:rPr>
        <w:footnoteRef/>
      </w:r>
      <w:r>
        <w:t xml:space="preserve"> We consider the radially oriented output measure (3) for simplicity, but other ‘graph’ measures accounting for both inputs and outputs like the directional distance function or hyperbolic function could be considered. </w:t>
      </w:r>
    </w:p>
  </w:footnote>
  <w:footnote w:id="4">
    <w:p w14:paraId="45EDDB94" w14:textId="77777777" w:rsidR="00117262" w:rsidRPr="00177688" w:rsidRDefault="00117262" w:rsidP="00886BDA">
      <w:pPr>
        <w:pStyle w:val="Textonotapie"/>
        <w:rPr>
          <w:ins w:id="67" w:author="Jose Luis Zofio Prieto" w:date="2024-09-03T10:37:00Z"/>
          <w:lang w:val="es-ES"/>
        </w:rPr>
      </w:pPr>
      <w:ins w:id="68" w:author="Jose Luis Zofio Prieto" w:date="2024-09-03T10:37:00Z">
        <w:r>
          <w:rPr>
            <w:rStyle w:val="Refdenotaalpie"/>
          </w:rPr>
          <w:footnoteRef/>
        </w:r>
        <w:r>
          <w:t xml:space="preserve"> As opposed to radial measures like (3), the use of additive measures in this first stage prevents the appearance of ‘slacks’ in the measurement of technical inefficiency, i.e., efficient DMUs belong to the so-called ‘strongly’ efficient frontier, and therefore are ‘Pareto-efficient’ and cannot be dominated in individual input or output dimensions, see Pastor et al. (2022; Chap. 2) for an introduction to technical efficiency measurement with DEA.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nzalez Moyano, Ricardo">
    <w15:presenceInfo w15:providerId="AD" w15:userId="S::ricardo.gonzalezm@miumh.umh.es::5b44e8b1-3a70-41c8-8d8a-36b87a296b66"/>
  </w15:person>
  <w15:person w15:author="Jose Luis Zofio Prieto">
    <w15:presenceInfo w15:providerId="None" w15:userId="Jose Luis Zofio Prie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5D09"/>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5FF8"/>
    <w:rsid w:val="00036224"/>
    <w:rsid w:val="00040F91"/>
    <w:rsid w:val="00042362"/>
    <w:rsid w:val="00042906"/>
    <w:rsid w:val="00042FA1"/>
    <w:rsid w:val="000433D1"/>
    <w:rsid w:val="00043BFA"/>
    <w:rsid w:val="00043E3D"/>
    <w:rsid w:val="00044655"/>
    <w:rsid w:val="00045757"/>
    <w:rsid w:val="00046F56"/>
    <w:rsid w:val="000472E1"/>
    <w:rsid w:val="000474DB"/>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328D"/>
    <w:rsid w:val="000A387C"/>
    <w:rsid w:val="000A60B1"/>
    <w:rsid w:val="000A61A5"/>
    <w:rsid w:val="000A78CB"/>
    <w:rsid w:val="000B1A82"/>
    <w:rsid w:val="000B26A3"/>
    <w:rsid w:val="000B26FF"/>
    <w:rsid w:val="000B27D8"/>
    <w:rsid w:val="000B3F38"/>
    <w:rsid w:val="000B4B32"/>
    <w:rsid w:val="000B5745"/>
    <w:rsid w:val="000B68C1"/>
    <w:rsid w:val="000B6E35"/>
    <w:rsid w:val="000B74C8"/>
    <w:rsid w:val="000C1305"/>
    <w:rsid w:val="000C17DF"/>
    <w:rsid w:val="000C33E8"/>
    <w:rsid w:val="000C4527"/>
    <w:rsid w:val="000C56E6"/>
    <w:rsid w:val="000C5BA3"/>
    <w:rsid w:val="000C5BC7"/>
    <w:rsid w:val="000D09B5"/>
    <w:rsid w:val="000D0B04"/>
    <w:rsid w:val="000D0B4F"/>
    <w:rsid w:val="000D1896"/>
    <w:rsid w:val="000D1A4B"/>
    <w:rsid w:val="000D36C1"/>
    <w:rsid w:val="000D3D42"/>
    <w:rsid w:val="000D5572"/>
    <w:rsid w:val="000D573C"/>
    <w:rsid w:val="000D77D4"/>
    <w:rsid w:val="000E18CC"/>
    <w:rsid w:val="000E2632"/>
    <w:rsid w:val="000E31C3"/>
    <w:rsid w:val="000E598E"/>
    <w:rsid w:val="000E5A10"/>
    <w:rsid w:val="000F09BE"/>
    <w:rsid w:val="000F0E4E"/>
    <w:rsid w:val="000F15B6"/>
    <w:rsid w:val="000F1BDD"/>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6E9"/>
    <w:rsid w:val="00107747"/>
    <w:rsid w:val="001104FD"/>
    <w:rsid w:val="00110937"/>
    <w:rsid w:val="001116D7"/>
    <w:rsid w:val="0011202C"/>
    <w:rsid w:val="00113378"/>
    <w:rsid w:val="001139E4"/>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7B76"/>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1621"/>
    <w:rsid w:val="001D2667"/>
    <w:rsid w:val="001D5627"/>
    <w:rsid w:val="001E1664"/>
    <w:rsid w:val="001E33AD"/>
    <w:rsid w:val="001E350F"/>
    <w:rsid w:val="001E42ED"/>
    <w:rsid w:val="001E5AA6"/>
    <w:rsid w:val="001E5AEA"/>
    <w:rsid w:val="001E6790"/>
    <w:rsid w:val="001E6A05"/>
    <w:rsid w:val="001E6B5C"/>
    <w:rsid w:val="001F09E1"/>
    <w:rsid w:val="001F1EC3"/>
    <w:rsid w:val="001F2307"/>
    <w:rsid w:val="001F3009"/>
    <w:rsid w:val="001F3E4D"/>
    <w:rsid w:val="001F4C56"/>
    <w:rsid w:val="001F4FB7"/>
    <w:rsid w:val="001F5163"/>
    <w:rsid w:val="001F51D0"/>
    <w:rsid w:val="00202998"/>
    <w:rsid w:val="002042BE"/>
    <w:rsid w:val="0020556C"/>
    <w:rsid w:val="0020563C"/>
    <w:rsid w:val="00205B22"/>
    <w:rsid w:val="00205C72"/>
    <w:rsid w:val="002067B5"/>
    <w:rsid w:val="002109E7"/>
    <w:rsid w:val="00211207"/>
    <w:rsid w:val="0021196E"/>
    <w:rsid w:val="00211D95"/>
    <w:rsid w:val="00212559"/>
    <w:rsid w:val="0021258D"/>
    <w:rsid w:val="00213020"/>
    <w:rsid w:val="00213EC3"/>
    <w:rsid w:val="002148CC"/>
    <w:rsid w:val="00220444"/>
    <w:rsid w:val="00220CD0"/>
    <w:rsid w:val="00221A91"/>
    <w:rsid w:val="00222D8A"/>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AF"/>
    <w:rsid w:val="002D1103"/>
    <w:rsid w:val="002D1D70"/>
    <w:rsid w:val="002D4392"/>
    <w:rsid w:val="002D4F72"/>
    <w:rsid w:val="002D5897"/>
    <w:rsid w:val="002D6906"/>
    <w:rsid w:val="002D7AE2"/>
    <w:rsid w:val="002D7C57"/>
    <w:rsid w:val="002E04A5"/>
    <w:rsid w:val="002E0956"/>
    <w:rsid w:val="002E1A8E"/>
    <w:rsid w:val="002E1F90"/>
    <w:rsid w:val="002E2240"/>
    <w:rsid w:val="002E4456"/>
    <w:rsid w:val="002E4D66"/>
    <w:rsid w:val="002E58C4"/>
    <w:rsid w:val="002E5C42"/>
    <w:rsid w:val="002E6999"/>
    <w:rsid w:val="002E7CAD"/>
    <w:rsid w:val="002E7F8E"/>
    <w:rsid w:val="002F0002"/>
    <w:rsid w:val="002F2BC0"/>
    <w:rsid w:val="002F3DC6"/>
    <w:rsid w:val="002F528F"/>
    <w:rsid w:val="002F5A60"/>
    <w:rsid w:val="00300764"/>
    <w:rsid w:val="00301357"/>
    <w:rsid w:val="00303A6A"/>
    <w:rsid w:val="00303EB9"/>
    <w:rsid w:val="00304307"/>
    <w:rsid w:val="00304D2C"/>
    <w:rsid w:val="00306903"/>
    <w:rsid w:val="0030791D"/>
    <w:rsid w:val="0031257A"/>
    <w:rsid w:val="0031292A"/>
    <w:rsid w:val="00317031"/>
    <w:rsid w:val="00317ADB"/>
    <w:rsid w:val="00322EE0"/>
    <w:rsid w:val="00323113"/>
    <w:rsid w:val="0032435D"/>
    <w:rsid w:val="003253DE"/>
    <w:rsid w:val="003257BF"/>
    <w:rsid w:val="00326C24"/>
    <w:rsid w:val="003273EC"/>
    <w:rsid w:val="00330BE2"/>
    <w:rsid w:val="003322B6"/>
    <w:rsid w:val="003330C2"/>
    <w:rsid w:val="00334051"/>
    <w:rsid w:val="003349D3"/>
    <w:rsid w:val="00334C74"/>
    <w:rsid w:val="00334CF9"/>
    <w:rsid w:val="00336393"/>
    <w:rsid w:val="00336D0E"/>
    <w:rsid w:val="00336E13"/>
    <w:rsid w:val="003378EA"/>
    <w:rsid w:val="003378F4"/>
    <w:rsid w:val="00337A8C"/>
    <w:rsid w:val="003402E3"/>
    <w:rsid w:val="003407A3"/>
    <w:rsid w:val="003407D8"/>
    <w:rsid w:val="00340A93"/>
    <w:rsid w:val="003431C8"/>
    <w:rsid w:val="00344FC0"/>
    <w:rsid w:val="0034668B"/>
    <w:rsid w:val="00350FA3"/>
    <w:rsid w:val="00352D61"/>
    <w:rsid w:val="003536D0"/>
    <w:rsid w:val="003541FE"/>
    <w:rsid w:val="00357019"/>
    <w:rsid w:val="00357AF0"/>
    <w:rsid w:val="00357B0F"/>
    <w:rsid w:val="00361238"/>
    <w:rsid w:val="003636A5"/>
    <w:rsid w:val="003642E7"/>
    <w:rsid w:val="003650F3"/>
    <w:rsid w:val="003669F5"/>
    <w:rsid w:val="00366A82"/>
    <w:rsid w:val="00367D1A"/>
    <w:rsid w:val="00370478"/>
    <w:rsid w:val="00371200"/>
    <w:rsid w:val="00372842"/>
    <w:rsid w:val="00373814"/>
    <w:rsid w:val="00373C3F"/>
    <w:rsid w:val="003752B8"/>
    <w:rsid w:val="0037587A"/>
    <w:rsid w:val="00380359"/>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705B"/>
    <w:rsid w:val="003A7DB2"/>
    <w:rsid w:val="003A7DEB"/>
    <w:rsid w:val="003A7E2D"/>
    <w:rsid w:val="003B11E1"/>
    <w:rsid w:val="003B299A"/>
    <w:rsid w:val="003B3F2F"/>
    <w:rsid w:val="003B4B10"/>
    <w:rsid w:val="003B4E86"/>
    <w:rsid w:val="003B5F15"/>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6266"/>
    <w:rsid w:val="003D7E13"/>
    <w:rsid w:val="003E0183"/>
    <w:rsid w:val="003E0849"/>
    <w:rsid w:val="003E0E57"/>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37887"/>
    <w:rsid w:val="004405D9"/>
    <w:rsid w:val="004405FC"/>
    <w:rsid w:val="0044219B"/>
    <w:rsid w:val="00442395"/>
    <w:rsid w:val="00442CFB"/>
    <w:rsid w:val="004438B9"/>
    <w:rsid w:val="00443C74"/>
    <w:rsid w:val="00443F71"/>
    <w:rsid w:val="0044671C"/>
    <w:rsid w:val="00446CD0"/>
    <w:rsid w:val="00450693"/>
    <w:rsid w:val="00452D18"/>
    <w:rsid w:val="00453AB5"/>
    <w:rsid w:val="00453D7C"/>
    <w:rsid w:val="00454911"/>
    <w:rsid w:val="004569AE"/>
    <w:rsid w:val="00456F6F"/>
    <w:rsid w:val="004574B4"/>
    <w:rsid w:val="004575AC"/>
    <w:rsid w:val="0045777F"/>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6AC6"/>
    <w:rsid w:val="00490F90"/>
    <w:rsid w:val="004911A7"/>
    <w:rsid w:val="004912D6"/>
    <w:rsid w:val="004912E4"/>
    <w:rsid w:val="004913BD"/>
    <w:rsid w:val="00491C1D"/>
    <w:rsid w:val="00492DD8"/>
    <w:rsid w:val="0049319E"/>
    <w:rsid w:val="0049332B"/>
    <w:rsid w:val="00494559"/>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11C6"/>
    <w:rsid w:val="004B2600"/>
    <w:rsid w:val="004B29B2"/>
    <w:rsid w:val="004B3C61"/>
    <w:rsid w:val="004B4FE5"/>
    <w:rsid w:val="004B6A6E"/>
    <w:rsid w:val="004B714C"/>
    <w:rsid w:val="004B7154"/>
    <w:rsid w:val="004B743B"/>
    <w:rsid w:val="004C0372"/>
    <w:rsid w:val="004C126B"/>
    <w:rsid w:val="004C504A"/>
    <w:rsid w:val="004C5359"/>
    <w:rsid w:val="004C5784"/>
    <w:rsid w:val="004C6033"/>
    <w:rsid w:val="004C61B5"/>
    <w:rsid w:val="004C67AC"/>
    <w:rsid w:val="004D0A65"/>
    <w:rsid w:val="004D1F48"/>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FCB"/>
    <w:rsid w:val="004F40BB"/>
    <w:rsid w:val="004F5995"/>
    <w:rsid w:val="004F74B0"/>
    <w:rsid w:val="004F7643"/>
    <w:rsid w:val="004F7AC5"/>
    <w:rsid w:val="0050224C"/>
    <w:rsid w:val="00502459"/>
    <w:rsid w:val="005042AB"/>
    <w:rsid w:val="00504B83"/>
    <w:rsid w:val="00504DB9"/>
    <w:rsid w:val="00505061"/>
    <w:rsid w:val="0050510C"/>
    <w:rsid w:val="005055F7"/>
    <w:rsid w:val="005063A1"/>
    <w:rsid w:val="00506EBA"/>
    <w:rsid w:val="005078F3"/>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6DC"/>
    <w:rsid w:val="005553BC"/>
    <w:rsid w:val="00555884"/>
    <w:rsid w:val="005564D7"/>
    <w:rsid w:val="005564E7"/>
    <w:rsid w:val="0055692D"/>
    <w:rsid w:val="00557F75"/>
    <w:rsid w:val="005601FA"/>
    <w:rsid w:val="00562572"/>
    <w:rsid w:val="00562F55"/>
    <w:rsid w:val="0056461C"/>
    <w:rsid w:val="005650FB"/>
    <w:rsid w:val="0056592E"/>
    <w:rsid w:val="00565A34"/>
    <w:rsid w:val="00566096"/>
    <w:rsid w:val="0056708D"/>
    <w:rsid w:val="00572FFD"/>
    <w:rsid w:val="005730F6"/>
    <w:rsid w:val="00574410"/>
    <w:rsid w:val="005758FC"/>
    <w:rsid w:val="00577517"/>
    <w:rsid w:val="00577B7D"/>
    <w:rsid w:val="00580270"/>
    <w:rsid w:val="00582315"/>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C7F"/>
    <w:rsid w:val="005F6ADE"/>
    <w:rsid w:val="005F7586"/>
    <w:rsid w:val="005F7948"/>
    <w:rsid w:val="005F7C0F"/>
    <w:rsid w:val="006001D4"/>
    <w:rsid w:val="00601FA2"/>
    <w:rsid w:val="00602CE6"/>
    <w:rsid w:val="00602EA5"/>
    <w:rsid w:val="00603309"/>
    <w:rsid w:val="006044DD"/>
    <w:rsid w:val="00607D39"/>
    <w:rsid w:val="00613007"/>
    <w:rsid w:val="00613019"/>
    <w:rsid w:val="0061328B"/>
    <w:rsid w:val="00614839"/>
    <w:rsid w:val="006152FB"/>
    <w:rsid w:val="0061681C"/>
    <w:rsid w:val="006168A7"/>
    <w:rsid w:val="00617F5B"/>
    <w:rsid w:val="00620866"/>
    <w:rsid w:val="0062193C"/>
    <w:rsid w:val="00621CD6"/>
    <w:rsid w:val="0062297B"/>
    <w:rsid w:val="006231C8"/>
    <w:rsid w:val="00623910"/>
    <w:rsid w:val="00623F35"/>
    <w:rsid w:val="00624341"/>
    <w:rsid w:val="006243A7"/>
    <w:rsid w:val="0062441F"/>
    <w:rsid w:val="00624973"/>
    <w:rsid w:val="00625153"/>
    <w:rsid w:val="006251EF"/>
    <w:rsid w:val="00627AF3"/>
    <w:rsid w:val="00631E93"/>
    <w:rsid w:val="006321D6"/>
    <w:rsid w:val="00632950"/>
    <w:rsid w:val="00632E12"/>
    <w:rsid w:val="006330F7"/>
    <w:rsid w:val="00634580"/>
    <w:rsid w:val="00634EA9"/>
    <w:rsid w:val="00635456"/>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6636"/>
    <w:rsid w:val="006C6678"/>
    <w:rsid w:val="006C674F"/>
    <w:rsid w:val="006C6FBE"/>
    <w:rsid w:val="006D0E28"/>
    <w:rsid w:val="006D13B9"/>
    <w:rsid w:val="006D2D3F"/>
    <w:rsid w:val="006D300F"/>
    <w:rsid w:val="006D39C4"/>
    <w:rsid w:val="006D584B"/>
    <w:rsid w:val="006D62DB"/>
    <w:rsid w:val="006D653D"/>
    <w:rsid w:val="006D720D"/>
    <w:rsid w:val="006E37BD"/>
    <w:rsid w:val="006E3FDD"/>
    <w:rsid w:val="006E4134"/>
    <w:rsid w:val="006E48EB"/>
    <w:rsid w:val="006E5D7D"/>
    <w:rsid w:val="006E6FAF"/>
    <w:rsid w:val="006E7FC7"/>
    <w:rsid w:val="006F0B11"/>
    <w:rsid w:val="006F219C"/>
    <w:rsid w:val="006F23B1"/>
    <w:rsid w:val="006F2814"/>
    <w:rsid w:val="006F3847"/>
    <w:rsid w:val="006F6390"/>
    <w:rsid w:val="006F7642"/>
    <w:rsid w:val="006F77B7"/>
    <w:rsid w:val="00701AB0"/>
    <w:rsid w:val="00701C66"/>
    <w:rsid w:val="00701E4F"/>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2462"/>
    <w:rsid w:val="0073475A"/>
    <w:rsid w:val="00734F3E"/>
    <w:rsid w:val="0073519F"/>
    <w:rsid w:val="00736210"/>
    <w:rsid w:val="00740716"/>
    <w:rsid w:val="00741172"/>
    <w:rsid w:val="007414ED"/>
    <w:rsid w:val="00742889"/>
    <w:rsid w:val="00742A47"/>
    <w:rsid w:val="00744357"/>
    <w:rsid w:val="0074477E"/>
    <w:rsid w:val="00744AA7"/>
    <w:rsid w:val="00747AB0"/>
    <w:rsid w:val="00750403"/>
    <w:rsid w:val="00750849"/>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4120"/>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423"/>
    <w:rsid w:val="007C313B"/>
    <w:rsid w:val="007C67A5"/>
    <w:rsid w:val="007C7295"/>
    <w:rsid w:val="007C75B3"/>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1108D"/>
    <w:rsid w:val="0081120E"/>
    <w:rsid w:val="00811538"/>
    <w:rsid w:val="0081200A"/>
    <w:rsid w:val="008129F6"/>
    <w:rsid w:val="00812AD7"/>
    <w:rsid w:val="00813144"/>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41A8"/>
    <w:rsid w:val="00865E91"/>
    <w:rsid w:val="0086605F"/>
    <w:rsid w:val="0086628A"/>
    <w:rsid w:val="00866DEC"/>
    <w:rsid w:val="00867969"/>
    <w:rsid w:val="00867AE0"/>
    <w:rsid w:val="00870CE8"/>
    <w:rsid w:val="00870D7A"/>
    <w:rsid w:val="00875C3A"/>
    <w:rsid w:val="00875D78"/>
    <w:rsid w:val="00877162"/>
    <w:rsid w:val="00880205"/>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CD8"/>
    <w:rsid w:val="008B5D0B"/>
    <w:rsid w:val="008B6F44"/>
    <w:rsid w:val="008B7C79"/>
    <w:rsid w:val="008C2BFA"/>
    <w:rsid w:val="008C2C3E"/>
    <w:rsid w:val="008C34C6"/>
    <w:rsid w:val="008C690C"/>
    <w:rsid w:val="008C6ECE"/>
    <w:rsid w:val="008D0BE3"/>
    <w:rsid w:val="008D2126"/>
    <w:rsid w:val="008D2D3F"/>
    <w:rsid w:val="008D550D"/>
    <w:rsid w:val="008D6605"/>
    <w:rsid w:val="008E192B"/>
    <w:rsid w:val="008E2A7A"/>
    <w:rsid w:val="008E3328"/>
    <w:rsid w:val="008E3C03"/>
    <w:rsid w:val="008E4D09"/>
    <w:rsid w:val="008E59CF"/>
    <w:rsid w:val="008E5A94"/>
    <w:rsid w:val="008E5D11"/>
    <w:rsid w:val="008E6DE3"/>
    <w:rsid w:val="008F0011"/>
    <w:rsid w:val="008F01D5"/>
    <w:rsid w:val="008F19D4"/>
    <w:rsid w:val="008F20AD"/>
    <w:rsid w:val="008F2416"/>
    <w:rsid w:val="008F2B26"/>
    <w:rsid w:val="008F2B63"/>
    <w:rsid w:val="008F347B"/>
    <w:rsid w:val="008F586E"/>
    <w:rsid w:val="008F5FA2"/>
    <w:rsid w:val="00900C57"/>
    <w:rsid w:val="00903BE8"/>
    <w:rsid w:val="00905047"/>
    <w:rsid w:val="009062D0"/>
    <w:rsid w:val="00910511"/>
    <w:rsid w:val="00910DB6"/>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662D"/>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AC3"/>
    <w:rsid w:val="00970AF3"/>
    <w:rsid w:val="00970C95"/>
    <w:rsid w:val="0097127C"/>
    <w:rsid w:val="009715AB"/>
    <w:rsid w:val="00971D4F"/>
    <w:rsid w:val="00972606"/>
    <w:rsid w:val="0097332C"/>
    <w:rsid w:val="009736FE"/>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6FF"/>
    <w:rsid w:val="009A0A2E"/>
    <w:rsid w:val="009A2AF7"/>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538F"/>
    <w:rsid w:val="009C5716"/>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614E"/>
    <w:rsid w:val="009F19A1"/>
    <w:rsid w:val="009F22B9"/>
    <w:rsid w:val="009F22D6"/>
    <w:rsid w:val="009F2429"/>
    <w:rsid w:val="009F3205"/>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B2E"/>
    <w:rsid w:val="00AB1BE6"/>
    <w:rsid w:val="00AB1CC8"/>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460"/>
    <w:rsid w:val="00B30E31"/>
    <w:rsid w:val="00B31676"/>
    <w:rsid w:val="00B33176"/>
    <w:rsid w:val="00B33ABA"/>
    <w:rsid w:val="00B340E5"/>
    <w:rsid w:val="00B34ACA"/>
    <w:rsid w:val="00B35336"/>
    <w:rsid w:val="00B35D21"/>
    <w:rsid w:val="00B36099"/>
    <w:rsid w:val="00B36E48"/>
    <w:rsid w:val="00B372A6"/>
    <w:rsid w:val="00B375D0"/>
    <w:rsid w:val="00B40551"/>
    <w:rsid w:val="00B4133E"/>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0D31"/>
    <w:rsid w:val="00B710D8"/>
    <w:rsid w:val="00B71FDF"/>
    <w:rsid w:val="00B727E2"/>
    <w:rsid w:val="00B728D7"/>
    <w:rsid w:val="00B72AFB"/>
    <w:rsid w:val="00B74D26"/>
    <w:rsid w:val="00B74DB8"/>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90CB0"/>
    <w:rsid w:val="00B913F2"/>
    <w:rsid w:val="00B91AB5"/>
    <w:rsid w:val="00B91B84"/>
    <w:rsid w:val="00B92A61"/>
    <w:rsid w:val="00B931EC"/>
    <w:rsid w:val="00B93F76"/>
    <w:rsid w:val="00B94619"/>
    <w:rsid w:val="00B949C0"/>
    <w:rsid w:val="00B94D08"/>
    <w:rsid w:val="00B94D8F"/>
    <w:rsid w:val="00B973EF"/>
    <w:rsid w:val="00BA07D1"/>
    <w:rsid w:val="00BA1912"/>
    <w:rsid w:val="00BA1D68"/>
    <w:rsid w:val="00BA1EC0"/>
    <w:rsid w:val="00BA221B"/>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AAE"/>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2AF0"/>
    <w:rsid w:val="00BF49BF"/>
    <w:rsid w:val="00BF54BD"/>
    <w:rsid w:val="00BF5597"/>
    <w:rsid w:val="00BF65FE"/>
    <w:rsid w:val="00BF6A48"/>
    <w:rsid w:val="00BF6BE3"/>
    <w:rsid w:val="00BF7CDE"/>
    <w:rsid w:val="00C0028C"/>
    <w:rsid w:val="00C00C24"/>
    <w:rsid w:val="00C013E0"/>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1C1"/>
    <w:rsid w:val="00C247B9"/>
    <w:rsid w:val="00C25DC8"/>
    <w:rsid w:val="00C3043D"/>
    <w:rsid w:val="00C32420"/>
    <w:rsid w:val="00C32874"/>
    <w:rsid w:val="00C33B30"/>
    <w:rsid w:val="00C33C0B"/>
    <w:rsid w:val="00C3402F"/>
    <w:rsid w:val="00C34EA1"/>
    <w:rsid w:val="00C372E6"/>
    <w:rsid w:val="00C406DF"/>
    <w:rsid w:val="00C40882"/>
    <w:rsid w:val="00C40EBB"/>
    <w:rsid w:val="00C423B3"/>
    <w:rsid w:val="00C42E05"/>
    <w:rsid w:val="00C438AE"/>
    <w:rsid w:val="00C440A3"/>
    <w:rsid w:val="00C448FC"/>
    <w:rsid w:val="00C44ECA"/>
    <w:rsid w:val="00C46D88"/>
    <w:rsid w:val="00C50288"/>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2187"/>
    <w:rsid w:val="00C833EB"/>
    <w:rsid w:val="00C83B1E"/>
    <w:rsid w:val="00C8464D"/>
    <w:rsid w:val="00C84833"/>
    <w:rsid w:val="00C84933"/>
    <w:rsid w:val="00C859A2"/>
    <w:rsid w:val="00C862A2"/>
    <w:rsid w:val="00C8706C"/>
    <w:rsid w:val="00C8731C"/>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11E2"/>
    <w:rsid w:val="00CD1C26"/>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04B"/>
    <w:rsid w:val="00CF14DF"/>
    <w:rsid w:val="00CF1735"/>
    <w:rsid w:val="00CF1CAF"/>
    <w:rsid w:val="00CF1F9F"/>
    <w:rsid w:val="00CF28E2"/>
    <w:rsid w:val="00CF3C28"/>
    <w:rsid w:val="00CF48F9"/>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42D6"/>
    <w:rsid w:val="00D742DE"/>
    <w:rsid w:val="00D748B7"/>
    <w:rsid w:val="00D74DC5"/>
    <w:rsid w:val="00D76693"/>
    <w:rsid w:val="00D83591"/>
    <w:rsid w:val="00D8449A"/>
    <w:rsid w:val="00D84C92"/>
    <w:rsid w:val="00D85B09"/>
    <w:rsid w:val="00D86A99"/>
    <w:rsid w:val="00D86DAA"/>
    <w:rsid w:val="00D903B4"/>
    <w:rsid w:val="00D906AE"/>
    <w:rsid w:val="00D91722"/>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6E9"/>
    <w:rsid w:val="00DD4FD1"/>
    <w:rsid w:val="00DD5C9F"/>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7725"/>
    <w:rsid w:val="00DF7B42"/>
    <w:rsid w:val="00DF7D7B"/>
    <w:rsid w:val="00E00F77"/>
    <w:rsid w:val="00E013A3"/>
    <w:rsid w:val="00E02F71"/>
    <w:rsid w:val="00E032A1"/>
    <w:rsid w:val="00E03FF7"/>
    <w:rsid w:val="00E043C1"/>
    <w:rsid w:val="00E04883"/>
    <w:rsid w:val="00E0553B"/>
    <w:rsid w:val="00E06B2C"/>
    <w:rsid w:val="00E07499"/>
    <w:rsid w:val="00E07884"/>
    <w:rsid w:val="00E134FA"/>
    <w:rsid w:val="00E13CDF"/>
    <w:rsid w:val="00E156F5"/>
    <w:rsid w:val="00E16F49"/>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006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307"/>
    <w:rsid w:val="00F026CD"/>
    <w:rsid w:val="00F039AB"/>
    <w:rsid w:val="00F05024"/>
    <w:rsid w:val="00F05F76"/>
    <w:rsid w:val="00F06ED2"/>
    <w:rsid w:val="00F07774"/>
    <w:rsid w:val="00F07DD5"/>
    <w:rsid w:val="00F07FF2"/>
    <w:rsid w:val="00F106A3"/>
    <w:rsid w:val="00F11177"/>
    <w:rsid w:val="00F11FC7"/>
    <w:rsid w:val="00F13F43"/>
    <w:rsid w:val="00F14096"/>
    <w:rsid w:val="00F14580"/>
    <w:rsid w:val="00F14D10"/>
    <w:rsid w:val="00F14ECE"/>
    <w:rsid w:val="00F1546A"/>
    <w:rsid w:val="00F175BB"/>
    <w:rsid w:val="00F20002"/>
    <w:rsid w:val="00F27D9C"/>
    <w:rsid w:val="00F30247"/>
    <w:rsid w:val="00F30378"/>
    <w:rsid w:val="00F31AC3"/>
    <w:rsid w:val="00F31BB8"/>
    <w:rsid w:val="00F320D0"/>
    <w:rsid w:val="00F339F2"/>
    <w:rsid w:val="00F33FFA"/>
    <w:rsid w:val="00F34B1F"/>
    <w:rsid w:val="00F352F3"/>
    <w:rsid w:val="00F35FD9"/>
    <w:rsid w:val="00F367A7"/>
    <w:rsid w:val="00F37C05"/>
    <w:rsid w:val="00F4004D"/>
    <w:rsid w:val="00F40BA1"/>
    <w:rsid w:val="00F40FEB"/>
    <w:rsid w:val="00F421A7"/>
    <w:rsid w:val="00F42750"/>
    <w:rsid w:val="00F43467"/>
    <w:rsid w:val="00F44AA5"/>
    <w:rsid w:val="00F4685C"/>
    <w:rsid w:val="00F47BB1"/>
    <w:rsid w:val="00F5150F"/>
    <w:rsid w:val="00F51C7C"/>
    <w:rsid w:val="00F527AF"/>
    <w:rsid w:val="00F52E85"/>
    <w:rsid w:val="00F540C6"/>
    <w:rsid w:val="00F54142"/>
    <w:rsid w:val="00F54FB8"/>
    <w:rsid w:val="00F55834"/>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B51"/>
    <w:rsid w:val="00FD74B5"/>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chapter/10.1007/978-3-030-75162-3_3" TargetMode="External"/><Relationship Id="rId2" Type="http://schemas.openxmlformats.org/officeDocument/2006/relationships/hyperlink" Target="https://www.sciencedirect.com/science/article/pii/S0377221796003414" TargetMode="External"/><Relationship Id="rId1" Type="http://schemas.openxmlformats.org/officeDocument/2006/relationships/hyperlink" Target="https://www.sciencedirect.com/journal/european-journal-of-operational-research/vol/98/issue/2" TargetMode="External"/><Relationship Id="rId6" Type="http://schemas.openxmlformats.org/officeDocument/2006/relationships/image" Target="media/image48.png"/><Relationship Id="rId5" Type="http://schemas.openxmlformats.org/officeDocument/2006/relationships/image" Target="media/image1.png"/><Relationship Id="rId4" Type="http://schemas.openxmlformats.org/officeDocument/2006/relationships/hyperlink" Target="https://www.sciencedirect.com/science/article/abs/pii/S0304407605001594"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wmf"/><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image" Target="media/image28.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oleObject" Target="embeddings/oleObject39.bin"/><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1.bin"/><Relationship Id="rId37" Type="http://schemas.openxmlformats.org/officeDocument/2006/relationships/image" Target="media/image14.png"/><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oleObject" Target="embeddings/oleObject15.bin"/><Relationship Id="rId48" Type="http://schemas.openxmlformats.org/officeDocument/2006/relationships/image" Target="media/image21.wmf"/><Relationship Id="rId64" Type="http://schemas.openxmlformats.org/officeDocument/2006/relationships/oleObject" Target="embeddings/oleObject26.bin"/><Relationship Id="rId69" Type="http://schemas.openxmlformats.org/officeDocument/2006/relationships/image" Target="media/image30.wmf"/><Relationship Id="rId80" Type="http://schemas.openxmlformats.org/officeDocument/2006/relationships/oleObject" Target="embeddings/oleObject35.bin"/><Relationship Id="rId85" Type="http://schemas.openxmlformats.org/officeDocument/2006/relationships/image" Target="media/image38.w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2.wmf"/><Relationship Id="rId38" Type="http://schemas.openxmlformats.org/officeDocument/2006/relationships/image" Target="media/image15.png"/><Relationship Id="rId59" Type="http://schemas.openxmlformats.org/officeDocument/2006/relationships/image" Target="media/image26.wmf"/><Relationship Id="rId103"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30.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image" Target="media/image40.wmf"/><Relationship Id="rId91" Type="http://schemas.openxmlformats.org/officeDocument/2006/relationships/oleObject" Target="embeddings/oleObject40.bin"/><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8.bin"/><Relationship Id="rId57" Type="http://schemas.openxmlformats.org/officeDocument/2006/relationships/image" Target="media/image25.wmf"/><Relationship Id="rId10" Type="http://schemas.microsoft.com/office/2016/09/relationships/commentsIds" Target="commentsIds.xml"/><Relationship Id="rId31" Type="http://schemas.openxmlformats.org/officeDocument/2006/relationships/image" Target="media/image11.wmf"/><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wmf"/><Relationship Id="rId73" Type="http://schemas.openxmlformats.org/officeDocument/2006/relationships/image" Target="media/image32.wmf"/><Relationship Id="rId78" Type="http://schemas.openxmlformats.org/officeDocument/2006/relationships/oleObject" Target="embeddings/oleObject34.bin"/><Relationship Id="rId81" Type="http://schemas.openxmlformats.org/officeDocument/2006/relationships/image" Target="media/image36.wmf"/><Relationship Id="rId86" Type="http://schemas.openxmlformats.org/officeDocument/2006/relationships/oleObject" Target="embeddings/oleObject38.bin"/><Relationship Id="rId94" Type="http://schemas.openxmlformats.org/officeDocument/2006/relationships/image" Target="media/image43.png"/><Relationship Id="rId99" Type="http://schemas.openxmlformats.org/officeDocument/2006/relationships/image" Target="media/image430.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6.png"/><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1.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39.png"/><Relationship Id="rId61" Type="http://schemas.openxmlformats.org/officeDocument/2006/relationships/image" Target="media/image27.wmf"/><Relationship Id="rId82" Type="http://schemas.openxmlformats.org/officeDocument/2006/relationships/oleObject" Target="embeddings/oleObject36.bin"/><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image" Target="media/image34.wmf"/><Relationship Id="rId100" Type="http://schemas.openxmlformats.org/officeDocument/2006/relationships/image" Target="media/image46.png"/><Relationship Id="rId105"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1.bin"/><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0.wmf"/><Relationship Id="rId67" Type="http://schemas.openxmlformats.org/officeDocument/2006/relationships/oleObject" Target="embeddings/oleObject2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5863</TotalTime>
  <Pages>38</Pages>
  <Words>13735</Words>
  <Characters>75546</Characters>
  <Application>Microsoft Office Word</Application>
  <DocSecurity>0</DocSecurity>
  <Lines>629</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110</cp:revision>
  <cp:lastPrinted>2024-06-26T10:48:00Z</cp:lastPrinted>
  <dcterms:created xsi:type="dcterms:W3CDTF">2024-08-27T06:42:00Z</dcterms:created>
  <dcterms:modified xsi:type="dcterms:W3CDTF">2024-09-18T08:38:00Z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