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82E39" w14:textId="04F6D6FF" w:rsidR="00DA4EBE" w:rsidRPr="00752A44" w:rsidRDefault="00EC3ABB" w:rsidP="00DA4EBE">
      <w:pPr>
        <w:spacing w:line="360" w:lineRule="auto"/>
        <w:jc w:val="center"/>
        <w:rPr>
          <w:b/>
          <w:bCs/>
          <w:sz w:val="24"/>
          <w:szCs w:val="24"/>
        </w:rPr>
      </w:pPr>
      <w:bookmarkStart w:id="0" w:name="_Hlk176365291"/>
      <w:proofErr w:type="spellStart"/>
      <w:r w:rsidRPr="00EC3ABB">
        <w:rPr>
          <w:b/>
          <w:bCs/>
          <w:sz w:val="24"/>
          <w:szCs w:val="24"/>
        </w:rPr>
        <w:t>eXplainable</w:t>
      </w:r>
      <w:proofErr w:type="spellEnd"/>
      <w:r w:rsidRPr="00EC3ABB">
        <w:rPr>
          <w:b/>
          <w:bCs/>
          <w:sz w:val="24"/>
          <w:szCs w:val="24"/>
        </w:rPr>
        <w:t xml:space="preserve"> Artificial Intelligence (XAI) for Probabilistic Efficiency Analysis</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 xml:space="preserve">efficiency evaluation and </w:t>
      </w:r>
      <w:proofErr w:type="gramStart"/>
      <w:r w:rsidR="008E6DE3" w:rsidRPr="00131537">
        <w:t>enhancing</w:t>
      </w:r>
      <w:proofErr w:type="gramEnd"/>
      <w:r w:rsidR="008E6DE3" w:rsidRPr="00131537">
        <w:t xml:space="preserve">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146555F2"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r w:rsidR="009D1A09">
        <w:t xml:space="preserve">use to </w:t>
      </w:r>
      <w:r w:rsidRPr="00131537">
        <w:t xml:space="preserve">be nonlinear </w:t>
      </w:r>
      <w:r w:rsidR="00F73A3D">
        <w:t>and</w:t>
      </w:r>
      <w:r w:rsidRPr="00131537">
        <w:t xml:space="preserve"> unknown. Over the years, DEA has been applied to diverse domains, including banking (</w:t>
      </w:r>
      <w:r w:rsidR="003D6266" w:rsidRPr="003D6266">
        <w:t>Berger</w:t>
      </w:r>
      <w:r w:rsidR="003D6266">
        <w:t xml:space="preserve"> et al.</w:t>
      </w:r>
      <w:r w:rsidRPr="00131537">
        <w:t xml:space="preserve">, </w:t>
      </w:r>
      <w:r w:rsidR="003D6266">
        <w:t>1997</w:t>
      </w:r>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5984265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1"/>
      <w:r w:rsidR="000606ED" w:rsidRPr="00131537">
        <w:t>As we are aware, i</w:t>
      </w:r>
      <w:r w:rsidR="00317ADB" w:rsidRPr="00131537">
        <w:t xml:space="preserve">n </w:t>
      </w:r>
      <w:proofErr w:type="gramStart"/>
      <w:r w:rsidR="00317ADB" w:rsidRPr="00131537">
        <w:t>the literature</w:t>
      </w:r>
      <w:proofErr w:type="gramEnd"/>
      <w:r w:rsidR="00317ADB" w:rsidRPr="00131537">
        <w:t>, there are two predominant streams of research that explore the integration of machine learning with Data Envelopment Analysis</w:t>
      </w:r>
      <w:commentRangeEnd w:id="1"/>
      <w:r w:rsidR="00F4004D">
        <w:rPr>
          <w:rStyle w:val="Refdecomentario"/>
        </w:rPr>
        <w:commentReference w:id="1"/>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w:t>
      </w:r>
      <w:r w:rsidR="003A4589">
        <w:t>ment</w:t>
      </w:r>
      <w:r w:rsidR="00544D21" w:rsidRPr="00131537">
        <w:t xml:space="preserve"> fitting, enhancing precision and smoothness. Esteve et al. (2020) </w:t>
      </w:r>
      <w:commentRangeStart w:id="2"/>
      <w:commentRangeStart w:id="3"/>
      <w:r w:rsidR="003A4589">
        <w:t xml:space="preserve">and Aparicio et al. (2021) </w:t>
      </w:r>
      <w:commentRangeEnd w:id="2"/>
      <w:r w:rsidR="00DE42C6">
        <w:rPr>
          <w:rStyle w:val="Refdecomentario"/>
        </w:rPr>
        <w:commentReference w:id="2"/>
      </w:r>
      <w:commentRangeEnd w:id="3"/>
      <w:r w:rsidR="00CF104B">
        <w:rPr>
          <w:rStyle w:val="Refdecomentario"/>
        </w:rPr>
        <w:commentReference w:id="3"/>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4"/>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4"/>
      <w:r w:rsidR="00AF61EE">
        <w:rPr>
          <w:rStyle w:val="Refdecomentario"/>
        </w:rPr>
        <w:commentReference w:id="4"/>
      </w:r>
      <w:commentRangeStart w:id="5"/>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5"/>
      <w:r w:rsidR="00F4004D">
        <w:rPr>
          <w:rStyle w:val="Refdecomentario"/>
        </w:rPr>
        <w:commentReference w:id="5"/>
      </w:r>
      <w:r w:rsidR="00317ADB" w:rsidRPr="006C3533">
        <w:rPr>
          <w:rFonts w:cs="Times New Roman"/>
        </w:rPr>
        <w:t>By incorporating</w:t>
      </w:r>
      <w:r w:rsidR="00367D1A" w:rsidRPr="006C3533">
        <w:rPr>
          <w:rFonts w:cs="Times New Roman"/>
        </w:rPr>
        <w:t xml:space="preserve"> ML techniques </w:t>
      </w:r>
      <w:proofErr w:type="gramStart"/>
      <w:r w:rsidR="00367D1A" w:rsidRPr="006C3533">
        <w:rPr>
          <w:rFonts w:cs="Times New Roman"/>
        </w:rPr>
        <w:t>to</w:t>
      </w:r>
      <w:proofErr w:type="gramEnd"/>
      <w:r w:rsidR="00367D1A" w:rsidRPr="006C3533">
        <w:rPr>
          <w:rFonts w:cs="Times New Roman"/>
        </w:rPr>
        <w:t xml:space="preserve">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proofErr w:type="spellStart"/>
      <w:r w:rsidR="00E7345C" w:rsidRPr="006C3533">
        <w:rPr>
          <w:rFonts w:cs="Times New Roman"/>
          <w:color w:val="000000"/>
        </w:rPr>
        <w:t>Emrouznejad</w:t>
      </w:r>
      <w:proofErr w:type="spellEnd"/>
      <w:r w:rsidR="00E7345C" w:rsidRPr="006C3533">
        <w:rPr>
          <w:rFonts w:cs="Times New Roman"/>
          <w:color w:val="000000"/>
        </w:rPr>
        <w:t xml:space="preserve">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w:t>
      </w:r>
      <w:proofErr w:type="gramStart"/>
      <w:r w:rsidR="009D1A09">
        <w:t>In particular, a</w:t>
      </w:r>
      <w:proofErr w:type="gramEnd"/>
      <w:r w:rsidR="009D1A09">
        <w:t xml:space="preserve"> three-stage process involving DEA, COLS, </w:t>
      </w:r>
      <w:proofErr w:type="gramStart"/>
      <w:r w:rsidR="009D1A09">
        <w:t>support</w:t>
      </w:r>
      <w:proofErr w:type="gramEnd"/>
      <w:r w:rsidR="009D1A09">
        <w:t xml:space="preserve"> vector regression (SVR), fuzzy triangular numbers, and fuzzy TOPSIS methods </w:t>
      </w:r>
      <w:r w:rsidR="00B307AA">
        <w:t>are</w:t>
      </w:r>
      <w:r w:rsidR="009D1A09">
        <w:t xml:space="preserve">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33E538C5" w:rsidR="00317ADB" w:rsidRPr="00131537" w:rsidRDefault="00317ADB" w:rsidP="00BA7B4E">
      <w:pPr>
        <w:spacing w:line="360" w:lineRule="auto"/>
      </w:pPr>
      <w:r w:rsidRPr="00131537">
        <w:t xml:space="preserve">Both streams of research have contributed valuable insights and methodologies for </w:t>
      </w:r>
      <w:proofErr w:type="spellStart"/>
      <w:proofErr w:type="gramStart"/>
      <w:r w:rsidRPr="00131537">
        <w:t>integratingML</w:t>
      </w:r>
      <w:proofErr w:type="spellEnd"/>
      <w:proofErr w:type="gramEnd"/>
      <w:r w:rsidRPr="00131537">
        <w:t xml:space="preserve"> with DEA. However, despite these </w:t>
      </w:r>
      <w:r w:rsidR="00D86A99">
        <w:t>developments</w:t>
      </w:r>
      <w:r w:rsidRPr="00131537">
        <w:t xml:space="preserve">, there remain certain gaps and limitations that we aim to address in this paper. </w:t>
      </w:r>
      <w:commentRangeStart w:id="6"/>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r w:rsidR="00E33DC5">
        <w:t xml:space="preserve"> contribute to both streams of literature</w:t>
      </w:r>
      <w:r w:rsidR="00BA7B4E" w:rsidRPr="00131537">
        <w:t>.</w:t>
      </w:r>
      <w:commentRangeEnd w:id="6"/>
      <w:r w:rsidR="00F4004D">
        <w:rPr>
          <w:rStyle w:val="Refdecomentario"/>
        </w:rPr>
        <w:commentReference w:id="6"/>
      </w:r>
      <w:r w:rsidR="00BA7B4E" w:rsidRPr="00131537">
        <w:t xml:space="preserve"> </w:t>
      </w:r>
      <w:r w:rsidR="00E33DC5">
        <w:t xml:space="preserve">On </w:t>
      </w:r>
      <w:r w:rsidR="001E4006">
        <w:t>the one</w:t>
      </w:r>
      <w:r w:rsidR="00E33DC5">
        <w:t xml:space="preserve"> hand the use of ML classifying techniques, like SVM or NN, to label observations as efficient or inefficient represents an alternative method to estimate the production frontier. On the other hand, these techniques </w:t>
      </w:r>
      <w:r w:rsidR="007A0ACD">
        <w:t xml:space="preserve">offer a second-stage explanation of the efficiency scores that </w:t>
      </w:r>
      <w:proofErr w:type="gramStart"/>
      <w:r w:rsidR="007A0ACD">
        <w:t>by-pass</w:t>
      </w:r>
      <w:proofErr w:type="gramEnd"/>
      <w:r w:rsidR="007A0ACD">
        <w:t xml:space="preserve"> some of the difficulties of the econometric literature that regresses </w:t>
      </w:r>
      <w:r w:rsidR="00BA7B4E" w:rsidRPr="00131537">
        <w:t>the DEA score</w:t>
      </w:r>
      <w:r w:rsidR="007A0ACD">
        <w:t>s</w:t>
      </w:r>
      <w:r w:rsidR="00BA7B4E" w:rsidRPr="00131537">
        <w:t xml:space="preserve"> obtained in the first stage </w:t>
      </w:r>
      <w:r w:rsidR="007A0ACD">
        <w:t>on a set of explanatory variables (e.g., Simar and Wilson, 2007)</w:t>
      </w:r>
      <w:r w:rsidR="00BA7B4E" w:rsidRPr="00131537">
        <w:t xml:space="preserve">. </w:t>
      </w:r>
      <w:r w:rsidR="007A0ACD">
        <w:t xml:space="preserve">Despite advances in this field combining bootstrapping and truncated regression techniques, </w:t>
      </w:r>
      <w:commentRangeStart w:id="7"/>
      <w:r w:rsidR="00BA7B4E" w:rsidRPr="00131537">
        <w:t>th</w:t>
      </w:r>
      <w:r w:rsidR="007A0ACD">
        <w:t>ese</w:t>
      </w:r>
      <w:r w:rsidR="00BA7B4E" w:rsidRPr="00131537">
        <w:t xml:space="preserve"> </w:t>
      </w:r>
      <w:proofErr w:type="gramStart"/>
      <w:r w:rsidR="00BA7B4E" w:rsidRPr="00131537">
        <w:t>strategy</w:t>
      </w:r>
      <w:proofErr w:type="gramEnd"/>
      <w:r w:rsidR="00BA7B4E" w:rsidRPr="00131537">
        <w:t xml:space="preserve">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7"/>
      <w:r w:rsidR="005F2885">
        <w:rPr>
          <w:rStyle w:val="Refdecomentario"/>
        </w:rPr>
        <w:commentReference w:id="7"/>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 xml:space="preserve">and for the first time in </w:t>
      </w:r>
      <w:proofErr w:type="gramStart"/>
      <w:r w:rsidR="00BA7B4E" w:rsidRPr="00131537">
        <w:t>the literature</w:t>
      </w:r>
      <w:proofErr w:type="gramEnd"/>
      <w:r w:rsidR="00BA7B4E" w:rsidRPr="00131537">
        <w:t>,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predict this label using all variables of the problem. Additionally, our approach will allow us to modify the measurement of the degree of efficiency </w:t>
      </w:r>
      <w:r w:rsidR="00BA7B4E" w:rsidRPr="00131537">
        <w:lastRenderedPageBreak/>
        <w:t xml:space="preserve">of observations, as the efficiency score will be calculated using an </w:t>
      </w:r>
      <w:proofErr w:type="spellStart"/>
      <w:r w:rsidR="00BA7B4E" w:rsidRPr="00131537">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42126344" w:rsidR="000B4B32" w:rsidRPr="00131537" w:rsidRDefault="007F14AD" w:rsidP="004D2CDE">
      <w:pPr>
        <w:spacing w:line="360" w:lineRule="auto"/>
      </w:pPr>
      <w:r>
        <w:t xml:space="preserve">The proposed methodology allows us to contribute also to </w:t>
      </w:r>
      <w:proofErr w:type="gramStart"/>
      <w:r>
        <w:t>the research</w:t>
      </w:r>
      <w:proofErr w:type="gramEnd"/>
      <w:r>
        <w:t xml:space="preserve">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contributing factors to relative efficiency empowers organizations to channel efforts towards areas where substantial improvements can be achieved. </w:t>
      </w:r>
      <w:r>
        <w:t>A</w:t>
      </w:r>
      <w:r w:rsidR="008D6605" w:rsidRPr="00131537">
        <w:t xml:space="preserve">s suggested by </w:t>
      </w:r>
      <w:proofErr w:type="spellStart"/>
      <w:r w:rsidR="008D6605" w:rsidRPr="00131537">
        <w:t>Thanassoulis</w:t>
      </w:r>
      <w:proofErr w:type="spellEnd"/>
      <w:r w:rsidR="008D6605"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4C780272" w:rsidR="004D2CDE" w:rsidRPr="00131537" w:rsidRDefault="001E4006" w:rsidP="004D2CDE">
      <w:pPr>
        <w:spacing w:line="360" w:lineRule="auto"/>
      </w:pPr>
      <w:r>
        <w:t>Altogether</w:t>
      </w:r>
      <w:r w:rsidR="00DA132B">
        <w:t>, t</w:t>
      </w:r>
      <w:r w:rsidR="004D2CDE" w:rsidRPr="00131537">
        <w:t xml:space="preserve">his </w:t>
      </w:r>
      <w:r w:rsidR="007F14AD">
        <w:t xml:space="preserve">study introduces a new method that, based on classification models, allows identifying the efficiency status of DMUs and their relative scores. The method exploits existing </w:t>
      </w:r>
      <w:r w:rsidR="004D2CDE" w:rsidRPr="00131537">
        <w:lastRenderedPageBreak/>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rsidR="00DA132B">
        <w:t xml:space="preserve">(Artificial) </w:t>
      </w:r>
      <w:r w:rsidR="005B397D" w:rsidRPr="00131537">
        <w:t>Neural Networks</w:t>
      </w:r>
      <w:r w:rsidR="00DA132B">
        <w:t xml:space="preserve"> (NN)</w:t>
      </w:r>
      <w:r w:rsidR="005B397D" w:rsidRPr="00131537">
        <w:t>. Section 3 introduces our novel approach, which integrates DEA with these two classification techniques, aiming to enhance efficiency assessment for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045BAAF5" w:rsidR="006E48EB" w:rsidRDefault="00EC6F2F" w:rsidP="006E48EB">
      <w:pPr>
        <w:spacing w:line="360" w:lineRule="auto"/>
      </w:pPr>
      <w:r w:rsidRPr="00EC6F2F">
        <w:t>This background section provides a concise overview of DEA and the main ML technique that we will apply in this paper</w:t>
      </w:r>
      <w:r>
        <w:t xml:space="preserve"> </w:t>
      </w:r>
      <w:r w:rsidR="00F91B90">
        <w:t>(</w:t>
      </w:r>
      <w:r>
        <w:t>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42F22BB8"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r w:rsidR="003257BF">
        <w:t xml:space="preserve">management science </w:t>
      </w:r>
      <w:r>
        <w:t xml:space="preserve">and operations research. </w:t>
      </w:r>
      <w:r w:rsidR="003257BF">
        <w:t>I</w:t>
      </w:r>
      <w:r>
        <w:t>ntroduced by Charnes</w:t>
      </w:r>
      <w:r w:rsidR="0005002E">
        <w:t xml:space="preserve"> et al.</w:t>
      </w:r>
      <w:r>
        <w:t xml:space="preserve"> (1978)</w:t>
      </w:r>
      <w:r w:rsidR="003257BF">
        <w:t>,</w:t>
      </w:r>
      <w:r>
        <w:t xml:space="preserve"> DEA offers a powerful framework for assessing the efficiency of DMUs </w:t>
      </w:r>
      <w:r w:rsidR="003257BF">
        <w:t xml:space="preserve">transforming </w:t>
      </w:r>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2440E873" w:rsidR="00EF2740" w:rsidRDefault="005F2F7D" w:rsidP="00EF2740">
      <w:pPr>
        <w:spacing w:before="120" w:after="120" w:line="360" w:lineRule="auto"/>
      </w:pPr>
      <w:r>
        <w:t>In this</w:t>
      </w:r>
      <w:r w:rsidR="003257BF">
        <w:t xml:space="preserve"> study </w:t>
      </w:r>
      <w:r>
        <w:t xml:space="preserve">we </w:t>
      </w:r>
      <w:r w:rsidR="003257BF">
        <w:t xml:space="preserve">evaluate the performance </w:t>
      </w:r>
      <w:proofErr w:type="gramStart"/>
      <w:r w:rsidR="00EF2740">
        <w:t xml:space="preserve">of </w:t>
      </w:r>
      <w:r w:rsidR="00846988" w:rsidRPr="00846988">
        <w:rPr>
          <w:i/>
          <w:iCs/>
        </w:rPr>
        <w:t>n</w:t>
      </w:r>
      <w:proofErr w:type="gramEnd"/>
      <w:r w:rsidR="00846988">
        <w:t xml:space="preserve"> </w:t>
      </w:r>
      <w:r w:rsidR="003257BF">
        <w:t xml:space="preserve">observations by measuring </w:t>
      </w:r>
      <w:r w:rsidR="00EF2740">
        <w:t>their technical efficiency. These</w:t>
      </w:r>
      <w:r w:rsidR="00BD7AAE">
        <w:t xml:space="preserve"> </w:t>
      </w:r>
      <w:r w:rsidR="003257BF">
        <w:t>observations or DMUs</w:t>
      </w:r>
      <w:r w:rsidR="00EF2740">
        <w:t xml:space="preserve">, which could be firms or organizations, </w:t>
      </w:r>
      <w:proofErr w:type="gramStart"/>
      <w:r w:rsidR="00EF2740">
        <w:t xml:space="preserve">utilize </w:t>
      </w:r>
      <w:r w:rsidR="003257BF">
        <w:rPr>
          <w:i/>
          <w:iCs/>
        </w:rPr>
        <w:t>m</w:t>
      </w:r>
      <w:proofErr w:type="gramEnd"/>
      <w:r w:rsidR="003257BF">
        <w:rPr>
          <w:i/>
          <w:iCs/>
        </w:rPr>
        <w:t xml:space="preserve"> </w:t>
      </w:r>
      <w:r w:rsidR="00EF2740">
        <w:t>various inputs</w:t>
      </w:r>
      <w:r w:rsidR="00FD1065">
        <w:t xml:space="preserve"> </w:t>
      </w:r>
      <w:bookmarkStart w:id="8"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4pt;height:21.9pt" o:ole="">
            <v:imagedata r:id="rId12" o:title=""/>
          </v:shape>
          <o:OLEObject Type="Embed" ProgID="Equation.DSMT4" ShapeID="_x0000_i1025" DrawAspect="Content" ObjectID="_1796033333" r:id="rId13"/>
        </w:object>
      </w:r>
      <w:bookmarkEnd w:id="8"/>
      <w:r w:rsidR="00EF2740">
        <w:t xml:space="preserve">, such as resources, to generate </w:t>
      </w:r>
      <w:r w:rsidR="003257BF">
        <w:rPr>
          <w:i/>
          <w:iCs/>
        </w:rPr>
        <w:t xml:space="preserve">s </w:t>
      </w:r>
      <w:r w:rsidR="003257BF">
        <w:t xml:space="preserve">various </w:t>
      </w:r>
      <w:r w:rsidR="00EF2740">
        <w:t>outputs</w:t>
      </w:r>
      <w:r w:rsidR="00FD1065">
        <w:t xml:space="preserve"> </w:t>
      </w:r>
      <w:r w:rsidR="00B65A65" w:rsidRPr="00B65A65">
        <w:rPr>
          <w:position w:val="-16"/>
        </w:rPr>
        <w:object w:dxaOrig="1960" w:dyaOrig="420" w14:anchorId="6351D201">
          <v:shape id="_x0000_i1026" type="#_x0000_t75" style="width:98.5pt;height:21.9pt" o:ole="">
            <v:imagedata r:id="rId14" o:title=""/>
          </v:shape>
          <o:OLEObject Type="Embed" ProgID="Equation.DSMT4" ShapeID="_x0000_i1026" DrawAspect="Content" ObjectID="_1796033334" r:id="rId15"/>
        </w:object>
      </w:r>
      <w:r w:rsidR="00EF2740">
        <w:t>, like goods or services</w:t>
      </w:r>
      <w:r w:rsidR="003257BF">
        <w:t>.</w:t>
      </w:r>
      <w:r w:rsidR="004A253D">
        <w:t xml:space="preserve"> </w:t>
      </w:r>
      <w:r w:rsidR="003257BF">
        <w:t>In this notation</w:t>
      </w:r>
      <w:r w:rsidR="004A253D">
        <w:t xml:space="preserve">, input and output vectors for a </w:t>
      </w:r>
      <w:r w:rsidR="003330C2">
        <w:t>specific</w:t>
      </w:r>
      <w:r w:rsidR="004A253D">
        <w:t xml:space="preserve"> observation </w:t>
      </w:r>
      <w:r w:rsidR="004A253D">
        <w:rPr>
          <w:i/>
          <w:iCs/>
        </w:rPr>
        <w:t xml:space="preserve">j </w:t>
      </w:r>
      <w:r w:rsidR="004A253D">
        <w:t xml:space="preserve">are presented in </w:t>
      </w:r>
      <w:r w:rsidR="00DA1199" w:rsidRPr="00DA1199">
        <w:t>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6D79FB1A" w:rsidR="00C833EB" w:rsidRPr="00CB41C4" w:rsidRDefault="00C833EB" w:rsidP="00C833EB">
      <w:pPr>
        <w:pStyle w:val="MTDisplayEquation"/>
        <w:spacing w:before="120" w:after="120"/>
        <w:rPr>
          <w:rFonts w:cs="Times New Roman"/>
        </w:rPr>
      </w:pPr>
      <w:r w:rsidRPr="00CB41C4">
        <w:rPr>
          <w:rFonts w:cs="Times New Roman"/>
        </w:rPr>
        <w:lastRenderedPageBreak/>
        <w:tab/>
      </w:r>
      <w:r w:rsidR="00B65A65" w:rsidRPr="00B65A65">
        <w:rPr>
          <w:position w:val="-16"/>
        </w:rPr>
        <w:object w:dxaOrig="3240" w:dyaOrig="420" w14:anchorId="6761AC0A">
          <v:shape id="_x0000_i1027" type="#_x0000_t75" style="width:163pt;height:21.9pt" o:ole="">
            <v:imagedata r:id="rId16" o:title=""/>
          </v:shape>
          <o:OLEObject Type="Embed" ProgID="Equation.DSMT4" ShapeID="_x0000_i1027" DrawAspect="Content" ObjectID="_1796033335"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5020551" w:rsidR="00840AD4" w:rsidRDefault="00840AD4" w:rsidP="00CF3C28">
      <w:pPr>
        <w:spacing w:line="360" w:lineRule="auto"/>
      </w:pPr>
      <w:r w:rsidRPr="00840AD4">
        <w:rPr>
          <w:rFonts w:cs="Times New Roman"/>
          <w:lang w:eastAsia="es-ES"/>
        </w:rPr>
        <w:t xml:space="preserve">Among the non-parametric methodologies utilized to </w:t>
      </w:r>
      <w:r w:rsidR="004A253D">
        <w:rPr>
          <w:rFonts w:cs="Times New Roman"/>
          <w:lang w:eastAsia="es-ES"/>
        </w:rPr>
        <w:t xml:space="preserve">empirically approximate </w:t>
      </w:r>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0.95pt;height:11.5pt" o:ole="">
            <v:imagedata r:id="rId18" o:title=""/>
          </v:shape>
          <o:OLEObject Type="Embed" ProgID="Equation.DSMT4" ShapeID="_x0000_i1028" DrawAspect="Content" ObjectID="_1796033336" r:id="rId19"/>
        </w:object>
      </w:r>
      <w:r w:rsidRPr="00840AD4">
        <w:rPr>
          <w:rFonts w:cs="Times New Roman"/>
          <w:lang w:eastAsia="es-ES"/>
        </w:rPr>
        <w:t xml:space="preserve">, DEA stands out as one of the </w:t>
      </w:r>
      <w:proofErr w:type="gramStart"/>
      <w:r w:rsidRPr="00840AD4">
        <w:rPr>
          <w:rFonts w:cs="Times New Roman"/>
          <w:lang w:eastAsia="es-ES"/>
        </w:rPr>
        <w:t>most commonly employed</w:t>
      </w:r>
      <w:proofErr w:type="gramEnd"/>
      <w:r w:rsidRPr="00840AD4">
        <w:rPr>
          <w:rFonts w:cs="Times New Roman"/>
          <w:lang w:eastAsia="es-ES"/>
        </w:rPr>
        <w:t xml:space="preserve"> approaches in practical applications.</w:t>
      </w:r>
      <w:r w:rsidR="00AD19B4">
        <w:rPr>
          <w:rFonts w:cs="Times New Roman"/>
          <w:lang w:eastAsia="es-ES"/>
        </w:rPr>
        <w:t xml:space="preserve"> Under VRS, Banker et al. (1984) </w:t>
      </w:r>
      <w:r w:rsidR="00E013A3">
        <w:rPr>
          <w:rFonts w:cs="Times New Roman"/>
          <w:lang w:eastAsia="es-ES"/>
        </w:rPr>
        <w:t xml:space="preserve">show </w:t>
      </w:r>
      <w:r w:rsidR="004A253D">
        <w:rPr>
          <w:rFonts w:cs="Times New Roman"/>
          <w:lang w:eastAsia="es-ES"/>
        </w:rPr>
        <w:t xml:space="preserve">that that the DEA technology </w:t>
      </w:r>
      <w:r w:rsidR="00B65A65" w:rsidRPr="00025957">
        <w:rPr>
          <w:position w:val="-4"/>
        </w:rPr>
        <w:object w:dxaOrig="220" w:dyaOrig="240" w14:anchorId="7DECE89D">
          <v:shape id="_x0000_i1029" type="#_x0000_t75" style="width:10.95pt;height:11.5pt" o:ole="">
            <v:imagedata r:id="rId18" o:title=""/>
          </v:shape>
          <o:OLEObject Type="Embed" ProgID="Equation.DSMT4" ShapeID="_x0000_i1029" DrawAspect="Content" ObjectID="_1796033337" r:id="rId20"/>
        </w:object>
      </w:r>
      <w:r w:rsidR="00F540C6">
        <w:t xml:space="preserve"> </w:t>
      </w:r>
      <w:r w:rsidR="004A253D">
        <w:t>corresponds to</w:t>
      </w:r>
      <w:r w:rsidR="00F540C6">
        <w:t>:</w:t>
      </w:r>
    </w:p>
    <w:p w14:paraId="5A8D7BC4" w14:textId="6C5AFC80"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5pt;height:36.3pt" o:ole="">
            <v:imagedata r:id="rId21" o:title=""/>
          </v:shape>
          <o:OLEObject Type="Embed" ProgID="Equation.DSMT4" ShapeID="_x0000_i1030" DrawAspect="Content" ObjectID="_1796033338"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24487A02" w:rsidR="00F540C6" w:rsidRDefault="003402E3" w:rsidP="00C504D6">
      <w:pPr>
        <w:spacing w:line="360" w:lineRule="auto"/>
      </w:pPr>
      <w:r>
        <w:t xml:space="preserve">In </w:t>
      </w:r>
      <w:r w:rsidR="00670631" w:rsidRPr="00670631">
        <w:t>literature numerous technical efficiency me</w:t>
      </w:r>
      <w:r w:rsidR="00880913">
        <w:t>asures</w:t>
      </w:r>
      <w:r w:rsidR="00670631" w:rsidRPr="00670631">
        <w:t xml:space="preserve"> are available </w:t>
      </w:r>
      <w:r>
        <w:t xml:space="preserve">to calculate the technical efficiency of observations within </w:t>
      </w:r>
      <m:oMath>
        <m:sSub>
          <m:sSubPr>
            <m:ctrlPr>
              <w:rPr>
                <w:rFonts w:ascii="Cambria Math" w:hAnsi="Cambria Math"/>
                <w:i/>
              </w:rPr>
            </m:ctrlPr>
          </m:sSubPr>
          <m:e>
            <m:r>
              <w:rPr>
                <w:rFonts w:ascii="Cambria Math"/>
              </w:rPr>
              <m:t>T</m:t>
            </m:r>
          </m:e>
          <m:sub>
            <m:r>
              <w:rPr>
                <w:rFonts w:ascii="Cambria Math"/>
              </w:rPr>
              <m:t>DEA</m:t>
            </m:r>
          </m:sub>
        </m:sSub>
      </m:oMath>
      <w:r>
        <w:sym w:font="Symbol" w:char="F0BE"/>
      </w:r>
      <w:r w:rsidR="00670631" w:rsidRPr="00670631">
        <w:t xml:space="preserve">for </w:t>
      </w:r>
      <w:r>
        <w:t>a general definition of these measures see</w:t>
      </w:r>
      <w:r w:rsidR="00670631" w:rsidRPr="00670631">
        <w:t xml:space="preserve"> Pastor et al. </w:t>
      </w:r>
      <w:r>
        <w:t>(</w:t>
      </w:r>
      <w:r w:rsidR="00670631" w:rsidRPr="00670631">
        <w:t xml:space="preserve">2012). </w:t>
      </w:r>
      <w:proofErr w:type="gramStart"/>
      <w:r>
        <w:t>In particular</w:t>
      </w:r>
      <w:r w:rsidR="00A84FD5">
        <w:t>,</w:t>
      </w:r>
      <w:r>
        <w:t xml:space="preserve"> our</w:t>
      </w:r>
      <w:proofErr w:type="gramEnd"/>
      <w:r>
        <w:t xml:space="preserve"> focus is </w:t>
      </w:r>
      <w:r w:rsidR="00670631" w:rsidRPr="00670631">
        <w:t>directed towards a prevalent</w:t>
      </w:r>
      <w:r w:rsidR="00880913">
        <w:t xml:space="preserve"> measure</w:t>
      </w:r>
      <w:r w:rsidR="00670631" w:rsidRPr="00670631">
        <w:t>, namely, the output-oriented radial model</w:t>
      </w:r>
      <w:r w:rsidR="00F527AF">
        <w:t xml:space="preserve">. Considering the specific DMU </w:t>
      </w:r>
      <m:oMath>
        <m:d>
          <m:dPr>
            <m:ctrlPr>
              <w:rPr>
                <w:rFonts w:ascii="Cambria Math" w:hAnsi="Cambria Math"/>
                <w:i/>
              </w:rPr>
            </m:ctrlPr>
          </m:dPr>
          <m:e>
            <m:sSub>
              <m:sSubPr>
                <m:ctrlPr>
                  <w:rPr>
                    <w:rFonts w:ascii="Cambria Math" w:hAnsi="Cambria Math"/>
                    <w:i/>
                  </w:rPr>
                </m:ctrlPr>
              </m:sSubPr>
              <m:e>
                <m:r>
                  <w:rPr>
                    <w:rFonts w:ascii="Cambria Math"/>
                  </w:rPr>
                  <m:t>x</m:t>
                </m:r>
              </m:e>
              <m:sub>
                <m:r>
                  <w:rPr>
                    <w:rFonts w:ascii="Cambria Math"/>
                  </w:rPr>
                  <m:t>o</m:t>
                </m:r>
              </m:sub>
            </m:sSub>
            <m:r>
              <w:rPr>
                <w:rFonts w:ascii="Cambria Math"/>
              </w:rPr>
              <m:t>,</m:t>
            </m:r>
            <m:sSub>
              <m:sSubPr>
                <m:ctrlPr>
                  <w:rPr>
                    <w:rFonts w:ascii="Cambria Math" w:hAnsi="Cambria Math"/>
                    <w:i/>
                  </w:rPr>
                </m:ctrlPr>
              </m:sSubPr>
              <m:e>
                <m:r>
                  <w:rPr>
                    <w:rFonts w:ascii="Cambria Math"/>
                  </w:rPr>
                  <m:t>y</m:t>
                </m:r>
              </m:e>
              <m:sub>
                <m:r>
                  <w:rPr>
                    <w:rFonts w:ascii="Cambria Math"/>
                  </w:rPr>
                  <m:t>o</m:t>
                </m:r>
              </m:sub>
            </m:sSub>
          </m:e>
        </m:d>
      </m:oMath>
      <w:r w:rsidR="00F527AF">
        <w:t xml:space="preserve">, its technical efficiency can be calculated through the following program </w:t>
      </w:r>
    </w:p>
    <w:p w14:paraId="17A0C5FE" w14:textId="46BDA0D9"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1" type="#_x0000_t75" style="width:258.05pt;height:150.35pt" o:ole="">
            <v:imagedata r:id="rId23" o:title=""/>
          </v:shape>
          <o:OLEObject Type="Embed" ProgID="Equation.DSMT4" ShapeID="_x0000_i1031" DrawAspect="Content" ObjectID="_1796033339" r:id="rId24"/>
        </w:object>
      </w:r>
      <w:r w:rsidRPr="00CB41C4">
        <w:rPr>
          <w:rFonts w:cs="Times New Roman"/>
          <w:lang w:val="en-US"/>
        </w:rPr>
        <w:tab/>
      </w:r>
      <w:bookmarkStart w:id="9" w:name="BCC_model"/>
      <w:bookmarkStart w:id="10" w:name="eq_3"/>
      <w:bookmarkEnd w:id="9"/>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6D3795">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end"/>
      </w:r>
      <w:bookmarkEnd w:id="10"/>
    </w:p>
    <w:p w14:paraId="67C0870E" w14:textId="6593D1E6" w:rsidR="00C64032" w:rsidRDefault="00F6096B" w:rsidP="00512F88">
      <w:pPr>
        <w:spacing w:line="360" w:lineRule="auto"/>
      </w:pPr>
      <w:r>
        <w:t>Under th</w:t>
      </w:r>
      <w:r w:rsidR="00F527AF">
        <w:t>is</w:t>
      </w:r>
      <w:r>
        <w:t xml:space="preserve"> model,</w:t>
      </w:r>
      <w:r w:rsidR="00E46C47">
        <w:t xml:space="preserve"> </w:t>
      </w:r>
      <w:r>
        <w:t>a</w:t>
      </w:r>
      <w:r w:rsidR="00E46C47">
        <w:t xml:space="preserve"> DMU with a </w:t>
      </w:r>
      <w:r>
        <w:t>score</w:t>
      </w:r>
      <w:r w:rsidR="00E46C47">
        <w:t xml:space="preserve"> of </w:t>
      </w:r>
      <w:r w:rsidR="00E9473C">
        <w:t>one</w:t>
      </w:r>
      <w:r w:rsidR="00F527AF">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=1</m:t>
        </m:r>
      </m:oMath>
      <w:r w:rsidR="00F527AF">
        <w:t>,</w:t>
      </w:r>
      <w:r w:rsidR="00E46C47">
        <w:t xml:space="preserve"> is considered fully efficient, indicating that it operates on </w:t>
      </w:r>
      <w:proofErr w:type="gramStart"/>
      <w:r w:rsidR="00E46C47">
        <w:t>the</w:t>
      </w:r>
      <w:proofErr w:type="gramEnd"/>
      <w:r w:rsidR="00E46C47">
        <w:t xml:space="preserve"> efficien</w:t>
      </w:r>
      <w:r w:rsidR="007A1E61">
        <w:t>t</w:t>
      </w:r>
      <w:r w:rsidR="00E46C47">
        <w:t xml:space="preserve"> frontier. Conversely, a radial measure </w:t>
      </w:r>
      <w:r w:rsidR="004A245F">
        <w:t>greater</w:t>
      </w:r>
      <w:r w:rsidR="00E46C47">
        <w:t xml:space="preserve"> than </w:t>
      </w:r>
      <w:r w:rsidR="00E9473C">
        <w:t>one</w:t>
      </w:r>
      <w:r w:rsidR="00B77A39">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&gt;1</m:t>
        </m:r>
      </m:oMath>
      <w:r w:rsidR="00B77A39">
        <w:t xml:space="preserve">, </w:t>
      </w:r>
      <w:r w:rsidR="00E46C47">
        <w:t xml:space="preserve">implies inefficiency relative to </w:t>
      </w:r>
      <w:r w:rsidR="008D1DE6">
        <w:t>reference</w:t>
      </w:r>
      <w:r w:rsidR="004A245F">
        <w:t xml:space="preserv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r w:rsidR="00B77A39">
        <w:t xml:space="preserve">and its associated reference benchmarks on the frontier </w:t>
      </w:r>
      <w:r w:rsidR="00E46C47">
        <w:t>provide valuable insights into the performance of individual DMUs and can guide decision-makers in identifying opportunities for improvement.</w:t>
      </w:r>
    </w:p>
    <w:p w14:paraId="085B6072" w14:textId="77777777" w:rsidR="001B69FE" w:rsidRDefault="001B69FE" w:rsidP="00512F88">
      <w:pPr>
        <w:spacing w:line="360" w:lineRule="auto"/>
      </w:pPr>
    </w:p>
    <w:p w14:paraId="215901CA" w14:textId="57057B86" w:rsidR="004A3527" w:rsidRPr="00AE22FC" w:rsidRDefault="004A3527" w:rsidP="004A3527">
      <w:pPr>
        <w:pStyle w:val="Prrafodelista"/>
        <w:numPr>
          <w:ilvl w:val="1"/>
          <w:numId w:val="1"/>
        </w:numPr>
        <w:spacing w:line="360" w:lineRule="auto"/>
        <w:rPr>
          <w:b/>
          <w:bCs/>
        </w:rPr>
      </w:pPr>
      <w:commentRangeStart w:id="11"/>
      <w:r w:rsidRPr="00AE22FC">
        <w:rPr>
          <w:b/>
          <w:bCs/>
        </w:rPr>
        <w:t>Machine Learning Technique</w:t>
      </w:r>
      <w:r w:rsidR="003C0FF4">
        <w:rPr>
          <w:b/>
          <w:bCs/>
        </w:rPr>
        <w:t xml:space="preserve"> for Classification</w:t>
      </w:r>
      <w:commentRangeEnd w:id="11"/>
      <w:r w:rsidR="003927F7">
        <w:rPr>
          <w:rStyle w:val="Refdecomentario"/>
        </w:rPr>
        <w:commentReference w:id="11"/>
      </w:r>
    </w:p>
    <w:p w14:paraId="7E978653" w14:textId="1C3A4262" w:rsidR="004A3527" w:rsidRDefault="00522F7F" w:rsidP="00035FF8">
      <w:pPr>
        <w:tabs>
          <w:tab w:val="left" w:pos="8280"/>
        </w:tabs>
        <w:spacing w:line="360" w:lineRule="auto"/>
      </w:pPr>
      <w:r w:rsidRPr="00522F7F">
        <w:t>In this subsection, we briefly outline the fundamentals of</w:t>
      </w:r>
      <w:r w:rsidR="0034668B">
        <w:t xml:space="preserve"> </w:t>
      </w:r>
      <w:r w:rsidRPr="00522F7F">
        <w:t>the machine learning technique that will be employed throughout the article Neural Networks</w:t>
      </w:r>
      <w:r w:rsidR="00412FF0">
        <w:t xml:space="preserve"> </w:t>
      </w:r>
      <w:r w:rsidR="009A2AF7">
        <w:t>(</w:t>
      </w:r>
      <w:r w:rsidR="00412FF0">
        <w:t>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N</w:t>
      </w:r>
      <w:r w:rsidR="00D57377">
        <w:t>N</w:t>
      </w:r>
      <w:r w:rsidRPr="00522F7F">
        <w:t xml:space="preserve"> are a class of learning algorithms inspired by the structure and function of the human brain. They consist of interconnected layers of neurons that process input data through nonlinear transformations to learn complex patterns and relationships. </w:t>
      </w:r>
      <w:r w:rsidR="00015D09" w:rsidRPr="00015D09">
        <w:t xml:space="preserve">By understanding </w:t>
      </w:r>
      <w:r w:rsidR="00015D09" w:rsidRPr="00015D09">
        <w:lastRenderedPageBreak/>
        <w:t xml:space="preserve">the underlying principles NN, </w:t>
      </w:r>
      <w:r w:rsidR="00015D09" w:rsidRPr="001B69FE">
        <w:t>which determine the label and the probability of belonging to that label,</w:t>
      </w:r>
      <w:r w:rsidR="00015D09" w:rsidRPr="00015D09">
        <w:t xml:space="preserve"> we can harness their capabilities to enhance the DEA methodology</w:t>
      </w:r>
      <w:r w:rsidR="00015D09">
        <w:t>.</w:t>
      </w:r>
    </w:p>
    <w:p w14:paraId="3FE03E6C" w14:textId="77777777" w:rsidR="009E2EB0" w:rsidRDefault="009E2EB0" w:rsidP="00035FF8">
      <w:pPr>
        <w:tabs>
          <w:tab w:val="left" w:pos="8280"/>
        </w:tabs>
        <w:spacing w:line="360" w:lineRule="auto"/>
      </w:pP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555D9BCD" w:rsidR="008F0011" w:rsidRDefault="001B69FE" w:rsidP="008F0011">
      <w:pPr>
        <w:spacing w:line="360" w:lineRule="auto"/>
      </w:pPr>
      <w:r>
        <w:t>The</w:t>
      </w:r>
      <w:r w:rsidR="008F0011">
        <w:t xml:space="preserv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 xml:space="preserve">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w:t>
      </w:r>
      <w:r>
        <w:lastRenderedPageBreak/>
        <w:t xml:space="preserve">features to model predictions. This </w:t>
      </w:r>
      <w:proofErr w:type="gramStart"/>
      <w:r>
        <w:t>feature</w:t>
      </w:r>
      <w:proofErr w:type="gramEnd"/>
      <w:r>
        <w:t xml:space="preserve"> importance analysis aids in model interpretation and decision-making processes.</w:t>
      </w:r>
    </w:p>
    <w:p w14:paraId="60E52F0F" w14:textId="77777777" w:rsidR="00F91B90" w:rsidRDefault="00F91B90" w:rsidP="008F0011">
      <w:pPr>
        <w:spacing w:line="360" w:lineRule="auto"/>
      </w:pPr>
    </w:p>
    <w:p w14:paraId="2342B5F6" w14:textId="28D28D9D" w:rsidR="00D71751" w:rsidRDefault="00D71751" w:rsidP="00BF5597">
      <w:pPr>
        <w:keepNext/>
        <w:spacing w:line="360" w:lineRule="auto"/>
      </w:pPr>
      <w:r w:rsidRPr="00035A1E">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6236C6A1" w:rsidR="008F0011" w:rsidRPr="008D1DE6" w:rsidRDefault="00B71FDF" w:rsidP="00B71FDF">
      <w:pPr>
        <w:pStyle w:val="Descripcin"/>
        <w:jc w:val="center"/>
        <w:rPr>
          <w:color w:val="auto"/>
        </w:rPr>
      </w:pPr>
      <w:r w:rsidRPr="008D1DE6">
        <w:rPr>
          <w:color w:val="auto"/>
        </w:rPr>
        <w:t xml:space="preserve">Figure </w:t>
      </w:r>
      <w:r w:rsidRPr="008D1DE6">
        <w:rPr>
          <w:color w:val="auto"/>
        </w:rPr>
        <w:fldChar w:fldCharType="begin"/>
      </w:r>
      <w:r w:rsidRPr="008D1DE6">
        <w:rPr>
          <w:color w:val="auto"/>
        </w:rPr>
        <w:instrText xml:space="preserve"> SEQ Figure \* ARABIC </w:instrText>
      </w:r>
      <w:r w:rsidRPr="008D1DE6">
        <w:rPr>
          <w:color w:val="auto"/>
        </w:rPr>
        <w:fldChar w:fldCharType="separate"/>
      </w:r>
      <w:r w:rsidR="006D3795" w:rsidRPr="008D1DE6">
        <w:rPr>
          <w:noProof/>
          <w:color w:val="auto"/>
        </w:rPr>
        <w:t>2</w:t>
      </w:r>
      <w:r w:rsidRPr="008D1DE6">
        <w:rPr>
          <w:color w:val="auto"/>
        </w:rPr>
        <w:fldChar w:fldCharType="end"/>
      </w:r>
      <w:r w:rsidRPr="008D1DE6">
        <w:rPr>
          <w:color w:val="auto"/>
        </w:rPr>
        <w:t xml:space="preserve">. </w:t>
      </w:r>
      <w:r w:rsidR="00750C54" w:rsidRPr="008D1DE6">
        <w:rPr>
          <w:color w:val="auto"/>
        </w:rPr>
        <w:t xml:space="preserve">An example of an artificial </w:t>
      </w:r>
      <w:r w:rsidRPr="008D1DE6">
        <w:rPr>
          <w:color w:val="auto"/>
        </w:rPr>
        <w:t>Neural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6763EBA0" w14:textId="78BAD287" w:rsidR="00564200" w:rsidRDefault="00C52D90" w:rsidP="00C52D90">
      <w:pPr>
        <w:spacing w:line="360" w:lineRule="auto"/>
      </w:pPr>
      <w:r>
        <w:t xml:space="preserve">The so-called </w:t>
      </w:r>
      <w:proofErr w:type="spellStart"/>
      <w:r>
        <w:t>eXplainable</w:t>
      </w:r>
      <w:proofErr w:type="spellEnd"/>
      <w:r>
        <w:t xml:space="preserve"> Artificial Intelligence (XAI) has emerged as a critical area of research aimed at enhancing the transparency, interpretability, and trustworthiness of machine learning models (Wachter et al., 2017).</w:t>
      </w:r>
      <w:r w:rsidR="00564200">
        <w:t xml:space="preserve"> </w:t>
      </w:r>
      <w:r w:rsidR="00564200" w:rsidRPr="00564200">
        <w:t>In this section, we provide an overview of XAI principles and delve into the concept of counterfactual methods, a subset of XAI techniques that facilitate insightful explanations of model predictions.</w:t>
      </w:r>
    </w:p>
    <w:p w14:paraId="61863CE4" w14:textId="725F8ADC" w:rsidR="005C1643" w:rsidRDefault="005C1643" w:rsidP="00C52D90">
      <w:pPr>
        <w:spacing w:line="360" w:lineRule="auto"/>
      </w:pPr>
      <w:r w:rsidRPr="005C1643">
        <w:t>Overall, XAI encompasses a diverse set of methodologies and techniques designed to elucidate the decision-making process of machine learning models. As AI (Artificial Intelligence) 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3A9F9A6E" w14:textId="77777777" w:rsidR="00C52D90" w:rsidRDefault="00C52D90" w:rsidP="00C52D90">
      <w:pPr>
        <w:spacing w:line="360" w:lineRule="auto"/>
      </w:pPr>
    </w:p>
    <w:p w14:paraId="46050755" w14:textId="0A6B1B6A" w:rsidR="00427295" w:rsidRDefault="00C52D90" w:rsidP="00427295">
      <w:pPr>
        <w:spacing w:line="360" w:lineRule="auto"/>
      </w:pPr>
      <w:r>
        <w:t>To address this, XAI provides methodologies designed to clarify the decision-making process of ML models. These approaches aim to generate explanations that are understandable, actionable, and intuitive for end-users and stakeholders, enabling better model validation and facilitating the identification of relationships within the data.</w:t>
      </w:r>
    </w:p>
    <w:p w14:paraId="6234360D" w14:textId="77777777" w:rsidR="002419AB" w:rsidRDefault="002419AB" w:rsidP="00427295">
      <w:pPr>
        <w:spacing w:line="360" w:lineRule="auto"/>
      </w:pPr>
    </w:p>
    <w:p w14:paraId="5BD41E0C" w14:textId="24965C66" w:rsidR="009040CB" w:rsidRDefault="00427295" w:rsidP="009040CB">
      <w:pPr>
        <w:spacing w:line="360" w:lineRule="auto"/>
        <w:ind w:firstLine="708"/>
      </w:pPr>
      <w:r w:rsidRPr="003A70F8">
        <w:rPr>
          <w:b/>
          <w:bCs/>
        </w:rPr>
        <w:t>2.3.1</w:t>
      </w:r>
      <w:r w:rsidR="002419AB">
        <w:rPr>
          <w:b/>
          <w:bCs/>
        </w:rPr>
        <w:tab/>
      </w:r>
      <w:r w:rsidRPr="003A70F8">
        <w:rPr>
          <w:b/>
          <w:bCs/>
        </w:rPr>
        <w:t>Counterfactual Explanations</w:t>
      </w:r>
    </w:p>
    <w:p w14:paraId="55154135" w14:textId="2425EEA6" w:rsidR="009040CB" w:rsidRDefault="009040CB" w:rsidP="009040CB">
      <w:pPr>
        <w:spacing w:line="360" w:lineRule="auto"/>
      </w:pPr>
      <w:proofErr w:type="gramStart"/>
      <w:r>
        <w:t>In particular, counterfactual</w:t>
      </w:r>
      <w:proofErr w:type="gramEnd"/>
      <w:r>
        <w:t xml:space="preserve"> methods represent a prominent approach within the realm of XAI, focusing on the generation of alternative scenarios or ‘counterfactuals’ to explain model predictions. The fundamental concept underlying counterfactual methods is the creation of hypothetical instances that are </w:t>
      </w:r>
      <w:proofErr w:type="gramStart"/>
      <w:r>
        <w:t>similar to</w:t>
      </w:r>
      <w:proofErr w:type="gramEnd"/>
      <w:r>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Moreover, counterfactual explanations offer intuitive and interpretable insights into machine learning models by highlighting the causal relationships between features and model outcomes. These explanations typically take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behavior in specific contexts (for example, in our production context the question could be ‘</w:t>
      </w:r>
      <w:r w:rsidRPr="00073340">
        <w:t>What is the minimum amount of adjustment in inputs and/or outputs that a technically inefficient DMU would need to undertake to transition into being considered efficient?</w:t>
      </w:r>
      <w:r>
        <w:t xml:space="preserve">’). </w:t>
      </w:r>
      <w:r w:rsidRPr="00BA221B">
        <w:t xml:space="preserve">Thus, the counterfactual method involves projecting an observation from one class onto the separating surface of the two classes, meaning the projection </w:t>
      </w:r>
      <w:r>
        <w:t>stops</w:t>
      </w:r>
      <w:r w:rsidRPr="00BA221B">
        <w:t xml:space="preserve"> just before a change in label occurs.</w:t>
      </w:r>
      <w:r>
        <w:t xml:space="preserve"> This ‘projection’ strategy will be incorporated </w:t>
      </w:r>
      <w:r w:rsidR="00604193">
        <w:t>into</w:t>
      </w:r>
      <w:r>
        <w:t xml:space="preserve"> our approach in this paper to measure technical efficiency in the context of machine learning and efficiency analysis (see Section 3).</w:t>
      </w:r>
    </w:p>
    <w:p w14:paraId="2CCEEE76" w14:textId="77777777" w:rsidR="002419AB" w:rsidRDefault="002419AB" w:rsidP="00427295">
      <w:pPr>
        <w:spacing w:line="360" w:lineRule="auto"/>
      </w:pPr>
    </w:p>
    <w:p w14:paraId="21778304" w14:textId="548322E7" w:rsidR="00427295" w:rsidRPr="002419AB" w:rsidRDefault="00427295" w:rsidP="002419AB">
      <w:pPr>
        <w:spacing w:line="360" w:lineRule="auto"/>
        <w:ind w:firstLine="708"/>
        <w:rPr>
          <w:b/>
          <w:bCs/>
        </w:rPr>
      </w:pPr>
      <w:r w:rsidRPr="002419AB">
        <w:rPr>
          <w:b/>
          <w:bCs/>
        </w:rPr>
        <w:t>2.3.2</w:t>
      </w:r>
      <w:r w:rsidR="002419AB">
        <w:rPr>
          <w:b/>
          <w:bCs/>
        </w:rPr>
        <w:tab/>
      </w:r>
      <w:r w:rsidRPr="002419AB">
        <w:rPr>
          <w:b/>
          <w:bCs/>
        </w:rPr>
        <w:t>Feature Significance Analysis and Sensitivity Analysis</w:t>
      </w:r>
    </w:p>
    <w:p w14:paraId="7C5DA102" w14:textId="55BE4532" w:rsidR="001E4271" w:rsidRDefault="00427295" w:rsidP="005967B2">
      <w:pPr>
        <w:spacing w:line="360" w:lineRule="auto"/>
      </w:pPr>
      <w:r>
        <w:t>To complement counterfactual analysis, we incorporate feature significance analysis, focusing on understanding the contribution of input and output variables to the model’s predictions</w:t>
      </w:r>
      <w:r w:rsidR="00E71404">
        <w:t>.</w:t>
      </w:r>
      <w:r w:rsidR="00E71404" w:rsidRPr="00E71404">
        <w:t xml:space="preserve"> </w:t>
      </w:r>
      <w:r w:rsidR="00B168F8" w:rsidRPr="00B168F8">
        <w:t xml:space="preserve">There are several approaches to feature significance analysis, such as rule extraction methods (see, for example, Tickle et al., 1998; Fogel &amp; Robinson, 2003; Martens et al., 2007), visualization techniques (see, for example, Craven &amp; Shavlik, 1992; Tzeng &amp; Ma, 2005; Cho et al., 2008), </w:t>
      </w:r>
      <w:r w:rsidR="00B168F8" w:rsidRPr="00B168F8">
        <w:lastRenderedPageBreak/>
        <w:t>Sensitivity Analysis (SA) (Ruck et al., 1990), and more recent methods such as SHAP (Lundberg &amp; Lee, 2017) and LIME (Ribeiro et al., 2016)</w:t>
      </w:r>
      <w:r w:rsidR="00274CA1">
        <w:t>.</w:t>
      </w:r>
      <w:r w:rsidR="009E4BFA">
        <w:t xml:space="preserve"> </w:t>
      </w:r>
      <w:r w:rsidR="006D1945">
        <w:t xml:space="preserve">We decided to use </w:t>
      </w:r>
      <w:r w:rsidR="0053279A" w:rsidRPr="0053279A">
        <w:t xml:space="preserve">SA </w:t>
      </w:r>
      <w:r w:rsidR="001E4271">
        <w:t xml:space="preserve">for several reasons. First, </w:t>
      </w:r>
      <w:r w:rsidR="001E4271" w:rsidRPr="0053279A">
        <w:t>extraction rules typically simplify the model's complexity to produce more understandable rules, which involves discretizing the classifier, leading to information loss, and failing to accurately represent the original model</w:t>
      </w:r>
      <w:r w:rsidR="001E4271">
        <w:t xml:space="preserve">. </w:t>
      </w:r>
      <w:r w:rsidR="009E4BFA" w:rsidRPr="009E4BFA">
        <w:t>Instead</w:t>
      </w:r>
      <w:r w:rsidR="001E4271">
        <w:t xml:space="preserve">, </w:t>
      </w:r>
      <w:r w:rsidR="001E4271" w:rsidRPr="00DD4729">
        <w:t>SA is a straightforward method that treats the original fitted model, querying it with sensitivity samples and recording the corresponding outputs.</w:t>
      </w:r>
      <w:r w:rsidR="001E4271">
        <w:t xml:space="preserve"> Second, v</w:t>
      </w:r>
      <w:r w:rsidR="001E4271" w:rsidRPr="000F1941">
        <w:t>isualization techniques are often designed for a specific machine learning method</w:t>
      </w:r>
      <w:r w:rsidR="001E4271">
        <w:t xml:space="preserve"> </w:t>
      </w:r>
      <w:r w:rsidR="001E4271" w:rsidRPr="00DC0674">
        <w:t>limiting their general applicability.</w:t>
      </w:r>
      <w:r w:rsidR="001E4271">
        <w:t xml:space="preserve"> This is a disadvantage compared to SA, which </w:t>
      </w:r>
      <w:r w:rsidR="001E4271" w:rsidRPr="001E4271">
        <w:t>can be applied to any supervised machine learning method</w:t>
      </w:r>
      <w:r w:rsidR="001E4271">
        <w:t xml:space="preserve">. </w:t>
      </w:r>
      <w:r w:rsidR="00FC681B" w:rsidRPr="00FC681B">
        <w:t>Third, methods like SHAP and LIME are computationally intensive and more challenging to interpret, especially in high-dimensional datasets. In contrast, SA is computationally efficient, simple to implement, and provides clear, actionable insights, making it a practical choice for decision-makers</w:t>
      </w:r>
    </w:p>
    <w:p w14:paraId="61C19DFB" w14:textId="77777777" w:rsidR="00395643" w:rsidRDefault="00395643" w:rsidP="005967B2">
      <w:pPr>
        <w:spacing w:line="360" w:lineRule="auto"/>
      </w:pPr>
    </w:p>
    <w:p w14:paraId="241743A6" w14:textId="62020F70" w:rsidR="009E4BFA" w:rsidRDefault="0053791E" w:rsidP="005967B2">
      <w:pPr>
        <w:spacing w:line="360" w:lineRule="auto"/>
      </w:pPr>
      <w:r w:rsidRPr="0053791E">
        <w:t>SA works by perturbing each variable across its range while keeping other variables constant at their baseline values. Sensitivity can be measured in several ways, such as by range, gradient, variance, or the average absolute deviation from the median</w:t>
      </w:r>
      <w:r>
        <w:t xml:space="preserve"> (AAD)</w:t>
      </w:r>
      <w:r w:rsidRPr="0053791E">
        <w:t xml:space="preserve">, the latter being less sensitive to outliers (see Cortez &amp; </w:t>
      </w:r>
      <w:proofErr w:type="spellStart"/>
      <w:r w:rsidRPr="0053791E">
        <w:t>Embrechts</w:t>
      </w:r>
      <w:proofErr w:type="spellEnd"/>
      <w:r w:rsidRPr="0053791E">
        <w:t>, 2013, for more details). To obtain probabilities, a One-hot encoding transformation is applied to the class labels, allowing the calculation of the probability for each DMU to belong to a specific class</w:t>
      </w:r>
      <w:r>
        <w:t xml:space="preserve">. </w:t>
      </w:r>
      <w:r w:rsidR="00427295">
        <w:t xml:space="preserve">This process allows us to quantify the absolute relevance of features, providing a ranking of variables based on their impact on the model's predictions. </w:t>
      </w:r>
      <w:r w:rsidR="009E4BFA">
        <w:t>In our context</w:t>
      </w:r>
      <w:r w:rsidR="00427295">
        <w:t>, SA enables the identification of the most influential factors driving inefficiency, offering valuable insights into the interplay between inputs, outputs, and efficiency outcomes.</w:t>
      </w:r>
      <w:r w:rsidR="00F91B90">
        <w:t xml:space="preserve"> </w:t>
      </w:r>
      <w:r w:rsidR="00F91B90" w:rsidRPr="00F91B90">
        <w:t xml:space="preserve">Additionally, SA will be integrated into our approach to </w:t>
      </w:r>
      <w:r w:rsidR="001F6DDE" w:rsidRPr="00F91B90">
        <w:t>measuring</w:t>
      </w:r>
      <w:r w:rsidR="00F91B90" w:rsidRPr="00F91B90">
        <w:t xml:space="preserve"> technical efficiency in combination with counterfactual analysis (see Section 3)</w:t>
      </w:r>
      <w:r w:rsidR="00F91B90">
        <w:t>.</w:t>
      </w:r>
    </w:p>
    <w:p w14:paraId="759AD09C" w14:textId="77777777" w:rsidR="004139BC" w:rsidRDefault="004139BC" w:rsidP="0032435D">
      <w:pPr>
        <w:spacing w:line="360" w:lineRule="auto"/>
      </w:pPr>
    </w:p>
    <w:p w14:paraId="65C6F999" w14:textId="539F5E1E" w:rsidR="00A1274E" w:rsidRPr="00B0507F" w:rsidRDefault="00B772CE" w:rsidP="00B772CE">
      <w:pPr>
        <w:pStyle w:val="Prrafodelista"/>
        <w:numPr>
          <w:ilvl w:val="0"/>
          <w:numId w:val="1"/>
        </w:numPr>
        <w:spacing w:line="360" w:lineRule="auto"/>
        <w:rPr>
          <w:b/>
          <w:bCs/>
        </w:rPr>
      </w:pPr>
      <w:bookmarkStart w:id="12" w:name="_Hlk176366173"/>
      <w:r w:rsidRPr="00B0507F">
        <w:rPr>
          <w:b/>
          <w:bCs/>
        </w:rPr>
        <w:t>Integrating ML</w:t>
      </w:r>
      <w:r w:rsidR="00B0507F" w:rsidRPr="00B0507F">
        <w:rPr>
          <w:b/>
          <w:bCs/>
        </w:rPr>
        <w:t xml:space="preserve"> techniques for classification and Data Envelopment Analysis</w:t>
      </w:r>
    </w:p>
    <w:bookmarkEnd w:id="12"/>
    <w:p w14:paraId="2EF1D7DD" w14:textId="1EE1ED97" w:rsidR="00C55407" w:rsidRDefault="00C55407" w:rsidP="00C55407">
      <w:pPr>
        <w:spacing w:line="360" w:lineRule="auto"/>
      </w:pPr>
      <w:r>
        <w:t xml:space="preserve">In this section, we </w:t>
      </w:r>
      <w:r w:rsidR="006C42C9">
        <w:t xml:space="preserve">perform </w:t>
      </w:r>
      <w:r>
        <w:t>the integration of machine learning technique</w:t>
      </w:r>
      <w:r w:rsidR="008F2B26">
        <w:t>s</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r w:rsidR="008F2B26">
        <w:t>In this case</w:t>
      </w:r>
      <w:r w:rsidR="00C64752" w:rsidRPr="00C64752">
        <w:t>,</w:t>
      </w:r>
      <w:r w:rsidR="008F2B26">
        <w:t xml:space="preserve"> while other ML classification methods could be considered, we </w:t>
      </w:r>
      <w:r w:rsidR="00C64752" w:rsidRPr="00C64752">
        <w:t xml:space="preserve">focus </w:t>
      </w:r>
      <w:r w:rsidR="008F2B26">
        <w:t xml:space="preserve">here </w:t>
      </w:r>
      <w:r w:rsidR="00C64752" w:rsidRPr="00C64752">
        <w:t>on N</w:t>
      </w:r>
      <w:r w:rsidR="003C1C18">
        <w:t xml:space="preserve">eural </w:t>
      </w:r>
      <w:r w:rsidR="00C64752" w:rsidRPr="00C64752">
        <w:t>N</w:t>
      </w:r>
      <w:r w:rsidR="003C1C18">
        <w:t>etworks</w:t>
      </w:r>
      <w:r w:rsidR="00C64752" w:rsidRPr="00C64752">
        <w:t>.</w:t>
      </w:r>
    </w:p>
    <w:p w14:paraId="5FF5D998" w14:textId="77777777" w:rsidR="00F91B90" w:rsidRDefault="00F91B90" w:rsidP="00C55407">
      <w:pPr>
        <w:spacing w:line="360" w:lineRule="auto"/>
      </w:pPr>
    </w:p>
    <w:p w14:paraId="5D013979" w14:textId="312D2A12" w:rsidR="00306903" w:rsidRPr="004D1F48" w:rsidRDefault="00306903" w:rsidP="004D1F48">
      <w:pPr>
        <w:spacing w:line="360" w:lineRule="auto"/>
        <w:ind w:left="360"/>
        <w:rPr>
          <w:i/>
          <w:iCs/>
        </w:rPr>
      </w:pPr>
      <w:r w:rsidRPr="004D1F48">
        <w:rPr>
          <w:i/>
          <w:iCs/>
        </w:rPr>
        <w:t xml:space="preserve">3.1 </w:t>
      </w:r>
      <w:r>
        <w:rPr>
          <w:i/>
          <w:iCs/>
        </w:rPr>
        <w:t xml:space="preserve">Classifying DMUs by their (in)efficiency class and measuring technical efficiency </w:t>
      </w:r>
    </w:p>
    <w:p w14:paraId="1EE5F2B4" w14:textId="22B9E1C1" w:rsidR="007B12FD" w:rsidRDefault="003322B6" w:rsidP="00C55407">
      <w:pPr>
        <w:spacing w:line="360" w:lineRule="auto"/>
      </w:pPr>
      <w:commentRangeStart w:id="13"/>
      <w:r w:rsidRPr="003322B6">
        <w:lastRenderedPageBreak/>
        <w:t xml:space="preserve">Before introducing our </w:t>
      </w:r>
      <w:r w:rsidR="0086628A">
        <w:t>methodology</w:t>
      </w:r>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r w:rsidR="007E7952">
        <w:t xml:space="preserve">within the feasible but inefficient set of DMUs </w:t>
      </w:r>
      <w:r w:rsidRPr="003322B6">
        <w:t xml:space="preserve">this </w:t>
      </w:r>
      <w:r w:rsidR="006A0D95">
        <w:t>re</w:t>
      </w:r>
      <w:r w:rsidRPr="003322B6">
        <w:t xml:space="preserve">interpretation implies that </w:t>
      </w:r>
      <w:r w:rsidR="007E7952">
        <w:t xml:space="preserve">the </w:t>
      </w:r>
      <w:r w:rsidRPr="003322B6">
        <w:t xml:space="preserve">efficiency measures utilized in DEA </w:t>
      </w:r>
      <w:r w:rsidR="007E7952">
        <w:t xml:space="preserve">can be reinterpreted within the realm </w:t>
      </w:r>
      <w:r w:rsidRPr="003322B6">
        <w:t xml:space="preserve">of </w:t>
      </w:r>
      <w:proofErr w:type="spellStart"/>
      <w:r w:rsidRPr="003322B6">
        <w:t>eXplainable</w:t>
      </w:r>
      <w:proofErr w:type="spellEnd"/>
      <w:r w:rsidRPr="003322B6">
        <w:t xml:space="preserve"> Artificial Intelligence (XAI) principles, particularly </w:t>
      </w:r>
      <w:r w:rsidR="007E7952">
        <w:t xml:space="preserve">in relation to the </w:t>
      </w:r>
      <w:r w:rsidRPr="003322B6">
        <w:t>notion of counterfactual scenario</w:t>
      </w:r>
      <w:r w:rsidR="007E7952">
        <w:t>s</w:t>
      </w:r>
      <w:r w:rsidRPr="003322B6">
        <w:t>. Specifically, the movement of an inefficient DMU, by improving its observed inputs and/or outputs in accordance with the orientation and type of efficiency measure</w:t>
      </w:r>
      <w:r w:rsidR="00C8706C">
        <w:t xml:space="preserve"> selected</w:t>
      </w:r>
      <w:r w:rsidR="0086628A">
        <w:t xml:space="preserve"> (e.g., using the radial output-oriented model (3))</w:t>
      </w:r>
      <w:r w:rsidRPr="003322B6">
        <w:t xml:space="preserve">, signifies </w:t>
      </w:r>
      <w:r w:rsidR="004913BD">
        <w:t xml:space="preserve">a </w:t>
      </w:r>
      <w:r w:rsidRPr="003322B6">
        <w:t xml:space="preserve">transition </w:t>
      </w:r>
      <w:r w:rsidR="004913BD">
        <w:t xml:space="preserve">within </w:t>
      </w:r>
      <w:r w:rsidRPr="003322B6">
        <w:t>its original class label</w:t>
      </w:r>
      <w:r w:rsidR="000D1896">
        <w:t xml:space="preserve"> </w:t>
      </w:r>
      <w:r w:rsidR="004913BD">
        <w:t>“</w:t>
      </w:r>
      <w:r w:rsidR="000D1896">
        <w:t>feasible</w:t>
      </w:r>
      <w:r w:rsidR="004913BD">
        <w:t>,</w:t>
      </w:r>
      <w:r w:rsidR="007E7952">
        <w:t xml:space="preserve"> but inefficient</w:t>
      </w:r>
      <w:r w:rsidR="004913BD">
        <w:t>”</w:t>
      </w:r>
      <w:r w:rsidR="00A41C17">
        <w:t xml:space="preserve"> </w:t>
      </w:r>
      <w:r w:rsidR="004913BD">
        <w:t xml:space="preserve">to a new status “feasible and efficient”, </w:t>
      </w:r>
      <w:r w:rsidR="00A41C17">
        <w:t>through its projection onto the efficient frontier (the separating surface)</w:t>
      </w:r>
      <w:r w:rsidRPr="003322B6">
        <w:t xml:space="preserve">. This movement </w:t>
      </w:r>
      <w:r w:rsidR="008D1DE6" w:rsidRPr="008D1DE6">
        <w:t xml:space="preserve">resembles </w:t>
      </w:r>
      <w:r w:rsidR="004913BD">
        <w:t xml:space="preserve">a </w:t>
      </w:r>
      <w:r w:rsidR="007E7952">
        <w:t xml:space="preserve">counterfactual that </w:t>
      </w:r>
      <w:r w:rsidRPr="003322B6">
        <w:t xml:space="preserve">quantifies the level of technical inefficiency within </w:t>
      </w:r>
      <w:r w:rsidR="004913BD">
        <w:t xml:space="preserve">the ‘feasible’ class through </w:t>
      </w:r>
      <w:r w:rsidRPr="003322B6">
        <w:t>DEA, thus highlighting the conceptual linkage between DEA and XAI principles.</w:t>
      </w:r>
      <w:commentRangeEnd w:id="13"/>
      <w:r w:rsidR="000E5A10">
        <w:rPr>
          <w:rStyle w:val="Refdecomentario"/>
        </w:rPr>
        <w:commentReference w:id="13"/>
      </w:r>
    </w:p>
    <w:p w14:paraId="1E4648DA" w14:textId="77777777" w:rsidR="00E0619F" w:rsidRDefault="00E0619F" w:rsidP="00C55407">
      <w:pPr>
        <w:spacing w:line="360" w:lineRule="auto"/>
      </w:pPr>
    </w:p>
    <w:p w14:paraId="24F530D0" w14:textId="763DB111" w:rsidR="007B12FD" w:rsidRDefault="004C5359" w:rsidP="007B12FD">
      <w:pPr>
        <w:keepNext/>
        <w:spacing w:line="360" w:lineRule="auto"/>
        <w:jc w:val="center"/>
      </w:pPr>
      <w:r>
        <w:rPr>
          <w:noProof/>
        </w:rPr>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70554768"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6D3795">
        <w:rPr>
          <w:noProof/>
        </w:rPr>
        <w:t>3</w:t>
      </w:r>
      <w:r>
        <w:fldChar w:fldCharType="end"/>
      </w:r>
      <w:r>
        <w:t xml:space="preserve">. </w:t>
      </w:r>
      <w:r w:rsidR="00F85A21">
        <w:t>The o</w:t>
      </w:r>
      <w:r w:rsidR="0001556F">
        <w:t xml:space="preserve">utput-oriented </w:t>
      </w:r>
      <w:r w:rsidR="00F85A21">
        <w:t>radial measure in DEA</w:t>
      </w:r>
    </w:p>
    <w:p w14:paraId="797C1EB4" w14:textId="77777777" w:rsidR="00E0619F" w:rsidRDefault="00E0619F" w:rsidP="00DD0094">
      <w:pPr>
        <w:spacing w:line="360" w:lineRule="auto"/>
      </w:pPr>
    </w:p>
    <w:p w14:paraId="0C649DF4" w14:textId="3746CA34" w:rsidR="00EF7863" w:rsidRDefault="00DD0094" w:rsidP="00DD0094">
      <w:pPr>
        <w:spacing w:line="360" w:lineRule="auto"/>
      </w:pPr>
      <w:r>
        <w:t xml:space="preserve">After drawing a parallel between standard DEA approaches and classification ML methods, </w:t>
      </w:r>
      <w:r w:rsidR="00E6289D">
        <w:t xml:space="preserve">showing </w:t>
      </w:r>
      <w:r>
        <w:t xml:space="preserve">that DEA efficiency measures can be </w:t>
      </w:r>
      <w:r w:rsidR="000E5A10">
        <w:t xml:space="preserve">considered as a specific case of </w:t>
      </w:r>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w:t>
      </w:r>
      <w:r w:rsidR="00EF7863" w:rsidRPr="00EF7863">
        <w:lastRenderedPageBreak/>
        <w:t xml:space="preserve">Firstly, we employ standard DEA to categorize </w:t>
      </w:r>
      <w:r w:rsidR="00C8706C">
        <w:t>DMUs</w:t>
      </w:r>
      <w:r w:rsidR="00EF7863" w:rsidRPr="00EF7863">
        <w:t xml:space="preserve"> into efficient and inefficient categories. Subsequently, in </w:t>
      </w:r>
      <w:r w:rsidR="0073759A" w:rsidRPr="00EF7863">
        <w:t>the second</w:t>
      </w:r>
      <w:r w:rsidR="00EF7863" w:rsidRPr="00EF7863">
        <w:t xml:space="preserve"> phase, we employ a classification ML model, wherein the response variable is the efficiency class (efficient vs. inefficient), and the </w:t>
      </w:r>
      <w:r w:rsidR="00E6289D">
        <w:t xml:space="preserve">classification </w:t>
      </w:r>
      <w:r w:rsidR="00EF7863" w:rsidRPr="00EF7863">
        <w:t xml:space="preserve">features </w:t>
      </w:r>
      <w:r w:rsidR="001F6DDE">
        <w:t>include</w:t>
      </w:r>
      <w:r w:rsidR="00E6289D">
        <w:t xml:space="preserve"> </w:t>
      </w:r>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w:t>
      </w:r>
      <w:r w:rsidR="00E6289D">
        <w:rPr>
          <w:rStyle w:val="Refdenotaalpie"/>
        </w:rPr>
        <w:footnoteReference w:id="3"/>
      </w:r>
      <w:r w:rsidR="00EF7863" w:rsidRPr="00EF7863">
        <w:t xml:space="preserve"> This structured approach not only facilitates the identification of inefficiencies but also provides actionable insights for decision-makers to enhance performance.</w:t>
      </w:r>
      <w:r w:rsidR="00870CE8">
        <w:t xml:space="preserve"> </w:t>
      </w:r>
    </w:p>
    <w:p w14:paraId="2766DAC4" w14:textId="77777777" w:rsidR="004D0A65" w:rsidRDefault="004D0A65" w:rsidP="00DD0094">
      <w:pPr>
        <w:spacing w:line="360" w:lineRule="auto"/>
      </w:pPr>
    </w:p>
    <w:p w14:paraId="3D195585" w14:textId="48F56676" w:rsidR="004D0A65" w:rsidRDefault="00B36099" w:rsidP="00DD0094">
      <w:pPr>
        <w:spacing w:line="360" w:lineRule="auto"/>
      </w:pPr>
      <w:r>
        <w:t xml:space="preserve">Next, we introduce our approach </w:t>
      </w:r>
      <w:r w:rsidR="00967F04">
        <w:t xml:space="preserve">in the form of </w:t>
      </w:r>
      <w:r>
        <w:t>an algorithm with different steps</w:t>
      </w:r>
      <w:r w:rsidR="00967F04">
        <w:t>:</w:t>
      </w:r>
    </w:p>
    <w:p w14:paraId="10460372" w14:textId="77777777" w:rsidR="005C1FA8" w:rsidRDefault="005C1FA8" w:rsidP="00DD0094">
      <w:pPr>
        <w:spacing w:line="360" w:lineRule="auto"/>
      </w:pPr>
    </w:p>
    <w:p w14:paraId="5A51400B" w14:textId="35019ACE" w:rsidR="00FC56E7" w:rsidRDefault="00C73E9B" w:rsidP="00C504D6">
      <w:pPr>
        <w:spacing w:line="360" w:lineRule="auto"/>
      </w:pPr>
      <w:r w:rsidRPr="00773FDB">
        <w:rPr>
          <w:b/>
          <w:bCs/>
        </w:rPr>
        <w:t>Step 1:</w:t>
      </w:r>
      <w:r>
        <w:t xml:space="preserve"> Utilize </w:t>
      </w:r>
      <w:r w:rsidR="005D42ED">
        <w:t xml:space="preserve">the </w:t>
      </w:r>
      <w:r w:rsidR="004F4784">
        <w:t xml:space="preserve">additive </w:t>
      </w:r>
      <w:r>
        <w:t xml:space="preserve">DEA </w:t>
      </w:r>
      <w:r w:rsidR="005D42ED">
        <w:t>model (</w:t>
      </w:r>
      <w:r w:rsidR="004F4784">
        <w:t>Charnes et al., 1985</w:t>
      </w:r>
      <w:r w:rsidR="005D42ED">
        <w:t>)</w:t>
      </w:r>
      <w:r w:rsidR="00CE4A4D">
        <w:t>, model</w:t>
      </w:r>
      <w:r w:rsidR="003467FC">
        <w:t xml:space="preserve"> (</w:t>
      </w:r>
      <w:r w:rsidR="00B9542A">
        <w:t>4</w:t>
      </w:r>
      <w:r w:rsidR="003467FC">
        <w:t>)</w:t>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w:t>
      </w:r>
      <w:r w:rsidR="004C1731">
        <w:t>zero</w:t>
      </w:r>
      <w:r w:rsidR="004C1731" w:rsidRPr="00773FDB">
        <w:t xml:space="preserve"> </w:t>
      </w:r>
      <w:r w:rsidR="00773FDB" w:rsidRPr="00773FDB">
        <w:t xml:space="preserve">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This condition underscores the efficiency of the evaluated unit, demonstrating that there is no 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DD451E">
        <w:t>.</w:t>
      </w:r>
    </w:p>
    <w:p w14:paraId="0E0BFDFE" w14:textId="77777777" w:rsidR="00C504D6" w:rsidRDefault="00C504D6" w:rsidP="00C504D6">
      <w:pPr>
        <w:spacing w:line="360" w:lineRule="auto"/>
        <w:rPr>
          <w:rFonts w:cs="Times New Roman"/>
        </w:rPr>
      </w:pPr>
    </w:p>
    <w:p w14:paraId="7B79CDAB" w14:textId="03BA37E7" w:rsidR="00D924F0" w:rsidRDefault="009C5BD8" w:rsidP="00B9542A">
      <w:pPr>
        <w:spacing w:line="360" w:lineRule="auto"/>
        <w:ind w:left="708" w:firstLine="708"/>
        <w:jc w:val="center"/>
        <w:rPr>
          <w:rFonts w:cs="Times New Roman"/>
        </w:rPr>
      </w:pPr>
      <w:r w:rsidRPr="00B65A65">
        <w:rPr>
          <w:position w:val="-160"/>
        </w:rPr>
        <w:object w:dxaOrig="5480" w:dyaOrig="3300" w14:anchorId="453E9C86">
          <v:shape id="_x0000_i1032" type="#_x0000_t75" style="width:274.75pt;height:164.75pt" o:ole="">
            <v:imagedata r:id="rId27" o:title=""/>
          </v:shape>
          <o:OLEObject Type="Embed" ProgID="Equation.DSMT4" ShapeID="_x0000_i1032" DrawAspect="Content" ObjectID="_1796033340" r:id="rId28"/>
        </w:object>
      </w:r>
      <w:r>
        <w:tab/>
      </w:r>
      <w:r w:rsidR="00B9542A">
        <w:tab/>
      </w:r>
      <w:r w:rsidR="003B083A" w:rsidRPr="00CB41C4">
        <w:rPr>
          <w:rFonts w:cs="Times New Roman"/>
        </w:rPr>
        <w:fldChar w:fldCharType="begin"/>
      </w:r>
      <w:r w:rsidR="003B083A" w:rsidRPr="00CB41C4">
        <w:rPr>
          <w:rFonts w:cs="Times New Roman"/>
        </w:rPr>
        <w:instrText xml:space="preserve"> MACROBUTTON MTPlaceRef \* MERGEFORMAT </w:instrText>
      </w:r>
      <w:r w:rsidR="003B083A" w:rsidRPr="00CB41C4">
        <w:rPr>
          <w:rFonts w:cs="Times New Roman"/>
        </w:rPr>
        <w:fldChar w:fldCharType="begin"/>
      </w:r>
      <w:r w:rsidR="003B083A" w:rsidRPr="00CB41C4">
        <w:rPr>
          <w:rFonts w:cs="Times New Roman"/>
        </w:rPr>
        <w:instrText xml:space="preserve"> SEQ MTEqn \h \* MERGEFORMAT </w:instrText>
      </w:r>
      <w:r w:rsidR="003B083A" w:rsidRPr="00CB41C4">
        <w:rPr>
          <w:rFonts w:cs="Times New Roman"/>
        </w:rPr>
        <w:fldChar w:fldCharType="end"/>
      </w:r>
      <w:bookmarkStart w:id="14" w:name="ZEqnNum131568"/>
      <w:r w:rsidR="003B083A" w:rsidRPr="00CB41C4">
        <w:rPr>
          <w:rFonts w:cs="Times New Roman"/>
        </w:rPr>
        <w:instrText>(</w:instrText>
      </w:r>
      <w:r w:rsidR="003B083A" w:rsidRPr="00CB41C4">
        <w:rPr>
          <w:rFonts w:cs="Times New Roman"/>
        </w:rPr>
        <w:fldChar w:fldCharType="begin"/>
      </w:r>
      <w:r w:rsidR="003B083A" w:rsidRPr="00CB41C4">
        <w:rPr>
          <w:rFonts w:cs="Times New Roman"/>
        </w:rPr>
        <w:instrText xml:space="preserve"> SEQ MTEqn \c \* Arabic \* MERGEFORMAT </w:instrText>
      </w:r>
      <w:r w:rsidR="003B083A" w:rsidRPr="00CB41C4">
        <w:rPr>
          <w:rFonts w:cs="Times New Roman"/>
        </w:rPr>
        <w:fldChar w:fldCharType="separate"/>
      </w:r>
      <w:r w:rsidR="003B083A">
        <w:rPr>
          <w:rFonts w:cs="Times New Roman"/>
          <w:noProof/>
        </w:rPr>
        <w:instrText>4</w:instrText>
      </w:r>
      <w:r w:rsidR="003B083A" w:rsidRPr="00CB41C4">
        <w:rPr>
          <w:rFonts w:cs="Times New Roman"/>
        </w:rPr>
        <w:fldChar w:fldCharType="end"/>
      </w:r>
      <w:r w:rsidR="003B083A" w:rsidRPr="00CB41C4">
        <w:rPr>
          <w:rFonts w:cs="Times New Roman"/>
        </w:rPr>
        <w:instrText>)</w:instrText>
      </w:r>
      <w:bookmarkEnd w:id="14"/>
      <w:r w:rsidR="003B083A" w:rsidRPr="00CB41C4">
        <w:rPr>
          <w:rFonts w:cs="Times New Roman"/>
        </w:rPr>
        <w:fldChar w:fldCharType="end"/>
      </w:r>
    </w:p>
    <w:p w14:paraId="54862D42" w14:textId="77777777" w:rsidR="00D924F0" w:rsidRPr="00CB41C4" w:rsidRDefault="00D924F0" w:rsidP="00C504D6">
      <w:pPr>
        <w:spacing w:line="360" w:lineRule="auto"/>
        <w:rPr>
          <w:rFonts w:cs="Times New Roman"/>
        </w:rPr>
      </w:pPr>
    </w:p>
    <w:p w14:paraId="3CA59734" w14:textId="3EDFAA87" w:rsidR="00484104" w:rsidRDefault="00484104" w:rsidP="00C504D6">
      <w:pPr>
        <w:spacing w:line="360" w:lineRule="auto"/>
      </w:pPr>
      <w:r>
        <w:lastRenderedPageBreak/>
        <w:t>If</w:t>
      </w:r>
      <w:r w:rsidR="00EE1C45">
        <w:t>,</w:t>
      </w:r>
      <w:r w:rsidR="00C504D6">
        <w:t xml:space="preserve"> </w:t>
      </w:r>
      <w:r w:rsidR="009F3C3B" w:rsidRPr="00B65A65">
        <w:rPr>
          <w:position w:val="-14"/>
        </w:rPr>
        <w:object w:dxaOrig="1480" w:dyaOrig="380" w14:anchorId="01C47735">
          <v:shape id="_x0000_i1033" type="#_x0000_t75" style="width:74.9pt;height:18.45pt" o:ole="">
            <v:imagedata r:id="rId29" o:title=""/>
          </v:shape>
          <o:OLEObject Type="Embed" ProgID="Equation.DSMT4" ShapeID="_x0000_i1033" DrawAspect="Content" ObjectID="_1796033341" r:id="rId30"/>
        </w:object>
      </w:r>
      <w:r w:rsidR="00703F71">
        <w:t>,</w:t>
      </w:r>
      <w:r w:rsidR="009F3C3B">
        <w:t xml:space="preserve"> </w:t>
      </w:r>
      <w:r w:rsidR="00EE1C45">
        <w:t xml:space="preserve">then DMU </w:t>
      </w:r>
      <w:r w:rsidR="00B65A65" w:rsidRPr="00B65A65">
        <w:rPr>
          <w:position w:val="-12"/>
        </w:rPr>
        <w:object w:dxaOrig="760" w:dyaOrig="360" w14:anchorId="01CFA10F">
          <v:shape id="_x0000_i1034" type="#_x0000_t75" style="width:38pt;height:19pt" o:ole="">
            <v:imagedata r:id="rId31" o:title=""/>
          </v:shape>
          <o:OLEObject Type="Embed" ProgID="Equation.DSMT4" ShapeID="_x0000_i1034" DrawAspect="Content" ObjectID="_1796033342" r:id="rId32"/>
        </w:object>
      </w:r>
      <w:r w:rsidR="00EE1C45">
        <w:t xml:space="preserve"> is (technically) inefficient. The set of </w:t>
      </w:r>
      <w:r w:rsidR="00165F09">
        <w:t>all inefficient DMUs is denote</w:t>
      </w:r>
      <w:r w:rsidR="00886BDA">
        <w:t>d</w:t>
      </w:r>
      <w:r w:rsidR="00165F09">
        <w:t xml:space="preserve"> as </w:t>
      </w:r>
      <w:r w:rsidR="00B65A65" w:rsidRPr="00025957">
        <w:rPr>
          <w:position w:val="-4"/>
        </w:rPr>
        <w:object w:dxaOrig="180" w:dyaOrig="240" w14:anchorId="0B53D023">
          <v:shape id="_x0000_i1035" type="#_x0000_t75" style="width:9.2pt;height:11.5pt" o:ole="">
            <v:imagedata r:id="rId33" o:title=""/>
          </v:shape>
          <o:OLEObject Type="Embed" ProgID="Equation.DSMT4" ShapeID="_x0000_i1035" DrawAspect="Content" ObjectID="_1796033343" r:id="rId34"/>
        </w:object>
      </w:r>
      <w:r w:rsidR="00165F09">
        <w:t>. Otherwise,</w:t>
      </w:r>
      <w:r w:rsidR="0045053D">
        <w:t xml:space="preserve"> that is,</w:t>
      </w:r>
      <w:r w:rsidR="00165F09">
        <w:t xml:space="preserve"> if</w:t>
      </w:r>
      <w:r w:rsidR="0045053D">
        <w:t xml:space="preserve"> </w:t>
      </w:r>
      <w:r w:rsidR="0045053D" w:rsidRPr="00B65A65">
        <w:rPr>
          <w:position w:val="-14"/>
        </w:rPr>
        <w:object w:dxaOrig="1480" w:dyaOrig="380" w14:anchorId="2B2ED64A">
          <v:shape id="_x0000_i1036" type="#_x0000_t75" style="width:74.9pt;height:18.45pt" o:ole="">
            <v:imagedata r:id="rId35" o:title=""/>
          </v:shape>
          <o:OLEObject Type="Embed" ProgID="Equation.DSMT4" ShapeID="_x0000_i1036" DrawAspect="Content" ObjectID="_1796033344" r:id="rId36"/>
        </w:object>
      </w:r>
      <w:r w:rsidR="0014739E">
        <w:t xml:space="preserve">, then DMU </w:t>
      </w:r>
      <w:r w:rsidR="00B65A65" w:rsidRPr="00B65A65">
        <w:rPr>
          <w:position w:val="-12"/>
        </w:rPr>
        <w:object w:dxaOrig="760" w:dyaOrig="360" w14:anchorId="565C23A1">
          <v:shape id="_x0000_i1037" type="#_x0000_t75" style="width:38pt;height:19pt" o:ole="">
            <v:imagedata r:id="rId31" o:title=""/>
          </v:shape>
          <o:OLEObject Type="Embed" ProgID="Equation.DSMT4" ShapeID="_x0000_i1037" DrawAspect="Content" ObjectID="_1796033345" r:id="rId37"/>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38" type="#_x0000_t75" style="width:11.5pt;height:11.5pt" o:ole="">
            <v:imagedata r:id="rId38" o:title=""/>
          </v:shape>
          <o:OLEObject Type="Embed" ProgID="Equation.DSMT4" ShapeID="_x0000_i1038" DrawAspect="Content" ObjectID="_1796033346" r:id="rId39"/>
        </w:object>
      </w:r>
      <w:r w:rsidR="00A92B22">
        <w:t>.</w:t>
      </w:r>
    </w:p>
    <w:p w14:paraId="4459E809" w14:textId="77777777" w:rsidR="00542066" w:rsidRPr="006914ED" w:rsidRDefault="00542066" w:rsidP="00C73E9B">
      <w:pPr>
        <w:spacing w:line="360" w:lineRule="auto"/>
      </w:pPr>
    </w:p>
    <w:p w14:paraId="1F2986DA" w14:textId="0B918FC8" w:rsidR="007A3EB9" w:rsidRDefault="00542066" w:rsidP="00CC5934">
      <w:pPr>
        <w:spacing w:line="360" w:lineRule="auto"/>
      </w:pPr>
      <w:r w:rsidRPr="00E52AED">
        <w:rPr>
          <w:b/>
          <w:bCs/>
        </w:rPr>
        <w:t>Step 2</w:t>
      </w:r>
      <w:r>
        <w:t xml:space="preserve">: </w:t>
      </w:r>
      <w:r w:rsidR="00730291" w:rsidRPr="00730291">
        <w:t>Addressing the challenge of class imbalance (efficient and inefficient) is crucial for prediction by means of ML techniques (see, for example, He &amp; Garcia, 2009). Imbalanced datasets often compromise the performance of standard algorithms, favoring the majority class and neglecting the minority class</w:t>
      </w:r>
      <w:r w:rsidR="00DF7DD8" w:rsidRPr="00DF7DD8">
        <w:t xml:space="preserve">. </w:t>
      </w:r>
      <w:r w:rsidR="008C2D66">
        <w:t xml:space="preserve">In our production context, datasets typically exhibit a higher proportion of inefficient units, which can skew model outcomes and adversely affect the accuracy of predictions. </w:t>
      </w:r>
      <w:r w:rsidR="005B6453" w:rsidRPr="005B6453">
        <w:t xml:space="preserve">To address this issue, </w:t>
      </w:r>
      <w:r w:rsidR="00601EE7" w:rsidRPr="00601EE7">
        <w:t>we adopt a modified version of the</w:t>
      </w:r>
      <w:r w:rsidR="002D56F9">
        <w:t xml:space="preserve"> </w:t>
      </w:r>
      <w:r w:rsidR="002D56F9" w:rsidRPr="00601EE7">
        <w:t>Synthetic Minority Oversampling Technique</w:t>
      </w:r>
      <w:r w:rsidR="00A472DC">
        <w:t xml:space="preserve"> (SMOTE)</w:t>
      </w:r>
      <w:r w:rsidR="00601EE7" w:rsidRPr="00601EE7">
        <w:t xml:space="preserve"> </w:t>
      </w:r>
      <w:r w:rsidR="002D56F9">
        <w:t>(</w:t>
      </w:r>
      <w:r w:rsidR="00601EE7" w:rsidRPr="00601EE7">
        <w:t>Chawla et al., 2002) to generate synthetic examples of the minority class (efficient units). This adaptation allows us to tailor the synthetic data generation process to better fit the characteristics of our dataset and context. By doing so, we balance the class distribution, mitigate the bias introduced by the original imbalance, and enhance generalization ‘out-of-the-sample’ by expanding the decision boundary for the minority class. Next, we describe the specific implementation process of our adapted approach to generate synthetic units</w:t>
      </w:r>
      <w:r w:rsidR="002577FB" w:rsidRPr="002577FB">
        <w:t>.</w:t>
      </w:r>
    </w:p>
    <w:p w14:paraId="5742FA0F" w14:textId="77777777" w:rsidR="00334EB7" w:rsidRDefault="00334EB7" w:rsidP="00CC5934">
      <w:pPr>
        <w:spacing w:line="360" w:lineRule="auto"/>
      </w:pPr>
    </w:p>
    <w:p w14:paraId="68EA00FA" w14:textId="3F3B7334" w:rsidR="00334EB7" w:rsidRDefault="00334EB7" w:rsidP="00334EB7">
      <w:pPr>
        <w:spacing w:line="360" w:lineRule="auto"/>
      </w:pPr>
      <w:r w:rsidRPr="008D1DE6">
        <w:t>First, we determined the necessary number of synthetic units to balance the proportion of units in both classes (efficient vs. inefficient units).</w:t>
      </w:r>
      <w:r>
        <w:t xml:space="preserve"> </w:t>
      </w:r>
      <w:r w:rsidRPr="00714897">
        <w:t>There is no exact proportion that guarantees an ideal balance in the dataset. Weiss and Provost (2003) suggest testing performance with different percentages of minority</w:t>
      </w:r>
      <w:r>
        <w:t xml:space="preserve"> </w:t>
      </w:r>
      <w:r w:rsidRPr="00714897">
        <w:t>class examples to identify the optimal class distribution for the training set. They conclude that the proportion of the minority class should ideally fall between 20% and 50%.</w:t>
      </w:r>
      <w:r>
        <w:t xml:space="preserve"> </w:t>
      </w:r>
      <w:r w:rsidR="0050496A">
        <w:t>Like</w:t>
      </w:r>
      <w:r w:rsidR="001D6710">
        <w:t xml:space="preserve"> them, we test the performance </w:t>
      </w:r>
      <w:r w:rsidR="004C4CD8">
        <w:t>of 20%, 25%, 30%, 35% and 40%</w:t>
      </w:r>
      <w:r w:rsidR="00DF4CBB">
        <w:t xml:space="preserve"> and generate the synthetic units for each scenario.</w:t>
      </w:r>
    </w:p>
    <w:p w14:paraId="27C7BF06" w14:textId="77777777" w:rsidR="004327C2" w:rsidRDefault="004327C2" w:rsidP="00334EB7">
      <w:pPr>
        <w:spacing w:line="360" w:lineRule="auto"/>
      </w:pPr>
    </w:p>
    <w:p w14:paraId="62665861" w14:textId="5518B4BD" w:rsidR="004327C2" w:rsidRDefault="00DB0B52" w:rsidP="00334EB7">
      <w:pPr>
        <w:spacing w:line="360" w:lineRule="auto"/>
        <w:rPr>
          <w:rFonts w:eastAsiaTheme="minorEastAsia"/>
        </w:rPr>
      </w:pPr>
      <w:r w:rsidRPr="00375B39">
        <w:rPr>
          <w:i/>
          <w:iCs/>
        </w:rPr>
        <w:t xml:space="preserve">Step </w:t>
      </w:r>
      <w:r w:rsidR="00E50DE0" w:rsidRPr="00375B39">
        <w:rPr>
          <w:i/>
          <w:iCs/>
        </w:rPr>
        <w:t>2a:</w:t>
      </w:r>
      <w:r w:rsidR="00E50DE0">
        <w:t xml:space="preserve"> </w:t>
      </w:r>
      <w:r w:rsidR="004327C2">
        <w:t>On the one hand,</w:t>
      </w:r>
      <w:r w:rsidR="00E713D5">
        <w:t xml:space="preserve"> </w:t>
      </w:r>
      <w:r w:rsidR="00203796" w:rsidRPr="00203796">
        <w:t>we can achieve balance by increasing the number of efficient DMUs, which is the most common approach in our production context</w:t>
      </w:r>
      <w:r w:rsidR="00AA7EA6" w:rsidRPr="00AA7EA6">
        <w:t>. Specifically, we generate convex combinations of</w:t>
      </w:r>
      <w:r w:rsidR="00267C61">
        <w:t xml:space="preserve"> </w:t>
      </w:r>
      <m:oMath>
        <m:r>
          <w:rPr>
            <w:rFonts w:ascii="Cambria Math" w:hAnsi="Cambria Math"/>
          </w:rPr>
          <m:t>m+s</m:t>
        </m:r>
      </m:oMath>
      <w:r w:rsidR="00267C61">
        <w:rPr>
          <w:rFonts w:eastAsiaTheme="minorEastAsia"/>
        </w:rPr>
        <w:t xml:space="preserve"> </w:t>
      </w:r>
      <w:r w:rsidR="00112B59">
        <w:t xml:space="preserve">between the DMUs labeled as efficient in </w:t>
      </w:r>
      <w:r w:rsidR="00F1659B">
        <w:t>Step</w:t>
      </w:r>
      <w:r w:rsidR="00112B59">
        <w:t xml:space="preserve"> 1. </w:t>
      </w:r>
      <w:r w:rsidR="0070308F" w:rsidRPr="0070308F">
        <w:t>The total number of combinations is calculated as</w:t>
      </w:r>
      <w:r w:rsidR="0070308F">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hAnsi="Cambria Math"/>
                  </w:rPr>
                  <m:t>n</m:t>
                </m:r>
              </m:num>
              <m:den>
                <m:r>
                  <w:rPr>
                    <w:rFonts w:ascii="Cambria Math" w:hAnsi="Cambria Math"/>
                  </w:rPr>
                  <m:t>k</m:t>
                </m:r>
              </m:den>
            </m:f>
          </m:e>
        </m:d>
      </m:oMath>
      <w:r w:rsidR="0001309D">
        <w:rPr>
          <w:rFonts w:eastAsiaTheme="minorEastAsia"/>
        </w:rPr>
        <w:t xml:space="preserve">, where </w:t>
      </w:r>
      <m:oMath>
        <m:r>
          <w:rPr>
            <w:rFonts w:ascii="Cambria Math" w:eastAsiaTheme="minorEastAsia" w:hAnsi="Cambria Math"/>
          </w:rPr>
          <m:t>n</m:t>
        </m:r>
      </m:oMath>
      <w:r w:rsidR="000633CE">
        <w:rPr>
          <w:rFonts w:eastAsiaTheme="minorEastAsia"/>
        </w:rPr>
        <w:t xml:space="preserve"> </w:t>
      </w:r>
      <w:r w:rsidR="0001309D">
        <w:rPr>
          <w:rFonts w:eastAsiaTheme="minorEastAsia"/>
        </w:rPr>
        <w:t>is the</w:t>
      </w:r>
      <w:r w:rsidR="0007563F">
        <w:rPr>
          <w:rFonts w:eastAsiaTheme="minorEastAsia"/>
        </w:rPr>
        <w:t xml:space="preserve"> number of efficient DMUs and </w:t>
      </w:r>
      <m:oMath>
        <m:r>
          <w:rPr>
            <w:rFonts w:ascii="Cambria Math" w:eastAsiaTheme="minorEastAsia" w:hAnsi="Cambria Math"/>
          </w:rPr>
          <m:t>k</m:t>
        </m:r>
      </m:oMath>
      <w:r w:rsidR="0007563F">
        <w:rPr>
          <w:rFonts w:eastAsiaTheme="minorEastAsia"/>
        </w:rPr>
        <w:t xml:space="preserve"> is the sum of the number of inputs and outputs, </w:t>
      </w:r>
      <m:oMath>
        <m:r>
          <w:rPr>
            <w:rFonts w:ascii="Cambria Math" w:eastAsiaTheme="minorEastAsia" w:hAnsi="Cambria Math"/>
          </w:rPr>
          <m:t>m+s</m:t>
        </m:r>
      </m:oMath>
      <w:r w:rsidR="004B5D1F">
        <w:rPr>
          <w:rFonts w:eastAsiaTheme="minorEastAsia"/>
        </w:rPr>
        <w:t>.</w:t>
      </w:r>
      <w:r w:rsidR="00A079A7" w:rsidRPr="00A079A7">
        <w:t xml:space="preserve"> </w:t>
      </w:r>
      <w:r w:rsidR="00A079A7" w:rsidRPr="00A079A7">
        <w:rPr>
          <w:rFonts w:eastAsiaTheme="minorEastAsia"/>
        </w:rPr>
        <w:t>For each convex combination,</w:t>
      </w:r>
      <w:r w:rsidR="00693F8E" w:rsidRPr="00693F8E">
        <w:rPr>
          <w:rFonts w:eastAsiaTheme="minorEastAsia"/>
        </w:rPr>
        <w:t xml:space="preserve"> a synthetic unit is generated by applying the same weights to the DMUs involved in that combination</w:t>
      </w:r>
      <w:r w:rsidR="00A079A7" w:rsidRPr="00A079A7">
        <w:rPr>
          <w:rFonts w:eastAsiaTheme="minorEastAsia"/>
        </w:rPr>
        <w:t>.</w:t>
      </w:r>
      <w:r w:rsidR="00D01BB1">
        <w:rPr>
          <w:rFonts w:eastAsiaTheme="minorEastAsia"/>
        </w:rPr>
        <w:t xml:space="preserve"> The weight is defined as </w:t>
      </w: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m+s</m:t>
            </m:r>
          </m:den>
        </m:f>
      </m:oMath>
      <w:r w:rsidR="00F41BEE">
        <w:rPr>
          <w:rFonts w:eastAsiaTheme="minorEastAsia"/>
        </w:rPr>
        <w:t>.</w:t>
      </w:r>
      <w:r w:rsidR="00277F4D">
        <w:rPr>
          <w:rFonts w:eastAsiaTheme="minorEastAsia"/>
        </w:rPr>
        <w:t xml:space="preserve"> </w:t>
      </w:r>
      <w:r w:rsidR="00756A49" w:rsidRPr="00756A49">
        <w:rPr>
          <w:rFonts w:eastAsiaTheme="minorEastAsia"/>
        </w:rPr>
        <w:t xml:space="preserve">Once all convex combinations have been created, we use the additive DEA </w:t>
      </w:r>
      <w:r w:rsidR="00756A49" w:rsidRPr="00756A49">
        <w:rPr>
          <w:rFonts w:eastAsiaTheme="minorEastAsia"/>
        </w:rPr>
        <w:lastRenderedPageBreak/>
        <w:t>model (4) to identify which of these combinations are Pareto-efficient.</w:t>
      </w:r>
      <w:r w:rsidR="005F2013">
        <w:rPr>
          <w:rFonts w:eastAsiaTheme="minorEastAsia"/>
        </w:rPr>
        <w:t xml:space="preserve"> </w:t>
      </w:r>
      <w:r w:rsidR="007275AA" w:rsidRPr="007275AA">
        <w:rPr>
          <w:rFonts w:eastAsiaTheme="minorEastAsia"/>
        </w:rPr>
        <w:t>If the number of synthetic units remains insufficient, additional random DMUs are generated based on efficient convex combinations. In this process, the weights are randomly selected within the range [0.05, 0.95] to ensure that no weight is equal to zero. To maintain consistency and ensure that the sum of all weights equals 1, each weight is normalized by dividing it by the total sum of all weights, yielding a new relative weight for each DMU.</w:t>
      </w:r>
      <w:r w:rsidR="00F07A71">
        <w:rPr>
          <w:rFonts w:eastAsiaTheme="minorEastAsia"/>
        </w:rPr>
        <w:t xml:space="preserve"> When the </w:t>
      </w:r>
      <w:r w:rsidR="006D7A58">
        <w:rPr>
          <w:rFonts w:eastAsiaTheme="minorEastAsia"/>
        </w:rPr>
        <w:t xml:space="preserve">balance is achieved, </w:t>
      </w:r>
      <w:r w:rsidR="006338C6">
        <w:rPr>
          <w:rFonts w:eastAsiaTheme="minorEastAsia"/>
        </w:rPr>
        <w:t xml:space="preserve">the generation of synthetic units </w:t>
      </w:r>
      <w:r w:rsidR="009F70FA">
        <w:rPr>
          <w:rFonts w:eastAsiaTheme="minorEastAsia"/>
        </w:rPr>
        <w:t xml:space="preserve">stops. </w:t>
      </w:r>
    </w:p>
    <w:p w14:paraId="0E4A1E78" w14:textId="77777777" w:rsidR="00744481" w:rsidRDefault="00744481" w:rsidP="00334EB7">
      <w:pPr>
        <w:spacing w:line="360" w:lineRule="auto"/>
      </w:pPr>
    </w:p>
    <w:p w14:paraId="4754756A" w14:textId="7ED82D16" w:rsidR="00C8733F" w:rsidRDefault="00E50DE0" w:rsidP="00C73E9B">
      <w:pPr>
        <w:spacing w:line="360" w:lineRule="auto"/>
      </w:pPr>
      <w:r w:rsidRPr="00A63574">
        <w:rPr>
          <w:i/>
          <w:iCs/>
        </w:rPr>
        <w:t>Step 2</w:t>
      </w:r>
      <w:r>
        <w:rPr>
          <w:i/>
          <w:iCs/>
        </w:rPr>
        <w:t>b</w:t>
      </w:r>
      <w:r w:rsidRPr="00A63574">
        <w:rPr>
          <w:i/>
          <w:iCs/>
        </w:rPr>
        <w:t>:</w:t>
      </w:r>
      <w:r>
        <w:t xml:space="preserve"> </w:t>
      </w:r>
      <w:r w:rsidR="000B05FB" w:rsidRPr="000B05FB">
        <w:t>On the other hand, sometimes it is not uncommon to deal with a dataset with high-dimensional spaces. In this case, the additive model may classify many DMUs as efficient due to the curse of dimensionality (Bellman, 1966). However, machine learning techniques are well-suited to handle such challenges, as they can model complex relationships and identify patterns even in high-dimensional data. By leveraging these techniques, it is possible to better discriminate between efficient and inefficient DMUs, mitigating the issues caused by the sparsity of data in high-dimensional spaces.</w:t>
      </w:r>
      <w:r w:rsidR="00B01BAC">
        <w:t xml:space="preserve"> </w:t>
      </w:r>
      <w:r w:rsidR="00222974" w:rsidRPr="00222974">
        <w:t>In such situations, the minority class may correspond to the "inefficient" DMUs. To improve the model's performance, it is necessary to achieve a certain balance</w:t>
      </w:r>
      <w:r w:rsidR="00CD091D">
        <w:t xml:space="preserve"> too</w:t>
      </w:r>
      <w:r w:rsidR="00222974" w:rsidRPr="00222974">
        <w:t xml:space="preserve">. Additional synthetic inefficient DMUs are generated following </w:t>
      </w:r>
      <w:r w:rsidR="003B57B4">
        <w:t xml:space="preserve">a similar </w:t>
      </w:r>
      <w:r w:rsidR="00222974" w:rsidRPr="00222974">
        <w:t>process described in the previous paragraph.</w:t>
      </w:r>
      <w:r w:rsidR="003A6B53">
        <w:t xml:space="preserve"> </w:t>
      </w:r>
      <w:r w:rsidR="003C7AE1" w:rsidRPr="003C7AE1">
        <w:t xml:space="preserve">First, synthetic convex combinations with equal weights are created. Second, the additive DEA model (4) is used to identify which convex combinations are inefficient. </w:t>
      </w:r>
      <w:r w:rsidR="00765027">
        <w:t>Third</w:t>
      </w:r>
      <w:r w:rsidR="003C7AE1" w:rsidRPr="003C7AE1">
        <w:t>, a random sample of inefficient convex combinations</w:t>
      </w:r>
      <w:r w:rsidR="00113433">
        <w:t xml:space="preserve">, </w:t>
      </w:r>
      <w:r w:rsidR="00DD2B84" w:rsidRPr="00DD2B84">
        <w:t>20 times larger than the desired number of inefficient units, is selected.</w:t>
      </w:r>
      <w:r w:rsidR="00C835F6">
        <w:t xml:space="preserve"> </w:t>
      </w:r>
      <w:r w:rsidR="003E21AA" w:rsidRPr="003E21AA">
        <w:t>Fourth, the subset is divided into quantiles based on their slack values, and an equal number of units is randomly chosen from each quantile until the desired balance is achieved.</w:t>
      </w:r>
    </w:p>
    <w:p w14:paraId="3040D143" w14:textId="77777777" w:rsidR="00744481" w:rsidRDefault="00744481" w:rsidP="00C73E9B">
      <w:pPr>
        <w:spacing w:line="360" w:lineRule="auto"/>
      </w:pPr>
    </w:p>
    <w:p w14:paraId="75A22BB6" w14:textId="1CD6FF0B" w:rsidR="00C73E9B" w:rsidRDefault="00C73E9B" w:rsidP="00C73E9B">
      <w:pPr>
        <w:spacing w:line="360" w:lineRule="auto"/>
      </w:pPr>
      <w:r w:rsidRPr="005C19CD">
        <w:rPr>
          <w:b/>
          <w:bCs/>
        </w:rPr>
        <w:t xml:space="preserve">Step </w:t>
      </w:r>
      <w:r w:rsidR="009C5D85">
        <w:rPr>
          <w:b/>
          <w:bCs/>
        </w:rPr>
        <w:t>3</w:t>
      </w:r>
      <w:r w:rsidRPr="005C19CD">
        <w:rPr>
          <w:b/>
          <w:bCs/>
        </w:rPr>
        <w:t>:</w:t>
      </w:r>
      <w:r>
        <w:t xml:space="preserve"> </w:t>
      </w:r>
      <w:r w:rsidR="009D1098" w:rsidRPr="009D1098">
        <w:t>In this phase, a classification ML model is implemented</w:t>
      </w:r>
      <w:r>
        <w:t xml:space="preserve"> where the dependent variable denotes the efficiency status (efficient</w:t>
      </w:r>
      <w:r w:rsidR="00BF205E">
        <w:t xml:space="preserve"> [class +1]</w:t>
      </w:r>
      <w:r>
        <w:t xml:space="preserve"> vs</w:t>
      </w:r>
      <w:r w:rsidR="003D16C9">
        <w:t>.</w:t>
      </w:r>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39" type="#_x0000_t75" style="width:37.45pt;height:19pt" o:ole="">
            <v:imagedata r:id="rId40" o:title=""/>
          </v:shape>
          <o:OLEObject Type="Embed" ProgID="Equation.DSMT4" ShapeID="_x0000_i1039" DrawAspect="Content" ObjectID="_1796033347" r:id="rId41"/>
        </w:object>
      </w:r>
      <w:r w:rsidR="00106C98" w:rsidRPr="00106C98">
        <w:t>.</w:t>
      </w:r>
      <w:r w:rsidR="00673848">
        <w:t xml:space="preserve"> </w:t>
      </w:r>
      <w:r w:rsidR="00B65A65" w:rsidRPr="00B65A65">
        <w:rPr>
          <w:position w:val="-12"/>
        </w:rPr>
        <w:object w:dxaOrig="740" w:dyaOrig="360" w14:anchorId="527550D5">
          <v:shape id="_x0000_i1040" type="#_x0000_t75" style="width:37.45pt;height:19pt" o:ole="">
            <v:imagedata r:id="rId42" o:title=""/>
          </v:shape>
          <o:OLEObject Type="Embed" ProgID="Equation.DSMT4" ShapeID="_x0000_i1040" DrawAspect="Content" ObjectID="_1796033348" r:id="rId43"/>
        </w:object>
      </w:r>
      <w:r w:rsidR="00673848">
        <w:t xml:space="preserve"> </w:t>
      </w:r>
      <w:r w:rsidR="00944A53">
        <w:t xml:space="preserve">predicts the </w:t>
      </w:r>
      <w:r w:rsidR="001E02E7">
        <w:t>probability of</w:t>
      </w:r>
      <w:r w:rsidR="006F37BC">
        <w:t xml:space="preserve"> belonging</w:t>
      </w:r>
      <w:r w:rsidR="008C0F7C">
        <w:t xml:space="preserve"> for each class</w:t>
      </w:r>
      <w:r w:rsidR="00E07744">
        <w:t xml:space="preserve"> </w:t>
      </w:r>
      <w:r w:rsidR="00E07744" w:rsidRPr="00E07744">
        <w:t>and classifies the input-output bundle</w:t>
      </w:r>
      <w:r w:rsidR="001E02E7">
        <w:t xml:space="preserve"> </w:t>
      </w:r>
      <w:r w:rsidR="00B65A65" w:rsidRPr="00B65A65">
        <w:rPr>
          <w:position w:val="-12"/>
        </w:rPr>
        <w:object w:dxaOrig="600" w:dyaOrig="360" w14:anchorId="49E8BFFF">
          <v:shape id="_x0000_i1041" type="#_x0000_t75" style="width:29.95pt;height:19pt" o:ole="">
            <v:imagedata r:id="rId44" o:title=""/>
          </v:shape>
          <o:OLEObject Type="Embed" ProgID="Equation.DSMT4" ShapeID="_x0000_i1041" DrawAspect="Content" ObjectID="_1796033349" r:id="rId45"/>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4B569E">
        <w:t xml:space="preserve"> for certain level</w:t>
      </w:r>
      <w:r w:rsidR="00613471">
        <w:t xml:space="preserve"> of confi</w:t>
      </w:r>
      <w:r w:rsidR="00695FE8">
        <w:t>d</w:t>
      </w:r>
      <w:r w:rsidR="00613471">
        <w:t>ence</w:t>
      </w:r>
      <w:r w:rsidR="00F331EE">
        <w:t>, by default 0.5.</w:t>
      </w:r>
    </w:p>
    <w:p w14:paraId="7D2C1A44" w14:textId="77777777" w:rsidR="006A7607" w:rsidRPr="002C4904" w:rsidRDefault="006A7607" w:rsidP="00C73E9B">
      <w:pPr>
        <w:spacing w:line="360" w:lineRule="auto"/>
        <w:rPr>
          <w:lang w:val="en-GB"/>
        </w:rPr>
      </w:pPr>
    </w:p>
    <w:p w14:paraId="32D22348" w14:textId="7E68CAAD" w:rsidR="001A3A09" w:rsidRDefault="00C73E9B" w:rsidP="00C73E9B">
      <w:pPr>
        <w:spacing w:line="360" w:lineRule="auto"/>
      </w:pPr>
      <w:r w:rsidRPr="00EC7FE1">
        <w:rPr>
          <w:b/>
          <w:bCs/>
        </w:rPr>
        <w:t xml:space="preserve">Step </w:t>
      </w:r>
      <w:r w:rsidR="009C5D85">
        <w:rPr>
          <w:b/>
          <w:bCs/>
        </w:rPr>
        <w:t>4</w:t>
      </w:r>
      <w:r w:rsidRPr="00EC7FE1">
        <w:rPr>
          <w:b/>
          <w:bCs/>
        </w:rPr>
        <w:t>:</w:t>
      </w:r>
      <w:r>
        <w:t xml:space="preserve"> </w:t>
      </w:r>
      <w:r w:rsidR="00ED614F" w:rsidRPr="00ED614F">
        <w:t xml:space="preserve">Select a standard technical efficiency measure (for example, a directional vector approach to simultaneously capture improvements across multiple dimensions). The objective of this </w:t>
      </w:r>
      <w:r w:rsidR="00ED614F" w:rsidRPr="00ED614F">
        <w:lastRenderedPageBreak/>
        <w:t xml:space="preserve">measure is to reduce </w:t>
      </w:r>
      <w:proofErr w:type="gramStart"/>
      <w:r w:rsidR="00ED614F" w:rsidRPr="00ED614F">
        <w:t>inputs</w:t>
      </w:r>
      <w:proofErr w:type="gramEnd"/>
      <w:r w:rsidR="00ED614F" w:rsidRPr="00ED614F">
        <w:t xml:space="preserve"> while increasing outputs. Although we focus on the directional vector approach, the commonly used radial input- or output-oriented models are also viable alternatives, representing extreme cases of this approach</w:t>
      </w:r>
      <w:r w:rsidR="005F5CD0">
        <w:t xml:space="preserve"> determined by SA</w:t>
      </w:r>
      <w:r w:rsidR="00ED614F">
        <w:t>. Our directional vector is defined as:</w:t>
      </w:r>
    </w:p>
    <w:p w14:paraId="49731A90" w14:textId="77777777" w:rsidR="00ED614F" w:rsidRDefault="00ED614F" w:rsidP="00C73E9B">
      <w:pPr>
        <w:spacing w:line="360" w:lineRule="auto"/>
      </w:pPr>
    </w:p>
    <w:tbl>
      <w:tblPr>
        <w:tblStyle w:val="Tablaconcuadrcula"/>
        <w:tblW w:w="0" w:type="auto"/>
        <w:tblLook w:val="04A0" w:firstRow="1" w:lastRow="0" w:firstColumn="1" w:lastColumn="0" w:noHBand="0" w:noVBand="1"/>
      </w:tblPr>
      <w:tblGrid>
        <w:gridCol w:w="8217"/>
        <w:gridCol w:w="277"/>
      </w:tblGrid>
      <w:tr w:rsidR="00ED614F" w14:paraId="25AF6665" w14:textId="77777777" w:rsidTr="001B69FE">
        <w:tc>
          <w:tcPr>
            <w:tcW w:w="8217" w:type="dxa"/>
            <w:tcBorders>
              <w:top w:val="nil"/>
              <w:left w:val="nil"/>
              <w:bottom w:val="nil"/>
              <w:right w:val="nil"/>
            </w:tcBorders>
            <w:vAlign w:val="center"/>
          </w:tcPr>
          <w:p w14:paraId="241F09D7" w14:textId="6695DA6F" w:rsidR="00ED614F" w:rsidRDefault="00000000" w:rsidP="001B69FE">
            <w:pPr>
              <w:spacing w:line="360" w:lineRule="auto"/>
              <w:jc w:val="center"/>
            </w:pPr>
            <m:oMathPara>
              <m:oMath>
                <m:sSub>
                  <m:sSubPr>
                    <m:ctrlPr>
                      <w:rPr>
                        <w:rFonts w:ascii="Cambria Math" w:hAnsi="Cambria Math"/>
                        <w:i/>
                      </w:rPr>
                    </m:ctrlPr>
                  </m:sSubPr>
                  <m:e>
                    <m:r>
                      <w:rPr>
                        <w:rFonts w:ascii="Cambria Math" w:hAnsi="Cambria Math"/>
                      </w:rPr>
                      <m:t>β</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x</m:t>
                            </m:r>
                          </m:e>
                        </m:acc>
                      </m:e>
                      <m:sub>
                        <m:r>
                          <w:rPr>
                            <w:rFonts w:ascii="Cambria Math" w:hAnsi="Cambria Math"/>
                          </w:rPr>
                          <m:t>nm</m:t>
                        </m:r>
                      </m:sub>
                    </m:sSub>
                    <m:r>
                      <w:rPr>
                        <w:rFonts w:ascii="Cambria Math" w:hAnsi="Cambria Math"/>
                      </w:rPr>
                      <m:t>∙</m:t>
                    </m:r>
                    <m:sSub>
                      <m:sSubPr>
                        <m:ctrlPr>
                          <w:rPr>
                            <w:rFonts w:ascii="Cambria Math" w:hAnsi="Cambria Math"/>
                            <w:i/>
                          </w:rPr>
                        </m:ctrlPr>
                      </m:sSubPr>
                      <m:e>
                        <m:r>
                          <w:rPr>
                            <w:rFonts w:ascii="Cambria Math" w:hAnsi="Cambria Math"/>
                          </w:rPr>
                          <m:t>importance</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m:rPr>
                                <m:sty m:val="bi"/>
                              </m:rPr>
                              <w:rPr>
                                <w:rFonts w:ascii="Cambria Math" w:hAnsi="Cambria Math"/>
                              </w:rPr>
                              <m:t>y</m:t>
                            </m:r>
                          </m:e>
                        </m:acc>
                      </m:e>
                      <m:sub>
                        <m:r>
                          <w:rPr>
                            <w:rFonts w:ascii="Cambria Math" w:hAnsi="Cambria Math"/>
                          </w:rPr>
                          <m:t>ns</m:t>
                        </m:r>
                      </m:sub>
                    </m:sSub>
                    <m:r>
                      <w:rPr>
                        <w:rFonts w:ascii="Cambria Math" w:hAnsi="Cambria Math"/>
                      </w:rPr>
                      <m:t>∙</m:t>
                    </m:r>
                    <m:sSub>
                      <m:sSubPr>
                        <m:ctrlPr>
                          <w:rPr>
                            <w:rFonts w:ascii="Cambria Math" w:hAnsi="Cambria Math"/>
                            <w:i/>
                          </w:rPr>
                        </m:ctrlPr>
                      </m:sSubPr>
                      <m:e>
                        <m:r>
                          <w:rPr>
                            <w:rFonts w:ascii="Cambria Math" w:hAnsi="Cambria Math"/>
                          </w:rPr>
                          <m:t>importance</m:t>
                        </m:r>
                      </m:e>
                      <m:sub>
                        <m:r>
                          <w:rPr>
                            <w:rFonts w:ascii="Cambria Math" w:hAnsi="Cambria Math"/>
                          </w:rPr>
                          <m:t>s</m:t>
                        </m:r>
                      </m:sub>
                    </m:sSub>
                    <m:r>
                      <w:rPr>
                        <w:rFonts w:ascii="Cambria Math" w:hAnsi="Cambria Math"/>
                      </w:rPr>
                      <m:t>)</m:t>
                    </m:r>
                  </m:e>
                </m:d>
              </m:oMath>
            </m:oMathPara>
          </w:p>
        </w:tc>
        <w:tc>
          <w:tcPr>
            <w:tcW w:w="277" w:type="dxa"/>
            <w:tcBorders>
              <w:top w:val="nil"/>
              <w:left w:val="nil"/>
              <w:bottom w:val="nil"/>
              <w:right w:val="nil"/>
            </w:tcBorders>
            <w:vAlign w:val="center"/>
          </w:tcPr>
          <w:p w14:paraId="55C946D6" w14:textId="77777777" w:rsidR="00ED614F" w:rsidRDefault="00ED614F" w:rsidP="001B69FE">
            <w:pPr>
              <w:spacing w:line="360" w:lineRule="auto"/>
              <w:jc w:val="center"/>
            </w:pPr>
          </w:p>
        </w:tc>
      </w:tr>
    </w:tbl>
    <w:p w14:paraId="6AC2D16C" w14:textId="77777777" w:rsidR="00746E5B" w:rsidRDefault="00746E5B" w:rsidP="00C73E9B">
      <w:pPr>
        <w:spacing w:line="360" w:lineRule="auto"/>
      </w:pPr>
    </w:p>
    <w:p w14:paraId="36562512" w14:textId="77777777" w:rsidR="00A433E2" w:rsidRDefault="00ED614F" w:rsidP="00C73E9B">
      <w:pPr>
        <w:spacing w:line="360" w:lineRule="auto"/>
        <w:rPr>
          <w:rFonts w:eastAsiaTheme="minorEastAsia"/>
        </w:rPr>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n</m:t>
            </m:r>
          </m:sub>
        </m:sSub>
      </m:oMath>
      <w:r>
        <w:rPr>
          <w:rFonts w:eastAsiaTheme="minorEastAsia"/>
        </w:rPr>
        <w:t xml:space="preserve"> </w:t>
      </w:r>
      <w:r w:rsidR="00567396" w:rsidRPr="00567396">
        <w:rPr>
          <w:rFonts w:eastAsiaTheme="minorEastAsia"/>
        </w:rPr>
        <w:t>indicates the distance of the vector required to achieve efficiency</w:t>
      </w:r>
      <w:r>
        <w:rPr>
          <w:rFonts w:eastAsiaTheme="minorEastAsia"/>
        </w:rPr>
        <w:t xml:space="preserve">, </w:t>
      </w:r>
      <w:r>
        <w:rPr>
          <w:rFonts w:eastAsiaTheme="minorEastAsia"/>
          <w:i/>
          <w:iCs/>
        </w:rPr>
        <w:t xml:space="preserve">n </w:t>
      </w:r>
      <w:r w:rsidR="00567396" w:rsidRPr="00567396">
        <w:rPr>
          <w:rFonts w:eastAsiaTheme="minorEastAsia"/>
        </w:rPr>
        <w:t>represents the DMU being evaluated</w:t>
      </w:r>
      <w:r w:rsidR="00567396">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x</m:t>
            </m:r>
          </m:e>
        </m:acc>
      </m:oMath>
      <w:r w:rsidR="00567396">
        <w:rPr>
          <w:rFonts w:eastAsiaTheme="minorEastAsia"/>
        </w:rPr>
        <w:t xml:space="preserve"> </w:t>
      </w:r>
      <w:r w:rsidR="00567396" w:rsidRPr="00567396">
        <w:rPr>
          <w:rFonts w:eastAsiaTheme="minorEastAsia"/>
        </w:rPr>
        <w:t>is a vector containing the mean of each input variable</w:t>
      </w:r>
      <w:r w:rsidR="00567396">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y</m:t>
            </m:r>
          </m:e>
        </m:acc>
      </m:oMath>
      <w:r w:rsidR="00567396">
        <w:rPr>
          <w:rFonts w:eastAsiaTheme="minorEastAsia"/>
        </w:rPr>
        <w:t xml:space="preserve"> </w:t>
      </w:r>
      <w:r w:rsidR="00567396" w:rsidRPr="00567396">
        <w:rPr>
          <w:rFonts w:eastAsiaTheme="minorEastAsia"/>
        </w:rPr>
        <w:t>is a vector containing the mean of each output variable</w:t>
      </w:r>
      <w:r w:rsidR="005B09C3">
        <w:rPr>
          <w:rFonts w:eastAsiaTheme="minorEastAsia"/>
        </w:rPr>
        <w:t xml:space="preserve"> a</w:t>
      </w:r>
      <w:r w:rsidR="005B09C3" w:rsidRPr="005B09C3">
        <w:rPr>
          <w:rFonts w:eastAsiaTheme="minorEastAsia"/>
        </w:rPr>
        <w:t>nd</w:t>
      </w:r>
      <w:r w:rsidR="005B09C3">
        <w:rPr>
          <w:rFonts w:eastAsiaTheme="minorEastAsia"/>
        </w:rPr>
        <w:t xml:space="preserve"> </w:t>
      </w:r>
      <w:r w:rsidR="005B09C3" w:rsidRPr="001B69FE">
        <w:rPr>
          <w:rFonts w:eastAsiaTheme="minorEastAsia"/>
          <w:i/>
          <w:iCs/>
        </w:rPr>
        <w:t>importance</w:t>
      </w:r>
      <w:r w:rsidR="005B09C3" w:rsidRPr="005B09C3">
        <w:rPr>
          <w:rFonts w:eastAsiaTheme="minorEastAsia"/>
        </w:rPr>
        <w:t xml:space="preserve"> is a vector with the results of the SA analysis for each feature.</w:t>
      </w:r>
      <w:r w:rsidR="00567396">
        <w:rPr>
          <w:rFonts w:eastAsiaTheme="minorEastAsia"/>
        </w:rPr>
        <w:t xml:space="preserve"> </w:t>
      </w:r>
      <w:r w:rsidR="00567396">
        <w:rPr>
          <w:rFonts w:eastAsiaTheme="minorEastAsia"/>
          <w:i/>
          <w:iCs/>
        </w:rPr>
        <w:t xml:space="preserve">m </w:t>
      </w:r>
      <w:r w:rsidR="00567396">
        <w:rPr>
          <w:rFonts w:eastAsiaTheme="minorEastAsia"/>
        </w:rPr>
        <w:t xml:space="preserve">and </w:t>
      </w:r>
      <w:r w:rsidR="00567396">
        <w:rPr>
          <w:rFonts w:eastAsiaTheme="minorEastAsia"/>
          <w:i/>
          <w:iCs/>
        </w:rPr>
        <w:t>s</w:t>
      </w:r>
      <w:r w:rsidR="00567396">
        <w:rPr>
          <w:rFonts w:eastAsiaTheme="minorEastAsia"/>
        </w:rPr>
        <w:t xml:space="preserve"> </w:t>
      </w:r>
      <w:r w:rsidR="005B09C3" w:rsidRPr="005B09C3">
        <w:rPr>
          <w:rFonts w:eastAsiaTheme="minorEastAsia"/>
        </w:rPr>
        <w:t>denote the positions of the input and output variables within their respective vectors.</w:t>
      </w:r>
      <w:r w:rsidR="00567396">
        <w:rPr>
          <w:rFonts w:eastAsiaTheme="minorEastAsia"/>
        </w:rPr>
        <w:t xml:space="preserve"> </w:t>
      </w:r>
      <w:r w:rsidR="005B09C3" w:rsidRPr="005B09C3">
        <w:rPr>
          <w:rFonts w:eastAsiaTheme="minorEastAsia"/>
        </w:rPr>
        <w:t xml:space="preserve">The unknown parameter </w:t>
      </w:r>
      <m:oMath>
        <m:r>
          <w:rPr>
            <w:rFonts w:ascii="Cambria Math" w:eastAsiaTheme="minorEastAsia" w:hAnsi="Cambria Math"/>
          </w:rPr>
          <m:t>β</m:t>
        </m:r>
      </m:oMath>
      <w:r w:rsidR="00567396">
        <w:rPr>
          <w:rFonts w:eastAsiaTheme="minorEastAsia"/>
        </w:rPr>
        <w:t xml:space="preserve"> is selected using contrafactual analysis</w:t>
      </w:r>
      <w:r w:rsidR="005B09C3" w:rsidRPr="005B09C3">
        <w:rPr>
          <w:rFonts w:eastAsiaTheme="minorEastAsia"/>
        </w:rPr>
        <w:t>.</w:t>
      </w:r>
    </w:p>
    <w:p w14:paraId="784E7278" w14:textId="77777777" w:rsidR="00A433E2" w:rsidRDefault="00A433E2" w:rsidP="00C73E9B">
      <w:pPr>
        <w:spacing w:line="360" w:lineRule="auto"/>
        <w:rPr>
          <w:rFonts w:eastAsiaTheme="minorEastAsia"/>
        </w:rPr>
      </w:pPr>
    </w:p>
    <w:p w14:paraId="68FD0FED" w14:textId="49B3F49F" w:rsidR="0059071F" w:rsidRDefault="009E23B4" w:rsidP="00D312D0">
      <w:pPr>
        <w:spacing w:line="360" w:lineRule="auto"/>
        <w:rPr>
          <w:rFonts w:eastAsiaTheme="minorEastAsia"/>
        </w:rPr>
      </w:pPr>
      <w:r>
        <w:rPr>
          <w:rFonts w:eastAsiaTheme="minorEastAsia"/>
        </w:rPr>
        <w:t>To find the optimal projection,</w:t>
      </w:r>
      <w:r w:rsidR="00E21F9D">
        <w:rPr>
          <w:rFonts w:eastAsiaTheme="minorEastAsia"/>
        </w:rPr>
        <w:t xml:space="preserve"> </w:t>
      </w:r>
      <w:r w:rsidR="00E21F9D">
        <w:rPr>
          <w:rFonts w:eastAsiaTheme="minorEastAsia"/>
          <w:lang w:val="en-GB"/>
        </w:rPr>
        <w:t>i</w:t>
      </w:r>
      <w:r w:rsidR="00E21F9D" w:rsidRPr="004876D9">
        <w:rPr>
          <w:rFonts w:eastAsiaTheme="minorEastAsia"/>
          <w:lang w:val="en-GB"/>
        </w:rPr>
        <w:t xml:space="preserve">t is necessary to establish a confidence level </w:t>
      </w:r>
      <w:r w:rsidR="00E21F9D" w:rsidRPr="00E03927">
        <w:rPr>
          <w:rFonts w:eastAsiaTheme="minorEastAsia"/>
          <w:lang w:val="en-GB"/>
        </w:rPr>
        <w:t>to define what will be considered efficient</w:t>
      </w:r>
      <w:r w:rsidR="00E21F9D" w:rsidRPr="004876D9">
        <w:rPr>
          <w:rFonts w:eastAsiaTheme="minorEastAsia"/>
          <w:lang w:val="en-GB"/>
        </w:rPr>
        <w:t>. By default, this confidence level is set at 0.5; however, we propose using a higher confidence threshold.</w:t>
      </w:r>
      <w:r w:rsidR="00E21F9D">
        <w:rPr>
          <w:rFonts w:eastAsiaTheme="minorEastAsia"/>
          <w:lang w:val="en-GB"/>
        </w:rPr>
        <w:t xml:space="preserve"> </w:t>
      </w:r>
      <w:r w:rsidR="00BA4624">
        <w:rPr>
          <w:rFonts w:eastAsiaTheme="minorEastAsia"/>
        </w:rPr>
        <w:t>Next</w:t>
      </w:r>
      <w:r w:rsidR="00E21F9D">
        <w:rPr>
          <w:rFonts w:eastAsiaTheme="minorEastAsia"/>
        </w:rPr>
        <w:t xml:space="preserve">, </w:t>
      </w:r>
      <m:oMath>
        <m:r>
          <w:rPr>
            <w:rFonts w:ascii="Cambria Math" w:eastAsiaTheme="minorEastAsia" w:hAnsi="Cambria Math"/>
          </w:rPr>
          <m:t>β</m:t>
        </m:r>
      </m:oMath>
      <w:r w:rsidR="005B09C3" w:rsidRPr="005B09C3">
        <w:rPr>
          <w:rFonts w:eastAsiaTheme="minorEastAsia"/>
        </w:rPr>
        <w:t xml:space="preserve"> </w:t>
      </w:r>
      <w:r w:rsidR="0018662D" w:rsidRPr="0018662D">
        <w:rPr>
          <w:rFonts w:eastAsiaTheme="minorEastAsia"/>
        </w:rPr>
        <w:t>values are tested by generating intervals within a given range and observing the corresponding efficiency results</w:t>
      </w:r>
      <w:r w:rsidR="005B09C3">
        <w:rPr>
          <w:rFonts w:eastAsiaTheme="minorEastAsia"/>
        </w:rPr>
        <w:t>.</w:t>
      </w:r>
      <w:r w:rsidR="00B06135">
        <w:rPr>
          <w:rFonts w:eastAsiaTheme="minorEastAsia"/>
        </w:rPr>
        <w:t xml:space="preserve"> </w:t>
      </w:r>
      <w:r w:rsidRPr="00DF21C3">
        <w:rPr>
          <w:rFonts w:eastAsiaTheme="minorEastAsia"/>
          <w:lang w:val="en-GB"/>
        </w:rPr>
        <w:t>If the target probability lies between two consecutive</w:t>
      </w:r>
      <w:r>
        <w:rPr>
          <w:rFonts w:eastAsiaTheme="minorEastAsia"/>
          <w:lang w:val="en-GB"/>
        </w:rPr>
        <w:t xml:space="preserve"> </w:t>
      </w:r>
      <m:oMath>
        <m:r>
          <w:rPr>
            <w:rFonts w:ascii="Cambria Math" w:hAnsi="Cambria Math"/>
            <w:lang w:val="en-GB"/>
          </w:rPr>
          <m:t>β</m:t>
        </m:r>
      </m:oMath>
      <w:r>
        <w:rPr>
          <w:rFonts w:eastAsiaTheme="minorEastAsia"/>
          <w:lang w:val="en-GB"/>
        </w:rPr>
        <w:t xml:space="preserve"> </w:t>
      </w:r>
      <w:r w:rsidRPr="004436EE">
        <w:rPr>
          <w:rFonts w:eastAsiaTheme="minorEastAsia"/>
        </w:rPr>
        <w:t>values</w:t>
      </w:r>
      <w:r>
        <w:rPr>
          <w:rFonts w:eastAsiaTheme="minorEastAsia"/>
          <w:lang w:val="en-GB"/>
        </w:rPr>
        <w:t xml:space="preserve">, </w:t>
      </w:r>
      <w:r w:rsidRPr="004436EE">
        <w:rPr>
          <w:rFonts w:eastAsiaTheme="minorEastAsia"/>
        </w:rPr>
        <w:t>we refine the search by iteratively testing new</w:t>
      </w:r>
      <w:r>
        <w:rPr>
          <w:rFonts w:eastAsiaTheme="minorEastAsia"/>
        </w:rPr>
        <w:t xml:space="preserve"> </w:t>
      </w:r>
      <m:oMath>
        <m:r>
          <w:rPr>
            <w:rFonts w:ascii="Cambria Math" w:hAnsi="Cambria Math"/>
            <w:lang w:val="en-GB"/>
          </w:rPr>
          <m:t>β</m:t>
        </m:r>
      </m:oMath>
      <w:r>
        <w:rPr>
          <w:rFonts w:eastAsiaTheme="minorEastAsia"/>
          <w:lang w:val="en-GB"/>
        </w:rPr>
        <w:t xml:space="preserve"> values </w:t>
      </w:r>
      <w:r w:rsidRPr="004436EE">
        <w:rPr>
          <w:rFonts w:eastAsiaTheme="minorEastAsia"/>
          <w:lang w:val="en-GB"/>
        </w:rPr>
        <w:t>within that range and recalculating their associated probabilities</w:t>
      </w:r>
      <w:r>
        <w:rPr>
          <w:rFonts w:eastAsiaTheme="minorEastAsia"/>
          <w:lang w:val="en-GB"/>
        </w:rPr>
        <w:t xml:space="preserve">. </w:t>
      </w:r>
      <w:r w:rsidRPr="00273F01">
        <w:rPr>
          <w:rFonts w:eastAsiaTheme="minorEastAsia"/>
          <w:lang w:val="en-GB"/>
        </w:rPr>
        <w:t>When the algorithm converges to the probability that meets the desired confidence threshold, the corresponding</w:t>
      </w:r>
      <w:r>
        <w:rPr>
          <w:rFonts w:eastAsiaTheme="minorEastAsia"/>
          <w:lang w:val="en-GB"/>
        </w:rPr>
        <w:t xml:space="preserve"> </w:t>
      </w:r>
      <m:oMath>
        <m:r>
          <w:rPr>
            <w:rFonts w:ascii="Cambria Math" w:hAnsi="Cambria Math"/>
            <w:lang w:val="en-GB"/>
          </w:rPr>
          <m:t>β</m:t>
        </m:r>
      </m:oMath>
      <w:r>
        <w:rPr>
          <w:rFonts w:eastAsiaTheme="minorEastAsia"/>
          <w:lang w:val="en-GB"/>
        </w:rPr>
        <w:t xml:space="preserve"> </w:t>
      </w:r>
      <w:r w:rsidRPr="00CC4B41">
        <w:rPr>
          <w:rFonts w:eastAsiaTheme="minorEastAsia"/>
        </w:rPr>
        <w:t>value is recorded as the minimum adjustment required for the DMU to achieve efficiency</w:t>
      </w:r>
      <w:r>
        <w:rPr>
          <w:rFonts w:eastAsiaTheme="minorEastAsia"/>
        </w:rPr>
        <w:t>.</w:t>
      </w:r>
    </w:p>
    <w:p w14:paraId="75742F0C" w14:textId="77777777" w:rsidR="00D312D0" w:rsidRDefault="00D312D0" w:rsidP="00D312D0">
      <w:pPr>
        <w:spacing w:line="360" w:lineRule="auto"/>
        <w:rPr>
          <w:rFonts w:eastAsiaTheme="minorEastAsia"/>
        </w:rPr>
      </w:pPr>
    </w:p>
    <w:p w14:paraId="7166C69E" w14:textId="216BBEB7" w:rsidR="00D312D0" w:rsidRDefault="00407ACA" w:rsidP="001F6DDE">
      <w:pPr>
        <w:spacing w:line="360" w:lineRule="auto"/>
      </w:pPr>
      <w:r w:rsidRPr="00407ACA">
        <w:t>If the efficiency probability of a DMU exceeds the determined threshold, the</w:t>
      </w:r>
      <w:r w:rsidR="00315E27">
        <w:t xml:space="preserve"> </w:t>
      </w:r>
      <m:oMath>
        <m:r>
          <w:rPr>
            <w:rFonts w:ascii="Cambria Math" w:hAnsi="Cambria Math"/>
            <w:lang w:val="en-GB"/>
          </w:rPr>
          <m:t>β</m:t>
        </m:r>
      </m:oMath>
      <w:r w:rsidR="00315E27">
        <w:rPr>
          <w:rFonts w:eastAsiaTheme="minorEastAsia"/>
          <w:lang w:val="en-GB"/>
        </w:rPr>
        <w:t xml:space="preserve"> </w:t>
      </w:r>
      <w:r w:rsidRPr="00407ACA">
        <w:rPr>
          <w:rFonts w:eastAsiaTheme="minorEastAsia"/>
          <w:lang w:val="en-GB"/>
        </w:rPr>
        <w:t>value will be set to 0, and the projection will coincide with the observed DMU</w:t>
      </w:r>
      <w:r>
        <w:rPr>
          <w:rFonts w:eastAsiaTheme="minorEastAsia"/>
          <w:lang w:val="en-GB"/>
        </w:rPr>
        <w:t>.</w:t>
      </w:r>
      <w:r w:rsidR="00A40A5D">
        <w:t xml:space="preserve"> </w:t>
      </w:r>
      <w:r w:rsidR="00894FB0" w:rsidRPr="00894FB0">
        <w:t>Moreover, there are cases where the projection does not achieve the threshold because we restrict projections. The algorithm does not consider projections with resource values lower than the observed ones.</w:t>
      </w:r>
      <w:r w:rsidR="00307FD2">
        <w:t xml:space="preserve"> </w:t>
      </w:r>
      <w:r w:rsidR="00267DAC" w:rsidRPr="00267DAC">
        <w:t xml:space="preserve">As a result, </w:t>
      </w:r>
      <w:r w:rsidR="000A7F0A">
        <w:t>some DMU</w:t>
      </w:r>
      <w:r w:rsidR="001F781D">
        <w:t xml:space="preserve">s </w:t>
      </w:r>
      <w:r w:rsidR="001F6DDE" w:rsidRPr="001F6DDE">
        <w:t>may never reach the established threshold</w:t>
      </w:r>
      <w:r w:rsidR="001D6A5E">
        <w:t xml:space="preserve">. In </w:t>
      </w:r>
      <w:r w:rsidR="001F6DDE">
        <w:t>such</w:t>
      </w:r>
      <w:r w:rsidR="00DE7A1F">
        <w:t xml:space="preserve"> cases, </w:t>
      </w:r>
      <w:r w:rsidR="001F6DDE" w:rsidRPr="001F6DDE">
        <w:t>we assign the most efficient feasible projection</w:t>
      </w:r>
      <w:r w:rsidR="001F6DDE">
        <w:t xml:space="preserve"> and record </w:t>
      </w:r>
      <w:r w:rsidR="00E42F4C">
        <w:t xml:space="preserve">its </w:t>
      </w:r>
      <m:oMath>
        <m:r>
          <w:rPr>
            <w:rFonts w:ascii="Cambria Math" w:hAnsi="Cambria Math"/>
            <w:lang w:val="en-GB"/>
          </w:rPr>
          <m:t>β</m:t>
        </m:r>
      </m:oMath>
      <w:r w:rsidR="00E42F4C">
        <w:rPr>
          <w:rFonts w:eastAsiaTheme="minorEastAsia"/>
          <w:lang w:val="en-GB"/>
        </w:rPr>
        <w:t xml:space="preserve"> </w:t>
      </w:r>
      <w:r w:rsidR="00E42F4C" w:rsidRPr="004436EE">
        <w:rPr>
          <w:rFonts w:eastAsiaTheme="minorEastAsia"/>
        </w:rPr>
        <w:t>value</w:t>
      </w:r>
      <w:r w:rsidR="00E42F4C">
        <w:rPr>
          <w:rFonts w:eastAsiaTheme="minorEastAsia"/>
        </w:rPr>
        <w:t>.</w:t>
      </w:r>
    </w:p>
    <w:p w14:paraId="53B2E054" w14:textId="7B6063C2" w:rsidR="006457D9" w:rsidRDefault="006457D9" w:rsidP="00DD0094">
      <w:pPr>
        <w:spacing w:line="360" w:lineRule="auto"/>
      </w:pPr>
    </w:p>
    <w:p w14:paraId="42CFF8AD" w14:textId="56711671" w:rsidR="00BF2AF0" w:rsidRPr="008B59A6" w:rsidRDefault="00BF2AF0" w:rsidP="00BF2AF0">
      <w:pPr>
        <w:pStyle w:val="Prrafodelista"/>
        <w:spacing w:line="360" w:lineRule="auto"/>
      </w:pPr>
      <w:r w:rsidRPr="00177688">
        <w:rPr>
          <w:i/>
          <w:iCs/>
        </w:rPr>
        <w:t>3.</w:t>
      </w:r>
      <w:r>
        <w:rPr>
          <w:i/>
          <w:iCs/>
        </w:rPr>
        <w:t>3</w:t>
      </w:r>
      <w:r w:rsidRPr="00177688">
        <w:rPr>
          <w:i/>
          <w:iCs/>
        </w:rPr>
        <w:t xml:space="preserve">. </w:t>
      </w:r>
      <w:r>
        <w:rPr>
          <w:i/>
          <w:iCs/>
        </w:rPr>
        <w:t>An illustrative example</w:t>
      </w:r>
      <w:r>
        <w:t>.</w:t>
      </w:r>
    </w:p>
    <w:p w14:paraId="561DC8D1" w14:textId="4FAC524F" w:rsidR="004E2D7E" w:rsidRDefault="004E2D7E" w:rsidP="00DD0094">
      <w:pPr>
        <w:spacing w:line="360" w:lineRule="auto"/>
      </w:pPr>
      <w:r w:rsidRPr="004E2D7E">
        <w:t xml:space="preserve">Next, we will illustrate our method through a numerical example, complemented by several figures. For the classification ML model, we employ </w:t>
      </w:r>
      <w:r w:rsidR="00AD6EDD">
        <w:t>Neural Networ</w:t>
      </w:r>
      <w:r w:rsidR="00F72FBD">
        <w:t>ks</w:t>
      </w:r>
      <w:r w:rsidRPr="004E2D7E">
        <w:t xml:space="preserve"> (</w:t>
      </w:r>
      <w:r w:rsidR="00F72FBD">
        <w:t>NN</w:t>
      </w:r>
      <w:r w:rsidRPr="004E2D7E">
        <w:t>).</w:t>
      </w:r>
    </w:p>
    <w:p w14:paraId="37F74FE3" w14:textId="77777777" w:rsidR="00C53ECF" w:rsidRDefault="00C53ECF" w:rsidP="00DD0094">
      <w:pPr>
        <w:spacing w:line="360" w:lineRule="auto"/>
      </w:pPr>
    </w:p>
    <w:p w14:paraId="3535691A" w14:textId="5E6AC086" w:rsidR="009C6CBF" w:rsidRPr="00B74DB8" w:rsidRDefault="00381CC6" w:rsidP="00DD0094">
      <w:pPr>
        <w:spacing w:line="360" w:lineRule="auto"/>
        <w:rPr>
          <w:lang w:val="en-GB"/>
        </w:rPr>
      </w:pPr>
      <w:r w:rsidRPr="00C8706C">
        <w:t>In th</w:t>
      </w:r>
      <w:r w:rsidR="00C46D88">
        <w:t>is</w:t>
      </w:r>
      <w:r w:rsidRPr="00C8706C">
        <w:t xml:space="preserve"> example </w:t>
      </w:r>
      <w:r w:rsidR="0044219B" w:rsidRPr="00C8706C">
        <w:t xml:space="preserve">we </w:t>
      </w:r>
      <w:r w:rsidR="00C46D88">
        <w:t xml:space="preserve">create </w:t>
      </w:r>
      <w:r w:rsidR="0044219B" w:rsidRPr="00C8706C">
        <w:t xml:space="preserve">a data set </w:t>
      </w:r>
      <w:r w:rsidR="00827DFF" w:rsidRPr="00C8706C">
        <w:t xml:space="preserve">made </w:t>
      </w:r>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42" type="#_x0000_t75" style="width:11.5pt;height:11.5pt" o:ole="">
            <v:imagedata r:id="rId46" o:title=""/>
          </v:shape>
          <o:OLEObject Type="Embed" ProgID="Equation.DSMT4" ShapeID="_x0000_i1042" DrawAspect="Content" ObjectID="_1796033350" r:id="rId47"/>
        </w:object>
      </w:r>
      <w:r w:rsidR="005D72C1" w:rsidRPr="00C8706C">
        <w:t>)</w:t>
      </w:r>
      <w:r w:rsidRPr="00C8706C">
        <w:t xml:space="preserve"> </w:t>
      </w:r>
      <w:r w:rsidR="00827DFF" w:rsidRPr="00C8706C">
        <w:t xml:space="preserve">that </w:t>
      </w:r>
      <w:r w:rsidR="0020608D" w:rsidRPr="00C8706C">
        <w:t>uses</w:t>
      </w:r>
      <w:r w:rsidR="00827DFF" w:rsidRPr="00C8706C">
        <w:t xml:space="preserve"> a single input to produce a single output</w:t>
      </w:r>
      <w:r w:rsidRPr="00C8706C">
        <w:t>.</w:t>
      </w:r>
      <w:r w:rsidR="00205B22" w:rsidRPr="00C8706C">
        <w:rPr>
          <w:lang w:val="en-GB"/>
        </w:rPr>
        <w:t xml:space="preserve"> </w:t>
      </w:r>
      <w:r w:rsidR="000674B0">
        <w:t xml:space="preserve">Following the algorithm, </w:t>
      </w:r>
      <w:r w:rsidR="0046235B" w:rsidRPr="00C8706C">
        <w:t xml:space="preserve">step </w:t>
      </w:r>
      <w:r w:rsidR="000674B0">
        <w:t xml:space="preserve">1 </w:t>
      </w:r>
      <w:r w:rsidR="0046235B" w:rsidRPr="00C8706C">
        <w:t>label</w:t>
      </w:r>
      <w:r w:rsidR="000674B0">
        <w:t>s</w:t>
      </w:r>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r w:rsidR="00C46D88">
        <w:t xml:space="preserve">are efficient </w:t>
      </w:r>
      <w:r w:rsidR="0046235B" w:rsidRPr="00C8706C">
        <w:t xml:space="preserve">with </w:t>
      </w:r>
      <w:r w:rsidR="004036A3" w:rsidRPr="00C8706C">
        <w:t xml:space="preserve">all their optimal </w:t>
      </w:r>
      <w:r w:rsidR="0046235B" w:rsidRPr="00C8706C">
        <w:t xml:space="preserve">slacks </w:t>
      </w:r>
      <w:r w:rsidR="00C46D88">
        <w:t xml:space="preserve">in model (5) </w:t>
      </w:r>
      <w:r w:rsidR="0046235B" w:rsidRPr="00C8706C">
        <w:t>equal to 0, 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5A4197">
        <w:t>2</w:t>
      </w:r>
      <w:r w:rsidR="0046235B" w:rsidRPr="00C8706C">
        <w:t xml:space="preserve">, </w:t>
      </w:r>
      <w:r w:rsidR="0020797F">
        <w:t>14</w:t>
      </w:r>
      <w:r w:rsidR="0095602C" w:rsidRPr="00C8706C">
        <w:t xml:space="preserve">, </w:t>
      </w:r>
      <w:r w:rsidR="0020797F">
        <w:t>18</w:t>
      </w:r>
      <w:r w:rsidR="0095602C" w:rsidRPr="00C8706C">
        <w:t xml:space="preserve">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04E8EE01" w:rsidR="00711505" w:rsidRPr="003C40C5" w:rsidRDefault="009B46B0" w:rsidP="00711505">
      <w:pPr>
        <w:keepNext/>
        <w:spacing w:line="360" w:lineRule="auto"/>
        <w:jc w:val="center"/>
      </w:pPr>
      <w:r>
        <w:rPr>
          <w:noProof/>
        </w:rPr>
        <w:drawing>
          <wp:inline distT="0" distB="0" distL="0" distR="0" wp14:anchorId="2C3E6F14" wp14:editId="1FBE37A5">
            <wp:extent cx="4901184" cy="3951154"/>
            <wp:effectExtent l="0" t="0" r="0" b="0"/>
            <wp:docPr id="474667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13344" cy="3960957"/>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154ED79E" w14:textId="05FB06F4" w:rsidR="00E7471D" w:rsidRDefault="00672327" w:rsidP="001E6B5C">
      <w:pPr>
        <w:spacing w:line="360" w:lineRule="auto"/>
      </w:pPr>
      <w:r w:rsidRPr="00672327">
        <w:t>Step 2 of the method balances the dataset by generating synthetic units when necessary. In this example, the minority class consists of efficient DMUs, which are augmented to achieve balance. The procedure for creating new efficient synthetic units</w:t>
      </w:r>
      <w:r w:rsidRPr="00672327" w:rsidDel="00672327">
        <w:t xml:space="preserve"> </w:t>
      </w:r>
      <w:r w:rsidR="00C8706C">
        <w:t xml:space="preserve">(set </w:t>
      </w:r>
      <w:r w:rsidR="00C8706C" w:rsidRPr="00C8706C">
        <w:rPr>
          <w:position w:val="-4"/>
        </w:rPr>
        <w:object w:dxaOrig="240" w:dyaOrig="300" w14:anchorId="29F0D2B3">
          <v:shape id="_x0000_i1043" type="#_x0000_t75" style="width:11.5pt;height:15pt" o:ole="">
            <v:imagedata r:id="rId49" o:title=""/>
          </v:shape>
          <o:OLEObject Type="Embed" ProgID="Equation.DSMT4" ShapeID="_x0000_i1043" DrawAspect="Content" ObjectID="_1796033351" r:id="rId50"/>
        </w:object>
      </w:r>
      <w:r w:rsidR="00C8706C">
        <w:t>)</w:t>
      </w:r>
      <w:r w:rsidR="001E6B5C">
        <w:t xml:space="preserve"> </w:t>
      </w:r>
      <w:r w:rsidR="00CE3805">
        <w:t xml:space="preserve">is creating convex combinations described in </w:t>
      </w:r>
      <w:r w:rsidR="00CE3805">
        <w:t>step 2a</w:t>
      </w:r>
      <w:r w:rsidR="00CE3805">
        <w:t>.</w:t>
      </w:r>
    </w:p>
    <w:p w14:paraId="49E65D9E" w14:textId="77777777" w:rsidR="001E6B5C" w:rsidRDefault="001E6B5C" w:rsidP="001E6B5C">
      <w:pPr>
        <w:spacing w:line="360" w:lineRule="auto"/>
      </w:pPr>
    </w:p>
    <w:p w14:paraId="41E5A6AE" w14:textId="1A33B51B" w:rsidR="0040438A" w:rsidRDefault="001E6B5C" w:rsidP="0040438A">
      <w:pPr>
        <w:spacing w:line="360" w:lineRule="auto"/>
      </w:pPr>
      <w:r>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w:t>
      </w:r>
      <w:r>
        <w:lastRenderedPageBreak/>
        <w:t xml:space="preserve">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045" type="#_x0000_t75" style="width:69.1pt;height:15pt" o:ole="">
            <v:imagedata r:id="rId51" o:title=""/>
          </v:shape>
          <o:OLEObject Type="Embed" ProgID="Equation.DSMT4" ShapeID="_x0000_i1045" DrawAspect="Content" ObjectID="_1796033352" r:id="rId52"/>
        </w:object>
      </w:r>
      <w:r w:rsidR="005078F3" w:rsidRPr="00C8706C">
        <w:t xml:space="preserve"> with</w:t>
      </w:r>
      <w:r w:rsidR="005078F3">
        <w:t xml:space="preserve"> </w:t>
      </w:r>
      <w:r w:rsidR="00E27280">
        <w:t>82</w:t>
      </w:r>
      <w:r>
        <w:t xml:space="preserve"> units, </w:t>
      </w:r>
      <w:r w:rsidR="00517D48" w:rsidRPr="00517D48">
        <w:t>with an approximate</w:t>
      </w:r>
      <w:r w:rsidR="00BF2AF0">
        <w:t>ly</w:t>
      </w:r>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xmlns:w16sdtfl="http://schemas.microsoft.com/office/word/2024/wordml/sdtformatlock">
            <w:pict>
              <v:group w14:anchorId="56B2B1A5"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69D6647" w:rsidR="003974FB" w:rsidRPr="008D1DE6" w:rsidRDefault="004A3300" w:rsidP="0040438A">
      <w:pPr>
        <w:pStyle w:val="Descripcin"/>
        <w:jc w:val="center"/>
        <w:rPr>
          <w:color w:val="auto"/>
        </w:rPr>
      </w:pPr>
      <w:r w:rsidRPr="008D1DE6">
        <w:rPr>
          <w:color w:val="auto"/>
        </w:rPr>
        <w:t>Figure</w:t>
      </w:r>
      <w:r w:rsidR="00B02895" w:rsidRPr="008D1DE6">
        <w:rPr>
          <w:color w:val="auto"/>
        </w:rPr>
        <w:t xml:space="preserve"> </w:t>
      </w:r>
      <w:r w:rsidRPr="008D1DE6">
        <w:rPr>
          <w:color w:val="auto"/>
        </w:rPr>
        <w:t>5</w:t>
      </w:r>
      <w:r w:rsidR="00B02895" w:rsidRPr="008D1DE6">
        <w:rPr>
          <w:color w:val="auto"/>
        </w:rPr>
        <w:t xml:space="preserve">. </w:t>
      </w:r>
      <w:r w:rsidR="005153B1" w:rsidRPr="008D1DE6">
        <w:rPr>
          <w:color w:val="auto"/>
        </w:rPr>
        <w:t>The top left section displays the original data and shows all units labeled as efficient after label balancing</w:t>
      </w:r>
      <w:r w:rsidR="00BF2AF0" w:rsidRPr="008D1DE6">
        <w:rPr>
          <w:color w:val="auto"/>
        </w:rPr>
        <w:t xml:space="preserve"> (step 2a)</w:t>
      </w:r>
      <w:r w:rsidR="005153B1" w:rsidRPr="008D1DE6">
        <w:rPr>
          <w:color w:val="auto"/>
        </w:rPr>
        <w:t>,</w:t>
      </w:r>
      <w:r w:rsidR="00512F88">
        <w:rPr>
          <w:color w:val="auto"/>
        </w:rPr>
        <w:t xml:space="preserve"> </w:t>
      </w:r>
      <w:r w:rsidR="0072435F" w:rsidRPr="008D1DE6">
        <w:rPr>
          <w:color w:val="auto"/>
        </w:rPr>
        <w:t>the top right section displays the original DMUs and shows all units labeled as inefficient after worsening the original inefficient DMUs</w:t>
      </w:r>
      <w:r w:rsidR="00BF2AF0" w:rsidRPr="008D1DE6">
        <w:rPr>
          <w:color w:val="auto"/>
        </w:rPr>
        <w:t xml:space="preserve"> (step 2</w:t>
      </w:r>
      <w:r w:rsidR="0020608D" w:rsidRPr="008D1DE6">
        <w:rPr>
          <w:color w:val="auto"/>
        </w:rPr>
        <w:t>b</w:t>
      </w:r>
      <w:r w:rsidR="00BF2AF0" w:rsidRPr="008D1DE6">
        <w:rPr>
          <w:color w:val="auto"/>
        </w:rPr>
        <w:t xml:space="preserve">) </w:t>
      </w:r>
      <w:r w:rsidR="0072435F" w:rsidRPr="008D1DE6">
        <w:rPr>
          <w:color w:val="auto"/>
        </w:rPr>
        <w:t>and</w:t>
      </w:r>
      <w:r w:rsidR="00383269" w:rsidRPr="008D1DE6">
        <w:rPr>
          <w:color w:val="auto"/>
        </w:rPr>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351E09EB"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r w:rsidR="00CF546A">
        <w:sym w:font="Symbol" w:char="F0BE"/>
      </w:r>
      <w:r w:rsidR="00CF546A">
        <w:t>for brevity we dispense with Neural Networks for this example</w:t>
      </w:r>
      <w:r w:rsidRPr="00D022AA">
        <w:t xml:space="preserve">. The selected kernel is polynomial, as the resulting hyperplane shape fits the type of data being studied appropriately. For this purpose, the polynomial kernel model from Caret is utilized, which internally employs the R library </w:t>
      </w:r>
      <w:proofErr w:type="spellStart"/>
      <w:r w:rsidRPr="00D022AA">
        <w:t>Kernlab</w:t>
      </w:r>
      <w:proofErr w:type="spellEnd"/>
      <w:r w:rsidR="00C14D00" w:rsidRPr="00D022AA">
        <w:t xml:space="preserve"> (</w:t>
      </w:r>
      <w:proofErr w:type="spellStart"/>
      <w:r w:rsidR="00C14D00" w:rsidRPr="00D022AA">
        <w:t>Karatzoglou</w:t>
      </w:r>
      <w:proofErr w:type="spellEnd"/>
      <w:r w:rsidR="00C14D00" w:rsidRPr="00D022AA">
        <w:t xml:space="preserve"> et al. 2004)</w:t>
      </w:r>
      <w:r w:rsidRPr="00D022AA">
        <w:t>. A grid is defined with selected hyperparameters for model fitting</w:t>
      </w:r>
      <w:r w:rsidR="0020608D">
        <w:t>:</w:t>
      </w:r>
      <w:r w:rsidR="00FC5923" w:rsidRPr="00D022AA">
        <w:t xml:space="preserve"> </w:t>
      </w:r>
      <m:oMath>
        <m:r>
          <w:rPr>
            <w:rFonts w:ascii="Cambria Math" w:hAnsi="Cambria Math"/>
          </w:rPr>
          <m:t xml:space="preserve">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15"/>
        <w:commentRangeStart w:id="16"/>
        <m:r>
          <w:rPr>
            <w:rFonts w:ascii="Cambria Math" w:hAnsi="Cambria Math"/>
          </w:rPr>
          <m:t>cost (0.1, 1, and 10)</m:t>
        </m:r>
      </m:oMath>
      <w:r w:rsidRPr="00D022AA">
        <w:t xml:space="preserve">. </w:t>
      </w:r>
      <w:commentRangeEnd w:id="15"/>
      <w:r w:rsidR="00BF2AF0">
        <w:rPr>
          <w:rStyle w:val="Refdecomentario"/>
        </w:rPr>
        <w:commentReference w:id="15"/>
      </w:r>
      <w:commentRangeEnd w:id="16"/>
      <w:r w:rsidR="001076E9">
        <w:rPr>
          <w:rStyle w:val="Refdecomentario"/>
        </w:rPr>
        <w:commentReference w:id="16"/>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lastRenderedPageBreak/>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17"/>
      <w:commentRangeStart w:id="18"/>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17"/>
      <w:r w:rsidR="00C83B1E">
        <w:rPr>
          <w:rStyle w:val="Refdecomentario"/>
        </w:rPr>
        <w:commentReference w:id="17"/>
      </w:r>
      <w:commentRangeEnd w:id="18"/>
      <w:r w:rsidR="001076E9">
        <w:rPr>
          <w:rStyle w:val="Refdecomentario"/>
        </w:rPr>
        <w:commentReference w:id="18"/>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19"/>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commentRangeEnd w:id="19"/>
      <w:r>
        <w:rPr>
          <w:rStyle w:val="Refdecomentario"/>
        </w:rPr>
        <w:commentReference w:id="19"/>
      </w:r>
    </w:p>
    <w:p w14:paraId="0DCCCE17" w14:textId="59BB5669" w:rsidR="008F2416" w:rsidRPr="004B70C9" w:rsidRDefault="00A96D49" w:rsidP="0053570C">
      <w:pPr>
        <w:pStyle w:val="Descripcin"/>
        <w:jc w:val="center"/>
        <w:rPr>
          <w:color w:val="auto"/>
          <w:lang w:val="en-GB"/>
        </w:rPr>
      </w:pPr>
      <w:r w:rsidRPr="004B70C9">
        <w:rPr>
          <w:color w:val="auto"/>
        </w:rPr>
        <w:t>Figure 6</w:t>
      </w:r>
      <w:r w:rsidR="0053570C" w:rsidRPr="004B70C9">
        <w:rPr>
          <w:color w:val="auto"/>
        </w:rPr>
        <w:t xml:space="preserve">. </w:t>
      </w:r>
      <w:r w:rsidR="00D022AA" w:rsidRPr="004B70C9">
        <w:rPr>
          <w:color w:val="auto"/>
        </w:rPr>
        <w:t>Predicted regions by the new approach</w:t>
      </w:r>
    </w:p>
    <w:p w14:paraId="42F6A980" w14:textId="77777777" w:rsidR="00A96D49" w:rsidRDefault="00A96D49" w:rsidP="00DD0094">
      <w:pPr>
        <w:spacing w:line="360" w:lineRule="auto"/>
        <w:rPr>
          <w:highlight w:val="yellow"/>
        </w:rPr>
      </w:pPr>
    </w:p>
    <w:p w14:paraId="1AAEDA13" w14:textId="3A7D7D43"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20"/>
      <w:commentRangeStart w:id="21"/>
      <w:r w:rsidRPr="00D022AA">
        <w:t>for a grid of points between 0 and</w:t>
      </w:r>
      <w:r w:rsidR="00884759" w:rsidRPr="00D022AA">
        <w:t xml:space="preserve"> </w:t>
      </w:r>
      <w:r w:rsidR="00791B76" w:rsidRPr="00D022AA">
        <w:t>10</w:t>
      </w:r>
      <w:r w:rsidRPr="00D022AA">
        <w:t xml:space="preserve"> in both dimensions</w:t>
      </w:r>
      <w:commentRangeEnd w:id="20"/>
      <w:r w:rsidR="00C83B1E">
        <w:rPr>
          <w:rStyle w:val="Refdecomentario"/>
        </w:rPr>
        <w:commentReference w:id="20"/>
      </w:r>
      <w:commentRangeEnd w:id="21"/>
      <w:r w:rsidR="00690D21">
        <w:rPr>
          <w:rStyle w:val="Refdecomentario"/>
        </w:rPr>
        <w:commentReference w:id="21"/>
      </w:r>
      <w:r w:rsidRPr="00D022AA">
        <w:t xml:space="preserve">. It is possible to observe the resulting separating </w:t>
      </w:r>
      <w:proofErr w:type="gramStart"/>
      <w:r w:rsidRPr="00D022AA">
        <w:t>hyperplane</w:t>
      </w:r>
      <w:proofErr w:type="gramEnd"/>
      <w:r w:rsidRPr="00D022AA">
        <w:t xml:space="preserv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w:t>
      </w:r>
      <w:r w:rsidR="00512F88" w:rsidRPr="00720084">
        <w:t>output</w:t>
      </w:r>
      <w:r w:rsidR="006C0E07" w:rsidRPr="00720084">
        <w:t xml:space="preserve">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6D25A5CD" w:rsidR="000B27D8" w:rsidRDefault="00762F36" w:rsidP="00DD0094">
      <w:pPr>
        <w:spacing w:line="360" w:lineRule="auto"/>
      </w:pPr>
      <w:commentRangeStart w:id="22"/>
      <w:r w:rsidRPr="00D022AA">
        <w:t xml:space="preserve">To assess the importance of variables in the trained model, we conducted a sensitivity analysis using the </w:t>
      </w:r>
      <w:proofErr w:type="spellStart"/>
      <w:r w:rsidR="008A4C61" w:rsidRPr="00D022AA">
        <w:t>R</w:t>
      </w:r>
      <w:r w:rsidRPr="00D022AA">
        <w:t>miner</w:t>
      </w:r>
      <w:proofErr w:type="spellEnd"/>
      <w:r w:rsidRPr="00D022AA">
        <w:t xml:space="preserve"> library</w:t>
      </w:r>
      <w:r w:rsidR="00DC2AF1" w:rsidRPr="00D022AA">
        <w:t xml:space="preserve"> (</w:t>
      </w:r>
      <w:r w:rsidR="006520CB" w:rsidRPr="00D022AA">
        <w:t>Cortez</w:t>
      </w:r>
      <w:r w:rsidR="00DC2AF1" w:rsidRPr="00D022AA">
        <w:t xml:space="preserve"> et al. 2004)</w:t>
      </w:r>
      <w:r w:rsidRPr="00D022AA">
        <w:t xml:space="preserve"> in R.</w:t>
      </w:r>
      <w:r w:rsidR="00C42E05">
        <w:t xml:space="preserve"> </w:t>
      </w:r>
      <w:r w:rsidR="00BF49BF" w:rsidRPr="00BF49BF">
        <w:t xml:space="preserve">We used the Average Absolute Deviation (AAD) from the </w:t>
      </w:r>
      <w:proofErr w:type="gramStart"/>
      <w:r w:rsidR="00BF49BF" w:rsidRPr="00BF49BF">
        <w:t>median</w:t>
      </w:r>
      <w:proofErr w:type="gramEnd"/>
      <w:r w:rsidR="00BF49BF" w:rsidRPr="00BF49BF">
        <w:t xml:space="preserve"> as the sensitivity measure, which allowed us to quantify the relevance of each variable by measuring how much the prediction changes in response to alterations in a specific variable</w:t>
      </w:r>
      <w:r w:rsidR="00C42E05">
        <w:t xml:space="preserve"> (Cortez, P &amp; </w:t>
      </w:r>
      <w:proofErr w:type="spellStart"/>
      <w:r w:rsidR="00C42E05" w:rsidRPr="00BF49BF">
        <w:t>Embrechts</w:t>
      </w:r>
      <w:proofErr w:type="spellEnd"/>
      <w:r w:rsidR="00C42E05" w:rsidRPr="00BF49BF">
        <w:t>, M. J.</w:t>
      </w:r>
      <w:r w:rsidR="00C42E05">
        <w:t>, 2013)</w:t>
      </w:r>
      <w:r w:rsidRPr="00D022AA">
        <w:t xml:space="preserve">. We chose to use this library instead of continuing to utilize the function provided by the Caret package, as the latter does not allow for </w:t>
      </w:r>
      <w:r w:rsidRPr="00D022AA">
        <w:lastRenderedPageBreak/>
        <w:t xml:space="preserve">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w:t>
      </w:r>
      <w:r w:rsidR="009C101F" w:rsidRPr="00D022AA">
        <w:t>total</w:t>
      </w:r>
      <w:r w:rsidRPr="00D022AA">
        <w:t xml:space="preserve"> importance, while for the input, its importance accounts for the remaining </w:t>
      </w:r>
      <w:r w:rsidR="005730F6" w:rsidRPr="00D022AA">
        <w:t>0.47</w:t>
      </w:r>
      <w:r w:rsidR="00C53ECF" w:rsidRPr="00D022AA">
        <w:t>9.</w:t>
      </w:r>
      <w:commentRangeEnd w:id="22"/>
      <w:r w:rsidR="00C83B1E">
        <w:rPr>
          <w:rStyle w:val="Refdecomentario"/>
        </w:rPr>
        <w:commentReference w:id="22"/>
      </w:r>
    </w:p>
    <w:p w14:paraId="270A4720" w14:textId="77777777" w:rsidR="004E2D7E" w:rsidRPr="002C4904" w:rsidRDefault="004E2D7E" w:rsidP="00DD0094">
      <w:pPr>
        <w:spacing w:line="360" w:lineRule="auto"/>
        <w:rPr>
          <w:lang w:val="en-GB"/>
        </w:rPr>
      </w:pPr>
    </w:p>
    <w:p w14:paraId="7B8DC052" w14:textId="3EDD5CDD" w:rsidR="00F33FFA" w:rsidRDefault="00195D16" w:rsidP="00DD0094">
      <w:pPr>
        <w:spacing w:line="360" w:lineRule="auto"/>
      </w:pPr>
      <w:r w:rsidRPr="00195D16">
        <w:t xml:space="preserve">In the following section, we 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143E06CA" w:rsidR="00FA71DD" w:rsidRDefault="00FA71DD" w:rsidP="00FA71DD">
      <w:pPr>
        <w:spacing w:line="360" w:lineRule="auto"/>
      </w:pPr>
      <w:r>
        <w:t xml:space="preserve">In this section, we exemplify the application of our novel algorithm to a dataset sourced from a public service. </w:t>
      </w:r>
      <w:r w:rsidR="00B91AB5">
        <w:t xml:space="preserve">To </w:t>
      </w:r>
      <w:r>
        <w:t xml:space="preserve">illustrate </w:t>
      </w:r>
      <w:r w:rsidR="00B91AB5">
        <w:t xml:space="preserve">the new </w:t>
      </w:r>
      <w:r>
        <w:t xml:space="preserve">methodology, we </w:t>
      </w:r>
      <w:r w:rsidR="00D40BC1">
        <w:t>use</w:t>
      </w:r>
      <w:r>
        <w:t xml:space="preserv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w:t>
      </w:r>
      <w:proofErr w:type="gramStart"/>
      <w:r>
        <w:t>Output</w:t>
      </w:r>
      <w:proofErr w:type="gramEnd"/>
      <w:r>
        <w:t xml:space="preserve"> variables considered are standardized </w:t>
      </w:r>
      <w:r>
        <w:lastRenderedPageBreak/>
        <w:t xml:space="preserve">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739A62FE" w14:textId="3A452E2D" w:rsidR="0056708D" w:rsidRPr="009C101F" w:rsidRDefault="006A31B8">
      <w:pPr>
        <w:spacing w:line="360" w:lineRule="auto"/>
        <w:sectPr w:rsidR="0056708D" w:rsidRPr="009C101F">
          <w:footerReference w:type="default" r:id="rId101"/>
          <w:pgSz w:w="11906" w:h="16838"/>
          <w:pgMar w:top="1417" w:right="1701" w:bottom="1417" w:left="1701" w:header="708" w:footer="708" w:gutter="0"/>
          <w:cols w:space="708"/>
          <w:docGrid w:linePitch="360"/>
        </w:sectPr>
        <w:pPrChange w:id="23" w:author="Gonzalez Moyano, Ricardo [2]" w:date="2024-10-27T23:44:00Z" w16du:dateUtc="2024-10-27T22:44:00Z">
          <w:pPr>
            <w:jc w:val="left"/>
          </w:pPr>
        </w:pPrChange>
      </w:pPr>
      <w:r w:rsidRPr="00D022AA">
        <w:t xml:space="preserve">Table </w:t>
      </w:r>
      <w:r w:rsidR="00D022AA" w:rsidRPr="00D022AA">
        <w:t>1</w:t>
      </w:r>
      <w:r w:rsidRPr="00D022AA">
        <w:t xml:space="preserve"> shows </w:t>
      </w:r>
      <w:r w:rsidR="00AD7364">
        <w:t xml:space="preserve">descriptive statistics for the sample: </w:t>
      </w:r>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6D3325B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rsidR="006D3795">
        <w:rPr>
          <w:noProof/>
        </w:rPr>
        <w:t>1</w:t>
      </w:r>
      <w:r>
        <w:fldChar w:fldCharType="end"/>
      </w:r>
      <w:r>
        <w:t xml:space="preserve">.  </w:t>
      </w:r>
      <w:r w:rsidRPr="006A7E58">
        <w:t>Descriptive statistics for the PISA dataset</w:t>
      </w:r>
      <w:r w:rsidR="00AD7364">
        <w:t>, Spanish schools, 2018</w:t>
      </w:r>
      <w:r>
        <w:t>.</w:t>
      </w:r>
    </w:p>
    <w:p w14:paraId="1D5CCB49" w14:textId="43937844"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r w:rsidR="00F55834">
        <w:rPr>
          <w:rFonts w:cs="Times New Roman"/>
        </w:rPr>
        <w:t xml:space="preserve"> to classify the schools</w:t>
      </w:r>
      <w:r w:rsidRPr="005C1F82">
        <w:rPr>
          <w:rFonts w:cs="Times New Roman"/>
        </w:rPr>
        <w:t xml:space="preserve">: </w:t>
      </w:r>
      <w:r w:rsidR="00407F61">
        <w:rPr>
          <w:rFonts w:cs="Times New Roman"/>
        </w:rPr>
        <w:t>Support Vector Machines (</w:t>
      </w:r>
      <w:r w:rsidRPr="005C1F82">
        <w:rPr>
          <w:rFonts w:cs="Times New Roman"/>
        </w:rPr>
        <w:t>SVM</w:t>
      </w:r>
      <w:r w:rsidR="00407F61">
        <w:rPr>
          <w:rFonts w:cs="Times New Roman"/>
        </w:rPr>
        <w:t>)</w:t>
      </w:r>
      <w:r w:rsidRPr="005C1F82">
        <w:rPr>
          <w:rFonts w:cs="Times New Roman"/>
        </w:rPr>
        <w:t xml:space="preserve"> with a polynomial kernel </w:t>
      </w:r>
      <w:r w:rsidR="00F31AC3" w:rsidRPr="005C1F82">
        <w:rPr>
          <w:rFonts w:cs="Times New Roman"/>
        </w:rPr>
        <w:t>(</w:t>
      </w:r>
      <w:proofErr w:type="spellStart"/>
      <w:r w:rsidR="00F31AC3" w:rsidRPr="005C1F82">
        <w:rPr>
          <w:rFonts w:cs="Times New Roman"/>
        </w:rPr>
        <w:t>Karatzoglou</w:t>
      </w:r>
      <w:proofErr w:type="spellEnd"/>
      <w:r w:rsidR="00F31AC3" w:rsidRPr="005C1F82">
        <w:rPr>
          <w:rFonts w:cs="Times New Roman"/>
        </w:rPr>
        <w:t xml:space="preserve"> et al. 2004) </w:t>
      </w:r>
      <w:r w:rsidRPr="005C1F82">
        <w:rPr>
          <w:rFonts w:cs="Times New Roman"/>
        </w:rPr>
        <w:t>and neural networks</w:t>
      </w:r>
      <w:r w:rsidR="00407F61">
        <w:rPr>
          <w:rFonts w:cs="Times New Roman"/>
        </w:rPr>
        <w:t xml:space="preserve"> (NN)</w:t>
      </w:r>
      <w:r w:rsidR="00F31AC3" w:rsidRPr="005C1F82">
        <w:rPr>
          <w:rFonts w:cs="Times New Roman"/>
        </w:rPr>
        <w:t xml:space="preserve"> </w:t>
      </w:r>
      <w:r w:rsidRPr="005C1F82">
        <w:rPr>
          <w:rFonts w:cs="Times New Roman"/>
        </w:rPr>
        <w:t>with a hidden layer</w:t>
      </w:r>
      <w:r w:rsidR="00407F61">
        <w:rPr>
          <w:rFonts w:cs="Times New Roman"/>
        </w:rPr>
        <w:t xml:space="preserve"> </w:t>
      </w:r>
      <w:r w:rsidR="00407F61" w:rsidRPr="005C1F82">
        <w:rPr>
          <w:rFonts w:cs="Times New Roman"/>
        </w:rPr>
        <w:t>(Venables and Ripley, 2002)</w:t>
      </w:r>
      <w:r w:rsidR="0078015D" w:rsidRPr="005C1F82">
        <w:rPr>
          <w:rFonts w:cs="Times New Roman"/>
        </w:rPr>
        <w:t>.</w:t>
      </w:r>
      <w:r w:rsidR="00407F61">
        <w:rPr>
          <w:rFonts w:cs="Times New Roman"/>
        </w:rPr>
        <w:t xml:space="preserve"> </w:t>
      </w:r>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24"/>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24"/>
      <w:r w:rsidR="006251EF">
        <w:rPr>
          <w:rStyle w:val="Refdecomentario"/>
        </w:rPr>
        <w:commentReference w:id="24"/>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6E63B15D"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r w:rsidR="00F55834">
        <w:t xml:space="preserve">calculating </w:t>
      </w:r>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25"/>
      <w:r w:rsidR="00713872" w:rsidRPr="00BA2CFE">
        <w:rPr>
          <w:strike/>
        </w:rPr>
        <w:t>Spearmen</w:t>
      </w:r>
      <w:r w:rsidR="00713872">
        <w:t xml:space="preserve"> </w:t>
      </w:r>
      <w:r w:rsidRPr="00D022AA">
        <w:t xml:space="preserve">Pearson </w:t>
      </w:r>
      <w:commentRangeEnd w:id="25"/>
      <w:r w:rsidR="00407F61">
        <w:rPr>
          <w:rStyle w:val="Refdecomentario"/>
        </w:rPr>
        <w:commentReference w:id="25"/>
      </w:r>
      <w:r w:rsidRPr="00D022AA">
        <w:t xml:space="preserve">correlation between </w:t>
      </w:r>
      <w:r w:rsidR="006857B5" w:rsidRPr="00D022AA">
        <w:t xml:space="preserve">SVM and </w:t>
      </w:r>
      <w:r w:rsidR="00407F61">
        <w:t>NN</w:t>
      </w:r>
      <w:r w:rsidRPr="00D022AA">
        <w:t xml:space="preserve"> scores calculated according to our methodology </w:t>
      </w:r>
      <w:r w:rsidR="00D022AA">
        <w:t>is</w:t>
      </w:r>
      <w:r w:rsidRPr="00D022AA">
        <w:t xml:space="preserve"> </w:t>
      </w:r>
      <w:r w:rsidR="00752BF0" w:rsidRPr="00752BF0">
        <w:t>0.961</w:t>
      </w:r>
      <w:r w:rsidR="00407F61">
        <w:t>, showing the compatibility and robustness of both ML classification methods</w:t>
      </w:r>
      <w:r w:rsidR="00464602" w:rsidRPr="00D022AA">
        <w:t>.</w:t>
      </w:r>
      <w:r w:rsidRPr="00D022AA">
        <w:t xml:space="preserve"> </w:t>
      </w:r>
      <w:commentRangeStart w:id="26"/>
      <w:r w:rsidR="00687992">
        <w:t>It is important to note that direct comparison of DEA efficiency scores with those obtained using our novel method is not feasible due to fundamental differences in their underlying principles</w:t>
      </w:r>
      <w:commentRangeEnd w:id="26"/>
      <w:r w:rsidR="00407F61">
        <w:rPr>
          <w:rStyle w:val="Refdecomentario"/>
        </w:rPr>
        <w:commentReference w:id="26"/>
      </w:r>
      <w:r w:rsidR="00687992">
        <w:t xml:space="preserve">. Traditional DEA constructs an enveloping surface that </w:t>
      </w:r>
      <w:r w:rsidR="00407F61">
        <w:t xml:space="preserve">envelops </w:t>
      </w:r>
      <w:r w:rsidR="00687992">
        <w:t xml:space="preserve">the observed data from above, representing the production possibility frontier. Efficiency scores in DEA are then calculated based on the distance of each DMU to this frontier, indicating how much </w:t>
      </w:r>
      <w:proofErr w:type="gramStart"/>
      <w:r w:rsidR="00687992">
        <w:t>outputs</w:t>
      </w:r>
      <w:proofErr w:type="gramEnd"/>
      <w:r w:rsidR="00687992">
        <w:t xml:space="preserve">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SVM’s scores and </w:t>
      </w:r>
      <w:r w:rsidR="00504DB9">
        <w:t>traditional</w:t>
      </w:r>
      <w:r w:rsidR="00AA4496">
        <w:t xml:space="preserve"> DEA is </w:t>
      </w:r>
      <w:r w:rsidR="00061B65" w:rsidRPr="00061B65">
        <w:t>0.962</w:t>
      </w:r>
      <w:r w:rsidR="00061B65">
        <w:t xml:space="preserve"> and </w:t>
      </w:r>
      <w:r w:rsidR="006800D0">
        <w:lastRenderedPageBreak/>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27"/>
      <w:commentRangeStart w:id="2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c>
          <w:tcPr>
            <w:tcW w:w="2122" w:type="dxa"/>
            <w:tcBorders>
              <w:bottom w:val="single" w:sz="4" w:space="0" w:color="auto"/>
            </w:tcBorders>
          </w:tcPr>
          <w:p w14:paraId="33606C17" w14:textId="77777777" w:rsidR="00CC37AC" w:rsidRDefault="00CC37AC" w:rsidP="00CC37AC"/>
        </w:tc>
        <w:tc>
          <w:tcPr>
            <w:tcW w:w="711" w:type="dxa"/>
            <w:tcBorders>
              <w:bottom w:val="single" w:sz="4" w:space="0" w:color="auto"/>
            </w:tcBorders>
          </w:tcPr>
          <w:p w14:paraId="151F82A7" w14:textId="7956DB00" w:rsidR="00CC37AC" w:rsidRDefault="00CC37AC" w:rsidP="00CC37AC">
            <w:pPr>
              <w:jc w:val="center"/>
            </w:pPr>
            <w:r>
              <w:t>Min.</w:t>
            </w:r>
          </w:p>
        </w:tc>
        <w:tc>
          <w:tcPr>
            <w:tcW w:w="1276" w:type="dxa"/>
            <w:tcBorders>
              <w:bottom w:val="single" w:sz="4" w:space="0" w:color="auto"/>
            </w:tcBorders>
          </w:tcPr>
          <w:p w14:paraId="74E40167" w14:textId="141C968C" w:rsidR="00CC37AC" w:rsidRDefault="00CC37AC" w:rsidP="00CC37AC">
            <w:pPr>
              <w:jc w:val="center"/>
            </w:pPr>
            <w:r>
              <w:t xml:space="preserve">1st </w:t>
            </w:r>
            <w:proofErr w:type="spellStart"/>
            <w:r>
              <w:t>Quartil</w:t>
            </w:r>
            <w:proofErr w:type="spellEnd"/>
          </w:p>
        </w:tc>
        <w:tc>
          <w:tcPr>
            <w:tcW w:w="992" w:type="dxa"/>
            <w:tcBorders>
              <w:bottom w:val="single" w:sz="4" w:space="0" w:color="auto"/>
            </w:tcBorders>
          </w:tcPr>
          <w:p w14:paraId="6A16CA38" w14:textId="27C842F7" w:rsidR="00CC37AC" w:rsidRDefault="00CC37AC" w:rsidP="00CC37AC">
            <w:pPr>
              <w:jc w:val="center"/>
            </w:pPr>
            <w:r>
              <w:t>Median</w:t>
            </w:r>
          </w:p>
        </w:tc>
        <w:tc>
          <w:tcPr>
            <w:tcW w:w="1134" w:type="dxa"/>
            <w:tcBorders>
              <w:bottom w:val="single" w:sz="4" w:space="0" w:color="auto"/>
            </w:tcBorders>
          </w:tcPr>
          <w:p w14:paraId="0758C5A7" w14:textId="48BDC9DB" w:rsidR="00CC37AC" w:rsidRDefault="00CC37AC" w:rsidP="00CC37AC">
            <w:pPr>
              <w:jc w:val="center"/>
            </w:pPr>
            <w:r>
              <w:t>Mean</w:t>
            </w:r>
          </w:p>
        </w:tc>
        <w:tc>
          <w:tcPr>
            <w:tcW w:w="1276" w:type="dxa"/>
            <w:tcBorders>
              <w:bottom w:val="single" w:sz="4" w:space="0" w:color="auto"/>
            </w:tcBorders>
          </w:tcPr>
          <w:p w14:paraId="73A33C15" w14:textId="33F5C561" w:rsidR="00CC37AC" w:rsidRDefault="00CC37AC" w:rsidP="00CC37AC">
            <w:pPr>
              <w:jc w:val="center"/>
            </w:pPr>
            <w:r>
              <w:t xml:space="preserve">3rd </w:t>
            </w:r>
            <w:proofErr w:type="spellStart"/>
            <w:r>
              <w:t>Quartil</w:t>
            </w:r>
            <w:proofErr w:type="spellEnd"/>
          </w:p>
        </w:tc>
        <w:tc>
          <w:tcPr>
            <w:tcW w:w="986" w:type="dxa"/>
            <w:tcBorders>
              <w:bottom w:val="single" w:sz="4" w:space="0" w:color="auto"/>
            </w:tcBorders>
          </w:tcPr>
          <w:p w14:paraId="5844D61B" w14:textId="76A1E683" w:rsidR="00CC37AC" w:rsidRDefault="00CC37AC" w:rsidP="00CC37AC">
            <w:pPr>
              <w:jc w:val="center"/>
            </w:pPr>
            <w:r>
              <w:t>Max.</w:t>
            </w:r>
          </w:p>
        </w:tc>
      </w:tr>
      <w:tr w:rsidR="00CC37AC" w14:paraId="0ED4B2DA" w14:textId="77777777" w:rsidTr="00D022AA">
        <w:tc>
          <w:tcPr>
            <w:tcW w:w="2122" w:type="dxa"/>
            <w:tcBorders>
              <w:bottom w:val="single" w:sz="4" w:space="0" w:color="auto"/>
            </w:tcBorders>
          </w:tcPr>
          <w:p w14:paraId="2A931FCB" w14:textId="1EAE8D39" w:rsidR="00CC37AC" w:rsidRDefault="00CC37AC" w:rsidP="00CC37AC">
            <w:r w:rsidRPr="00CC37AC">
              <w:t>DEA radial model</w:t>
            </w:r>
          </w:p>
        </w:tc>
        <w:tc>
          <w:tcPr>
            <w:tcW w:w="711" w:type="dxa"/>
            <w:tcBorders>
              <w:bottom w:val="single" w:sz="4" w:space="0" w:color="auto"/>
            </w:tcBorders>
          </w:tcPr>
          <w:p w14:paraId="693782BD" w14:textId="23CAB306" w:rsidR="00CC37AC" w:rsidRDefault="00CC37AC" w:rsidP="00CC37AC">
            <w:pPr>
              <w:jc w:val="center"/>
            </w:pPr>
            <w:r>
              <w:t>1.00</w:t>
            </w:r>
          </w:p>
        </w:tc>
        <w:tc>
          <w:tcPr>
            <w:tcW w:w="1276" w:type="dxa"/>
            <w:tcBorders>
              <w:bottom w:val="single" w:sz="4" w:space="0" w:color="auto"/>
            </w:tcBorders>
          </w:tcPr>
          <w:p w14:paraId="119F7E41" w14:textId="1DCBE055" w:rsidR="00CC37AC" w:rsidRDefault="00CC37AC" w:rsidP="00CC37AC">
            <w:pPr>
              <w:jc w:val="center"/>
            </w:pPr>
            <w:r w:rsidRPr="00CC37AC">
              <w:t>1.058</w:t>
            </w:r>
          </w:p>
        </w:tc>
        <w:tc>
          <w:tcPr>
            <w:tcW w:w="992" w:type="dxa"/>
            <w:tcBorders>
              <w:bottom w:val="single" w:sz="4" w:space="0" w:color="auto"/>
            </w:tcBorders>
          </w:tcPr>
          <w:p w14:paraId="2EBB452D" w14:textId="53FC373D" w:rsidR="00CC37AC" w:rsidRDefault="00CC37AC" w:rsidP="00CC37AC">
            <w:pPr>
              <w:jc w:val="center"/>
            </w:pPr>
            <w:r w:rsidRPr="00CC37AC">
              <w:t>1.096</w:t>
            </w:r>
          </w:p>
        </w:tc>
        <w:tc>
          <w:tcPr>
            <w:tcW w:w="1134" w:type="dxa"/>
            <w:tcBorders>
              <w:bottom w:val="single" w:sz="4" w:space="0" w:color="auto"/>
            </w:tcBorders>
          </w:tcPr>
          <w:p w14:paraId="6159A6B6" w14:textId="4DF5C405" w:rsidR="00CC37AC" w:rsidRDefault="00CC37AC" w:rsidP="00CC37AC">
            <w:pPr>
              <w:jc w:val="center"/>
            </w:pPr>
            <w:r w:rsidRPr="00CC37AC">
              <w:t>1.101</w:t>
            </w:r>
          </w:p>
        </w:tc>
        <w:tc>
          <w:tcPr>
            <w:tcW w:w="1276" w:type="dxa"/>
            <w:tcBorders>
              <w:bottom w:val="single" w:sz="4" w:space="0" w:color="auto"/>
            </w:tcBorders>
          </w:tcPr>
          <w:p w14:paraId="475D8C61" w14:textId="6E56B2D1" w:rsidR="00CC37AC" w:rsidRDefault="00CC37AC" w:rsidP="00CC37AC">
            <w:pPr>
              <w:jc w:val="center"/>
            </w:pPr>
            <w:r w:rsidRPr="00CC37AC">
              <w:t>1.136</w:t>
            </w:r>
          </w:p>
        </w:tc>
        <w:tc>
          <w:tcPr>
            <w:tcW w:w="986" w:type="dxa"/>
            <w:tcBorders>
              <w:bottom w:val="single" w:sz="4" w:space="0" w:color="auto"/>
            </w:tcBorders>
          </w:tcPr>
          <w:p w14:paraId="6ADF2D2B" w14:textId="3D014E03" w:rsidR="00CC37AC" w:rsidRDefault="00CC37AC" w:rsidP="00CC37AC">
            <w:pPr>
              <w:jc w:val="center"/>
            </w:pPr>
            <w:r w:rsidRPr="00CC37AC">
              <w:t>1.348</w:t>
            </w:r>
          </w:p>
        </w:tc>
      </w:tr>
      <w:tr w:rsidR="00684C02" w14:paraId="14BD3407" w14:textId="77777777" w:rsidTr="00D022AA">
        <w:tc>
          <w:tcPr>
            <w:tcW w:w="2122" w:type="dxa"/>
            <w:tcBorders>
              <w:bottom w:val="single" w:sz="4" w:space="0" w:color="auto"/>
            </w:tcBorders>
          </w:tcPr>
          <w:p w14:paraId="59EBFA37" w14:textId="2C5419BE" w:rsidR="00684C02" w:rsidRPr="00CC37AC" w:rsidRDefault="00684C02" w:rsidP="00CC37AC">
            <w:r>
              <w:t>DEA super efficiency</w:t>
            </w:r>
          </w:p>
        </w:tc>
        <w:tc>
          <w:tcPr>
            <w:tcW w:w="711" w:type="dxa"/>
            <w:tcBorders>
              <w:bottom w:val="single" w:sz="4" w:space="0" w:color="auto"/>
            </w:tcBorders>
          </w:tcPr>
          <w:p w14:paraId="4CEAE519" w14:textId="0AEC8D70" w:rsidR="00684C02" w:rsidRDefault="00684C02" w:rsidP="00CC37AC">
            <w:pPr>
              <w:jc w:val="center"/>
            </w:pPr>
            <w:r>
              <w:t>0.899</w:t>
            </w:r>
          </w:p>
        </w:tc>
        <w:tc>
          <w:tcPr>
            <w:tcW w:w="1276" w:type="dxa"/>
            <w:tcBorders>
              <w:bottom w:val="single" w:sz="4" w:space="0" w:color="auto"/>
            </w:tcBorders>
          </w:tcPr>
          <w:p w14:paraId="6A63D71B" w14:textId="6B72619E" w:rsidR="00684C02" w:rsidRPr="00CC37AC" w:rsidRDefault="00684C02" w:rsidP="00CC37AC">
            <w:pPr>
              <w:jc w:val="center"/>
            </w:pPr>
            <w:r>
              <w:t>1.060</w:t>
            </w:r>
          </w:p>
        </w:tc>
        <w:tc>
          <w:tcPr>
            <w:tcW w:w="992" w:type="dxa"/>
            <w:tcBorders>
              <w:bottom w:val="single" w:sz="4" w:space="0" w:color="auto"/>
            </w:tcBorders>
          </w:tcPr>
          <w:p w14:paraId="13401DA6" w14:textId="5A8D5F0C" w:rsidR="00684C02" w:rsidRPr="00CC37AC" w:rsidRDefault="00684C02" w:rsidP="00CC37AC">
            <w:pPr>
              <w:jc w:val="center"/>
            </w:pPr>
            <w:r>
              <w:t>1.097</w:t>
            </w:r>
          </w:p>
        </w:tc>
        <w:tc>
          <w:tcPr>
            <w:tcW w:w="1134" w:type="dxa"/>
            <w:tcBorders>
              <w:bottom w:val="single" w:sz="4" w:space="0" w:color="auto"/>
            </w:tcBorders>
          </w:tcPr>
          <w:p w14:paraId="1DBE1FEE" w14:textId="7EC550A2" w:rsidR="00684C02" w:rsidRPr="00CC37AC" w:rsidRDefault="00684C02" w:rsidP="00CC37AC">
            <w:pPr>
              <w:jc w:val="center"/>
            </w:pPr>
            <w:r>
              <w:t>1.100</w:t>
            </w:r>
          </w:p>
        </w:tc>
        <w:tc>
          <w:tcPr>
            <w:tcW w:w="1276" w:type="dxa"/>
            <w:tcBorders>
              <w:bottom w:val="single" w:sz="4" w:space="0" w:color="auto"/>
            </w:tcBorders>
          </w:tcPr>
          <w:p w14:paraId="21DBB0E6" w14:textId="78702A59" w:rsidR="00684C02" w:rsidRPr="00CC37AC" w:rsidRDefault="00684C02" w:rsidP="00CC37AC">
            <w:pPr>
              <w:jc w:val="center"/>
            </w:pPr>
            <w:r>
              <w:t>1.137</w:t>
            </w:r>
          </w:p>
        </w:tc>
        <w:tc>
          <w:tcPr>
            <w:tcW w:w="986" w:type="dxa"/>
            <w:tcBorders>
              <w:bottom w:val="single" w:sz="4" w:space="0" w:color="auto"/>
            </w:tcBorders>
          </w:tcPr>
          <w:p w14:paraId="041E2D51" w14:textId="3486B1EB" w:rsidR="00684C02" w:rsidRPr="00CC37AC" w:rsidRDefault="00684C02" w:rsidP="00CC37AC">
            <w:pPr>
              <w:jc w:val="center"/>
            </w:pPr>
            <w:r>
              <w:t>1.348</w:t>
            </w:r>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27"/>
    <w:p w14:paraId="4E3CA41C" w14:textId="77777777" w:rsidR="0001153A" w:rsidRPr="008D1DE6" w:rsidRDefault="00407F61" w:rsidP="0001153A">
      <w:pPr>
        <w:pStyle w:val="Descripcin"/>
        <w:jc w:val="center"/>
        <w:rPr>
          <w:color w:val="auto"/>
        </w:rPr>
      </w:pPr>
      <w:r>
        <w:rPr>
          <w:rStyle w:val="Refdecomentario"/>
          <w:i w:val="0"/>
          <w:iCs w:val="0"/>
          <w:color w:val="auto"/>
        </w:rPr>
        <w:commentReference w:id="27"/>
      </w:r>
      <w:commentRangeEnd w:id="28"/>
      <w:r w:rsidR="00684C02">
        <w:rPr>
          <w:rStyle w:val="Refdecomentario"/>
          <w:i w:val="0"/>
          <w:iCs w:val="0"/>
          <w:color w:val="auto"/>
        </w:rPr>
        <w:commentReference w:id="28"/>
      </w:r>
    </w:p>
    <w:p w14:paraId="580FF33A" w14:textId="07124C03" w:rsidR="00BE36BC" w:rsidRPr="008D1DE6" w:rsidRDefault="0001153A" w:rsidP="0001153A">
      <w:pPr>
        <w:pStyle w:val="Descripcin"/>
        <w:jc w:val="center"/>
        <w:rPr>
          <w:color w:val="auto"/>
          <w:highlight w:val="yellow"/>
          <w:lang w:val="en-GB"/>
        </w:rPr>
      </w:pPr>
      <w:r w:rsidRPr="008D1DE6">
        <w:rPr>
          <w:color w:val="auto"/>
        </w:rPr>
        <w:t>Tabl</w:t>
      </w:r>
      <w:r w:rsidR="006B75B5" w:rsidRPr="008D1DE6">
        <w:rPr>
          <w:color w:val="auto"/>
        </w:rPr>
        <w:t>e</w:t>
      </w:r>
      <w:r w:rsidR="00D022AA" w:rsidRPr="008D1DE6">
        <w:rPr>
          <w:color w:val="auto"/>
        </w:rPr>
        <w:t xml:space="preserve"> 2</w:t>
      </w:r>
      <w:r w:rsidRPr="008D1DE6">
        <w:rPr>
          <w:color w:val="auto"/>
        </w:rPr>
        <w:t>. Descriptive statistics of the scores</w:t>
      </w:r>
      <w:r w:rsidR="00D022AA" w:rsidRPr="008D1DE6">
        <w:rPr>
          <w:color w:val="auto"/>
        </w:rPr>
        <w:t xml:space="preserve"> for SVM and NN</w:t>
      </w:r>
    </w:p>
    <w:p w14:paraId="1D334FD0" w14:textId="77777777" w:rsidR="000F2670" w:rsidRDefault="000F2670" w:rsidP="00DD0094">
      <w:pPr>
        <w:spacing w:line="360" w:lineRule="auto"/>
        <w:rPr>
          <w:highlight w:val="yellow"/>
          <w:lang w:val="en-GB"/>
        </w:rPr>
      </w:pPr>
    </w:p>
    <w:p w14:paraId="466903BE" w14:textId="1C353BA9"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r w:rsidR="00407F61">
        <w:rPr>
          <w:noProof/>
        </w:rPr>
        <w:t xml:space="preserve">selected </w:t>
      </w:r>
      <w:r w:rsidRPr="006968B4">
        <w:rPr>
          <w:noProof/>
        </w:rPr>
        <w:t xml:space="preserve">ML models using our methodology. </w:t>
      </w:r>
      <w:r w:rsidR="006968B4" w:rsidRPr="006968B4">
        <w:rPr>
          <w:noProof/>
        </w:rPr>
        <w:t>T</w:t>
      </w:r>
      <w:r w:rsidRPr="006968B4">
        <w:rPr>
          <w:noProof/>
        </w:rPr>
        <w:t xml:space="preserve">he median and the first quartile of the SVM and </w:t>
      </w:r>
      <w:r w:rsidR="005F6ADE">
        <w:rPr>
          <w:noProof/>
        </w:rPr>
        <w:t xml:space="preserve">NN </w:t>
      </w:r>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r w:rsidR="00407F61">
        <w:rPr>
          <w:noProof/>
        </w:rPr>
        <w:t xml:space="preserve"> </w:t>
      </w:r>
      <w:r w:rsidR="00DB6F45">
        <w:rPr>
          <w:noProof/>
        </w:rPr>
        <w:t>The results show that the DEA production frontier</w:t>
      </w:r>
      <w:r w:rsidR="005F6ADE">
        <w:rPr>
          <w:noProof/>
        </w:rPr>
        <w:t xml:space="preserve"> is ‘further away’ from the original observations as it is skewed to the right when compared to the disttrbutions of the ML classification methods</w:t>
      </w:r>
      <w:r w:rsidR="00DB6F45">
        <w:rPr>
          <w:noProof/>
        </w:rPr>
        <w:t xml:space="preserve">. </w:t>
      </w:r>
      <w:commentRangeStart w:id="29"/>
      <w:commentRangeStart w:id="30"/>
      <w:r w:rsidR="00DB6F45">
        <w:rPr>
          <w:noProof/>
        </w:rPr>
        <w:t xml:space="preserve">Also note </w:t>
      </w:r>
      <w:r w:rsidR="00407F61">
        <w:rPr>
          <w:noProof/>
        </w:rPr>
        <w:t>that the effi</w:t>
      </w:r>
      <w:r w:rsidR="00DB6F45">
        <w:rPr>
          <w:noProof/>
        </w:rPr>
        <w:t>ci</w:t>
      </w:r>
      <w:r w:rsidR="00407F61">
        <w:rPr>
          <w:noProof/>
        </w:rPr>
        <w:t>ency scores can be smaller than one</w:t>
      </w:r>
      <w:r w:rsidR="005A3733">
        <w:rPr>
          <w:noProof/>
        </w:rPr>
        <w:t xml:space="preserve"> for DEA</w:t>
      </w:r>
      <w:r w:rsidR="00407F61">
        <w:rPr>
          <w:noProof/>
        </w:rPr>
        <w:t xml:space="preserve">, correspoding to the superefficiency calculations </w:t>
      </w:r>
      <w:r w:rsidR="00DB6F45">
        <w:rPr>
          <w:noProof/>
        </w:rPr>
        <w:t>for the efficient DMUs.</w:t>
      </w:r>
      <w:r w:rsidR="00407F61">
        <w:rPr>
          <w:noProof/>
        </w:rPr>
        <w:t xml:space="preserve"> </w:t>
      </w:r>
      <w:commentRangeEnd w:id="29"/>
      <w:r w:rsidR="005A3733">
        <w:rPr>
          <w:rStyle w:val="Refdecomentario"/>
        </w:rPr>
        <w:commentReference w:id="29"/>
      </w:r>
      <w:commentRangeEnd w:id="30"/>
      <w:r w:rsidR="006E6FAF">
        <w:rPr>
          <w:rStyle w:val="Refdecomentario"/>
        </w:rPr>
        <w:commentReference w:id="30"/>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8D1DE6" w:rsidRDefault="007D20AA" w:rsidP="00E73F0F">
      <w:pPr>
        <w:pStyle w:val="Descripcin"/>
        <w:ind w:left="708" w:hanging="708"/>
        <w:jc w:val="center"/>
        <w:rPr>
          <w:noProof/>
          <w:color w:val="auto"/>
          <w:highlight w:val="yellow"/>
          <w:lang w:val="en-GB"/>
        </w:rPr>
      </w:pPr>
      <w:commentRangeStart w:id="31"/>
      <w:commentRangeStart w:id="32"/>
      <w:r w:rsidRPr="008D1DE6">
        <w:rPr>
          <w:color w:val="auto"/>
        </w:rPr>
        <w:t xml:space="preserve">Figure 7. </w:t>
      </w:r>
      <w:r w:rsidR="00E73F0F" w:rsidRPr="008D1DE6">
        <w:rPr>
          <w:color w:val="auto"/>
        </w:rPr>
        <w:t>Kernel density estimation of the scores</w:t>
      </w:r>
      <w:r w:rsidR="00357AF0" w:rsidRPr="008D1DE6">
        <w:rPr>
          <w:color w:val="auto"/>
        </w:rPr>
        <w:t>.</w:t>
      </w:r>
      <w:commentRangeEnd w:id="31"/>
      <w:r w:rsidR="00DB6F45" w:rsidRPr="00512F88">
        <w:rPr>
          <w:rStyle w:val="Refdecomentario"/>
          <w:i w:val="0"/>
          <w:iCs w:val="0"/>
          <w:color w:val="auto"/>
        </w:rPr>
        <w:commentReference w:id="31"/>
      </w:r>
      <w:commentRangeEnd w:id="32"/>
      <w:r w:rsidR="009621B3" w:rsidRPr="00512F88">
        <w:rPr>
          <w:rStyle w:val="Refdecomentario"/>
          <w:i w:val="0"/>
          <w:iCs w:val="0"/>
          <w:color w:val="auto"/>
        </w:rPr>
        <w:commentReference w:id="32"/>
      </w:r>
    </w:p>
    <w:p w14:paraId="7C93499C" w14:textId="77777777" w:rsidR="00526070" w:rsidRPr="007069AA" w:rsidRDefault="00526070" w:rsidP="00A00CA6">
      <w:pPr>
        <w:spacing w:line="360" w:lineRule="auto"/>
        <w:rPr>
          <w:noProof/>
          <w:lang w:val="en-GB"/>
        </w:rPr>
      </w:pPr>
    </w:p>
    <w:p w14:paraId="2B8F6044" w14:textId="186841DF"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33"/>
      <w:r w:rsidR="009D7BB7" w:rsidRPr="009D7BB7">
        <w:rPr>
          <w:noProof/>
          <w:lang w:val="en-GB"/>
        </w:rPr>
        <w:t xml:space="preserve">Pareto-efficient </w:t>
      </w:r>
      <w:commentRangeEnd w:id="33"/>
      <w:r w:rsidR="00407F61">
        <w:rPr>
          <w:rStyle w:val="Refdecomentario"/>
        </w:rPr>
        <w:commentReference w:id="33"/>
      </w:r>
      <w:r w:rsidR="009D7BB7" w:rsidRPr="009D7BB7">
        <w:rPr>
          <w:noProof/>
          <w:lang w:val="en-GB"/>
        </w:rPr>
        <w:t xml:space="preserve">DMUs as equally efficient. </w:t>
      </w:r>
      <w:commentRangeStart w:id="34"/>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DMUs </w:t>
      </w:r>
      <w:r w:rsidR="005A3733">
        <w:rPr>
          <w:noProof/>
          <w:lang w:val="en-GB"/>
        </w:rPr>
        <w:t xml:space="preserve">that are classidied as </w:t>
      </w:r>
      <w:r w:rsidR="005A3733" w:rsidRPr="009D7BB7">
        <w:rPr>
          <w:noProof/>
          <w:lang w:val="en-GB"/>
        </w:rPr>
        <w:t xml:space="preserve">Pareto-efficient </w:t>
      </w:r>
      <w:r w:rsidR="00644021">
        <w:rPr>
          <w:noProof/>
          <w:lang w:val="en-GB"/>
        </w:rPr>
        <w:t xml:space="preserve">by DEA as </w:t>
      </w:r>
      <w:r w:rsidR="009D7BB7" w:rsidRPr="009D7BB7">
        <w:rPr>
          <w:noProof/>
          <w:lang w:val="en-GB"/>
        </w:rPr>
        <w:t>inefficient.</w:t>
      </w:r>
      <w:commentRangeEnd w:id="34"/>
      <w:r w:rsidR="005A3733">
        <w:rPr>
          <w:rStyle w:val="Refdecomentario"/>
        </w:rPr>
        <w:commentReference w:id="34"/>
      </w:r>
      <w:r w:rsidR="009D7BB7" w:rsidRPr="009D7BB7">
        <w:rPr>
          <w:noProof/>
          <w:lang w:val="en-GB"/>
        </w:rPr>
        <w:t xml:space="preserve"> </w:t>
      </w:r>
      <w:commentRangeStart w:id="35"/>
      <w:r w:rsidR="009D7BB7" w:rsidRPr="009D7BB7">
        <w:rPr>
          <w:noProof/>
          <w:lang w:val="en-GB"/>
        </w:rPr>
        <w:t xml:space="preserve">This is one of the advantages of applying machine learning techniques: they </w:t>
      </w:r>
      <w:r w:rsidR="00644021">
        <w:rPr>
          <w:noProof/>
          <w:lang w:val="en-GB"/>
        </w:rPr>
        <w:t xml:space="preserve">unveil measurement errors of the deterministic DEA based on a single sample thereby offering </w:t>
      </w:r>
      <w:r w:rsidR="009D7BB7" w:rsidRPr="009D7BB7">
        <w:rPr>
          <w:noProof/>
          <w:lang w:val="en-GB"/>
        </w:rPr>
        <w:t>a better separating frontier, which is more flexible and aims to be more generalizable</w:t>
      </w:r>
      <w:commentRangeEnd w:id="35"/>
      <w:r w:rsidR="005A3733">
        <w:rPr>
          <w:rStyle w:val="Refdecomentario"/>
        </w:rPr>
        <w:commentReference w:id="35"/>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36"/>
      <w:commentRangeStart w:id="37"/>
      <w:r w:rsidR="009D7BB7" w:rsidRPr="009D7BB7">
        <w:rPr>
          <w:noProof/>
          <w:lang w:val="en-GB"/>
        </w:rPr>
        <w:t xml:space="preserve">we present </w:t>
      </w:r>
      <w:r w:rsidR="00FE02B8">
        <w:rPr>
          <w:noProof/>
          <w:lang w:val="en-GB"/>
        </w:rPr>
        <w:t>40</w:t>
      </w:r>
      <w:r w:rsidR="009D7BB7" w:rsidRPr="009D7BB7">
        <w:rPr>
          <w:noProof/>
          <w:lang w:val="en-GB"/>
        </w:rPr>
        <w:t xml:space="preserve"> Pareto-efficient DMUs detected by the additive model </w:t>
      </w:r>
      <w:r w:rsidR="00644021">
        <w:rPr>
          <w:noProof/>
          <w:lang w:val="en-GB"/>
        </w:rPr>
        <w:t xml:space="preserve">(with an unitary effeincy score) </w:t>
      </w:r>
      <w:r w:rsidR="009D7BB7" w:rsidRPr="009D7BB7">
        <w:rPr>
          <w:noProof/>
          <w:lang w:val="en-GB"/>
        </w:rPr>
        <w:t>and the scores achieved with our methodology</w:t>
      </w:r>
      <w:commentRangeEnd w:id="36"/>
      <w:r w:rsidR="00644021">
        <w:rPr>
          <w:rStyle w:val="Refdecomentario"/>
        </w:rPr>
        <w:commentReference w:id="36"/>
      </w:r>
      <w:commentRangeEnd w:id="37"/>
      <w:r w:rsidR="006E6FAF">
        <w:rPr>
          <w:rStyle w:val="Refdecomentario"/>
        </w:rPr>
        <w:commentReference w:id="37"/>
      </w:r>
      <w:r w:rsidR="009D7BB7" w:rsidRPr="009D7BB7">
        <w:rPr>
          <w:noProof/>
          <w:lang w:val="en-GB"/>
        </w:rPr>
        <w:t>. Many of these DMUs have scores below 1</w:t>
      </w:r>
      <w:r w:rsidR="00644021">
        <w:rPr>
          <w:noProof/>
          <w:lang w:val="en-GB"/>
        </w:rPr>
        <w:t xml:space="preserve"> based on ML classification methods. </w:t>
      </w:r>
      <w:r w:rsidR="009D7BB7" w:rsidRPr="009D7BB7">
        <w:rPr>
          <w:noProof/>
          <w:lang w:val="en-GB"/>
        </w:rPr>
        <w:t>SVM identifie</w:t>
      </w:r>
      <w:r w:rsidR="00644021">
        <w:rPr>
          <w:noProof/>
          <w:lang w:val="en-GB"/>
        </w:rPr>
        <w:t>s</w:t>
      </w:r>
      <w:r w:rsidR="009D7BB7" w:rsidRPr="009D7BB7">
        <w:rPr>
          <w:noProof/>
          <w:lang w:val="en-GB"/>
        </w:rPr>
        <w:t xml:space="preserve"> 9 DMUs as inefficient </w:t>
      </w:r>
      <w:r w:rsidR="00644021">
        <w:rPr>
          <w:noProof/>
          <w:lang w:val="en-GB"/>
        </w:rPr>
        <w:t>while N</w:t>
      </w:r>
      <w:r w:rsidR="009D7BB7" w:rsidRPr="009D7BB7">
        <w:rPr>
          <w:noProof/>
          <w:lang w:val="en-GB"/>
        </w:rPr>
        <w:t>N identifie</w:t>
      </w:r>
      <w:r w:rsidR="00644021">
        <w:rPr>
          <w:noProof/>
          <w:lang w:val="en-GB"/>
        </w:rPr>
        <w:t>s</w:t>
      </w:r>
      <w:r w:rsidR="009D7BB7" w:rsidRPr="009D7BB7">
        <w:rPr>
          <w:noProof/>
          <w:lang w:val="en-GB"/>
        </w:rPr>
        <w:t xml:space="preserve"> 2.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r w:rsidR="00644021">
        <w:rPr>
          <w:noProof/>
          <w:lang w:val="en-GB"/>
        </w:rPr>
        <w:t xml:space="preserve">with slighter </w:t>
      </w:r>
      <w:r w:rsidR="009D7BB7" w:rsidRPr="009D7BB7">
        <w:rPr>
          <w:noProof/>
          <w:lang w:val="en-GB"/>
        </w:rPr>
        <w:t>higher scores than NN</w:t>
      </w:r>
      <w:r w:rsidR="00644021">
        <w:rPr>
          <w:noProof/>
          <w:lang w:val="en-GB"/>
        </w:rPr>
        <w:t xml:space="preserve"> as shown in Figure 2</w:t>
      </w:r>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796"/>
        <w:gridCol w:w="960"/>
        <w:gridCol w:w="1124"/>
        <w:tblGridChange w:id="38">
          <w:tblGrid>
            <w:gridCol w:w="960"/>
            <w:gridCol w:w="796"/>
            <w:gridCol w:w="960"/>
            <w:gridCol w:w="1124"/>
          </w:tblGrid>
        </w:tblGridChange>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commentRangeStart w:id="39"/>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ED614F">
        <w:tblPrEx>
          <w:tblW w:w="3840" w:type="dxa"/>
          <w:jc w:val="center"/>
          <w:tblCellMar>
            <w:left w:w="70" w:type="dxa"/>
            <w:right w:w="70" w:type="dxa"/>
          </w:tblCellMar>
          <w:tblPrExChange w:id="40" w:author="Gonzalez Moyano, Ricardo [2]" w:date="2024-12-16T19:01:00Z" w16du:dateUtc="2024-12-16T18:01:00Z">
            <w:tblPrEx>
              <w:tblW w:w="3840" w:type="dxa"/>
              <w:jc w:val="center"/>
              <w:tblCellMar>
                <w:left w:w="70" w:type="dxa"/>
                <w:right w:w="70" w:type="dxa"/>
              </w:tblCellMar>
            </w:tblPrEx>
          </w:tblPrExChange>
        </w:tblPrEx>
        <w:trPr>
          <w:trHeight w:val="300"/>
          <w:jc w:val="center"/>
          <w:trPrChange w:id="41" w:author="Gonzalez Moyano, Ricardo [2]" w:date="2024-12-16T19:01:00Z" w16du:dateUtc="2024-12-16T18:01:00Z">
            <w:trPr>
              <w:trHeight w:val="300"/>
              <w:jc w:val="center"/>
            </w:trPr>
          </w:trPrChange>
        </w:trPr>
        <w:tc>
          <w:tcPr>
            <w:tcW w:w="960" w:type="dxa"/>
            <w:tcBorders>
              <w:top w:val="nil"/>
              <w:left w:val="nil"/>
              <w:bottom w:val="single" w:sz="4" w:space="0" w:color="auto"/>
              <w:right w:val="nil"/>
            </w:tcBorders>
            <w:shd w:val="clear" w:color="auto" w:fill="auto"/>
            <w:noWrap/>
            <w:vAlign w:val="center"/>
            <w:hideMark/>
            <w:tcPrChange w:id="42" w:author="Gonzalez Moyano, Ricardo [2]" w:date="2024-12-16T19:01:00Z" w16du:dateUtc="2024-12-16T18:01:00Z">
              <w:tcPr>
                <w:tcW w:w="960" w:type="dxa"/>
                <w:tcBorders>
                  <w:top w:val="nil"/>
                  <w:left w:val="nil"/>
                  <w:bottom w:val="single" w:sz="4" w:space="0" w:color="auto"/>
                  <w:right w:val="nil"/>
                </w:tcBorders>
                <w:shd w:val="clear" w:color="auto" w:fill="auto"/>
                <w:noWrap/>
                <w:vAlign w:val="bottom"/>
                <w:hideMark/>
              </w:tcPr>
            </w:tcPrChange>
          </w:tcPr>
          <w:p w14:paraId="29041105" w14:textId="77777777" w:rsidR="00072CE3" w:rsidRPr="009D7BB7" w:rsidRDefault="00072CE3" w:rsidP="00ED614F">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Change w:id="43" w:author="Gonzalez Moyano, Ricardo [2]" w:date="2024-12-16T19:01:00Z" w16du:dateUtc="2024-12-16T18:01:00Z">
              <w:tcPr>
                <w:tcW w:w="960" w:type="dxa"/>
                <w:tcBorders>
                  <w:top w:val="nil"/>
                  <w:left w:val="nil"/>
                  <w:bottom w:val="single" w:sz="4" w:space="0" w:color="auto"/>
                  <w:right w:val="nil"/>
                </w:tcBorders>
                <w:vAlign w:val="bottom"/>
              </w:tcPr>
            </w:tcPrChange>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Change w:id="44" w:author="Gonzalez Moyano, Ricardo [2]" w:date="2024-12-16T19:01:00Z" w16du:dateUtc="2024-12-16T18:01:00Z">
              <w:tcPr>
                <w:tcW w:w="960" w:type="dxa"/>
                <w:tcBorders>
                  <w:top w:val="nil"/>
                  <w:left w:val="nil"/>
                  <w:bottom w:val="single" w:sz="4" w:space="0" w:color="auto"/>
                  <w:right w:val="nil"/>
                </w:tcBorders>
                <w:shd w:val="clear" w:color="auto" w:fill="auto"/>
                <w:noWrap/>
                <w:vAlign w:val="bottom"/>
                <w:hideMark/>
              </w:tcPr>
            </w:tcPrChange>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Change w:id="45" w:author="Gonzalez Moyano, Ricardo [2]" w:date="2024-12-16T19:01:00Z" w16du:dateUtc="2024-12-16T18:01:00Z">
              <w:tcPr>
                <w:tcW w:w="960" w:type="dxa"/>
                <w:tcBorders>
                  <w:top w:val="nil"/>
                  <w:left w:val="nil"/>
                  <w:bottom w:val="single" w:sz="4" w:space="0" w:color="auto"/>
                  <w:right w:val="nil"/>
                </w:tcBorders>
                <w:shd w:val="clear" w:color="auto" w:fill="auto"/>
                <w:noWrap/>
                <w:vAlign w:val="bottom"/>
                <w:hideMark/>
              </w:tcPr>
            </w:tcPrChange>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commentRangeEnd w:id="39"/>
            <w:r w:rsidR="00FE02B8">
              <w:rPr>
                <w:rStyle w:val="Refdecomentario"/>
              </w:rPr>
              <w:commentReference w:id="39"/>
            </w:r>
          </w:p>
        </w:tc>
      </w:tr>
    </w:tbl>
    <w:p w14:paraId="33557694" w14:textId="77777777" w:rsidR="00072CE3" w:rsidRPr="008D1DE6" w:rsidRDefault="00072CE3" w:rsidP="00072CE3">
      <w:pPr>
        <w:pStyle w:val="Descripcin"/>
        <w:rPr>
          <w:color w:val="auto"/>
        </w:rPr>
      </w:pPr>
    </w:p>
    <w:p w14:paraId="70B2ED9F" w14:textId="72D9595B" w:rsidR="00072CE3" w:rsidRPr="008D1DE6" w:rsidRDefault="00072CE3" w:rsidP="00072CE3">
      <w:pPr>
        <w:pStyle w:val="Descripcin"/>
        <w:jc w:val="center"/>
        <w:rPr>
          <w:color w:val="auto"/>
          <w:lang w:val="en-GB"/>
        </w:rPr>
      </w:pPr>
      <w:r w:rsidRPr="008D1DE6">
        <w:rPr>
          <w:color w:val="auto"/>
        </w:rPr>
        <w:t>Table 3.</w:t>
      </w:r>
      <w:r w:rsidR="00C21463" w:rsidRPr="008D1DE6">
        <w:rPr>
          <w:color w:val="auto"/>
        </w:rPr>
        <w:t xml:space="preserve"> 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64B83E04" w:rsidR="00744AA7" w:rsidRDefault="00473A7A" w:rsidP="00A302A8">
      <w:pPr>
        <w:spacing w:line="360" w:lineRule="auto"/>
      </w:pPr>
      <w:commentRangeStart w:id="46"/>
      <w:r w:rsidRPr="00596BA3">
        <w:t xml:space="preserve">The sensitivity analysis conducted on the SVM-calculated model reveals the following order of importance: </w:t>
      </w:r>
      <w:r w:rsidR="004B3C61">
        <w:t xml:space="preserve">the </w:t>
      </w:r>
      <w:proofErr w:type="gramStart"/>
      <w:r w:rsidR="004B3C61">
        <w:t xml:space="preserve">input </w:t>
      </w:r>
      <w:r w:rsidRPr="00596BA3">
        <w:t>ESCS (0.431)</w:t>
      </w:r>
      <w:proofErr w:type="gramEnd"/>
      <w:r w:rsidR="00644021">
        <w:t xml:space="preserve"> </w:t>
      </w:r>
      <w:r w:rsidRPr="00596BA3">
        <w:t xml:space="preserve">is the most </w:t>
      </w:r>
      <w:r w:rsidR="00D51BFA" w:rsidRPr="00596BA3">
        <w:t xml:space="preserve">important variable. It </w:t>
      </w:r>
      <w:r w:rsidR="004B3C61">
        <w:t>is followed by two outputs:</w:t>
      </w:r>
      <w:r w:rsidR="00D51BFA" w:rsidRPr="00596BA3">
        <w:t xml:space="preserve"> PVMATH (0.193), </w:t>
      </w:r>
      <w:r w:rsidR="00B038E0" w:rsidRPr="00596BA3">
        <w:rPr>
          <w:lang w:val="en-GB"/>
        </w:rPr>
        <w:t>PVSCIE (</w:t>
      </w:r>
      <w:r w:rsidR="00742A47" w:rsidRPr="00596BA3">
        <w:rPr>
          <w:lang w:val="en-GB"/>
        </w:rPr>
        <w:t xml:space="preserve">0.161), </w:t>
      </w:r>
      <w:r w:rsidR="004B3C61">
        <w:rPr>
          <w:lang w:val="en-GB"/>
        </w:rPr>
        <w:t xml:space="preserve">the remaining inputs: </w:t>
      </w:r>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r w:rsidR="004B3C61">
        <w:rPr>
          <w:lang w:val="en-GB"/>
        </w:rPr>
        <w:t xml:space="preserve">the last output, </w:t>
      </w:r>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r w:rsidR="004B3C61">
        <w:rPr>
          <w:lang w:val="en-GB"/>
        </w:rPr>
        <w:t xml:space="preserve">one context variable: </w:t>
      </w:r>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47"/>
      <w:r w:rsidR="00C247B9" w:rsidRPr="00596BA3">
        <w:rPr>
          <w:lang w:val="en-GB"/>
        </w:rPr>
        <w:t>).</w:t>
      </w:r>
      <w:r w:rsidR="00F91BF2" w:rsidRPr="00596BA3">
        <w:rPr>
          <w:lang w:val="en-GB"/>
        </w:rPr>
        <w:t xml:space="preserve"> </w:t>
      </w:r>
      <w:commentRangeEnd w:id="46"/>
      <w:r w:rsidR="00644021">
        <w:rPr>
          <w:rStyle w:val="Refdecomentario"/>
        </w:rPr>
        <w:commentReference w:id="46"/>
      </w:r>
      <w:r w:rsidR="00F91BF2" w:rsidRPr="00596BA3">
        <w:t xml:space="preserve">Both results highlight the importance of </w:t>
      </w:r>
      <w:r w:rsidR="004B3C61">
        <w:t xml:space="preserve">the </w:t>
      </w:r>
      <w:r w:rsidR="00F91BF2" w:rsidRPr="00596BA3">
        <w:t xml:space="preserve">ESCS </w:t>
      </w:r>
      <w:r w:rsidR="004B3C61">
        <w:t xml:space="preserve">input </w:t>
      </w:r>
      <w:r w:rsidR="00F91BF2" w:rsidRPr="00596BA3">
        <w:t>in model training, assigning it similar significance</w:t>
      </w:r>
      <w:commentRangeEnd w:id="47"/>
      <w:r w:rsidR="00E30A26">
        <w:rPr>
          <w:rStyle w:val="Refdecomentario"/>
        </w:rPr>
        <w:commentReference w:id="47"/>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r w:rsidR="004B3C61">
        <w:t xml:space="preserve"> </w:t>
      </w:r>
    </w:p>
    <w:p w14:paraId="6367AED0" w14:textId="3C8625FE" w:rsidR="00F42F3A" w:rsidRDefault="0004551A" w:rsidP="008D1DE6">
      <w:pPr>
        <w:spacing w:line="360" w:lineRule="auto"/>
        <w:jc w:val="center"/>
      </w:pPr>
      <w:r>
        <w:rPr>
          <w:noProof/>
        </w:rPr>
        <w:lastRenderedPageBreak/>
        <w:drawing>
          <wp:inline distT="0" distB="0" distL="0" distR="0" wp14:anchorId="3699A63B" wp14:editId="6950E5D1">
            <wp:extent cx="3962400" cy="3129315"/>
            <wp:effectExtent l="0" t="0" r="0" b="0"/>
            <wp:docPr id="1716939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76651" cy="3140570"/>
                    </a:xfrm>
                    <a:prstGeom prst="rect">
                      <a:avLst/>
                    </a:prstGeom>
                    <a:noFill/>
                    <a:ln>
                      <a:noFill/>
                    </a:ln>
                  </pic:spPr>
                </pic:pic>
              </a:graphicData>
            </a:graphic>
          </wp:inline>
        </w:drawing>
      </w:r>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w:t>
      </w:r>
      <w:proofErr w:type="gramStart"/>
      <w:r w:rsidR="00A0090A">
        <w:rPr>
          <w:lang w:val="en-GB"/>
        </w:rPr>
        <w:t>In particular, o</w:t>
      </w:r>
      <w:r w:rsidR="00A302A8" w:rsidRPr="00A302A8">
        <w:rPr>
          <w:lang w:val="en-GB"/>
        </w:rPr>
        <w:t>ur</w:t>
      </w:r>
      <w:proofErr w:type="gramEnd"/>
      <w:r w:rsidR="00A302A8" w:rsidRPr="00A302A8">
        <w:rPr>
          <w:lang w:val="en-GB"/>
        </w:rPr>
        <w:t xml:space="preserve">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47FFAB74" w:rsidR="00A1488B" w:rsidRDefault="00C21463" w:rsidP="005C1F82">
      <w:pPr>
        <w:spacing w:line="360" w:lineRule="auto"/>
        <w:rPr>
          <w:lang w:val="en-GB"/>
        </w:rPr>
      </w:pPr>
      <w:r w:rsidRPr="00C21463">
        <w:t xml:space="preserve">To conclude, we </w:t>
      </w:r>
      <w:r w:rsidR="004B3C61">
        <w:t xml:space="preserve">evaluate </w:t>
      </w:r>
      <w:r w:rsidRPr="00C21463">
        <w:t xml:space="preserve">three hypothetical public schools of the same type, each with </w:t>
      </w:r>
      <w:r>
        <w:t>different</w:t>
      </w:r>
      <w:r w:rsidRPr="00C21463">
        <w:t xml:space="preserve"> characteristics, located in the Valencian Community. </w:t>
      </w:r>
      <w:r w:rsidR="009D21E7">
        <w:t>We assign t</w:t>
      </w:r>
      <w:r w:rsidRPr="00C21463">
        <w:t xml:space="preserve">he first school </w:t>
      </w:r>
      <w:r w:rsidR="009D21E7">
        <w:t xml:space="preserve">a </w:t>
      </w:r>
      <w:r>
        <w:t xml:space="preserve">value </w:t>
      </w:r>
      <w:r w:rsidR="009D21E7">
        <w:t xml:space="preserve">of </w:t>
      </w:r>
      <w:r w:rsidRPr="00C21463">
        <w:t>ESCS</w:t>
      </w:r>
      <w:r w:rsidR="009D21E7">
        <w:t xml:space="preserve"> equal to </w:t>
      </w:r>
      <w:r w:rsidR="009D21E7" w:rsidRPr="00C21463">
        <w:t>25th percentile</w:t>
      </w:r>
      <w:r w:rsidRPr="00C21463">
        <w:t>, with the values of the remaining variables set at the average</w:t>
      </w:r>
      <w:r>
        <w:t xml:space="preserve"> </w:t>
      </w:r>
      <w:r w:rsidR="009D21E7">
        <w:t xml:space="preserve">of </w:t>
      </w:r>
      <w:r>
        <w:t>this region</w:t>
      </w:r>
      <w:r w:rsidRPr="00C21463">
        <w:t xml:space="preserve">. The scores generated by the SVM model and the NN model are 1.055 and 1.065, respectively. The second school has the 90th percentile </w:t>
      </w:r>
      <w:r w:rsidR="009D21E7">
        <w:t>of</w:t>
      </w:r>
      <w:r>
        <w:t xml:space="preserve"> </w:t>
      </w:r>
      <w:r w:rsidRPr="00C21463">
        <w:t xml:space="preserve">ESCS, PVMATH </w:t>
      </w:r>
      <w:r>
        <w:t>has</w:t>
      </w:r>
      <w:r w:rsidRPr="00C21463">
        <w:t xml:space="preserve"> the 25th percentile, and the values of the remaining variables </w:t>
      </w:r>
      <w:proofErr w:type="gramStart"/>
      <w:r w:rsidRPr="00C21463">
        <w:t>set</w:t>
      </w:r>
      <w:proofErr w:type="gramEnd"/>
      <w:r w:rsidRPr="00C21463">
        <w:t xml:space="preserve"> at the average. The resulting scores are 1.185 from the SVM </w:t>
      </w:r>
      <w:r w:rsidRPr="00C21463">
        <w:lastRenderedPageBreak/>
        <w:t>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variable in our model, indicating that higher socio-economic status generally correlates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r w:rsidR="001B2E08">
        <w:rPr>
          <w:lang w:val="en-GB"/>
        </w:rPr>
        <w:t xml:space="preserve">students attending </w:t>
      </w:r>
      <w:r w:rsidR="005C1F82" w:rsidRPr="005C1F82">
        <w:rPr>
          <w:lang w:val="en-GB"/>
        </w:rPr>
        <w:t>this school face more challenges in achieving efficiency compared to schools with higher ESCS values.</w:t>
      </w:r>
      <w:r w:rsidR="005C1F82">
        <w:rPr>
          <w:lang w:val="en-GB"/>
        </w:rPr>
        <w:t xml:space="preserve"> </w:t>
      </w:r>
      <w:commentRangeStart w:id="48"/>
      <w:commentRangeStart w:id="49"/>
      <w:r w:rsidR="005C1F82" w:rsidRPr="005C1F82">
        <w:rPr>
          <w:lang w:val="en-GB"/>
        </w:rPr>
        <w:t xml:space="preserve">The second school, with an ESCS in the 90th percentile and PVMATH in the 25th percentile, shows scores of 1.185 from the SVM model and 1.155 from the NN model. </w:t>
      </w:r>
      <w:commentRangeEnd w:id="48"/>
      <w:r w:rsidR="00E77920">
        <w:rPr>
          <w:rStyle w:val="Refdecomentario"/>
        </w:rPr>
        <w:commentReference w:id="48"/>
      </w:r>
      <w:commentRangeEnd w:id="49"/>
      <w:r w:rsidR="000936B1">
        <w:rPr>
          <w:rStyle w:val="Refdecomentario"/>
        </w:rPr>
        <w:commentReference w:id="49"/>
      </w:r>
      <w:r w:rsidR="00E77920">
        <w:rPr>
          <w:lang w:val="en-GB"/>
        </w:rPr>
        <w:t xml:space="preserve">This school is more inefficient because despite students having a high ESCS, this does not materialize in a high score for </w:t>
      </w:r>
      <w:r w:rsidR="005C1F82" w:rsidRPr="005C1F82">
        <w:rPr>
          <w:lang w:val="en-GB"/>
        </w:rPr>
        <w:t>PVMATH</w:t>
      </w:r>
      <w:r w:rsidR="00E77920">
        <w:rPr>
          <w:lang w:val="en-GB"/>
        </w:rPr>
        <w:t xml:space="preserve">. We see that according to the sensitivity analysis, </w:t>
      </w:r>
      <w:r w:rsidR="005C1F82" w:rsidRPr="005C1F82">
        <w:rPr>
          <w:lang w:val="en-GB"/>
        </w:rPr>
        <w:t xml:space="preserve">the high ESCS contributes to higher overall </w:t>
      </w:r>
      <w:r w:rsidR="00E77920">
        <w:rPr>
          <w:lang w:val="en-GB"/>
        </w:rPr>
        <w:t>in</w:t>
      </w:r>
      <w:r w:rsidR="005C1F82" w:rsidRPr="005C1F82">
        <w:rPr>
          <w:lang w:val="en-GB"/>
        </w:rPr>
        <w:t>efficiency scores, demonstrating the significant influence of socio-economic status.</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50"/>
      <w:commentRangeStart w:id="51"/>
      <w:r w:rsidR="005C1F82" w:rsidRPr="005C1F82">
        <w:rPr>
          <w:lang w:val="en-GB"/>
        </w:rPr>
        <w:t xml:space="preserve">The SVM and NN models estimate the scores as 1.125 and 1.115, respectively. This school, with a moderately high ESCS, shows efficiency scores that fall between the first and second schools, </w:t>
      </w:r>
      <w:r w:rsidR="00A1488B">
        <w:rPr>
          <w:lang w:val="en-GB"/>
        </w:rPr>
        <w:t xml:space="preserve">because the output scores are on average (like the first school), </w:t>
      </w:r>
      <w:proofErr w:type="gramStart"/>
      <w:r w:rsidR="00A1488B">
        <w:rPr>
          <w:lang w:val="en-GB"/>
        </w:rPr>
        <w:t>but  the</w:t>
      </w:r>
      <w:proofErr w:type="gramEnd"/>
      <w:r w:rsidR="00A1488B">
        <w:rPr>
          <w:lang w:val="en-GB"/>
        </w:rPr>
        <w:t xml:space="preserve"> socioeconomic status of the students is higher (yet below the 90</w:t>
      </w:r>
      <w:r w:rsidR="00A1488B" w:rsidRPr="008D1DE6">
        <w:rPr>
          <w:vertAlign w:val="superscript"/>
          <w:lang w:val="en-GB"/>
        </w:rPr>
        <w:t>th</w:t>
      </w:r>
      <w:r w:rsidR="00A1488B">
        <w:rPr>
          <w:lang w:val="en-GB"/>
        </w:rPr>
        <w:t xml:space="preserve"> percentile of the second school)</w:t>
      </w:r>
      <w:r w:rsidR="005C1F82" w:rsidRPr="005C1F82">
        <w:rPr>
          <w:lang w:val="en-GB"/>
        </w:rPr>
        <w:t>.</w:t>
      </w:r>
      <w:commentRangeEnd w:id="50"/>
      <w:r w:rsidR="00A1488B">
        <w:rPr>
          <w:rStyle w:val="Refdecomentario"/>
        </w:rPr>
        <w:commentReference w:id="50"/>
      </w:r>
      <w:commentRangeEnd w:id="51"/>
      <w:r w:rsidR="000936B1">
        <w:rPr>
          <w:rStyle w:val="Refdecomentario"/>
        </w:rPr>
        <w:commentReference w:id="51"/>
      </w:r>
      <w:r w:rsidR="005C1F82">
        <w:rPr>
          <w:lang w:val="en-GB"/>
        </w:rPr>
        <w:t xml:space="preserve"> </w:t>
      </w:r>
    </w:p>
    <w:p w14:paraId="78117CF1" w14:textId="3438A41F" w:rsidR="005C1F82" w:rsidRPr="005C1F82" w:rsidRDefault="005C1F82" w:rsidP="005C1F82">
      <w:pPr>
        <w:spacing w:line="360" w:lineRule="auto"/>
        <w:rPr>
          <w:lang w:val="en-GB"/>
        </w:rPr>
      </w:pPr>
      <w:commentRangeStart w:id="52"/>
      <w:commentRangeStart w:id="53"/>
      <w:r>
        <w:rPr>
          <w:lang w:val="en-GB"/>
        </w:rPr>
        <w:t>Overall</w:t>
      </w:r>
      <w:r w:rsidRPr="005C1F82">
        <w:rPr>
          <w:lang w:val="en-GB"/>
        </w:rPr>
        <w:t xml:space="preserve">, these results highlight the pivotal role of socio-economic status in determining school efficiency. </w:t>
      </w:r>
      <w:r w:rsidR="00A1488B">
        <w:rPr>
          <w:lang w:val="en-GB"/>
        </w:rPr>
        <w:t xml:space="preserve">Rather interestingly </w:t>
      </w:r>
      <w:r w:rsidRPr="005C1F82">
        <w:rPr>
          <w:lang w:val="en-GB"/>
        </w:rPr>
        <w:t xml:space="preserve">Schools with higher ESCS values tend to achieve better efficiency scores, even when other variables such as academic performance (PVMATH) are lower. </w:t>
      </w:r>
      <w:commentRangeEnd w:id="52"/>
      <w:r w:rsidR="00A1488B">
        <w:rPr>
          <w:rStyle w:val="Refdecomentario"/>
        </w:rPr>
        <w:commentReference w:id="52"/>
      </w:r>
      <w:commentRangeEnd w:id="53"/>
      <w:r w:rsidR="000936B1">
        <w:rPr>
          <w:rStyle w:val="Refdecomentario"/>
        </w:rPr>
        <w:commentReference w:id="53"/>
      </w: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6EDC905" w:rsidR="00FD29D9" w:rsidRDefault="001B2E08" w:rsidP="00FD29D9">
      <w:pPr>
        <w:spacing w:line="360" w:lineRule="auto"/>
      </w:pPr>
      <w:r>
        <w:t>A</w:t>
      </w:r>
      <w:r w:rsidR="00FD29D9">
        <w:t xml:space="preserve"> growing </w:t>
      </w:r>
      <w:r>
        <w:t xml:space="preserve">literature is </w:t>
      </w:r>
      <w:r w:rsidR="00FD29D9">
        <w:t xml:space="preserve">focusing on the combined use of ML-DEA methodologies to predict organizational efficiency across </w:t>
      </w:r>
      <w:r>
        <w:t>diverse sectors</w:t>
      </w:r>
      <w:r w:rsidR="00FD29D9">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rsidR="00FD29D9">
        <w:t xml:space="preserve"> of </w:t>
      </w:r>
      <w:r>
        <w:t xml:space="preserve">DMUs </w:t>
      </w:r>
      <w:r w:rsidR="00254824">
        <w:t xml:space="preserve">(or even </w:t>
      </w:r>
      <w:r w:rsidR="00254824" w:rsidRPr="00C0518C">
        <w:t>unseen data</w:t>
      </w:r>
      <w:r w:rsidR="00254824">
        <w:t>)</w:t>
      </w:r>
      <w:r w:rsidR="00FD29D9">
        <w:t xml:space="preserve"> but also in refining the evaluation process</w:t>
      </w:r>
      <w:r w:rsidR="00910E20">
        <w:t xml:space="preserve"> of observations</w:t>
      </w:r>
      <w:r w:rsidR="00FD29D9">
        <w:t xml:space="preserve"> by introducing </w:t>
      </w:r>
      <w:r w:rsidR="00B56BF0">
        <w:t>new judgment</w:t>
      </w:r>
      <w:r w:rsidR="00FD29D9">
        <w:t xml:space="preserve"> element</w:t>
      </w:r>
      <w:r w:rsidR="00B56BF0">
        <w:t>s</w:t>
      </w:r>
      <w:r w:rsidR="00FD29D9">
        <w:t xml:space="preserve"> into the nature of traditional DEA </w:t>
      </w:r>
      <w:r w:rsidR="00B56BF0">
        <w:t>assessments</w:t>
      </w:r>
      <w:r w:rsidR="00FD29D9">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 xml:space="preserve">The advantages of our integrated approach extend beyond just analytical improvements. They also offer practical benefits in terms of scalability and adaptability. The model's ability to handle </w:t>
      </w:r>
      <w:r>
        <w:lastRenderedPageBreak/>
        <w:t>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435DD789"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w:t>
      </w:r>
      <w:r w:rsidR="001B2E08">
        <w:t xml:space="preserve">and </w:t>
      </w:r>
      <w:r w:rsidRPr="00DB0612">
        <w:t>offer</w:t>
      </w:r>
      <w:r w:rsidR="001B2E08">
        <w:t>s</w:t>
      </w:r>
      <w:r w:rsidRPr="00DB0612">
        <w:t xml:space="preserve"> a more nuanced understanding and interpretability of the results through variable importance ranking. This synthesis not only enhances traditional DEA by addressing its limitations—such as handling nonlinearity</w:t>
      </w:r>
      <w:r w:rsidR="001B2E08">
        <w:t>,</w:t>
      </w:r>
      <w:r w:rsidRPr="00DB0612">
        <w:t xml:space="preserve"> model overfitting</w:t>
      </w:r>
      <w:r w:rsidR="001B2E08">
        <w:t xml:space="preserve"> and lack of discriminatory power</w:t>
      </w:r>
      <w:r w:rsidRPr="00DB0612">
        <w:t xml:space="preserve">—but also leverages the computational prowess of ML to </w:t>
      </w:r>
      <w:r w:rsidR="00E30A26">
        <w:t xml:space="preserve">cut through </w:t>
      </w:r>
      <w:r w:rsidRPr="00DB0612">
        <w:t xml:space="preserve">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8D1DE6">
        <w:rPr>
          <w:i/>
          <w:iCs/>
        </w:rPr>
        <w:t>Improved Accuracy and Robustness</w:t>
      </w:r>
      <w:r>
        <w:t xml:space="preserve">: The integration of ML algorithms enhances the robustness of the DEA model by enabling it to handle </w:t>
      </w:r>
      <w:r w:rsidR="008C34C6">
        <w:t>n</w:t>
      </w:r>
      <w:r>
        <w:t>oise effectively</w:t>
      </w:r>
      <w:r w:rsidR="000573FD">
        <w:t xml:space="preserve"> through the cross-validation procedure</w:t>
      </w:r>
      <w:r w:rsidR="007A49F6">
        <w:t xml:space="preserve"> that creates folds of the observed data into training and test sets</w:t>
      </w:r>
      <w:r>
        <w:t xml:space="preserve">. </w:t>
      </w:r>
    </w:p>
    <w:p w14:paraId="256F4985" w14:textId="2E7F2CCF" w:rsidR="00EE4803" w:rsidRDefault="00EE4803" w:rsidP="00EE4803">
      <w:pPr>
        <w:spacing w:line="360" w:lineRule="auto"/>
      </w:pPr>
      <w:r>
        <w:t xml:space="preserve">2. </w:t>
      </w:r>
      <w:r w:rsidRPr="008D1DE6">
        <w:rPr>
          <w:i/>
          <w:iCs/>
        </w:rPr>
        <w:t>Enhanced Interpretability</w:t>
      </w:r>
      <w:r>
        <w:t>: By employing explainable AI techniques, particularly the use of counterfactual explanations within the ML-DEA framework, our method not only quantifies efficiency but also explains it</w:t>
      </w:r>
      <w:r w:rsidR="007A49F6">
        <w:t xml:space="preserve">, constituting a valid alternative to second-stage methods that regress efficiency scores on contextual variables.    </w:t>
      </w:r>
    </w:p>
    <w:p w14:paraId="57D6EA5E" w14:textId="5C4104FB" w:rsidR="00EE4803" w:rsidRDefault="00EE4803" w:rsidP="00EE4803">
      <w:pPr>
        <w:spacing w:line="360" w:lineRule="auto"/>
      </w:pPr>
      <w:r>
        <w:t xml:space="preserve">3. </w:t>
      </w:r>
      <w:r w:rsidRPr="008D1DE6">
        <w:rPr>
          <w:i/>
          <w:iCs/>
        </w:rPr>
        <w:t>Flexibility and Customization</w:t>
      </w:r>
      <w:r>
        <w:t xml:space="preserve">: The modular nature of our approach allows for the integration of </w:t>
      </w:r>
      <w:r w:rsidR="009F3205">
        <w:t xml:space="preserve">any classification </w:t>
      </w:r>
      <w:r>
        <w:t>ML technique</w:t>
      </w:r>
      <w:r w:rsidR="007A49F6">
        <w:t xml:space="preserve"> into the algorithm</w:t>
      </w:r>
      <w:r w:rsidR="007A49F6">
        <w:sym w:font="Symbol" w:char="F0BE"/>
      </w:r>
      <w:r w:rsidR="007A49F6">
        <w:t>beyond SVM and NN,</w:t>
      </w:r>
      <w:r>
        <w:t xml:space="preserve"> depending on the specific characteristics of the dataset and analytical needs. This adaptability ensures that the model remains relevant across different applications and evolves alongside advancements in </w:t>
      </w:r>
      <w:r>
        <w:lastRenderedPageBreak/>
        <w:t>machine learning.</w:t>
      </w:r>
      <w:r w:rsidR="007A49F6">
        <w:t xml:space="preserve"> The adoption of other classification methods and number of labels, e.g. graduating inefficiency score into groups, also constitutes a promising venue </w:t>
      </w:r>
      <w:proofErr w:type="gramStart"/>
      <w:r w:rsidR="007A49F6">
        <w:t>of</w:t>
      </w:r>
      <w:proofErr w:type="gramEnd"/>
      <w:r w:rsidR="007A49F6">
        <w:t xml:space="preserve"> future research. </w:t>
      </w:r>
    </w:p>
    <w:p w14:paraId="70FA2DF7" w14:textId="57FA3A57" w:rsidR="00C40EBB" w:rsidRDefault="00C40EBB" w:rsidP="00EE4803">
      <w:pPr>
        <w:spacing w:line="360" w:lineRule="auto"/>
      </w:pPr>
      <w:r w:rsidRPr="00C40EBB">
        <w:t>In conclusion, the new integration of ML with DEA models represent</w:t>
      </w:r>
      <w:r w:rsidR="007A49F6">
        <w:t>s</w:t>
      </w:r>
      <w:r w:rsidRPr="00C40EBB">
        <w:t xml:space="preserve"> a significant advancement in the field of efficiency analysis</w:t>
      </w:r>
      <w:r w:rsidR="007A49F6">
        <w:t xml:space="preserve"> that enhances classical methods</w:t>
      </w:r>
      <w:r w:rsidRPr="00C40EBB">
        <w:t>.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0A87DE1D"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r w:rsidR="00813144">
        <w:t xml:space="preserve">for </w:t>
      </w:r>
      <w:proofErr w:type="gramStart"/>
      <w:r w:rsidR="00813144">
        <w:t>market oriented</w:t>
      </w:r>
      <w:proofErr w:type="gramEnd"/>
      <w:r w:rsidR="00813144">
        <w:t xml:space="preserve"> organizations like firms, environmental</w:t>
      </w:r>
      <w:r>
        <w:t xml:space="preserve"> sustainability</w:t>
      </w:r>
      <w:r w:rsidR="00813144">
        <w:t xml:space="preserve">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w:t>
      </w:r>
      <w:proofErr w:type="gramStart"/>
      <w:r>
        <w:t>an</w:t>
      </w:r>
      <w:proofErr w:type="gramEnd"/>
      <w:r>
        <w:t xml:space="preserve"> </w:t>
      </w:r>
      <w:r w:rsidR="00813144">
        <w:t>central</w:t>
      </w:r>
      <w:r>
        <w:t xml:space="preserve"> tool in strategic planning and resource management, especially in sectors where efficiency gains translate directly into improved outcomes for stakeholders.</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lastRenderedPageBreak/>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proofErr w:type="spellStart"/>
      <w:r w:rsidRPr="00212559">
        <w:rPr>
          <w:b/>
          <w:bCs/>
          <w:lang w:val="es-ES"/>
        </w:rPr>
        <w:lastRenderedPageBreak/>
        <w:t>References</w:t>
      </w:r>
      <w:proofErr w:type="spellEnd"/>
    </w:p>
    <w:p w14:paraId="07D7A1D6" w14:textId="77777777" w:rsidR="00863431" w:rsidRPr="00212559" w:rsidRDefault="00863431"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66842F7" w14:textId="77777777" w:rsidR="00863431" w:rsidRPr="00BA1EC0" w:rsidRDefault="00863431"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18DDEEBA" w14:textId="77777777" w:rsidR="00863431" w:rsidRPr="00212559" w:rsidRDefault="0086343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151C05C1" w14:textId="77777777" w:rsidR="00863431" w:rsidRDefault="00863431" w:rsidP="00D742D6">
      <w:pPr>
        <w:spacing w:line="360" w:lineRule="auto"/>
      </w:pPr>
      <w:r w:rsidRPr="00131537">
        <w:t>Banker, R. D., &amp; Morey, R. C. (1986). Efficiency analysis for exogenously fixed inputs and outputs. Operations Research, 34(4), 513-521.</w:t>
      </w:r>
    </w:p>
    <w:p w14:paraId="6F1568B8" w14:textId="77777777" w:rsidR="00863431" w:rsidRPr="00131537" w:rsidRDefault="0086343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235F501C" w14:textId="77777777" w:rsidR="00863431" w:rsidRDefault="00863431" w:rsidP="006E48EB">
      <w:pPr>
        <w:spacing w:line="360" w:lineRule="auto"/>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1A90FFFE" w14:textId="77777777" w:rsidR="00863431" w:rsidRDefault="00863431" w:rsidP="006E48EB">
      <w:pPr>
        <w:spacing w:line="360" w:lineRule="auto"/>
        <w:rPr>
          <w:lang w:val="en-GB"/>
        </w:rPr>
      </w:pPr>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p>
    <w:p w14:paraId="47B96121" w14:textId="77777777" w:rsidR="00863431" w:rsidRPr="00212559" w:rsidRDefault="0086343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2DD00F1F" w14:textId="77777777" w:rsidR="00863431" w:rsidRPr="00131537" w:rsidRDefault="0086343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21E0F3D4" w14:textId="77777777" w:rsidR="00863431" w:rsidRDefault="00863431" w:rsidP="004D2CDE">
      <w:pPr>
        <w:spacing w:line="360" w:lineRule="auto"/>
      </w:pPr>
      <w:r w:rsidRPr="00131537">
        <w:t xml:space="preserve">Charnes, A., Cooper, W. W., &amp; Rhodes, E. (1978). Measuring the efficiency of </w:t>
      </w:r>
      <w:proofErr w:type="gramStart"/>
      <w:r w:rsidRPr="00131537">
        <w:t>decision making</w:t>
      </w:r>
      <w:proofErr w:type="gramEnd"/>
      <w:r w:rsidRPr="00131537">
        <w:t xml:space="preserve"> units. European Journal of Operational Research, 2(6), 429-444.</w:t>
      </w:r>
    </w:p>
    <w:p w14:paraId="4DF6BE24" w14:textId="77777777" w:rsidR="00863431" w:rsidRPr="00131537" w:rsidRDefault="00863431"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 xml:space="preserve">Journal of </w:t>
      </w:r>
      <w:proofErr w:type="gramStart"/>
      <w:r w:rsidRPr="00DB0FE1">
        <w:rPr>
          <w:i/>
          <w:iCs/>
        </w:rPr>
        <w:t>econometrics</w:t>
      </w:r>
      <w:proofErr w:type="gramEnd"/>
      <w:r w:rsidRPr="00DB0FE1">
        <w:t>, </w:t>
      </w:r>
      <w:r w:rsidRPr="00DB0FE1">
        <w:rPr>
          <w:i/>
          <w:iCs/>
        </w:rPr>
        <w:t>30</w:t>
      </w:r>
      <w:r w:rsidRPr="00DB0FE1">
        <w:t>(1-2), 91-107.</w:t>
      </w:r>
    </w:p>
    <w:p w14:paraId="0DE958C7" w14:textId="77777777" w:rsidR="00863431" w:rsidRDefault="0086343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4BFF7AC5" w14:textId="77777777" w:rsidR="00863431" w:rsidRDefault="00863431" w:rsidP="00607D39">
      <w:pPr>
        <w:spacing w:line="360" w:lineRule="auto"/>
        <w:rPr>
          <w:lang w:val="en-GB"/>
        </w:rPr>
      </w:pPr>
      <w:r w:rsidRPr="00431912">
        <w:rPr>
          <w:lang w:val="en-GB"/>
        </w:rPr>
        <w:lastRenderedPageBreak/>
        <w:t>Cortez, P. (2010). Data mining with neural networks and support vector machines using the R/</w:t>
      </w:r>
      <w:proofErr w:type="spellStart"/>
      <w:r w:rsidRPr="00431912">
        <w:rPr>
          <w:lang w:val="en-GB"/>
        </w:rPr>
        <w:t>rminer</w:t>
      </w:r>
      <w:proofErr w:type="spellEnd"/>
      <w:r w:rsidRPr="00431912">
        <w:rPr>
          <w:lang w:val="en-GB"/>
        </w:rPr>
        <w:t xml:space="preserve"> tool. In </w:t>
      </w:r>
      <w:r w:rsidRPr="00431912">
        <w:rPr>
          <w:i/>
          <w:iCs/>
          <w:lang w:val="en-GB"/>
        </w:rPr>
        <w:t>Industrial conference on data mining</w:t>
      </w:r>
      <w:r w:rsidRPr="00431912">
        <w:rPr>
          <w:lang w:val="en-GB"/>
        </w:rPr>
        <w:t> (pp. 572-583). Berlin, Heidelberg: Springer Berlin Heidelberg.</w:t>
      </w:r>
    </w:p>
    <w:p w14:paraId="2315C56A" w14:textId="77777777" w:rsidR="00863431" w:rsidRPr="00431912" w:rsidRDefault="00863431" w:rsidP="00607D39">
      <w:pPr>
        <w:spacing w:line="360" w:lineRule="auto"/>
        <w:rPr>
          <w:lang w:val="en-GB"/>
        </w:rPr>
      </w:pPr>
      <w:r w:rsidRPr="00863431">
        <w:rPr>
          <w:lang w:val="es-ES"/>
        </w:rPr>
        <w:t xml:space="preserve">Cortez, P., &amp; </w:t>
      </w:r>
      <w:proofErr w:type="spellStart"/>
      <w:r w:rsidRPr="00863431">
        <w:rPr>
          <w:lang w:val="es-ES"/>
        </w:rPr>
        <w:t>Embrechts</w:t>
      </w:r>
      <w:proofErr w:type="spellEnd"/>
      <w:r w:rsidRPr="00863431">
        <w:rPr>
          <w:lang w:val="es-ES"/>
        </w:rPr>
        <w:t xml:space="preserve">, M. J. (2013). </w:t>
      </w:r>
      <w:r w:rsidRPr="00C42E05">
        <w:rPr>
          <w:lang w:val="en-GB"/>
        </w:rPr>
        <w:t>Using sensitivity analysis and visualization techniques to open black box data mining models. Information Sciences, 225, 1-17.</w:t>
      </w:r>
    </w:p>
    <w:p w14:paraId="154331ED" w14:textId="77777777" w:rsidR="00863431" w:rsidRPr="00212559" w:rsidRDefault="00863431" w:rsidP="00E70598">
      <w:pPr>
        <w:spacing w:line="360" w:lineRule="auto"/>
        <w:rPr>
          <w:lang w:val="en-GB"/>
        </w:rPr>
      </w:pPr>
      <w:proofErr w:type="spellStart"/>
      <w:r w:rsidRPr="00212559">
        <w:rPr>
          <w:lang w:val="en-GB"/>
        </w:rPr>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DDF1056" w14:textId="77777777" w:rsidR="00863431" w:rsidRPr="00863431" w:rsidRDefault="00863431" w:rsidP="00E70598">
      <w:pPr>
        <w:spacing w:line="360" w:lineRule="auto"/>
        <w:rPr>
          <w:lang w:val="en-GB"/>
        </w:rPr>
      </w:pPr>
      <w:proofErr w:type="spellStart"/>
      <w:r w:rsidRPr="00212559">
        <w:rPr>
          <w:lang w:val="en-GB"/>
        </w:rPr>
        <w:t>Emrouznejad</w:t>
      </w:r>
      <w:proofErr w:type="spellEnd"/>
      <w:r w:rsidRPr="00212559">
        <w:rPr>
          <w:lang w:val="en-GB"/>
        </w:rPr>
        <w:t xml:space="preserve">, A., &amp; Shale, E. (2009). A combined neural network and DEA for measuring efficiency of </w:t>
      </w:r>
      <w:proofErr w:type="gramStart"/>
      <w:r w:rsidRPr="00212559">
        <w:rPr>
          <w:lang w:val="en-GB"/>
        </w:rPr>
        <w:t>large scale</w:t>
      </w:r>
      <w:proofErr w:type="gramEnd"/>
      <w:r w:rsidRPr="00212559">
        <w:rPr>
          <w:lang w:val="en-GB"/>
        </w:rPr>
        <w:t xml:space="preserve"> datasets. </w:t>
      </w:r>
      <w:r w:rsidRPr="00863431">
        <w:rPr>
          <w:i/>
          <w:iCs/>
          <w:lang w:val="en-GB"/>
        </w:rPr>
        <w:t>Computers &amp; Industrial Engineering</w:t>
      </w:r>
      <w:r w:rsidRPr="00863431">
        <w:rPr>
          <w:lang w:val="en-GB"/>
        </w:rPr>
        <w:t>, </w:t>
      </w:r>
      <w:r w:rsidRPr="00863431">
        <w:rPr>
          <w:i/>
          <w:iCs/>
          <w:lang w:val="en-GB"/>
        </w:rPr>
        <w:t>56</w:t>
      </w:r>
      <w:r w:rsidRPr="00863431">
        <w:rPr>
          <w:lang w:val="en-GB"/>
        </w:rPr>
        <w:t>(1), 249-254.</w:t>
      </w:r>
    </w:p>
    <w:p w14:paraId="018298C6" w14:textId="77777777" w:rsidR="00863431" w:rsidRPr="00131537" w:rsidRDefault="00863431" w:rsidP="006E48EB">
      <w:pPr>
        <w:spacing w:line="360" w:lineRule="auto"/>
      </w:pPr>
      <w:r w:rsidRPr="00863431">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0A2B9C21" w14:textId="77777777" w:rsidR="00863431" w:rsidRDefault="0086343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46115A4F" w14:textId="77777777" w:rsidR="00863431" w:rsidRPr="00212559" w:rsidRDefault="00863431"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22C25025" w14:textId="77777777" w:rsidR="00863431" w:rsidRPr="009D7BB7" w:rsidRDefault="00863431" w:rsidP="008F0011">
      <w:pPr>
        <w:spacing w:line="360" w:lineRule="auto"/>
        <w:rPr>
          <w:lang w:val="en-GB"/>
        </w:rPr>
      </w:pPr>
      <w:r>
        <w:t xml:space="preserve">Goodfellow, I., Bengio, Y., &amp; Courville, A. (2016). Deep Learning. </w:t>
      </w:r>
      <w:r w:rsidRPr="009D7BB7">
        <w:rPr>
          <w:lang w:val="en-GB"/>
        </w:rPr>
        <w:t>MIT Press.</w:t>
      </w:r>
    </w:p>
    <w:p w14:paraId="13896985" w14:textId="77777777" w:rsidR="00863431" w:rsidRPr="00212559" w:rsidRDefault="00863431"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9A1D123" w14:textId="77777777" w:rsidR="00863431" w:rsidRPr="00212559" w:rsidRDefault="00863431"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6FE0D992" w14:textId="77777777" w:rsidR="00863431" w:rsidRDefault="0086343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2007962D" w14:textId="77777777" w:rsidR="00863431" w:rsidRDefault="00863431" w:rsidP="00E70598">
      <w:pPr>
        <w:spacing w:line="360" w:lineRule="auto"/>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5E18F19F" w14:textId="77777777" w:rsidR="00863431" w:rsidRPr="00212559" w:rsidDel="00F43467" w:rsidRDefault="00863431" w:rsidP="00E70598">
      <w:pPr>
        <w:spacing w:line="360" w:lineRule="auto"/>
        <w:rPr>
          <w:lang w:val="en-GB"/>
        </w:rPr>
      </w:pPr>
      <w:r w:rsidRPr="00F43467">
        <w:rPr>
          <w:lang w:val="en-GB"/>
        </w:rPr>
        <w:t xml:space="preserve">Guillen, M. D., Aparicio, J., </w:t>
      </w:r>
      <w:proofErr w:type="spellStart"/>
      <w:r w:rsidRPr="00F43467">
        <w:rPr>
          <w:lang w:val="en-GB"/>
        </w:rPr>
        <w:t>Zofío</w:t>
      </w:r>
      <w:proofErr w:type="spellEnd"/>
      <w:r w:rsidRPr="00F43467">
        <w:rPr>
          <w:lang w:val="en-GB"/>
        </w:rPr>
        <w:t>, J. L., &amp; España, V. J. (2024). Improving the predictive accuracy of production frontier models for efficiency measurement using machine learning: The LSB-MAFS method. Computers &amp; Operations Research, 171, 106793.</w:t>
      </w:r>
    </w:p>
    <w:p w14:paraId="7DFA4038" w14:textId="77777777" w:rsidR="00863431" w:rsidRPr="00B559FA" w:rsidRDefault="00863431"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047E8DEC" w14:textId="77777777" w:rsidR="00863431" w:rsidRDefault="00863431"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061747AB" w14:textId="77777777" w:rsidR="00863431" w:rsidRDefault="0086343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46250FB0" w14:textId="77777777" w:rsidR="00863431" w:rsidRPr="00212559" w:rsidRDefault="00863431"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16D79EFE" w14:textId="77777777" w:rsidR="00863431" w:rsidRPr="009D1A09" w:rsidRDefault="00863431" w:rsidP="00FD2FC1">
      <w:pPr>
        <w:spacing w:line="360" w:lineRule="auto"/>
        <w:rPr>
          <w:lang w:val="en-GB"/>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proofErr w:type="gramStart"/>
      <w:r w:rsidRPr="00B559FA">
        <w:rPr>
          <w:lang w:val="en-GB"/>
        </w:rPr>
        <w:t>kernlab</w:t>
      </w:r>
      <w:proofErr w:type="spellEnd"/>
      <w:proofErr w:type="gramEnd"/>
      <w:r w:rsidRPr="00B559FA">
        <w:rPr>
          <w:lang w:val="en-GB"/>
        </w:rPr>
        <w:t xml:space="preserve">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68FB37C2" w14:textId="77777777" w:rsidR="00863431" w:rsidRDefault="0086343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0897043E" w14:textId="77777777" w:rsidR="00863431" w:rsidRPr="00212559" w:rsidRDefault="0086343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248A6E2E" w14:textId="77777777" w:rsidR="00863431" w:rsidRPr="00212559" w:rsidRDefault="00863431" w:rsidP="00E70598">
      <w:pPr>
        <w:spacing w:line="360" w:lineRule="auto"/>
        <w:rPr>
          <w:lang w:val="en-GB"/>
        </w:rPr>
      </w:pPr>
      <w:r w:rsidRPr="00212559">
        <w:rPr>
          <w:lang w:val="en-GB"/>
        </w:rPr>
        <w:t xml:space="preserve">Kwon, H. B., Lee, J., &amp; Roh,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DB1A244" w14:textId="77777777" w:rsidR="00863431" w:rsidRDefault="00863431" w:rsidP="008F0011">
      <w:pPr>
        <w:spacing w:line="360" w:lineRule="auto"/>
      </w:pPr>
      <w:r w:rsidRPr="00212559">
        <w:rPr>
          <w:lang w:val="en-GB"/>
        </w:rPr>
        <w:t xml:space="preserve">LeCun, Y., Bengio, Y., &amp; Hinton, G. (2015). </w:t>
      </w:r>
      <w:r>
        <w:t>Deep learning. Nature, 521(7553), 436-444.</w:t>
      </w:r>
    </w:p>
    <w:p w14:paraId="52AAF673" w14:textId="77777777" w:rsidR="00863431" w:rsidRPr="00212559" w:rsidRDefault="0086343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03BD7B6A" w14:textId="77777777" w:rsidR="00863431" w:rsidRPr="00212559" w:rsidRDefault="00863431" w:rsidP="00E70598">
      <w:pPr>
        <w:spacing w:line="360" w:lineRule="auto"/>
        <w:rPr>
          <w:lang w:val="en-GB"/>
        </w:rPr>
      </w:pPr>
      <w:r w:rsidRPr="00863431">
        <w:t>Lin, H. T., Lin, C. J., &amp; Weng, R. C. (2007). A note on Platt’s probabilistic outputs for support vector machines. </w:t>
      </w:r>
      <w:r w:rsidRPr="00863431">
        <w:rPr>
          <w:i/>
          <w:iCs/>
        </w:rPr>
        <w:t>Machine learning</w:t>
      </w:r>
      <w:r w:rsidRPr="00863431">
        <w:t>, </w:t>
      </w:r>
      <w:r w:rsidRPr="00863431">
        <w:rPr>
          <w:i/>
          <w:iCs/>
        </w:rPr>
        <w:t>68</w:t>
      </w:r>
      <w:r w:rsidRPr="00863431">
        <w:t>, 267-276.</w:t>
      </w:r>
    </w:p>
    <w:p w14:paraId="173438A0" w14:textId="77777777" w:rsidR="00863431" w:rsidRDefault="0086343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96CFE8F" w14:textId="77777777" w:rsidR="00863431" w:rsidRPr="00212559" w:rsidRDefault="0086343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756E82C5" w14:textId="77777777" w:rsidR="00863431" w:rsidRPr="00212559" w:rsidRDefault="0086343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2B9BC311" w14:textId="77777777" w:rsidR="00863431" w:rsidRPr="00212559" w:rsidRDefault="0086343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19734A0" w14:textId="77777777" w:rsidR="00863431" w:rsidRDefault="00863431"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70CAA29B" w14:textId="77777777" w:rsidR="00863431" w:rsidRPr="009D1A09" w:rsidRDefault="00863431" w:rsidP="004D2CDE">
      <w:pPr>
        <w:spacing w:line="360" w:lineRule="auto"/>
        <w:rPr>
          <w:lang w:val="en-GB"/>
        </w:rPr>
      </w:pPr>
      <w:r w:rsidRPr="009D1A09">
        <w:rPr>
          <w:lang w:val="en-GB"/>
        </w:rPr>
        <w:t xml:space="preserve">Omrani, H., </w:t>
      </w:r>
      <w:proofErr w:type="spellStart"/>
      <w:r w:rsidRPr="009D1A09">
        <w:rPr>
          <w:lang w:val="en-GB"/>
        </w:rPr>
        <w:t>Emrouznejad</w:t>
      </w:r>
      <w:proofErr w:type="spellEnd"/>
      <w:r w:rsidRPr="009D1A09">
        <w:rPr>
          <w:lang w:val="en-GB"/>
        </w:rPr>
        <w:t xml:space="preserve">, A., </w:t>
      </w:r>
      <w:proofErr w:type="spellStart"/>
      <w:r w:rsidRPr="009D1A09">
        <w:rPr>
          <w:lang w:val="en-GB"/>
        </w:rPr>
        <w:t>Teplova</w:t>
      </w:r>
      <w:proofErr w:type="spellEnd"/>
      <w:r w:rsidRPr="009D1A09">
        <w:rPr>
          <w:lang w:val="en-GB"/>
        </w:rPr>
        <w:t>, T., &amp; Amini, M. (2024). Efficiency evaluation of electricity distribution companies: Integrating data envelopment analysis and machine learning for a holistic analysis. Engineering Applications of Artificial Intelligence, 133, 108636.</w:t>
      </w:r>
    </w:p>
    <w:p w14:paraId="28CD1543" w14:textId="77777777" w:rsidR="00863431" w:rsidRPr="00212559" w:rsidRDefault="0086343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5EB5760B" w14:textId="77777777" w:rsidR="00863431" w:rsidRPr="00131537" w:rsidRDefault="0086343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727E6181" w14:textId="77777777" w:rsidR="00863431" w:rsidRDefault="00863431" w:rsidP="006E48EB">
      <w:pPr>
        <w:spacing w:line="360" w:lineRule="auto"/>
        <w:rPr>
          <w:lang w:val="en-GB"/>
        </w:rPr>
      </w:pPr>
      <w:r w:rsidRPr="008D1DE6">
        <w:rPr>
          <w:lang w:val="en-GB"/>
        </w:rPr>
        <w:t xml:space="preserve">Pastor, J. T., Ruiz, J. L., &amp; Sirvent, I. (2002). </w:t>
      </w:r>
      <w:r w:rsidRPr="00C40882">
        <w:rPr>
          <w:lang w:val="en-GB"/>
        </w:rPr>
        <w:t>A statistical test for nested radial DEA models. Operations Research, 50(4), 728-735.</w:t>
      </w:r>
    </w:p>
    <w:p w14:paraId="756F8613" w14:textId="77777777" w:rsidR="00863431" w:rsidRDefault="00863431" w:rsidP="004B29B2">
      <w:pPr>
        <w:spacing w:line="360" w:lineRule="auto"/>
      </w:pPr>
      <w:r w:rsidRPr="001E4271">
        <w:rPr>
          <w:lang w:val="es-ES"/>
          <w:rPrChange w:id="54" w:author="Gonzalez Moyano, Ricardo [2]" w:date="2024-12-16T17:32:00Z" w16du:dateUtc="2024-12-16T16:32:00Z">
            <w:rPr>
              <w:lang w:val="en-GB"/>
            </w:rPr>
          </w:rPrChange>
        </w:rPr>
        <w:t xml:space="preserve">Pastor, J.T., Aparicio, J., </w:t>
      </w:r>
      <w:proofErr w:type="spellStart"/>
      <w:r w:rsidRPr="001E4271">
        <w:rPr>
          <w:lang w:val="es-ES"/>
          <w:rPrChange w:id="55" w:author="Gonzalez Moyano, Ricardo [2]" w:date="2024-12-16T17:32:00Z" w16du:dateUtc="2024-12-16T16:32:00Z">
            <w:rPr>
              <w:lang w:val="en-GB"/>
            </w:rPr>
          </w:rPrChange>
        </w:rPr>
        <w:t>Zofío</w:t>
      </w:r>
      <w:proofErr w:type="spellEnd"/>
      <w:r w:rsidRPr="001E4271">
        <w:rPr>
          <w:lang w:val="es-ES"/>
          <w:rPrChange w:id="56" w:author="Gonzalez Moyano, Ricardo [2]" w:date="2024-12-16T17:32:00Z" w16du:dateUtc="2024-12-16T16:32:00Z">
            <w:rPr>
              <w:lang w:val="en-GB"/>
            </w:rPr>
          </w:rPrChange>
        </w:rPr>
        <w:t xml:space="preserve">, J.L., 2022. </w:t>
      </w:r>
      <w:r w:rsidRPr="00863431">
        <w:rPr>
          <w:i/>
          <w:iCs/>
        </w:rPr>
        <w:t xml:space="preserve">Benchmarking </w:t>
      </w:r>
      <w:r>
        <w:rPr>
          <w:i/>
          <w:iCs/>
        </w:rPr>
        <w:t>E</w:t>
      </w:r>
      <w:r w:rsidRPr="00863431">
        <w:rPr>
          <w:i/>
          <w:iCs/>
        </w:rPr>
        <w:t xml:space="preserve">conomic </w:t>
      </w:r>
      <w:r>
        <w:rPr>
          <w:i/>
          <w:iCs/>
        </w:rPr>
        <w:t>E</w:t>
      </w:r>
      <w:r w:rsidRPr="00863431">
        <w:rPr>
          <w:i/>
          <w:iCs/>
        </w:rPr>
        <w:t>fficiency</w:t>
      </w:r>
      <w:r>
        <w:t xml:space="preserve">: </w:t>
      </w:r>
      <w:r w:rsidRPr="00863431">
        <w:rPr>
          <w:i/>
          <w:iCs/>
        </w:rPr>
        <w:t>Technical and Allocative Fundamentals</w:t>
      </w:r>
      <w:r>
        <w:t xml:space="preserve">. In: International Series </w:t>
      </w:r>
      <w:proofErr w:type="gramStart"/>
      <w:r>
        <w:t>In</w:t>
      </w:r>
      <w:proofErr w:type="gramEnd"/>
      <w:r>
        <w:t xml:space="preserve"> Operations Research &amp; Management Science, ISOR, vol. 315. Springer Verlag.</w:t>
      </w:r>
    </w:p>
    <w:p w14:paraId="52777C9D" w14:textId="77777777" w:rsidR="00863431" w:rsidRDefault="00863431" w:rsidP="006E48EB">
      <w:pPr>
        <w:spacing w:line="360" w:lineRule="auto"/>
        <w:rPr>
          <w:lang w:val="en-GB"/>
        </w:rPr>
      </w:pPr>
      <w:r w:rsidRPr="00863431">
        <w:t>Platt, J. (1999). Probabilistic outputs for support vector machines and comparisons to regularized likelihood methods. </w:t>
      </w:r>
      <w:r w:rsidRPr="00863431">
        <w:rPr>
          <w:i/>
          <w:iCs/>
        </w:rPr>
        <w:t>Advances in large margin classifiers</w:t>
      </w:r>
      <w:r w:rsidRPr="00863431">
        <w:t>, </w:t>
      </w:r>
      <w:r w:rsidRPr="00863431">
        <w:rPr>
          <w:i/>
          <w:iCs/>
        </w:rPr>
        <w:t>10</w:t>
      </w:r>
      <w:r w:rsidRPr="00863431">
        <w:t>(3), 61-74.</w:t>
      </w:r>
    </w:p>
    <w:p w14:paraId="4CF47AA9" w14:textId="77777777" w:rsidR="00863431" w:rsidRDefault="00863431" w:rsidP="006E48EB">
      <w:pPr>
        <w:spacing w:line="360" w:lineRule="auto"/>
        <w:rPr>
          <w:lang w:val="en-GB"/>
        </w:rPr>
      </w:pPr>
      <w:r w:rsidRPr="009252E2">
        <w:rPr>
          <w:lang w:val="en-GB"/>
        </w:rPr>
        <w:t xml:space="preserve">Ruck, D. W., Rogers, S. K., &amp; </w:t>
      </w:r>
      <w:proofErr w:type="spellStart"/>
      <w:r w:rsidRPr="009252E2">
        <w:rPr>
          <w:lang w:val="en-GB"/>
        </w:rPr>
        <w:t>Kabrisky</w:t>
      </w:r>
      <w:proofErr w:type="spellEnd"/>
      <w:r w:rsidRPr="009252E2">
        <w:rPr>
          <w:lang w:val="en-GB"/>
        </w:rPr>
        <w:t>, M. (1990). Feature selection using a multilayer perceptron. Journal of neural network computing, 2(2), 40-48.</w:t>
      </w:r>
    </w:p>
    <w:p w14:paraId="5A128740" w14:textId="77777777" w:rsidR="00863431" w:rsidRDefault="00863431" w:rsidP="00E70598">
      <w:pPr>
        <w:spacing w:line="360" w:lineRule="auto"/>
        <w:rPr>
          <w:lang w:val="en-GB"/>
        </w:rPr>
      </w:pPr>
      <w:r w:rsidRPr="000C52AF">
        <w:rPr>
          <w:lang w:val="en-GB"/>
        </w:rPr>
        <w:t>Simar, L., &amp; Wilson, P. W. (2007). Estimation and inference in two-stage, semi-parametric models of production processes. Journal of econometrics, 136(1), 31-64.</w:t>
      </w:r>
    </w:p>
    <w:p w14:paraId="13DB84A2" w14:textId="77777777" w:rsidR="00863431" w:rsidRPr="00212559" w:rsidRDefault="00863431" w:rsidP="00E70598">
      <w:pPr>
        <w:spacing w:line="360" w:lineRule="auto"/>
        <w:rPr>
          <w:lang w:val="en-GB"/>
        </w:rPr>
      </w:pPr>
      <w:r w:rsidRPr="00212559">
        <w:rPr>
          <w:lang w:val="en-GB"/>
        </w:rPr>
        <w:t xml:space="preserve">Tayal, A., Solanki, A., &amp; Singh, S. P. (2020). Integrated </w:t>
      </w:r>
      <w:proofErr w:type="gramStart"/>
      <w:r w:rsidRPr="00212559">
        <w:rPr>
          <w:lang w:val="en-GB"/>
        </w:rPr>
        <w:t>frame work</w:t>
      </w:r>
      <w:proofErr w:type="gramEnd"/>
      <w:r w:rsidRPr="00212559">
        <w:rPr>
          <w:lang w:val="en-GB"/>
        </w:rPr>
        <w:t xml:space="preserve">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677C0148" w14:textId="77777777" w:rsidR="00863431" w:rsidRDefault="00863431"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1B4A1D78" w14:textId="77777777" w:rsidR="00863431" w:rsidRPr="00E70598" w:rsidRDefault="00863431" w:rsidP="00E70598">
      <w:pPr>
        <w:spacing w:line="360" w:lineRule="auto"/>
        <w:rPr>
          <w:lang w:val="es-ES"/>
        </w:rPr>
      </w:pPr>
      <w:proofErr w:type="spellStart"/>
      <w:r w:rsidRPr="00863431">
        <w:rPr>
          <w:lang w:val="es-ES"/>
        </w:rPr>
        <w:t>Tsionas</w:t>
      </w:r>
      <w:proofErr w:type="spellEnd"/>
      <w:r w:rsidRPr="00863431">
        <w:rPr>
          <w:lang w:val="es-ES"/>
        </w:rPr>
        <w:t xml:space="preserve">, M., </w:t>
      </w:r>
      <w:proofErr w:type="spellStart"/>
      <w:r w:rsidRPr="00863431">
        <w:rPr>
          <w:lang w:val="es-ES"/>
        </w:rPr>
        <w:t>Parmeter</w:t>
      </w:r>
      <w:proofErr w:type="spellEnd"/>
      <w:r w:rsidRPr="00863431">
        <w:rPr>
          <w:lang w:val="es-ES"/>
        </w:rPr>
        <w:t xml:space="preserve">, C. F., &amp; </w:t>
      </w:r>
      <w:proofErr w:type="spellStart"/>
      <w:r w:rsidRPr="00863431">
        <w:rPr>
          <w:lang w:val="es-ES"/>
        </w:rPr>
        <w:t>Zelenyuk</w:t>
      </w:r>
      <w:proofErr w:type="spellEnd"/>
      <w:r w:rsidRPr="00863431">
        <w:rPr>
          <w:lang w:val="es-ES"/>
        </w:rPr>
        <w:t xml:space="preserve">,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0559572B" w14:textId="77777777" w:rsidR="00863431" w:rsidRDefault="00863431" w:rsidP="00E70598">
      <w:pPr>
        <w:spacing w:line="360" w:lineRule="auto"/>
        <w:rPr>
          <w:lang w:val="es-ES"/>
        </w:rPr>
      </w:pPr>
      <w:r w:rsidRPr="00E70598">
        <w:rPr>
          <w:lang w:val="es-ES"/>
        </w:rPr>
        <w:lastRenderedPageBreak/>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4F71C68A" w14:textId="77777777" w:rsidR="00863431" w:rsidRDefault="00863431" w:rsidP="00E70598">
      <w:pPr>
        <w:spacing w:line="360" w:lineRule="auto"/>
        <w:rPr>
          <w:lang w:val="es-ES"/>
        </w:rPr>
      </w:pPr>
      <w:r w:rsidRPr="00E70598">
        <w:rPr>
          <w:lang w:val="es-ES"/>
        </w:rPr>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5ADA85A1" w14:textId="77777777" w:rsidR="00863431" w:rsidRDefault="00863431" w:rsidP="006E48EB">
      <w:pPr>
        <w:spacing w:line="360" w:lineRule="auto"/>
        <w:rPr>
          <w:lang w:val="en-GB"/>
        </w:rPr>
      </w:pPr>
      <w:r w:rsidRPr="00A20995">
        <w:rPr>
          <w:lang w:val="es-ES"/>
        </w:rPr>
        <w:t xml:space="preserve">Valero-Carreras, D., Moragues, R., Aparicio, J., &amp; Guerrero, N. M. (2024). </w:t>
      </w:r>
      <w:r w:rsidRPr="00B60846">
        <w:rPr>
          <w:lang w:val="en-GB"/>
        </w:rPr>
        <w:t xml:space="preserve">Evaluating different methods for ranking inputs in the context of the performance assessment of </w:t>
      </w:r>
      <w:proofErr w:type="gramStart"/>
      <w:r w:rsidRPr="00B60846">
        <w:rPr>
          <w:lang w:val="en-GB"/>
        </w:rPr>
        <w:t>decision making</w:t>
      </w:r>
      <w:proofErr w:type="gramEnd"/>
      <w:r w:rsidRPr="00B60846">
        <w:rPr>
          <w:lang w:val="en-GB"/>
        </w:rPr>
        <w:t xml:space="preserve"> units: A machine learning approach. Computers &amp; Operations Research, 163, 106485.</w:t>
      </w:r>
    </w:p>
    <w:p w14:paraId="0C45681A" w14:textId="77777777" w:rsidR="00863431" w:rsidRDefault="00863431"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5DB77586" w14:textId="77777777" w:rsidR="00863431" w:rsidRPr="009F4648" w:rsidRDefault="00863431"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62248BD7" w14:textId="77777777" w:rsidR="00863431" w:rsidRDefault="0086343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2F15A21B" w14:textId="77777777" w:rsidR="00863431" w:rsidRPr="00BA1EC0" w:rsidRDefault="00863431"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BF8A7F8" w14:textId="77777777" w:rsidR="00863431" w:rsidRDefault="00863431" w:rsidP="004D2CDE">
      <w:pPr>
        <w:spacing w:line="360" w:lineRule="auto"/>
      </w:pPr>
      <w:r w:rsidRPr="00131537">
        <w:t>Zhou, P., Ang, B. W., &amp; Poh, K. L. (2008). A survey of data envelopment analysis in energy and environmental studies. European Journal of Operational Research, 189(1), 1-18</w:t>
      </w:r>
      <w:r>
        <w:t>.</w:t>
      </w:r>
    </w:p>
    <w:p w14:paraId="3D50BDD8" w14:textId="77777777" w:rsidR="00863431" w:rsidRPr="00B760E6" w:rsidRDefault="00863431" w:rsidP="00B760E6">
      <w:pPr>
        <w:spacing w:line="360" w:lineRule="auto"/>
        <w:rPr>
          <w:lang w:val="en-GB"/>
        </w:rPr>
      </w:pPr>
      <w:r w:rsidRPr="007A5973">
        <w:rPr>
          <w:lang w:val="en-GB"/>
        </w:rPr>
        <w:t>Zhu, J. (2022). DEA under big data: Data enabled analytics and network data envelopment analysis. Annals of Operations Research, 309(2), 7</w:t>
      </w:r>
    </w:p>
    <w:p w14:paraId="5D54B41D" w14:textId="1691882A" w:rsidR="003D6266" w:rsidRDefault="00863431" w:rsidP="00E70598">
      <w:pPr>
        <w:spacing w:line="360" w:lineRule="auto"/>
        <w:rPr>
          <w:ins w:id="57" w:author="Gonzalez Moyano, Ricardo" w:date="2024-12-12T13:42:00Z" w16du:dateUtc="2024-12-12T12:42:00Z"/>
          <w:lang w:val="en-GB"/>
        </w:rPr>
      </w:pPr>
      <w:r w:rsidRPr="001E4271">
        <w:rPr>
          <w:lang w:val="en-GB"/>
          <w:rPrChange w:id="58" w:author="Gonzalez Moyano, Ricardo [2]" w:date="2024-12-16T17:33:00Z" w16du:dateUtc="2024-12-16T16:33:00Z">
            <w:rPr>
              <w:lang w:val="es-ES"/>
            </w:rPr>
          </w:rPrChange>
        </w:rPr>
        <w:t xml:space="preserve">Zhu, N., Zhu, C., &amp; </w:t>
      </w:r>
      <w:proofErr w:type="spellStart"/>
      <w:r w:rsidRPr="001E4271">
        <w:rPr>
          <w:lang w:val="en-GB"/>
          <w:rPrChange w:id="59" w:author="Gonzalez Moyano, Ricardo [2]" w:date="2024-12-16T17:33:00Z" w16du:dateUtc="2024-12-16T16:33:00Z">
            <w:rPr>
              <w:lang w:val="es-ES"/>
            </w:rPr>
          </w:rPrChange>
        </w:rPr>
        <w:t>Emrouznejad</w:t>
      </w:r>
      <w:proofErr w:type="spellEnd"/>
      <w:r w:rsidRPr="001E4271">
        <w:rPr>
          <w:lang w:val="en-GB"/>
          <w:rPrChange w:id="60" w:author="Gonzalez Moyano, Ricardo [2]" w:date="2024-12-16T17:33:00Z" w16du:dateUtc="2024-12-16T16:33:00Z">
            <w:rPr>
              <w:lang w:val="es-ES"/>
            </w:rPr>
          </w:rPrChange>
        </w:rPr>
        <w:t xml:space="preserve">, A. (2021). </w:t>
      </w:r>
      <w:r w:rsidRPr="00212559">
        <w:rPr>
          <w:lang w:val="en-GB"/>
        </w:rPr>
        <w:t>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6E04D6C9" w14:textId="3AD4879D" w:rsidR="002175D9" w:rsidRDefault="002175D9" w:rsidP="00E70598">
      <w:pPr>
        <w:spacing w:line="360" w:lineRule="auto"/>
        <w:rPr>
          <w:ins w:id="61" w:author="Gonzalez Moyano, Ricardo" w:date="2024-12-12T13:59:00Z" w16du:dateUtc="2024-12-12T12:59:00Z"/>
          <w:lang w:val="en-GB"/>
        </w:rPr>
      </w:pPr>
      <w:ins w:id="62" w:author="Gonzalez Moyano, Ricardo" w:date="2024-12-12T13:42:00Z" w16du:dateUtc="2024-12-12T12:42:00Z">
        <w:r w:rsidRPr="002175D9">
          <w:rPr>
            <w:lang w:val="en-GB"/>
          </w:rPr>
          <w:t xml:space="preserve">Chawla, N. V., Bowyer, K. W., Hall, L. O., &amp; </w:t>
        </w:r>
        <w:proofErr w:type="spellStart"/>
        <w:r w:rsidRPr="002175D9">
          <w:rPr>
            <w:lang w:val="en-GB"/>
          </w:rPr>
          <w:t>Kegelmeyer</w:t>
        </w:r>
        <w:proofErr w:type="spellEnd"/>
        <w:r w:rsidRPr="002175D9">
          <w:rPr>
            <w:lang w:val="en-GB"/>
          </w:rPr>
          <w:t>, W. P. (2002). SMOTE: synthetic minority over-sampling technique. Journal of artificial intelligence research, 16, 321-357.</w:t>
        </w:r>
      </w:ins>
    </w:p>
    <w:p w14:paraId="34EED79D" w14:textId="0F4D4397" w:rsidR="00FD53E5" w:rsidRDefault="00E968CF" w:rsidP="00E70598">
      <w:pPr>
        <w:spacing w:line="360" w:lineRule="auto"/>
        <w:rPr>
          <w:ins w:id="63" w:author="Gonzalez Moyano, Ricardo" w:date="2024-12-13T10:45:00Z" w16du:dateUtc="2024-12-13T09:45:00Z"/>
          <w:lang w:val="en-GB"/>
        </w:rPr>
      </w:pPr>
      <w:ins w:id="64" w:author="Gonzalez Moyano, Ricardo" w:date="2024-12-12T14:00:00Z" w16du:dateUtc="2024-12-12T13:00:00Z">
        <w:r w:rsidRPr="00E968CF">
          <w:rPr>
            <w:lang w:val="en-GB"/>
          </w:rPr>
          <w:t>Weiss, G. M., &amp; Provost, F. (2003). Learning when training data are costly: The effect of class distribution on tree induction. Journal of artificial intelligence research, 19, 315-354.</w:t>
        </w:r>
      </w:ins>
    </w:p>
    <w:p w14:paraId="61ED04D7" w14:textId="1784029D" w:rsidR="00AD3838" w:rsidRDefault="00AD3838" w:rsidP="00E70598">
      <w:pPr>
        <w:spacing w:line="360" w:lineRule="auto"/>
        <w:rPr>
          <w:ins w:id="65" w:author="Gonzalez Moyano, Ricardo" w:date="2024-12-16T10:35:00Z" w16du:dateUtc="2024-12-16T09:35:00Z"/>
        </w:rPr>
      </w:pPr>
      <w:ins w:id="66" w:author="Gonzalez Moyano, Ricardo" w:date="2024-12-13T10:45:00Z">
        <w:r w:rsidRPr="00AD3838">
          <w:t>Bellman, R. (1966). Dynamic programming. </w:t>
        </w:r>
        <w:r w:rsidRPr="00AD3838">
          <w:rPr>
            <w:i/>
            <w:iCs/>
          </w:rPr>
          <w:t>science</w:t>
        </w:r>
        <w:r w:rsidRPr="00AD3838">
          <w:t>, </w:t>
        </w:r>
        <w:r w:rsidRPr="00AD3838">
          <w:rPr>
            <w:i/>
            <w:iCs/>
          </w:rPr>
          <w:t>153</w:t>
        </w:r>
        <w:r w:rsidRPr="00AD3838">
          <w:t>(3731), 34-37.</w:t>
        </w:r>
      </w:ins>
    </w:p>
    <w:p w14:paraId="40FF78C5" w14:textId="3A4E130C" w:rsidR="0080295F" w:rsidRDefault="0080295F" w:rsidP="00E70598">
      <w:pPr>
        <w:spacing w:line="360" w:lineRule="auto"/>
        <w:rPr>
          <w:ins w:id="67" w:author="Gonzalez Moyano, Ricardo" w:date="2024-12-16T10:36:00Z" w16du:dateUtc="2024-12-16T09:36:00Z"/>
          <w:lang w:val="en-GB"/>
        </w:rPr>
      </w:pPr>
      <w:ins w:id="68" w:author="Gonzalez Moyano, Ricardo" w:date="2024-12-16T10:35:00Z" w16du:dateUtc="2024-12-16T09:35:00Z">
        <w:r w:rsidRPr="0080295F">
          <w:rPr>
            <w:lang w:val="en-GB"/>
          </w:rPr>
          <w:t>Tickle, A. B., Andrews, R., Golea, M., &amp; Diederich, J. (1998). The truth will come to light: Directions and challenges in extracting the knowledge embedded within trained artificial neural networks. IEEE Transactions on Neural Networks, 9(6), 1057-1068.</w:t>
        </w:r>
      </w:ins>
    </w:p>
    <w:p w14:paraId="59F9DCF0" w14:textId="2B577F35" w:rsidR="002D1B73" w:rsidRDefault="002D1B73" w:rsidP="00E70598">
      <w:pPr>
        <w:spacing w:line="360" w:lineRule="auto"/>
        <w:rPr>
          <w:ins w:id="69" w:author="Gonzalez Moyano, Ricardo" w:date="2024-12-16T10:38:00Z" w16du:dateUtc="2024-12-16T09:38:00Z"/>
        </w:rPr>
      </w:pPr>
      <w:ins w:id="70" w:author="Gonzalez Moyano, Ricardo" w:date="2024-12-16T10:36:00Z">
        <w:r w:rsidRPr="002D1B73">
          <w:lastRenderedPageBreak/>
          <w:t>Fogel, D. B., &amp; Robinson, C. J. (2003). Techniques for extracting classification and regression rules from artificial neural networks.</w:t>
        </w:r>
      </w:ins>
    </w:p>
    <w:p w14:paraId="55F571FB" w14:textId="67676BE4" w:rsidR="000A6A99" w:rsidRDefault="000A6A99" w:rsidP="00E70598">
      <w:pPr>
        <w:spacing w:line="360" w:lineRule="auto"/>
        <w:rPr>
          <w:ins w:id="71" w:author="Gonzalez Moyano, Ricardo" w:date="2024-12-16T11:37:00Z" w16du:dateUtc="2024-12-16T10:37:00Z"/>
        </w:rPr>
      </w:pPr>
      <w:ins w:id="72" w:author="Gonzalez Moyano, Ricardo" w:date="2024-12-16T10:38:00Z">
        <w:r w:rsidRPr="001E4271">
          <w:rPr>
            <w:lang w:val="es-ES"/>
            <w:rPrChange w:id="73" w:author="Gonzalez Moyano, Ricardo [2]" w:date="2024-12-16T17:32:00Z" w16du:dateUtc="2024-12-16T16:32:00Z">
              <w:rPr/>
            </w:rPrChange>
          </w:rPr>
          <w:t xml:space="preserve">Martens, D., </w:t>
        </w:r>
        <w:proofErr w:type="spellStart"/>
        <w:r w:rsidRPr="001E4271">
          <w:rPr>
            <w:lang w:val="es-ES"/>
            <w:rPrChange w:id="74" w:author="Gonzalez Moyano, Ricardo [2]" w:date="2024-12-16T17:32:00Z" w16du:dateUtc="2024-12-16T16:32:00Z">
              <w:rPr/>
            </w:rPrChange>
          </w:rPr>
          <w:t>Baesens</w:t>
        </w:r>
        <w:proofErr w:type="spellEnd"/>
        <w:r w:rsidRPr="001E4271">
          <w:rPr>
            <w:lang w:val="es-ES"/>
            <w:rPrChange w:id="75" w:author="Gonzalez Moyano, Ricardo [2]" w:date="2024-12-16T17:32:00Z" w16du:dateUtc="2024-12-16T16:32:00Z">
              <w:rPr/>
            </w:rPrChange>
          </w:rPr>
          <w:t xml:space="preserve">, B., Van </w:t>
        </w:r>
        <w:proofErr w:type="spellStart"/>
        <w:r w:rsidRPr="001E4271">
          <w:rPr>
            <w:lang w:val="es-ES"/>
            <w:rPrChange w:id="76" w:author="Gonzalez Moyano, Ricardo [2]" w:date="2024-12-16T17:32:00Z" w16du:dateUtc="2024-12-16T16:32:00Z">
              <w:rPr/>
            </w:rPrChange>
          </w:rPr>
          <w:t>Gestel</w:t>
        </w:r>
        <w:proofErr w:type="spellEnd"/>
        <w:r w:rsidRPr="001E4271">
          <w:rPr>
            <w:lang w:val="es-ES"/>
            <w:rPrChange w:id="77" w:author="Gonzalez Moyano, Ricardo [2]" w:date="2024-12-16T17:32:00Z" w16du:dateUtc="2024-12-16T16:32:00Z">
              <w:rPr/>
            </w:rPrChange>
          </w:rPr>
          <w:t xml:space="preserve">, T., &amp; </w:t>
        </w:r>
        <w:proofErr w:type="spellStart"/>
        <w:r w:rsidRPr="001E4271">
          <w:rPr>
            <w:lang w:val="es-ES"/>
            <w:rPrChange w:id="78" w:author="Gonzalez Moyano, Ricardo [2]" w:date="2024-12-16T17:32:00Z" w16du:dateUtc="2024-12-16T16:32:00Z">
              <w:rPr/>
            </w:rPrChange>
          </w:rPr>
          <w:t>Vanthienen</w:t>
        </w:r>
        <w:proofErr w:type="spellEnd"/>
        <w:r w:rsidRPr="001E4271">
          <w:rPr>
            <w:lang w:val="es-ES"/>
            <w:rPrChange w:id="79" w:author="Gonzalez Moyano, Ricardo [2]" w:date="2024-12-16T17:32:00Z" w16du:dateUtc="2024-12-16T16:32:00Z">
              <w:rPr/>
            </w:rPrChange>
          </w:rPr>
          <w:t xml:space="preserve">, J. (2007). </w:t>
        </w:r>
        <w:r w:rsidRPr="000A6A99">
          <w:t>Comprehensible credit scoring models using rule extraction from support vector machines. </w:t>
        </w:r>
        <w:r w:rsidRPr="000A6A99">
          <w:rPr>
            <w:i/>
            <w:iCs/>
          </w:rPr>
          <w:t>European journal of operational research</w:t>
        </w:r>
        <w:r w:rsidRPr="000A6A99">
          <w:t>, </w:t>
        </w:r>
        <w:r w:rsidRPr="000A6A99">
          <w:rPr>
            <w:i/>
            <w:iCs/>
          </w:rPr>
          <w:t>183</w:t>
        </w:r>
        <w:r w:rsidRPr="000A6A99">
          <w:t>(3), 1466-1476.</w:t>
        </w:r>
      </w:ins>
    </w:p>
    <w:p w14:paraId="3F363CE4" w14:textId="07F7AFE4" w:rsidR="00701DCC" w:rsidRDefault="00701DCC" w:rsidP="00E70598">
      <w:pPr>
        <w:spacing w:line="360" w:lineRule="auto"/>
        <w:rPr>
          <w:ins w:id="80" w:author="Gonzalez Moyano, Ricardo" w:date="2024-12-16T11:38:00Z" w16du:dateUtc="2024-12-16T10:38:00Z"/>
        </w:rPr>
      </w:pPr>
      <w:ins w:id="81" w:author="Gonzalez Moyano, Ricardo" w:date="2024-12-16T11:37:00Z">
        <w:r w:rsidRPr="00701DCC">
          <w:t>Craven, M. W., &amp; Shavlik, J. W. (1992). Visualizing learning and computation in artificial neural networks. </w:t>
        </w:r>
        <w:r w:rsidRPr="00701DCC">
          <w:rPr>
            <w:i/>
            <w:iCs/>
          </w:rPr>
          <w:t>International journal on artificial intelligence tools</w:t>
        </w:r>
        <w:r w:rsidRPr="00701DCC">
          <w:t>, </w:t>
        </w:r>
        <w:r w:rsidRPr="00701DCC">
          <w:rPr>
            <w:i/>
            <w:iCs/>
          </w:rPr>
          <w:t>1</w:t>
        </w:r>
        <w:r w:rsidRPr="00701DCC">
          <w:t>(03), 399-425.</w:t>
        </w:r>
      </w:ins>
    </w:p>
    <w:p w14:paraId="4BEECB76" w14:textId="127DA56C" w:rsidR="00101EFF" w:rsidRDefault="00101EFF" w:rsidP="00E70598">
      <w:pPr>
        <w:spacing w:line="360" w:lineRule="auto"/>
        <w:rPr>
          <w:ins w:id="82" w:author="Gonzalez Moyano, Ricardo" w:date="2024-12-16T11:38:00Z" w16du:dateUtc="2024-12-16T10:38:00Z"/>
        </w:rPr>
      </w:pPr>
      <w:ins w:id="83" w:author="Gonzalez Moyano, Ricardo" w:date="2024-12-16T11:38:00Z">
        <w:r w:rsidRPr="00101EFF">
          <w:t>Tzeng, F. Y., &amp; Ma, K. L. (2005). </w:t>
        </w:r>
        <w:r w:rsidRPr="00101EFF">
          <w:rPr>
            <w:i/>
            <w:iCs/>
          </w:rPr>
          <w:t>Opening the black box-data driven visualization of neural networks</w:t>
        </w:r>
        <w:r w:rsidRPr="00101EFF">
          <w:t> (pp. 383-390). IEEE.</w:t>
        </w:r>
      </w:ins>
    </w:p>
    <w:p w14:paraId="1389F4FC" w14:textId="23EED64C" w:rsidR="0064309E" w:rsidRDefault="0064309E" w:rsidP="00E70598">
      <w:pPr>
        <w:spacing w:line="360" w:lineRule="auto"/>
        <w:rPr>
          <w:ins w:id="84" w:author="Gonzalez Moyano, Ricardo" w:date="2024-12-16T11:54:00Z" w16du:dateUtc="2024-12-16T10:54:00Z"/>
        </w:rPr>
      </w:pPr>
      <w:ins w:id="85" w:author="Gonzalez Moyano, Ricardo" w:date="2024-12-16T11:38:00Z">
        <w:r w:rsidRPr="0064309E">
          <w:t>Cho, B. H., Yu, H., Lee, J., Chee, Y. J., Kim, I. Y., &amp; Kim, S. I. (2008). Nonlinear support vector machine visualization for risk factor analysis using nomograms and localized radial basis function kernels. </w:t>
        </w:r>
        <w:r w:rsidRPr="0064309E">
          <w:rPr>
            <w:i/>
            <w:iCs/>
          </w:rPr>
          <w:t>IEEE Transactions on Information Technology in Biomedicine</w:t>
        </w:r>
        <w:r w:rsidRPr="0064309E">
          <w:t>, </w:t>
        </w:r>
        <w:r w:rsidRPr="0064309E">
          <w:rPr>
            <w:i/>
            <w:iCs/>
          </w:rPr>
          <w:t>12</w:t>
        </w:r>
        <w:r w:rsidRPr="0064309E">
          <w:t>(2), 247-256.</w:t>
        </w:r>
      </w:ins>
    </w:p>
    <w:p w14:paraId="4439D0F1" w14:textId="4B384543" w:rsidR="00B119D5" w:rsidRDefault="00B119D5" w:rsidP="00E70598">
      <w:pPr>
        <w:spacing w:line="360" w:lineRule="auto"/>
        <w:rPr>
          <w:ins w:id="86" w:author="Gonzalez Moyano, Ricardo" w:date="2024-12-16T11:55:00Z" w16du:dateUtc="2024-12-16T10:55:00Z"/>
        </w:rPr>
      </w:pPr>
      <w:ins w:id="87" w:author="Gonzalez Moyano, Ricardo" w:date="2024-12-16T11:54:00Z">
        <w:r w:rsidRPr="00B119D5">
          <w:t>Lundberg, S. (2017). A unified approach to interpreting model predictions. </w:t>
        </w:r>
        <w:proofErr w:type="spellStart"/>
        <w:r w:rsidRPr="00B119D5">
          <w:rPr>
            <w:i/>
            <w:iCs/>
          </w:rPr>
          <w:t>arXiv</w:t>
        </w:r>
        <w:proofErr w:type="spellEnd"/>
        <w:r w:rsidRPr="00B119D5">
          <w:rPr>
            <w:i/>
            <w:iCs/>
          </w:rPr>
          <w:t xml:space="preserve"> preprint arXiv:1705.07874</w:t>
        </w:r>
        <w:r w:rsidRPr="00B119D5">
          <w:t>.</w:t>
        </w:r>
      </w:ins>
    </w:p>
    <w:p w14:paraId="500D2933" w14:textId="6474FDBA" w:rsidR="00A45C20" w:rsidRDefault="00A45C20" w:rsidP="00E70598">
      <w:pPr>
        <w:spacing w:line="360" w:lineRule="auto"/>
        <w:rPr>
          <w:lang w:val="en-GB"/>
        </w:rPr>
      </w:pPr>
      <w:ins w:id="88" w:author="Gonzalez Moyano, Ricardo" w:date="2024-12-16T11:55:00Z">
        <w:r w:rsidRPr="00A45C20">
          <w:t xml:space="preserve">Ribeiro, M. T., Singh, S., &amp; </w:t>
        </w:r>
        <w:proofErr w:type="spellStart"/>
        <w:r w:rsidRPr="00A45C20">
          <w:t>Guestrin</w:t>
        </w:r>
        <w:proofErr w:type="spellEnd"/>
        <w:r w:rsidRPr="00A45C20">
          <w:t xml:space="preserve">, C. (2016, August). " Why </w:t>
        </w:r>
        <w:proofErr w:type="gramStart"/>
        <w:r w:rsidRPr="00A45C20">
          <w:t xml:space="preserve">should </w:t>
        </w:r>
        <w:proofErr w:type="spellStart"/>
        <w:r w:rsidRPr="00A45C20">
          <w:t>i</w:t>
        </w:r>
        <w:proofErr w:type="spellEnd"/>
        <w:proofErr w:type="gramEnd"/>
        <w:r w:rsidRPr="00A45C20">
          <w:t xml:space="preserve"> trust you?" Explaining the predictions of any classifier. In </w:t>
        </w:r>
        <w:r w:rsidRPr="00A45C20">
          <w:rPr>
            <w:i/>
            <w:iCs/>
          </w:rPr>
          <w:t>Proceedings of the 22nd ACM SIGKDD international conference on knowledge discovery and data mining</w:t>
        </w:r>
        <w:r w:rsidRPr="00A45C20">
          <w:t> (</w:t>
        </w:r>
        <w:proofErr w:type="gramStart"/>
        <w:r w:rsidRPr="00A45C20">
          <w:t>pp</w:t>
        </w:r>
        <w:proofErr w:type="gramEnd"/>
        <w:r w:rsidRPr="00A45C20">
          <w:t>. 1135-1144).</w:t>
        </w:r>
      </w:ins>
    </w:p>
    <w:sectPr w:rsidR="00A45C20"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2"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3"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1" w:history="1">
        <w:r w:rsidRPr="00D87876">
          <w:rPr>
            <w:rStyle w:val="Hipervnculo"/>
            <w:highlight w:val="white"/>
          </w:rPr>
          <w:t>The estimation of productive efficiency through machine learning techniques: efficiency analysis trees</w:t>
        </w:r>
      </w:hyperlink>
    </w:p>
  </w:comment>
  <w:comment w:id="4"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2"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5"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3"/>
                    <a:stretch>
                      <a:fillRect/>
                    </a:stretch>
                  </pic:blipFill>
                  <pic:spPr>
                    <a:xfrm>
                      <a:off x="0" y="0"/>
                      <a:ext cx="2560099" cy="1123505"/>
                    </a:xfrm>
                    <a:prstGeom prst="rect">
                      <a:avLst/>
                    </a:prstGeom>
                  </pic:spPr>
                </pic:pic>
              </a:graphicData>
            </a:graphic>
          </wp:inline>
        </w:drawing>
      </w:r>
    </w:p>
  </w:comment>
  <w:comment w:id="6"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7"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11"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13"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15"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16"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17"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18"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19"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20"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21"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22"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24"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25" w:author="Jose Luis Zofio Prieto" w:date="2024-09-03T16:04:00Z" w:initials="JLZP">
    <w:p w14:paraId="42CFA42F" w14:textId="00A5AE78" w:rsidR="00117262" w:rsidRDefault="00117262">
      <w:pPr>
        <w:pStyle w:val="Textocomentario"/>
      </w:pPr>
      <w:r>
        <w:rPr>
          <w:rStyle w:val="Refdecomentario"/>
        </w:rPr>
        <w:annotationRef/>
      </w:r>
      <w:r>
        <w:t>?</w:t>
      </w:r>
    </w:p>
  </w:comment>
  <w:comment w:id="26"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27"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28"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29"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30"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31"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32"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33"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34"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35"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36" w:author="Jose Luis Zofio Prieto" w:date="2024-09-03T17:57:00Z" w:initials="JLZP">
    <w:p w14:paraId="40894345" w14:textId="356BB6C7"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37"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39" w:author="Gonzalez Moyano, Ricardo" w:date="2024-09-19T14:15:00Z" w:initials="RG">
    <w:p w14:paraId="700D8528" w14:textId="77777777" w:rsidR="00FE02B8" w:rsidRDefault="00FE02B8" w:rsidP="00FE02B8">
      <w:pPr>
        <w:pStyle w:val="Textocomentario"/>
        <w:jc w:val="left"/>
      </w:pPr>
      <w:r>
        <w:rPr>
          <w:rStyle w:val="Refdecomentario"/>
        </w:rPr>
        <w:annotationRef/>
      </w:r>
      <w:r>
        <w:t>Hay que actualizar la tabla a los 40</w:t>
      </w:r>
    </w:p>
  </w:comment>
  <w:comment w:id="46" w:author="Jose Luis Zofio Prieto" w:date="2024-09-03T18:03:00Z" w:initials="JLZP">
    <w:p w14:paraId="5D229351" w14:textId="75DD2E38"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47"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48"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49"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50"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51"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52"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53"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56901A07" w15:done="1"/>
  <w15:commentEx w15:paraId="4B76CF48" w15:done="0"/>
  <w15:commentEx w15:paraId="2BDBB4E0" w15:paraIdParent="4B76CF48" w15:done="0"/>
  <w15:commentEx w15:paraId="0809CBE7" w15:done="0"/>
  <w15:commentEx w15:paraId="105E06A7" w15:paraIdParent="0809CBE7" w15:done="0"/>
  <w15:commentEx w15:paraId="5042E882" w15:done="1"/>
  <w15:commentEx w15:paraId="3DCA7045" w15:done="0"/>
  <w15:commentEx w15:paraId="0A14F4EC" w15:paraIdParent="3DCA7045" w15:done="0"/>
  <w15:commentEx w15:paraId="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700D8528" w15:done="0"/>
  <w15:commentEx w15:paraId="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A7C86FB" w16cex:dateUtc="2024-08-30T15:59: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0DE5F557" w16cex:dateUtc="2024-09-19T12:15:00Z"/>
  <w16cex:commentExtensible w16cex:durableId="2A81CDEB" w16cex:dateUtc="2024-09-03T16:03: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56901A07" w16cid:durableId="2A7C86FB"/>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700D8528" w16cid:durableId="0DE5F557"/>
  <w16cid:commentId w16cid:paraId="5D229351" w16cid:durableId="2A81CDEB"/>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6803B" w14:textId="77777777" w:rsidR="0014583A" w:rsidRDefault="0014583A" w:rsidP="00CF3C28">
      <w:pPr>
        <w:spacing w:after="0" w:line="240" w:lineRule="auto"/>
      </w:pPr>
      <w:r>
        <w:separator/>
      </w:r>
    </w:p>
  </w:endnote>
  <w:endnote w:type="continuationSeparator" w:id="0">
    <w:p w14:paraId="1B0E3A1C" w14:textId="77777777" w:rsidR="0014583A" w:rsidRDefault="0014583A" w:rsidP="00CF3C28">
      <w:pPr>
        <w:spacing w:after="0" w:line="240" w:lineRule="auto"/>
      </w:pPr>
      <w:r>
        <w:continuationSeparator/>
      </w:r>
    </w:p>
  </w:endnote>
  <w:endnote w:type="continuationNotice" w:id="1">
    <w:p w14:paraId="76C03E6D" w14:textId="77777777" w:rsidR="0014583A" w:rsidRDefault="001458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F95BD2" w14:textId="77777777" w:rsidR="0014583A" w:rsidRDefault="0014583A" w:rsidP="00CF3C28">
      <w:pPr>
        <w:spacing w:after="0" w:line="240" w:lineRule="auto"/>
      </w:pPr>
      <w:r>
        <w:separator/>
      </w:r>
    </w:p>
  </w:footnote>
  <w:footnote w:type="continuationSeparator" w:id="0">
    <w:p w14:paraId="0E17B515" w14:textId="77777777" w:rsidR="0014583A" w:rsidRDefault="0014583A" w:rsidP="00CF3C28">
      <w:pPr>
        <w:spacing w:after="0" w:line="240" w:lineRule="auto"/>
      </w:pPr>
      <w:r>
        <w:continuationSeparator/>
      </w:r>
    </w:p>
  </w:footnote>
  <w:footnote w:type="continuationNotice" w:id="1">
    <w:p w14:paraId="65105D72" w14:textId="77777777" w:rsidR="0014583A" w:rsidRDefault="0014583A">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00B42D88" w:rsidR="00117262" w:rsidRPr="00C504D6" w:rsidRDefault="00117262">
      <w:pPr>
        <w:pStyle w:val="Textonotapie"/>
        <w:rPr>
          <w:lang w:val="en-GB"/>
        </w:rPr>
      </w:pPr>
      <w:r>
        <w:rPr>
          <w:rStyle w:val="Refdenotaalpie"/>
        </w:rPr>
        <w:footnoteRef/>
      </w:r>
      <w:r>
        <w:t xml:space="preserve"> We consider the radially oriented output measure (</w:t>
      </w:r>
      <w:hyperlink w:anchor="eq_3" w:history="1">
        <w:r w:rsidRPr="00512F88">
          <w:rPr>
            <w:rStyle w:val="Hipervnculo"/>
          </w:rPr>
          <w:t>3</w:t>
        </w:r>
      </w:hyperlink>
      <w:r>
        <w:t xml:space="preserve">) for simplicity, but other ‘graph’ measures accounting for both inputs and outputs like the directional distance function or hyperbolic function could be considered.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se Luis Zofio Prieto">
    <w15:presenceInfo w15:providerId="None" w15:userId="Jose Luis Zofio Prieto"/>
  </w15:person>
  <w15:person w15:author="Gonzalez Moyano, Ricardo">
    <w15:presenceInfo w15:providerId="AD" w15:userId="S::ricardo.gonzalezm@miumh.umh.es::5b44e8b1-3a70-41c8-8d8a-36b87a296b66"/>
  </w15:person>
  <w15:person w15:author="Gonzalez Moyano, Ricardo [2]">
    <w15:presenceInfo w15:providerId="AD" w15:userId="S::ricardo.gonzalez01@miumh.umh.es::fd4e5627-4397-4deb-b8b1-f0714389fd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0B0E"/>
    <w:rsid w:val="0001153A"/>
    <w:rsid w:val="00011B14"/>
    <w:rsid w:val="00011D7D"/>
    <w:rsid w:val="0001309D"/>
    <w:rsid w:val="000137B0"/>
    <w:rsid w:val="000139FD"/>
    <w:rsid w:val="0001556F"/>
    <w:rsid w:val="00015D09"/>
    <w:rsid w:val="000161B8"/>
    <w:rsid w:val="000164D9"/>
    <w:rsid w:val="00016913"/>
    <w:rsid w:val="00016E7E"/>
    <w:rsid w:val="000177BD"/>
    <w:rsid w:val="00017D76"/>
    <w:rsid w:val="00020059"/>
    <w:rsid w:val="00021B9B"/>
    <w:rsid w:val="00021C80"/>
    <w:rsid w:val="000240F8"/>
    <w:rsid w:val="00024B59"/>
    <w:rsid w:val="000253C4"/>
    <w:rsid w:val="000265AB"/>
    <w:rsid w:val="00027179"/>
    <w:rsid w:val="000304B3"/>
    <w:rsid w:val="00030FB4"/>
    <w:rsid w:val="00032C70"/>
    <w:rsid w:val="00033885"/>
    <w:rsid w:val="00033A35"/>
    <w:rsid w:val="00034D56"/>
    <w:rsid w:val="00035A1E"/>
    <w:rsid w:val="00035FF8"/>
    <w:rsid w:val="00036224"/>
    <w:rsid w:val="00040F91"/>
    <w:rsid w:val="00042362"/>
    <w:rsid w:val="00042906"/>
    <w:rsid w:val="00042FA1"/>
    <w:rsid w:val="000433D1"/>
    <w:rsid w:val="00043BFA"/>
    <w:rsid w:val="00043E3D"/>
    <w:rsid w:val="00044655"/>
    <w:rsid w:val="00044945"/>
    <w:rsid w:val="0004551A"/>
    <w:rsid w:val="00045757"/>
    <w:rsid w:val="00046F56"/>
    <w:rsid w:val="000472E1"/>
    <w:rsid w:val="000474DB"/>
    <w:rsid w:val="00047572"/>
    <w:rsid w:val="0005002E"/>
    <w:rsid w:val="000519A3"/>
    <w:rsid w:val="00051B56"/>
    <w:rsid w:val="00053ACF"/>
    <w:rsid w:val="00054483"/>
    <w:rsid w:val="00055434"/>
    <w:rsid w:val="00055981"/>
    <w:rsid w:val="00056474"/>
    <w:rsid w:val="00056E46"/>
    <w:rsid w:val="000570AC"/>
    <w:rsid w:val="000573FD"/>
    <w:rsid w:val="00060234"/>
    <w:rsid w:val="000606ED"/>
    <w:rsid w:val="0006071D"/>
    <w:rsid w:val="00060869"/>
    <w:rsid w:val="00061B65"/>
    <w:rsid w:val="00062186"/>
    <w:rsid w:val="00062548"/>
    <w:rsid w:val="000633CE"/>
    <w:rsid w:val="00063E95"/>
    <w:rsid w:val="00064E12"/>
    <w:rsid w:val="00066618"/>
    <w:rsid w:val="00067094"/>
    <w:rsid w:val="000674B0"/>
    <w:rsid w:val="00071EF2"/>
    <w:rsid w:val="00072CE3"/>
    <w:rsid w:val="00072FA3"/>
    <w:rsid w:val="000730AA"/>
    <w:rsid w:val="00073340"/>
    <w:rsid w:val="00073966"/>
    <w:rsid w:val="00073F66"/>
    <w:rsid w:val="00074044"/>
    <w:rsid w:val="00074F9B"/>
    <w:rsid w:val="0007563F"/>
    <w:rsid w:val="00076905"/>
    <w:rsid w:val="00076F46"/>
    <w:rsid w:val="0007772D"/>
    <w:rsid w:val="000811BD"/>
    <w:rsid w:val="000829B4"/>
    <w:rsid w:val="000832A9"/>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9769C"/>
    <w:rsid w:val="000A1A7B"/>
    <w:rsid w:val="000A328D"/>
    <w:rsid w:val="000A387C"/>
    <w:rsid w:val="000A60B1"/>
    <w:rsid w:val="000A61A5"/>
    <w:rsid w:val="000A6463"/>
    <w:rsid w:val="000A6A99"/>
    <w:rsid w:val="000A78CB"/>
    <w:rsid w:val="000A7A7F"/>
    <w:rsid w:val="000A7F0A"/>
    <w:rsid w:val="000B05FB"/>
    <w:rsid w:val="000B1A82"/>
    <w:rsid w:val="000B26A3"/>
    <w:rsid w:val="000B26FF"/>
    <w:rsid w:val="000B27D8"/>
    <w:rsid w:val="000B352F"/>
    <w:rsid w:val="000B3F38"/>
    <w:rsid w:val="000B4B32"/>
    <w:rsid w:val="000B5745"/>
    <w:rsid w:val="000B68C1"/>
    <w:rsid w:val="000B6E35"/>
    <w:rsid w:val="000B74C8"/>
    <w:rsid w:val="000C0BE6"/>
    <w:rsid w:val="000C1305"/>
    <w:rsid w:val="000C17DF"/>
    <w:rsid w:val="000C2F8C"/>
    <w:rsid w:val="000C33E8"/>
    <w:rsid w:val="000C4527"/>
    <w:rsid w:val="000C52AF"/>
    <w:rsid w:val="000C56E6"/>
    <w:rsid w:val="000C5BA3"/>
    <w:rsid w:val="000C5BC7"/>
    <w:rsid w:val="000C7FEE"/>
    <w:rsid w:val="000D09B5"/>
    <w:rsid w:val="000D0B04"/>
    <w:rsid w:val="000D0B4F"/>
    <w:rsid w:val="000D1896"/>
    <w:rsid w:val="000D1A4B"/>
    <w:rsid w:val="000D36C1"/>
    <w:rsid w:val="000D38D0"/>
    <w:rsid w:val="000D3D42"/>
    <w:rsid w:val="000D4309"/>
    <w:rsid w:val="000D5572"/>
    <w:rsid w:val="000D573C"/>
    <w:rsid w:val="000D77D4"/>
    <w:rsid w:val="000E18CC"/>
    <w:rsid w:val="000E2632"/>
    <w:rsid w:val="000E2736"/>
    <w:rsid w:val="000E31C3"/>
    <w:rsid w:val="000E598E"/>
    <w:rsid w:val="000E5A10"/>
    <w:rsid w:val="000F09BE"/>
    <w:rsid w:val="000F0E4E"/>
    <w:rsid w:val="000F15B6"/>
    <w:rsid w:val="000F1941"/>
    <w:rsid w:val="000F1BDD"/>
    <w:rsid w:val="000F2210"/>
    <w:rsid w:val="000F2670"/>
    <w:rsid w:val="000F2818"/>
    <w:rsid w:val="000F310C"/>
    <w:rsid w:val="000F33D0"/>
    <w:rsid w:val="000F40A8"/>
    <w:rsid w:val="000F471A"/>
    <w:rsid w:val="000F57EF"/>
    <w:rsid w:val="000F7735"/>
    <w:rsid w:val="000F7769"/>
    <w:rsid w:val="00100423"/>
    <w:rsid w:val="00101247"/>
    <w:rsid w:val="00101472"/>
    <w:rsid w:val="00101EFF"/>
    <w:rsid w:val="00102544"/>
    <w:rsid w:val="001027EE"/>
    <w:rsid w:val="0010580C"/>
    <w:rsid w:val="00105F98"/>
    <w:rsid w:val="001069B9"/>
    <w:rsid w:val="00106C98"/>
    <w:rsid w:val="00106DEF"/>
    <w:rsid w:val="00107644"/>
    <w:rsid w:val="001076E9"/>
    <w:rsid w:val="00107747"/>
    <w:rsid w:val="00110025"/>
    <w:rsid w:val="001104FD"/>
    <w:rsid w:val="00110937"/>
    <w:rsid w:val="001116D7"/>
    <w:rsid w:val="0011202C"/>
    <w:rsid w:val="00112B59"/>
    <w:rsid w:val="00113378"/>
    <w:rsid w:val="00113433"/>
    <w:rsid w:val="001139E4"/>
    <w:rsid w:val="001142FD"/>
    <w:rsid w:val="00114FA8"/>
    <w:rsid w:val="0011622D"/>
    <w:rsid w:val="00117262"/>
    <w:rsid w:val="0012065B"/>
    <w:rsid w:val="001207E9"/>
    <w:rsid w:val="001210A8"/>
    <w:rsid w:val="00126141"/>
    <w:rsid w:val="00131210"/>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83A"/>
    <w:rsid w:val="00145E51"/>
    <w:rsid w:val="00146455"/>
    <w:rsid w:val="0014739E"/>
    <w:rsid w:val="0015191D"/>
    <w:rsid w:val="001519BC"/>
    <w:rsid w:val="00151D93"/>
    <w:rsid w:val="00151EC2"/>
    <w:rsid w:val="001534AB"/>
    <w:rsid w:val="00153F53"/>
    <w:rsid w:val="00153FE6"/>
    <w:rsid w:val="00154C0A"/>
    <w:rsid w:val="00157B76"/>
    <w:rsid w:val="00160789"/>
    <w:rsid w:val="0016093A"/>
    <w:rsid w:val="001610D2"/>
    <w:rsid w:val="00161EAB"/>
    <w:rsid w:val="001635F4"/>
    <w:rsid w:val="00164501"/>
    <w:rsid w:val="00165328"/>
    <w:rsid w:val="00165962"/>
    <w:rsid w:val="00165F09"/>
    <w:rsid w:val="00166764"/>
    <w:rsid w:val="001676E1"/>
    <w:rsid w:val="001716FF"/>
    <w:rsid w:val="00171C14"/>
    <w:rsid w:val="001727BC"/>
    <w:rsid w:val="00172868"/>
    <w:rsid w:val="00173994"/>
    <w:rsid w:val="001774FA"/>
    <w:rsid w:val="00180C11"/>
    <w:rsid w:val="00182E62"/>
    <w:rsid w:val="00182EB1"/>
    <w:rsid w:val="00183D39"/>
    <w:rsid w:val="00184C4C"/>
    <w:rsid w:val="0018525A"/>
    <w:rsid w:val="00185B5C"/>
    <w:rsid w:val="00185C56"/>
    <w:rsid w:val="001864DF"/>
    <w:rsid w:val="0018662D"/>
    <w:rsid w:val="00186CE0"/>
    <w:rsid w:val="00186D75"/>
    <w:rsid w:val="001871FC"/>
    <w:rsid w:val="0018748A"/>
    <w:rsid w:val="00191049"/>
    <w:rsid w:val="00192EF7"/>
    <w:rsid w:val="00193D9F"/>
    <w:rsid w:val="00193E7B"/>
    <w:rsid w:val="0019579D"/>
    <w:rsid w:val="00195D16"/>
    <w:rsid w:val="00195D2A"/>
    <w:rsid w:val="001967E4"/>
    <w:rsid w:val="001968D7"/>
    <w:rsid w:val="00196FC2"/>
    <w:rsid w:val="001A3A09"/>
    <w:rsid w:val="001A52C7"/>
    <w:rsid w:val="001A5829"/>
    <w:rsid w:val="001A6208"/>
    <w:rsid w:val="001A626A"/>
    <w:rsid w:val="001A77B7"/>
    <w:rsid w:val="001A7AEA"/>
    <w:rsid w:val="001B1B89"/>
    <w:rsid w:val="001B2E08"/>
    <w:rsid w:val="001B3DB4"/>
    <w:rsid w:val="001B4380"/>
    <w:rsid w:val="001B69FE"/>
    <w:rsid w:val="001B7F1A"/>
    <w:rsid w:val="001C0BF1"/>
    <w:rsid w:val="001C0D1D"/>
    <w:rsid w:val="001C159B"/>
    <w:rsid w:val="001C19B6"/>
    <w:rsid w:val="001C1DE1"/>
    <w:rsid w:val="001C2181"/>
    <w:rsid w:val="001C29B2"/>
    <w:rsid w:val="001C3ADA"/>
    <w:rsid w:val="001C3CF9"/>
    <w:rsid w:val="001C438C"/>
    <w:rsid w:val="001C541E"/>
    <w:rsid w:val="001C5BB2"/>
    <w:rsid w:val="001C5F5F"/>
    <w:rsid w:val="001C7063"/>
    <w:rsid w:val="001C7C34"/>
    <w:rsid w:val="001D1020"/>
    <w:rsid w:val="001D1621"/>
    <w:rsid w:val="001D1E34"/>
    <w:rsid w:val="001D2667"/>
    <w:rsid w:val="001D4B92"/>
    <w:rsid w:val="001D5627"/>
    <w:rsid w:val="001D6710"/>
    <w:rsid w:val="001D6A5E"/>
    <w:rsid w:val="001D6DDC"/>
    <w:rsid w:val="001E02E7"/>
    <w:rsid w:val="001E1664"/>
    <w:rsid w:val="001E33AD"/>
    <w:rsid w:val="001E350F"/>
    <w:rsid w:val="001E3B3C"/>
    <w:rsid w:val="001E4006"/>
    <w:rsid w:val="001E4271"/>
    <w:rsid w:val="001E42ED"/>
    <w:rsid w:val="001E5AA6"/>
    <w:rsid w:val="001E5AEA"/>
    <w:rsid w:val="001E6790"/>
    <w:rsid w:val="001E6A05"/>
    <w:rsid w:val="001E6B5C"/>
    <w:rsid w:val="001F0544"/>
    <w:rsid w:val="001F09E1"/>
    <w:rsid w:val="001F1EC3"/>
    <w:rsid w:val="001F2307"/>
    <w:rsid w:val="001F3009"/>
    <w:rsid w:val="001F3E4D"/>
    <w:rsid w:val="001F4C56"/>
    <w:rsid w:val="001F4FB7"/>
    <w:rsid w:val="001F5163"/>
    <w:rsid w:val="001F51D0"/>
    <w:rsid w:val="001F6DDE"/>
    <w:rsid w:val="001F781D"/>
    <w:rsid w:val="002010F1"/>
    <w:rsid w:val="00202998"/>
    <w:rsid w:val="00203796"/>
    <w:rsid w:val="002042BE"/>
    <w:rsid w:val="0020556C"/>
    <w:rsid w:val="0020563C"/>
    <w:rsid w:val="00205B22"/>
    <w:rsid w:val="00205C72"/>
    <w:rsid w:val="0020608D"/>
    <w:rsid w:val="002067B5"/>
    <w:rsid w:val="0020797F"/>
    <w:rsid w:val="002109E7"/>
    <w:rsid w:val="00211207"/>
    <w:rsid w:val="0021196E"/>
    <w:rsid w:val="00211D95"/>
    <w:rsid w:val="00212559"/>
    <w:rsid w:val="0021258D"/>
    <w:rsid w:val="002129DA"/>
    <w:rsid w:val="00213020"/>
    <w:rsid w:val="00213EC3"/>
    <w:rsid w:val="002148CC"/>
    <w:rsid w:val="002175D9"/>
    <w:rsid w:val="00220444"/>
    <w:rsid w:val="00220CD0"/>
    <w:rsid w:val="00221A91"/>
    <w:rsid w:val="00222974"/>
    <w:rsid w:val="00222D8A"/>
    <w:rsid w:val="00223C0F"/>
    <w:rsid w:val="00223D89"/>
    <w:rsid w:val="00223E89"/>
    <w:rsid w:val="00223F1D"/>
    <w:rsid w:val="0022465F"/>
    <w:rsid w:val="00225243"/>
    <w:rsid w:val="00225325"/>
    <w:rsid w:val="002260AD"/>
    <w:rsid w:val="00226BAE"/>
    <w:rsid w:val="00226FA5"/>
    <w:rsid w:val="002271F0"/>
    <w:rsid w:val="00230F35"/>
    <w:rsid w:val="00230FCE"/>
    <w:rsid w:val="002310BB"/>
    <w:rsid w:val="00232BFE"/>
    <w:rsid w:val="00232EA3"/>
    <w:rsid w:val="00233113"/>
    <w:rsid w:val="00233BF3"/>
    <w:rsid w:val="00235277"/>
    <w:rsid w:val="00235341"/>
    <w:rsid w:val="00235CEF"/>
    <w:rsid w:val="00237469"/>
    <w:rsid w:val="002400A1"/>
    <w:rsid w:val="00240496"/>
    <w:rsid w:val="00241069"/>
    <w:rsid w:val="002410D2"/>
    <w:rsid w:val="002419AB"/>
    <w:rsid w:val="00241B10"/>
    <w:rsid w:val="00242CAE"/>
    <w:rsid w:val="002446BC"/>
    <w:rsid w:val="00244945"/>
    <w:rsid w:val="00244BE8"/>
    <w:rsid w:val="002466C4"/>
    <w:rsid w:val="00246AC3"/>
    <w:rsid w:val="0024701A"/>
    <w:rsid w:val="00251336"/>
    <w:rsid w:val="00252074"/>
    <w:rsid w:val="002531C3"/>
    <w:rsid w:val="00254824"/>
    <w:rsid w:val="00255140"/>
    <w:rsid w:val="00255E2C"/>
    <w:rsid w:val="00256AD3"/>
    <w:rsid w:val="002577C8"/>
    <w:rsid w:val="002577FB"/>
    <w:rsid w:val="0025797C"/>
    <w:rsid w:val="00260E35"/>
    <w:rsid w:val="002611B5"/>
    <w:rsid w:val="00261B53"/>
    <w:rsid w:val="00263B90"/>
    <w:rsid w:val="002646EC"/>
    <w:rsid w:val="00264E57"/>
    <w:rsid w:val="002652B1"/>
    <w:rsid w:val="002661BE"/>
    <w:rsid w:val="00267C61"/>
    <w:rsid w:val="00267DAC"/>
    <w:rsid w:val="002709FF"/>
    <w:rsid w:val="00271922"/>
    <w:rsid w:val="00273B74"/>
    <w:rsid w:val="00273C40"/>
    <w:rsid w:val="00273E4A"/>
    <w:rsid w:val="00273F01"/>
    <w:rsid w:val="00274CA1"/>
    <w:rsid w:val="00274D33"/>
    <w:rsid w:val="0027619F"/>
    <w:rsid w:val="002768EB"/>
    <w:rsid w:val="00276C87"/>
    <w:rsid w:val="00277F4D"/>
    <w:rsid w:val="00281303"/>
    <w:rsid w:val="00281885"/>
    <w:rsid w:val="002829A9"/>
    <w:rsid w:val="00283E82"/>
    <w:rsid w:val="00284C7E"/>
    <w:rsid w:val="002857B0"/>
    <w:rsid w:val="00287E33"/>
    <w:rsid w:val="00290992"/>
    <w:rsid w:val="00291E76"/>
    <w:rsid w:val="002922FC"/>
    <w:rsid w:val="00292500"/>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3D18"/>
    <w:rsid w:val="002B4178"/>
    <w:rsid w:val="002B6897"/>
    <w:rsid w:val="002B790E"/>
    <w:rsid w:val="002C0F0E"/>
    <w:rsid w:val="002C1927"/>
    <w:rsid w:val="002C23A5"/>
    <w:rsid w:val="002C2D09"/>
    <w:rsid w:val="002C4904"/>
    <w:rsid w:val="002C4D80"/>
    <w:rsid w:val="002C59FC"/>
    <w:rsid w:val="002C7416"/>
    <w:rsid w:val="002D024A"/>
    <w:rsid w:val="002D02AF"/>
    <w:rsid w:val="002D1103"/>
    <w:rsid w:val="002D1B73"/>
    <w:rsid w:val="002D1D70"/>
    <w:rsid w:val="002D3299"/>
    <w:rsid w:val="002D4392"/>
    <w:rsid w:val="002D4F72"/>
    <w:rsid w:val="002D56F9"/>
    <w:rsid w:val="002D5897"/>
    <w:rsid w:val="002D6906"/>
    <w:rsid w:val="002D7AE2"/>
    <w:rsid w:val="002D7C57"/>
    <w:rsid w:val="002E04A5"/>
    <w:rsid w:val="002E0956"/>
    <w:rsid w:val="002E194E"/>
    <w:rsid w:val="002E1A8E"/>
    <w:rsid w:val="002E1F90"/>
    <w:rsid w:val="002E2240"/>
    <w:rsid w:val="002E2F4A"/>
    <w:rsid w:val="002E4456"/>
    <w:rsid w:val="002E4D66"/>
    <w:rsid w:val="002E58C4"/>
    <w:rsid w:val="002E5C42"/>
    <w:rsid w:val="002E6999"/>
    <w:rsid w:val="002E7CAD"/>
    <w:rsid w:val="002E7F8E"/>
    <w:rsid w:val="002F0002"/>
    <w:rsid w:val="002F2BC0"/>
    <w:rsid w:val="002F3596"/>
    <w:rsid w:val="002F3DC6"/>
    <w:rsid w:val="002F528F"/>
    <w:rsid w:val="002F5639"/>
    <w:rsid w:val="002F5A60"/>
    <w:rsid w:val="00300764"/>
    <w:rsid w:val="00301357"/>
    <w:rsid w:val="00303A6A"/>
    <w:rsid w:val="00303EB9"/>
    <w:rsid w:val="00303F84"/>
    <w:rsid w:val="00304307"/>
    <w:rsid w:val="00304C43"/>
    <w:rsid w:val="00304D2C"/>
    <w:rsid w:val="00306903"/>
    <w:rsid w:val="0030791D"/>
    <w:rsid w:val="00307FD2"/>
    <w:rsid w:val="0031257A"/>
    <w:rsid w:val="0031292A"/>
    <w:rsid w:val="003159C4"/>
    <w:rsid w:val="00315E27"/>
    <w:rsid w:val="00317031"/>
    <w:rsid w:val="00317ADB"/>
    <w:rsid w:val="00317CA9"/>
    <w:rsid w:val="00322EE0"/>
    <w:rsid w:val="00323113"/>
    <w:rsid w:val="0032435D"/>
    <w:rsid w:val="003246BB"/>
    <w:rsid w:val="003253DE"/>
    <w:rsid w:val="003257BF"/>
    <w:rsid w:val="00326C24"/>
    <w:rsid w:val="003273EC"/>
    <w:rsid w:val="00330BE2"/>
    <w:rsid w:val="00331F07"/>
    <w:rsid w:val="003322B6"/>
    <w:rsid w:val="003330C2"/>
    <w:rsid w:val="00334051"/>
    <w:rsid w:val="00334741"/>
    <w:rsid w:val="003349D1"/>
    <w:rsid w:val="003349D3"/>
    <w:rsid w:val="00334C74"/>
    <w:rsid w:val="00334CF9"/>
    <w:rsid w:val="00334EB7"/>
    <w:rsid w:val="00336393"/>
    <w:rsid w:val="00336D0E"/>
    <w:rsid w:val="00336E13"/>
    <w:rsid w:val="003378EA"/>
    <w:rsid w:val="003378F4"/>
    <w:rsid w:val="00337A8C"/>
    <w:rsid w:val="003402E3"/>
    <w:rsid w:val="003407A3"/>
    <w:rsid w:val="003407D8"/>
    <w:rsid w:val="00340A93"/>
    <w:rsid w:val="003431C8"/>
    <w:rsid w:val="003446BE"/>
    <w:rsid w:val="00344FC0"/>
    <w:rsid w:val="003456CA"/>
    <w:rsid w:val="0034668B"/>
    <w:rsid w:val="0034669A"/>
    <w:rsid w:val="003467FC"/>
    <w:rsid w:val="00350439"/>
    <w:rsid w:val="00350FA3"/>
    <w:rsid w:val="00352D61"/>
    <w:rsid w:val="003536D0"/>
    <w:rsid w:val="003541FE"/>
    <w:rsid w:val="00357019"/>
    <w:rsid w:val="00357AF0"/>
    <w:rsid w:val="00357B0F"/>
    <w:rsid w:val="00360329"/>
    <w:rsid w:val="00361238"/>
    <w:rsid w:val="00361BA1"/>
    <w:rsid w:val="003636A5"/>
    <w:rsid w:val="003642E7"/>
    <w:rsid w:val="003650F3"/>
    <w:rsid w:val="003669F5"/>
    <w:rsid w:val="00366A82"/>
    <w:rsid w:val="00367325"/>
    <w:rsid w:val="00367CAE"/>
    <w:rsid w:val="00367D1A"/>
    <w:rsid w:val="00370478"/>
    <w:rsid w:val="00371200"/>
    <w:rsid w:val="00372842"/>
    <w:rsid w:val="00373814"/>
    <w:rsid w:val="00373C3F"/>
    <w:rsid w:val="003752B8"/>
    <w:rsid w:val="0037587A"/>
    <w:rsid w:val="00375B39"/>
    <w:rsid w:val="00380359"/>
    <w:rsid w:val="0038036B"/>
    <w:rsid w:val="003808EC"/>
    <w:rsid w:val="00381CC6"/>
    <w:rsid w:val="00381D38"/>
    <w:rsid w:val="00382052"/>
    <w:rsid w:val="00382168"/>
    <w:rsid w:val="0038294E"/>
    <w:rsid w:val="00382DDF"/>
    <w:rsid w:val="00382F95"/>
    <w:rsid w:val="00383269"/>
    <w:rsid w:val="0038342C"/>
    <w:rsid w:val="003841BC"/>
    <w:rsid w:val="00385B7B"/>
    <w:rsid w:val="00385F8F"/>
    <w:rsid w:val="00386017"/>
    <w:rsid w:val="00387655"/>
    <w:rsid w:val="00390023"/>
    <w:rsid w:val="0039062D"/>
    <w:rsid w:val="003927F7"/>
    <w:rsid w:val="00394014"/>
    <w:rsid w:val="003941A0"/>
    <w:rsid w:val="0039511C"/>
    <w:rsid w:val="00395643"/>
    <w:rsid w:val="00395787"/>
    <w:rsid w:val="003961B2"/>
    <w:rsid w:val="00396C22"/>
    <w:rsid w:val="00396D79"/>
    <w:rsid w:val="00396E3A"/>
    <w:rsid w:val="003974FB"/>
    <w:rsid w:val="003A1768"/>
    <w:rsid w:val="003A1B6E"/>
    <w:rsid w:val="003A298E"/>
    <w:rsid w:val="003A4501"/>
    <w:rsid w:val="003A4589"/>
    <w:rsid w:val="003A6A09"/>
    <w:rsid w:val="003A6B53"/>
    <w:rsid w:val="003A705B"/>
    <w:rsid w:val="003A70F8"/>
    <w:rsid w:val="003A7DB2"/>
    <w:rsid w:val="003A7DEB"/>
    <w:rsid w:val="003A7E2D"/>
    <w:rsid w:val="003B083A"/>
    <w:rsid w:val="003B11E1"/>
    <w:rsid w:val="003B299A"/>
    <w:rsid w:val="003B3F2F"/>
    <w:rsid w:val="003B4B10"/>
    <w:rsid w:val="003B4E86"/>
    <w:rsid w:val="003B57B4"/>
    <w:rsid w:val="003B5F15"/>
    <w:rsid w:val="003B6A92"/>
    <w:rsid w:val="003B7912"/>
    <w:rsid w:val="003C03F2"/>
    <w:rsid w:val="003C052B"/>
    <w:rsid w:val="003C0FF4"/>
    <w:rsid w:val="003C1BD8"/>
    <w:rsid w:val="003C1C18"/>
    <w:rsid w:val="003C3E8D"/>
    <w:rsid w:val="003C40C5"/>
    <w:rsid w:val="003C44A1"/>
    <w:rsid w:val="003C521A"/>
    <w:rsid w:val="003C6817"/>
    <w:rsid w:val="003C6949"/>
    <w:rsid w:val="003C7AE1"/>
    <w:rsid w:val="003D042A"/>
    <w:rsid w:val="003D0DEB"/>
    <w:rsid w:val="003D15E4"/>
    <w:rsid w:val="003D16C9"/>
    <w:rsid w:val="003D1799"/>
    <w:rsid w:val="003D4062"/>
    <w:rsid w:val="003D48FA"/>
    <w:rsid w:val="003D50AE"/>
    <w:rsid w:val="003D6266"/>
    <w:rsid w:val="003D7E13"/>
    <w:rsid w:val="003E0183"/>
    <w:rsid w:val="003E0849"/>
    <w:rsid w:val="003E0E57"/>
    <w:rsid w:val="003E14EB"/>
    <w:rsid w:val="003E21AA"/>
    <w:rsid w:val="003E2CDB"/>
    <w:rsid w:val="003E2FC4"/>
    <w:rsid w:val="003E3C72"/>
    <w:rsid w:val="003E5607"/>
    <w:rsid w:val="003E5C24"/>
    <w:rsid w:val="003E60F7"/>
    <w:rsid w:val="003E68DB"/>
    <w:rsid w:val="003E7397"/>
    <w:rsid w:val="003E748B"/>
    <w:rsid w:val="003F0F59"/>
    <w:rsid w:val="003F13DC"/>
    <w:rsid w:val="003F1704"/>
    <w:rsid w:val="003F302C"/>
    <w:rsid w:val="003F4879"/>
    <w:rsid w:val="003F7042"/>
    <w:rsid w:val="003F710B"/>
    <w:rsid w:val="003F73AA"/>
    <w:rsid w:val="00402824"/>
    <w:rsid w:val="00402B38"/>
    <w:rsid w:val="00403161"/>
    <w:rsid w:val="004036A3"/>
    <w:rsid w:val="00403944"/>
    <w:rsid w:val="004039E3"/>
    <w:rsid w:val="0040438A"/>
    <w:rsid w:val="00404750"/>
    <w:rsid w:val="0040490F"/>
    <w:rsid w:val="00405625"/>
    <w:rsid w:val="00405B97"/>
    <w:rsid w:val="00405E02"/>
    <w:rsid w:val="004063D6"/>
    <w:rsid w:val="00406B2C"/>
    <w:rsid w:val="00407ACA"/>
    <w:rsid w:val="00407F08"/>
    <w:rsid w:val="00407F61"/>
    <w:rsid w:val="00410C71"/>
    <w:rsid w:val="00412FF0"/>
    <w:rsid w:val="004139BC"/>
    <w:rsid w:val="00413F88"/>
    <w:rsid w:val="00414ED3"/>
    <w:rsid w:val="00415C77"/>
    <w:rsid w:val="00415EF1"/>
    <w:rsid w:val="00420BA8"/>
    <w:rsid w:val="004221FD"/>
    <w:rsid w:val="00422364"/>
    <w:rsid w:val="00422D93"/>
    <w:rsid w:val="004230A3"/>
    <w:rsid w:val="004241C3"/>
    <w:rsid w:val="0042588B"/>
    <w:rsid w:val="00427295"/>
    <w:rsid w:val="00427D7A"/>
    <w:rsid w:val="00431912"/>
    <w:rsid w:val="00431AD7"/>
    <w:rsid w:val="00431CE6"/>
    <w:rsid w:val="00431F9E"/>
    <w:rsid w:val="004327C2"/>
    <w:rsid w:val="00437588"/>
    <w:rsid w:val="00437887"/>
    <w:rsid w:val="00437C22"/>
    <w:rsid w:val="004405D9"/>
    <w:rsid w:val="004405FC"/>
    <w:rsid w:val="0044087F"/>
    <w:rsid w:val="0044219B"/>
    <w:rsid w:val="00442395"/>
    <w:rsid w:val="00442CFB"/>
    <w:rsid w:val="004436EE"/>
    <w:rsid w:val="004438B9"/>
    <w:rsid w:val="00443C74"/>
    <w:rsid w:val="00443F71"/>
    <w:rsid w:val="0044671C"/>
    <w:rsid w:val="00446CD0"/>
    <w:rsid w:val="0045053D"/>
    <w:rsid w:val="00450693"/>
    <w:rsid w:val="00452D18"/>
    <w:rsid w:val="00453AB5"/>
    <w:rsid w:val="00453D7C"/>
    <w:rsid w:val="00454911"/>
    <w:rsid w:val="00454EDF"/>
    <w:rsid w:val="00456524"/>
    <w:rsid w:val="004569AE"/>
    <w:rsid w:val="00456F6F"/>
    <w:rsid w:val="004574B4"/>
    <w:rsid w:val="004575AC"/>
    <w:rsid w:val="0045777F"/>
    <w:rsid w:val="004577B4"/>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4E1"/>
    <w:rsid w:val="004847BB"/>
    <w:rsid w:val="00485B5D"/>
    <w:rsid w:val="00486AC6"/>
    <w:rsid w:val="004876D9"/>
    <w:rsid w:val="00487D86"/>
    <w:rsid w:val="00490F90"/>
    <w:rsid w:val="004911A7"/>
    <w:rsid w:val="004912D6"/>
    <w:rsid w:val="004912E4"/>
    <w:rsid w:val="004913BD"/>
    <w:rsid w:val="004915D3"/>
    <w:rsid w:val="00491C1D"/>
    <w:rsid w:val="00492DD8"/>
    <w:rsid w:val="0049319E"/>
    <w:rsid w:val="0049332B"/>
    <w:rsid w:val="00494559"/>
    <w:rsid w:val="00494CED"/>
    <w:rsid w:val="00496D7F"/>
    <w:rsid w:val="00497844"/>
    <w:rsid w:val="00497861"/>
    <w:rsid w:val="00497E74"/>
    <w:rsid w:val="004A01CA"/>
    <w:rsid w:val="004A020C"/>
    <w:rsid w:val="004A0DBF"/>
    <w:rsid w:val="004A0F21"/>
    <w:rsid w:val="004A1014"/>
    <w:rsid w:val="004A1B6C"/>
    <w:rsid w:val="004A21D1"/>
    <w:rsid w:val="004A245F"/>
    <w:rsid w:val="004A253D"/>
    <w:rsid w:val="004A2D91"/>
    <w:rsid w:val="004A3059"/>
    <w:rsid w:val="004A3300"/>
    <w:rsid w:val="004A3527"/>
    <w:rsid w:val="004A6983"/>
    <w:rsid w:val="004A7E5D"/>
    <w:rsid w:val="004B038C"/>
    <w:rsid w:val="004B0EB0"/>
    <w:rsid w:val="004B11C6"/>
    <w:rsid w:val="004B2600"/>
    <w:rsid w:val="004B29B2"/>
    <w:rsid w:val="004B3C61"/>
    <w:rsid w:val="004B4FE5"/>
    <w:rsid w:val="004B504C"/>
    <w:rsid w:val="004B569E"/>
    <w:rsid w:val="004B5D1F"/>
    <w:rsid w:val="004B69B6"/>
    <w:rsid w:val="004B6A6E"/>
    <w:rsid w:val="004B70C9"/>
    <w:rsid w:val="004B714C"/>
    <w:rsid w:val="004B7154"/>
    <w:rsid w:val="004B743B"/>
    <w:rsid w:val="004C0372"/>
    <w:rsid w:val="004C126B"/>
    <w:rsid w:val="004C1731"/>
    <w:rsid w:val="004C31D2"/>
    <w:rsid w:val="004C4CD8"/>
    <w:rsid w:val="004C504A"/>
    <w:rsid w:val="004C5359"/>
    <w:rsid w:val="004C5784"/>
    <w:rsid w:val="004C6033"/>
    <w:rsid w:val="004C61B5"/>
    <w:rsid w:val="004C67AC"/>
    <w:rsid w:val="004D033A"/>
    <w:rsid w:val="004D0A65"/>
    <w:rsid w:val="004D1F48"/>
    <w:rsid w:val="004D2246"/>
    <w:rsid w:val="004D22BF"/>
    <w:rsid w:val="004D23E0"/>
    <w:rsid w:val="004D2CDE"/>
    <w:rsid w:val="004D3221"/>
    <w:rsid w:val="004D32DF"/>
    <w:rsid w:val="004D5C39"/>
    <w:rsid w:val="004D6FA4"/>
    <w:rsid w:val="004E0018"/>
    <w:rsid w:val="004E1D3D"/>
    <w:rsid w:val="004E2D7E"/>
    <w:rsid w:val="004E4932"/>
    <w:rsid w:val="004E4BA7"/>
    <w:rsid w:val="004E532F"/>
    <w:rsid w:val="004E57E1"/>
    <w:rsid w:val="004E6CAE"/>
    <w:rsid w:val="004E725F"/>
    <w:rsid w:val="004E78F4"/>
    <w:rsid w:val="004F2FCB"/>
    <w:rsid w:val="004F40BB"/>
    <w:rsid w:val="004F4393"/>
    <w:rsid w:val="004F4784"/>
    <w:rsid w:val="004F5995"/>
    <w:rsid w:val="004F74B0"/>
    <w:rsid w:val="004F7643"/>
    <w:rsid w:val="004F7AC5"/>
    <w:rsid w:val="00501424"/>
    <w:rsid w:val="0050224C"/>
    <w:rsid w:val="00502459"/>
    <w:rsid w:val="005042AB"/>
    <w:rsid w:val="0050496A"/>
    <w:rsid w:val="00504B83"/>
    <w:rsid w:val="00504DB9"/>
    <w:rsid w:val="00505061"/>
    <w:rsid w:val="0050510C"/>
    <w:rsid w:val="005055F7"/>
    <w:rsid w:val="005063A1"/>
    <w:rsid w:val="00506EBA"/>
    <w:rsid w:val="005078F3"/>
    <w:rsid w:val="00510DC2"/>
    <w:rsid w:val="005120BC"/>
    <w:rsid w:val="00512F88"/>
    <w:rsid w:val="00514214"/>
    <w:rsid w:val="00515026"/>
    <w:rsid w:val="005153B1"/>
    <w:rsid w:val="00516587"/>
    <w:rsid w:val="00516C1E"/>
    <w:rsid w:val="005170C9"/>
    <w:rsid w:val="00517D48"/>
    <w:rsid w:val="00517FC5"/>
    <w:rsid w:val="00520774"/>
    <w:rsid w:val="00520A4F"/>
    <w:rsid w:val="00521106"/>
    <w:rsid w:val="00521217"/>
    <w:rsid w:val="005212FB"/>
    <w:rsid w:val="00521A94"/>
    <w:rsid w:val="005223F2"/>
    <w:rsid w:val="00522418"/>
    <w:rsid w:val="00522F7F"/>
    <w:rsid w:val="00523083"/>
    <w:rsid w:val="005234AD"/>
    <w:rsid w:val="005242E4"/>
    <w:rsid w:val="0052605E"/>
    <w:rsid w:val="00526070"/>
    <w:rsid w:val="005272DC"/>
    <w:rsid w:val="0052750E"/>
    <w:rsid w:val="00527A8F"/>
    <w:rsid w:val="00527C43"/>
    <w:rsid w:val="0053067E"/>
    <w:rsid w:val="00532528"/>
    <w:rsid w:val="0053279A"/>
    <w:rsid w:val="00532E84"/>
    <w:rsid w:val="005345BC"/>
    <w:rsid w:val="0053477F"/>
    <w:rsid w:val="0053570C"/>
    <w:rsid w:val="005372C5"/>
    <w:rsid w:val="0053791E"/>
    <w:rsid w:val="00542066"/>
    <w:rsid w:val="005422AD"/>
    <w:rsid w:val="00542503"/>
    <w:rsid w:val="00542810"/>
    <w:rsid w:val="00542AC9"/>
    <w:rsid w:val="00544A88"/>
    <w:rsid w:val="00544D21"/>
    <w:rsid w:val="005453E4"/>
    <w:rsid w:val="0054588B"/>
    <w:rsid w:val="0054622B"/>
    <w:rsid w:val="005505F8"/>
    <w:rsid w:val="005506DC"/>
    <w:rsid w:val="005553BC"/>
    <w:rsid w:val="00555884"/>
    <w:rsid w:val="005564D7"/>
    <w:rsid w:val="005564E7"/>
    <w:rsid w:val="0055692D"/>
    <w:rsid w:val="00557F75"/>
    <w:rsid w:val="005601FA"/>
    <w:rsid w:val="005612BC"/>
    <w:rsid w:val="005617F8"/>
    <w:rsid w:val="00562572"/>
    <w:rsid w:val="00562F55"/>
    <w:rsid w:val="00564200"/>
    <w:rsid w:val="0056461C"/>
    <w:rsid w:val="005650FB"/>
    <w:rsid w:val="0056592E"/>
    <w:rsid w:val="00565A34"/>
    <w:rsid w:val="00566096"/>
    <w:rsid w:val="00566E3D"/>
    <w:rsid w:val="0056708D"/>
    <w:rsid w:val="00567396"/>
    <w:rsid w:val="00572394"/>
    <w:rsid w:val="00572FFD"/>
    <w:rsid w:val="005730F6"/>
    <w:rsid w:val="00574410"/>
    <w:rsid w:val="005758FC"/>
    <w:rsid w:val="00577517"/>
    <w:rsid w:val="00577B7D"/>
    <w:rsid w:val="00580270"/>
    <w:rsid w:val="00582315"/>
    <w:rsid w:val="00583128"/>
    <w:rsid w:val="00583B8A"/>
    <w:rsid w:val="00583FE6"/>
    <w:rsid w:val="0058441F"/>
    <w:rsid w:val="00585869"/>
    <w:rsid w:val="00585D70"/>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197"/>
    <w:rsid w:val="005A4ABD"/>
    <w:rsid w:val="005A4BED"/>
    <w:rsid w:val="005A5B0D"/>
    <w:rsid w:val="005A5C03"/>
    <w:rsid w:val="005B0693"/>
    <w:rsid w:val="005B097F"/>
    <w:rsid w:val="005B09C3"/>
    <w:rsid w:val="005B11CD"/>
    <w:rsid w:val="005B259F"/>
    <w:rsid w:val="005B2A79"/>
    <w:rsid w:val="005B397D"/>
    <w:rsid w:val="005B41D5"/>
    <w:rsid w:val="005B4869"/>
    <w:rsid w:val="005B5095"/>
    <w:rsid w:val="005B6453"/>
    <w:rsid w:val="005B7A7E"/>
    <w:rsid w:val="005B7A81"/>
    <w:rsid w:val="005C01E6"/>
    <w:rsid w:val="005C126B"/>
    <w:rsid w:val="005C1643"/>
    <w:rsid w:val="005C173C"/>
    <w:rsid w:val="005C19CD"/>
    <w:rsid w:val="005C1B4B"/>
    <w:rsid w:val="005C1F82"/>
    <w:rsid w:val="005C1FA8"/>
    <w:rsid w:val="005C25BF"/>
    <w:rsid w:val="005C2988"/>
    <w:rsid w:val="005C31F5"/>
    <w:rsid w:val="005C456D"/>
    <w:rsid w:val="005C557D"/>
    <w:rsid w:val="005C687B"/>
    <w:rsid w:val="005C7F7F"/>
    <w:rsid w:val="005D0D46"/>
    <w:rsid w:val="005D1135"/>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013"/>
    <w:rsid w:val="005F2885"/>
    <w:rsid w:val="005F2F7D"/>
    <w:rsid w:val="005F3AFB"/>
    <w:rsid w:val="005F4544"/>
    <w:rsid w:val="005F5AE7"/>
    <w:rsid w:val="005F5C7F"/>
    <w:rsid w:val="005F5CD0"/>
    <w:rsid w:val="005F6ADE"/>
    <w:rsid w:val="005F7586"/>
    <w:rsid w:val="005F7948"/>
    <w:rsid w:val="005F7C0F"/>
    <w:rsid w:val="006001D4"/>
    <w:rsid w:val="00601EE7"/>
    <w:rsid w:val="00601FA2"/>
    <w:rsid w:val="00602CE6"/>
    <w:rsid w:val="00602EA5"/>
    <w:rsid w:val="00603309"/>
    <w:rsid w:val="00604193"/>
    <w:rsid w:val="006044DD"/>
    <w:rsid w:val="00606E17"/>
    <w:rsid w:val="00607D39"/>
    <w:rsid w:val="00613007"/>
    <w:rsid w:val="00613019"/>
    <w:rsid w:val="0061328B"/>
    <w:rsid w:val="00613471"/>
    <w:rsid w:val="0061390A"/>
    <w:rsid w:val="00614839"/>
    <w:rsid w:val="00615132"/>
    <w:rsid w:val="006152FB"/>
    <w:rsid w:val="0061681C"/>
    <w:rsid w:val="006168A7"/>
    <w:rsid w:val="00617A59"/>
    <w:rsid w:val="00617F5B"/>
    <w:rsid w:val="00620860"/>
    <w:rsid w:val="00620866"/>
    <w:rsid w:val="0062193C"/>
    <w:rsid w:val="00621CD6"/>
    <w:rsid w:val="0062297B"/>
    <w:rsid w:val="006231C8"/>
    <w:rsid w:val="00623910"/>
    <w:rsid w:val="00623F35"/>
    <w:rsid w:val="00624341"/>
    <w:rsid w:val="006243A7"/>
    <w:rsid w:val="0062441F"/>
    <w:rsid w:val="00624973"/>
    <w:rsid w:val="00625153"/>
    <w:rsid w:val="006251EF"/>
    <w:rsid w:val="00625E2F"/>
    <w:rsid w:val="00627AF3"/>
    <w:rsid w:val="00631E93"/>
    <w:rsid w:val="006321D6"/>
    <w:rsid w:val="00632950"/>
    <w:rsid w:val="00632E12"/>
    <w:rsid w:val="006330F7"/>
    <w:rsid w:val="0063330E"/>
    <w:rsid w:val="006338C6"/>
    <w:rsid w:val="00634580"/>
    <w:rsid w:val="00634EA9"/>
    <w:rsid w:val="00635456"/>
    <w:rsid w:val="006355F7"/>
    <w:rsid w:val="00635737"/>
    <w:rsid w:val="00635E9F"/>
    <w:rsid w:val="006361D6"/>
    <w:rsid w:val="00636711"/>
    <w:rsid w:val="006375E6"/>
    <w:rsid w:val="00637D7D"/>
    <w:rsid w:val="0064309E"/>
    <w:rsid w:val="0064312C"/>
    <w:rsid w:val="006433A8"/>
    <w:rsid w:val="00644021"/>
    <w:rsid w:val="00644649"/>
    <w:rsid w:val="00645073"/>
    <w:rsid w:val="0064542D"/>
    <w:rsid w:val="00645595"/>
    <w:rsid w:val="006457D9"/>
    <w:rsid w:val="00646398"/>
    <w:rsid w:val="006476AE"/>
    <w:rsid w:val="006511EC"/>
    <w:rsid w:val="006513B1"/>
    <w:rsid w:val="006520CB"/>
    <w:rsid w:val="00652513"/>
    <w:rsid w:val="00652A7C"/>
    <w:rsid w:val="00653C36"/>
    <w:rsid w:val="00653F11"/>
    <w:rsid w:val="006543A0"/>
    <w:rsid w:val="0065456F"/>
    <w:rsid w:val="0065528B"/>
    <w:rsid w:val="006557ED"/>
    <w:rsid w:val="00655A2F"/>
    <w:rsid w:val="00656DC8"/>
    <w:rsid w:val="00661564"/>
    <w:rsid w:val="00661E84"/>
    <w:rsid w:val="00664453"/>
    <w:rsid w:val="00664E01"/>
    <w:rsid w:val="0066507F"/>
    <w:rsid w:val="006666C0"/>
    <w:rsid w:val="00666725"/>
    <w:rsid w:val="006674D7"/>
    <w:rsid w:val="00667A78"/>
    <w:rsid w:val="00670631"/>
    <w:rsid w:val="006710A2"/>
    <w:rsid w:val="00671B5E"/>
    <w:rsid w:val="00672327"/>
    <w:rsid w:val="0067239A"/>
    <w:rsid w:val="00673848"/>
    <w:rsid w:val="00673BB6"/>
    <w:rsid w:val="006753F3"/>
    <w:rsid w:val="00675AF1"/>
    <w:rsid w:val="006763CE"/>
    <w:rsid w:val="00676608"/>
    <w:rsid w:val="00676C93"/>
    <w:rsid w:val="006800D0"/>
    <w:rsid w:val="006802EC"/>
    <w:rsid w:val="00681C18"/>
    <w:rsid w:val="006821C0"/>
    <w:rsid w:val="006829D6"/>
    <w:rsid w:val="00682BF8"/>
    <w:rsid w:val="00682E3D"/>
    <w:rsid w:val="00683CAF"/>
    <w:rsid w:val="00684BC3"/>
    <w:rsid w:val="00684C02"/>
    <w:rsid w:val="00685699"/>
    <w:rsid w:val="006857B5"/>
    <w:rsid w:val="00687992"/>
    <w:rsid w:val="00690A60"/>
    <w:rsid w:val="00690D21"/>
    <w:rsid w:val="006914ED"/>
    <w:rsid w:val="00691898"/>
    <w:rsid w:val="00693032"/>
    <w:rsid w:val="006935B0"/>
    <w:rsid w:val="00693F8E"/>
    <w:rsid w:val="00695FE8"/>
    <w:rsid w:val="006968B4"/>
    <w:rsid w:val="006973D4"/>
    <w:rsid w:val="00697908"/>
    <w:rsid w:val="00697D3B"/>
    <w:rsid w:val="006A0BAA"/>
    <w:rsid w:val="006A0D95"/>
    <w:rsid w:val="006A28DC"/>
    <w:rsid w:val="006A31B8"/>
    <w:rsid w:val="006A3B47"/>
    <w:rsid w:val="006A3F91"/>
    <w:rsid w:val="006A4F88"/>
    <w:rsid w:val="006A57B7"/>
    <w:rsid w:val="006A602A"/>
    <w:rsid w:val="006A64B1"/>
    <w:rsid w:val="006A70EF"/>
    <w:rsid w:val="006A7607"/>
    <w:rsid w:val="006A7E58"/>
    <w:rsid w:val="006B0ABE"/>
    <w:rsid w:val="006B0F92"/>
    <w:rsid w:val="006B1895"/>
    <w:rsid w:val="006B1B5D"/>
    <w:rsid w:val="006B2739"/>
    <w:rsid w:val="006B2D05"/>
    <w:rsid w:val="006B5E16"/>
    <w:rsid w:val="006B75B5"/>
    <w:rsid w:val="006C0E07"/>
    <w:rsid w:val="006C1606"/>
    <w:rsid w:val="006C1807"/>
    <w:rsid w:val="006C2A8E"/>
    <w:rsid w:val="006C2AA1"/>
    <w:rsid w:val="006C34F6"/>
    <w:rsid w:val="006C3533"/>
    <w:rsid w:val="006C3C79"/>
    <w:rsid w:val="006C3E0B"/>
    <w:rsid w:val="006C42C9"/>
    <w:rsid w:val="006C4897"/>
    <w:rsid w:val="006C4D41"/>
    <w:rsid w:val="006C4ED4"/>
    <w:rsid w:val="006C5833"/>
    <w:rsid w:val="006C6636"/>
    <w:rsid w:val="006C6678"/>
    <w:rsid w:val="006C674F"/>
    <w:rsid w:val="006C6FBE"/>
    <w:rsid w:val="006D0E28"/>
    <w:rsid w:val="006D10FC"/>
    <w:rsid w:val="006D13B9"/>
    <w:rsid w:val="006D1945"/>
    <w:rsid w:val="006D1EC5"/>
    <w:rsid w:val="006D2D3F"/>
    <w:rsid w:val="006D300F"/>
    <w:rsid w:val="006D3258"/>
    <w:rsid w:val="006D3795"/>
    <w:rsid w:val="006D39C4"/>
    <w:rsid w:val="006D584B"/>
    <w:rsid w:val="006D62DB"/>
    <w:rsid w:val="006D653D"/>
    <w:rsid w:val="006D720D"/>
    <w:rsid w:val="006D7A58"/>
    <w:rsid w:val="006E0090"/>
    <w:rsid w:val="006E3642"/>
    <w:rsid w:val="006E37BD"/>
    <w:rsid w:val="006E3FDD"/>
    <w:rsid w:val="006E4134"/>
    <w:rsid w:val="006E42B0"/>
    <w:rsid w:val="006E488E"/>
    <w:rsid w:val="006E48EB"/>
    <w:rsid w:val="006E5D7D"/>
    <w:rsid w:val="006E6648"/>
    <w:rsid w:val="006E6FAF"/>
    <w:rsid w:val="006E7FC7"/>
    <w:rsid w:val="006F0B11"/>
    <w:rsid w:val="006F1BED"/>
    <w:rsid w:val="006F219C"/>
    <w:rsid w:val="006F23B1"/>
    <w:rsid w:val="006F2814"/>
    <w:rsid w:val="006F37BC"/>
    <w:rsid w:val="006F3847"/>
    <w:rsid w:val="006F6390"/>
    <w:rsid w:val="006F7642"/>
    <w:rsid w:val="006F77B7"/>
    <w:rsid w:val="00701837"/>
    <w:rsid w:val="00701AB0"/>
    <w:rsid w:val="00701C66"/>
    <w:rsid w:val="00701DCC"/>
    <w:rsid w:val="00701E4F"/>
    <w:rsid w:val="0070308F"/>
    <w:rsid w:val="00703F71"/>
    <w:rsid w:val="007051DF"/>
    <w:rsid w:val="007057A3"/>
    <w:rsid w:val="007058B2"/>
    <w:rsid w:val="00705E9A"/>
    <w:rsid w:val="007069AA"/>
    <w:rsid w:val="00706AF9"/>
    <w:rsid w:val="00707339"/>
    <w:rsid w:val="00707805"/>
    <w:rsid w:val="0071126A"/>
    <w:rsid w:val="00711505"/>
    <w:rsid w:val="0071157D"/>
    <w:rsid w:val="00711955"/>
    <w:rsid w:val="00712F84"/>
    <w:rsid w:val="00713217"/>
    <w:rsid w:val="00713872"/>
    <w:rsid w:val="00714897"/>
    <w:rsid w:val="00714BD1"/>
    <w:rsid w:val="0071674B"/>
    <w:rsid w:val="007176C7"/>
    <w:rsid w:val="00720084"/>
    <w:rsid w:val="00720333"/>
    <w:rsid w:val="00720F86"/>
    <w:rsid w:val="00721ABF"/>
    <w:rsid w:val="00723D91"/>
    <w:rsid w:val="007240C0"/>
    <w:rsid w:val="0072435F"/>
    <w:rsid w:val="007275AA"/>
    <w:rsid w:val="00730291"/>
    <w:rsid w:val="00731335"/>
    <w:rsid w:val="00732357"/>
    <w:rsid w:val="00732462"/>
    <w:rsid w:val="0073475A"/>
    <w:rsid w:val="00734F3E"/>
    <w:rsid w:val="0073519F"/>
    <w:rsid w:val="00736210"/>
    <w:rsid w:val="00736DBC"/>
    <w:rsid w:val="0073759A"/>
    <w:rsid w:val="00740716"/>
    <w:rsid w:val="00741172"/>
    <w:rsid w:val="007414ED"/>
    <w:rsid w:val="00741FAB"/>
    <w:rsid w:val="00742889"/>
    <w:rsid w:val="00742A47"/>
    <w:rsid w:val="00744357"/>
    <w:rsid w:val="00744481"/>
    <w:rsid w:val="0074477E"/>
    <w:rsid w:val="00744AA7"/>
    <w:rsid w:val="00746E5B"/>
    <w:rsid w:val="00747AB0"/>
    <w:rsid w:val="00750403"/>
    <w:rsid w:val="00750849"/>
    <w:rsid w:val="00750C54"/>
    <w:rsid w:val="00752A44"/>
    <w:rsid w:val="00752BF0"/>
    <w:rsid w:val="00755B7E"/>
    <w:rsid w:val="00756A49"/>
    <w:rsid w:val="00756DEA"/>
    <w:rsid w:val="0075752E"/>
    <w:rsid w:val="00757E1E"/>
    <w:rsid w:val="00760047"/>
    <w:rsid w:val="0076085B"/>
    <w:rsid w:val="00760A5E"/>
    <w:rsid w:val="00760BA8"/>
    <w:rsid w:val="00761C5D"/>
    <w:rsid w:val="00761D6D"/>
    <w:rsid w:val="00761DE8"/>
    <w:rsid w:val="007629FC"/>
    <w:rsid w:val="00762F36"/>
    <w:rsid w:val="00764120"/>
    <w:rsid w:val="00765027"/>
    <w:rsid w:val="00765028"/>
    <w:rsid w:val="00765FDB"/>
    <w:rsid w:val="007662D1"/>
    <w:rsid w:val="00766853"/>
    <w:rsid w:val="00766B81"/>
    <w:rsid w:val="00767180"/>
    <w:rsid w:val="007704B7"/>
    <w:rsid w:val="00770FA8"/>
    <w:rsid w:val="00771298"/>
    <w:rsid w:val="007725C8"/>
    <w:rsid w:val="00772FFE"/>
    <w:rsid w:val="00773FDB"/>
    <w:rsid w:val="007747EA"/>
    <w:rsid w:val="00775E90"/>
    <w:rsid w:val="00777712"/>
    <w:rsid w:val="0078015D"/>
    <w:rsid w:val="00780380"/>
    <w:rsid w:val="00780886"/>
    <w:rsid w:val="00780C4E"/>
    <w:rsid w:val="00783BDE"/>
    <w:rsid w:val="00784A9A"/>
    <w:rsid w:val="007850B8"/>
    <w:rsid w:val="00785227"/>
    <w:rsid w:val="00786656"/>
    <w:rsid w:val="00786B00"/>
    <w:rsid w:val="007876A5"/>
    <w:rsid w:val="00787F5B"/>
    <w:rsid w:val="00787F88"/>
    <w:rsid w:val="007919E6"/>
    <w:rsid w:val="00791B76"/>
    <w:rsid w:val="007926C3"/>
    <w:rsid w:val="00795A06"/>
    <w:rsid w:val="007977E3"/>
    <w:rsid w:val="007A0ACD"/>
    <w:rsid w:val="007A1E61"/>
    <w:rsid w:val="007A3EB9"/>
    <w:rsid w:val="007A453E"/>
    <w:rsid w:val="007A4588"/>
    <w:rsid w:val="007A49F6"/>
    <w:rsid w:val="007A5973"/>
    <w:rsid w:val="007A5979"/>
    <w:rsid w:val="007A59C8"/>
    <w:rsid w:val="007A62B7"/>
    <w:rsid w:val="007A7AD4"/>
    <w:rsid w:val="007A7D07"/>
    <w:rsid w:val="007B12FD"/>
    <w:rsid w:val="007B167E"/>
    <w:rsid w:val="007B23A6"/>
    <w:rsid w:val="007B3419"/>
    <w:rsid w:val="007B3FAA"/>
    <w:rsid w:val="007B6977"/>
    <w:rsid w:val="007B7E1A"/>
    <w:rsid w:val="007C08C6"/>
    <w:rsid w:val="007C23E9"/>
    <w:rsid w:val="007C2423"/>
    <w:rsid w:val="007C313B"/>
    <w:rsid w:val="007C67A5"/>
    <w:rsid w:val="007C7295"/>
    <w:rsid w:val="007C75B3"/>
    <w:rsid w:val="007D15C9"/>
    <w:rsid w:val="007D20AA"/>
    <w:rsid w:val="007D2A74"/>
    <w:rsid w:val="007D2C88"/>
    <w:rsid w:val="007D48E0"/>
    <w:rsid w:val="007D4D84"/>
    <w:rsid w:val="007D5927"/>
    <w:rsid w:val="007D735F"/>
    <w:rsid w:val="007D75BC"/>
    <w:rsid w:val="007E03F9"/>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0136"/>
    <w:rsid w:val="008010C2"/>
    <w:rsid w:val="008023BC"/>
    <w:rsid w:val="0080295F"/>
    <w:rsid w:val="00802D0B"/>
    <w:rsid w:val="008034B2"/>
    <w:rsid w:val="00806AFD"/>
    <w:rsid w:val="00807AB3"/>
    <w:rsid w:val="0081108D"/>
    <w:rsid w:val="0081120E"/>
    <w:rsid w:val="008112B6"/>
    <w:rsid w:val="00811538"/>
    <w:rsid w:val="0081200A"/>
    <w:rsid w:val="008129F6"/>
    <w:rsid w:val="00812AD7"/>
    <w:rsid w:val="00813144"/>
    <w:rsid w:val="0081373C"/>
    <w:rsid w:val="00813AA1"/>
    <w:rsid w:val="008156B9"/>
    <w:rsid w:val="0081709D"/>
    <w:rsid w:val="008171F8"/>
    <w:rsid w:val="008174BF"/>
    <w:rsid w:val="00817E88"/>
    <w:rsid w:val="0082050E"/>
    <w:rsid w:val="00820E99"/>
    <w:rsid w:val="00820EBB"/>
    <w:rsid w:val="00821012"/>
    <w:rsid w:val="008210E5"/>
    <w:rsid w:val="00821B61"/>
    <w:rsid w:val="00822F2D"/>
    <w:rsid w:val="00823AA8"/>
    <w:rsid w:val="008260C4"/>
    <w:rsid w:val="008263A0"/>
    <w:rsid w:val="00827DFF"/>
    <w:rsid w:val="00831539"/>
    <w:rsid w:val="00831C1D"/>
    <w:rsid w:val="00832402"/>
    <w:rsid w:val="008329E1"/>
    <w:rsid w:val="0083383E"/>
    <w:rsid w:val="00834A67"/>
    <w:rsid w:val="008350E9"/>
    <w:rsid w:val="00835142"/>
    <w:rsid w:val="008368B0"/>
    <w:rsid w:val="00840A33"/>
    <w:rsid w:val="00840AD4"/>
    <w:rsid w:val="0084175F"/>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543"/>
    <w:rsid w:val="0086190F"/>
    <w:rsid w:val="00862436"/>
    <w:rsid w:val="00863431"/>
    <w:rsid w:val="008641A8"/>
    <w:rsid w:val="00865E91"/>
    <w:rsid w:val="0086604F"/>
    <w:rsid w:val="0086605F"/>
    <w:rsid w:val="0086628A"/>
    <w:rsid w:val="00866DEC"/>
    <w:rsid w:val="00867969"/>
    <w:rsid w:val="00867AE0"/>
    <w:rsid w:val="00867B3E"/>
    <w:rsid w:val="00870CE8"/>
    <w:rsid w:val="00870D7A"/>
    <w:rsid w:val="00873501"/>
    <w:rsid w:val="00875C3A"/>
    <w:rsid w:val="00875D78"/>
    <w:rsid w:val="00877162"/>
    <w:rsid w:val="00880205"/>
    <w:rsid w:val="0088027F"/>
    <w:rsid w:val="00880913"/>
    <w:rsid w:val="00880A3B"/>
    <w:rsid w:val="00880D52"/>
    <w:rsid w:val="0088118D"/>
    <w:rsid w:val="0088179F"/>
    <w:rsid w:val="00882E5C"/>
    <w:rsid w:val="0088343E"/>
    <w:rsid w:val="00883DB0"/>
    <w:rsid w:val="00884061"/>
    <w:rsid w:val="00884759"/>
    <w:rsid w:val="00884CBC"/>
    <w:rsid w:val="0088530A"/>
    <w:rsid w:val="0088586C"/>
    <w:rsid w:val="00885873"/>
    <w:rsid w:val="00886BDA"/>
    <w:rsid w:val="00887A5D"/>
    <w:rsid w:val="00890706"/>
    <w:rsid w:val="008908EE"/>
    <w:rsid w:val="00890C23"/>
    <w:rsid w:val="00890F1B"/>
    <w:rsid w:val="008910C0"/>
    <w:rsid w:val="00891674"/>
    <w:rsid w:val="008916FA"/>
    <w:rsid w:val="008927D6"/>
    <w:rsid w:val="00892E27"/>
    <w:rsid w:val="00892E9A"/>
    <w:rsid w:val="00893173"/>
    <w:rsid w:val="00893CAF"/>
    <w:rsid w:val="008941CB"/>
    <w:rsid w:val="00894FB0"/>
    <w:rsid w:val="00896D43"/>
    <w:rsid w:val="00897A1F"/>
    <w:rsid w:val="008A0E1E"/>
    <w:rsid w:val="008A31AE"/>
    <w:rsid w:val="008A35A3"/>
    <w:rsid w:val="008A4093"/>
    <w:rsid w:val="008A4C61"/>
    <w:rsid w:val="008A61B1"/>
    <w:rsid w:val="008B15FA"/>
    <w:rsid w:val="008B4181"/>
    <w:rsid w:val="008B4E67"/>
    <w:rsid w:val="008B57AA"/>
    <w:rsid w:val="008B59A6"/>
    <w:rsid w:val="008B5CD8"/>
    <w:rsid w:val="008B5D0B"/>
    <w:rsid w:val="008B6F44"/>
    <w:rsid w:val="008B7C79"/>
    <w:rsid w:val="008C0F7C"/>
    <w:rsid w:val="008C1CC6"/>
    <w:rsid w:val="008C2B38"/>
    <w:rsid w:val="008C2BFA"/>
    <w:rsid w:val="008C2C3E"/>
    <w:rsid w:val="008C2D66"/>
    <w:rsid w:val="008C34C6"/>
    <w:rsid w:val="008C690C"/>
    <w:rsid w:val="008C6ECE"/>
    <w:rsid w:val="008D0BE3"/>
    <w:rsid w:val="008D1DE6"/>
    <w:rsid w:val="008D2126"/>
    <w:rsid w:val="008D2D3F"/>
    <w:rsid w:val="008D356D"/>
    <w:rsid w:val="008D550D"/>
    <w:rsid w:val="008D6605"/>
    <w:rsid w:val="008E0784"/>
    <w:rsid w:val="008E07CE"/>
    <w:rsid w:val="008E0894"/>
    <w:rsid w:val="008E192B"/>
    <w:rsid w:val="008E2A7A"/>
    <w:rsid w:val="008E3328"/>
    <w:rsid w:val="008E3C03"/>
    <w:rsid w:val="008E467A"/>
    <w:rsid w:val="008E4D09"/>
    <w:rsid w:val="008E59CF"/>
    <w:rsid w:val="008E5A94"/>
    <w:rsid w:val="008E5D11"/>
    <w:rsid w:val="008E6DE3"/>
    <w:rsid w:val="008F0011"/>
    <w:rsid w:val="008F01D5"/>
    <w:rsid w:val="008F19D4"/>
    <w:rsid w:val="008F20A1"/>
    <w:rsid w:val="008F20AD"/>
    <w:rsid w:val="008F2416"/>
    <w:rsid w:val="008F2B26"/>
    <w:rsid w:val="008F2B63"/>
    <w:rsid w:val="008F347B"/>
    <w:rsid w:val="008F586E"/>
    <w:rsid w:val="008F5FA2"/>
    <w:rsid w:val="00900C57"/>
    <w:rsid w:val="00900F5F"/>
    <w:rsid w:val="009038F3"/>
    <w:rsid w:val="00903BE8"/>
    <w:rsid w:val="009040CB"/>
    <w:rsid w:val="00905047"/>
    <w:rsid w:val="009062D0"/>
    <w:rsid w:val="00910511"/>
    <w:rsid w:val="00910DB6"/>
    <w:rsid w:val="00910E20"/>
    <w:rsid w:val="00910E31"/>
    <w:rsid w:val="00911702"/>
    <w:rsid w:val="009123C2"/>
    <w:rsid w:val="00912541"/>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494B"/>
    <w:rsid w:val="009252E2"/>
    <w:rsid w:val="0092580A"/>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5DF9"/>
    <w:rsid w:val="0094662D"/>
    <w:rsid w:val="00950127"/>
    <w:rsid w:val="00953EF5"/>
    <w:rsid w:val="00955E1A"/>
    <w:rsid w:val="0095602C"/>
    <w:rsid w:val="009560EC"/>
    <w:rsid w:val="00956459"/>
    <w:rsid w:val="009566F1"/>
    <w:rsid w:val="00956E5B"/>
    <w:rsid w:val="0096005C"/>
    <w:rsid w:val="00960463"/>
    <w:rsid w:val="00961EE1"/>
    <w:rsid w:val="009621B3"/>
    <w:rsid w:val="00964CF9"/>
    <w:rsid w:val="009650CC"/>
    <w:rsid w:val="00965AE6"/>
    <w:rsid w:val="00966490"/>
    <w:rsid w:val="0096660C"/>
    <w:rsid w:val="00967BFF"/>
    <w:rsid w:val="00967F04"/>
    <w:rsid w:val="00970502"/>
    <w:rsid w:val="00970AC3"/>
    <w:rsid w:val="00970AF3"/>
    <w:rsid w:val="00970C95"/>
    <w:rsid w:val="0097127C"/>
    <w:rsid w:val="009715AB"/>
    <w:rsid w:val="00971D4F"/>
    <w:rsid w:val="00972091"/>
    <w:rsid w:val="00972606"/>
    <w:rsid w:val="0097332C"/>
    <w:rsid w:val="009736FE"/>
    <w:rsid w:val="009753FA"/>
    <w:rsid w:val="009773AA"/>
    <w:rsid w:val="009774E7"/>
    <w:rsid w:val="009815C4"/>
    <w:rsid w:val="00981794"/>
    <w:rsid w:val="009818D5"/>
    <w:rsid w:val="00981F79"/>
    <w:rsid w:val="009831C0"/>
    <w:rsid w:val="00983D98"/>
    <w:rsid w:val="00984C76"/>
    <w:rsid w:val="009858B5"/>
    <w:rsid w:val="00985BD8"/>
    <w:rsid w:val="00986BD9"/>
    <w:rsid w:val="00986F8E"/>
    <w:rsid w:val="00987DD0"/>
    <w:rsid w:val="009916BA"/>
    <w:rsid w:val="00991AC0"/>
    <w:rsid w:val="009924E2"/>
    <w:rsid w:val="009927DD"/>
    <w:rsid w:val="00992D4A"/>
    <w:rsid w:val="009933BD"/>
    <w:rsid w:val="0099377D"/>
    <w:rsid w:val="00993DE5"/>
    <w:rsid w:val="009957DE"/>
    <w:rsid w:val="009963CC"/>
    <w:rsid w:val="00997664"/>
    <w:rsid w:val="00997697"/>
    <w:rsid w:val="009A06D8"/>
    <w:rsid w:val="009A06FF"/>
    <w:rsid w:val="009A0A2E"/>
    <w:rsid w:val="009A2AF7"/>
    <w:rsid w:val="009A3B63"/>
    <w:rsid w:val="009A3D53"/>
    <w:rsid w:val="009A4818"/>
    <w:rsid w:val="009A4BFE"/>
    <w:rsid w:val="009A504D"/>
    <w:rsid w:val="009A5538"/>
    <w:rsid w:val="009A5F5A"/>
    <w:rsid w:val="009A75CA"/>
    <w:rsid w:val="009B06E7"/>
    <w:rsid w:val="009B11A6"/>
    <w:rsid w:val="009B13B9"/>
    <w:rsid w:val="009B2713"/>
    <w:rsid w:val="009B3D84"/>
    <w:rsid w:val="009B46B0"/>
    <w:rsid w:val="009B490F"/>
    <w:rsid w:val="009B4AD6"/>
    <w:rsid w:val="009B6161"/>
    <w:rsid w:val="009B6529"/>
    <w:rsid w:val="009B7A3F"/>
    <w:rsid w:val="009B7B2F"/>
    <w:rsid w:val="009B7E71"/>
    <w:rsid w:val="009C101F"/>
    <w:rsid w:val="009C1BAF"/>
    <w:rsid w:val="009C36A0"/>
    <w:rsid w:val="009C538F"/>
    <w:rsid w:val="009C5716"/>
    <w:rsid w:val="009C5BD8"/>
    <w:rsid w:val="009C5D85"/>
    <w:rsid w:val="009C5DFF"/>
    <w:rsid w:val="009C63CB"/>
    <w:rsid w:val="009C6B9A"/>
    <w:rsid w:val="009C6CBF"/>
    <w:rsid w:val="009D1098"/>
    <w:rsid w:val="009D1299"/>
    <w:rsid w:val="009D1854"/>
    <w:rsid w:val="009D1A09"/>
    <w:rsid w:val="009D21E7"/>
    <w:rsid w:val="009D29CF"/>
    <w:rsid w:val="009D2DB2"/>
    <w:rsid w:val="009D31B7"/>
    <w:rsid w:val="009D3478"/>
    <w:rsid w:val="009D3BB5"/>
    <w:rsid w:val="009D5562"/>
    <w:rsid w:val="009D6C1E"/>
    <w:rsid w:val="009D6F5D"/>
    <w:rsid w:val="009D700C"/>
    <w:rsid w:val="009D76C5"/>
    <w:rsid w:val="009D78A3"/>
    <w:rsid w:val="009D7AD2"/>
    <w:rsid w:val="009D7BB7"/>
    <w:rsid w:val="009E04DF"/>
    <w:rsid w:val="009E0887"/>
    <w:rsid w:val="009E1662"/>
    <w:rsid w:val="009E1D2E"/>
    <w:rsid w:val="009E23B4"/>
    <w:rsid w:val="009E2424"/>
    <w:rsid w:val="009E2EB0"/>
    <w:rsid w:val="009E3247"/>
    <w:rsid w:val="009E3797"/>
    <w:rsid w:val="009E4BFA"/>
    <w:rsid w:val="009E5393"/>
    <w:rsid w:val="009E614E"/>
    <w:rsid w:val="009E64D1"/>
    <w:rsid w:val="009F19A1"/>
    <w:rsid w:val="009F22B9"/>
    <w:rsid w:val="009F22D6"/>
    <w:rsid w:val="009F2429"/>
    <w:rsid w:val="009F3205"/>
    <w:rsid w:val="009F3C3B"/>
    <w:rsid w:val="009F40DB"/>
    <w:rsid w:val="009F45DF"/>
    <w:rsid w:val="009F4648"/>
    <w:rsid w:val="009F4A6B"/>
    <w:rsid w:val="009F519D"/>
    <w:rsid w:val="009F5225"/>
    <w:rsid w:val="009F5EC8"/>
    <w:rsid w:val="009F63F7"/>
    <w:rsid w:val="009F6495"/>
    <w:rsid w:val="009F6C7A"/>
    <w:rsid w:val="009F708C"/>
    <w:rsid w:val="009F70FA"/>
    <w:rsid w:val="009F71CB"/>
    <w:rsid w:val="009F7818"/>
    <w:rsid w:val="00A0090A"/>
    <w:rsid w:val="00A009C0"/>
    <w:rsid w:val="00A00CA6"/>
    <w:rsid w:val="00A01F8B"/>
    <w:rsid w:val="00A02C76"/>
    <w:rsid w:val="00A03B70"/>
    <w:rsid w:val="00A0570E"/>
    <w:rsid w:val="00A06646"/>
    <w:rsid w:val="00A06A78"/>
    <w:rsid w:val="00A07230"/>
    <w:rsid w:val="00A07884"/>
    <w:rsid w:val="00A079A7"/>
    <w:rsid w:val="00A1030C"/>
    <w:rsid w:val="00A11416"/>
    <w:rsid w:val="00A11B61"/>
    <w:rsid w:val="00A1274E"/>
    <w:rsid w:val="00A134CA"/>
    <w:rsid w:val="00A13505"/>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4EAD"/>
    <w:rsid w:val="00A253F4"/>
    <w:rsid w:val="00A25947"/>
    <w:rsid w:val="00A2692C"/>
    <w:rsid w:val="00A302A8"/>
    <w:rsid w:val="00A31A2A"/>
    <w:rsid w:val="00A32E9F"/>
    <w:rsid w:val="00A33017"/>
    <w:rsid w:val="00A33DC9"/>
    <w:rsid w:val="00A34342"/>
    <w:rsid w:val="00A3505B"/>
    <w:rsid w:val="00A3511B"/>
    <w:rsid w:val="00A372CE"/>
    <w:rsid w:val="00A37EB3"/>
    <w:rsid w:val="00A40A5D"/>
    <w:rsid w:val="00A40BF2"/>
    <w:rsid w:val="00A41732"/>
    <w:rsid w:val="00A41C17"/>
    <w:rsid w:val="00A41F15"/>
    <w:rsid w:val="00A42AB9"/>
    <w:rsid w:val="00A42D9C"/>
    <w:rsid w:val="00A433E2"/>
    <w:rsid w:val="00A43CAF"/>
    <w:rsid w:val="00A4421A"/>
    <w:rsid w:val="00A44B2B"/>
    <w:rsid w:val="00A45C20"/>
    <w:rsid w:val="00A472DC"/>
    <w:rsid w:val="00A4749E"/>
    <w:rsid w:val="00A50A04"/>
    <w:rsid w:val="00A51AE4"/>
    <w:rsid w:val="00A52353"/>
    <w:rsid w:val="00A52F6A"/>
    <w:rsid w:val="00A53563"/>
    <w:rsid w:val="00A55828"/>
    <w:rsid w:val="00A559DF"/>
    <w:rsid w:val="00A55A08"/>
    <w:rsid w:val="00A55AED"/>
    <w:rsid w:val="00A55EB9"/>
    <w:rsid w:val="00A565BC"/>
    <w:rsid w:val="00A5696C"/>
    <w:rsid w:val="00A56CC9"/>
    <w:rsid w:val="00A57727"/>
    <w:rsid w:val="00A60C6C"/>
    <w:rsid w:val="00A60FC3"/>
    <w:rsid w:val="00A61C63"/>
    <w:rsid w:val="00A634C5"/>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4FD5"/>
    <w:rsid w:val="00A86EA9"/>
    <w:rsid w:val="00A87509"/>
    <w:rsid w:val="00A87AA6"/>
    <w:rsid w:val="00A90BEB"/>
    <w:rsid w:val="00A91303"/>
    <w:rsid w:val="00A92734"/>
    <w:rsid w:val="00A92B22"/>
    <w:rsid w:val="00A939F2"/>
    <w:rsid w:val="00A942AE"/>
    <w:rsid w:val="00A94464"/>
    <w:rsid w:val="00A94BB4"/>
    <w:rsid w:val="00A969B2"/>
    <w:rsid w:val="00A96D49"/>
    <w:rsid w:val="00A96E89"/>
    <w:rsid w:val="00AA17F2"/>
    <w:rsid w:val="00AA22A6"/>
    <w:rsid w:val="00AA2C1B"/>
    <w:rsid w:val="00AA34B8"/>
    <w:rsid w:val="00AA38D8"/>
    <w:rsid w:val="00AA4496"/>
    <w:rsid w:val="00AA4567"/>
    <w:rsid w:val="00AA5BCC"/>
    <w:rsid w:val="00AA78A4"/>
    <w:rsid w:val="00AA78D2"/>
    <w:rsid w:val="00AA7EA6"/>
    <w:rsid w:val="00AB158D"/>
    <w:rsid w:val="00AB1B2E"/>
    <w:rsid w:val="00AB1BE6"/>
    <w:rsid w:val="00AB1CC8"/>
    <w:rsid w:val="00AB3565"/>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1A85"/>
    <w:rsid w:val="00AD2092"/>
    <w:rsid w:val="00AD3736"/>
    <w:rsid w:val="00AD3838"/>
    <w:rsid w:val="00AD421D"/>
    <w:rsid w:val="00AD4FC9"/>
    <w:rsid w:val="00AD6EDD"/>
    <w:rsid w:val="00AD7364"/>
    <w:rsid w:val="00AE0662"/>
    <w:rsid w:val="00AE2251"/>
    <w:rsid w:val="00AE22FC"/>
    <w:rsid w:val="00AE26F8"/>
    <w:rsid w:val="00AE2E01"/>
    <w:rsid w:val="00AE329C"/>
    <w:rsid w:val="00AE36AA"/>
    <w:rsid w:val="00AE37A6"/>
    <w:rsid w:val="00AE41AE"/>
    <w:rsid w:val="00AE67D9"/>
    <w:rsid w:val="00AE775D"/>
    <w:rsid w:val="00AE780C"/>
    <w:rsid w:val="00AF21FA"/>
    <w:rsid w:val="00AF34E6"/>
    <w:rsid w:val="00AF4137"/>
    <w:rsid w:val="00AF4C43"/>
    <w:rsid w:val="00AF4C50"/>
    <w:rsid w:val="00AF513B"/>
    <w:rsid w:val="00AF5F6A"/>
    <w:rsid w:val="00AF61EE"/>
    <w:rsid w:val="00AF7D49"/>
    <w:rsid w:val="00B00A5D"/>
    <w:rsid w:val="00B00EE1"/>
    <w:rsid w:val="00B00FA9"/>
    <w:rsid w:val="00B011C3"/>
    <w:rsid w:val="00B012D1"/>
    <w:rsid w:val="00B015B7"/>
    <w:rsid w:val="00B01B7A"/>
    <w:rsid w:val="00B01BAC"/>
    <w:rsid w:val="00B02895"/>
    <w:rsid w:val="00B030DE"/>
    <w:rsid w:val="00B038E0"/>
    <w:rsid w:val="00B04C9E"/>
    <w:rsid w:val="00B0507F"/>
    <w:rsid w:val="00B05AE8"/>
    <w:rsid w:val="00B06135"/>
    <w:rsid w:val="00B06DF4"/>
    <w:rsid w:val="00B06F12"/>
    <w:rsid w:val="00B079AB"/>
    <w:rsid w:val="00B10941"/>
    <w:rsid w:val="00B11979"/>
    <w:rsid w:val="00B119D5"/>
    <w:rsid w:val="00B11DF1"/>
    <w:rsid w:val="00B13464"/>
    <w:rsid w:val="00B13B3D"/>
    <w:rsid w:val="00B14962"/>
    <w:rsid w:val="00B1533D"/>
    <w:rsid w:val="00B168F8"/>
    <w:rsid w:val="00B17AB6"/>
    <w:rsid w:val="00B2383D"/>
    <w:rsid w:val="00B242E6"/>
    <w:rsid w:val="00B24599"/>
    <w:rsid w:val="00B24B2F"/>
    <w:rsid w:val="00B24F1C"/>
    <w:rsid w:val="00B26C6A"/>
    <w:rsid w:val="00B27AA3"/>
    <w:rsid w:val="00B3004A"/>
    <w:rsid w:val="00B30460"/>
    <w:rsid w:val="00B307AA"/>
    <w:rsid w:val="00B30E31"/>
    <w:rsid w:val="00B31676"/>
    <w:rsid w:val="00B33176"/>
    <w:rsid w:val="00B33ABA"/>
    <w:rsid w:val="00B33F81"/>
    <w:rsid w:val="00B340E5"/>
    <w:rsid w:val="00B34ACA"/>
    <w:rsid w:val="00B35202"/>
    <w:rsid w:val="00B35336"/>
    <w:rsid w:val="00B35D21"/>
    <w:rsid w:val="00B36099"/>
    <w:rsid w:val="00B36E48"/>
    <w:rsid w:val="00B372A6"/>
    <w:rsid w:val="00B375D0"/>
    <w:rsid w:val="00B40551"/>
    <w:rsid w:val="00B4133E"/>
    <w:rsid w:val="00B414B1"/>
    <w:rsid w:val="00B41757"/>
    <w:rsid w:val="00B41A65"/>
    <w:rsid w:val="00B4252B"/>
    <w:rsid w:val="00B425A7"/>
    <w:rsid w:val="00B42DF1"/>
    <w:rsid w:val="00B42DF9"/>
    <w:rsid w:val="00B4606D"/>
    <w:rsid w:val="00B50FF9"/>
    <w:rsid w:val="00B523F8"/>
    <w:rsid w:val="00B52508"/>
    <w:rsid w:val="00B54A00"/>
    <w:rsid w:val="00B54DB0"/>
    <w:rsid w:val="00B559FA"/>
    <w:rsid w:val="00B55E8C"/>
    <w:rsid w:val="00B56823"/>
    <w:rsid w:val="00B56BF0"/>
    <w:rsid w:val="00B5709D"/>
    <w:rsid w:val="00B6065F"/>
    <w:rsid w:val="00B60846"/>
    <w:rsid w:val="00B61C75"/>
    <w:rsid w:val="00B61C7F"/>
    <w:rsid w:val="00B624C6"/>
    <w:rsid w:val="00B62809"/>
    <w:rsid w:val="00B6280B"/>
    <w:rsid w:val="00B62D59"/>
    <w:rsid w:val="00B6321A"/>
    <w:rsid w:val="00B64044"/>
    <w:rsid w:val="00B6444A"/>
    <w:rsid w:val="00B65A65"/>
    <w:rsid w:val="00B67071"/>
    <w:rsid w:val="00B70315"/>
    <w:rsid w:val="00B70D31"/>
    <w:rsid w:val="00B710D8"/>
    <w:rsid w:val="00B71FDF"/>
    <w:rsid w:val="00B727E2"/>
    <w:rsid w:val="00B728D7"/>
    <w:rsid w:val="00B72AFB"/>
    <w:rsid w:val="00B74D26"/>
    <w:rsid w:val="00B74DB8"/>
    <w:rsid w:val="00B750D9"/>
    <w:rsid w:val="00B75F70"/>
    <w:rsid w:val="00B760BF"/>
    <w:rsid w:val="00B760E6"/>
    <w:rsid w:val="00B77175"/>
    <w:rsid w:val="00B772CE"/>
    <w:rsid w:val="00B77A39"/>
    <w:rsid w:val="00B80223"/>
    <w:rsid w:val="00B80553"/>
    <w:rsid w:val="00B80F19"/>
    <w:rsid w:val="00B816BA"/>
    <w:rsid w:val="00B8438D"/>
    <w:rsid w:val="00B84664"/>
    <w:rsid w:val="00B8511C"/>
    <w:rsid w:val="00B8620A"/>
    <w:rsid w:val="00B863DF"/>
    <w:rsid w:val="00B86CD0"/>
    <w:rsid w:val="00B8756F"/>
    <w:rsid w:val="00B876DD"/>
    <w:rsid w:val="00B87DB2"/>
    <w:rsid w:val="00B90CB0"/>
    <w:rsid w:val="00B913F2"/>
    <w:rsid w:val="00B916CB"/>
    <w:rsid w:val="00B91AB5"/>
    <w:rsid w:val="00B91B84"/>
    <w:rsid w:val="00B92A61"/>
    <w:rsid w:val="00B931EC"/>
    <w:rsid w:val="00B93F76"/>
    <w:rsid w:val="00B94619"/>
    <w:rsid w:val="00B94732"/>
    <w:rsid w:val="00B949C0"/>
    <w:rsid w:val="00B94D08"/>
    <w:rsid w:val="00B94D8F"/>
    <w:rsid w:val="00B9542A"/>
    <w:rsid w:val="00B973EF"/>
    <w:rsid w:val="00BA07D1"/>
    <w:rsid w:val="00BA0A63"/>
    <w:rsid w:val="00BA13C0"/>
    <w:rsid w:val="00BA1912"/>
    <w:rsid w:val="00BA1D68"/>
    <w:rsid w:val="00BA1EC0"/>
    <w:rsid w:val="00BA221B"/>
    <w:rsid w:val="00BA2C39"/>
    <w:rsid w:val="00BA2CFE"/>
    <w:rsid w:val="00BA3630"/>
    <w:rsid w:val="00BA4501"/>
    <w:rsid w:val="00BA4624"/>
    <w:rsid w:val="00BA5EE8"/>
    <w:rsid w:val="00BA6425"/>
    <w:rsid w:val="00BA64F1"/>
    <w:rsid w:val="00BA7B4E"/>
    <w:rsid w:val="00BA7BE7"/>
    <w:rsid w:val="00BB317E"/>
    <w:rsid w:val="00BB31A5"/>
    <w:rsid w:val="00BB35AD"/>
    <w:rsid w:val="00BB3CF9"/>
    <w:rsid w:val="00BB5C9F"/>
    <w:rsid w:val="00BB6209"/>
    <w:rsid w:val="00BB652A"/>
    <w:rsid w:val="00BB79C3"/>
    <w:rsid w:val="00BB7E86"/>
    <w:rsid w:val="00BC0088"/>
    <w:rsid w:val="00BC0BD2"/>
    <w:rsid w:val="00BC0FAB"/>
    <w:rsid w:val="00BC191C"/>
    <w:rsid w:val="00BC1B3A"/>
    <w:rsid w:val="00BC1B4B"/>
    <w:rsid w:val="00BC29A5"/>
    <w:rsid w:val="00BC30C2"/>
    <w:rsid w:val="00BC4173"/>
    <w:rsid w:val="00BC4428"/>
    <w:rsid w:val="00BC491F"/>
    <w:rsid w:val="00BC49A7"/>
    <w:rsid w:val="00BC5B1D"/>
    <w:rsid w:val="00BC6958"/>
    <w:rsid w:val="00BD2EF2"/>
    <w:rsid w:val="00BD3C88"/>
    <w:rsid w:val="00BD480A"/>
    <w:rsid w:val="00BD5238"/>
    <w:rsid w:val="00BD6853"/>
    <w:rsid w:val="00BD7AAE"/>
    <w:rsid w:val="00BD7B10"/>
    <w:rsid w:val="00BE0C7E"/>
    <w:rsid w:val="00BE1284"/>
    <w:rsid w:val="00BE2A3E"/>
    <w:rsid w:val="00BE2C75"/>
    <w:rsid w:val="00BE30D4"/>
    <w:rsid w:val="00BE3589"/>
    <w:rsid w:val="00BE36BC"/>
    <w:rsid w:val="00BE4572"/>
    <w:rsid w:val="00BE4BE4"/>
    <w:rsid w:val="00BE56BF"/>
    <w:rsid w:val="00BE56F1"/>
    <w:rsid w:val="00BE60F7"/>
    <w:rsid w:val="00BE6866"/>
    <w:rsid w:val="00BF205E"/>
    <w:rsid w:val="00BF2144"/>
    <w:rsid w:val="00BF2A10"/>
    <w:rsid w:val="00BF2AF0"/>
    <w:rsid w:val="00BF2BAB"/>
    <w:rsid w:val="00BF49BF"/>
    <w:rsid w:val="00BF54BD"/>
    <w:rsid w:val="00BF5597"/>
    <w:rsid w:val="00BF5795"/>
    <w:rsid w:val="00BF65FE"/>
    <w:rsid w:val="00BF6A48"/>
    <w:rsid w:val="00BF6BE3"/>
    <w:rsid w:val="00BF7CDE"/>
    <w:rsid w:val="00C0028C"/>
    <w:rsid w:val="00C00C24"/>
    <w:rsid w:val="00C00D43"/>
    <w:rsid w:val="00C013E0"/>
    <w:rsid w:val="00C03818"/>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6195"/>
    <w:rsid w:val="00C1632C"/>
    <w:rsid w:val="00C17108"/>
    <w:rsid w:val="00C17383"/>
    <w:rsid w:val="00C17476"/>
    <w:rsid w:val="00C20195"/>
    <w:rsid w:val="00C205FE"/>
    <w:rsid w:val="00C21403"/>
    <w:rsid w:val="00C21463"/>
    <w:rsid w:val="00C23843"/>
    <w:rsid w:val="00C23CD0"/>
    <w:rsid w:val="00C23FEA"/>
    <w:rsid w:val="00C241C1"/>
    <w:rsid w:val="00C24242"/>
    <w:rsid w:val="00C247B9"/>
    <w:rsid w:val="00C25DC8"/>
    <w:rsid w:val="00C26A6D"/>
    <w:rsid w:val="00C3043D"/>
    <w:rsid w:val="00C32420"/>
    <w:rsid w:val="00C32874"/>
    <w:rsid w:val="00C33B30"/>
    <w:rsid w:val="00C33C0B"/>
    <w:rsid w:val="00C3402F"/>
    <w:rsid w:val="00C34402"/>
    <w:rsid w:val="00C34ACF"/>
    <w:rsid w:val="00C34EA1"/>
    <w:rsid w:val="00C372E6"/>
    <w:rsid w:val="00C406DF"/>
    <w:rsid w:val="00C40882"/>
    <w:rsid w:val="00C40EBB"/>
    <w:rsid w:val="00C42366"/>
    <w:rsid w:val="00C423B3"/>
    <w:rsid w:val="00C42E05"/>
    <w:rsid w:val="00C438AE"/>
    <w:rsid w:val="00C440A3"/>
    <w:rsid w:val="00C448FC"/>
    <w:rsid w:val="00C44ECA"/>
    <w:rsid w:val="00C46D88"/>
    <w:rsid w:val="00C50288"/>
    <w:rsid w:val="00C504D6"/>
    <w:rsid w:val="00C52D90"/>
    <w:rsid w:val="00C53157"/>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387"/>
    <w:rsid w:val="00C73E9B"/>
    <w:rsid w:val="00C7496B"/>
    <w:rsid w:val="00C7604E"/>
    <w:rsid w:val="00C76C77"/>
    <w:rsid w:val="00C77902"/>
    <w:rsid w:val="00C803E4"/>
    <w:rsid w:val="00C81AAD"/>
    <w:rsid w:val="00C82187"/>
    <w:rsid w:val="00C833EB"/>
    <w:rsid w:val="00C835F6"/>
    <w:rsid w:val="00C83B1E"/>
    <w:rsid w:val="00C8464D"/>
    <w:rsid w:val="00C84833"/>
    <w:rsid w:val="00C84933"/>
    <w:rsid w:val="00C859A2"/>
    <w:rsid w:val="00C85ABF"/>
    <w:rsid w:val="00C862A2"/>
    <w:rsid w:val="00C86ACB"/>
    <w:rsid w:val="00C8706C"/>
    <w:rsid w:val="00C8731C"/>
    <w:rsid w:val="00C8733F"/>
    <w:rsid w:val="00C876E2"/>
    <w:rsid w:val="00C90B13"/>
    <w:rsid w:val="00C93B0A"/>
    <w:rsid w:val="00C93D19"/>
    <w:rsid w:val="00C9414D"/>
    <w:rsid w:val="00C94680"/>
    <w:rsid w:val="00C94DB9"/>
    <w:rsid w:val="00C95623"/>
    <w:rsid w:val="00C95A8F"/>
    <w:rsid w:val="00C96A6B"/>
    <w:rsid w:val="00C97B28"/>
    <w:rsid w:val="00CA0268"/>
    <w:rsid w:val="00CA0448"/>
    <w:rsid w:val="00CA1B88"/>
    <w:rsid w:val="00CA206C"/>
    <w:rsid w:val="00CA222D"/>
    <w:rsid w:val="00CA2FC1"/>
    <w:rsid w:val="00CA405B"/>
    <w:rsid w:val="00CA4C86"/>
    <w:rsid w:val="00CA4E21"/>
    <w:rsid w:val="00CA5BE2"/>
    <w:rsid w:val="00CA600E"/>
    <w:rsid w:val="00CB0C4B"/>
    <w:rsid w:val="00CB2116"/>
    <w:rsid w:val="00CB2190"/>
    <w:rsid w:val="00CB35CF"/>
    <w:rsid w:val="00CB5B7E"/>
    <w:rsid w:val="00CB5C16"/>
    <w:rsid w:val="00CB69FC"/>
    <w:rsid w:val="00CC0703"/>
    <w:rsid w:val="00CC1B31"/>
    <w:rsid w:val="00CC1B7F"/>
    <w:rsid w:val="00CC29E5"/>
    <w:rsid w:val="00CC31C5"/>
    <w:rsid w:val="00CC37AC"/>
    <w:rsid w:val="00CC4B41"/>
    <w:rsid w:val="00CC5934"/>
    <w:rsid w:val="00CC5E6D"/>
    <w:rsid w:val="00CC5EAD"/>
    <w:rsid w:val="00CC73A6"/>
    <w:rsid w:val="00CC7EEB"/>
    <w:rsid w:val="00CD0751"/>
    <w:rsid w:val="00CD091D"/>
    <w:rsid w:val="00CD11E2"/>
    <w:rsid w:val="00CD1B3F"/>
    <w:rsid w:val="00CD1C26"/>
    <w:rsid w:val="00CD1F92"/>
    <w:rsid w:val="00CD3D32"/>
    <w:rsid w:val="00CD46C2"/>
    <w:rsid w:val="00CD52E1"/>
    <w:rsid w:val="00CD63A5"/>
    <w:rsid w:val="00CD69EE"/>
    <w:rsid w:val="00CD79DB"/>
    <w:rsid w:val="00CE0970"/>
    <w:rsid w:val="00CE18E4"/>
    <w:rsid w:val="00CE3805"/>
    <w:rsid w:val="00CE3AB0"/>
    <w:rsid w:val="00CE4012"/>
    <w:rsid w:val="00CE4A4D"/>
    <w:rsid w:val="00CE4D0A"/>
    <w:rsid w:val="00CE4FF8"/>
    <w:rsid w:val="00CE5238"/>
    <w:rsid w:val="00CE54E9"/>
    <w:rsid w:val="00CE58C7"/>
    <w:rsid w:val="00CE5CD6"/>
    <w:rsid w:val="00CF08FE"/>
    <w:rsid w:val="00CF0DE6"/>
    <w:rsid w:val="00CF0E69"/>
    <w:rsid w:val="00CF104B"/>
    <w:rsid w:val="00CF14DF"/>
    <w:rsid w:val="00CF1735"/>
    <w:rsid w:val="00CF1CAF"/>
    <w:rsid w:val="00CF1F9F"/>
    <w:rsid w:val="00CF28E2"/>
    <w:rsid w:val="00CF3C28"/>
    <w:rsid w:val="00CF48F9"/>
    <w:rsid w:val="00CF5145"/>
    <w:rsid w:val="00CF546A"/>
    <w:rsid w:val="00CF61F1"/>
    <w:rsid w:val="00D0172F"/>
    <w:rsid w:val="00D01914"/>
    <w:rsid w:val="00D01BB1"/>
    <w:rsid w:val="00D022AA"/>
    <w:rsid w:val="00D051AC"/>
    <w:rsid w:val="00D05EB1"/>
    <w:rsid w:val="00D0608A"/>
    <w:rsid w:val="00D0634D"/>
    <w:rsid w:val="00D101E0"/>
    <w:rsid w:val="00D108E8"/>
    <w:rsid w:val="00D12250"/>
    <w:rsid w:val="00D1293C"/>
    <w:rsid w:val="00D130F4"/>
    <w:rsid w:val="00D13309"/>
    <w:rsid w:val="00D13593"/>
    <w:rsid w:val="00D14F01"/>
    <w:rsid w:val="00D1585A"/>
    <w:rsid w:val="00D1646C"/>
    <w:rsid w:val="00D17B88"/>
    <w:rsid w:val="00D17BE9"/>
    <w:rsid w:val="00D20675"/>
    <w:rsid w:val="00D20BBE"/>
    <w:rsid w:val="00D21E02"/>
    <w:rsid w:val="00D221C6"/>
    <w:rsid w:val="00D24975"/>
    <w:rsid w:val="00D24BE8"/>
    <w:rsid w:val="00D2557A"/>
    <w:rsid w:val="00D26D4B"/>
    <w:rsid w:val="00D26EDC"/>
    <w:rsid w:val="00D278A2"/>
    <w:rsid w:val="00D30BB9"/>
    <w:rsid w:val="00D312D0"/>
    <w:rsid w:val="00D32854"/>
    <w:rsid w:val="00D32E19"/>
    <w:rsid w:val="00D333E0"/>
    <w:rsid w:val="00D33E3B"/>
    <w:rsid w:val="00D342E7"/>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3CEC"/>
    <w:rsid w:val="00D54607"/>
    <w:rsid w:val="00D55A79"/>
    <w:rsid w:val="00D57377"/>
    <w:rsid w:val="00D57AC8"/>
    <w:rsid w:val="00D57CAB"/>
    <w:rsid w:val="00D61EDF"/>
    <w:rsid w:val="00D6231C"/>
    <w:rsid w:val="00D629CC"/>
    <w:rsid w:val="00D62C5D"/>
    <w:rsid w:val="00D63E78"/>
    <w:rsid w:val="00D643B7"/>
    <w:rsid w:val="00D665E0"/>
    <w:rsid w:val="00D66AB7"/>
    <w:rsid w:val="00D6720F"/>
    <w:rsid w:val="00D67961"/>
    <w:rsid w:val="00D67E69"/>
    <w:rsid w:val="00D702ED"/>
    <w:rsid w:val="00D71751"/>
    <w:rsid w:val="00D7382F"/>
    <w:rsid w:val="00D73C76"/>
    <w:rsid w:val="00D742D6"/>
    <w:rsid w:val="00D742DE"/>
    <w:rsid w:val="00D748B7"/>
    <w:rsid w:val="00D74DC5"/>
    <w:rsid w:val="00D76693"/>
    <w:rsid w:val="00D83591"/>
    <w:rsid w:val="00D838F5"/>
    <w:rsid w:val="00D8449A"/>
    <w:rsid w:val="00D84C92"/>
    <w:rsid w:val="00D8518B"/>
    <w:rsid w:val="00D85B09"/>
    <w:rsid w:val="00D86A99"/>
    <w:rsid w:val="00D86DAA"/>
    <w:rsid w:val="00D903B4"/>
    <w:rsid w:val="00D906AE"/>
    <w:rsid w:val="00D91722"/>
    <w:rsid w:val="00D924F0"/>
    <w:rsid w:val="00D94403"/>
    <w:rsid w:val="00D94476"/>
    <w:rsid w:val="00D94D60"/>
    <w:rsid w:val="00D9601E"/>
    <w:rsid w:val="00DA0A65"/>
    <w:rsid w:val="00DA116B"/>
    <w:rsid w:val="00DA1199"/>
    <w:rsid w:val="00DA132B"/>
    <w:rsid w:val="00DA20E3"/>
    <w:rsid w:val="00DA3823"/>
    <w:rsid w:val="00DA3A53"/>
    <w:rsid w:val="00DA4EBE"/>
    <w:rsid w:val="00DA6E7A"/>
    <w:rsid w:val="00DB03BD"/>
    <w:rsid w:val="00DB0612"/>
    <w:rsid w:val="00DB0B52"/>
    <w:rsid w:val="00DB0FE1"/>
    <w:rsid w:val="00DB1A95"/>
    <w:rsid w:val="00DB1E95"/>
    <w:rsid w:val="00DB1FE5"/>
    <w:rsid w:val="00DB224A"/>
    <w:rsid w:val="00DB4764"/>
    <w:rsid w:val="00DB5BDE"/>
    <w:rsid w:val="00DB5CEE"/>
    <w:rsid w:val="00DB68D8"/>
    <w:rsid w:val="00DB6CB5"/>
    <w:rsid w:val="00DB6F45"/>
    <w:rsid w:val="00DB7FC6"/>
    <w:rsid w:val="00DC0029"/>
    <w:rsid w:val="00DC0674"/>
    <w:rsid w:val="00DC1985"/>
    <w:rsid w:val="00DC1C35"/>
    <w:rsid w:val="00DC2AF1"/>
    <w:rsid w:val="00DC3CE6"/>
    <w:rsid w:val="00DC3E59"/>
    <w:rsid w:val="00DC4A97"/>
    <w:rsid w:val="00DC62E8"/>
    <w:rsid w:val="00DC6E03"/>
    <w:rsid w:val="00DC7B92"/>
    <w:rsid w:val="00DD0094"/>
    <w:rsid w:val="00DD1510"/>
    <w:rsid w:val="00DD26AC"/>
    <w:rsid w:val="00DD2B84"/>
    <w:rsid w:val="00DD451E"/>
    <w:rsid w:val="00DD46E9"/>
    <w:rsid w:val="00DD4729"/>
    <w:rsid w:val="00DD4FD1"/>
    <w:rsid w:val="00DD5C9F"/>
    <w:rsid w:val="00DD5DB0"/>
    <w:rsid w:val="00DD5DCD"/>
    <w:rsid w:val="00DE0FDB"/>
    <w:rsid w:val="00DE3805"/>
    <w:rsid w:val="00DE42C6"/>
    <w:rsid w:val="00DE53D1"/>
    <w:rsid w:val="00DE561F"/>
    <w:rsid w:val="00DE599C"/>
    <w:rsid w:val="00DE5BC0"/>
    <w:rsid w:val="00DE67D1"/>
    <w:rsid w:val="00DE7A1F"/>
    <w:rsid w:val="00DF06C6"/>
    <w:rsid w:val="00DF1306"/>
    <w:rsid w:val="00DF17B2"/>
    <w:rsid w:val="00DF1974"/>
    <w:rsid w:val="00DF21C3"/>
    <w:rsid w:val="00DF26BD"/>
    <w:rsid w:val="00DF2C65"/>
    <w:rsid w:val="00DF2E95"/>
    <w:rsid w:val="00DF4937"/>
    <w:rsid w:val="00DF4CBB"/>
    <w:rsid w:val="00DF7725"/>
    <w:rsid w:val="00DF7B42"/>
    <w:rsid w:val="00DF7D7B"/>
    <w:rsid w:val="00DF7DD8"/>
    <w:rsid w:val="00E00C00"/>
    <w:rsid w:val="00E00F77"/>
    <w:rsid w:val="00E013A3"/>
    <w:rsid w:val="00E01F7C"/>
    <w:rsid w:val="00E02F71"/>
    <w:rsid w:val="00E032A1"/>
    <w:rsid w:val="00E03927"/>
    <w:rsid w:val="00E03FF7"/>
    <w:rsid w:val="00E043C1"/>
    <w:rsid w:val="00E04883"/>
    <w:rsid w:val="00E0553B"/>
    <w:rsid w:val="00E05719"/>
    <w:rsid w:val="00E0619F"/>
    <w:rsid w:val="00E06B2C"/>
    <w:rsid w:val="00E07499"/>
    <w:rsid w:val="00E07744"/>
    <w:rsid w:val="00E07884"/>
    <w:rsid w:val="00E134FA"/>
    <w:rsid w:val="00E13CDF"/>
    <w:rsid w:val="00E156F5"/>
    <w:rsid w:val="00E163A1"/>
    <w:rsid w:val="00E16F49"/>
    <w:rsid w:val="00E175E0"/>
    <w:rsid w:val="00E21F9D"/>
    <w:rsid w:val="00E22924"/>
    <w:rsid w:val="00E23567"/>
    <w:rsid w:val="00E23634"/>
    <w:rsid w:val="00E23C43"/>
    <w:rsid w:val="00E240D4"/>
    <w:rsid w:val="00E2581A"/>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2F4C"/>
    <w:rsid w:val="00E44DFD"/>
    <w:rsid w:val="00E44EEB"/>
    <w:rsid w:val="00E46005"/>
    <w:rsid w:val="00E4617A"/>
    <w:rsid w:val="00E464B4"/>
    <w:rsid w:val="00E46C47"/>
    <w:rsid w:val="00E4784E"/>
    <w:rsid w:val="00E50065"/>
    <w:rsid w:val="00E50DE0"/>
    <w:rsid w:val="00E50E11"/>
    <w:rsid w:val="00E51578"/>
    <w:rsid w:val="00E517F9"/>
    <w:rsid w:val="00E51BE7"/>
    <w:rsid w:val="00E52069"/>
    <w:rsid w:val="00E52AED"/>
    <w:rsid w:val="00E53751"/>
    <w:rsid w:val="00E53E8F"/>
    <w:rsid w:val="00E54DC4"/>
    <w:rsid w:val="00E55F9B"/>
    <w:rsid w:val="00E5628E"/>
    <w:rsid w:val="00E570E3"/>
    <w:rsid w:val="00E6006D"/>
    <w:rsid w:val="00E60893"/>
    <w:rsid w:val="00E6091B"/>
    <w:rsid w:val="00E6289D"/>
    <w:rsid w:val="00E62B94"/>
    <w:rsid w:val="00E632B0"/>
    <w:rsid w:val="00E63F09"/>
    <w:rsid w:val="00E6421F"/>
    <w:rsid w:val="00E6430E"/>
    <w:rsid w:val="00E64435"/>
    <w:rsid w:val="00E65379"/>
    <w:rsid w:val="00E70598"/>
    <w:rsid w:val="00E70B38"/>
    <w:rsid w:val="00E713D5"/>
    <w:rsid w:val="00E71404"/>
    <w:rsid w:val="00E7160B"/>
    <w:rsid w:val="00E71D5E"/>
    <w:rsid w:val="00E72387"/>
    <w:rsid w:val="00E72AF7"/>
    <w:rsid w:val="00E72B90"/>
    <w:rsid w:val="00E7345C"/>
    <w:rsid w:val="00E739F6"/>
    <w:rsid w:val="00E73F0F"/>
    <w:rsid w:val="00E74215"/>
    <w:rsid w:val="00E743A5"/>
    <w:rsid w:val="00E743E4"/>
    <w:rsid w:val="00E7471D"/>
    <w:rsid w:val="00E74EC0"/>
    <w:rsid w:val="00E752B7"/>
    <w:rsid w:val="00E77920"/>
    <w:rsid w:val="00E80F80"/>
    <w:rsid w:val="00E810A1"/>
    <w:rsid w:val="00E82623"/>
    <w:rsid w:val="00E82CAF"/>
    <w:rsid w:val="00E8373C"/>
    <w:rsid w:val="00E83A35"/>
    <w:rsid w:val="00E840B6"/>
    <w:rsid w:val="00E847DD"/>
    <w:rsid w:val="00E86B6B"/>
    <w:rsid w:val="00E86E4A"/>
    <w:rsid w:val="00E8727E"/>
    <w:rsid w:val="00E87902"/>
    <w:rsid w:val="00E87B83"/>
    <w:rsid w:val="00E93BC0"/>
    <w:rsid w:val="00E9473C"/>
    <w:rsid w:val="00E95CD8"/>
    <w:rsid w:val="00E968CF"/>
    <w:rsid w:val="00E979A8"/>
    <w:rsid w:val="00E97E85"/>
    <w:rsid w:val="00E97FCE"/>
    <w:rsid w:val="00EA193A"/>
    <w:rsid w:val="00EA1C72"/>
    <w:rsid w:val="00EA37C0"/>
    <w:rsid w:val="00EA3AA9"/>
    <w:rsid w:val="00EA4D22"/>
    <w:rsid w:val="00EA6B75"/>
    <w:rsid w:val="00EA6DDF"/>
    <w:rsid w:val="00EA6EE4"/>
    <w:rsid w:val="00EA73D6"/>
    <w:rsid w:val="00EA78C4"/>
    <w:rsid w:val="00EB07CD"/>
    <w:rsid w:val="00EB1445"/>
    <w:rsid w:val="00EB288C"/>
    <w:rsid w:val="00EB505D"/>
    <w:rsid w:val="00EB5399"/>
    <w:rsid w:val="00EB60C3"/>
    <w:rsid w:val="00EB6323"/>
    <w:rsid w:val="00EB69A2"/>
    <w:rsid w:val="00EB714C"/>
    <w:rsid w:val="00EB7CAD"/>
    <w:rsid w:val="00EC131C"/>
    <w:rsid w:val="00EC2A40"/>
    <w:rsid w:val="00EC2D67"/>
    <w:rsid w:val="00EC3ABB"/>
    <w:rsid w:val="00EC3FD5"/>
    <w:rsid w:val="00EC4E58"/>
    <w:rsid w:val="00EC66DA"/>
    <w:rsid w:val="00EC6F2F"/>
    <w:rsid w:val="00EC7042"/>
    <w:rsid w:val="00EC7FE1"/>
    <w:rsid w:val="00ED0064"/>
    <w:rsid w:val="00ED08AC"/>
    <w:rsid w:val="00ED1794"/>
    <w:rsid w:val="00ED226C"/>
    <w:rsid w:val="00ED25E0"/>
    <w:rsid w:val="00ED48CC"/>
    <w:rsid w:val="00ED614F"/>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372C"/>
    <w:rsid w:val="00EF4BB5"/>
    <w:rsid w:val="00EF4D58"/>
    <w:rsid w:val="00EF5D4C"/>
    <w:rsid w:val="00EF6FEC"/>
    <w:rsid w:val="00EF7863"/>
    <w:rsid w:val="00F00253"/>
    <w:rsid w:val="00F01475"/>
    <w:rsid w:val="00F01B23"/>
    <w:rsid w:val="00F01B4D"/>
    <w:rsid w:val="00F02307"/>
    <w:rsid w:val="00F024C8"/>
    <w:rsid w:val="00F026AF"/>
    <w:rsid w:val="00F026CD"/>
    <w:rsid w:val="00F039AB"/>
    <w:rsid w:val="00F05024"/>
    <w:rsid w:val="00F05F76"/>
    <w:rsid w:val="00F06070"/>
    <w:rsid w:val="00F06ED2"/>
    <w:rsid w:val="00F07774"/>
    <w:rsid w:val="00F07A71"/>
    <w:rsid w:val="00F07DD5"/>
    <w:rsid w:val="00F07FF2"/>
    <w:rsid w:val="00F106A3"/>
    <w:rsid w:val="00F11177"/>
    <w:rsid w:val="00F11DDD"/>
    <w:rsid w:val="00F11FC7"/>
    <w:rsid w:val="00F13F43"/>
    <w:rsid w:val="00F14096"/>
    <w:rsid w:val="00F14580"/>
    <w:rsid w:val="00F14D10"/>
    <w:rsid w:val="00F14ECE"/>
    <w:rsid w:val="00F1546A"/>
    <w:rsid w:val="00F1659B"/>
    <w:rsid w:val="00F175BB"/>
    <w:rsid w:val="00F20002"/>
    <w:rsid w:val="00F26F2D"/>
    <w:rsid w:val="00F27D9C"/>
    <w:rsid w:val="00F30247"/>
    <w:rsid w:val="00F30378"/>
    <w:rsid w:val="00F31AC3"/>
    <w:rsid w:val="00F31BB8"/>
    <w:rsid w:val="00F320D0"/>
    <w:rsid w:val="00F32264"/>
    <w:rsid w:val="00F331EE"/>
    <w:rsid w:val="00F339F2"/>
    <w:rsid w:val="00F33FFA"/>
    <w:rsid w:val="00F34B1F"/>
    <w:rsid w:val="00F352F3"/>
    <w:rsid w:val="00F35FD9"/>
    <w:rsid w:val="00F367A7"/>
    <w:rsid w:val="00F37C05"/>
    <w:rsid w:val="00F4004D"/>
    <w:rsid w:val="00F40BA1"/>
    <w:rsid w:val="00F40FEB"/>
    <w:rsid w:val="00F41BEE"/>
    <w:rsid w:val="00F4209B"/>
    <w:rsid w:val="00F421A7"/>
    <w:rsid w:val="00F42750"/>
    <w:rsid w:val="00F42F3A"/>
    <w:rsid w:val="00F43467"/>
    <w:rsid w:val="00F4350B"/>
    <w:rsid w:val="00F44205"/>
    <w:rsid w:val="00F44AA5"/>
    <w:rsid w:val="00F4630C"/>
    <w:rsid w:val="00F46430"/>
    <w:rsid w:val="00F4685C"/>
    <w:rsid w:val="00F47BB1"/>
    <w:rsid w:val="00F5150F"/>
    <w:rsid w:val="00F51C7C"/>
    <w:rsid w:val="00F51F08"/>
    <w:rsid w:val="00F527AF"/>
    <w:rsid w:val="00F52E85"/>
    <w:rsid w:val="00F540C6"/>
    <w:rsid w:val="00F54142"/>
    <w:rsid w:val="00F54FB8"/>
    <w:rsid w:val="00F55834"/>
    <w:rsid w:val="00F56567"/>
    <w:rsid w:val="00F5734D"/>
    <w:rsid w:val="00F57481"/>
    <w:rsid w:val="00F57ABC"/>
    <w:rsid w:val="00F6096B"/>
    <w:rsid w:val="00F60A0C"/>
    <w:rsid w:val="00F61648"/>
    <w:rsid w:val="00F61A65"/>
    <w:rsid w:val="00F62B53"/>
    <w:rsid w:val="00F62CE0"/>
    <w:rsid w:val="00F62E98"/>
    <w:rsid w:val="00F63159"/>
    <w:rsid w:val="00F64D69"/>
    <w:rsid w:val="00F70950"/>
    <w:rsid w:val="00F70986"/>
    <w:rsid w:val="00F71762"/>
    <w:rsid w:val="00F72FBD"/>
    <w:rsid w:val="00F73A3D"/>
    <w:rsid w:val="00F73F01"/>
    <w:rsid w:val="00F74095"/>
    <w:rsid w:val="00F74770"/>
    <w:rsid w:val="00F7580D"/>
    <w:rsid w:val="00F75E4B"/>
    <w:rsid w:val="00F76342"/>
    <w:rsid w:val="00F7700B"/>
    <w:rsid w:val="00F77979"/>
    <w:rsid w:val="00F77B83"/>
    <w:rsid w:val="00F77F12"/>
    <w:rsid w:val="00F80C00"/>
    <w:rsid w:val="00F80EED"/>
    <w:rsid w:val="00F81938"/>
    <w:rsid w:val="00F81EAC"/>
    <w:rsid w:val="00F834D3"/>
    <w:rsid w:val="00F839F6"/>
    <w:rsid w:val="00F842FB"/>
    <w:rsid w:val="00F8488A"/>
    <w:rsid w:val="00F852EA"/>
    <w:rsid w:val="00F85A21"/>
    <w:rsid w:val="00F901FA"/>
    <w:rsid w:val="00F91B90"/>
    <w:rsid w:val="00F91BF2"/>
    <w:rsid w:val="00F92073"/>
    <w:rsid w:val="00F921E5"/>
    <w:rsid w:val="00F92BA4"/>
    <w:rsid w:val="00F9353F"/>
    <w:rsid w:val="00F94044"/>
    <w:rsid w:val="00F94E29"/>
    <w:rsid w:val="00F96F4F"/>
    <w:rsid w:val="00FA17D0"/>
    <w:rsid w:val="00FA24E9"/>
    <w:rsid w:val="00FA25F2"/>
    <w:rsid w:val="00FA271F"/>
    <w:rsid w:val="00FA2B81"/>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35"/>
    <w:rsid w:val="00FC03FE"/>
    <w:rsid w:val="00FC167F"/>
    <w:rsid w:val="00FC3D09"/>
    <w:rsid w:val="00FC56E7"/>
    <w:rsid w:val="00FC5923"/>
    <w:rsid w:val="00FC651F"/>
    <w:rsid w:val="00FC681B"/>
    <w:rsid w:val="00FC7229"/>
    <w:rsid w:val="00FC7526"/>
    <w:rsid w:val="00FC7634"/>
    <w:rsid w:val="00FD1065"/>
    <w:rsid w:val="00FD1A72"/>
    <w:rsid w:val="00FD1B16"/>
    <w:rsid w:val="00FD29D9"/>
    <w:rsid w:val="00FD2FC1"/>
    <w:rsid w:val="00FD41FF"/>
    <w:rsid w:val="00FD53E5"/>
    <w:rsid w:val="00FD5B51"/>
    <w:rsid w:val="00FD74B5"/>
    <w:rsid w:val="00FE0177"/>
    <w:rsid w:val="00FE02B8"/>
    <w:rsid w:val="00FE0606"/>
    <w:rsid w:val="00FE1574"/>
    <w:rsid w:val="00FE1B76"/>
    <w:rsid w:val="00FE316A"/>
    <w:rsid w:val="00FE32CC"/>
    <w:rsid w:val="00FE3900"/>
    <w:rsid w:val="00FE5014"/>
    <w:rsid w:val="00FE5143"/>
    <w:rsid w:val="00FE59F6"/>
    <w:rsid w:val="00FE6925"/>
    <w:rsid w:val="00FE7A0E"/>
    <w:rsid w:val="00FE7E1C"/>
    <w:rsid w:val="00FE7F9B"/>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www.sciencedirect.com/science/article/abs/pii/S0304407605001594" TargetMode="External"/><Relationship Id="rId1" Type="http://schemas.openxmlformats.org/officeDocument/2006/relationships/hyperlink" Target="https://link.springer.com/chapter/10.1007/978-3-030-75162-3_3"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wmf"/><Relationship Id="rId34" Type="http://schemas.openxmlformats.org/officeDocument/2006/relationships/oleObject" Target="embeddings/oleObject11.bin"/><Relationship Id="rId42" Type="http://schemas.openxmlformats.org/officeDocument/2006/relationships/image" Target="media/image17.wmf"/><Relationship Id="rId47" Type="http://schemas.openxmlformats.org/officeDocument/2006/relationships/oleObject" Target="embeddings/oleObject18.bin"/><Relationship Id="rId50" Type="http://schemas.openxmlformats.org/officeDocument/2006/relationships/oleObject" Target="embeddings/oleObject19.bin"/><Relationship Id="rId55" Type="http://schemas.openxmlformats.org/officeDocument/2006/relationships/image" Target="media/image25.png"/><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1.wmf"/><Relationship Id="rId11" Type="http://schemas.microsoft.com/office/2018/08/relationships/commentsExtensible" Target="commentsExtensible.xml"/><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oleObject" Target="embeddings/oleObject13.bin"/><Relationship Id="rId40" Type="http://schemas.openxmlformats.org/officeDocument/2006/relationships/image" Target="media/image16.wmf"/><Relationship Id="rId45" Type="http://schemas.openxmlformats.org/officeDocument/2006/relationships/oleObject" Target="embeddings/oleObject17.bin"/><Relationship Id="rId53" Type="http://schemas.openxmlformats.org/officeDocument/2006/relationships/image" Target="media/image23.png"/><Relationship Id="rId102"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oleObject" Target="embeddings/oleObject4.bin"/><Relationship Id="rId14" Type="http://schemas.openxmlformats.org/officeDocument/2006/relationships/image" Target="media/image3.wmf"/><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9.bin"/><Relationship Id="rId35" Type="http://schemas.openxmlformats.org/officeDocument/2006/relationships/image" Target="media/image14.wmf"/><Relationship Id="rId43" Type="http://schemas.openxmlformats.org/officeDocument/2006/relationships/oleObject" Target="embeddings/oleObject16.bin"/><Relationship Id="rId48" Type="http://schemas.openxmlformats.org/officeDocument/2006/relationships/image" Target="media/image20.png"/><Relationship Id="rId100" Type="http://schemas.openxmlformats.org/officeDocument/2006/relationships/image" Target="media/image26.png"/><Relationship Id="rId105"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22.wmf"/><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8.png"/><Relationship Id="rId33" Type="http://schemas.openxmlformats.org/officeDocument/2006/relationships/image" Target="media/image13.wmf"/><Relationship Id="rId38" Type="http://schemas.openxmlformats.org/officeDocument/2006/relationships/image" Target="media/image15.wmf"/><Relationship Id="rId46" Type="http://schemas.openxmlformats.org/officeDocument/2006/relationships/image" Target="media/image19.wmf"/><Relationship Id="rId103" Type="http://schemas.openxmlformats.org/officeDocument/2006/relationships/image" Target="media/image28.png"/><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1.wmf"/><Relationship Id="rId106"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oleObject" Target="embeddings/oleObject20.bin"/><Relationship Id="rId99" Type="http://schemas.openxmlformats.org/officeDocument/2006/relationships/image" Target="media/image47.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oleObject" Target="embeddings/oleObject14.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38</Pages>
  <Words>13249</Words>
  <Characters>72875</Characters>
  <Application>Microsoft Office Word</Application>
  <DocSecurity>0</DocSecurity>
  <Lines>607</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486</cp:revision>
  <cp:lastPrinted>2024-10-23T10:12:00Z</cp:lastPrinted>
  <dcterms:created xsi:type="dcterms:W3CDTF">2024-10-27T23:01:00Z</dcterms:created>
  <dcterms:modified xsi:type="dcterms:W3CDTF">2024-12-18T12:18:00Z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