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282E39" w14:textId="04F6D6FF" w:rsidR="00DA4EBE" w:rsidRPr="00752A44" w:rsidRDefault="00EC3ABB" w:rsidP="00DA4EBE">
      <w:pPr>
        <w:spacing w:line="360" w:lineRule="auto"/>
        <w:jc w:val="center"/>
        <w:rPr>
          <w:b/>
          <w:bCs/>
          <w:sz w:val="24"/>
          <w:szCs w:val="24"/>
        </w:rPr>
      </w:pPr>
      <w:bookmarkStart w:id="0" w:name="_Hlk176365291"/>
      <w:r w:rsidRPr="00EC3ABB">
        <w:rPr>
          <w:b/>
          <w:bCs/>
          <w:sz w:val="24"/>
          <w:szCs w:val="24"/>
        </w:rPr>
        <w:t>eXplainable Artificial Intelligence (XAI) for Probabilistic Efficiency Analysis</w:t>
      </w:r>
    </w:p>
    <w:bookmarkEnd w:id="0"/>
    <w:p w14:paraId="405269FA" w14:textId="77777777" w:rsidR="003378EA" w:rsidRPr="004555AE" w:rsidRDefault="003378EA" w:rsidP="003378EA"/>
    <w:p w14:paraId="34B86660" w14:textId="3B5BE74F" w:rsidR="003378EA" w:rsidRPr="003378EA" w:rsidRDefault="003378EA" w:rsidP="003378EA">
      <w:pPr>
        <w:spacing w:line="360" w:lineRule="auto"/>
        <w:jc w:val="center"/>
        <w:rPr>
          <w:lang w:val="es-ES"/>
        </w:rPr>
      </w:pPr>
      <w:r>
        <w:rPr>
          <w:lang w:val="es-ES"/>
        </w:rPr>
        <w:t xml:space="preserve">Ricardo </w:t>
      </w:r>
      <w:r w:rsidRPr="00E95CD8">
        <w:rPr>
          <w:lang w:val="es-ES"/>
        </w:rPr>
        <w:t>González-Moyano</w:t>
      </w:r>
      <w:r w:rsidRPr="00E95CD8">
        <w:rPr>
          <w:vertAlign w:val="superscript"/>
          <w:lang w:val="es-ES"/>
        </w:rPr>
        <w:t>1</w:t>
      </w:r>
      <w:r w:rsidRPr="003378EA">
        <w:rPr>
          <w:lang w:val="es-ES"/>
        </w:rPr>
        <w:t>, Juan Aparicio</w:t>
      </w:r>
      <w:r w:rsidRPr="003378EA">
        <w:rPr>
          <w:vertAlign w:val="superscript"/>
          <w:lang w:val="es-ES"/>
        </w:rPr>
        <w:t>1,2</w:t>
      </w:r>
      <w:r w:rsidR="003C6817">
        <w:rPr>
          <w:vertAlign w:val="superscript"/>
          <w:lang w:val="es-ES"/>
        </w:rPr>
        <w:t>*</w:t>
      </w:r>
      <w:r w:rsidRPr="003378EA">
        <w:rPr>
          <w:lang w:val="es-ES"/>
        </w:rPr>
        <w:t xml:space="preserve">, </w:t>
      </w:r>
      <w:r w:rsidR="0040490F" w:rsidRPr="003378EA">
        <w:rPr>
          <w:lang w:val="es-ES"/>
        </w:rPr>
        <w:t>Víctor</w:t>
      </w:r>
      <w:r w:rsidR="00B72AFB" w:rsidRPr="003378EA">
        <w:rPr>
          <w:lang w:val="es-ES"/>
        </w:rPr>
        <w:t xml:space="preserve"> </w:t>
      </w:r>
      <w:r w:rsidR="00B72AFB">
        <w:rPr>
          <w:lang w:val="es-ES"/>
        </w:rPr>
        <w:t xml:space="preserve">J. </w:t>
      </w:r>
      <w:r w:rsidR="00B72AFB" w:rsidRPr="00B72AFB">
        <w:rPr>
          <w:lang w:val="es-ES"/>
        </w:rPr>
        <w:t>España</w:t>
      </w:r>
      <w:r w:rsidR="00B72AFB" w:rsidRPr="00B72AFB">
        <w:rPr>
          <w:vertAlign w:val="superscript"/>
          <w:lang w:val="es-ES"/>
        </w:rPr>
        <w:t>1</w:t>
      </w:r>
      <w:r w:rsidR="00B72AFB">
        <w:rPr>
          <w:lang w:val="es-ES"/>
        </w:rPr>
        <w:t xml:space="preserve"> and </w:t>
      </w:r>
      <w:r w:rsidRPr="00B72AFB">
        <w:rPr>
          <w:lang w:val="es-ES"/>
        </w:rPr>
        <w:t>José</w:t>
      </w:r>
      <w:r w:rsidRPr="003378EA">
        <w:rPr>
          <w:lang w:val="es-ES"/>
        </w:rPr>
        <w:t xml:space="preserve"> L. Zofío</w:t>
      </w:r>
      <w:r w:rsidRPr="003378EA">
        <w:rPr>
          <w:vertAlign w:val="superscript"/>
          <w:lang w:val="es-ES"/>
        </w:rPr>
        <w:t>3,4</w:t>
      </w:r>
    </w:p>
    <w:p w14:paraId="213C4073" w14:textId="77777777" w:rsidR="003378EA" w:rsidRPr="003378EA" w:rsidRDefault="003378EA" w:rsidP="003378EA">
      <w:pPr>
        <w:spacing w:after="120"/>
        <w:ind w:left="86" w:hanging="86"/>
        <w:rPr>
          <w:rFonts w:eastAsia="Times New Roman" w:cs="Times New Roman"/>
          <w:sz w:val="20"/>
          <w:szCs w:val="20"/>
          <w:lang w:val="es-ES"/>
        </w:rPr>
      </w:pPr>
    </w:p>
    <w:p w14:paraId="1F8151DF"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1</w:t>
      </w:r>
      <w:r w:rsidRPr="00F96A21">
        <w:rPr>
          <w:rFonts w:eastAsia="Times New Roman" w:cs="Times New Roman"/>
          <w:sz w:val="20"/>
          <w:szCs w:val="20"/>
        </w:rPr>
        <w:t xml:space="preserve"> Center of Operations Research (CIO). Miguel Hernandez University, Elche, Spain.</w:t>
      </w:r>
    </w:p>
    <w:p w14:paraId="3F2EA689"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2</w:t>
      </w:r>
      <w:r w:rsidRPr="00F96A21">
        <w:rPr>
          <w:rFonts w:eastAsia="Times New Roman" w:cs="Times New Roman"/>
          <w:sz w:val="20"/>
          <w:szCs w:val="20"/>
        </w:rPr>
        <w:t xml:space="preserve"> ValgrAI - Valencian Graduate School and Research Network of Artificial Intelligence, Valencia, Spain.</w:t>
      </w:r>
    </w:p>
    <w:p w14:paraId="7BB7BD64" w14:textId="77777777" w:rsidR="003378EA" w:rsidRPr="003378EA" w:rsidRDefault="003378EA" w:rsidP="003378EA">
      <w:pPr>
        <w:spacing w:after="120"/>
        <w:ind w:left="86" w:hanging="86"/>
        <w:rPr>
          <w:rFonts w:eastAsia="Times New Roman" w:cs="Times New Roman"/>
          <w:sz w:val="20"/>
          <w:szCs w:val="20"/>
          <w:lang w:val="es-ES"/>
        </w:rPr>
      </w:pPr>
      <w:r w:rsidRPr="008E5A94">
        <w:rPr>
          <w:rFonts w:eastAsia="Times New Roman" w:cs="Times New Roman"/>
          <w:sz w:val="20"/>
          <w:szCs w:val="20"/>
          <w:vertAlign w:val="superscript"/>
          <w:lang w:val="es-ES"/>
        </w:rPr>
        <w:t>3</w:t>
      </w:r>
      <w:r w:rsidRPr="003378EA">
        <w:rPr>
          <w:rFonts w:eastAsia="Times New Roman" w:cs="Times New Roman"/>
          <w:sz w:val="20"/>
          <w:szCs w:val="20"/>
          <w:lang w:val="es-ES"/>
        </w:rPr>
        <w:t xml:space="preserve"> Department of Economics, Universidad Autónoma de Madrid, Madrid, Spain.    </w:t>
      </w:r>
    </w:p>
    <w:p w14:paraId="52E9AD8C" w14:textId="77777777" w:rsidR="003378EA" w:rsidRPr="00F96A21" w:rsidRDefault="003378EA" w:rsidP="003378EA">
      <w:pPr>
        <w:spacing w:after="120"/>
        <w:ind w:left="86" w:hanging="86"/>
        <w:rPr>
          <w:rFonts w:eastAsia="Times New Roman" w:cs="Times New Roman"/>
          <w:sz w:val="20"/>
          <w:szCs w:val="20"/>
        </w:rPr>
      </w:pPr>
      <w:r w:rsidRPr="00F96A21">
        <w:rPr>
          <w:rFonts w:eastAsia="Times New Roman" w:cs="Times New Roman"/>
          <w:sz w:val="20"/>
          <w:szCs w:val="20"/>
          <w:vertAlign w:val="superscript"/>
        </w:rPr>
        <w:t>4</w:t>
      </w:r>
      <w:r w:rsidRPr="00F96A21">
        <w:rPr>
          <w:rFonts w:eastAsia="Times New Roman" w:cs="Times New Roman"/>
          <w:sz w:val="20"/>
          <w:szCs w:val="20"/>
        </w:rPr>
        <w:t xml:space="preserve"> Erasmus Research Institute of Management, Erasmus University, Rotterdam, The Netherlands.</w:t>
      </w:r>
    </w:p>
    <w:p w14:paraId="69B3B663" w14:textId="77777777" w:rsidR="003378EA" w:rsidRDefault="003378EA" w:rsidP="003378EA">
      <w:pPr>
        <w:spacing w:after="120"/>
        <w:ind w:left="86" w:hanging="86"/>
        <w:rPr>
          <w:rFonts w:eastAsia="Times New Roman" w:cs="Times New Roman"/>
        </w:rPr>
      </w:pPr>
    </w:p>
    <w:p w14:paraId="79DB06B2" w14:textId="48B7095D" w:rsidR="003C6817" w:rsidRPr="00B93F76" w:rsidRDefault="003C6817" w:rsidP="003C6817">
      <w:pPr>
        <w:spacing w:after="120"/>
        <w:rPr>
          <w:rFonts w:eastAsia="Times New Roman" w:cs="Times New Roman"/>
          <w:sz w:val="20"/>
          <w:szCs w:val="20"/>
        </w:rPr>
      </w:pPr>
      <w:r w:rsidRPr="00B93F76">
        <w:rPr>
          <w:rFonts w:eastAsia="Times New Roman" w:cs="Times New Roman"/>
          <w:sz w:val="20"/>
          <w:szCs w:val="20"/>
          <w:vertAlign w:val="superscript"/>
        </w:rPr>
        <w:t>*</w:t>
      </w:r>
      <w:r w:rsidRPr="00B93F76">
        <w:rPr>
          <w:rFonts w:eastAsia="Times New Roman" w:cs="Times New Roman"/>
          <w:sz w:val="20"/>
          <w:szCs w:val="20"/>
        </w:rPr>
        <w:t xml:space="preserve"> Corresponding author: </w:t>
      </w:r>
      <w:r w:rsidR="00B93F76" w:rsidRPr="00B93F76">
        <w:rPr>
          <w:rFonts w:eastAsia="Times New Roman" w:cs="Times New Roman"/>
          <w:sz w:val="20"/>
          <w:szCs w:val="20"/>
        </w:rPr>
        <w:t>j.aparicio@umh.es.</w:t>
      </w:r>
    </w:p>
    <w:p w14:paraId="343802FC" w14:textId="77777777" w:rsidR="003C6817" w:rsidRDefault="003C6817" w:rsidP="003378EA">
      <w:pPr>
        <w:spacing w:after="120"/>
        <w:ind w:left="86" w:hanging="86"/>
        <w:rPr>
          <w:rFonts w:eastAsia="Times New Roman" w:cs="Times New Roman"/>
        </w:rPr>
      </w:pPr>
    </w:p>
    <w:p w14:paraId="1C124CAD" w14:textId="77777777" w:rsidR="00F64D69" w:rsidRPr="007F3E8E" w:rsidRDefault="00F64D69" w:rsidP="007F3E8E">
      <w:pPr>
        <w:rPr>
          <w:b/>
          <w:bCs/>
        </w:rPr>
      </w:pPr>
      <w:r w:rsidRPr="007F3E8E">
        <w:rPr>
          <w:b/>
          <w:bCs/>
        </w:rPr>
        <w:t>Abstract</w:t>
      </w:r>
    </w:p>
    <w:p w14:paraId="2B9665E7" w14:textId="02042C30" w:rsidR="008E6DE3" w:rsidRPr="00131537" w:rsidRDefault="008E3C03" w:rsidP="006E48EB">
      <w:pPr>
        <w:spacing w:line="360" w:lineRule="auto"/>
      </w:pPr>
      <w:r w:rsidRPr="008E3C03">
        <w:t xml:space="preserve">In recent decades, efficiency analysis has made significant progress, particularly in evaluating decision-making units (DMUs) in sectors such as finance, healthcare, education, and manufacturing. Data Envelopment Analysis (DEA) is a non-parametric method used to assess the relative efficiency of DMUs by comparing their input-output relationships. However, traditional DEA approaches face challenges in capturing complex patterns and structures in data, such as overfitting and dealing with nonlinear relationships between inputs and outputs. With the rise of machine learning (ML) techniques, there is an opportunity to enhance DEA's capabilities by leveraging ML’s computational power and flexibility. This integration can improve the accuracy, robustness, and interpretability of efficiency assessments, advancing performance analysis. </w:t>
      </w:r>
      <w:r w:rsidR="004B7154" w:rsidRPr="004B7154">
        <w:t>Our paper contributes to this progress by introducing a hybrid methodological framework that uses DEA to label the data and ML classification techniques, specifically Support Vector Machines and Neural Networks, to generate a performance score.</w:t>
      </w:r>
      <w:r w:rsidR="00221A91">
        <w:t xml:space="preserve"> </w:t>
      </w:r>
      <w:r w:rsidR="00A653A8">
        <w:t>W</w:t>
      </w:r>
      <w:r w:rsidR="008E6DE3" w:rsidRPr="00131537">
        <w:t>e demonstrate the practical implications of this integration</w:t>
      </w:r>
      <w:r w:rsidR="00A653A8">
        <w:t xml:space="preserve"> t</w:t>
      </w:r>
      <w:r w:rsidR="00A653A8" w:rsidRPr="00131537">
        <w:t xml:space="preserve">hrough </w:t>
      </w:r>
      <w:r w:rsidR="00A653A8">
        <w:t xml:space="preserve">an </w:t>
      </w:r>
      <w:r w:rsidR="00A653A8" w:rsidRPr="00131537">
        <w:t xml:space="preserve">empirical example </w:t>
      </w:r>
      <w:r w:rsidR="00E50E11">
        <w:t>using</w:t>
      </w:r>
      <w:r w:rsidR="00E50E11" w:rsidRPr="00131537">
        <w:t xml:space="preserve"> </w:t>
      </w:r>
      <w:r w:rsidR="00A653A8" w:rsidRPr="00131537">
        <w:t>PISA</w:t>
      </w:r>
      <w:r w:rsidR="00A653A8">
        <w:t xml:space="preserve"> (</w:t>
      </w:r>
      <w:r w:rsidR="00A653A8" w:rsidRPr="00574410">
        <w:t>Programme for</w:t>
      </w:r>
      <w:r w:rsidR="00A653A8">
        <w:t xml:space="preserve"> </w:t>
      </w:r>
      <w:r w:rsidR="00A653A8" w:rsidRPr="00574410">
        <w:t>International</w:t>
      </w:r>
      <w:r w:rsidR="00A653A8">
        <w:t xml:space="preserve"> </w:t>
      </w:r>
      <w:r w:rsidR="00A653A8" w:rsidRPr="00574410">
        <w:t>Student</w:t>
      </w:r>
      <w:r w:rsidR="00A653A8">
        <w:t xml:space="preserve"> </w:t>
      </w:r>
      <w:r w:rsidR="00A653A8" w:rsidRPr="00574410">
        <w:t>Assessment</w:t>
      </w:r>
      <w:r w:rsidR="00A653A8">
        <w:t>)</w:t>
      </w:r>
      <w:r w:rsidR="00A653A8" w:rsidRPr="00131537">
        <w:t xml:space="preserve"> data</w:t>
      </w:r>
      <w:r w:rsidR="008E6DE3" w:rsidRPr="00131537">
        <w:t xml:space="preserve">. This </w:t>
      </w:r>
      <w:r w:rsidR="005042AB">
        <w:t xml:space="preserve">new </w:t>
      </w:r>
      <w:r w:rsidR="008E6DE3" w:rsidRPr="00131537">
        <w:t xml:space="preserve">synergy between DEA and ML holds promise </w:t>
      </w:r>
      <w:r w:rsidR="00B41757" w:rsidRPr="00131537">
        <w:t xml:space="preserve">to further </w:t>
      </w:r>
      <w:r w:rsidR="006B1895" w:rsidRPr="00131537">
        <w:t>transform</w:t>
      </w:r>
      <w:r w:rsidR="00B41757" w:rsidRPr="00131537">
        <w:t xml:space="preserve"> </w:t>
      </w:r>
      <w:r w:rsidR="008E6DE3" w:rsidRPr="00131537">
        <w:t>efficiency evaluation and enhancing our understanding of complex systems</w:t>
      </w:r>
      <w:r w:rsidR="0015191D">
        <w:t xml:space="preserve"> in production</w:t>
      </w:r>
      <w:r w:rsidR="008E6DE3" w:rsidRPr="00131537">
        <w:t>.</w:t>
      </w:r>
    </w:p>
    <w:p w14:paraId="21B3036E" w14:textId="77777777" w:rsidR="008E6DE3" w:rsidRDefault="008E6DE3" w:rsidP="006E48EB">
      <w:pPr>
        <w:spacing w:line="360" w:lineRule="auto"/>
      </w:pPr>
    </w:p>
    <w:p w14:paraId="3556C947" w14:textId="10FE79B4" w:rsidR="006E48EB" w:rsidRPr="00131537" w:rsidRDefault="006C4ED4" w:rsidP="003C6817">
      <w:pPr>
        <w:spacing w:line="360" w:lineRule="auto"/>
      </w:pPr>
      <w:r w:rsidRPr="00475919">
        <w:rPr>
          <w:rFonts w:cs="Times New Roman"/>
          <w:b/>
          <w:bCs/>
        </w:rPr>
        <w:t>Keywords:</w:t>
      </w:r>
      <w:r w:rsidRPr="00475919">
        <w:rPr>
          <w:rFonts w:cs="Times New Roman"/>
        </w:rPr>
        <w:t xml:space="preserve"> </w:t>
      </w:r>
      <w:r>
        <w:rPr>
          <w:rFonts w:cs="Times New Roman"/>
        </w:rPr>
        <w:t xml:space="preserve">Data Envelopment Analysis, </w:t>
      </w:r>
      <w:r w:rsidR="00DC7B92" w:rsidRPr="00475919">
        <w:rPr>
          <w:rFonts w:cs="Times New Roman"/>
        </w:rPr>
        <w:t>Machine Learning</w:t>
      </w:r>
      <w:r w:rsidR="00DC7B92">
        <w:rPr>
          <w:rFonts w:cs="Times New Roman"/>
        </w:rPr>
        <w:t xml:space="preserve">, Classification models, </w:t>
      </w:r>
      <w:r w:rsidR="00F31BB8">
        <w:rPr>
          <w:rFonts w:cs="Times New Roman"/>
        </w:rPr>
        <w:t xml:space="preserve">robustness, </w:t>
      </w:r>
      <w:r w:rsidR="00705E9A">
        <w:rPr>
          <w:rFonts w:cs="Times New Roman"/>
        </w:rPr>
        <w:t>variable importance.</w:t>
      </w:r>
      <w:r w:rsidR="006E48EB" w:rsidRPr="00131537">
        <w:br w:type="page"/>
      </w:r>
    </w:p>
    <w:p w14:paraId="51F2801B" w14:textId="4EEFD6F6" w:rsidR="006E48EB" w:rsidRPr="00131537" w:rsidRDefault="006E48EB" w:rsidP="006E48EB">
      <w:pPr>
        <w:pStyle w:val="Prrafodelista"/>
        <w:numPr>
          <w:ilvl w:val="0"/>
          <w:numId w:val="1"/>
        </w:numPr>
        <w:spacing w:line="360" w:lineRule="auto"/>
        <w:rPr>
          <w:b/>
          <w:bCs/>
        </w:rPr>
      </w:pPr>
      <w:r w:rsidRPr="00131537">
        <w:rPr>
          <w:b/>
          <w:bCs/>
        </w:rPr>
        <w:lastRenderedPageBreak/>
        <w:t>Introduction</w:t>
      </w:r>
    </w:p>
    <w:p w14:paraId="6AAA888B" w14:textId="146555F2" w:rsidR="004D2CDE" w:rsidRPr="00131537" w:rsidRDefault="004D2CDE" w:rsidP="004D2CDE">
      <w:pPr>
        <w:spacing w:line="360" w:lineRule="auto"/>
      </w:pPr>
      <w:r w:rsidRPr="00131537">
        <w:t>In recent decades, the field of efficiency analysis has witnessed significant advancements, particularly in the evaluation of decision-making units (DMUs) 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DMUs by comparing their input-output relationships.</w:t>
      </w:r>
      <w:r w:rsidR="00E03FF7" w:rsidRPr="00131537">
        <w:t xml:space="preserve"> </w:t>
      </w:r>
      <w:r w:rsidRPr="00131537">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analyzing complex real-world systems where the relationships between inputs and outputs </w:t>
      </w:r>
      <w:r w:rsidR="009D1A09">
        <w:t xml:space="preserve">use to </w:t>
      </w:r>
      <w:r w:rsidRPr="00131537">
        <w:t xml:space="preserve">be nonlinear </w:t>
      </w:r>
      <w:r w:rsidR="00F73A3D">
        <w:t>and</w:t>
      </w:r>
      <w:r w:rsidRPr="00131537">
        <w:t xml:space="preserve"> unknown. Over the years, DEA has been applied to diverse domains, including banking (</w:t>
      </w:r>
      <w:r w:rsidR="003D6266" w:rsidRPr="003D6266">
        <w:t>Berger</w:t>
      </w:r>
      <w:r w:rsidR="003D6266">
        <w:t xml:space="preserve"> et al.</w:t>
      </w:r>
      <w:r w:rsidRPr="00131537">
        <w:t xml:space="preserve">, </w:t>
      </w:r>
      <w:r w:rsidR="003D6266">
        <w:t>1997</w:t>
      </w:r>
      <w:r w:rsidRPr="00131537">
        <w:t>), healthcare (Olesen et al., 2007), and environmental performance assessment (Zhou et al., 2008), among others.</w:t>
      </w:r>
    </w:p>
    <w:p w14:paraId="2B4523F9" w14:textId="77777777" w:rsidR="004D2CDE" w:rsidRPr="00131537" w:rsidRDefault="004D2CDE" w:rsidP="004D2CDE">
      <w:pPr>
        <w:spacing w:line="360" w:lineRule="auto"/>
      </w:pPr>
    </w:p>
    <w:p w14:paraId="7053F085" w14:textId="31B2B558" w:rsidR="00F01B23" w:rsidRPr="00131537" w:rsidRDefault="00186D75" w:rsidP="00F01B23">
      <w:pPr>
        <w:spacing w:line="360" w:lineRule="auto"/>
      </w:pPr>
      <w:r w:rsidRPr="00131537">
        <w:t>However, despite its widespread adoption and commendable performance, traditional DEA approaches may encounter limitations in capturing the intricate patterns and structures inherent in complex datasets. One notable challenge lies in the potential for overfitting, wherein the model captures noise or idiosyncratic features in the data rather than true underlying relationships</w:t>
      </w:r>
      <w:r w:rsidR="005E104B" w:rsidRPr="00131537">
        <w:t xml:space="preserve"> (</w:t>
      </w:r>
      <w:r w:rsidR="00EC3FD5">
        <w:t>Esteve e</w:t>
      </w:r>
      <w:r w:rsidR="003431C8">
        <w:t>t al., 2020</w:t>
      </w:r>
      <w:r w:rsidR="005E104B" w:rsidRPr="00131537">
        <w:t>)</w:t>
      </w:r>
      <w:r w:rsidRPr="00131537">
        <w:t>. This issue is particularly pronounced in DEA when dealing with high-dimensional datasets or when the number of DMUs is relatively small compared to the number of inputs and outputs</w:t>
      </w:r>
      <w:r w:rsidR="000829B4">
        <w:t xml:space="preserve">, where overfitting is mixed </w:t>
      </w:r>
      <w:r w:rsidR="00A64F79">
        <w:t>with the curse of dimensionality problem</w:t>
      </w:r>
      <w:r w:rsidR="005E104B" w:rsidRPr="00131537">
        <w:t xml:space="preserve"> (C</w:t>
      </w:r>
      <w:r w:rsidR="0071157D">
        <w:t>harles et al., 2019</w:t>
      </w:r>
      <w:r w:rsidR="005E104B" w:rsidRPr="00131537">
        <w:t>)</w:t>
      </w:r>
      <w:r w:rsidRPr="00131537">
        <w:t>.</w:t>
      </w:r>
      <w:r w:rsidR="005E104B" w:rsidRPr="00131537">
        <w:t xml:space="preserve"> </w:t>
      </w:r>
      <w:r w:rsidRPr="00131537">
        <w:t>Overfitting in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nuanced patterns in the data, leading to biased efficiency estimates.</w:t>
      </w:r>
      <w:r w:rsidR="00DE0FDB" w:rsidRPr="00131537">
        <w:t xml:space="preserve"> A</w:t>
      </w:r>
      <w:r w:rsidR="00F01B23" w:rsidRPr="00131537">
        <w:t>nother significant limitation of traditional DEA is its deterministic nature. Traditional DEA models produce a single efficiency score for each DMU based on the observed input-output data, without accounting for uncertainties or variability inherent in real-world systems. This deterministic approach fails to acknowledge the stochastic nature of many decision-making processes.</w:t>
      </w:r>
      <w:r w:rsidR="008B6F44" w:rsidRPr="00131537">
        <w:t xml:space="preserve"> </w:t>
      </w:r>
    </w:p>
    <w:p w14:paraId="5F3F1141" w14:textId="77777777" w:rsidR="00F01B23" w:rsidRPr="00131537" w:rsidRDefault="00F01B23" w:rsidP="00F01B23">
      <w:pPr>
        <w:spacing w:line="360" w:lineRule="auto"/>
      </w:pPr>
    </w:p>
    <w:p w14:paraId="1470BA08" w14:textId="5D45CDC9" w:rsidR="002B790E" w:rsidRPr="00131537" w:rsidRDefault="00D86DAA" w:rsidP="00C00C24">
      <w:pPr>
        <w:spacing w:line="360" w:lineRule="auto"/>
      </w:pPr>
      <w:r w:rsidRPr="00131537">
        <w:t xml:space="preserve">With the advent of machine learning techniques, there exists a compelling opportunity to enhance the capabilities of DEA by leveraging the computational power and flexibility offered by these </w:t>
      </w:r>
      <w:r w:rsidRPr="00131537">
        <w:lastRenderedPageBreak/>
        <w:t>methods. By integrating machine learning algorithms with DEA, researchers can potentially improve the accuracy, robustness, and interpretability of efficiency assessments, thereby advancing the state-of-the-art in performance analysis.</w:t>
      </w:r>
      <w:r w:rsidR="009D1A09">
        <w:t xml:space="preserve"> </w:t>
      </w:r>
      <w:r w:rsidR="00C00C24" w:rsidRPr="00131537">
        <w:t xml:space="preserve">In this context, it becomes a scientific duty to create the necessary bridges between machine learning and </w:t>
      </w:r>
      <w:r w:rsidR="008E59CF" w:rsidRPr="00131537">
        <w:t>other</w:t>
      </w:r>
      <w:r w:rsidR="00C00C24" w:rsidRPr="00131537">
        <w:t xml:space="preserve"> fields, such as Data Envelopment Analysis</w:t>
      </w:r>
      <w:r w:rsidR="007E631F" w:rsidRPr="00131537">
        <w:t>.</w:t>
      </w:r>
      <w:r w:rsidR="00C00C24" w:rsidRPr="00131537">
        <w:t xml:space="preserve"> Machine learning algorithms can complement DEA by providing advanced techniques for</w:t>
      </w:r>
      <w:r w:rsidR="008557FB" w:rsidRPr="00131537">
        <w:t>, for example,</w:t>
      </w:r>
      <w:r w:rsidR="00C00C24" w:rsidRPr="00131537">
        <w:t xml:space="preserve"> data preprocessing</w:t>
      </w:r>
      <w:r w:rsidR="001A52C7" w:rsidRPr="00131537">
        <w:t xml:space="preserve"> (</w:t>
      </w:r>
      <w:r w:rsidR="0046403C">
        <w:t>Chen et al., 2014</w:t>
      </w:r>
      <w:r w:rsidR="001A52C7" w:rsidRPr="00131537">
        <w:t>)</w:t>
      </w:r>
      <w:r w:rsidR="00C00C24" w:rsidRPr="00131537">
        <w:t xml:space="preserve">, </w:t>
      </w:r>
      <w:r w:rsidR="008F5FA2">
        <w:t>variable importance measurement</w:t>
      </w:r>
      <w:r w:rsidR="001A52C7" w:rsidRPr="00131537">
        <w:t xml:space="preserve"> (</w:t>
      </w:r>
      <w:r w:rsidR="00B60846">
        <w:t xml:space="preserve">Valero-Carreras </w:t>
      </w:r>
      <w:r w:rsidR="002F0002">
        <w:t>et al., 202</w:t>
      </w:r>
      <w:r w:rsidR="00B60846">
        <w:t>4</w:t>
      </w:r>
      <w:r w:rsidR="001A52C7" w:rsidRPr="00131537">
        <w:t>)</w:t>
      </w:r>
      <w:r w:rsidR="00C00C24" w:rsidRPr="00131537">
        <w:t xml:space="preserve">, and </w:t>
      </w:r>
      <w:r w:rsidR="008557FB" w:rsidRPr="00131537">
        <w:t xml:space="preserve">the treatment of the curse of </w:t>
      </w:r>
      <w:r w:rsidR="00C00C24" w:rsidRPr="00131537">
        <w:t xml:space="preserve">dimensionality </w:t>
      </w:r>
      <w:r w:rsidR="001A52C7" w:rsidRPr="00131537">
        <w:t>(</w:t>
      </w:r>
      <w:r w:rsidR="00256AD3">
        <w:t>Esteve</w:t>
      </w:r>
      <w:r w:rsidR="0046403C">
        <w:t xml:space="preserve"> et al., 20</w:t>
      </w:r>
      <w:r w:rsidR="00256AD3">
        <w:t>23</w:t>
      </w:r>
      <w:r w:rsidR="001A52C7" w:rsidRPr="00131537">
        <w:t>)</w:t>
      </w:r>
      <w:r w:rsidR="00C00C24" w:rsidRPr="00131537">
        <w:t>, thereby facilitating more accurate and comprehensive efficiency assessments. Moreover, machine learning models can capture nonlinear relationships and interactions among inputs and outputs, addressing one of the key limitations of traditional DEA approaches.</w:t>
      </w:r>
      <w:r w:rsidR="008F2B63" w:rsidRPr="00131537">
        <w:t xml:space="preserve"> </w:t>
      </w:r>
    </w:p>
    <w:p w14:paraId="0BAA1312" w14:textId="77777777" w:rsidR="002B790E" w:rsidRPr="00131537" w:rsidRDefault="002B790E" w:rsidP="00186D75">
      <w:pPr>
        <w:spacing w:line="360" w:lineRule="auto"/>
      </w:pPr>
    </w:p>
    <w:p w14:paraId="501750B2" w14:textId="59842657" w:rsidR="00317ADB" w:rsidRPr="006C3533" w:rsidRDefault="00BC4173" w:rsidP="00317ADB">
      <w:pPr>
        <w:spacing w:line="360" w:lineRule="auto"/>
        <w:rPr>
          <w:rFonts w:cs="Times New Roman"/>
        </w:rPr>
      </w:pPr>
      <w:r w:rsidRPr="00131537">
        <w:t>In the literature, several bridges between machine learning (ML) and Data Envelopment Analysis (DEA) have already been established. However, we have identified certain gaps that we believe our approach introduced in this paper can address.</w:t>
      </w:r>
      <w:r w:rsidR="0088586C" w:rsidRPr="00131537">
        <w:t xml:space="preserve"> Before mentioning these gaps, </w:t>
      </w:r>
      <w:r w:rsidR="001E6A05" w:rsidRPr="00131537">
        <w:t xml:space="preserve">we briefly review the main contributions related to ML and DEA. </w:t>
      </w:r>
      <w:commentRangeStart w:id="1"/>
      <w:r w:rsidR="000606ED" w:rsidRPr="00131537">
        <w:t>As we are aware, i</w:t>
      </w:r>
      <w:r w:rsidR="00317ADB" w:rsidRPr="00131537">
        <w:t>n the literature, there are two predominant streams of research that explore the integration of machine learning with Data Envelopment Analysis</w:t>
      </w:r>
      <w:commentRangeEnd w:id="1"/>
      <w:r w:rsidR="00F4004D">
        <w:rPr>
          <w:rStyle w:val="Refdecomentario"/>
        </w:rPr>
        <w:commentReference w:id="1"/>
      </w:r>
      <w:r w:rsidR="00ED25E0">
        <w:rPr>
          <w:rStyle w:val="Refdenotaalpie"/>
        </w:rPr>
        <w:footnoteReference w:id="2"/>
      </w:r>
      <w:r w:rsidR="00317ADB" w:rsidRPr="00131537">
        <w:t>. The first stream focuses on adapting existing ML techniques to ensure that the predictive function, typically representing a production function in our context, complies with various shape constraints such as monotonicity or concavity.</w:t>
      </w:r>
      <w:r w:rsidR="00666725" w:rsidRPr="00131537">
        <w:t xml:space="preserve"> </w:t>
      </w:r>
      <w:r w:rsidR="00317ADB" w:rsidRPr="00131537">
        <w:t>Researchers in this stream leverage techniques from ML, such as support vector machines (SVM), neural networks</w:t>
      </w:r>
      <w:r w:rsidR="00E33DC5">
        <w:t xml:space="preserve"> (NN)</w:t>
      </w:r>
      <w:r w:rsidR="00317ADB" w:rsidRPr="00131537">
        <w:t>, or decision trees, to develop models that capture the underlying relationships between inputs and outputs</w:t>
      </w:r>
      <w:r w:rsidR="000519A3">
        <w:t xml:space="preserve"> b</w:t>
      </w:r>
      <w:r w:rsidR="00317ADB" w:rsidRPr="00131537">
        <w:t>y imposing shape constraints on the predictive function.</w:t>
      </w:r>
      <w:r w:rsidR="003E5607" w:rsidRPr="00131537">
        <w:t xml:space="preserve"> </w:t>
      </w:r>
      <w:r w:rsidR="00352D61" w:rsidRPr="00131537">
        <w:t xml:space="preserve">Some of these contributions are the following: </w:t>
      </w:r>
      <w:r w:rsidR="00544D21" w:rsidRPr="00131537">
        <w:t xml:space="preserve">Kuosmanen and Johnson (2010) demonstrated </w:t>
      </w:r>
      <w:r w:rsidR="00395787">
        <w:t>the</w:t>
      </w:r>
      <w:r w:rsidR="00544D21" w:rsidRPr="00131537">
        <w:t xml:space="preserve"> connection between DEA and least-squares regression, introducing </w:t>
      </w:r>
      <w:r w:rsidR="00E87902" w:rsidRPr="00E87902">
        <w:t xml:space="preserve">Stochastic </w:t>
      </w:r>
      <w:r w:rsidR="00E87902">
        <w:t>N</w:t>
      </w:r>
      <w:r w:rsidR="00E87902" w:rsidRPr="00E87902">
        <w:t xml:space="preserve">on-smooth </w:t>
      </w:r>
      <w:r w:rsidR="00E87902">
        <w:t>E</w:t>
      </w:r>
      <w:r w:rsidR="00E87902" w:rsidRPr="00E87902">
        <w:t xml:space="preserve">nvelopment of </w:t>
      </w:r>
      <w:r w:rsidR="00E87902">
        <w:t>D</w:t>
      </w:r>
      <w:r w:rsidR="00E87902" w:rsidRPr="00E87902">
        <w:t>ata (StoNED)</w:t>
      </w:r>
      <w:r w:rsidR="00544D21" w:rsidRPr="00131537">
        <w:t>. Parmeter and Racine (2013) proposed innovative smooth constrained nonparametric frontier estimators, incorporating production theory axioms. Daouia et al. (2016) introduced a method using constrained polynomial spline smoothing for data envelop</w:t>
      </w:r>
      <w:r w:rsidR="003A4589">
        <w:t>ment</w:t>
      </w:r>
      <w:r w:rsidR="00544D21" w:rsidRPr="00131537">
        <w:t xml:space="preserve"> fitting, enhancing precision and smoothness. Esteve et al. (2020) </w:t>
      </w:r>
      <w:commentRangeStart w:id="2"/>
      <w:commentRangeStart w:id="3"/>
      <w:r w:rsidR="003A4589">
        <w:t xml:space="preserve">and Aparicio et al. (2021) </w:t>
      </w:r>
      <w:commentRangeEnd w:id="2"/>
      <w:r w:rsidR="00DE42C6">
        <w:rPr>
          <w:rStyle w:val="Refdecomentario"/>
        </w:rPr>
        <w:commentReference w:id="2"/>
      </w:r>
      <w:commentRangeEnd w:id="3"/>
      <w:r w:rsidR="00CF104B">
        <w:rPr>
          <w:rStyle w:val="Refdecomentario"/>
        </w:rPr>
        <w:commentReference w:id="3"/>
      </w:r>
      <w:r w:rsidR="00544D21" w:rsidRPr="00131537">
        <w:t>developed Efficiency Analysis Trees (EAT), improving production frontier estimation</w:t>
      </w:r>
      <w:r w:rsidR="00744357">
        <w:t xml:space="preserve"> through decision trees</w:t>
      </w:r>
      <w:r w:rsidR="00544D21" w:rsidRPr="00131537">
        <w:t xml:space="preserve">. Valero-Carreras et al. (2021) introduced Support Vector Frontiers (SVF), adapting Support Vector </w:t>
      </w:r>
      <w:r w:rsidR="00544D21" w:rsidRPr="00131537">
        <w:lastRenderedPageBreak/>
        <w:t>Regression for production function estimation. Olesen and Ruggiero (2022) proposed hinging hyperplanes as a nonparametric estimator for production functions. Guerrero et al. (2022) introduced Data Envelopment Analysis-based Machines (DEAM) for estimating polyhedral technologies. Valero-Carreras et al. (2022) adapted SVF for multi-output scenarios, improving efficiency measurement. Guillen et al. (2023a, 2023b, 2023c</w:t>
      </w:r>
      <w:r w:rsidR="006C3C79">
        <w:t>, 2024</w:t>
      </w:r>
      <w:r w:rsidR="00544D21" w:rsidRPr="00131537">
        <w:t>) introduced boosting techniques for efficiency estimation</w:t>
      </w:r>
      <w:r w:rsidR="005453E4">
        <w:t xml:space="preserve"> in different scenarios</w:t>
      </w:r>
      <w:r w:rsidR="00544D21" w:rsidRPr="00131537">
        <w:t>. Tsionas et al. (2023) proposed a Bayesian Artificial Neural Network approach for frontier efficiency analysis</w:t>
      </w:r>
      <w:r w:rsidR="00F839F6">
        <w:t xml:space="preserve"> under shape constraints</w:t>
      </w:r>
      <w:r w:rsidR="00544D21" w:rsidRPr="00131537">
        <w:t>. Liao et al. (2024) proposed Convex Support Vector Regression (CSVR) to improve predictive accuracy and robustness in nonparametric regression.</w:t>
      </w:r>
      <w:r w:rsidR="001F4C56" w:rsidRPr="00131537">
        <w:t xml:space="preserve"> </w:t>
      </w:r>
      <w:r w:rsidR="0081108D">
        <w:t>T</w:t>
      </w:r>
      <w:r w:rsidR="00317ADB" w:rsidRPr="00131537">
        <w:t xml:space="preserve">he second stream of literature adopts a two-stage approach to integrate DEA with ML techniques. In the first stage, researchers apply a pre-existing DEA model, such as </w:t>
      </w:r>
      <w:r w:rsidR="001C0BF1">
        <w:t>the</w:t>
      </w:r>
      <w:r w:rsidR="00317ADB" w:rsidRPr="00131537">
        <w:t xml:space="preserve"> </w:t>
      </w:r>
      <w:r w:rsidR="001C0BF1" w:rsidRPr="00131537">
        <w:t xml:space="preserve">output-oriented </w:t>
      </w:r>
      <w:r w:rsidR="00317ADB" w:rsidRPr="00131537">
        <w:t>radial m</w:t>
      </w:r>
      <w:r w:rsidR="001C0BF1">
        <w:t>odel</w:t>
      </w:r>
      <w:r w:rsidR="00317ADB" w:rsidRPr="00131537">
        <w:t xml:space="preserve">, to compute efficiency scores for each observation in the sample (DMUs). </w:t>
      </w:r>
      <w:commentRangeStart w:id="4"/>
      <w:r w:rsidR="00317ADB" w:rsidRPr="00131537">
        <w:t>In th</w:t>
      </w:r>
      <w:r w:rsidR="002D6906" w:rsidRPr="00131537">
        <w:t>e</w:t>
      </w:r>
      <w:r w:rsidR="00317ADB" w:rsidRPr="00131537">
        <w:t xml:space="preserve"> second stage, the efficiency scores obtained from DEA are treated as the response variable in a regression model based on standard ML techniques</w:t>
      </w:r>
      <w:r w:rsidR="002D6906" w:rsidRPr="00131537">
        <w:t xml:space="preserve"> (without shape constraints)</w:t>
      </w:r>
      <w:r w:rsidR="00317ADB" w:rsidRPr="00131537">
        <w:t xml:space="preserve">. </w:t>
      </w:r>
      <w:commentRangeEnd w:id="4"/>
      <w:r w:rsidR="00AF61EE">
        <w:rPr>
          <w:rStyle w:val="Refdecomentario"/>
        </w:rPr>
        <w:commentReference w:id="4"/>
      </w:r>
      <w:commentRangeStart w:id="5"/>
      <w:r w:rsidR="00317ADB" w:rsidRPr="00131537">
        <w:t xml:space="preserve">The original inputs and outputs, along with potentially additional environmental variables, serve as predictor </w:t>
      </w:r>
      <w:r w:rsidR="00317ADB" w:rsidRPr="006C3533">
        <w:rPr>
          <w:rFonts w:cs="Times New Roman"/>
        </w:rPr>
        <w:t xml:space="preserve">variables in the regression model. </w:t>
      </w:r>
      <w:commentRangeEnd w:id="5"/>
      <w:r w:rsidR="00F4004D">
        <w:rPr>
          <w:rStyle w:val="Refdecomentario"/>
        </w:rPr>
        <w:commentReference w:id="5"/>
      </w:r>
      <w:r w:rsidR="00317ADB" w:rsidRPr="006C3533">
        <w:rPr>
          <w:rFonts w:cs="Times New Roman"/>
        </w:rPr>
        <w:t>By incorporating</w:t>
      </w:r>
      <w:r w:rsidR="00367D1A" w:rsidRPr="006C3533">
        <w:rPr>
          <w:rFonts w:cs="Times New Roman"/>
        </w:rPr>
        <w:t xml:space="preserve"> ML techniques to the </w:t>
      </w:r>
      <w:r w:rsidR="006B2739" w:rsidRPr="006C3533">
        <w:rPr>
          <w:rFonts w:cs="Times New Roman"/>
        </w:rPr>
        <w:t>performance evaluation framework</w:t>
      </w:r>
      <w:r w:rsidR="00317ADB" w:rsidRPr="006C3533">
        <w:rPr>
          <w:rFonts w:cs="Times New Roman"/>
        </w:rPr>
        <w:t>, researchers aim to develop more robust and accurate predictive models for assessing efficiency.</w:t>
      </w:r>
      <w:r w:rsidR="002D6906" w:rsidRPr="006C3533">
        <w:rPr>
          <w:rFonts w:cs="Times New Roman"/>
        </w:rPr>
        <w:t xml:space="preserve"> </w:t>
      </w:r>
      <w:r w:rsidR="00D505D6" w:rsidRPr="006C3533">
        <w:rPr>
          <w:rFonts w:cs="Times New Roman"/>
        </w:rPr>
        <w:t xml:space="preserve">Some of these </w:t>
      </w:r>
      <w:r w:rsidR="00E328E4" w:rsidRPr="006C3533">
        <w:rPr>
          <w:rFonts w:cs="Times New Roman"/>
        </w:rPr>
        <w:t xml:space="preserve">contributions are the following: </w:t>
      </w:r>
      <w:r w:rsidR="00E7345C" w:rsidRPr="006C3533">
        <w:rPr>
          <w:rFonts w:cs="Times New Roman"/>
          <w:color w:val="000000"/>
        </w:rPr>
        <w:t xml:space="preserve">Emrouznejad </w:t>
      </w:r>
      <w:r w:rsidR="00BE6866">
        <w:rPr>
          <w:rFonts w:cs="Times New Roman"/>
          <w:color w:val="000000"/>
        </w:rPr>
        <w:t>and</w:t>
      </w:r>
      <w:r w:rsidR="00E7345C" w:rsidRPr="006C3533">
        <w:rPr>
          <w:rFonts w:cs="Times New Roman"/>
          <w:color w:val="000000"/>
        </w:rPr>
        <w:t xml:space="preserve"> Shale (2009) explore</w:t>
      </w:r>
      <w:r w:rsidR="00FC651F">
        <w:rPr>
          <w:rFonts w:cs="Times New Roman"/>
          <w:color w:val="000000"/>
        </w:rPr>
        <w:t>d</w:t>
      </w:r>
      <w:r w:rsidR="00E7345C" w:rsidRPr="006C3533">
        <w:rPr>
          <w:rFonts w:cs="Times New Roman"/>
          <w:color w:val="000000"/>
        </w:rPr>
        <w:t xml:space="preserve"> a novel approach by combining a neural network with Data Envelopment Analysis (DEA) to address the computational challenges posed by large datasets. Liu et al. (2013) compare</w:t>
      </w:r>
      <w:r w:rsidR="00FC651F">
        <w:rPr>
          <w:rFonts w:cs="Times New Roman"/>
          <w:color w:val="000000"/>
        </w:rPr>
        <w:t>d</w:t>
      </w:r>
      <w:r w:rsidR="00E7345C" w:rsidRPr="006C3533">
        <w:rPr>
          <w:rFonts w:cs="Times New Roman"/>
          <w:color w:val="000000"/>
        </w:rPr>
        <w:t xml:space="preserve"> </w:t>
      </w:r>
      <w:r w:rsidR="00FC651F">
        <w:rPr>
          <w:rFonts w:cs="Times New Roman"/>
          <w:color w:val="000000"/>
        </w:rPr>
        <w:t>standard</w:t>
      </w:r>
      <w:r w:rsidR="00E7345C" w:rsidRPr="006C3533">
        <w:rPr>
          <w:rFonts w:cs="Times New Roman"/>
          <w:color w:val="000000"/>
        </w:rPr>
        <w:t xml:space="preserve"> DEA, three-stage DEA, and neural network approaches to measure the technical efficiency of 29 semi-conductor firms in Taiwan. Fallahpour et al. (2016) present</w:t>
      </w:r>
      <w:r w:rsidR="00443F71">
        <w:rPr>
          <w:rFonts w:cs="Times New Roman"/>
          <w:color w:val="000000"/>
        </w:rPr>
        <w:t>ed</w:t>
      </w:r>
      <w:r w:rsidR="00E7345C" w:rsidRPr="006C3533">
        <w:rPr>
          <w:rFonts w:cs="Times New Roman"/>
          <w:color w:val="000000"/>
        </w:rPr>
        <w:t xml:space="preserve"> an integrated model for green supplier selection under a fuzzy environment, combining DEA with genetic programming to address the shortcomings of previous DEA models in supplier evaluation. Kwon </w:t>
      </w:r>
      <w:r w:rsidR="00813AA1">
        <w:rPr>
          <w:rFonts w:cs="Times New Roman"/>
          <w:color w:val="000000"/>
        </w:rPr>
        <w:t>et al.</w:t>
      </w:r>
      <w:r w:rsidR="00E7345C" w:rsidRPr="006C3533">
        <w:rPr>
          <w:rFonts w:cs="Times New Roman"/>
          <w:color w:val="000000"/>
        </w:rPr>
        <w:t xml:space="preserve"> (2016) explore</w:t>
      </w:r>
      <w:r w:rsidR="00EB6323">
        <w:rPr>
          <w:rFonts w:cs="Times New Roman"/>
          <w:color w:val="000000"/>
        </w:rPr>
        <w:t>d</w:t>
      </w:r>
      <w:r w:rsidR="00E7345C" w:rsidRPr="006C3533">
        <w:rPr>
          <w:rFonts w:cs="Times New Roman"/>
          <w:color w:val="000000"/>
        </w:rPr>
        <w:t xml:space="preserve"> a novel method of performance measurement and prediction by integrating DEA and </w:t>
      </w:r>
      <w:r w:rsidR="00572FFD">
        <w:rPr>
          <w:rFonts w:cs="Times New Roman"/>
          <w:color w:val="000000"/>
        </w:rPr>
        <w:t>n</w:t>
      </w:r>
      <w:r w:rsidR="00E7345C" w:rsidRPr="006C3533">
        <w:rPr>
          <w:rFonts w:cs="Times New Roman"/>
          <w:color w:val="000000"/>
        </w:rPr>
        <w:t xml:space="preserve">eural </w:t>
      </w:r>
      <w:r w:rsidR="00572FFD">
        <w:rPr>
          <w:rFonts w:cs="Times New Roman"/>
          <w:color w:val="000000"/>
        </w:rPr>
        <w:t>n</w:t>
      </w:r>
      <w:r w:rsidR="00E7345C" w:rsidRPr="006C3533">
        <w:rPr>
          <w:rFonts w:cs="Times New Roman"/>
          <w:color w:val="000000"/>
        </w:rPr>
        <w:t>etwork</w:t>
      </w:r>
      <w:r w:rsidR="00572FFD">
        <w:rPr>
          <w:rFonts w:cs="Times New Roman"/>
          <w:color w:val="000000"/>
        </w:rPr>
        <w:t>s</w:t>
      </w:r>
      <w:r w:rsidR="00E7345C" w:rsidRPr="006C3533">
        <w:rPr>
          <w:rFonts w:cs="Times New Roman"/>
          <w:color w:val="000000"/>
        </w:rPr>
        <w:t>. The study use</w:t>
      </w:r>
      <w:r w:rsidR="00572FFD">
        <w:rPr>
          <w:rFonts w:cs="Times New Roman"/>
          <w:color w:val="000000"/>
        </w:rPr>
        <w:t>d</w:t>
      </w:r>
      <w:r w:rsidR="00E7345C" w:rsidRPr="006C3533">
        <w:rPr>
          <w:rFonts w:cs="Times New Roman"/>
          <w:color w:val="000000"/>
        </w:rPr>
        <w:t xml:space="preserve"> longitudinal data from Japanese electronics manufacturing firms to show the effectiveness of this combined approach. Aydin </w:t>
      </w:r>
      <w:r w:rsidR="00664E01">
        <w:rPr>
          <w:rFonts w:cs="Times New Roman"/>
          <w:color w:val="000000"/>
        </w:rPr>
        <w:t>and</w:t>
      </w:r>
      <w:r w:rsidR="00E7345C" w:rsidRPr="006C3533">
        <w:rPr>
          <w:rFonts w:cs="Times New Roman"/>
          <w:color w:val="000000"/>
        </w:rPr>
        <w:t xml:space="preserve"> Yurdakul (2020) introduce</w:t>
      </w:r>
      <w:r w:rsidR="00761C5D">
        <w:rPr>
          <w:rFonts w:cs="Times New Roman"/>
          <w:color w:val="000000"/>
        </w:rPr>
        <w:t>d</w:t>
      </w:r>
      <w:r w:rsidR="00E7345C" w:rsidRPr="006C3533">
        <w:rPr>
          <w:rFonts w:cs="Times New Roman"/>
          <w:color w:val="000000"/>
        </w:rPr>
        <w:t xml:space="preserve"> a three-staged framework utilizing Weighted Stochastic Imprecise Data Envelopment Analysis and </w:t>
      </w:r>
      <w:r w:rsidR="00761C5D">
        <w:rPr>
          <w:rFonts w:cs="Times New Roman"/>
          <w:color w:val="000000"/>
        </w:rPr>
        <w:t xml:space="preserve">ML </w:t>
      </w:r>
      <w:r w:rsidR="00E7345C" w:rsidRPr="006C3533">
        <w:rPr>
          <w:rFonts w:cs="Times New Roman"/>
          <w:color w:val="000000"/>
        </w:rPr>
        <w:t>algorithms to assess the performance of 142 countries against the COVID-19 pandemic. Tayal et al. (2020) present</w:t>
      </w:r>
      <w:r w:rsidR="00970AF3">
        <w:rPr>
          <w:rFonts w:cs="Times New Roman"/>
          <w:color w:val="000000"/>
        </w:rPr>
        <w:t>ed</w:t>
      </w:r>
      <w:r w:rsidR="00E7345C" w:rsidRPr="006C3533">
        <w:rPr>
          <w:rFonts w:cs="Times New Roman"/>
          <w:color w:val="000000"/>
        </w:rPr>
        <w:t xml:space="preserve"> an integrated framework for identifying sustainable manufacturing layouts using Big Data Analytics, Machine Learning, Hybrid Meta-heuristic</w:t>
      </w:r>
      <w:r w:rsidR="00970AF3">
        <w:rPr>
          <w:rFonts w:cs="Times New Roman"/>
          <w:color w:val="000000"/>
        </w:rPr>
        <w:t xml:space="preserve"> and DEA</w:t>
      </w:r>
      <w:r w:rsidR="00E7345C" w:rsidRPr="006C3533">
        <w:rPr>
          <w:rFonts w:cs="Times New Roman"/>
          <w:color w:val="000000"/>
        </w:rPr>
        <w:t xml:space="preserve">. The </w:t>
      </w:r>
      <w:r w:rsidR="005D51B9">
        <w:rPr>
          <w:rFonts w:cs="Times New Roman"/>
          <w:color w:val="000000"/>
        </w:rPr>
        <w:t>paper</w:t>
      </w:r>
      <w:r w:rsidR="00E7345C" w:rsidRPr="006C3533">
        <w:rPr>
          <w:rFonts w:cs="Times New Roman"/>
          <w:color w:val="000000"/>
        </w:rPr>
        <w:t xml:space="preserve"> by Nandy </w:t>
      </w:r>
      <w:r w:rsidR="00664E01">
        <w:rPr>
          <w:rFonts w:cs="Times New Roman"/>
          <w:color w:val="000000"/>
        </w:rPr>
        <w:t>and</w:t>
      </w:r>
      <w:r w:rsidR="00E7345C" w:rsidRPr="006C3533">
        <w:rPr>
          <w:rFonts w:cs="Times New Roman"/>
          <w:color w:val="000000"/>
        </w:rPr>
        <w:t xml:space="preserve"> Singh (2020) present</w:t>
      </w:r>
      <w:r w:rsidR="004C504A">
        <w:rPr>
          <w:rFonts w:cs="Times New Roman"/>
          <w:color w:val="000000"/>
        </w:rPr>
        <w:t>ed</w:t>
      </w:r>
      <w:r w:rsidR="00E7345C" w:rsidRPr="006C3533">
        <w:rPr>
          <w:rFonts w:cs="Times New Roman"/>
          <w:color w:val="000000"/>
        </w:rPr>
        <w:t xml:space="preserve"> a hybrid approach utilizing DEA and Machine Learning, specifically the Random Forest (RF) algorithm, to evaluate and predict farm efficiency among paddy producers in rural eastern India. Zhu et al. (2021) propose</w:t>
      </w:r>
      <w:r w:rsidR="004C504A">
        <w:rPr>
          <w:rFonts w:cs="Times New Roman"/>
          <w:color w:val="000000"/>
        </w:rPr>
        <w:t>d</w:t>
      </w:r>
      <w:r w:rsidR="00E7345C" w:rsidRPr="006C3533">
        <w:rPr>
          <w:rFonts w:cs="Times New Roman"/>
          <w:color w:val="000000"/>
        </w:rPr>
        <w:t xml:space="preserve"> a novel approach that combines DEA with ML algorithms to measure and predict the efficiency of Chinese manufacturing companies. Jomthanachai et al. (2021) proposed an integrated method combining Data Envelopment Analysis and </w:t>
      </w:r>
      <w:r w:rsidR="005A4ABD">
        <w:rPr>
          <w:rFonts w:cs="Times New Roman"/>
          <w:color w:val="000000"/>
        </w:rPr>
        <w:t>M</w:t>
      </w:r>
      <w:r w:rsidR="00E7345C" w:rsidRPr="006C3533">
        <w:rPr>
          <w:rFonts w:cs="Times New Roman"/>
          <w:color w:val="000000"/>
        </w:rPr>
        <w:t xml:space="preserve">achine </w:t>
      </w:r>
      <w:r w:rsidR="005A4ABD">
        <w:rPr>
          <w:rFonts w:cs="Times New Roman"/>
          <w:color w:val="000000"/>
        </w:rPr>
        <w:t>L</w:t>
      </w:r>
      <w:r w:rsidR="00E7345C" w:rsidRPr="006C3533">
        <w:rPr>
          <w:rFonts w:cs="Times New Roman"/>
          <w:color w:val="000000"/>
        </w:rPr>
        <w:t xml:space="preserve">earning for risk management. Boubaker et al. (2023) proposed a novel method for </w:t>
      </w:r>
      <w:r w:rsidR="00E7345C" w:rsidRPr="006C3533">
        <w:rPr>
          <w:rFonts w:cs="Times New Roman"/>
          <w:color w:val="000000"/>
        </w:rPr>
        <w:lastRenderedPageBreak/>
        <w:t xml:space="preserve">estimating a common set of weights based on regression analysis </w:t>
      </w:r>
      <w:r w:rsidR="00091302">
        <w:rPr>
          <w:rFonts w:cs="Times New Roman"/>
          <w:color w:val="000000"/>
        </w:rPr>
        <w:t>(</w:t>
      </w:r>
      <w:r w:rsidR="00091302" w:rsidRPr="006C3533">
        <w:rPr>
          <w:rFonts w:cs="Times New Roman"/>
          <w:color w:val="000000"/>
        </w:rPr>
        <w:t>such as Tobit, LASSO, and Random Forest regression</w:t>
      </w:r>
      <w:r w:rsidR="00091302">
        <w:rPr>
          <w:rFonts w:cs="Times New Roman"/>
          <w:color w:val="000000"/>
        </w:rPr>
        <w:t xml:space="preserve">) </w:t>
      </w:r>
      <w:r w:rsidR="00E7345C" w:rsidRPr="006C3533">
        <w:rPr>
          <w:rFonts w:cs="Times New Roman"/>
          <w:color w:val="000000"/>
        </w:rPr>
        <w:t>for DEA to predict the performance of over 5400 Vietnamese</w:t>
      </w:r>
      <w:r w:rsidR="00C7604E">
        <w:rPr>
          <w:rFonts w:cs="Times New Roman"/>
          <w:color w:val="000000"/>
        </w:rPr>
        <w:t xml:space="preserve"> m</w:t>
      </w:r>
      <w:r w:rsidR="00C7604E" w:rsidRPr="00C7604E">
        <w:rPr>
          <w:rFonts w:cs="Times New Roman"/>
          <w:color w:val="000000"/>
        </w:rPr>
        <w:t>icro, small and medium enterprises</w:t>
      </w:r>
      <w:r w:rsidR="00E7345C" w:rsidRPr="006C3533">
        <w:rPr>
          <w:rFonts w:cs="Times New Roman"/>
          <w:color w:val="000000"/>
        </w:rPr>
        <w:t>. Amirteimoori et al. (2023) introduce</w:t>
      </w:r>
      <w:r w:rsidR="007F32BC">
        <w:rPr>
          <w:rFonts w:cs="Times New Roman"/>
          <w:color w:val="000000"/>
        </w:rPr>
        <w:t>d</w:t>
      </w:r>
      <w:r w:rsidR="00E7345C" w:rsidRPr="006C3533">
        <w:rPr>
          <w:rFonts w:cs="Times New Roman"/>
          <w:color w:val="000000"/>
        </w:rPr>
        <w:t xml:space="preserve"> a novel modified Fuzzy Undesirable Non-discretionary DEA model combined with artificial intelligence algorithms to analyze environmental efficiency and predict optimal values for inefficient DMUs, focusing on CO</w:t>
      </w:r>
      <w:r w:rsidR="00E7345C" w:rsidRPr="00E570E3">
        <w:rPr>
          <w:rFonts w:cs="Times New Roman"/>
          <w:color w:val="000000"/>
          <w:vertAlign w:val="subscript"/>
        </w:rPr>
        <w:t>2</w:t>
      </w:r>
      <w:r w:rsidR="00E7345C" w:rsidRPr="006C3533">
        <w:rPr>
          <w:rFonts w:cs="Times New Roman"/>
          <w:color w:val="000000"/>
        </w:rPr>
        <w:t xml:space="preserve"> emissions in forest management systems. Lin </w:t>
      </w:r>
      <w:r w:rsidR="00664E01">
        <w:rPr>
          <w:rFonts w:cs="Times New Roman"/>
          <w:color w:val="000000"/>
        </w:rPr>
        <w:t>and</w:t>
      </w:r>
      <w:r w:rsidR="00E7345C" w:rsidRPr="006C3533">
        <w:rPr>
          <w:rFonts w:cs="Times New Roman"/>
          <w:color w:val="000000"/>
        </w:rPr>
        <w:t xml:space="preserve"> Lu (2024) present</w:t>
      </w:r>
      <w:r w:rsidR="00263B90">
        <w:rPr>
          <w:rFonts w:cs="Times New Roman"/>
          <w:color w:val="000000"/>
        </w:rPr>
        <w:t>ed</w:t>
      </w:r>
      <w:r w:rsidR="00E7345C" w:rsidRPr="006C3533">
        <w:rPr>
          <w:rFonts w:cs="Times New Roman"/>
          <w:color w:val="000000"/>
        </w:rPr>
        <w:t xml:space="preserve"> a novel analytical framework utilizing inverse Data Envelopment Analysis and </w:t>
      </w:r>
      <w:r w:rsidR="00263B90">
        <w:rPr>
          <w:rFonts w:cs="Times New Roman"/>
          <w:color w:val="000000"/>
        </w:rPr>
        <w:t>ML</w:t>
      </w:r>
      <w:r w:rsidR="00E7345C" w:rsidRPr="006C3533">
        <w:rPr>
          <w:rFonts w:cs="Times New Roman"/>
          <w:color w:val="000000"/>
        </w:rPr>
        <w:t xml:space="preserve"> algorithms to evaluate and predict suppliers' performance in a sustainable supply chain context.</w:t>
      </w:r>
      <w:r w:rsidR="009D1A09">
        <w:rPr>
          <w:rFonts w:cs="Times New Roman"/>
          <w:color w:val="000000"/>
        </w:rPr>
        <w:t xml:space="preserve"> Omrani et al. (2024) </w:t>
      </w:r>
      <w:r w:rsidR="009D1A09">
        <w:t xml:space="preserve">valuated the efficiency of electricity distribution companies (EDCs) from 2011 to 2020 using a combination of DEA, corrected ordinary least squares (COLS), and machine learning techniques. In particular, a three-stage process involving DEA, COLS, support vector regression (SVR), fuzzy triangular numbers, and fuzzy TOPSIS methods </w:t>
      </w:r>
      <w:r w:rsidR="00B307AA">
        <w:t>are</w:t>
      </w:r>
      <w:r w:rsidR="009D1A09">
        <w:t xml:space="preserve"> employed, revealing trends in EDC performance and identifying areas needing improvement.</w:t>
      </w:r>
    </w:p>
    <w:p w14:paraId="297FADA8" w14:textId="77777777" w:rsidR="00317ADB" w:rsidRPr="006C3533" w:rsidRDefault="00317ADB" w:rsidP="00317ADB">
      <w:pPr>
        <w:spacing w:line="360" w:lineRule="auto"/>
        <w:rPr>
          <w:rFonts w:cs="Times New Roman"/>
        </w:rPr>
      </w:pPr>
    </w:p>
    <w:p w14:paraId="3BB342ED" w14:textId="33E538C5" w:rsidR="00317ADB" w:rsidRPr="00131537" w:rsidRDefault="00317ADB" w:rsidP="00BA7B4E">
      <w:pPr>
        <w:spacing w:line="360" w:lineRule="auto"/>
      </w:pPr>
      <w:r w:rsidRPr="00131537">
        <w:t xml:space="preserve">Both streams of research have contributed valuable insights and methodologies for integratingML with DEA. However, despite these </w:t>
      </w:r>
      <w:r w:rsidR="00D86A99">
        <w:t>developments</w:t>
      </w:r>
      <w:r w:rsidRPr="00131537">
        <w:t xml:space="preserve">, there remain certain gaps and limitations that we aim to address in this paper. </w:t>
      </w:r>
      <w:commentRangeStart w:id="6"/>
      <w:r w:rsidRPr="00131537">
        <w:t xml:space="preserve">Specifically, </w:t>
      </w:r>
      <w:r w:rsidR="00BA7B4E" w:rsidRPr="00131537">
        <w:t xml:space="preserve">the methodological </w:t>
      </w:r>
      <w:r w:rsidR="00F175BB" w:rsidRPr="00131537">
        <w:t>innovations</w:t>
      </w:r>
      <w:r w:rsidR="00BA7B4E" w:rsidRPr="00131537">
        <w:t xml:space="preserve"> introduced in this article</w:t>
      </w:r>
      <w:r w:rsidR="00E33DC5">
        <w:t xml:space="preserve"> contribute to both streams of literature</w:t>
      </w:r>
      <w:r w:rsidR="00BA7B4E" w:rsidRPr="00131537">
        <w:t>.</w:t>
      </w:r>
      <w:commentRangeEnd w:id="6"/>
      <w:r w:rsidR="00F4004D">
        <w:rPr>
          <w:rStyle w:val="Refdecomentario"/>
        </w:rPr>
        <w:commentReference w:id="6"/>
      </w:r>
      <w:r w:rsidR="00BA7B4E" w:rsidRPr="00131537">
        <w:t xml:space="preserve"> </w:t>
      </w:r>
      <w:r w:rsidR="00E33DC5">
        <w:t xml:space="preserve">On </w:t>
      </w:r>
      <w:r w:rsidR="001E4006">
        <w:t>the one</w:t>
      </w:r>
      <w:r w:rsidR="00E33DC5">
        <w:t xml:space="preserve"> hand the use of ML classifying techniques, like SVM or NN, to label observations as efficient or inefficient represents an alternative method to estimate the production frontier. On the other hand, these techniques </w:t>
      </w:r>
      <w:r w:rsidR="007A0ACD">
        <w:t xml:space="preserve">offer a second-stage explanation of the efficiency scores that by-pass some of the difficulties of the econometric literature that regresses </w:t>
      </w:r>
      <w:r w:rsidR="00BA7B4E" w:rsidRPr="00131537">
        <w:t>the DEA score</w:t>
      </w:r>
      <w:r w:rsidR="007A0ACD">
        <w:t>s</w:t>
      </w:r>
      <w:r w:rsidR="00BA7B4E" w:rsidRPr="00131537">
        <w:t xml:space="preserve"> obtained in the first stage </w:t>
      </w:r>
      <w:r w:rsidR="007A0ACD">
        <w:t>on a set of explanatory variables (e.g., Simar and Wilson, 2007)</w:t>
      </w:r>
      <w:r w:rsidR="00BA7B4E" w:rsidRPr="00131537">
        <w:t xml:space="preserve">. </w:t>
      </w:r>
      <w:r w:rsidR="007A0ACD">
        <w:t xml:space="preserve">Despite advances in this field combining bootstrapping and truncated regression techniques, </w:t>
      </w:r>
      <w:commentRangeStart w:id="7"/>
      <w:r w:rsidR="00BA7B4E" w:rsidRPr="00131537">
        <w:t>th</w:t>
      </w:r>
      <w:r w:rsidR="007A0ACD">
        <w:t>ese</w:t>
      </w:r>
      <w:r w:rsidR="00BA7B4E" w:rsidRPr="00131537">
        <w:t xml:space="preserve"> strategy poses significant challenges in uncertain, indeterminate, and noisy contexts, where distinguishing between 0.9 and 1</w:t>
      </w:r>
      <w:r w:rsidR="00C7496B" w:rsidRPr="00131537">
        <w:t>.0</w:t>
      </w:r>
      <w:r w:rsidR="00BA7B4E" w:rsidRPr="00131537">
        <w:t xml:space="preserve"> </w:t>
      </w:r>
      <w:r w:rsidR="00C7496B" w:rsidRPr="00131537">
        <w:t>regarding</w:t>
      </w:r>
      <w:r w:rsidR="00BA7B4E" w:rsidRPr="00131537">
        <w:t xml:space="preserve"> efficiency </w:t>
      </w:r>
      <w:r w:rsidR="00C7496B" w:rsidRPr="00131537">
        <w:t xml:space="preserve">score </w:t>
      </w:r>
      <w:r w:rsidR="00BA7B4E" w:rsidRPr="00131537">
        <w:t>is difficult</w:t>
      </w:r>
      <w:commentRangeEnd w:id="7"/>
      <w:r w:rsidR="005F2885">
        <w:rPr>
          <w:rStyle w:val="Refdecomentario"/>
        </w:rPr>
        <w:commentReference w:id="7"/>
      </w:r>
      <w:r w:rsidR="00BA7B4E" w:rsidRPr="00131537">
        <w:t xml:space="preserve">. Moreover, techniques in this second group use the same DEA efficiency score determined for each DMU in the first stage as the </w:t>
      </w:r>
      <w:r w:rsidR="001519BC" w:rsidRPr="00131537">
        <w:t xml:space="preserve">final </w:t>
      </w:r>
      <w:r w:rsidR="00BA7B4E" w:rsidRPr="00131537">
        <w:t xml:space="preserve">evaluation </w:t>
      </w:r>
      <w:r w:rsidR="001519BC" w:rsidRPr="00131537">
        <w:t>for</w:t>
      </w:r>
      <w:r w:rsidR="00BA7B4E" w:rsidRPr="00131537">
        <w:t xml:space="preserve"> efficiency </w:t>
      </w:r>
      <w:r w:rsidR="001519BC" w:rsidRPr="00131537">
        <w:t>of the observations</w:t>
      </w:r>
      <w:r w:rsidR="00BA7B4E" w:rsidRPr="00131537">
        <w:t xml:space="preserve">. Therefore, the efficiency evaluation </w:t>
      </w:r>
      <w:r w:rsidR="00C8464D" w:rsidRPr="00131537">
        <w:t xml:space="preserve">of the data sample </w:t>
      </w:r>
      <w:r w:rsidR="00BA7B4E" w:rsidRPr="00131537">
        <w:t>is not 'improved' by incorporating ML techniques in the second stage</w:t>
      </w:r>
      <w:r w:rsidR="006A0BAA">
        <w:t xml:space="preserve"> and, </w:t>
      </w:r>
      <w:r w:rsidR="004E725F">
        <w:t>consequently</w:t>
      </w:r>
      <w:r w:rsidR="006A0BAA">
        <w:t xml:space="preserve">, the corresponding ranking of DMUs </w:t>
      </w:r>
      <w:r w:rsidR="00171C14">
        <w:t>remains the same as the original one</w:t>
      </w:r>
      <w:r w:rsidR="00BA7B4E" w:rsidRPr="00131537">
        <w:t>. These are the two gaps we identif</w:t>
      </w:r>
      <w:r w:rsidR="00EF5D4C">
        <w:t>y</w:t>
      </w:r>
      <w:r w:rsidR="00BA7B4E" w:rsidRPr="00131537">
        <w:t xml:space="preserve"> and aim to address</w:t>
      </w:r>
      <w:r w:rsidR="00226BAE" w:rsidRPr="00131537">
        <w:t xml:space="preserve"> in this paper</w:t>
      </w:r>
      <w:r w:rsidR="00BA7B4E" w:rsidRPr="00131537">
        <w:t>.</w:t>
      </w:r>
      <w:r w:rsidR="00226BAE" w:rsidRPr="00131537">
        <w:t xml:space="preserve"> In this sense, </w:t>
      </w:r>
      <w:r w:rsidR="00BA7B4E" w:rsidRPr="00131537">
        <w:t>and for the first time in the literature, we will use a classification model rather than a regression model in the second stage</w:t>
      </w:r>
      <w:r w:rsidR="00C06DDB" w:rsidRPr="00131537">
        <w:t xml:space="preserve"> of the approach</w:t>
      </w:r>
      <w:r w:rsidR="00F039AB">
        <w:t xml:space="preserve"> that combines DEA and ML</w:t>
      </w:r>
      <w:r w:rsidR="00BA7B4E" w:rsidRPr="00131537">
        <w:t>. In fact, we will employ a standard DEA model in the first stage to identify, through Pareto</w:t>
      </w:r>
      <w:r w:rsidR="00A648A1">
        <w:t>-dominance</w:t>
      </w:r>
      <w:r w:rsidR="00BA7B4E" w:rsidRPr="00131537">
        <w:t xml:space="preserve"> efficiency</w:t>
      </w:r>
      <w:r w:rsidR="004F5995">
        <w:t xml:space="preserve"> evaluation</w:t>
      </w:r>
      <w:r w:rsidR="00BA7B4E" w:rsidRPr="00131537">
        <w:t xml:space="preserve">, a </w:t>
      </w:r>
      <w:r w:rsidR="0088179F" w:rsidRPr="00131537">
        <w:t>labelling</w:t>
      </w:r>
      <w:r w:rsidR="00BA7B4E" w:rsidRPr="00131537">
        <w:t xml:space="preserve"> </w:t>
      </w:r>
      <w:r w:rsidR="00A648A1">
        <w:t xml:space="preserve">that distinguishes between </w:t>
      </w:r>
      <w:r w:rsidR="00BA7B4E" w:rsidRPr="00131537">
        <w:t xml:space="preserve">efficient and inefficient units. </w:t>
      </w:r>
      <w:r w:rsidR="00F76342">
        <w:t>And</w:t>
      </w:r>
      <w:r w:rsidR="00BA7B4E" w:rsidRPr="00131537">
        <w:t xml:space="preserve">, in the second stage, we will predict this label using all variables of the problem. Additionally, our approach will allow us to modify the measurement of the degree of efficiency </w:t>
      </w:r>
      <w:r w:rsidR="00BA7B4E" w:rsidRPr="00131537">
        <w:lastRenderedPageBreak/>
        <w:t xml:space="preserve">of observations, as the efficiency score will be calculated using an eXplainable Artificial Intelligence (XAI) method based on the use of a counterfactual: technical inefficiency </w:t>
      </w:r>
      <w:r w:rsidR="00910511" w:rsidRPr="00131537">
        <w:t>will be</w:t>
      </w:r>
      <w:r w:rsidR="00BA7B4E" w:rsidRPr="00131537">
        <w:t xml:space="preserve"> defined for an inefficient DMU as the minimum changes required in </w:t>
      </w:r>
      <w:r w:rsidR="00F8488A">
        <w:t xml:space="preserve">the observed </w:t>
      </w:r>
      <w:r w:rsidR="00BA7B4E" w:rsidRPr="00131537">
        <w:t xml:space="preserve">inputs and outputs (or in a certain direction depending on the </w:t>
      </w:r>
      <w:r w:rsidR="00910511" w:rsidRPr="00131537">
        <w:t xml:space="preserve">model </w:t>
      </w:r>
      <w:r w:rsidR="00BA7B4E" w:rsidRPr="00131537">
        <w:t>orientation and other factors) to change from the inefficient label to the efficient label.</w:t>
      </w:r>
      <w:r w:rsidR="008D6605" w:rsidRPr="00131537">
        <w:t xml:space="preserve"> </w:t>
      </w:r>
      <w:r w:rsidR="005F2885">
        <w:t>Moreover</w:t>
      </w:r>
      <w:r w:rsidR="00885873" w:rsidRPr="00131537">
        <w:t xml:space="preserve">, </w:t>
      </w:r>
      <w:r w:rsidR="005F2885">
        <w:t xml:space="preserve">in the process </w:t>
      </w:r>
      <w:r w:rsidR="00885873" w:rsidRPr="00131537">
        <w:t xml:space="preserve">we demonstrate that DEA can be viewed as a particular case of </w:t>
      </w:r>
      <w:r w:rsidR="00EB505D">
        <w:t>a classification model</w:t>
      </w:r>
      <w:r w:rsidR="00885873" w:rsidRPr="00131537">
        <w:t xml:space="preserve"> in the sense that the DEA frontier could be interpreted as the separating surface in the input-output space of two classes (labels): </w:t>
      </w:r>
      <w:r w:rsidR="003650F3">
        <w:t xml:space="preserve">technically </w:t>
      </w:r>
      <w:r w:rsidR="00EB505D">
        <w:t>producible (feasible)</w:t>
      </w:r>
      <w:r w:rsidR="00885873" w:rsidRPr="00131537">
        <w:t xml:space="preserve"> units vs. </w:t>
      </w:r>
      <w:r w:rsidR="005372C5">
        <w:t xml:space="preserve">technically </w:t>
      </w:r>
      <w:r w:rsidR="003650F3">
        <w:t>non-producible (infeasible)</w:t>
      </w:r>
      <w:r w:rsidR="00885873" w:rsidRPr="00131537">
        <w:t xml:space="preserve"> units</w:t>
      </w:r>
      <w:r w:rsidR="009D7AD2">
        <w:t>; w</w:t>
      </w:r>
      <w:r w:rsidR="00B949C0">
        <w:t xml:space="preserve">ith the peculiarity of </w:t>
      </w:r>
      <w:r w:rsidR="00BF2A10">
        <w:t xml:space="preserve">having all efficient DMUs located on the separating surface (the efficient frontier). </w:t>
      </w:r>
      <w:r w:rsidR="0020563C">
        <w:t>T</w:t>
      </w:r>
      <w:r w:rsidR="002A327E">
        <w:t>his reinterpretation means that traditional efficiency measures for feasible DMUs</w:t>
      </w:r>
      <w:r w:rsidR="0049332B">
        <w:t xml:space="preserve">, </w:t>
      </w:r>
      <w:r w:rsidR="00983D98">
        <w:t xml:space="preserve">which </w:t>
      </w:r>
      <w:r w:rsidR="000D3D42">
        <w:t>quantify</w:t>
      </w:r>
      <w:r w:rsidR="00D742DE" w:rsidRPr="00D742DE">
        <w:t xml:space="preserve"> how much the inputs and/or outputs of the evaluated unit would need to change to shift from being labeled as a feasible unit to being labeled as an infeasible unit (projecting the DMU towards the efficient frontier of DEA technology)</w:t>
      </w:r>
      <w:r w:rsidR="002C59FC">
        <w:t xml:space="preserve">. </w:t>
      </w:r>
      <w:r w:rsidR="00AC504A" w:rsidRPr="00AC504A">
        <w:t xml:space="preserve">Therefore, the conceptual foundation motivating the formulation of our counterfactual method aligns with the principles underpinning the conventional approach for quantifying inefficiency in DEA. This entails projecting inefficient units onto the DEA technology frontier until reaching a state where they no longer deviate from the </w:t>
      </w:r>
      <w:r w:rsidR="00AC504A">
        <w:t xml:space="preserve">production </w:t>
      </w:r>
      <w:r w:rsidR="00AC504A" w:rsidRPr="00AC504A">
        <w:t>possibilit</w:t>
      </w:r>
      <w:r w:rsidR="00AC504A">
        <w:t>y</w:t>
      </w:r>
      <w:r w:rsidR="00AC504A" w:rsidRPr="00AC504A">
        <w:t xml:space="preserve"> set (achieving </w:t>
      </w:r>
      <w:r w:rsidR="000164D9">
        <w:t xml:space="preserve">the </w:t>
      </w:r>
      <w:r w:rsidR="00AC504A" w:rsidRPr="00AC504A">
        <w:t>efficiency</w:t>
      </w:r>
      <w:r w:rsidR="000164D9">
        <w:t xml:space="preserve"> status</w:t>
      </w:r>
      <w:r w:rsidR="00AC504A" w:rsidRPr="00AC504A">
        <w:t>).</w:t>
      </w:r>
    </w:p>
    <w:p w14:paraId="75E450F9" w14:textId="42126344" w:rsidR="000B4B32" w:rsidRPr="00131537" w:rsidRDefault="007F14AD" w:rsidP="004D2CDE">
      <w:pPr>
        <w:spacing w:line="360" w:lineRule="auto"/>
      </w:pPr>
      <w:r>
        <w:t xml:space="preserve">The proposed methodology allows us to contribute also to the research focused on </w:t>
      </w:r>
      <w:r w:rsidR="008D6605" w:rsidRPr="00131537">
        <w:t>the determination of variable</w:t>
      </w:r>
      <w:r w:rsidR="004912D6">
        <w:t xml:space="preserve"> (inputs and outputs)</w:t>
      </w:r>
      <w:r w:rsidR="008D6605" w:rsidRPr="00131537">
        <w:t xml:space="preserve"> importance within DEA models</w:t>
      </w:r>
      <w:r>
        <w:t xml:space="preserve">, which </w:t>
      </w:r>
      <w:r w:rsidR="004912D6">
        <w:t>has been</w:t>
      </w:r>
      <w:r w:rsidR="008D6605" w:rsidRPr="00131537">
        <w:t xml:space="preserve"> pivotal</w:t>
      </w:r>
      <w:r w:rsidR="00D61EDF">
        <w:t xml:space="preserve"> in the literature</w:t>
      </w:r>
      <w:r w:rsidR="008D6605" w:rsidRPr="00131537">
        <w:t xml:space="preserve">. As highlighted by Banker and Morey (1986), comprehending the contributing factors to relative efficiency empowers organizations to channel efforts towards areas where substantial improvements can be achieved. </w:t>
      </w:r>
      <w:r>
        <w:t>A</w:t>
      </w:r>
      <w:r w:rsidR="008D6605" w:rsidRPr="00131537">
        <w:t>s suggested by Thanassoulis et al. (2015), identifying the most relevant variables not only facilitates strategic decision-making but also provides valuable insights for optimal resource allocation and the implementation of continuous improvement measures. Hence, the assessment of variable importance in the production process is fundamental for maximizing efficiency and productivity across industries.</w:t>
      </w:r>
      <w:r w:rsidR="00F70986" w:rsidRPr="00131537">
        <w:t xml:space="preserve"> </w:t>
      </w:r>
      <w:r>
        <w:t>O</w:t>
      </w:r>
      <w:r w:rsidR="00AD4FC9" w:rsidRPr="00131537">
        <w:t xml:space="preserve">ur objective is to enhance the </w:t>
      </w:r>
      <w:r>
        <w:t xml:space="preserve">new </w:t>
      </w:r>
      <w:r w:rsidR="00AD4FC9" w:rsidRPr="00131537">
        <w:t>methodological framework for determining variable importance in DEA models. While existing studies have provided valuable insights into the significance of variables</w:t>
      </w:r>
      <w:r w:rsidR="007058B2">
        <w:t xml:space="preserve"> (</w:t>
      </w:r>
      <w:r>
        <w:t xml:space="preserve">e.g., </w:t>
      </w:r>
      <w:r w:rsidR="007058B2">
        <w:t>Pastor et al., 2002)</w:t>
      </w:r>
      <w:r w:rsidR="00AD4FC9" w:rsidRPr="00131537">
        <w:t>, there is still room for refinement and advancement. Specifically,</w:t>
      </w:r>
      <w:r w:rsidR="000F310C" w:rsidRPr="00131537">
        <w:t xml:space="preserve"> b</w:t>
      </w:r>
      <w:r w:rsidR="00AD4FC9" w:rsidRPr="00131537">
        <w:t>y incorporating advanced machine learning algorithms, we seek to provide more robust and accurate assessments of variable importance, thereby enabling organizations to make informed decisions and drive continuous improvement initiatives effectively.</w:t>
      </w:r>
      <w:r w:rsidR="00D1646C" w:rsidRPr="00131537">
        <w:t xml:space="preserve"> </w:t>
      </w:r>
    </w:p>
    <w:p w14:paraId="0EC9DC80" w14:textId="77777777" w:rsidR="004D2CDE" w:rsidRPr="00131537" w:rsidRDefault="004D2CDE" w:rsidP="004D2CDE">
      <w:pPr>
        <w:spacing w:line="360" w:lineRule="auto"/>
      </w:pPr>
    </w:p>
    <w:p w14:paraId="711CE02E" w14:textId="4C780272" w:rsidR="004D2CDE" w:rsidRPr="00131537" w:rsidRDefault="001E4006" w:rsidP="004D2CDE">
      <w:pPr>
        <w:spacing w:line="360" w:lineRule="auto"/>
      </w:pPr>
      <w:r>
        <w:t>Altogether</w:t>
      </w:r>
      <w:r w:rsidR="00DA132B">
        <w:t>, t</w:t>
      </w:r>
      <w:r w:rsidR="004D2CDE" w:rsidRPr="00131537">
        <w:t xml:space="preserve">his </w:t>
      </w:r>
      <w:r w:rsidR="007F14AD">
        <w:t xml:space="preserve">study introduces a new method that, based on classification models, allows identifying the efficiency status of DMUs and their relative scores. The method exploits existing </w:t>
      </w:r>
      <w:r w:rsidR="004D2CDE" w:rsidRPr="00131537">
        <w:lastRenderedPageBreak/>
        <w:t>synergies between DEA and machine learning techniques, elucidating the potential benefits of their integration in the context of efficiency evaluation. Specifically, we discuss various approaches for combining DEA with machine learning</w:t>
      </w:r>
      <w:r w:rsidR="00044655" w:rsidRPr="00131537">
        <w:t xml:space="preserve"> within the category of classification models</w:t>
      </w:r>
      <w:r w:rsidR="004D2CDE" w:rsidRPr="00131537">
        <w:t xml:space="preserve">, </w:t>
      </w:r>
      <w:r w:rsidR="004C6033" w:rsidRPr="00131537">
        <w:t xml:space="preserve">introducing a new </w:t>
      </w:r>
      <w:r w:rsidR="004D2CDE" w:rsidRPr="00131537">
        <w:t>hybrid framework that integrate</w:t>
      </w:r>
      <w:r w:rsidR="004C6033" w:rsidRPr="00131537">
        <w:t>s</w:t>
      </w:r>
      <w:r w:rsidR="004D2CDE" w:rsidRPr="00131537">
        <w:t xml:space="preserve"> both techniques. </w:t>
      </w:r>
      <w:r w:rsidR="005B397D" w:rsidRPr="00131537">
        <w:t xml:space="preserve">The paper is structured as follows: In Section 2, we provide background information on Data Envelopment Analysis (DEA) and the two machine learning techniques we will utilize, namely Support Vector Machines (SVM) and </w:t>
      </w:r>
      <w:r w:rsidR="00DA132B">
        <w:t xml:space="preserve">(Artificial) </w:t>
      </w:r>
      <w:r w:rsidR="005B397D" w:rsidRPr="00131537">
        <w:t>Neural Networks</w:t>
      </w:r>
      <w:r w:rsidR="00DA132B">
        <w:t xml:space="preserve"> (NN)</w:t>
      </w:r>
      <w:r w:rsidR="005B397D" w:rsidRPr="00131537">
        <w:t>. Section 3 introduces our novel approach, which integrates DEA with these two classification techniques, aiming to enhance efficiency assessment for DMUs.</w:t>
      </w:r>
      <w:r w:rsidR="00090F8E">
        <w:t xml:space="preserve"> W</w:t>
      </w:r>
      <w:r w:rsidR="004D2CDE" w:rsidRPr="00131537">
        <w:t>e demonstrate the practical implications of this integration and its implications for decision-making and policy formulation</w:t>
      </w:r>
      <w:r w:rsidR="00DF06C6" w:rsidRPr="00131537">
        <w:t>s</w:t>
      </w:r>
      <w:r w:rsidR="00090F8E">
        <w:t xml:space="preserve"> t</w:t>
      </w:r>
      <w:r w:rsidR="00090F8E" w:rsidRPr="00131537">
        <w:t>hrough an empirical example based on PISA (</w:t>
      </w:r>
      <w:r w:rsidR="00090F8E" w:rsidRPr="00574410">
        <w:t>Programme for</w:t>
      </w:r>
      <w:r w:rsidR="00090F8E">
        <w:t xml:space="preserve"> </w:t>
      </w:r>
      <w:r w:rsidR="00090F8E" w:rsidRPr="00574410">
        <w:t>International</w:t>
      </w:r>
      <w:r w:rsidR="00090F8E">
        <w:t xml:space="preserve"> </w:t>
      </w:r>
      <w:r w:rsidR="00090F8E" w:rsidRPr="00574410">
        <w:t>Student</w:t>
      </w:r>
      <w:r w:rsidR="00090F8E">
        <w:t xml:space="preserve"> </w:t>
      </w:r>
      <w:r w:rsidR="00090F8E" w:rsidRPr="00574410">
        <w:t>Assessment</w:t>
      </w:r>
      <w:r w:rsidR="00090F8E" w:rsidRPr="00131537">
        <w:t>)</w:t>
      </w:r>
      <w:r w:rsidR="00090F8E">
        <w:t xml:space="preserve"> in Section 4</w:t>
      </w:r>
      <w:r w:rsidR="004D2CDE" w:rsidRPr="00131537">
        <w:t>.</w:t>
      </w:r>
      <w:r w:rsidR="00414ED3">
        <w:t xml:space="preserve"> Section 5 concludes and points out further research lines.</w:t>
      </w:r>
    </w:p>
    <w:p w14:paraId="7BD14210" w14:textId="77777777" w:rsidR="004D2CDE" w:rsidRDefault="004D2CDE" w:rsidP="004D2CDE">
      <w:pPr>
        <w:spacing w:line="360" w:lineRule="auto"/>
      </w:pPr>
    </w:p>
    <w:p w14:paraId="4552D512" w14:textId="7F4962B7" w:rsidR="00C64032" w:rsidRPr="00AE22FC" w:rsidRDefault="00C64032" w:rsidP="00C64032">
      <w:pPr>
        <w:pStyle w:val="Prrafodelista"/>
        <w:numPr>
          <w:ilvl w:val="0"/>
          <w:numId w:val="1"/>
        </w:numPr>
        <w:spacing w:line="360" w:lineRule="auto"/>
        <w:rPr>
          <w:b/>
          <w:bCs/>
        </w:rPr>
      </w:pPr>
      <w:r w:rsidRPr="00AE22FC">
        <w:rPr>
          <w:b/>
          <w:bCs/>
        </w:rPr>
        <w:t>Background</w:t>
      </w:r>
    </w:p>
    <w:p w14:paraId="584BC377" w14:textId="045BAAF5" w:rsidR="006E48EB" w:rsidRDefault="00EC6F2F" w:rsidP="006E48EB">
      <w:pPr>
        <w:spacing w:line="360" w:lineRule="auto"/>
      </w:pPr>
      <w:r w:rsidRPr="00EC6F2F">
        <w:t>This background section provides a concise overview of DEA and the main ML technique that we will apply in this paper</w:t>
      </w:r>
      <w:r>
        <w:t xml:space="preserve"> </w:t>
      </w:r>
      <w:r w:rsidR="00F91B90">
        <w:t>(</w:t>
      </w:r>
      <w:r>
        <w:t>Neural Networks)</w:t>
      </w:r>
      <w:r w:rsidRPr="00EC6F2F">
        <w:t xml:space="preserve">. </w:t>
      </w:r>
    </w:p>
    <w:p w14:paraId="370F5FB7" w14:textId="7DA44170" w:rsidR="00C64032" w:rsidRPr="00AE22FC" w:rsidRDefault="00C64032" w:rsidP="00C64032">
      <w:pPr>
        <w:pStyle w:val="Prrafodelista"/>
        <w:numPr>
          <w:ilvl w:val="1"/>
          <w:numId w:val="1"/>
        </w:numPr>
        <w:spacing w:line="360" w:lineRule="auto"/>
        <w:rPr>
          <w:b/>
          <w:bCs/>
        </w:rPr>
      </w:pPr>
      <w:r w:rsidRPr="00AE22FC">
        <w:rPr>
          <w:b/>
          <w:bCs/>
        </w:rPr>
        <w:t>Data Envelopment Analysis</w:t>
      </w:r>
    </w:p>
    <w:p w14:paraId="1DDA5B42" w14:textId="42F22BB8" w:rsidR="00E8373C" w:rsidRDefault="00E46C47" w:rsidP="00E46C47">
      <w:pPr>
        <w:spacing w:line="360" w:lineRule="auto"/>
      </w:pPr>
      <w:r>
        <w:t xml:space="preserve">Data Envelopment Analysis (DEA) is a non-parametric method widely used for evaluating the relative efficiency of decision-making units (DMUs) in various fields, including economics, finance, </w:t>
      </w:r>
      <w:r w:rsidR="003257BF">
        <w:t xml:space="preserve">management science </w:t>
      </w:r>
      <w:r>
        <w:t xml:space="preserve">and operations research. </w:t>
      </w:r>
      <w:r w:rsidR="003257BF">
        <w:t>I</w:t>
      </w:r>
      <w:r>
        <w:t>ntroduced by Charnes</w:t>
      </w:r>
      <w:r w:rsidR="0005002E">
        <w:t xml:space="preserve"> et al.</w:t>
      </w:r>
      <w:r>
        <w:t xml:space="preserve"> (1978)</w:t>
      </w:r>
      <w:r w:rsidR="003257BF">
        <w:t>,</w:t>
      </w:r>
      <w:r>
        <w:t xml:space="preserve"> DEA offers a powerful framework for assessing the efficiency of DMUs </w:t>
      </w:r>
      <w:r w:rsidR="003257BF">
        <w:t xml:space="preserve">transforming </w:t>
      </w:r>
      <w:r>
        <w:t xml:space="preserve">multiple inputs into multiple outputs. DEA operates under the assumption of constant returns to scale (CRS) or variable returns to scale (VRS). VRS </w:t>
      </w:r>
      <w:r w:rsidR="004405FC">
        <w:t xml:space="preserve">is </w:t>
      </w:r>
      <w:r>
        <w:t>particularly suitable for analyzing real-world production processes, where economies of scale may vary across different units.</w:t>
      </w:r>
      <w:r w:rsidR="00EC4E58">
        <w:t xml:space="preserve"> </w:t>
      </w:r>
    </w:p>
    <w:p w14:paraId="57DBFC1F" w14:textId="77777777" w:rsidR="00E8373C" w:rsidRDefault="00E8373C" w:rsidP="00E46C47">
      <w:pPr>
        <w:spacing w:line="360" w:lineRule="auto"/>
      </w:pPr>
    </w:p>
    <w:p w14:paraId="53412C7D" w14:textId="2440E873" w:rsidR="00EF2740" w:rsidRDefault="005F2F7D" w:rsidP="00EF2740">
      <w:pPr>
        <w:spacing w:before="120" w:after="120" w:line="360" w:lineRule="auto"/>
      </w:pPr>
      <w:r>
        <w:t>In this</w:t>
      </w:r>
      <w:r w:rsidR="003257BF">
        <w:t xml:space="preserve"> study </w:t>
      </w:r>
      <w:r>
        <w:t xml:space="preserve">we </w:t>
      </w:r>
      <w:r w:rsidR="003257BF">
        <w:t xml:space="preserve">evaluate the performance </w:t>
      </w:r>
      <w:r w:rsidR="00EF2740">
        <w:t xml:space="preserve">of </w:t>
      </w:r>
      <w:r w:rsidR="00846988" w:rsidRPr="00846988">
        <w:rPr>
          <w:i/>
          <w:iCs/>
        </w:rPr>
        <w:t>n</w:t>
      </w:r>
      <w:r w:rsidR="00846988">
        <w:t xml:space="preserve"> </w:t>
      </w:r>
      <w:r w:rsidR="003257BF">
        <w:t xml:space="preserve">observations by measuring </w:t>
      </w:r>
      <w:r w:rsidR="00EF2740">
        <w:t>their technical efficiency. These</w:t>
      </w:r>
      <w:r w:rsidR="00BD7AAE">
        <w:t xml:space="preserve"> </w:t>
      </w:r>
      <w:r w:rsidR="003257BF">
        <w:t>observations or DMUs</w:t>
      </w:r>
      <w:r w:rsidR="00EF2740">
        <w:t xml:space="preserve">, which could be firms or organizations, utilize </w:t>
      </w:r>
      <w:r w:rsidR="003257BF">
        <w:rPr>
          <w:i/>
          <w:iCs/>
        </w:rPr>
        <w:t xml:space="preserve">m </w:t>
      </w:r>
      <w:r w:rsidR="00EF2740">
        <w:t>various inputs</w:t>
      </w:r>
      <w:r w:rsidR="00FD1065">
        <w:t xml:space="preserve"> </w:t>
      </w:r>
      <w:bookmarkStart w:id="8" w:name="MTBlankEqn"/>
      <w:r w:rsidR="00B65A65" w:rsidRPr="00B65A65">
        <w:rPr>
          <w:position w:val="-16"/>
        </w:rPr>
        <w:object w:dxaOrig="2000" w:dyaOrig="420" w14:anchorId="11181F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4pt;height:21.9pt" o:ole="">
            <v:imagedata r:id="rId12" o:title=""/>
          </v:shape>
          <o:OLEObject Type="Embed" ProgID="Equation.DSMT4" ShapeID="_x0000_i1025" DrawAspect="Content" ObjectID="_1795951624" r:id="rId13"/>
        </w:object>
      </w:r>
      <w:bookmarkEnd w:id="8"/>
      <w:r w:rsidR="00EF2740">
        <w:t xml:space="preserve">, such as resources, to generate </w:t>
      </w:r>
      <w:r w:rsidR="003257BF">
        <w:rPr>
          <w:i/>
          <w:iCs/>
        </w:rPr>
        <w:t xml:space="preserve">s </w:t>
      </w:r>
      <w:r w:rsidR="003257BF">
        <w:t xml:space="preserve">various </w:t>
      </w:r>
      <w:r w:rsidR="00EF2740">
        <w:t>outputs</w:t>
      </w:r>
      <w:r w:rsidR="00FD1065">
        <w:t xml:space="preserve"> </w:t>
      </w:r>
      <w:r w:rsidR="00B65A65" w:rsidRPr="00B65A65">
        <w:rPr>
          <w:position w:val="-16"/>
        </w:rPr>
        <w:object w:dxaOrig="1960" w:dyaOrig="420" w14:anchorId="6351D201">
          <v:shape id="_x0000_i1026" type="#_x0000_t75" style="width:98.5pt;height:21.9pt" o:ole="">
            <v:imagedata r:id="rId14" o:title=""/>
          </v:shape>
          <o:OLEObject Type="Embed" ProgID="Equation.DSMT4" ShapeID="_x0000_i1026" DrawAspect="Content" ObjectID="_1795951625" r:id="rId15"/>
        </w:object>
      </w:r>
      <w:r w:rsidR="00EF2740">
        <w:t>, like goods or services</w:t>
      </w:r>
      <w:r w:rsidR="003257BF">
        <w:t>.</w:t>
      </w:r>
      <w:r w:rsidR="004A253D">
        <w:t xml:space="preserve"> </w:t>
      </w:r>
      <w:r w:rsidR="003257BF">
        <w:t>In this notation</w:t>
      </w:r>
      <w:r w:rsidR="004A253D">
        <w:t xml:space="preserve">, input and output vectors for a </w:t>
      </w:r>
      <w:r w:rsidR="003330C2">
        <w:t>specific</w:t>
      </w:r>
      <w:r w:rsidR="004A253D">
        <w:t xml:space="preserve"> observation </w:t>
      </w:r>
      <w:r w:rsidR="004A253D">
        <w:rPr>
          <w:i/>
          <w:iCs/>
        </w:rPr>
        <w:t xml:space="preserve">j </w:t>
      </w:r>
      <w:r w:rsidR="004A253D">
        <w:t xml:space="preserve">are presented in </w:t>
      </w:r>
      <w:r w:rsidR="00DA1199" w:rsidRPr="00DA1199">
        <w:t>bold typeface.</w:t>
      </w:r>
      <w:r w:rsidR="00DA1199">
        <w:t xml:space="preserve"> </w:t>
      </w:r>
      <w:r w:rsidR="00EF2740">
        <w:t xml:space="preserve">In a conceptual framework, the term </w:t>
      </w:r>
      <w:r w:rsidR="00FD1065">
        <w:t>‘</w:t>
      </w:r>
      <w:r w:rsidR="00EF2740">
        <w:t>technology</w:t>
      </w:r>
      <w:r w:rsidR="00FD1065">
        <w:t>’ (also called production possibility set)</w:t>
      </w:r>
      <w:r w:rsidR="00EF2740">
        <w:t xml:space="preserve"> encompasses all feasible input-output combinations. This concept is typically represented as:</w:t>
      </w:r>
    </w:p>
    <w:p w14:paraId="5022D1E5" w14:textId="6D79FB1A" w:rsidR="00C833EB" w:rsidRPr="00CB41C4" w:rsidRDefault="00C833EB" w:rsidP="00C833EB">
      <w:pPr>
        <w:pStyle w:val="MTDisplayEquation"/>
        <w:spacing w:before="120" w:after="120"/>
        <w:rPr>
          <w:rFonts w:cs="Times New Roman"/>
        </w:rPr>
      </w:pPr>
      <w:r w:rsidRPr="00CB41C4">
        <w:rPr>
          <w:rFonts w:cs="Times New Roman"/>
        </w:rPr>
        <w:lastRenderedPageBreak/>
        <w:tab/>
      </w:r>
      <w:r w:rsidR="00B65A65" w:rsidRPr="00B65A65">
        <w:rPr>
          <w:position w:val="-16"/>
        </w:rPr>
        <w:object w:dxaOrig="3240" w:dyaOrig="420" w14:anchorId="6761AC0A">
          <v:shape id="_x0000_i1027" type="#_x0000_t75" style="width:163pt;height:21.9pt" o:ole="">
            <v:imagedata r:id="rId16" o:title=""/>
          </v:shape>
          <o:OLEObject Type="Embed" ProgID="Equation.DSMT4" ShapeID="_x0000_i1027" DrawAspect="Content" ObjectID="_1795951626" r:id="rId17"/>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6D3795">
        <w:rPr>
          <w:rFonts w:cs="Times New Roman"/>
          <w:noProof/>
        </w:rPr>
        <w:instrText>1</w:instrText>
      </w:r>
      <w:r w:rsidRPr="00CB41C4">
        <w:rPr>
          <w:rFonts w:cs="Times New Roman"/>
        </w:rPr>
        <w:fldChar w:fldCharType="end"/>
      </w:r>
      <w:r w:rsidRPr="00CB41C4">
        <w:rPr>
          <w:rFonts w:cs="Times New Roman"/>
        </w:rPr>
        <w:instrText>)</w:instrText>
      </w:r>
      <w:r w:rsidRPr="00CB41C4">
        <w:rPr>
          <w:rFonts w:cs="Times New Roman"/>
        </w:rPr>
        <w:fldChar w:fldCharType="end"/>
      </w:r>
      <w:r w:rsidRPr="00CB41C4">
        <w:rPr>
          <w:rFonts w:cs="Times New Roman"/>
        </w:rPr>
        <w:t xml:space="preserve"> </w:t>
      </w:r>
    </w:p>
    <w:p w14:paraId="448A5D43" w14:textId="55020551" w:rsidR="00840AD4" w:rsidRDefault="00840AD4" w:rsidP="00CF3C28">
      <w:pPr>
        <w:spacing w:line="360" w:lineRule="auto"/>
      </w:pPr>
      <w:r w:rsidRPr="00840AD4">
        <w:rPr>
          <w:rFonts w:cs="Times New Roman"/>
          <w:lang w:eastAsia="es-ES"/>
        </w:rPr>
        <w:t xml:space="preserve">Among the non-parametric methodologies utilized to </w:t>
      </w:r>
      <w:r w:rsidR="004A253D">
        <w:rPr>
          <w:rFonts w:cs="Times New Roman"/>
          <w:lang w:eastAsia="es-ES"/>
        </w:rPr>
        <w:t xml:space="preserve">empirically approximate </w:t>
      </w:r>
      <w:r w:rsidRPr="00840AD4">
        <w:rPr>
          <w:rFonts w:cs="Times New Roman"/>
          <w:lang w:eastAsia="es-ES"/>
        </w:rPr>
        <w:t>the set</w:t>
      </w:r>
      <w:r w:rsidR="00C84933">
        <w:rPr>
          <w:rFonts w:cs="Times New Roman"/>
          <w:lang w:eastAsia="es-ES"/>
        </w:rPr>
        <w:t xml:space="preserve"> </w:t>
      </w:r>
      <w:r w:rsidR="00B65A65" w:rsidRPr="00025957">
        <w:rPr>
          <w:position w:val="-4"/>
        </w:rPr>
        <w:object w:dxaOrig="220" w:dyaOrig="240" w14:anchorId="4B50A06C">
          <v:shape id="_x0000_i1028" type="#_x0000_t75" style="width:10.95pt;height:11.5pt" o:ole="">
            <v:imagedata r:id="rId18" o:title=""/>
          </v:shape>
          <o:OLEObject Type="Embed" ProgID="Equation.DSMT4" ShapeID="_x0000_i1028" DrawAspect="Content" ObjectID="_1795951627" r:id="rId19"/>
        </w:object>
      </w:r>
      <w:r w:rsidRPr="00840AD4">
        <w:rPr>
          <w:rFonts w:cs="Times New Roman"/>
          <w:lang w:eastAsia="es-ES"/>
        </w:rPr>
        <w:t>, DEA stands out as one of the most commonly employed approaches in practical applications.</w:t>
      </w:r>
      <w:r w:rsidR="00AD19B4">
        <w:rPr>
          <w:rFonts w:cs="Times New Roman"/>
          <w:lang w:eastAsia="es-ES"/>
        </w:rPr>
        <w:t xml:space="preserve"> Under VRS, Banker et al. (1984) </w:t>
      </w:r>
      <w:r w:rsidR="00E013A3">
        <w:rPr>
          <w:rFonts w:cs="Times New Roman"/>
          <w:lang w:eastAsia="es-ES"/>
        </w:rPr>
        <w:t xml:space="preserve">show </w:t>
      </w:r>
      <w:r w:rsidR="004A253D">
        <w:rPr>
          <w:rFonts w:cs="Times New Roman"/>
          <w:lang w:eastAsia="es-ES"/>
        </w:rPr>
        <w:t xml:space="preserve">that that the DEA technology </w:t>
      </w:r>
      <w:r w:rsidR="00B65A65" w:rsidRPr="00025957">
        <w:rPr>
          <w:position w:val="-4"/>
        </w:rPr>
        <w:object w:dxaOrig="220" w:dyaOrig="240" w14:anchorId="7DECE89D">
          <v:shape id="_x0000_i1029" type="#_x0000_t75" style="width:10.95pt;height:11.5pt" o:ole="">
            <v:imagedata r:id="rId18" o:title=""/>
          </v:shape>
          <o:OLEObject Type="Embed" ProgID="Equation.DSMT4" ShapeID="_x0000_i1029" DrawAspect="Content" ObjectID="_1795951628" r:id="rId20"/>
        </w:object>
      </w:r>
      <w:r w:rsidR="00F540C6">
        <w:t xml:space="preserve"> </w:t>
      </w:r>
      <w:r w:rsidR="004A253D">
        <w:t>corresponds to</w:t>
      </w:r>
      <w:r w:rsidR="00F540C6">
        <w:t>:</w:t>
      </w:r>
    </w:p>
    <w:p w14:paraId="5A8D7BC4" w14:textId="6C5AFC80" w:rsidR="007D4D84" w:rsidRPr="00CB41C4" w:rsidRDefault="007D4D84" w:rsidP="007D4D84">
      <w:pPr>
        <w:pStyle w:val="MTDisplayEquation"/>
        <w:spacing w:before="120" w:after="120"/>
        <w:rPr>
          <w:rFonts w:cs="Times New Roman"/>
        </w:rPr>
      </w:pPr>
      <w:r w:rsidRPr="00CB41C4">
        <w:rPr>
          <w:rFonts w:cs="Times New Roman"/>
        </w:rPr>
        <w:tab/>
      </w:r>
      <w:r w:rsidR="00B65A65" w:rsidRPr="00B65A65">
        <w:rPr>
          <w:position w:val="-30"/>
        </w:rPr>
        <w:object w:dxaOrig="6660" w:dyaOrig="720" w14:anchorId="33631200">
          <v:shape id="_x0000_i1030" type="#_x0000_t75" style="width:333.5pt;height:36.3pt" o:ole="">
            <v:imagedata r:id="rId21" o:title=""/>
          </v:shape>
          <o:OLEObject Type="Embed" ProgID="Equation.DSMT4" ShapeID="_x0000_i1030" DrawAspect="Content" ObjectID="_1795951629" r:id="rId22"/>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6D3795">
        <w:rPr>
          <w:rFonts w:cs="Times New Roman"/>
          <w:noProof/>
        </w:rPr>
        <w:instrText>2</w:instrText>
      </w:r>
      <w:r w:rsidRPr="00CB41C4">
        <w:rPr>
          <w:rFonts w:cs="Times New Roman"/>
        </w:rPr>
        <w:fldChar w:fldCharType="end"/>
      </w:r>
      <w:r w:rsidRPr="00CB41C4">
        <w:rPr>
          <w:rFonts w:cs="Times New Roman"/>
        </w:rPr>
        <w:instrText>)</w:instrText>
      </w:r>
      <w:r w:rsidRPr="00CB41C4">
        <w:rPr>
          <w:rFonts w:cs="Times New Roman"/>
        </w:rPr>
        <w:fldChar w:fldCharType="end"/>
      </w:r>
    </w:p>
    <w:p w14:paraId="3DF9E58E" w14:textId="24487A02" w:rsidR="00F540C6" w:rsidRDefault="003402E3" w:rsidP="00C504D6">
      <w:pPr>
        <w:spacing w:line="360" w:lineRule="auto"/>
      </w:pPr>
      <w:r>
        <w:t xml:space="preserve">In </w:t>
      </w:r>
      <w:r w:rsidR="00670631" w:rsidRPr="00670631">
        <w:t>literature numerous technical efficiency me</w:t>
      </w:r>
      <w:r w:rsidR="00880913">
        <w:t>asures</w:t>
      </w:r>
      <w:r w:rsidR="00670631" w:rsidRPr="00670631">
        <w:t xml:space="preserve"> are available </w:t>
      </w:r>
      <w:r>
        <w:t xml:space="preserve">to calculate the technical efficiency of observations within </w:t>
      </w:r>
      <m:oMath>
        <m:sSub>
          <m:sSubPr>
            <m:ctrlPr>
              <w:rPr>
                <w:rFonts w:ascii="Cambria Math" w:hAnsi="Cambria Math"/>
                <w:i/>
              </w:rPr>
            </m:ctrlPr>
          </m:sSubPr>
          <m:e>
            <m:r>
              <w:rPr>
                <w:rFonts w:ascii="Cambria Math"/>
              </w:rPr>
              <m:t>T</m:t>
            </m:r>
          </m:e>
          <m:sub>
            <m:r>
              <w:rPr>
                <w:rFonts w:ascii="Cambria Math"/>
              </w:rPr>
              <m:t>DEA</m:t>
            </m:r>
          </m:sub>
        </m:sSub>
      </m:oMath>
      <w:r>
        <w:sym w:font="Symbol" w:char="F0BE"/>
      </w:r>
      <w:r w:rsidR="00670631" w:rsidRPr="00670631">
        <w:t xml:space="preserve">for </w:t>
      </w:r>
      <w:r>
        <w:t>a general definition of these measures see</w:t>
      </w:r>
      <w:r w:rsidR="00670631" w:rsidRPr="00670631">
        <w:t xml:space="preserve"> Pastor et al. </w:t>
      </w:r>
      <w:r>
        <w:t>(</w:t>
      </w:r>
      <w:r w:rsidR="00670631" w:rsidRPr="00670631">
        <w:t xml:space="preserve">2012). </w:t>
      </w:r>
      <w:r>
        <w:t>In particular</w:t>
      </w:r>
      <w:r w:rsidR="00A84FD5">
        <w:t>,</w:t>
      </w:r>
      <w:r>
        <w:t xml:space="preserve"> our focus is </w:t>
      </w:r>
      <w:r w:rsidR="00670631" w:rsidRPr="00670631">
        <w:t>directed towards a prevalent</w:t>
      </w:r>
      <w:r w:rsidR="00880913">
        <w:t xml:space="preserve"> measure</w:t>
      </w:r>
      <w:r w:rsidR="00670631" w:rsidRPr="00670631">
        <w:t>, namely, the output-oriented radial model</w:t>
      </w:r>
      <w:r w:rsidR="00F527AF">
        <w:t xml:space="preserve">. Considering the specific DMU </w:t>
      </w:r>
      <m:oMath>
        <m:d>
          <m:dPr>
            <m:ctrlPr>
              <w:rPr>
                <w:rFonts w:ascii="Cambria Math" w:hAnsi="Cambria Math"/>
                <w:i/>
              </w:rPr>
            </m:ctrlPr>
          </m:dPr>
          <m:e>
            <m:sSub>
              <m:sSubPr>
                <m:ctrlPr>
                  <w:rPr>
                    <w:rFonts w:ascii="Cambria Math" w:hAnsi="Cambria Math"/>
                    <w:i/>
                  </w:rPr>
                </m:ctrlPr>
              </m:sSubPr>
              <m:e>
                <m:r>
                  <w:rPr>
                    <w:rFonts w:ascii="Cambria Math"/>
                  </w:rPr>
                  <m:t>x</m:t>
                </m:r>
              </m:e>
              <m:sub>
                <m:r>
                  <w:rPr>
                    <w:rFonts w:ascii="Cambria Math"/>
                  </w:rPr>
                  <m:t>o</m:t>
                </m:r>
              </m:sub>
            </m:sSub>
            <m:r>
              <w:rPr>
                <w:rFonts w:ascii="Cambria Math"/>
              </w:rPr>
              <m:t>,</m:t>
            </m:r>
            <m:sSub>
              <m:sSubPr>
                <m:ctrlPr>
                  <w:rPr>
                    <w:rFonts w:ascii="Cambria Math" w:hAnsi="Cambria Math"/>
                    <w:i/>
                  </w:rPr>
                </m:ctrlPr>
              </m:sSubPr>
              <m:e>
                <m:r>
                  <w:rPr>
                    <w:rFonts w:ascii="Cambria Math"/>
                  </w:rPr>
                  <m:t>y</m:t>
                </m:r>
              </m:e>
              <m:sub>
                <m:r>
                  <w:rPr>
                    <w:rFonts w:ascii="Cambria Math"/>
                  </w:rPr>
                  <m:t>o</m:t>
                </m:r>
              </m:sub>
            </m:sSub>
          </m:e>
        </m:d>
      </m:oMath>
      <w:r w:rsidR="00F527AF">
        <w:t xml:space="preserve">, its technical efficiency can be calculated through the following program </w:t>
      </w:r>
    </w:p>
    <w:p w14:paraId="17A0C5FE" w14:textId="46BDA0D9" w:rsidR="0038294E" w:rsidRPr="00CB41C4" w:rsidRDefault="0038294E" w:rsidP="0038294E">
      <w:pPr>
        <w:pStyle w:val="MTDisplayEquation"/>
        <w:rPr>
          <w:rFonts w:cs="Times New Roman"/>
          <w:lang w:val="en-US"/>
        </w:rPr>
      </w:pPr>
      <w:r w:rsidRPr="00CB41C4">
        <w:rPr>
          <w:rFonts w:cs="Times New Roman"/>
          <w:lang w:val="en-US"/>
        </w:rPr>
        <w:tab/>
      </w:r>
      <w:r w:rsidR="00B65A65" w:rsidRPr="00B65A65">
        <w:rPr>
          <w:position w:val="-144"/>
        </w:rPr>
        <w:object w:dxaOrig="5179" w:dyaOrig="3000" w14:anchorId="23F38501">
          <v:shape id="_x0000_i1031" type="#_x0000_t75" style="width:258.05pt;height:150.35pt" o:ole="">
            <v:imagedata r:id="rId23" o:title=""/>
          </v:shape>
          <o:OLEObject Type="Embed" ProgID="Equation.DSMT4" ShapeID="_x0000_i1031" DrawAspect="Content" ObjectID="_1795951630" r:id="rId24"/>
        </w:object>
      </w:r>
      <w:r w:rsidRPr="00CB41C4">
        <w:rPr>
          <w:rFonts w:cs="Times New Roman"/>
          <w:lang w:val="en-US"/>
        </w:rPr>
        <w:tab/>
      </w:r>
      <w:bookmarkStart w:id="9" w:name="BCC_model"/>
      <w:bookmarkStart w:id="10" w:name="eq_3"/>
      <w:bookmarkEnd w:id="9"/>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6D3795">
        <w:rPr>
          <w:rFonts w:cs="Times New Roman"/>
          <w:noProof/>
          <w:lang w:val="en-US"/>
        </w:rPr>
        <w:instrText>3</w:instrText>
      </w:r>
      <w:r w:rsidRPr="00CB41C4">
        <w:rPr>
          <w:rFonts w:cs="Times New Roman"/>
          <w:lang w:val="en-US"/>
        </w:rPr>
        <w:fldChar w:fldCharType="end"/>
      </w:r>
      <w:r w:rsidRPr="00CB41C4">
        <w:rPr>
          <w:rFonts w:cs="Times New Roman"/>
          <w:lang w:val="en-US"/>
        </w:rPr>
        <w:instrText>)</w:instrText>
      </w:r>
      <w:r w:rsidRPr="00CB41C4">
        <w:rPr>
          <w:rFonts w:cs="Times New Roman"/>
          <w:lang w:val="en-US"/>
        </w:rPr>
        <w:fldChar w:fldCharType="end"/>
      </w:r>
      <w:bookmarkEnd w:id="10"/>
    </w:p>
    <w:p w14:paraId="67C0870E" w14:textId="6593D1E6" w:rsidR="00C64032" w:rsidRDefault="00F6096B" w:rsidP="00512F88">
      <w:pPr>
        <w:spacing w:line="360" w:lineRule="auto"/>
      </w:pPr>
      <w:r>
        <w:t>Under th</w:t>
      </w:r>
      <w:r w:rsidR="00F527AF">
        <w:t>is</w:t>
      </w:r>
      <w:r>
        <w:t xml:space="preserve"> model,</w:t>
      </w:r>
      <w:r w:rsidR="00E46C47">
        <w:t xml:space="preserve"> </w:t>
      </w:r>
      <w:r>
        <w:t>a</w:t>
      </w:r>
      <w:r w:rsidR="00E46C47">
        <w:t xml:space="preserve"> DMU with a </w:t>
      </w:r>
      <w:r>
        <w:t>score</w:t>
      </w:r>
      <w:r w:rsidR="00E46C47">
        <w:t xml:space="preserve"> of </w:t>
      </w:r>
      <w:r w:rsidR="00E9473C">
        <w:t>one</w:t>
      </w:r>
      <w:r w:rsidR="00F527AF">
        <w:t xml:space="preserve">, </w:t>
      </w:r>
      <m:oMath>
        <m:sSub>
          <m:sSubPr>
            <m:ctrlPr>
              <w:rPr>
                <w:rFonts w:ascii="Cambria Math" w:hAnsi="Cambria Math"/>
                <w:i/>
              </w:rPr>
            </m:ctrlPr>
          </m:sSubPr>
          <m:e>
            <m:r>
              <w:rPr>
                <w:rFonts w:ascii="Cambria Math"/>
              </w:rPr>
              <m:t>ϕ</m:t>
            </m:r>
          </m:e>
          <m:sub>
            <m:r>
              <w:rPr>
                <w:rFonts w:ascii="Cambria Math"/>
              </w:rPr>
              <m:t>o</m:t>
            </m:r>
          </m:sub>
        </m:sSub>
        <m:r>
          <w:rPr>
            <w:rFonts w:ascii="Cambria Math"/>
          </w:rPr>
          <m:t>=1</m:t>
        </m:r>
      </m:oMath>
      <w:r w:rsidR="00F527AF">
        <w:t>,</w:t>
      </w:r>
      <w:r w:rsidR="00E46C47">
        <w:t xml:space="preserve"> is considered fully efficient, indicating that it operates on the efficien</w:t>
      </w:r>
      <w:r w:rsidR="007A1E61">
        <w:t>t</w:t>
      </w:r>
      <w:r w:rsidR="00E46C47">
        <w:t xml:space="preserve"> frontier. Conversely, a radial measure </w:t>
      </w:r>
      <w:r w:rsidR="004A245F">
        <w:t>greater</w:t>
      </w:r>
      <w:r w:rsidR="00E46C47">
        <w:t xml:space="preserve"> than </w:t>
      </w:r>
      <w:r w:rsidR="00E9473C">
        <w:t>one</w:t>
      </w:r>
      <w:r w:rsidR="00B77A39">
        <w:t xml:space="preserve">, </w:t>
      </w:r>
      <m:oMath>
        <m:sSub>
          <m:sSubPr>
            <m:ctrlPr>
              <w:rPr>
                <w:rFonts w:ascii="Cambria Math" w:hAnsi="Cambria Math"/>
                <w:i/>
              </w:rPr>
            </m:ctrlPr>
          </m:sSubPr>
          <m:e>
            <m:r>
              <w:rPr>
                <w:rFonts w:ascii="Cambria Math"/>
              </w:rPr>
              <m:t>ϕ</m:t>
            </m:r>
          </m:e>
          <m:sub>
            <m:r>
              <w:rPr>
                <w:rFonts w:ascii="Cambria Math"/>
              </w:rPr>
              <m:t>o</m:t>
            </m:r>
          </m:sub>
        </m:sSub>
        <m:r>
          <w:rPr>
            <w:rFonts w:ascii="Cambria Math"/>
          </w:rPr>
          <m:t>&gt;1</m:t>
        </m:r>
      </m:oMath>
      <w:r w:rsidR="00B77A39">
        <w:t xml:space="preserve">, </w:t>
      </w:r>
      <w:r w:rsidR="00E46C47">
        <w:t xml:space="preserve">implies inefficiency relative to </w:t>
      </w:r>
      <w:r w:rsidR="008D1DE6">
        <w:t>reference</w:t>
      </w:r>
      <w:r w:rsidR="004A245F">
        <w:t xml:space="preserve"> technology</w:t>
      </w:r>
      <w:r w:rsidR="00E46C47">
        <w:t xml:space="preserve">, with a </w:t>
      </w:r>
      <w:r w:rsidR="00F37C05">
        <w:t>bigger</w:t>
      </w:r>
      <w:r w:rsidR="00E46C47">
        <w:t xml:space="preserve"> value indicating a </w:t>
      </w:r>
      <w:r w:rsidR="00F37C05">
        <w:t>worse</w:t>
      </w:r>
      <w:r w:rsidR="00E46C47">
        <w:t xml:space="preserve"> degree of efficiency.</w:t>
      </w:r>
      <w:r w:rsidR="00242CAE">
        <w:t xml:space="preserve"> </w:t>
      </w:r>
      <w:r w:rsidR="00E46C47">
        <w:t xml:space="preserve">The radial measure </w:t>
      </w:r>
      <w:r w:rsidR="00B77A39">
        <w:t xml:space="preserve">and its associated reference benchmarks on the frontier </w:t>
      </w:r>
      <w:r w:rsidR="00E46C47">
        <w:t>provide valuable insights into the performance of individual DMUs and can guide decision-makers in identifying opportunities for improvement.</w:t>
      </w:r>
    </w:p>
    <w:p w14:paraId="085B6072" w14:textId="77777777" w:rsidR="001B69FE" w:rsidRDefault="001B69FE" w:rsidP="00512F88">
      <w:pPr>
        <w:spacing w:line="360" w:lineRule="auto"/>
      </w:pPr>
    </w:p>
    <w:p w14:paraId="215901CA" w14:textId="57057B86" w:rsidR="004A3527" w:rsidRPr="00AE22FC" w:rsidRDefault="004A3527" w:rsidP="004A3527">
      <w:pPr>
        <w:pStyle w:val="Prrafodelista"/>
        <w:numPr>
          <w:ilvl w:val="1"/>
          <w:numId w:val="1"/>
        </w:numPr>
        <w:spacing w:line="360" w:lineRule="auto"/>
        <w:rPr>
          <w:b/>
          <w:bCs/>
        </w:rPr>
      </w:pPr>
      <w:commentRangeStart w:id="11"/>
      <w:r w:rsidRPr="00AE22FC">
        <w:rPr>
          <w:b/>
          <w:bCs/>
        </w:rPr>
        <w:t>Machine Learning Technique</w:t>
      </w:r>
      <w:r w:rsidR="003C0FF4">
        <w:rPr>
          <w:b/>
          <w:bCs/>
        </w:rPr>
        <w:t xml:space="preserve"> for Classification</w:t>
      </w:r>
      <w:commentRangeEnd w:id="11"/>
      <w:r w:rsidR="003927F7">
        <w:rPr>
          <w:rStyle w:val="Refdecomentario"/>
        </w:rPr>
        <w:commentReference w:id="11"/>
      </w:r>
    </w:p>
    <w:p w14:paraId="7E978653" w14:textId="1C3A4262" w:rsidR="004A3527" w:rsidRDefault="00522F7F" w:rsidP="00035FF8">
      <w:pPr>
        <w:tabs>
          <w:tab w:val="left" w:pos="8280"/>
        </w:tabs>
        <w:spacing w:line="360" w:lineRule="auto"/>
      </w:pPr>
      <w:r w:rsidRPr="00522F7F">
        <w:t>In this subsection, we briefly outline the fundamentals of</w:t>
      </w:r>
      <w:r w:rsidR="0034668B">
        <w:t xml:space="preserve"> </w:t>
      </w:r>
      <w:r w:rsidRPr="00522F7F">
        <w:t>the machine learning technique that will be employed throughout the article Neural Networks</w:t>
      </w:r>
      <w:r w:rsidR="00412FF0">
        <w:t xml:space="preserve"> </w:t>
      </w:r>
      <w:r w:rsidR="009A2AF7">
        <w:t>(</w:t>
      </w:r>
      <w:r w:rsidR="00412FF0">
        <w:t>NN</w:t>
      </w:r>
      <w:r w:rsidR="0085498C">
        <w:t>)</w:t>
      </w:r>
      <w:r w:rsidR="002B0C8B">
        <w:t xml:space="preserve">, as well as </w:t>
      </w:r>
      <w:r w:rsidR="0085498C" w:rsidRPr="003322B6">
        <w:t>eXplainable Artificial Intelligence (XAI)</w:t>
      </w:r>
      <w:r w:rsidRPr="00522F7F">
        <w:t>. N</w:t>
      </w:r>
      <w:r w:rsidR="00D57377">
        <w:t>N</w:t>
      </w:r>
      <w:r w:rsidRPr="00522F7F">
        <w:t xml:space="preserve"> are a class of learning algorithms inspired by the structure and function of the human brain. They consist of interconnected layers of neurons that process input data through nonlinear transformations to learn complex patterns and relationships. </w:t>
      </w:r>
      <w:r w:rsidR="00015D09" w:rsidRPr="00015D09">
        <w:t xml:space="preserve">By understanding </w:t>
      </w:r>
      <w:r w:rsidR="00015D09" w:rsidRPr="00015D09">
        <w:lastRenderedPageBreak/>
        <w:t xml:space="preserve">the underlying principles NN, </w:t>
      </w:r>
      <w:r w:rsidR="00015D09" w:rsidRPr="001B69FE">
        <w:t>which determine the label and the probability of belonging to that label,</w:t>
      </w:r>
      <w:r w:rsidR="00015D09" w:rsidRPr="00015D09">
        <w:t xml:space="preserve"> we can harness their capabilities to enhance the DEA methodology</w:t>
      </w:r>
      <w:r w:rsidR="00015D09">
        <w:t>.</w:t>
      </w:r>
    </w:p>
    <w:p w14:paraId="3FE03E6C" w14:textId="77777777" w:rsidR="009E2EB0" w:rsidRDefault="009E2EB0" w:rsidP="00035FF8">
      <w:pPr>
        <w:tabs>
          <w:tab w:val="left" w:pos="8280"/>
        </w:tabs>
        <w:spacing w:line="360" w:lineRule="auto"/>
      </w:pPr>
    </w:p>
    <w:p w14:paraId="5ED2C78D" w14:textId="5F5FC44D" w:rsidR="008F0011" w:rsidRDefault="008F0011" w:rsidP="008F0011">
      <w:pPr>
        <w:spacing w:line="360" w:lineRule="auto"/>
      </w:pPr>
      <w:r>
        <w:t>Neural Networks represent a cornerstone in the field of machine learning, heralded for their ability to learn complex patterns and relationships from data</w:t>
      </w:r>
      <w:r w:rsidR="00BA1D68">
        <w:t xml:space="preserve"> (LeCun et al., 2015; </w:t>
      </w:r>
      <w:r w:rsidR="00366A82">
        <w:t>Goodfellow et al., 2016)</w:t>
      </w:r>
      <w:r>
        <w:t xml:space="preserve">. In this </w:t>
      </w:r>
      <w:r w:rsidR="0082050E">
        <w:t>sub</w:t>
      </w:r>
      <w:r>
        <w:t xml:space="preserve">section, we </w:t>
      </w:r>
      <w:r w:rsidR="0082050E">
        <w:t xml:space="preserve">briefly </w:t>
      </w:r>
      <w:r>
        <w:t>delve into the application of Neural Networks in the context of classification tasks, highlighting their versatility, theoretical foundations, and practical implications.</w:t>
      </w:r>
    </w:p>
    <w:p w14:paraId="573E58DE" w14:textId="77777777" w:rsidR="008F0011" w:rsidRDefault="008F0011" w:rsidP="008F0011">
      <w:pPr>
        <w:spacing w:line="360" w:lineRule="auto"/>
      </w:pPr>
    </w:p>
    <w:p w14:paraId="46963C33" w14:textId="1E3E86A5" w:rsidR="008F0011" w:rsidRDefault="008F0011" w:rsidP="008F0011">
      <w:pPr>
        <w:spacing w:line="360" w:lineRule="auto"/>
      </w:pPr>
      <w:r>
        <w:t xml:space="preserve">Neural Networks are inspired by the structure and function of the human brain, comprising interconnected layers of artificial neurons or nodes. The core principle underlying Neural Networks is the process of forward propagation, where input data is sequentially passed through multiple layers of neurons, each layer applying a set of weights and activation functions to produce an output. Through an iterative process known as backpropagation, Neural Networks adjust the weights of connections between neurons based on the error between predicted and actual outputs, thereby minimizing </w:t>
      </w:r>
      <w:r w:rsidR="001C7063">
        <w:t>a certain</w:t>
      </w:r>
      <w:r>
        <w:t xml:space="preserve"> loss function and improving predictive accuracy.</w:t>
      </w:r>
      <w:r w:rsidR="001C7063">
        <w:t xml:space="preserve"> In this sense, a</w:t>
      </w:r>
      <w:r>
        <w:t>ctivation functions play a crucial role in Neural Networks by introducing non-linearity into the model, enabling it to capture complex relationships within the data. Common activation functions include the sigmoid</w:t>
      </w:r>
      <w:r w:rsidR="00DD26AC">
        <w:t>al</w:t>
      </w:r>
      <w:r>
        <w:t xml:space="preserve"> function, hyperbolic tangent (tanh) function, and rectified linear unit (ReLU) function. Each activation function introduces different properties to the model, influencing its ability to learn and generalize from data.</w:t>
      </w:r>
    </w:p>
    <w:p w14:paraId="0C904427" w14:textId="77777777" w:rsidR="008F0011" w:rsidRDefault="008F0011" w:rsidP="008F0011">
      <w:pPr>
        <w:spacing w:line="360" w:lineRule="auto"/>
      </w:pPr>
    </w:p>
    <w:p w14:paraId="4FA43880" w14:textId="555D9BCD" w:rsidR="008F0011" w:rsidRDefault="001B69FE" w:rsidP="008F0011">
      <w:pPr>
        <w:spacing w:line="360" w:lineRule="auto"/>
      </w:pPr>
      <w:r>
        <w:t>The</w:t>
      </w:r>
      <w:r w:rsidR="008F0011">
        <w:t xml:space="preserve"> performance of Neural Networks hinges on the selection of hyperparameters such as the number of layers, the number of neurons per layer, learning rate, and regularization parameters. Hyperparameter tuning is essential to optimize model performance and prevent issues like overfitting or underfitting. Techniques such as grid search, random search, and Bayesian optimization are commonly employed to systematically explore the hyperparameter space and identify optimal configurations.</w:t>
      </w:r>
    </w:p>
    <w:p w14:paraId="6A185852" w14:textId="77777777" w:rsidR="008F0011" w:rsidRDefault="008F0011" w:rsidP="008F0011">
      <w:pPr>
        <w:spacing w:line="360" w:lineRule="auto"/>
      </w:pPr>
    </w:p>
    <w:p w14:paraId="0EBA8F9B" w14:textId="77777777" w:rsidR="008F0011" w:rsidRDefault="008F0011" w:rsidP="008F0011">
      <w:pPr>
        <w:spacing w:line="360" w:lineRule="auto"/>
      </w:pPr>
      <w:r>
        <w:t xml:space="preserve">Despite their remarkable predictive capabilities, one challenge of Neural Networks lies in their black-box nature, which hinders interpretability and understanding of model decisions. However, techniques such as layer-wise relevance propagation (LRP) and gradient-based attribution methods can provide insights into feature importance and highlight the contribution of input </w:t>
      </w:r>
      <w:r>
        <w:lastRenderedPageBreak/>
        <w:t>features to model predictions. This feature importance analysis aids in model interpretation and decision-making processes.</w:t>
      </w:r>
    </w:p>
    <w:p w14:paraId="60E52F0F" w14:textId="77777777" w:rsidR="00F91B90" w:rsidRDefault="00F91B90" w:rsidP="008F0011">
      <w:pPr>
        <w:spacing w:line="360" w:lineRule="auto"/>
      </w:pPr>
    </w:p>
    <w:p w14:paraId="2342B5F6" w14:textId="28D28D9D" w:rsidR="00D71751" w:rsidRDefault="00D71751" w:rsidP="00BF5597">
      <w:pPr>
        <w:keepNext/>
        <w:spacing w:line="360" w:lineRule="auto"/>
      </w:pPr>
      <w:r w:rsidRPr="00035A1E">
        <w:t>An illustrative example of the configuration of a neural network in the context of a binary classification problem, with two predictor variables, would consist of two neurons in the input layer, reflecting the number of variables involved in the model. In the output layer, a single neuron would be located to assign the corresponding class to each observation. Between these layers lies the hidden layer, composed of three neurons in this specific case. Figure 2 depicts the structure of this neural network with a configuration of 2-3-1.</w:t>
      </w:r>
    </w:p>
    <w:p w14:paraId="23C10F25" w14:textId="10A44CF4" w:rsidR="00CF28E2" w:rsidRDefault="00C3402F" w:rsidP="00997664">
      <w:pPr>
        <w:keepNext/>
        <w:spacing w:line="360" w:lineRule="auto"/>
        <w:jc w:val="center"/>
      </w:pPr>
      <w:r>
        <w:rPr>
          <w:noProof/>
        </w:rPr>
        <w:drawing>
          <wp:inline distT="0" distB="0" distL="0" distR="0" wp14:anchorId="0A28F4E0" wp14:editId="616CCD6F">
            <wp:extent cx="3416400" cy="2473200"/>
            <wp:effectExtent l="0" t="0" r="0" b="3810"/>
            <wp:docPr id="197301655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16559" name="Imagen 2"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1113B6C6" w14:textId="6236C6A1" w:rsidR="008F0011" w:rsidRPr="008D1DE6" w:rsidRDefault="00B71FDF" w:rsidP="00B71FDF">
      <w:pPr>
        <w:pStyle w:val="Descripcin"/>
        <w:jc w:val="center"/>
        <w:rPr>
          <w:color w:val="auto"/>
        </w:rPr>
      </w:pPr>
      <w:r w:rsidRPr="008D1DE6">
        <w:rPr>
          <w:color w:val="auto"/>
        </w:rPr>
        <w:t xml:space="preserve">Figure </w:t>
      </w:r>
      <w:r w:rsidRPr="008D1DE6">
        <w:rPr>
          <w:color w:val="auto"/>
        </w:rPr>
        <w:fldChar w:fldCharType="begin"/>
      </w:r>
      <w:r w:rsidRPr="008D1DE6">
        <w:rPr>
          <w:color w:val="auto"/>
        </w:rPr>
        <w:instrText xml:space="preserve"> SEQ Figure \* ARABIC </w:instrText>
      </w:r>
      <w:r w:rsidRPr="008D1DE6">
        <w:rPr>
          <w:color w:val="auto"/>
        </w:rPr>
        <w:fldChar w:fldCharType="separate"/>
      </w:r>
      <w:r w:rsidR="006D3795" w:rsidRPr="008D1DE6">
        <w:rPr>
          <w:noProof/>
          <w:color w:val="auto"/>
        </w:rPr>
        <w:t>2</w:t>
      </w:r>
      <w:r w:rsidRPr="008D1DE6">
        <w:rPr>
          <w:color w:val="auto"/>
        </w:rPr>
        <w:fldChar w:fldCharType="end"/>
      </w:r>
      <w:r w:rsidRPr="008D1DE6">
        <w:rPr>
          <w:color w:val="auto"/>
        </w:rPr>
        <w:t xml:space="preserve">. </w:t>
      </w:r>
      <w:r w:rsidR="00750C54" w:rsidRPr="008D1DE6">
        <w:rPr>
          <w:color w:val="auto"/>
        </w:rPr>
        <w:t xml:space="preserve">An example of an artificial </w:t>
      </w:r>
      <w:r w:rsidRPr="008D1DE6">
        <w:rPr>
          <w:color w:val="auto"/>
        </w:rPr>
        <w:t>Neural Network</w:t>
      </w:r>
    </w:p>
    <w:p w14:paraId="727C7B7D" w14:textId="77777777" w:rsidR="007B12FD" w:rsidRDefault="007B12FD" w:rsidP="00532528">
      <w:pPr>
        <w:spacing w:line="360" w:lineRule="auto"/>
        <w:rPr>
          <w:highlight w:val="yellow"/>
        </w:rPr>
      </w:pPr>
    </w:p>
    <w:p w14:paraId="550E88BD" w14:textId="54E0DAED" w:rsidR="0032435D" w:rsidRPr="0032435D" w:rsidRDefault="0032435D" w:rsidP="0032435D">
      <w:pPr>
        <w:pStyle w:val="Prrafodelista"/>
        <w:numPr>
          <w:ilvl w:val="1"/>
          <w:numId w:val="1"/>
        </w:numPr>
        <w:spacing w:line="360" w:lineRule="auto"/>
        <w:rPr>
          <w:b/>
          <w:bCs/>
        </w:rPr>
      </w:pPr>
      <w:r w:rsidRPr="0032435D">
        <w:rPr>
          <w:b/>
          <w:bCs/>
        </w:rPr>
        <w:t>eXplainable Artificial Intelligence</w:t>
      </w:r>
    </w:p>
    <w:p w14:paraId="6763EBA0" w14:textId="78BAD287" w:rsidR="00564200" w:rsidRDefault="00C52D90" w:rsidP="00C52D90">
      <w:pPr>
        <w:spacing w:line="360" w:lineRule="auto"/>
      </w:pPr>
      <w:r>
        <w:t>The so-called eXplainable Artificial Intelligence (XAI) has emerged as a critical area of research aimed at enhancing the transparency, interpretability, and trustworthiness of machine learning models (Wachter et al., 2017).</w:t>
      </w:r>
      <w:r w:rsidR="00564200">
        <w:t xml:space="preserve"> </w:t>
      </w:r>
      <w:r w:rsidR="00564200" w:rsidRPr="00564200">
        <w:t>In this section, we provide an overview of XAI principles and delve into the concept of counterfactual methods, a subset of XAI techniques that facilitate insightful explanations of model predictions.</w:t>
      </w:r>
    </w:p>
    <w:p w14:paraId="61863CE4" w14:textId="725F8ADC" w:rsidR="005C1643" w:rsidRDefault="005C1643" w:rsidP="00C52D90">
      <w:pPr>
        <w:spacing w:line="360" w:lineRule="auto"/>
      </w:pPr>
      <w:r w:rsidRPr="005C1643">
        <w:t>Overall, XAI encompasses a diverse set of methodologies and techniques designed to elucidate the decision-making process of machine learning models. As AI (Artificial Intelligence) systems become increasingly complex and ubiquitous, there is a growing need for transparency and interpretability to foster trust and facilitate human understanding of model behavior. XAI aims to address this need by providing explanations that are understandable, intuitive, and actionable for end-users, stakeholders, and domain experts.</w:t>
      </w:r>
    </w:p>
    <w:p w14:paraId="3A9F9A6E" w14:textId="77777777" w:rsidR="00C52D90" w:rsidRDefault="00C52D90" w:rsidP="00C52D90">
      <w:pPr>
        <w:spacing w:line="360" w:lineRule="auto"/>
      </w:pPr>
    </w:p>
    <w:p w14:paraId="46050755" w14:textId="0A6B1B6A" w:rsidR="00427295" w:rsidRDefault="00C52D90" w:rsidP="00427295">
      <w:pPr>
        <w:spacing w:line="360" w:lineRule="auto"/>
      </w:pPr>
      <w:r>
        <w:t>To address this, XAI provides methodologies designed to clarify the decision-making process of ML models. These approaches aim to generate explanations that are understandable, actionable, and intuitive for end-users and stakeholders, enabling better model validation and facilitating the identification of relationships within the data.</w:t>
      </w:r>
    </w:p>
    <w:p w14:paraId="6234360D" w14:textId="77777777" w:rsidR="002419AB" w:rsidRDefault="002419AB" w:rsidP="00427295">
      <w:pPr>
        <w:spacing w:line="360" w:lineRule="auto"/>
      </w:pPr>
    </w:p>
    <w:p w14:paraId="5BD41E0C" w14:textId="24965C66" w:rsidR="009040CB" w:rsidRDefault="00427295" w:rsidP="009040CB">
      <w:pPr>
        <w:spacing w:line="360" w:lineRule="auto"/>
        <w:ind w:firstLine="708"/>
      </w:pPr>
      <w:r w:rsidRPr="003A70F8">
        <w:rPr>
          <w:b/>
          <w:bCs/>
        </w:rPr>
        <w:t>2.3.1</w:t>
      </w:r>
      <w:r w:rsidR="002419AB">
        <w:rPr>
          <w:b/>
          <w:bCs/>
        </w:rPr>
        <w:tab/>
      </w:r>
      <w:r w:rsidRPr="003A70F8">
        <w:rPr>
          <w:b/>
          <w:bCs/>
        </w:rPr>
        <w:t>Counterfactual Explanations</w:t>
      </w:r>
    </w:p>
    <w:p w14:paraId="55154135" w14:textId="2425EEA6" w:rsidR="009040CB" w:rsidRDefault="009040CB" w:rsidP="009040CB">
      <w:pPr>
        <w:spacing w:line="360" w:lineRule="auto"/>
      </w:pPr>
      <w:r>
        <w:t>In particular, counterfactual methods represent a prominent approach within the realm of XAI, focusing on the generation of alternative scenarios or ‘counterfactuals’ to explain model predictions. The fundamental concept underlying counterfactual methods is the creation of hypothetical instances that are similar to the observed data but differ in one or more attributes. By systematically altering the features of a given instance and observing the corresponding changes in model predictions, counterfactual methods provide valuable insights into the factors driving model decisions and predictions. Moreover, counterfactual explanations offer intuitive and interpretable insights into machine learning models by highlighting the causal relationships between features and model outcomes. These explanations typically take the form of ‘what-if’ scenarios, where adjustments are made to features to generate counterfactual instances that lead to desired outcomes. By identifying the minimal changes required to alter a model prediction, counterfactual explanations shed light on the underlying decision-making process and enable decision-makers to understand the model's behavior in specific contexts (for example, in our production context the question could be ‘</w:t>
      </w:r>
      <w:r w:rsidRPr="00073340">
        <w:t>What is the minimum amount of adjustment in inputs and/or outputs that a technically inefficient DMU would need to undertake to transition into being considered efficient?</w:t>
      </w:r>
      <w:r>
        <w:t xml:space="preserve">’). </w:t>
      </w:r>
      <w:r w:rsidRPr="00BA221B">
        <w:t xml:space="preserve">Thus, the counterfactual method involves projecting an observation from one class onto the separating surface of the two classes, meaning the projection </w:t>
      </w:r>
      <w:r>
        <w:t>stops</w:t>
      </w:r>
      <w:r w:rsidRPr="00BA221B">
        <w:t xml:space="preserve"> just before a change in label occurs.</w:t>
      </w:r>
      <w:r>
        <w:t xml:space="preserve"> This ‘projection’ strategy will be incorporated </w:t>
      </w:r>
      <w:r w:rsidR="00604193">
        <w:t>into</w:t>
      </w:r>
      <w:r>
        <w:t xml:space="preserve"> our approach in this paper to measure technical efficiency in the context of machine learning and efficiency analysis (see Section 3).</w:t>
      </w:r>
    </w:p>
    <w:p w14:paraId="2CCEEE76" w14:textId="77777777" w:rsidR="002419AB" w:rsidRDefault="002419AB" w:rsidP="00427295">
      <w:pPr>
        <w:spacing w:line="360" w:lineRule="auto"/>
      </w:pPr>
    </w:p>
    <w:p w14:paraId="21778304" w14:textId="548322E7" w:rsidR="00427295" w:rsidRPr="002419AB" w:rsidRDefault="00427295" w:rsidP="002419AB">
      <w:pPr>
        <w:spacing w:line="360" w:lineRule="auto"/>
        <w:ind w:firstLine="708"/>
        <w:rPr>
          <w:b/>
          <w:bCs/>
        </w:rPr>
      </w:pPr>
      <w:r w:rsidRPr="002419AB">
        <w:rPr>
          <w:b/>
          <w:bCs/>
        </w:rPr>
        <w:t>2.3.2</w:t>
      </w:r>
      <w:r w:rsidR="002419AB">
        <w:rPr>
          <w:b/>
          <w:bCs/>
        </w:rPr>
        <w:tab/>
      </w:r>
      <w:r w:rsidRPr="002419AB">
        <w:rPr>
          <w:b/>
          <w:bCs/>
        </w:rPr>
        <w:t>Feature Significance Analysis and Sensitivity Analysis</w:t>
      </w:r>
    </w:p>
    <w:p w14:paraId="7C5DA102" w14:textId="55BE4532" w:rsidR="001E4271" w:rsidRDefault="00427295" w:rsidP="005967B2">
      <w:pPr>
        <w:spacing w:line="360" w:lineRule="auto"/>
      </w:pPr>
      <w:r>
        <w:t>To complement counterfactual analysis, we incorporate feature significance analysis, focusing on understanding the contribution of input and output variables to the model’s predictions</w:t>
      </w:r>
      <w:r w:rsidR="00E71404">
        <w:t>.</w:t>
      </w:r>
      <w:r w:rsidR="00E71404" w:rsidRPr="00E71404">
        <w:t xml:space="preserve"> </w:t>
      </w:r>
      <w:r w:rsidR="00B168F8" w:rsidRPr="00B168F8">
        <w:t xml:space="preserve">There are several approaches to feature significance analysis, such as rule extraction methods (see, for example, Tickle et al., 1998; Fogel &amp; Robinson, 2003; Martens et al., 2007), visualization techniques (see, for example, Craven &amp; Shavlik, 1992; Tzeng &amp; Ma, 2005; Cho et al., 2008), </w:t>
      </w:r>
      <w:r w:rsidR="00B168F8" w:rsidRPr="00B168F8">
        <w:lastRenderedPageBreak/>
        <w:t>Sensitivity Analysis (SA) (Ruck et al., 1990), and more recent methods such as SHAP (Lundberg &amp; Lee, 2017) and LIME (Ribeiro et al., 2016)</w:t>
      </w:r>
      <w:r w:rsidR="00274CA1">
        <w:t>.</w:t>
      </w:r>
      <w:r w:rsidR="009E4BFA">
        <w:t xml:space="preserve"> </w:t>
      </w:r>
      <w:r w:rsidR="006D1945">
        <w:t xml:space="preserve">We decided to use </w:t>
      </w:r>
      <w:r w:rsidR="0053279A" w:rsidRPr="0053279A">
        <w:t xml:space="preserve">SA </w:t>
      </w:r>
      <w:r w:rsidR="001E4271">
        <w:t xml:space="preserve">for several reasons. First, </w:t>
      </w:r>
      <w:r w:rsidR="001E4271" w:rsidRPr="0053279A">
        <w:t>extraction rules typically simplify the model's complexity to produce more understandable rules, which involves discretizing the classifier, leading to information loss, and failing to accurately represent the original model</w:t>
      </w:r>
      <w:r w:rsidR="001E4271">
        <w:t xml:space="preserve">. </w:t>
      </w:r>
      <w:r w:rsidR="009E4BFA" w:rsidRPr="009E4BFA">
        <w:t>Instead</w:t>
      </w:r>
      <w:r w:rsidR="001E4271">
        <w:t xml:space="preserve">, </w:t>
      </w:r>
      <w:r w:rsidR="001E4271" w:rsidRPr="00DD4729">
        <w:t>SA is a straightforward method that treats the original fitted model, querying it with sensitivity samples and recording the corresponding outputs.</w:t>
      </w:r>
      <w:r w:rsidR="001E4271">
        <w:t xml:space="preserve"> Second, v</w:t>
      </w:r>
      <w:r w:rsidR="001E4271" w:rsidRPr="000F1941">
        <w:t>isualization techniques are often designed for a specific machine learning method</w:t>
      </w:r>
      <w:r w:rsidR="001E4271">
        <w:t xml:space="preserve"> </w:t>
      </w:r>
      <w:r w:rsidR="001E4271" w:rsidRPr="00DC0674">
        <w:t>limiting their general applicability.</w:t>
      </w:r>
      <w:r w:rsidR="001E4271">
        <w:t xml:space="preserve"> This is a disadvantage compared to SA, which </w:t>
      </w:r>
      <w:r w:rsidR="001E4271" w:rsidRPr="001E4271">
        <w:t>can be applied to any supervised machine learning method</w:t>
      </w:r>
      <w:r w:rsidR="001E4271">
        <w:t xml:space="preserve">. </w:t>
      </w:r>
      <w:r w:rsidR="00FC681B" w:rsidRPr="00FC681B">
        <w:t>Third, methods like SHAP and LIME are computationally intensive and more challenging to interpret, especially in high-dimensional datasets. In contrast, SA is computationally efficient, simple to implement, and provides clear, actionable insights, making it a practical choice for decision-makers</w:t>
      </w:r>
    </w:p>
    <w:p w14:paraId="61C19DFB" w14:textId="77777777" w:rsidR="00395643" w:rsidRDefault="00395643" w:rsidP="005967B2">
      <w:pPr>
        <w:spacing w:line="360" w:lineRule="auto"/>
      </w:pPr>
    </w:p>
    <w:p w14:paraId="241743A6" w14:textId="62020F70" w:rsidR="009E4BFA" w:rsidRDefault="0053791E" w:rsidP="005967B2">
      <w:pPr>
        <w:spacing w:line="360" w:lineRule="auto"/>
      </w:pPr>
      <w:r w:rsidRPr="0053791E">
        <w:t>SA works by perturbing each variable across its range while keeping other variables constant at their baseline values. Sensitivity can be measured in several ways, such as by range, gradient, variance, or the average absolute deviation from the median</w:t>
      </w:r>
      <w:r>
        <w:t xml:space="preserve"> (AAD)</w:t>
      </w:r>
      <w:r w:rsidRPr="0053791E">
        <w:t>, the latter being less sensitive to outliers (see Cortez &amp; Embrechts, 2013, for more details). To obtain probabilities, a One-hot encoding transformation is applied to the class labels, allowing the calculation of the probability for each DMU to belong to a specific class</w:t>
      </w:r>
      <w:r>
        <w:t xml:space="preserve">. </w:t>
      </w:r>
      <w:r w:rsidR="00427295">
        <w:t xml:space="preserve">This process allows us to quantify the absolute relevance of features, providing a ranking of variables based on their impact on the model's predictions. </w:t>
      </w:r>
      <w:r w:rsidR="009E4BFA">
        <w:t>In our context</w:t>
      </w:r>
      <w:r w:rsidR="00427295">
        <w:t>, SA enables the identification of the most influential factors driving inefficiency, offering valuable insights into the interplay between inputs, outputs, and efficiency outcomes.</w:t>
      </w:r>
      <w:r w:rsidR="00F91B90">
        <w:t xml:space="preserve"> </w:t>
      </w:r>
      <w:r w:rsidR="00F91B90" w:rsidRPr="00F91B90">
        <w:t xml:space="preserve">Additionally, SA will be integrated into our approach to </w:t>
      </w:r>
      <w:r w:rsidR="001F6DDE" w:rsidRPr="00F91B90">
        <w:t>measuring</w:t>
      </w:r>
      <w:r w:rsidR="00F91B90" w:rsidRPr="00F91B90">
        <w:t xml:space="preserve"> technical efficiency in combination with counterfactual analysis (see Section 3)</w:t>
      </w:r>
      <w:r w:rsidR="00F91B90">
        <w:t>.</w:t>
      </w:r>
    </w:p>
    <w:p w14:paraId="759AD09C" w14:textId="77777777" w:rsidR="004139BC" w:rsidRDefault="004139BC" w:rsidP="0032435D">
      <w:pPr>
        <w:spacing w:line="360" w:lineRule="auto"/>
      </w:pPr>
    </w:p>
    <w:p w14:paraId="65C6F999" w14:textId="539F5E1E" w:rsidR="00A1274E" w:rsidRPr="00B0507F" w:rsidRDefault="00B772CE" w:rsidP="00B772CE">
      <w:pPr>
        <w:pStyle w:val="Prrafodelista"/>
        <w:numPr>
          <w:ilvl w:val="0"/>
          <w:numId w:val="1"/>
        </w:numPr>
        <w:spacing w:line="360" w:lineRule="auto"/>
        <w:rPr>
          <w:b/>
          <w:bCs/>
        </w:rPr>
      </w:pPr>
      <w:bookmarkStart w:id="12" w:name="_Hlk176366173"/>
      <w:r w:rsidRPr="00B0507F">
        <w:rPr>
          <w:b/>
          <w:bCs/>
        </w:rPr>
        <w:t>Integrating ML</w:t>
      </w:r>
      <w:r w:rsidR="00B0507F" w:rsidRPr="00B0507F">
        <w:rPr>
          <w:b/>
          <w:bCs/>
        </w:rPr>
        <w:t xml:space="preserve"> techniques for classification and Data Envelopment Analysis</w:t>
      </w:r>
    </w:p>
    <w:bookmarkEnd w:id="12"/>
    <w:p w14:paraId="2EF1D7DD" w14:textId="1EE1ED97" w:rsidR="00C55407" w:rsidRDefault="00C55407" w:rsidP="00C55407">
      <w:pPr>
        <w:spacing w:line="360" w:lineRule="auto"/>
      </w:pPr>
      <w:r>
        <w:t xml:space="preserve">In this section, we </w:t>
      </w:r>
      <w:r w:rsidR="006C42C9">
        <w:t xml:space="preserve">perform </w:t>
      </w:r>
      <w:r>
        <w:t>the integration of machine learning technique</w:t>
      </w:r>
      <w:r w:rsidR="008F2B26">
        <w:t>s</w:t>
      </w:r>
      <w:r w:rsidR="00220CD0">
        <w:t xml:space="preserve"> for classification tasks </w:t>
      </w:r>
      <w:r>
        <w:t xml:space="preserve">with Data Envelopment Analysis (DEA) to enhance the measurement of technical efficiency. By combining the strengths of both methodologies, we aim to provide robust and insightful efficiency assessments </w:t>
      </w:r>
      <w:r w:rsidR="00832402">
        <w:t>of a set of DMUs</w:t>
      </w:r>
      <w:r>
        <w:t>.</w:t>
      </w:r>
      <w:r w:rsidR="00C64752">
        <w:t xml:space="preserve"> </w:t>
      </w:r>
      <w:r w:rsidR="008F2B26">
        <w:t>In this case</w:t>
      </w:r>
      <w:r w:rsidR="00C64752" w:rsidRPr="00C64752">
        <w:t>,</w:t>
      </w:r>
      <w:r w:rsidR="008F2B26">
        <w:t xml:space="preserve"> while other ML classification methods could be considered, we </w:t>
      </w:r>
      <w:r w:rsidR="00C64752" w:rsidRPr="00C64752">
        <w:t xml:space="preserve">focus </w:t>
      </w:r>
      <w:r w:rsidR="008F2B26">
        <w:t xml:space="preserve">here </w:t>
      </w:r>
      <w:r w:rsidR="00C64752" w:rsidRPr="00C64752">
        <w:t>on N</w:t>
      </w:r>
      <w:r w:rsidR="003C1C18">
        <w:t xml:space="preserve">eural </w:t>
      </w:r>
      <w:r w:rsidR="00C64752" w:rsidRPr="00C64752">
        <w:t>N</w:t>
      </w:r>
      <w:r w:rsidR="003C1C18">
        <w:t>etworks</w:t>
      </w:r>
      <w:r w:rsidR="00C64752" w:rsidRPr="00C64752">
        <w:t>.</w:t>
      </w:r>
    </w:p>
    <w:p w14:paraId="5FF5D998" w14:textId="77777777" w:rsidR="00F91B90" w:rsidRDefault="00F91B90" w:rsidP="00C55407">
      <w:pPr>
        <w:spacing w:line="360" w:lineRule="auto"/>
      </w:pPr>
    </w:p>
    <w:p w14:paraId="5D013979" w14:textId="312D2A12" w:rsidR="00306903" w:rsidRPr="004D1F48" w:rsidRDefault="00306903" w:rsidP="004D1F48">
      <w:pPr>
        <w:spacing w:line="360" w:lineRule="auto"/>
        <w:ind w:left="360"/>
        <w:rPr>
          <w:i/>
          <w:iCs/>
        </w:rPr>
      </w:pPr>
      <w:r w:rsidRPr="004D1F48">
        <w:rPr>
          <w:i/>
          <w:iCs/>
        </w:rPr>
        <w:t xml:space="preserve">3.1 </w:t>
      </w:r>
      <w:r>
        <w:rPr>
          <w:i/>
          <w:iCs/>
        </w:rPr>
        <w:t xml:space="preserve">Classifying DMUs by their (in)efficiency class and measuring technical efficiency </w:t>
      </w:r>
    </w:p>
    <w:p w14:paraId="1EE5F2B4" w14:textId="22B9E1C1" w:rsidR="007B12FD" w:rsidRDefault="003322B6" w:rsidP="00C55407">
      <w:pPr>
        <w:spacing w:line="360" w:lineRule="auto"/>
      </w:pPr>
      <w:commentRangeStart w:id="13"/>
      <w:r w:rsidRPr="003322B6">
        <w:lastRenderedPageBreak/>
        <w:t xml:space="preserve">Before introducing our </w:t>
      </w:r>
      <w:r w:rsidR="0086628A">
        <w:t>methodology</w:t>
      </w:r>
      <w:r w:rsidRPr="003322B6">
        <w:t xml:space="preserve">, we aim to elucidate the </w:t>
      </w:r>
      <w:r w:rsidR="00BF6BE3">
        <w:t>re</w:t>
      </w:r>
      <w:r w:rsidRPr="003322B6">
        <w:t>interpretation of D</w:t>
      </w:r>
      <w:r w:rsidR="00BF6BE3">
        <w:t>EA</w:t>
      </w:r>
      <w:r w:rsidR="00C3043D">
        <w:t xml:space="preserve">, </w:t>
      </w:r>
      <w:r w:rsidR="00C3043D" w:rsidRPr="003322B6">
        <w:t xml:space="preserve">through a </w:t>
      </w:r>
      <w:r w:rsidR="00C3043D">
        <w:t>graphical toy</w:t>
      </w:r>
      <w:r w:rsidR="00C3043D" w:rsidRPr="003322B6">
        <w:t xml:space="preserve"> </w:t>
      </w:r>
      <w:r w:rsidR="001716FF">
        <w:t>example (Figure 3)</w:t>
      </w:r>
      <w:r w:rsidR="00C3043D">
        <w:t>, as a classification method that also resorts to counterfactual analysis</w:t>
      </w:r>
      <w:r w:rsidRPr="003322B6">
        <w:t xml:space="preserve">. DEA can be conceptualized as a classification model wherein the two classes represent feasible and infeasible units of production, with the boundary delineating the separating surface and efficient units positioned precisely </w:t>
      </w:r>
      <w:r w:rsidR="006A0D95">
        <w:t>onto</w:t>
      </w:r>
      <w:r w:rsidRPr="003322B6">
        <w:t xml:space="preserve"> this surface. Furthermore, </w:t>
      </w:r>
      <w:r w:rsidR="007E7952">
        <w:t xml:space="preserve">within the feasible but inefficient set of DMUs </w:t>
      </w:r>
      <w:r w:rsidRPr="003322B6">
        <w:t xml:space="preserve">this </w:t>
      </w:r>
      <w:r w:rsidR="006A0D95">
        <w:t>re</w:t>
      </w:r>
      <w:r w:rsidRPr="003322B6">
        <w:t xml:space="preserve">interpretation implies that </w:t>
      </w:r>
      <w:r w:rsidR="007E7952">
        <w:t xml:space="preserve">the </w:t>
      </w:r>
      <w:r w:rsidRPr="003322B6">
        <w:t xml:space="preserve">efficiency measures utilized in DEA </w:t>
      </w:r>
      <w:r w:rsidR="007E7952">
        <w:t xml:space="preserve">can be reinterpreted within the realm </w:t>
      </w:r>
      <w:r w:rsidRPr="003322B6">
        <w:t xml:space="preserve">of eXplainable Artificial Intelligence (XAI) principles, particularly </w:t>
      </w:r>
      <w:r w:rsidR="007E7952">
        <w:t xml:space="preserve">in relation to the </w:t>
      </w:r>
      <w:r w:rsidRPr="003322B6">
        <w:t>notion of counterfactual scenario</w:t>
      </w:r>
      <w:r w:rsidR="007E7952">
        <w:t>s</w:t>
      </w:r>
      <w:r w:rsidRPr="003322B6">
        <w:t>. Specifically, the movement of an inefficient DMU, by improving its observed inputs and/or outputs in accordance with the orientation and type of efficiency measure</w:t>
      </w:r>
      <w:r w:rsidR="00C8706C">
        <w:t xml:space="preserve"> selected</w:t>
      </w:r>
      <w:r w:rsidR="0086628A">
        <w:t xml:space="preserve"> (e.g., using the radial output-oriented model (3))</w:t>
      </w:r>
      <w:r w:rsidRPr="003322B6">
        <w:t xml:space="preserve">, signifies </w:t>
      </w:r>
      <w:r w:rsidR="004913BD">
        <w:t xml:space="preserve">a </w:t>
      </w:r>
      <w:r w:rsidRPr="003322B6">
        <w:t xml:space="preserve">transition </w:t>
      </w:r>
      <w:r w:rsidR="004913BD">
        <w:t xml:space="preserve">within </w:t>
      </w:r>
      <w:r w:rsidRPr="003322B6">
        <w:t>its original class label</w:t>
      </w:r>
      <w:r w:rsidR="000D1896">
        <w:t xml:space="preserve"> </w:t>
      </w:r>
      <w:r w:rsidR="004913BD">
        <w:t>“</w:t>
      </w:r>
      <w:r w:rsidR="000D1896">
        <w:t>feasible</w:t>
      </w:r>
      <w:r w:rsidR="004913BD">
        <w:t>,</w:t>
      </w:r>
      <w:r w:rsidR="007E7952">
        <w:t xml:space="preserve"> but inefficient</w:t>
      </w:r>
      <w:r w:rsidR="004913BD">
        <w:t>”</w:t>
      </w:r>
      <w:r w:rsidR="00A41C17">
        <w:t xml:space="preserve"> </w:t>
      </w:r>
      <w:r w:rsidR="004913BD">
        <w:t xml:space="preserve">to a new status “feasible and efficient”, </w:t>
      </w:r>
      <w:r w:rsidR="00A41C17">
        <w:t>through its projection onto the efficient frontier (the separating surface)</w:t>
      </w:r>
      <w:r w:rsidRPr="003322B6">
        <w:t xml:space="preserve">. This movement </w:t>
      </w:r>
      <w:r w:rsidR="008D1DE6" w:rsidRPr="008D1DE6">
        <w:t xml:space="preserve">resembles </w:t>
      </w:r>
      <w:r w:rsidR="004913BD">
        <w:t xml:space="preserve">a </w:t>
      </w:r>
      <w:r w:rsidR="007E7952">
        <w:t xml:space="preserve">counterfactual that </w:t>
      </w:r>
      <w:r w:rsidRPr="003322B6">
        <w:t xml:space="preserve">quantifies the level of technical inefficiency within </w:t>
      </w:r>
      <w:r w:rsidR="004913BD">
        <w:t xml:space="preserve">the ‘feasible’ class through </w:t>
      </w:r>
      <w:r w:rsidRPr="003322B6">
        <w:t>DEA, thus highlighting the conceptual linkage between DEA and XAI principles.</w:t>
      </w:r>
      <w:commentRangeEnd w:id="13"/>
      <w:r w:rsidR="000E5A10">
        <w:rPr>
          <w:rStyle w:val="Refdecomentario"/>
        </w:rPr>
        <w:commentReference w:id="13"/>
      </w:r>
    </w:p>
    <w:p w14:paraId="1E4648DA" w14:textId="77777777" w:rsidR="00E0619F" w:rsidRDefault="00E0619F" w:rsidP="00C55407">
      <w:pPr>
        <w:spacing w:line="360" w:lineRule="auto"/>
      </w:pPr>
    </w:p>
    <w:p w14:paraId="24F530D0" w14:textId="763DB111" w:rsidR="007B12FD" w:rsidRDefault="004C5359" w:rsidP="007B12FD">
      <w:pPr>
        <w:keepNext/>
        <w:spacing w:line="360" w:lineRule="auto"/>
        <w:jc w:val="center"/>
      </w:pPr>
      <w:r>
        <w:rPr>
          <w:noProof/>
        </w:rPr>
        <w:drawing>
          <wp:inline distT="0" distB="0" distL="0" distR="0" wp14:anchorId="7D680A36" wp14:editId="605ACB4E">
            <wp:extent cx="3727450" cy="2696920"/>
            <wp:effectExtent l="0" t="0" r="6350" b="8255"/>
            <wp:docPr id="5506994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30832" cy="2699367"/>
                    </a:xfrm>
                    <a:prstGeom prst="rect">
                      <a:avLst/>
                    </a:prstGeom>
                    <a:noFill/>
                    <a:ln>
                      <a:noFill/>
                    </a:ln>
                  </pic:spPr>
                </pic:pic>
              </a:graphicData>
            </a:graphic>
          </wp:inline>
        </w:drawing>
      </w:r>
    </w:p>
    <w:p w14:paraId="76BC2057" w14:textId="70554768" w:rsidR="00DD0094" w:rsidRPr="007B12FD" w:rsidRDefault="007B12FD" w:rsidP="007B12FD">
      <w:pPr>
        <w:pStyle w:val="Descripcin"/>
        <w:jc w:val="center"/>
      </w:pPr>
      <w:r>
        <w:t xml:space="preserve">Figure </w:t>
      </w:r>
      <w:r>
        <w:fldChar w:fldCharType="begin"/>
      </w:r>
      <w:r>
        <w:instrText xml:space="preserve"> SEQ Figure \* ARABIC </w:instrText>
      </w:r>
      <w:r>
        <w:fldChar w:fldCharType="separate"/>
      </w:r>
      <w:r w:rsidR="006D3795">
        <w:rPr>
          <w:noProof/>
        </w:rPr>
        <w:t>3</w:t>
      </w:r>
      <w:r>
        <w:fldChar w:fldCharType="end"/>
      </w:r>
      <w:r>
        <w:t xml:space="preserve">. </w:t>
      </w:r>
      <w:r w:rsidR="00F85A21">
        <w:t>The o</w:t>
      </w:r>
      <w:r w:rsidR="0001556F">
        <w:t xml:space="preserve">utput-oriented </w:t>
      </w:r>
      <w:r w:rsidR="00F85A21">
        <w:t>radial measure in DEA</w:t>
      </w:r>
    </w:p>
    <w:p w14:paraId="797C1EB4" w14:textId="77777777" w:rsidR="00E0619F" w:rsidRDefault="00E0619F" w:rsidP="00DD0094">
      <w:pPr>
        <w:spacing w:line="360" w:lineRule="auto"/>
      </w:pPr>
    </w:p>
    <w:p w14:paraId="0C649DF4" w14:textId="3746CA34" w:rsidR="00EF7863" w:rsidRDefault="00DD0094" w:rsidP="00DD0094">
      <w:pPr>
        <w:spacing w:line="360" w:lineRule="auto"/>
      </w:pPr>
      <w:r>
        <w:t xml:space="preserve">After drawing a parallel between standard DEA approaches and classification ML methods, </w:t>
      </w:r>
      <w:r w:rsidR="00E6289D">
        <w:t xml:space="preserve">showing </w:t>
      </w:r>
      <w:r>
        <w:t xml:space="preserve">that DEA efficiency measures can be </w:t>
      </w:r>
      <w:r w:rsidR="000E5A10">
        <w:t xml:space="preserve">considered as a specific case of </w:t>
      </w:r>
      <w:r>
        <w:t xml:space="preserve">XAI, particularly from a counterfactual approach, we now proceed to introduce our </w:t>
      </w:r>
      <w:r w:rsidR="00F85A21">
        <w:t>method</w:t>
      </w:r>
      <w:r>
        <w:t>.</w:t>
      </w:r>
      <w:r w:rsidR="006E3FDD">
        <w:t xml:space="preserve"> </w:t>
      </w:r>
      <w:r w:rsidR="00EF7863" w:rsidRPr="00EF7863">
        <w:t xml:space="preserve">The core concept underlying our </w:t>
      </w:r>
      <w:r w:rsidR="006E3FDD">
        <w:t>model</w:t>
      </w:r>
      <w:r w:rsidR="00EF7863" w:rsidRPr="00EF7863">
        <w:t xml:space="preserve"> is a multi-stage methodology aimed at enhancing efficiency assessment through the fusion of DEA and ML techniques. Our </w:t>
      </w:r>
      <w:r w:rsidR="00BC29A5">
        <w:t>approach</w:t>
      </w:r>
      <w:r w:rsidR="00EF7863" w:rsidRPr="00EF7863">
        <w:t xml:space="preserve"> operates in three distinct phases: </w:t>
      </w:r>
      <w:r w:rsidR="00EF7863" w:rsidRPr="00EF7863">
        <w:lastRenderedPageBreak/>
        <w:t xml:space="preserve">Firstly, we employ standard DEA to categorize </w:t>
      </w:r>
      <w:r w:rsidR="00C8706C">
        <w:t>DMUs</w:t>
      </w:r>
      <w:r w:rsidR="00EF7863" w:rsidRPr="00EF7863">
        <w:t xml:space="preserve"> into efficient and inefficient categories. Subsequently, in </w:t>
      </w:r>
      <w:r w:rsidR="0073759A" w:rsidRPr="00EF7863">
        <w:t>the second</w:t>
      </w:r>
      <w:r w:rsidR="00EF7863" w:rsidRPr="00EF7863">
        <w:t xml:space="preserve"> phase, we employ a classification ML model, wherein the response variable is the efficiency class (efficient vs. inefficient), and the </w:t>
      </w:r>
      <w:r w:rsidR="00E6289D">
        <w:t xml:space="preserve">classification </w:t>
      </w:r>
      <w:r w:rsidR="00EF7863" w:rsidRPr="00EF7863">
        <w:t xml:space="preserve">features </w:t>
      </w:r>
      <w:r w:rsidR="001F6DDE">
        <w:t>include</w:t>
      </w:r>
      <w:r w:rsidR="00E6289D">
        <w:t xml:space="preserve"> </w:t>
      </w:r>
      <w:r w:rsidR="00EF7863" w:rsidRPr="00EF7863">
        <w:t xml:space="preserve">both inputs and outputs. Finally, in the third phase of our approach, we ascertain a robust measure of technical inefficiency through the application of XAI principles. Specifically, given a model measuring technical efficiency (such as the </w:t>
      </w:r>
      <w:r w:rsidR="003A7DB2" w:rsidRPr="00EF7863">
        <w:t xml:space="preserve">output-oriented </w:t>
      </w:r>
      <w:r w:rsidR="00EF7863" w:rsidRPr="00EF7863">
        <w:t>radial model), we determine the minimum increase required in the output of each inefficient DMU to transition its class from inefficient to efficient.</w:t>
      </w:r>
      <w:r w:rsidR="00E6289D">
        <w:rPr>
          <w:rStyle w:val="Refdenotaalpie"/>
        </w:rPr>
        <w:footnoteReference w:id="3"/>
      </w:r>
      <w:r w:rsidR="00EF7863" w:rsidRPr="00EF7863">
        <w:t xml:space="preserve"> This structured approach not only facilitates the identification of inefficiencies but also provides actionable insights for decision-makers to enhance performance.</w:t>
      </w:r>
      <w:r w:rsidR="00870CE8">
        <w:t xml:space="preserve"> </w:t>
      </w:r>
    </w:p>
    <w:p w14:paraId="2766DAC4" w14:textId="77777777" w:rsidR="004D0A65" w:rsidRDefault="004D0A65" w:rsidP="00DD0094">
      <w:pPr>
        <w:spacing w:line="360" w:lineRule="auto"/>
      </w:pPr>
    </w:p>
    <w:p w14:paraId="3D195585" w14:textId="48F56676" w:rsidR="004D0A65" w:rsidRDefault="00B36099" w:rsidP="00DD0094">
      <w:pPr>
        <w:spacing w:line="360" w:lineRule="auto"/>
      </w:pPr>
      <w:r>
        <w:t xml:space="preserve">Next, we introduce our approach </w:t>
      </w:r>
      <w:r w:rsidR="00967F04">
        <w:t xml:space="preserve">in the form of </w:t>
      </w:r>
      <w:r>
        <w:t>an algorithm with different steps</w:t>
      </w:r>
      <w:r w:rsidR="00967F04">
        <w:t>:</w:t>
      </w:r>
    </w:p>
    <w:p w14:paraId="10460372" w14:textId="77777777" w:rsidR="005C1FA8" w:rsidRDefault="005C1FA8" w:rsidP="00DD0094">
      <w:pPr>
        <w:spacing w:line="360" w:lineRule="auto"/>
      </w:pPr>
    </w:p>
    <w:p w14:paraId="5A51400B" w14:textId="35019ACE" w:rsidR="00FC56E7" w:rsidRDefault="00C73E9B" w:rsidP="00C504D6">
      <w:pPr>
        <w:spacing w:line="360" w:lineRule="auto"/>
      </w:pPr>
      <w:r w:rsidRPr="00773FDB">
        <w:rPr>
          <w:b/>
          <w:bCs/>
        </w:rPr>
        <w:t>Step 1:</w:t>
      </w:r>
      <w:r>
        <w:t xml:space="preserve"> Utilize </w:t>
      </w:r>
      <w:r w:rsidR="005D42ED">
        <w:t xml:space="preserve">the </w:t>
      </w:r>
      <w:r w:rsidR="004F4784">
        <w:t xml:space="preserve">additive </w:t>
      </w:r>
      <w:r>
        <w:t xml:space="preserve">DEA </w:t>
      </w:r>
      <w:r w:rsidR="005D42ED">
        <w:t>model (</w:t>
      </w:r>
      <w:r w:rsidR="004F4784">
        <w:t>Charnes et al., 1985</w:t>
      </w:r>
      <w:r w:rsidR="005D42ED">
        <w:t>)</w:t>
      </w:r>
      <w:r w:rsidR="00CE4A4D">
        <w:t>, model</w:t>
      </w:r>
      <w:r w:rsidR="003467FC">
        <w:t xml:space="preserve"> (</w:t>
      </w:r>
      <w:r w:rsidR="00B9542A">
        <w:t>4</w:t>
      </w:r>
      <w:r w:rsidR="003467FC">
        <w:t>)</w:t>
      </w:r>
      <w:r w:rsidR="00CE4A4D">
        <w:t xml:space="preserve">, </w:t>
      </w:r>
      <w:r>
        <w:t>to partition</w:t>
      </w:r>
      <w:r w:rsidR="00C8706C">
        <w:t xml:space="preserve"> the set of DMUs</w:t>
      </w:r>
      <w:r>
        <w:t xml:space="preserve"> into </w:t>
      </w:r>
      <w:r w:rsidR="00BC29A5">
        <w:t xml:space="preserve">two </w:t>
      </w:r>
      <w:r>
        <w:t xml:space="preserve">categories </w:t>
      </w:r>
      <w:r w:rsidR="00BC29A5">
        <w:t>(efficient vs inefficient)</w:t>
      </w:r>
      <w:r>
        <w:t xml:space="preserve"> based on </w:t>
      </w:r>
      <w:r w:rsidR="00465855">
        <w:t>the optimal value of the optimization program</w:t>
      </w:r>
      <w:r>
        <w:t>.</w:t>
      </w:r>
      <w:r w:rsidR="00CC29E5">
        <w:t xml:space="preserve"> </w:t>
      </w:r>
      <w:r w:rsidR="00773FDB" w:rsidRPr="00773FDB">
        <w:t xml:space="preserve">A value of </w:t>
      </w:r>
      <w:r w:rsidR="004C1731">
        <w:t>zero</w:t>
      </w:r>
      <w:r w:rsidR="004C1731" w:rsidRPr="00773FDB">
        <w:t xml:space="preserve"> </w:t>
      </w:r>
      <w:r w:rsidR="00773FDB" w:rsidRPr="00773FDB">
        <w:t xml:space="preserve">indicates that the evaluated unit is not </w:t>
      </w:r>
      <w:r w:rsidR="00773FDB" w:rsidRPr="00385F8F">
        <w:t>Pareto-dominated</w:t>
      </w:r>
      <w:r w:rsidR="00773FDB" w:rsidRPr="00773FDB">
        <w:t xml:space="preserve"> by any technically feasible input-output combination within the standard DEA production possibility set.</w:t>
      </w:r>
      <w:r w:rsidR="00F81938">
        <w:t xml:space="preserve"> </w:t>
      </w:r>
      <w:r w:rsidR="00FB519D" w:rsidRPr="00FB519D">
        <w:t>This condition underscores the efficiency of the evaluated unit, demonstrating that there is no room</w:t>
      </w:r>
      <w:r w:rsidR="00C8706C">
        <w:t xml:space="preserve"> in the observed sample</w:t>
      </w:r>
      <w:r w:rsidR="00FB519D" w:rsidRPr="00FB519D">
        <w:t xml:space="preserve"> for enhancing </w:t>
      </w:r>
      <w:r w:rsidR="00FB519D">
        <w:t xml:space="preserve">any input </w:t>
      </w:r>
      <w:r w:rsidR="00AD0594">
        <w:t xml:space="preserve">and/or output </w:t>
      </w:r>
      <w:r w:rsidR="00FB519D" w:rsidRPr="00FB519D">
        <w:t xml:space="preserve">without compromising the </w:t>
      </w:r>
      <w:r w:rsidR="00AD0594">
        <w:t xml:space="preserve">feasibility </w:t>
      </w:r>
      <w:r w:rsidR="00FB519D" w:rsidRPr="00FB519D">
        <w:t xml:space="preserve">of </w:t>
      </w:r>
      <w:r w:rsidR="00AD0594">
        <w:t>the unit under assessment</w:t>
      </w:r>
      <w:r w:rsidR="00DD451E">
        <w:t>.</w:t>
      </w:r>
    </w:p>
    <w:p w14:paraId="0E0BFDFE" w14:textId="77777777" w:rsidR="00C504D6" w:rsidRDefault="00C504D6" w:rsidP="00C504D6">
      <w:pPr>
        <w:spacing w:line="360" w:lineRule="auto"/>
        <w:rPr>
          <w:rFonts w:cs="Times New Roman"/>
        </w:rPr>
      </w:pPr>
    </w:p>
    <w:p w14:paraId="7B79CDAB" w14:textId="03BA37E7" w:rsidR="00D924F0" w:rsidRDefault="009C5BD8" w:rsidP="00B9542A">
      <w:pPr>
        <w:spacing w:line="360" w:lineRule="auto"/>
        <w:ind w:left="708" w:firstLine="708"/>
        <w:jc w:val="center"/>
        <w:rPr>
          <w:rFonts w:cs="Times New Roman"/>
        </w:rPr>
      </w:pPr>
      <w:r w:rsidRPr="00B65A65">
        <w:rPr>
          <w:position w:val="-160"/>
        </w:rPr>
        <w:object w:dxaOrig="5480" w:dyaOrig="3300" w14:anchorId="453E9C86">
          <v:shape id="_x0000_i1032" type="#_x0000_t75" style="width:274.75pt;height:164.75pt" o:ole="">
            <v:imagedata r:id="rId27" o:title=""/>
          </v:shape>
          <o:OLEObject Type="Embed" ProgID="Equation.DSMT4" ShapeID="_x0000_i1032" DrawAspect="Content" ObjectID="_1795951631" r:id="rId28"/>
        </w:object>
      </w:r>
      <w:r>
        <w:tab/>
      </w:r>
      <w:r w:rsidR="00B9542A">
        <w:tab/>
      </w:r>
      <w:r w:rsidR="003B083A" w:rsidRPr="00CB41C4">
        <w:rPr>
          <w:rFonts w:cs="Times New Roman"/>
        </w:rPr>
        <w:fldChar w:fldCharType="begin"/>
      </w:r>
      <w:r w:rsidR="003B083A" w:rsidRPr="00CB41C4">
        <w:rPr>
          <w:rFonts w:cs="Times New Roman"/>
        </w:rPr>
        <w:instrText xml:space="preserve"> MACROBUTTON MTPlaceRef \* MERGEFORMAT </w:instrText>
      </w:r>
      <w:r w:rsidR="003B083A" w:rsidRPr="00CB41C4">
        <w:rPr>
          <w:rFonts w:cs="Times New Roman"/>
        </w:rPr>
        <w:fldChar w:fldCharType="begin"/>
      </w:r>
      <w:r w:rsidR="003B083A" w:rsidRPr="00CB41C4">
        <w:rPr>
          <w:rFonts w:cs="Times New Roman"/>
        </w:rPr>
        <w:instrText xml:space="preserve"> SEQ MTEqn \h \* MERGEFORMAT </w:instrText>
      </w:r>
      <w:r w:rsidR="003B083A" w:rsidRPr="00CB41C4">
        <w:rPr>
          <w:rFonts w:cs="Times New Roman"/>
        </w:rPr>
        <w:fldChar w:fldCharType="end"/>
      </w:r>
      <w:bookmarkStart w:id="14" w:name="ZEqnNum131568"/>
      <w:r w:rsidR="003B083A" w:rsidRPr="00CB41C4">
        <w:rPr>
          <w:rFonts w:cs="Times New Roman"/>
        </w:rPr>
        <w:instrText>(</w:instrText>
      </w:r>
      <w:r w:rsidR="003B083A" w:rsidRPr="00CB41C4">
        <w:rPr>
          <w:rFonts w:cs="Times New Roman"/>
        </w:rPr>
        <w:fldChar w:fldCharType="begin"/>
      </w:r>
      <w:r w:rsidR="003B083A" w:rsidRPr="00CB41C4">
        <w:rPr>
          <w:rFonts w:cs="Times New Roman"/>
        </w:rPr>
        <w:instrText xml:space="preserve"> SEQ MTEqn \c \* Arabic \* MERGEFORMAT </w:instrText>
      </w:r>
      <w:r w:rsidR="003B083A" w:rsidRPr="00CB41C4">
        <w:rPr>
          <w:rFonts w:cs="Times New Roman"/>
        </w:rPr>
        <w:fldChar w:fldCharType="separate"/>
      </w:r>
      <w:r w:rsidR="003B083A">
        <w:rPr>
          <w:rFonts w:cs="Times New Roman"/>
          <w:noProof/>
        </w:rPr>
        <w:instrText>4</w:instrText>
      </w:r>
      <w:r w:rsidR="003B083A" w:rsidRPr="00CB41C4">
        <w:rPr>
          <w:rFonts w:cs="Times New Roman"/>
        </w:rPr>
        <w:fldChar w:fldCharType="end"/>
      </w:r>
      <w:r w:rsidR="003B083A" w:rsidRPr="00CB41C4">
        <w:rPr>
          <w:rFonts w:cs="Times New Roman"/>
        </w:rPr>
        <w:instrText>)</w:instrText>
      </w:r>
      <w:bookmarkEnd w:id="14"/>
      <w:r w:rsidR="003B083A" w:rsidRPr="00CB41C4">
        <w:rPr>
          <w:rFonts w:cs="Times New Roman"/>
        </w:rPr>
        <w:fldChar w:fldCharType="end"/>
      </w:r>
    </w:p>
    <w:p w14:paraId="54862D42" w14:textId="77777777" w:rsidR="00D924F0" w:rsidRPr="00CB41C4" w:rsidRDefault="00D924F0" w:rsidP="00C504D6">
      <w:pPr>
        <w:spacing w:line="360" w:lineRule="auto"/>
        <w:rPr>
          <w:rFonts w:cs="Times New Roman"/>
        </w:rPr>
      </w:pPr>
    </w:p>
    <w:p w14:paraId="3CA59734" w14:textId="3EDFAA87" w:rsidR="00484104" w:rsidRDefault="00484104" w:rsidP="00C504D6">
      <w:pPr>
        <w:spacing w:line="360" w:lineRule="auto"/>
      </w:pPr>
      <w:r>
        <w:lastRenderedPageBreak/>
        <w:t>If</w:t>
      </w:r>
      <w:r w:rsidR="00EE1C45">
        <w:t>,</w:t>
      </w:r>
      <w:r w:rsidR="00C504D6">
        <w:t xml:space="preserve"> </w:t>
      </w:r>
      <w:r w:rsidR="009F3C3B" w:rsidRPr="00B65A65">
        <w:rPr>
          <w:position w:val="-14"/>
        </w:rPr>
        <w:object w:dxaOrig="1480" w:dyaOrig="380" w14:anchorId="01C47735">
          <v:shape id="_x0000_i1033" type="#_x0000_t75" style="width:74.9pt;height:18.45pt" o:ole="">
            <v:imagedata r:id="rId29" o:title=""/>
          </v:shape>
          <o:OLEObject Type="Embed" ProgID="Equation.DSMT4" ShapeID="_x0000_i1033" DrawAspect="Content" ObjectID="_1795951632" r:id="rId30"/>
        </w:object>
      </w:r>
      <w:r w:rsidR="00703F71">
        <w:t>,</w:t>
      </w:r>
      <w:r w:rsidR="009F3C3B">
        <w:t xml:space="preserve"> </w:t>
      </w:r>
      <w:r w:rsidR="00EE1C45">
        <w:t xml:space="preserve">then DMU </w:t>
      </w:r>
      <w:r w:rsidR="00B65A65" w:rsidRPr="00B65A65">
        <w:rPr>
          <w:position w:val="-12"/>
        </w:rPr>
        <w:object w:dxaOrig="760" w:dyaOrig="360" w14:anchorId="01CFA10F">
          <v:shape id="_x0000_i1034" type="#_x0000_t75" style="width:38pt;height:19pt" o:ole="">
            <v:imagedata r:id="rId31" o:title=""/>
          </v:shape>
          <o:OLEObject Type="Embed" ProgID="Equation.DSMT4" ShapeID="_x0000_i1034" DrawAspect="Content" ObjectID="_1795951633" r:id="rId32"/>
        </w:object>
      </w:r>
      <w:r w:rsidR="00EE1C45">
        <w:t xml:space="preserve"> is (technically) inefficient. The set of </w:t>
      </w:r>
      <w:r w:rsidR="00165F09">
        <w:t>all inefficient DMUs is denote</w:t>
      </w:r>
      <w:r w:rsidR="00886BDA">
        <w:t>d</w:t>
      </w:r>
      <w:r w:rsidR="00165F09">
        <w:t xml:space="preserve"> as </w:t>
      </w:r>
      <w:r w:rsidR="00B65A65" w:rsidRPr="00025957">
        <w:rPr>
          <w:position w:val="-4"/>
        </w:rPr>
        <w:object w:dxaOrig="180" w:dyaOrig="240" w14:anchorId="0B53D023">
          <v:shape id="_x0000_i1035" type="#_x0000_t75" style="width:9.2pt;height:11.5pt" o:ole="">
            <v:imagedata r:id="rId33" o:title=""/>
          </v:shape>
          <o:OLEObject Type="Embed" ProgID="Equation.DSMT4" ShapeID="_x0000_i1035" DrawAspect="Content" ObjectID="_1795951634" r:id="rId34"/>
        </w:object>
      </w:r>
      <w:r w:rsidR="00165F09">
        <w:t>. Otherwise,</w:t>
      </w:r>
      <w:r w:rsidR="0045053D">
        <w:t xml:space="preserve"> that is,</w:t>
      </w:r>
      <w:r w:rsidR="00165F09">
        <w:t xml:space="preserve"> if</w:t>
      </w:r>
      <w:r w:rsidR="0045053D">
        <w:t xml:space="preserve"> </w:t>
      </w:r>
      <w:r w:rsidR="0045053D" w:rsidRPr="00B65A65">
        <w:rPr>
          <w:position w:val="-14"/>
        </w:rPr>
        <w:object w:dxaOrig="1480" w:dyaOrig="380" w14:anchorId="2B2ED64A">
          <v:shape id="_x0000_i1036" type="#_x0000_t75" style="width:74.9pt;height:18.45pt" o:ole="">
            <v:imagedata r:id="rId35" o:title=""/>
          </v:shape>
          <o:OLEObject Type="Embed" ProgID="Equation.DSMT4" ShapeID="_x0000_i1036" DrawAspect="Content" ObjectID="_1795951635" r:id="rId36"/>
        </w:object>
      </w:r>
      <w:r w:rsidR="0014739E">
        <w:t xml:space="preserve">, then DMU </w:t>
      </w:r>
      <w:r w:rsidR="00B65A65" w:rsidRPr="00B65A65">
        <w:rPr>
          <w:position w:val="-12"/>
        </w:rPr>
        <w:object w:dxaOrig="760" w:dyaOrig="360" w14:anchorId="565C23A1">
          <v:shape id="_x0000_i1037" type="#_x0000_t75" style="width:38pt;height:19pt" o:ole="">
            <v:imagedata r:id="rId31" o:title=""/>
          </v:shape>
          <o:OLEObject Type="Embed" ProgID="Equation.DSMT4" ShapeID="_x0000_i1037" DrawAspect="Content" ObjectID="_1795951636" r:id="rId37"/>
        </w:object>
      </w:r>
      <w:r w:rsidR="0014739E">
        <w:t xml:space="preserve"> is (technically) efficient</w:t>
      </w:r>
      <w:r w:rsidR="00A92B22">
        <w:t xml:space="preserve">. The set of all efficient DMUs is denotes as </w:t>
      </w:r>
      <w:r w:rsidR="00B65A65" w:rsidRPr="00025957">
        <w:rPr>
          <w:position w:val="-4"/>
        </w:rPr>
        <w:object w:dxaOrig="240" w:dyaOrig="240" w14:anchorId="5FF42466">
          <v:shape id="_x0000_i1038" type="#_x0000_t75" style="width:11.5pt;height:11.5pt" o:ole="">
            <v:imagedata r:id="rId38" o:title=""/>
          </v:shape>
          <o:OLEObject Type="Embed" ProgID="Equation.DSMT4" ShapeID="_x0000_i1038" DrawAspect="Content" ObjectID="_1795951637" r:id="rId39"/>
        </w:object>
      </w:r>
      <w:r w:rsidR="00A92B22">
        <w:t>.</w:t>
      </w:r>
    </w:p>
    <w:p w14:paraId="4459E809" w14:textId="77777777" w:rsidR="00542066" w:rsidRPr="006914ED" w:rsidRDefault="00542066" w:rsidP="00C73E9B">
      <w:pPr>
        <w:spacing w:line="360" w:lineRule="auto"/>
      </w:pPr>
    </w:p>
    <w:p w14:paraId="1F2986DA" w14:textId="0B918FC8" w:rsidR="007A3EB9" w:rsidRDefault="00542066" w:rsidP="00CC5934">
      <w:pPr>
        <w:spacing w:line="360" w:lineRule="auto"/>
      </w:pPr>
      <w:r w:rsidRPr="00E52AED">
        <w:rPr>
          <w:b/>
          <w:bCs/>
        </w:rPr>
        <w:t>Step 2</w:t>
      </w:r>
      <w:r>
        <w:t xml:space="preserve">: </w:t>
      </w:r>
      <w:r w:rsidR="00730291" w:rsidRPr="00730291">
        <w:t>Addressing the challenge of class imbalance (efficient and inefficient) is crucial for prediction by means of ML techniques (see, for example, He &amp; Garcia, 2009). Imbalanced datasets often compromise the performance of standard algorithms, favoring the majority class and neglecting the minority class</w:t>
      </w:r>
      <w:r w:rsidR="00DF7DD8" w:rsidRPr="00DF7DD8">
        <w:t xml:space="preserve">. </w:t>
      </w:r>
      <w:r w:rsidR="008C2D66">
        <w:t xml:space="preserve">In our production context, datasets typically exhibit a higher proportion of inefficient units, which can skew model outcomes and adversely affect the accuracy of predictions. </w:t>
      </w:r>
      <w:r w:rsidR="005B6453" w:rsidRPr="005B6453">
        <w:t xml:space="preserve">To address this issue, </w:t>
      </w:r>
      <w:r w:rsidR="00601EE7" w:rsidRPr="00601EE7">
        <w:t>we adopt a modified version of the</w:t>
      </w:r>
      <w:r w:rsidR="002D56F9">
        <w:t xml:space="preserve"> </w:t>
      </w:r>
      <w:r w:rsidR="002D56F9" w:rsidRPr="00601EE7">
        <w:t>Synthetic Minority Oversampling Technique</w:t>
      </w:r>
      <w:r w:rsidR="00A472DC">
        <w:t xml:space="preserve"> (SMOTE)</w:t>
      </w:r>
      <w:r w:rsidR="00601EE7" w:rsidRPr="00601EE7">
        <w:t xml:space="preserve"> </w:t>
      </w:r>
      <w:r w:rsidR="002D56F9">
        <w:t>(</w:t>
      </w:r>
      <w:r w:rsidR="00601EE7" w:rsidRPr="00601EE7">
        <w:t>Chawla et al., 2002) to generate synthetic examples of the minority class (efficient units). This adaptation allows us to tailor the synthetic data generation process to better fit the characteristics of our dataset and context. By doing so, we balance the class distribution, mitigate the bias introduced by the original imbalance, and enhance generalization ‘out-of-the-sample’ by expanding the decision boundary for the minority class. Next, we describe the specific implementation process of our adapted approach to generate synthetic units</w:t>
      </w:r>
      <w:r w:rsidR="002577FB" w:rsidRPr="002577FB">
        <w:t>.</w:t>
      </w:r>
    </w:p>
    <w:p w14:paraId="5742FA0F" w14:textId="77777777" w:rsidR="00334EB7" w:rsidRDefault="00334EB7" w:rsidP="00CC5934">
      <w:pPr>
        <w:spacing w:line="360" w:lineRule="auto"/>
      </w:pPr>
    </w:p>
    <w:p w14:paraId="68EA00FA" w14:textId="3F3B7334" w:rsidR="00334EB7" w:rsidRDefault="00334EB7" w:rsidP="00334EB7">
      <w:pPr>
        <w:spacing w:line="360" w:lineRule="auto"/>
      </w:pPr>
      <w:r w:rsidRPr="008D1DE6">
        <w:t>First, we determined the necessary number of synthetic units to balance the proportion of units in both classes (efficient vs. inefficient units).</w:t>
      </w:r>
      <w:r>
        <w:t xml:space="preserve"> </w:t>
      </w:r>
      <w:r w:rsidRPr="00714897">
        <w:t>There is no exact proportion that guarantees an ideal balance in the dataset. Weiss and Provost (2003) suggest testing performance with different percentages of minority</w:t>
      </w:r>
      <w:r>
        <w:t xml:space="preserve"> </w:t>
      </w:r>
      <w:r w:rsidRPr="00714897">
        <w:t>class examples to identify the optimal class distribution for the training set. They conclude that the proportion of the minority class should ideally fall between 20% and 50%.</w:t>
      </w:r>
      <w:r>
        <w:t xml:space="preserve"> </w:t>
      </w:r>
      <w:r w:rsidR="0050496A">
        <w:t>Like</w:t>
      </w:r>
      <w:r w:rsidR="001D6710">
        <w:t xml:space="preserve"> them, we test the performance </w:t>
      </w:r>
      <w:r w:rsidR="004C4CD8">
        <w:t>of 20%, 25%, 30%, 35% and 40%</w:t>
      </w:r>
      <w:r w:rsidR="00DF4CBB">
        <w:t xml:space="preserve"> and generate the synthetic units for each scenario.</w:t>
      </w:r>
    </w:p>
    <w:p w14:paraId="27C7BF06" w14:textId="77777777" w:rsidR="004327C2" w:rsidRDefault="004327C2" w:rsidP="00334EB7">
      <w:pPr>
        <w:spacing w:line="360" w:lineRule="auto"/>
      </w:pPr>
    </w:p>
    <w:p w14:paraId="62665861" w14:textId="5518B4BD" w:rsidR="004327C2" w:rsidRDefault="00DB0B52" w:rsidP="00334EB7">
      <w:pPr>
        <w:spacing w:line="360" w:lineRule="auto"/>
        <w:rPr>
          <w:rFonts w:eastAsiaTheme="minorEastAsia"/>
        </w:rPr>
      </w:pPr>
      <w:r w:rsidRPr="00375B39">
        <w:rPr>
          <w:i/>
          <w:iCs/>
        </w:rPr>
        <w:t xml:space="preserve">Step </w:t>
      </w:r>
      <w:r w:rsidR="00E50DE0" w:rsidRPr="00375B39">
        <w:rPr>
          <w:i/>
          <w:iCs/>
        </w:rPr>
        <w:t>2a:</w:t>
      </w:r>
      <w:r w:rsidR="00E50DE0">
        <w:t xml:space="preserve"> </w:t>
      </w:r>
      <w:r w:rsidR="004327C2">
        <w:t>On the one hand,</w:t>
      </w:r>
      <w:r w:rsidR="00E713D5">
        <w:t xml:space="preserve"> </w:t>
      </w:r>
      <w:r w:rsidR="00203796" w:rsidRPr="00203796">
        <w:t>we can achieve balance by increasing the number of efficient DMUs, which is the most common approach in our production context</w:t>
      </w:r>
      <w:r w:rsidR="00AA7EA6" w:rsidRPr="00AA7EA6">
        <w:t>. Specifically, we generate convex combinations of</w:t>
      </w:r>
      <w:r w:rsidR="00267C61">
        <w:t xml:space="preserve"> </w:t>
      </w:r>
      <m:oMath>
        <m:r>
          <w:rPr>
            <w:rFonts w:ascii="Cambria Math" w:hAnsi="Cambria Math"/>
          </w:rPr>
          <m:t>m+s</m:t>
        </m:r>
      </m:oMath>
      <w:r w:rsidR="00267C61">
        <w:rPr>
          <w:rFonts w:eastAsiaTheme="minorEastAsia"/>
        </w:rPr>
        <w:t xml:space="preserve"> </w:t>
      </w:r>
      <w:r w:rsidR="00112B59">
        <w:t xml:space="preserve">between the DMUs labeled as efficient in </w:t>
      </w:r>
      <w:r w:rsidR="00F1659B">
        <w:t>Step</w:t>
      </w:r>
      <w:r w:rsidR="00112B59">
        <w:t xml:space="preserve"> 1. </w:t>
      </w:r>
      <w:r w:rsidR="0070308F" w:rsidRPr="0070308F">
        <w:t>The total number of combinations is calculated as</w:t>
      </w:r>
      <w:r w:rsidR="0070308F">
        <w:t xml:space="preserve">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hAnsi="Cambria Math"/>
                  </w:rPr>
                  <m:t>n</m:t>
                </m:r>
              </m:num>
              <m:den>
                <m:r>
                  <w:rPr>
                    <w:rFonts w:ascii="Cambria Math" w:hAnsi="Cambria Math"/>
                  </w:rPr>
                  <m:t>k</m:t>
                </m:r>
              </m:den>
            </m:f>
          </m:e>
        </m:d>
      </m:oMath>
      <w:r w:rsidR="0001309D">
        <w:rPr>
          <w:rFonts w:eastAsiaTheme="minorEastAsia"/>
        </w:rPr>
        <w:t xml:space="preserve">, where </w:t>
      </w:r>
      <m:oMath>
        <m:r>
          <w:rPr>
            <w:rFonts w:ascii="Cambria Math" w:eastAsiaTheme="minorEastAsia" w:hAnsi="Cambria Math"/>
          </w:rPr>
          <m:t>n</m:t>
        </m:r>
      </m:oMath>
      <w:r w:rsidR="000633CE">
        <w:rPr>
          <w:rFonts w:eastAsiaTheme="minorEastAsia"/>
        </w:rPr>
        <w:t xml:space="preserve"> </w:t>
      </w:r>
      <w:r w:rsidR="0001309D">
        <w:rPr>
          <w:rFonts w:eastAsiaTheme="minorEastAsia"/>
        </w:rPr>
        <w:t>is the</w:t>
      </w:r>
      <w:r w:rsidR="0007563F">
        <w:rPr>
          <w:rFonts w:eastAsiaTheme="minorEastAsia"/>
        </w:rPr>
        <w:t xml:space="preserve"> number of efficient DMUs and </w:t>
      </w:r>
      <m:oMath>
        <m:r>
          <w:rPr>
            <w:rFonts w:ascii="Cambria Math" w:eastAsiaTheme="minorEastAsia" w:hAnsi="Cambria Math"/>
          </w:rPr>
          <m:t>k</m:t>
        </m:r>
      </m:oMath>
      <w:r w:rsidR="0007563F">
        <w:rPr>
          <w:rFonts w:eastAsiaTheme="minorEastAsia"/>
        </w:rPr>
        <w:t xml:space="preserve"> is the sum of the number of inputs and outputs, </w:t>
      </w:r>
      <m:oMath>
        <m:r>
          <w:rPr>
            <w:rFonts w:ascii="Cambria Math" w:eastAsiaTheme="minorEastAsia" w:hAnsi="Cambria Math"/>
          </w:rPr>
          <m:t>m+s</m:t>
        </m:r>
      </m:oMath>
      <w:r w:rsidR="004B5D1F">
        <w:rPr>
          <w:rFonts w:eastAsiaTheme="minorEastAsia"/>
        </w:rPr>
        <w:t>.</w:t>
      </w:r>
      <w:r w:rsidR="00A079A7" w:rsidRPr="00A079A7">
        <w:t xml:space="preserve"> </w:t>
      </w:r>
      <w:r w:rsidR="00A079A7" w:rsidRPr="00A079A7">
        <w:rPr>
          <w:rFonts w:eastAsiaTheme="minorEastAsia"/>
        </w:rPr>
        <w:t>For each convex combination,</w:t>
      </w:r>
      <w:r w:rsidR="00693F8E" w:rsidRPr="00693F8E">
        <w:rPr>
          <w:rFonts w:eastAsiaTheme="minorEastAsia"/>
        </w:rPr>
        <w:t xml:space="preserve"> a synthetic unit is generated by applying the same weights to the DMUs involved in that combination</w:t>
      </w:r>
      <w:r w:rsidR="00A079A7" w:rsidRPr="00A079A7">
        <w:rPr>
          <w:rFonts w:eastAsiaTheme="minorEastAsia"/>
        </w:rPr>
        <w:t>.</w:t>
      </w:r>
      <w:r w:rsidR="00D01BB1">
        <w:rPr>
          <w:rFonts w:eastAsiaTheme="minorEastAsia"/>
        </w:rPr>
        <w:t xml:space="preserve"> The weight is defined as </w:t>
      </w:r>
      <m:oMath>
        <m:r>
          <w:rPr>
            <w:rFonts w:ascii="Cambria Math" w:eastAsiaTheme="minorEastAsia" w:hAnsi="Cambria Math"/>
          </w:rPr>
          <m:t>λ=</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m+s</m:t>
            </m:r>
          </m:den>
        </m:f>
      </m:oMath>
      <w:r w:rsidR="00F41BEE">
        <w:rPr>
          <w:rFonts w:eastAsiaTheme="minorEastAsia"/>
        </w:rPr>
        <w:t>.</w:t>
      </w:r>
      <w:r w:rsidR="00277F4D">
        <w:rPr>
          <w:rFonts w:eastAsiaTheme="minorEastAsia"/>
        </w:rPr>
        <w:t xml:space="preserve"> </w:t>
      </w:r>
      <w:r w:rsidR="00756A49" w:rsidRPr="00756A49">
        <w:rPr>
          <w:rFonts w:eastAsiaTheme="minorEastAsia"/>
        </w:rPr>
        <w:t xml:space="preserve">Once all convex combinations have been created, we use the additive DEA </w:t>
      </w:r>
      <w:r w:rsidR="00756A49" w:rsidRPr="00756A49">
        <w:rPr>
          <w:rFonts w:eastAsiaTheme="minorEastAsia"/>
        </w:rPr>
        <w:lastRenderedPageBreak/>
        <w:t>model (4) to identify which of these combinations are Pareto-efficient.</w:t>
      </w:r>
      <w:r w:rsidR="005F2013">
        <w:rPr>
          <w:rFonts w:eastAsiaTheme="minorEastAsia"/>
        </w:rPr>
        <w:t xml:space="preserve"> </w:t>
      </w:r>
      <w:r w:rsidR="007275AA" w:rsidRPr="007275AA">
        <w:rPr>
          <w:rFonts w:eastAsiaTheme="minorEastAsia"/>
        </w:rPr>
        <w:t>If the number of synthetic units remains insufficient, additional random DMUs are generated based on efficient convex combinations. In this process, the weights are randomly selected within the range [0.05, 0.95] to ensure that no weight is equal to zero. To maintain consistency and ensure that the sum of all weights equals 1, each weight is normalized by dividing it by the total sum of all weights, yielding a new relative weight for each DMU.</w:t>
      </w:r>
      <w:r w:rsidR="00F07A71">
        <w:rPr>
          <w:rFonts w:eastAsiaTheme="minorEastAsia"/>
        </w:rPr>
        <w:t xml:space="preserve"> When the </w:t>
      </w:r>
      <w:r w:rsidR="006D7A58">
        <w:rPr>
          <w:rFonts w:eastAsiaTheme="minorEastAsia"/>
        </w:rPr>
        <w:t xml:space="preserve">balance is achieved, </w:t>
      </w:r>
      <w:r w:rsidR="006338C6">
        <w:rPr>
          <w:rFonts w:eastAsiaTheme="minorEastAsia"/>
        </w:rPr>
        <w:t xml:space="preserve">the generation of synthetic units </w:t>
      </w:r>
      <w:r w:rsidR="009F70FA">
        <w:rPr>
          <w:rFonts w:eastAsiaTheme="minorEastAsia"/>
        </w:rPr>
        <w:t xml:space="preserve">stops. </w:t>
      </w:r>
    </w:p>
    <w:p w14:paraId="0E4A1E78" w14:textId="77777777" w:rsidR="00744481" w:rsidRDefault="00744481" w:rsidP="00334EB7">
      <w:pPr>
        <w:spacing w:line="360" w:lineRule="auto"/>
      </w:pPr>
    </w:p>
    <w:p w14:paraId="4754756A" w14:textId="7ED82D16" w:rsidR="00C8733F" w:rsidRDefault="00E50DE0" w:rsidP="00C73E9B">
      <w:pPr>
        <w:spacing w:line="360" w:lineRule="auto"/>
      </w:pPr>
      <w:r w:rsidRPr="00A63574">
        <w:rPr>
          <w:i/>
          <w:iCs/>
        </w:rPr>
        <w:t>Step 2</w:t>
      </w:r>
      <w:r>
        <w:rPr>
          <w:i/>
          <w:iCs/>
        </w:rPr>
        <w:t>b</w:t>
      </w:r>
      <w:r w:rsidRPr="00A63574">
        <w:rPr>
          <w:i/>
          <w:iCs/>
        </w:rPr>
        <w:t>:</w:t>
      </w:r>
      <w:r>
        <w:t xml:space="preserve"> </w:t>
      </w:r>
      <w:r w:rsidR="000B05FB" w:rsidRPr="000B05FB">
        <w:t>On the other hand, sometimes it is not uncommon to deal with a dataset with high-dimensional spaces. In this case, the additive model may classify many DMUs as efficient due to the curse of dimensionality (Bellman, 1966). However, machine learning techniques are well-suited to handle such challenges, as they can model complex relationships and identify patterns even in high-dimensional data. By leveraging these techniques, it is possible to better discriminate between efficient and inefficient DMUs, mitigating the issues caused by the sparsity of data in high-dimensional spaces.</w:t>
      </w:r>
      <w:r w:rsidR="00B01BAC">
        <w:t xml:space="preserve"> </w:t>
      </w:r>
      <w:r w:rsidR="00222974" w:rsidRPr="00222974">
        <w:t>In such situations, the minority class may correspond to the "inefficient" DMUs. To improve the model's performance, it is necessary to achieve a certain balance</w:t>
      </w:r>
      <w:r w:rsidR="00CD091D">
        <w:t xml:space="preserve"> too</w:t>
      </w:r>
      <w:r w:rsidR="00222974" w:rsidRPr="00222974">
        <w:t xml:space="preserve">. Additional synthetic inefficient DMUs are generated following </w:t>
      </w:r>
      <w:r w:rsidR="003B57B4">
        <w:t xml:space="preserve">a similar </w:t>
      </w:r>
      <w:r w:rsidR="00222974" w:rsidRPr="00222974">
        <w:t>process described in the previous paragraph.</w:t>
      </w:r>
      <w:r w:rsidR="003A6B53">
        <w:t xml:space="preserve"> </w:t>
      </w:r>
      <w:r w:rsidR="003C7AE1" w:rsidRPr="003C7AE1">
        <w:t xml:space="preserve">First, synthetic convex combinations with equal weights are created. Second, the additive DEA model (4) is used to identify which convex combinations are inefficient. </w:t>
      </w:r>
      <w:r w:rsidR="00765027">
        <w:t>Third</w:t>
      </w:r>
      <w:r w:rsidR="003C7AE1" w:rsidRPr="003C7AE1">
        <w:t>, a random sample of inefficient convex combinations</w:t>
      </w:r>
      <w:r w:rsidR="00113433">
        <w:t xml:space="preserve">, </w:t>
      </w:r>
      <w:r w:rsidR="00DD2B84" w:rsidRPr="00DD2B84">
        <w:t>20 times larger than the desired number of inefficient units, is selected.</w:t>
      </w:r>
      <w:r w:rsidR="00C835F6">
        <w:t xml:space="preserve"> </w:t>
      </w:r>
      <w:r w:rsidR="003E21AA" w:rsidRPr="003E21AA">
        <w:t>Fourth, the subset is divided into quantiles based on their slack values, and an equal number of units is randomly chosen from each quantile until the desired balance is achieved.</w:t>
      </w:r>
    </w:p>
    <w:p w14:paraId="3040D143" w14:textId="77777777" w:rsidR="00744481" w:rsidRDefault="00744481" w:rsidP="00C73E9B">
      <w:pPr>
        <w:spacing w:line="360" w:lineRule="auto"/>
      </w:pPr>
    </w:p>
    <w:p w14:paraId="75A22BB6" w14:textId="1CD6FF0B" w:rsidR="00C73E9B" w:rsidRDefault="00C73E9B" w:rsidP="00C73E9B">
      <w:pPr>
        <w:spacing w:line="360" w:lineRule="auto"/>
      </w:pPr>
      <w:r w:rsidRPr="005C19CD">
        <w:rPr>
          <w:b/>
          <w:bCs/>
        </w:rPr>
        <w:t xml:space="preserve">Step </w:t>
      </w:r>
      <w:r w:rsidR="009C5D85">
        <w:rPr>
          <w:b/>
          <w:bCs/>
        </w:rPr>
        <w:t>3</w:t>
      </w:r>
      <w:r w:rsidRPr="005C19CD">
        <w:rPr>
          <w:b/>
          <w:bCs/>
        </w:rPr>
        <w:t>:</w:t>
      </w:r>
      <w:r>
        <w:t xml:space="preserve"> </w:t>
      </w:r>
      <w:r w:rsidR="009D1098" w:rsidRPr="009D1098">
        <w:t>In this phase, a classification ML model is implemented</w:t>
      </w:r>
      <w:r>
        <w:t xml:space="preserve"> where the dependent variable denotes the efficiency status (efficient</w:t>
      </w:r>
      <w:r w:rsidR="00BF205E">
        <w:t xml:space="preserve"> [class +1]</w:t>
      </w:r>
      <w:r>
        <w:t xml:space="preserve"> vs</w:t>
      </w:r>
      <w:r w:rsidR="003D16C9">
        <w:t>.</w:t>
      </w:r>
      <w:r>
        <w:t xml:space="preserve"> inefficient</w:t>
      </w:r>
      <w:r w:rsidR="00BF205E">
        <w:t xml:space="preserve"> [class -1]</w:t>
      </w:r>
      <w:r>
        <w:t>), while the independent variables</w:t>
      </w:r>
      <w:r w:rsidR="00BF205E">
        <w:t xml:space="preserve"> (features)</w:t>
      </w:r>
      <w:r>
        <w:t xml:space="preserve"> comprise the input and output vectors.</w:t>
      </w:r>
      <w:r w:rsidR="000B68C1">
        <w:t xml:space="preserve"> </w:t>
      </w:r>
      <w:r w:rsidR="00106C98" w:rsidRPr="00106C98">
        <w:t xml:space="preserve">In this step, the parameters of the ML model will also be fine-tuned through cross-validation, ensuring the determination of an optimal parameter configuration and a final </w:t>
      </w:r>
      <w:r w:rsidR="00DE561F">
        <w:t xml:space="preserve">classification </w:t>
      </w:r>
      <w:r w:rsidR="00106C98" w:rsidRPr="00106C98">
        <w:t>model</w:t>
      </w:r>
      <w:r w:rsidR="005A5B0D">
        <w:t xml:space="preserve"> </w:t>
      </w:r>
      <w:r w:rsidR="00B65A65" w:rsidRPr="00B65A65">
        <w:rPr>
          <w:position w:val="-12"/>
        </w:rPr>
        <w:object w:dxaOrig="740" w:dyaOrig="360" w14:anchorId="18DF9176">
          <v:shape id="_x0000_i1039" type="#_x0000_t75" style="width:37.45pt;height:19pt" o:ole="">
            <v:imagedata r:id="rId40" o:title=""/>
          </v:shape>
          <o:OLEObject Type="Embed" ProgID="Equation.DSMT4" ShapeID="_x0000_i1039" DrawAspect="Content" ObjectID="_1795951638" r:id="rId41"/>
        </w:object>
      </w:r>
      <w:r w:rsidR="00106C98" w:rsidRPr="00106C98">
        <w:t>.</w:t>
      </w:r>
      <w:r w:rsidR="00673848">
        <w:t xml:space="preserve"> </w:t>
      </w:r>
      <w:r w:rsidR="00B65A65" w:rsidRPr="00B65A65">
        <w:rPr>
          <w:position w:val="-12"/>
        </w:rPr>
        <w:object w:dxaOrig="740" w:dyaOrig="360" w14:anchorId="527550D5">
          <v:shape id="_x0000_i1040" type="#_x0000_t75" style="width:37.45pt;height:19pt" o:ole="">
            <v:imagedata r:id="rId42" o:title=""/>
          </v:shape>
          <o:OLEObject Type="Embed" ProgID="Equation.DSMT4" ShapeID="_x0000_i1040" DrawAspect="Content" ObjectID="_1795951639" r:id="rId43"/>
        </w:object>
      </w:r>
      <w:r w:rsidR="00673848">
        <w:t xml:space="preserve"> </w:t>
      </w:r>
      <w:r w:rsidR="00944A53">
        <w:t xml:space="preserve">predicts the </w:t>
      </w:r>
      <w:r w:rsidR="001E02E7">
        <w:t>probability of</w:t>
      </w:r>
      <w:r w:rsidR="006F37BC">
        <w:t xml:space="preserve"> belonging</w:t>
      </w:r>
      <w:r w:rsidR="008C0F7C">
        <w:t xml:space="preserve"> for each class</w:t>
      </w:r>
      <w:r w:rsidR="00E07744">
        <w:t xml:space="preserve"> </w:t>
      </w:r>
      <w:r w:rsidR="00E07744" w:rsidRPr="00E07744">
        <w:t>and classifies the input-output bundle</w:t>
      </w:r>
      <w:r w:rsidR="001E02E7">
        <w:t xml:space="preserve"> </w:t>
      </w:r>
      <w:r w:rsidR="00B65A65" w:rsidRPr="00B65A65">
        <w:rPr>
          <w:position w:val="-12"/>
        </w:rPr>
        <w:object w:dxaOrig="600" w:dyaOrig="360" w14:anchorId="49E8BFFF">
          <v:shape id="_x0000_i1041" type="#_x0000_t75" style="width:29.95pt;height:19pt" o:ole="">
            <v:imagedata r:id="rId44" o:title=""/>
          </v:shape>
          <o:OLEObject Type="Embed" ProgID="Equation.DSMT4" ShapeID="_x0000_i1041" DrawAspect="Content" ObjectID="_1795951640" r:id="rId45"/>
        </w:object>
      </w:r>
      <w:r w:rsidR="003F7042">
        <w:t xml:space="preserve"> as </w:t>
      </w:r>
      <w:r w:rsidR="00CC7EEB">
        <w:t xml:space="preserve">(technically) </w:t>
      </w:r>
      <w:r w:rsidR="003F7042">
        <w:t>efficient</w:t>
      </w:r>
      <w:r w:rsidR="000E598E">
        <w:t xml:space="preserve"> (+1)</w:t>
      </w:r>
      <w:r w:rsidR="003F7042">
        <w:t xml:space="preserve"> or inefficient</w:t>
      </w:r>
      <w:r w:rsidR="000E598E">
        <w:t xml:space="preserve"> (-1)</w:t>
      </w:r>
      <w:r w:rsidR="004B569E">
        <w:t xml:space="preserve"> for certain level</w:t>
      </w:r>
      <w:r w:rsidR="00613471">
        <w:t xml:space="preserve"> of confi</w:t>
      </w:r>
      <w:r w:rsidR="00695FE8">
        <w:t>d</w:t>
      </w:r>
      <w:r w:rsidR="00613471">
        <w:t>ence</w:t>
      </w:r>
      <w:r w:rsidR="00F331EE">
        <w:t>, by default 0.5.</w:t>
      </w:r>
    </w:p>
    <w:p w14:paraId="7D2C1A44" w14:textId="77777777" w:rsidR="006A7607" w:rsidRPr="002C4904" w:rsidRDefault="006A7607" w:rsidP="00C73E9B">
      <w:pPr>
        <w:spacing w:line="360" w:lineRule="auto"/>
        <w:rPr>
          <w:lang w:val="en-GB"/>
        </w:rPr>
      </w:pPr>
    </w:p>
    <w:p w14:paraId="32D22348" w14:textId="7E68CAAD" w:rsidR="001A3A09" w:rsidRDefault="00C73E9B" w:rsidP="00C73E9B">
      <w:pPr>
        <w:spacing w:line="360" w:lineRule="auto"/>
      </w:pPr>
      <w:r w:rsidRPr="00EC7FE1">
        <w:rPr>
          <w:b/>
          <w:bCs/>
        </w:rPr>
        <w:t xml:space="preserve">Step </w:t>
      </w:r>
      <w:r w:rsidR="009C5D85">
        <w:rPr>
          <w:b/>
          <w:bCs/>
        </w:rPr>
        <w:t>4</w:t>
      </w:r>
      <w:r w:rsidRPr="00EC7FE1">
        <w:rPr>
          <w:b/>
          <w:bCs/>
        </w:rPr>
        <w:t>:</w:t>
      </w:r>
      <w:r>
        <w:t xml:space="preserve"> </w:t>
      </w:r>
      <w:r w:rsidR="00ED614F" w:rsidRPr="00ED614F">
        <w:t xml:space="preserve">Select a standard technical efficiency measure (for example, a directional vector approach to simultaneously capture improvements across multiple dimensions). The objective of this </w:t>
      </w:r>
      <w:r w:rsidR="00ED614F" w:rsidRPr="00ED614F">
        <w:lastRenderedPageBreak/>
        <w:t>measure is to reduce inputs while increasing outputs. Although we focus on the directional vector approach, the commonly used radial input- or output-oriented models are also viable alternatives, representing extreme cases of this approach</w:t>
      </w:r>
      <w:r w:rsidR="005F5CD0">
        <w:t xml:space="preserve"> determined by SA</w:t>
      </w:r>
      <w:r w:rsidR="00ED614F">
        <w:t>. Our directional vector is defined as:</w:t>
      </w:r>
    </w:p>
    <w:p w14:paraId="49731A90" w14:textId="77777777" w:rsidR="00ED614F" w:rsidRDefault="00ED614F" w:rsidP="00C73E9B">
      <w:pPr>
        <w:spacing w:line="360" w:lineRule="auto"/>
      </w:pPr>
    </w:p>
    <w:tbl>
      <w:tblPr>
        <w:tblStyle w:val="Tablaconcuadrcula"/>
        <w:tblW w:w="0" w:type="auto"/>
        <w:tblLook w:val="04A0" w:firstRow="1" w:lastRow="0" w:firstColumn="1" w:lastColumn="0" w:noHBand="0" w:noVBand="1"/>
      </w:tblPr>
      <w:tblGrid>
        <w:gridCol w:w="8217"/>
        <w:gridCol w:w="277"/>
      </w:tblGrid>
      <w:tr w:rsidR="00ED614F" w14:paraId="25AF6665" w14:textId="77777777" w:rsidTr="001B69FE">
        <w:tc>
          <w:tcPr>
            <w:tcW w:w="8217" w:type="dxa"/>
            <w:tcBorders>
              <w:top w:val="nil"/>
              <w:left w:val="nil"/>
              <w:bottom w:val="nil"/>
              <w:right w:val="nil"/>
            </w:tcBorders>
            <w:vAlign w:val="center"/>
          </w:tcPr>
          <w:p w14:paraId="241F09D7" w14:textId="6695DA6F" w:rsidR="00ED614F" w:rsidRDefault="00000000" w:rsidP="001B69FE">
            <w:pPr>
              <w:spacing w:line="360" w:lineRule="auto"/>
              <w:jc w:val="center"/>
            </w:pPr>
            <m:oMathPara>
              <m:oMath>
                <m:sSub>
                  <m:sSubPr>
                    <m:ctrlPr>
                      <w:rPr>
                        <w:rFonts w:ascii="Cambria Math" w:hAnsi="Cambria Math"/>
                        <w:i/>
                      </w:rPr>
                    </m:ctrlPr>
                  </m:sSubPr>
                  <m:e>
                    <m:r>
                      <w:rPr>
                        <w:rFonts w:ascii="Cambria Math" w:hAnsi="Cambria Math"/>
                      </w:rPr>
                      <m:t>β</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x</m:t>
                            </m:r>
                          </m:e>
                        </m:acc>
                      </m:e>
                      <m:sub>
                        <m:r>
                          <w:rPr>
                            <w:rFonts w:ascii="Cambria Math" w:hAnsi="Cambria Math"/>
                          </w:rPr>
                          <m:t>nm</m:t>
                        </m:r>
                      </m:sub>
                    </m:sSub>
                    <m:r>
                      <w:rPr>
                        <w:rFonts w:ascii="Cambria Math" w:hAnsi="Cambria Math"/>
                      </w:rPr>
                      <m:t>∙</m:t>
                    </m:r>
                    <m:sSub>
                      <m:sSubPr>
                        <m:ctrlPr>
                          <w:rPr>
                            <w:rFonts w:ascii="Cambria Math" w:hAnsi="Cambria Math"/>
                            <w:i/>
                          </w:rPr>
                        </m:ctrlPr>
                      </m:sSubPr>
                      <m:e>
                        <m:r>
                          <w:rPr>
                            <w:rFonts w:ascii="Cambria Math" w:hAnsi="Cambria Math"/>
                          </w:rPr>
                          <m:t>importance</m:t>
                        </m:r>
                      </m:e>
                      <m:sub>
                        <m:r>
                          <w:rPr>
                            <w:rFonts w:ascii="Cambria Math" w:hAnsi="Cambria Math"/>
                          </w:rPr>
                          <m:t>m</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m:t>
                        </m:r>
                        <m:r>
                          <w:rPr>
                            <w:rFonts w:ascii="Cambria Math" w:hAnsi="Cambria Math"/>
                          </w:rPr>
                          <m:t>(</m:t>
                        </m:r>
                        <m:acc>
                          <m:accPr>
                            <m:chr m:val="̅"/>
                            <m:ctrlPr>
                              <w:rPr>
                                <w:rFonts w:ascii="Cambria Math" w:hAnsi="Cambria Math"/>
                                <w:i/>
                              </w:rPr>
                            </m:ctrlPr>
                          </m:accPr>
                          <m:e>
                            <m:r>
                              <m:rPr>
                                <m:sty m:val="bi"/>
                              </m:rPr>
                              <w:rPr>
                                <w:rFonts w:ascii="Cambria Math" w:hAnsi="Cambria Math"/>
                              </w:rPr>
                              <m:t>y</m:t>
                            </m:r>
                          </m:e>
                        </m:acc>
                      </m:e>
                      <m:sub>
                        <m:r>
                          <w:rPr>
                            <w:rFonts w:ascii="Cambria Math" w:hAnsi="Cambria Math"/>
                          </w:rPr>
                          <m:t>ns</m:t>
                        </m:r>
                      </m:sub>
                    </m:sSub>
                    <m:r>
                      <w:rPr>
                        <w:rFonts w:ascii="Cambria Math" w:hAnsi="Cambria Math"/>
                      </w:rPr>
                      <m:t>∙</m:t>
                    </m:r>
                    <m:sSub>
                      <m:sSubPr>
                        <m:ctrlPr>
                          <w:rPr>
                            <w:rFonts w:ascii="Cambria Math" w:hAnsi="Cambria Math"/>
                            <w:i/>
                          </w:rPr>
                        </m:ctrlPr>
                      </m:sSubPr>
                      <m:e>
                        <m:r>
                          <w:rPr>
                            <w:rFonts w:ascii="Cambria Math" w:hAnsi="Cambria Math"/>
                          </w:rPr>
                          <m:t>importance</m:t>
                        </m:r>
                      </m:e>
                      <m:sub>
                        <m:r>
                          <w:rPr>
                            <w:rFonts w:ascii="Cambria Math" w:hAnsi="Cambria Math"/>
                          </w:rPr>
                          <m:t>s</m:t>
                        </m:r>
                      </m:sub>
                    </m:sSub>
                    <m:r>
                      <w:rPr>
                        <w:rFonts w:ascii="Cambria Math" w:hAnsi="Cambria Math"/>
                      </w:rPr>
                      <m:t>)</m:t>
                    </m:r>
                  </m:e>
                </m:d>
              </m:oMath>
            </m:oMathPara>
          </w:p>
        </w:tc>
        <w:tc>
          <w:tcPr>
            <w:tcW w:w="277" w:type="dxa"/>
            <w:tcBorders>
              <w:top w:val="nil"/>
              <w:left w:val="nil"/>
              <w:bottom w:val="nil"/>
              <w:right w:val="nil"/>
            </w:tcBorders>
            <w:vAlign w:val="center"/>
          </w:tcPr>
          <w:p w14:paraId="55C946D6" w14:textId="77777777" w:rsidR="00ED614F" w:rsidRDefault="00ED614F" w:rsidP="001B69FE">
            <w:pPr>
              <w:spacing w:line="360" w:lineRule="auto"/>
              <w:jc w:val="center"/>
            </w:pPr>
          </w:p>
        </w:tc>
      </w:tr>
    </w:tbl>
    <w:p w14:paraId="6AC2D16C" w14:textId="77777777" w:rsidR="00746E5B" w:rsidRDefault="00746E5B" w:rsidP="00C73E9B">
      <w:pPr>
        <w:spacing w:line="360" w:lineRule="auto"/>
      </w:pPr>
    </w:p>
    <w:p w14:paraId="36562512" w14:textId="77777777" w:rsidR="00A433E2" w:rsidRDefault="00ED614F" w:rsidP="00C73E9B">
      <w:pPr>
        <w:spacing w:line="360" w:lineRule="auto"/>
        <w:rPr>
          <w:rFonts w:eastAsiaTheme="minorEastAsia"/>
        </w:rPr>
      </w:pPr>
      <w:r>
        <w:t xml:space="preserve">Where </w:t>
      </w:r>
      <m:oMath>
        <m:sSub>
          <m:sSubPr>
            <m:ctrlPr>
              <w:rPr>
                <w:rFonts w:ascii="Cambria Math" w:hAnsi="Cambria Math"/>
                <w:i/>
              </w:rPr>
            </m:ctrlPr>
          </m:sSubPr>
          <m:e>
            <m:r>
              <w:rPr>
                <w:rFonts w:ascii="Cambria Math" w:hAnsi="Cambria Math"/>
              </w:rPr>
              <m:t>β</m:t>
            </m:r>
          </m:e>
          <m:sub>
            <m:r>
              <w:rPr>
                <w:rFonts w:ascii="Cambria Math" w:hAnsi="Cambria Math"/>
              </w:rPr>
              <m:t>n</m:t>
            </m:r>
          </m:sub>
        </m:sSub>
      </m:oMath>
      <w:r>
        <w:rPr>
          <w:rFonts w:eastAsiaTheme="minorEastAsia"/>
        </w:rPr>
        <w:t xml:space="preserve"> </w:t>
      </w:r>
      <w:r w:rsidR="00567396" w:rsidRPr="00567396">
        <w:rPr>
          <w:rFonts w:eastAsiaTheme="minorEastAsia"/>
        </w:rPr>
        <w:t>indicates the distance of the vector required to achieve efficiency</w:t>
      </w:r>
      <w:r>
        <w:rPr>
          <w:rFonts w:eastAsiaTheme="minorEastAsia"/>
        </w:rPr>
        <w:t xml:space="preserve">, </w:t>
      </w:r>
      <w:r>
        <w:rPr>
          <w:rFonts w:eastAsiaTheme="minorEastAsia"/>
          <w:i/>
          <w:iCs/>
        </w:rPr>
        <w:t xml:space="preserve">n </w:t>
      </w:r>
      <w:r w:rsidR="00567396" w:rsidRPr="00567396">
        <w:rPr>
          <w:rFonts w:eastAsiaTheme="minorEastAsia"/>
        </w:rPr>
        <w:t>represents the DMU being evaluated</w:t>
      </w:r>
      <w:r w:rsidR="00567396">
        <w:rPr>
          <w:rFonts w:eastAsiaTheme="minorEastAsia"/>
        </w:rPr>
        <w:t xml:space="preserve">, </w:t>
      </w:r>
      <m:oMath>
        <m:acc>
          <m:accPr>
            <m:chr m:val="̅"/>
            <m:ctrlPr>
              <w:rPr>
                <w:rFonts w:ascii="Cambria Math" w:eastAsiaTheme="minorEastAsia" w:hAnsi="Cambria Math"/>
                <w:i/>
              </w:rPr>
            </m:ctrlPr>
          </m:accPr>
          <m:e>
            <m:r>
              <m:rPr>
                <m:sty m:val="bi"/>
              </m:rPr>
              <w:rPr>
                <w:rFonts w:ascii="Cambria Math" w:eastAsiaTheme="minorEastAsia" w:hAnsi="Cambria Math"/>
              </w:rPr>
              <m:t>x</m:t>
            </m:r>
          </m:e>
        </m:acc>
      </m:oMath>
      <w:r w:rsidR="00567396">
        <w:rPr>
          <w:rFonts w:eastAsiaTheme="minorEastAsia"/>
        </w:rPr>
        <w:t xml:space="preserve"> </w:t>
      </w:r>
      <w:r w:rsidR="00567396" w:rsidRPr="00567396">
        <w:rPr>
          <w:rFonts w:eastAsiaTheme="minorEastAsia"/>
        </w:rPr>
        <w:t>is a vector containing the mean of each input variable</w:t>
      </w:r>
      <w:r w:rsidR="00567396">
        <w:rPr>
          <w:rFonts w:eastAsiaTheme="minorEastAsia"/>
        </w:rPr>
        <w:t xml:space="preserve">, </w:t>
      </w:r>
      <m:oMath>
        <m:acc>
          <m:accPr>
            <m:chr m:val="̅"/>
            <m:ctrlPr>
              <w:rPr>
                <w:rFonts w:ascii="Cambria Math" w:eastAsiaTheme="minorEastAsia" w:hAnsi="Cambria Math"/>
                <w:i/>
              </w:rPr>
            </m:ctrlPr>
          </m:accPr>
          <m:e>
            <m:r>
              <m:rPr>
                <m:sty m:val="bi"/>
              </m:rPr>
              <w:rPr>
                <w:rFonts w:ascii="Cambria Math" w:eastAsiaTheme="minorEastAsia" w:hAnsi="Cambria Math"/>
              </w:rPr>
              <m:t>y</m:t>
            </m:r>
          </m:e>
        </m:acc>
      </m:oMath>
      <w:r w:rsidR="00567396">
        <w:rPr>
          <w:rFonts w:eastAsiaTheme="minorEastAsia"/>
        </w:rPr>
        <w:t xml:space="preserve"> </w:t>
      </w:r>
      <w:r w:rsidR="00567396" w:rsidRPr="00567396">
        <w:rPr>
          <w:rFonts w:eastAsiaTheme="minorEastAsia"/>
        </w:rPr>
        <w:t>is a vector containing the mean of each output variable</w:t>
      </w:r>
      <w:r w:rsidR="005B09C3">
        <w:rPr>
          <w:rFonts w:eastAsiaTheme="minorEastAsia"/>
        </w:rPr>
        <w:t xml:space="preserve"> a</w:t>
      </w:r>
      <w:r w:rsidR="005B09C3" w:rsidRPr="005B09C3">
        <w:rPr>
          <w:rFonts w:eastAsiaTheme="minorEastAsia"/>
        </w:rPr>
        <w:t>nd</w:t>
      </w:r>
      <w:r w:rsidR="005B09C3">
        <w:rPr>
          <w:rFonts w:eastAsiaTheme="minorEastAsia"/>
        </w:rPr>
        <w:t xml:space="preserve"> </w:t>
      </w:r>
      <w:r w:rsidR="005B09C3" w:rsidRPr="001B69FE">
        <w:rPr>
          <w:rFonts w:eastAsiaTheme="minorEastAsia"/>
          <w:i/>
          <w:iCs/>
        </w:rPr>
        <w:t>importance</w:t>
      </w:r>
      <w:r w:rsidR="005B09C3" w:rsidRPr="005B09C3">
        <w:rPr>
          <w:rFonts w:eastAsiaTheme="minorEastAsia"/>
        </w:rPr>
        <w:t xml:space="preserve"> is a vector with the results of the SA analysis for each feature.</w:t>
      </w:r>
      <w:r w:rsidR="00567396">
        <w:rPr>
          <w:rFonts w:eastAsiaTheme="minorEastAsia"/>
        </w:rPr>
        <w:t xml:space="preserve"> </w:t>
      </w:r>
      <w:r w:rsidR="00567396">
        <w:rPr>
          <w:rFonts w:eastAsiaTheme="minorEastAsia"/>
          <w:i/>
          <w:iCs/>
        </w:rPr>
        <w:t xml:space="preserve">m </w:t>
      </w:r>
      <w:r w:rsidR="00567396">
        <w:rPr>
          <w:rFonts w:eastAsiaTheme="minorEastAsia"/>
        </w:rPr>
        <w:t xml:space="preserve">and </w:t>
      </w:r>
      <w:r w:rsidR="00567396">
        <w:rPr>
          <w:rFonts w:eastAsiaTheme="minorEastAsia"/>
          <w:i/>
          <w:iCs/>
        </w:rPr>
        <w:t>s</w:t>
      </w:r>
      <w:r w:rsidR="00567396">
        <w:rPr>
          <w:rFonts w:eastAsiaTheme="minorEastAsia"/>
        </w:rPr>
        <w:t xml:space="preserve"> </w:t>
      </w:r>
      <w:r w:rsidR="005B09C3" w:rsidRPr="005B09C3">
        <w:rPr>
          <w:rFonts w:eastAsiaTheme="minorEastAsia"/>
        </w:rPr>
        <w:t>denote the positions of the input and output variables within their respective vectors.</w:t>
      </w:r>
      <w:r w:rsidR="00567396">
        <w:rPr>
          <w:rFonts w:eastAsiaTheme="minorEastAsia"/>
        </w:rPr>
        <w:t xml:space="preserve"> </w:t>
      </w:r>
      <w:r w:rsidR="005B09C3" w:rsidRPr="005B09C3">
        <w:rPr>
          <w:rFonts w:eastAsiaTheme="minorEastAsia"/>
        </w:rPr>
        <w:t xml:space="preserve">The unknown parameter </w:t>
      </w:r>
      <m:oMath>
        <m:r>
          <w:rPr>
            <w:rFonts w:ascii="Cambria Math" w:eastAsiaTheme="minorEastAsia" w:hAnsi="Cambria Math"/>
          </w:rPr>
          <m:t>β</m:t>
        </m:r>
      </m:oMath>
      <w:r w:rsidR="00567396">
        <w:rPr>
          <w:rFonts w:eastAsiaTheme="minorEastAsia"/>
        </w:rPr>
        <w:t xml:space="preserve"> is selected using contrafactual analysis</w:t>
      </w:r>
      <w:r w:rsidR="005B09C3" w:rsidRPr="005B09C3">
        <w:rPr>
          <w:rFonts w:eastAsiaTheme="minorEastAsia"/>
        </w:rPr>
        <w:t>.</w:t>
      </w:r>
    </w:p>
    <w:p w14:paraId="784E7278" w14:textId="77777777" w:rsidR="00A433E2" w:rsidRDefault="00A433E2" w:rsidP="00C73E9B">
      <w:pPr>
        <w:spacing w:line="360" w:lineRule="auto"/>
        <w:rPr>
          <w:rFonts w:eastAsiaTheme="minorEastAsia"/>
        </w:rPr>
      </w:pPr>
    </w:p>
    <w:p w14:paraId="68FD0FED" w14:textId="49B3F49F" w:rsidR="0059071F" w:rsidRDefault="009E23B4" w:rsidP="00D312D0">
      <w:pPr>
        <w:spacing w:line="360" w:lineRule="auto"/>
        <w:rPr>
          <w:rFonts w:eastAsiaTheme="minorEastAsia"/>
        </w:rPr>
      </w:pPr>
      <w:r>
        <w:rPr>
          <w:rFonts w:eastAsiaTheme="minorEastAsia"/>
        </w:rPr>
        <w:t>To find the optimal projection,</w:t>
      </w:r>
      <w:r w:rsidR="00E21F9D">
        <w:rPr>
          <w:rFonts w:eastAsiaTheme="minorEastAsia"/>
        </w:rPr>
        <w:t xml:space="preserve"> </w:t>
      </w:r>
      <w:r w:rsidR="00E21F9D">
        <w:rPr>
          <w:rFonts w:eastAsiaTheme="minorEastAsia"/>
          <w:lang w:val="en-GB"/>
        </w:rPr>
        <w:t>i</w:t>
      </w:r>
      <w:r w:rsidR="00E21F9D" w:rsidRPr="004876D9">
        <w:rPr>
          <w:rFonts w:eastAsiaTheme="minorEastAsia"/>
          <w:lang w:val="en-GB"/>
        </w:rPr>
        <w:t xml:space="preserve">t is necessary to establish a confidence level </w:t>
      </w:r>
      <w:r w:rsidR="00E21F9D" w:rsidRPr="00E03927">
        <w:rPr>
          <w:rFonts w:eastAsiaTheme="minorEastAsia"/>
          <w:lang w:val="en-GB"/>
        </w:rPr>
        <w:t>to define what will be considered efficient</w:t>
      </w:r>
      <w:r w:rsidR="00E21F9D" w:rsidRPr="004876D9">
        <w:rPr>
          <w:rFonts w:eastAsiaTheme="minorEastAsia"/>
          <w:lang w:val="en-GB"/>
        </w:rPr>
        <w:t>. By default, this confidence level is set at 0.5; however, we propose using a higher confidence threshold.</w:t>
      </w:r>
      <w:r w:rsidR="00E21F9D">
        <w:rPr>
          <w:rFonts w:eastAsiaTheme="minorEastAsia"/>
          <w:lang w:val="en-GB"/>
        </w:rPr>
        <w:t xml:space="preserve"> </w:t>
      </w:r>
      <w:r w:rsidR="00BA4624">
        <w:rPr>
          <w:rFonts w:eastAsiaTheme="minorEastAsia"/>
        </w:rPr>
        <w:t>Next</w:t>
      </w:r>
      <w:r w:rsidR="00E21F9D">
        <w:rPr>
          <w:rFonts w:eastAsiaTheme="minorEastAsia"/>
        </w:rPr>
        <w:t xml:space="preserve">, </w:t>
      </w:r>
      <m:oMath>
        <m:r>
          <w:rPr>
            <w:rFonts w:ascii="Cambria Math" w:eastAsiaTheme="minorEastAsia" w:hAnsi="Cambria Math"/>
          </w:rPr>
          <m:t>β</m:t>
        </m:r>
      </m:oMath>
      <w:r w:rsidR="005B09C3" w:rsidRPr="005B09C3">
        <w:rPr>
          <w:rFonts w:eastAsiaTheme="minorEastAsia"/>
        </w:rPr>
        <w:t xml:space="preserve"> </w:t>
      </w:r>
      <w:r w:rsidR="0018662D" w:rsidRPr="0018662D">
        <w:rPr>
          <w:rFonts w:eastAsiaTheme="minorEastAsia"/>
        </w:rPr>
        <w:t>values are tested by generating intervals within a given range and observing the corresponding efficiency results</w:t>
      </w:r>
      <w:r w:rsidR="005B09C3">
        <w:rPr>
          <w:rFonts w:eastAsiaTheme="minorEastAsia"/>
        </w:rPr>
        <w:t>.</w:t>
      </w:r>
      <w:r w:rsidR="00B06135">
        <w:rPr>
          <w:rFonts w:eastAsiaTheme="minorEastAsia"/>
        </w:rPr>
        <w:t xml:space="preserve"> </w:t>
      </w:r>
      <w:r w:rsidRPr="00DF21C3">
        <w:rPr>
          <w:rFonts w:eastAsiaTheme="minorEastAsia"/>
          <w:lang w:val="en-GB"/>
        </w:rPr>
        <w:t>If the target probability lies between two consecutive</w:t>
      </w:r>
      <w:r>
        <w:rPr>
          <w:rFonts w:eastAsiaTheme="minorEastAsia"/>
          <w:lang w:val="en-GB"/>
        </w:rPr>
        <w:t xml:space="preserve"> </w:t>
      </w:r>
      <m:oMath>
        <m:r>
          <w:rPr>
            <w:rFonts w:ascii="Cambria Math" w:hAnsi="Cambria Math"/>
            <w:lang w:val="en-GB"/>
          </w:rPr>
          <m:t>β</m:t>
        </m:r>
      </m:oMath>
      <w:r>
        <w:rPr>
          <w:rFonts w:eastAsiaTheme="minorEastAsia"/>
          <w:lang w:val="en-GB"/>
        </w:rPr>
        <w:t xml:space="preserve"> </w:t>
      </w:r>
      <w:r w:rsidRPr="004436EE">
        <w:rPr>
          <w:rFonts w:eastAsiaTheme="minorEastAsia"/>
        </w:rPr>
        <w:t>values</w:t>
      </w:r>
      <w:r>
        <w:rPr>
          <w:rFonts w:eastAsiaTheme="minorEastAsia"/>
          <w:lang w:val="en-GB"/>
        </w:rPr>
        <w:t xml:space="preserve">, </w:t>
      </w:r>
      <w:r w:rsidRPr="004436EE">
        <w:rPr>
          <w:rFonts w:eastAsiaTheme="minorEastAsia"/>
        </w:rPr>
        <w:t>we refine the search by iteratively testing new</w:t>
      </w:r>
      <w:r>
        <w:rPr>
          <w:rFonts w:eastAsiaTheme="minorEastAsia"/>
        </w:rPr>
        <w:t xml:space="preserve"> </w:t>
      </w:r>
      <m:oMath>
        <m:r>
          <w:rPr>
            <w:rFonts w:ascii="Cambria Math" w:hAnsi="Cambria Math"/>
            <w:lang w:val="en-GB"/>
          </w:rPr>
          <m:t>β</m:t>
        </m:r>
      </m:oMath>
      <w:r>
        <w:rPr>
          <w:rFonts w:eastAsiaTheme="minorEastAsia"/>
          <w:lang w:val="en-GB"/>
        </w:rPr>
        <w:t xml:space="preserve"> values </w:t>
      </w:r>
      <w:r w:rsidRPr="004436EE">
        <w:rPr>
          <w:rFonts w:eastAsiaTheme="minorEastAsia"/>
          <w:lang w:val="en-GB"/>
        </w:rPr>
        <w:t>within that range and recalculating their associated probabilities</w:t>
      </w:r>
      <w:r>
        <w:rPr>
          <w:rFonts w:eastAsiaTheme="minorEastAsia"/>
          <w:lang w:val="en-GB"/>
        </w:rPr>
        <w:t xml:space="preserve">. </w:t>
      </w:r>
      <w:r w:rsidRPr="00273F01">
        <w:rPr>
          <w:rFonts w:eastAsiaTheme="minorEastAsia"/>
          <w:lang w:val="en-GB"/>
        </w:rPr>
        <w:t>When the algorithm converges to the probability that meets the desired confidence threshold, the corresponding</w:t>
      </w:r>
      <w:r>
        <w:rPr>
          <w:rFonts w:eastAsiaTheme="minorEastAsia"/>
          <w:lang w:val="en-GB"/>
        </w:rPr>
        <w:t xml:space="preserve"> </w:t>
      </w:r>
      <m:oMath>
        <m:r>
          <w:rPr>
            <w:rFonts w:ascii="Cambria Math" w:hAnsi="Cambria Math"/>
            <w:lang w:val="en-GB"/>
          </w:rPr>
          <m:t>β</m:t>
        </m:r>
      </m:oMath>
      <w:r>
        <w:rPr>
          <w:rFonts w:eastAsiaTheme="minorEastAsia"/>
          <w:lang w:val="en-GB"/>
        </w:rPr>
        <w:t xml:space="preserve"> </w:t>
      </w:r>
      <w:r w:rsidRPr="00CC4B41">
        <w:rPr>
          <w:rFonts w:eastAsiaTheme="minorEastAsia"/>
        </w:rPr>
        <w:t>value is recorded as the minimum adjustment required for the DMU to achieve efficiency</w:t>
      </w:r>
      <w:r>
        <w:rPr>
          <w:rFonts w:eastAsiaTheme="minorEastAsia"/>
        </w:rPr>
        <w:t>.</w:t>
      </w:r>
    </w:p>
    <w:p w14:paraId="75742F0C" w14:textId="77777777" w:rsidR="00D312D0" w:rsidRDefault="00D312D0" w:rsidP="00D312D0">
      <w:pPr>
        <w:spacing w:line="360" w:lineRule="auto"/>
        <w:rPr>
          <w:rFonts w:eastAsiaTheme="minorEastAsia"/>
        </w:rPr>
      </w:pPr>
    </w:p>
    <w:p w14:paraId="7166C69E" w14:textId="216BBEB7" w:rsidR="00D312D0" w:rsidRDefault="00407ACA" w:rsidP="001F6DDE">
      <w:pPr>
        <w:spacing w:line="360" w:lineRule="auto"/>
      </w:pPr>
      <w:r w:rsidRPr="00407ACA">
        <w:t>If the efficiency probability of a DMU exceeds the determined threshold, the</w:t>
      </w:r>
      <w:r w:rsidR="00315E27">
        <w:t xml:space="preserve"> </w:t>
      </w:r>
      <m:oMath>
        <m:r>
          <w:rPr>
            <w:rFonts w:ascii="Cambria Math" w:hAnsi="Cambria Math"/>
            <w:lang w:val="en-GB"/>
          </w:rPr>
          <m:t>β</m:t>
        </m:r>
      </m:oMath>
      <w:r w:rsidR="00315E27">
        <w:rPr>
          <w:rFonts w:eastAsiaTheme="minorEastAsia"/>
          <w:lang w:val="en-GB"/>
        </w:rPr>
        <w:t xml:space="preserve"> </w:t>
      </w:r>
      <w:r w:rsidRPr="00407ACA">
        <w:rPr>
          <w:rFonts w:eastAsiaTheme="minorEastAsia"/>
          <w:lang w:val="en-GB"/>
        </w:rPr>
        <w:t>value will be set to 0, and the projection will coincide with the observed DMU</w:t>
      </w:r>
      <w:r>
        <w:rPr>
          <w:rFonts w:eastAsiaTheme="minorEastAsia"/>
          <w:lang w:val="en-GB"/>
        </w:rPr>
        <w:t>.</w:t>
      </w:r>
      <w:r w:rsidR="00A40A5D">
        <w:t xml:space="preserve"> </w:t>
      </w:r>
      <w:r w:rsidR="00894FB0" w:rsidRPr="00894FB0">
        <w:t>Moreover, there are cases where the projection does not achieve the threshold because we restrict projections. The algorithm does not consider projections with resource values lower than the observed ones.</w:t>
      </w:r>
      <w:r w:rsidR="00307FD2">
        <w:t xml:space="preserve"> </w:t>
      </w:r>
      <w:r w:rsidR="00267DAC" w:rsidRPr="00267DAC">
        <w:t xml:space="preserve">As a result, </w:t>
      </w:r>
      <w:r w:rsidR="000A7F0A">
        <w:t>some DMU</w:t>
      </w:r>
      <w:r w:rsidR="001F781D">
        <w:t xml:space="preserve">s </w:t>
      </w:r>
      <w:r w:rsidR="001F6DDE" w:rsidRPr="001F6DDE">
        <w:t>may never reach the established threshold</w:t>
      </w:r>
      <w:r w:rsidR="001D6A5E">
        <w:t xml:space="preserve">. In </w:t>
      </w:r>
      <w:r w:rsidR="001F6DDE">
        <w:t>such</w:t>
      </w:r>
      <w:r w:rsidR="00DE7A1F">
        <w:t xml:space="preserve"> cases, </w:t>
      </w:r>
      <w:r w:rsidR="001F6DDE" w:rsidRPr="001F6DDE">
        <w:t>we assign the most efficient feasible projection</w:t>
      </w:r>
      <w:r w:rsidR="001F6DDE">
        <w:t xml:space="preserve"> and record </w:t>
      </w:r>
      <w:r w:rsidR="00E42F4C">
        <w:t xml:space="preserve">its </w:t>
      </w:r>
      <m:oMath>
        <m:r>
          <w:rPr>
            <w:rFonts w:ascii="Cambria Math" w:hAnsi="Cambria Math"/>
            <w:lang w:val="en-GB"/>
          </w:rPr>
          <m:t>β</m:t>
        </m:r>
      </m:oMath>
      <w:r w:rsidR="00E42F4C">
        <w:rPr>
          <w:rFonts w:eastAsiaTheme="minorEastAsia"/>
          <w:lang w:val="en-GB"/>
        </w:rPr>
        <w:t xml:space="preserve"> </w:t>
      </w:r>
      <w:r w:rsidR="00E42F4C" w:rsidRPr="004436EE">
        <w:rPr>
          <w:rFonts w:eastAsiaTheme="minorEastAsia"/>
        </w:rPr>
        <w:t>value</w:t>
      </w:r>
      <w:r w:rsidR="00E42F4C">
        <w:rPr>
          <w:rFonts w:eastAsiaTheme="minorEastAsia"/>
        </w:rPr>
        <w:t>.</w:t>
      </w:r>
    </w:p>
    <w:p w14:paraId="53B2E054" w14:textId="7B6063C2" w:rsidR="006457D9" w:rsidRDefault="006457D9" w:rsidP="00DD0094">
      <w:pPr>
        <w:spacing w:line="360" w:lineRule="auto"/>
      </w:pPr>
    </w:p>
    <w:p w14:paraId="42CFF8AD" w14:textId="56711671" w:rsidR="00BF2AF0" w:rsidRPr="008B59A6" w:rsidRDefault="00BF2AF0" w:rsidP="00BF2AF0">
      <w:pPr>
        <w:pStyle w:val="Prrafodelista"/>
        <w:spacing w:line="360" w:lineRule="auto"/>
      </w:pPr>
      <w:r w:rsidRPr="00177688">
        <w:rPr>
          <w:i/>
          <w:iCs/>
        </w:rPr>
        <w:t>3.</w:t>
      </w:r>
      <w:r>
        <w:rPr>
          <w:i/>
          <w:iCs/>
        </w:rPr>
        <w:t>3</w:t>
      </w:r>
      <w:r w:rsidRPr="00177688">
        <w:rPr>
          <w:i/>
          <w:iCs/>
        </w:rPr>
        <w:t xml:space="preserve">. </w:t>
      </w:r>
      <w:r>
        <w:rPr>
          <w:i/>
          <w:iCs/>
        </w:rPr>
        <w:t>An illustrative example</w:t>
      </w:r>
      <w:r>
        <w:t>.</w:t>
      </w:r>
    </w:p>
    <w:p w14:paraId="561DC8D1" w14:textId="4FAC524F" w:rsidR="004E2D7E" w:rsidRDefault="004E2D7E" w:rsidP="00DD0094">
      <w:pPr>
        <w:spacing w:line="360" w:lineRule="auto"/>
      </w:pPr>
      <w:r w:rsidRPr="004E2D7E">
        <w:t xml:space="preserve">Next, we will illustrate our method through a numerical example, complemented by several figures. For the classification ML model, we employ </w:t>
      </w:r>
      <w:r w:rsidR="00AD6EDD">
        <w:t>Neural Networ</w:t>
      </w:r>
      <w:r w:rsidR="00F72FBD">
        <w:t>ks</w:t>
      </w:r>
      <w:r w:rsidRPr="004E2D7E">
        <w:t xml:space="preserve"> (</w:t>
      </w:r>
      <w:r w:rsidR="00F72FBD">
        <w:t>NN</w:t>
      </w:r>
      <w:r w:rsidRPr="004E2D7E">
        <w:t>).</w:t>
      </w:r>
    </w:p>
    <w:p w14:paraId="37F74FE3" w14:textId="77777777" w:rsidR="00C53ECF" w:rsidRDefault="00C53ECF" w:rsidP="00DD0094">
      <w:pPr>
        <w:spacing w:line="360" w:lineRule="auto"/>
      </w:pPr>
    </w:p>
    <w:p w14:paraId="3535691A" w14:textId="02BDCE96" w:rsidR="009C6CBF" w:rsidRPr="00B74DB8" w:rsidRDefault="00381CC6" w:rsidP="00DD0094">
      <w:pPr>
        <w:spacing w:line="360" w:lineRule="auto"/>
        <w:rPr>
          <w:lang w:val="en-GB"/>
        </w:rPr>
      </w:pPr>
      <w:r w:rsidRPr="00C8706C">
        <w:t>In th</w:t>
      </w:r>
      <w:r w:rsidR="00C46D88">
        <w:t>is</w:t>
      </w:r>
      <w:r w:rsidRPr="00C8706C">
        <w:t xml:space="preserve"> example </w:t>
      </w:r>
      <w:r w:rsidR="0044219B" w:rsidRPr="00C8706C">
        <w:t xml:space="preserve">we </w:t>
      </w:r>
      <w:r w:rsidR="00C46D88">
        <w:t xml:space="preserve">create </w:t>
      </w:r>
      <w:r w:rsidR="0044219B" w:rsidRPr="00C8706C">
        <w:t xml:space="preserve">a data set </w:t>
      </w:r>
      <w:r w:rsidR="00827DFF" w:rsidRPr="00C8706C">
        <w:t xml:space="preserve">made </w:t>
      </w:r>
      <w:r w:rsidR="0044219B" w:rsidRPr="00C8706C">
        <w:t xml:space="preserve">of </w:t>
      </w:r>
      <w:r w:rsidRPr="00C8706C">
        <w:t>30 DMUs</w:t>
      </w:r>
      <w:r w:rsidR="005D72C1" w:rsidRPr="00C8706C">
        <w:t xml:space="preserve"> (</w:t>
      </w:r>
      <w:r w:rsidR="00C8706C" w:rsidRPr="00C8706C">
        <w:rPr>
          <w:position w:val="-4"/>
        </w:rPr>
        <w:object w:dxaOrig="240" w:dyaOrig="240" w14:anchorId="6A1BB48A">
          <v:shape id="_x0000_i1056" type="#_x0000_t75" style="width:11.5pt;height:11.5pt" o:ole="">
            <v:imagedata r:id="rId46" o:title=""/>
          </v:shape>
          <o:OLEObject Type="Embed" ProgID="Equation.DSMT4" ShapeID="_x0000_i1056" DrawAspect="Content" ObjectID="_1795951641" r:id="rId47"/>
        </w:object>
      </w:r>
      <w:r w:rsidR="005D72C1" w:rsidRPr="00C8706C">
        <w:t>)</w:t>
      </w:r>
      <w:r w:rsidRPr="00C8706C">
        <w:t xml:space="preserve"> </w:t>
      </w:r>
      <w:r w:rsidR="00827DFF" w:rsidRPr="00C8706C">
        <w:t xml:space="preserve">that </w:t>
      </w:r>
      <w:r w:rsidR="0020608D" w:rsidRPr="00C8706C">
        <w:t>uses</w:t>
      </w:r>
      <w:r w:rsidR="00827DFF" w:rsidRPr="00C8706C">
        <w:t xml:space="preserve"> a single input to produce a single output</w:t>
      </w:r>
      <w:r w:rsidRPr="00C8706C">
        <w:t>.</w:t>
      </w:r>
      <w:r w:rsidR="00205B22" w:rsidRPr="00C8706C">
        <w:rPr>
          <w:lang w:val="en-GB"/>
        </w:rPr>
        <w:t xml:space="preserve"> </w:t>
      </w:r>
      <w:r w:rsidR="000674B0">
        <w:t xml:space="preserve">Following the algorithm, </w:t>
      </w:r>
      <w:r w:rsidR="0046235B" w:rsidRPr="00C8706C">
        <w:t xml:space="preserve">step </w:t>
      </w:r>
      <w:r w:rsidR="000674B0">
        <w:t xml:space="preserve">1 </w:t>
      </w:r>
      <w:r w:rsidR="0046235B" w:rsidRPr="00C8706C">
        <w:t>label</w:t>
      </w:r>
      <w:r w:rsidR="000674B0">
        <w:t>s</w:t>
      </w:r>
      <w:r w:rsidR="0046235B" w:rsidRPr="00C8706C">
        <w:t xml:space="preserve"> the available data according to the additive model </w:t>
      </w:r>
      <w:r w:rsidR="00EE442D" w:rsidRPr="00C8706C">
        <w:t>through standard DEA</w:t>
      </w:r>
      <w:r w:rsidR="0046235B" w:rsidRPr="00C8706C">
        <w:t xml:space="preserve">. In this example, </w:t>
      </w:r>
      <w:r w:rsidR="0095602C" w:rsidRPr="00C8706C">
        <w:t>4</w:t>
      </w:r>
      <w:r w:rsidR="0046235B" w:rsidRPr="00C8706C">
        <w:t xml:space="preserve"> DMUs </w:t>
      </w:r>
      <w:r w:rsidR="00C46D88">
        <w:t xml:space="preserve">are efficient </w:t>
      </w:r>
      <w:r w:rsidR="0046235B" w:rsidRPr="00C8706C">
        <w:t xml:space="preserve">with </w:t>
      </w:r>
      <w:r w:rsidR="004036A3" w:rsidRPr="00C8706C">
        <w:t xml:space="preserve">all their optimal </w:t>
      </w:r>
      <w:r w:rsidR="0046235B" w:rsidRPr="00C8706C">
        <w:t xml:space="preserve">slacks </w:t>
      </w:r>
      <w:r w:rsidR="00C46D88">
        <w:t xml:space="preserve">in model (5) </w:t>
      </w:r>
      <w:r w:rsidR="0046235B" w:rsidRPr="00C8706C">
        <w:t>equal to 0, labeling them as such. The remaining 2</w:t>
      </w:r>
      <w:r w:rsidR="0052605E" w:rsidRPr="00C8706C">
        <w:t>6</w:t>
      </w:r>
      <w:r w:rsidR="0046235B" w:rsidRPr="00C8706C">
        <w:t xml:space="preserve"> are marked as </w:t>
      </w:r>
      <w:r w:rsidR="00D94476" w:rsidRPr="00C8706C">
        <w:t>‘</w:t>
      </w:r>
      <w:r w:rsidR="0046235B" w:rsidRPr="00C8706C">
        <w:t>inefficient</w:t>
      </w:r>
      <w:r w:rsidR="00D94476" w:rsidRPr="00C8706C">
        <w:t>’</w:t>
      </w:r>
      <w:r w:rsidR="0046235B" w:rsidRPr="00C8706C">
        <w:t>. The efficient DMUs are:</w:t>
      </w:r>
      <w:r w:rsidR="0052605E" w:rsidRPr="00C8706C">
        <w:t xml:space="preserve"> </w:t>
      </w:r>
      <w:r w:rsidR="0095602C" w:rsidRPr="00C8706C">
        <w:t>13</w:t>
      </w:r>
      <w:r w:rsidR="0046235B" w:rsidRPr="00C8706C">
        <w:t xml:space="preserve">, </w:t>
      </w:r>
      <w:r w:rsidR="0095602C" w:rsidRPr="00C8706C">
        <w:t xml:space="preserve">21, 22 </w:t>
      </w:r>
      <w:r w:rsidR="0046235B" w:rsidRPr="00C8706C">
        <w:t>and 2</w:t>
      </w:r>
      <w:r w:rsidR="0095602C" w:rsidRPr="00C8706C">
        <w:t>5</w:t>
      </w:r>
      <w:r w:rsidR="004036A3" w:rsidRPr="00C8706C">
        <w:t xml:space="preserve"> (see Figure 4)</w:t>
      </w:r>
      <w:r w:rsidR="0046235B" w:rsidRPr="00C8706C">
        <w:t xml:space="preserve">. </w:t>
      </w:r>
      <w:r w:rsidR="0052605E" w:rsidRPr="00C8706C">
        <w:t>In this case, there is</w:t>
      </w:r>
      <w:r w:rsidR="0052605E" w:rsidRPr="00831C1D">
        <w:t xml:space="preserve"> an imbalance in the labels, with 13.33% of the units being efficient and 86.66% being inefficient</w:t>
      </w:r>
      <w:r w:rsidR="0095602C" w:rsidRPr="00831C1D">
        <w:t>.</w:t>
      </w:r>
    </w:p>
    <w:p w14:paraId="2FE8BDB8" w14:textId="4681E603" w:rsidR="00711505" w:rsidRPr="003C40C5" w:rsidRDefault="00C013E0" w:rsidP="00711505">
      <w:pPr>
        <w:keepNext/>
        <w:spacing w:line="360" w:lineRule="auto"/>
        <w:jc w:val="center"/>
      </w:pPr>
      <w:r>
        <w:rPr>
          <w:noProof/>
          <w:lang w:val="es-ES"/>
        </w:rPr>
        <w:drawing>
          <wp:inline distT="0" distB="0" distL="0" distR="0" wp14:anchorId="66717B43" wp14:editId="0AFD7627">
            <wp:extent cx="4301337" cy="3083079"/>
            <wp:effectExtent l="0" t="0" r="4445" b="3175"/>
            <wp:docPr id="1245453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38752" cy="3109897"/>
                    </a:xfrm>
                    <a:prstGeom prst="rect">
                      <a:avLst/>
                    </a:prstGeom>
                    <a:noFill/>
                    <a:ln>
                      <a:noFill/>
                    </a:ln>
                  </pic:spPr>
                </pic:pic>
              </a:graphicData>
            </a:graphic>
          </wp:inline>
        </w:drawing>
      </w:r>
    </w:p>
    <w:p w14:paraId="5A4CFBFA" w14:textId="0E16A8F7" w:rsidR="009B11A6" w:rsidRPr="002C4904" w:rsidRDefault="00C60F8F" w:rsidP="00711505">
      <w:pPr>
        <w:pStyle w:val="Descripcin"/>
        <w:jc w:val="center"/>
        <w:rPr>
          <w:lang w:val="en-GB"/>
        </w:rPr>
      </w:pPr>
      <w:r w:rsidRPr="003C40C5">
        <w:t>Figure</w:t>
      </w:r>
      <w:r w:rsidR="00711505" w:rsidRPr="003C40C5">
        <w:t xml:space="preserve"> </w:t>
      </w:r>
      <w:r w:rsidRPr="003C40C5">
        <w:t>4</w:t>
      </w:r>
      <w:r w:rsidR="00711505" w:rsidRPr="003C40C5">
        <w:t xml:space="preserve">. Labeling through </w:t>
      </w:r>
      <w:r w:rsidR="000E31C3">
        <w:t xml:space="preserve">the standard DEA </w:t>
      </w:r>
      <w:r w:rsidR="00711505" w:rsidRPr="003C40C5">
        <w:t>additive model</w:t>
      </w:r>
    </w:p>
    <w:p w14:paraId="4508AC56" w14:textId="2A05093E" w:rsidR="00DC1C35" w:rsidRDefault="00DC1C35" w:rsidP="001E6B5C">
      <w:pPr>
        <w:spacing w:line="360" w:lineRule="auto"/>
        <w:rPr>
          <w:highlight w:val="yellow"/>
        </w:rPr>
      </w:pPr>
    </w:p>
    <w:p w14:paraId="42D0985D" w14:textId="19EA92A0" w:rsidR="001E6B5C" w:rsidRDefault="000674B0" w:rsidP="001E6B5C">
      <w:pPr>
        <w:spacing w:line="360" w:lineRule="auto"/>
      </w:pPr>
      <w:r>
        <w:t>S</w:t>
      </w:r>
      <w:r w:rsidR="001E6B5C">
        <w:t>tep</w:t>
      </w:r>
      <w:r>
        <w:t xml:space="preserve"> 2</w:t>
      </w:r>
      <w:r w:rsidR="001E6B5C">
        <w:t xml:space="preserve"> of the method involves the creation of both efficient and inefficient synthetic units. The procedure for creating new </w:t>
      </w:r>
      <w:r>
        <w:t xml:space="preserve">synthetic </w:t>
      </w:r>
      <w:r w:rsidR="001E6B5C">
        <w:t>efficient units</w:t>
      </w:r>
      <w:r w:rsidR="00C8706C">
        <w:t xml:space="preserve"> (set </w:t>
      </w:r>
      <w:r w:rsidR="00C8706C" w:rsidRPr="00C8706C">
        <w:rPr>
          <w:position w:val="-4"/>
        </w:rPr>
        <w:object w:dxaOrig="240" w:dyaOrig="300" w14:anchorId="29F0D2B3">
          <v:shape id="_x0000_i1057" type="#_x0000_t75" style="width:11.5pt;height:15pt" o:ole="">
            <v:imagedata r:id="rId49" o:title=""/>
          </v:shape>
          <o:OLEObject Type="Embed" ProgID="Equation.DSMT4" ShapeID="_x0000_i1057" DrawAspect="Content" ObjectID="_1795951642" r:id="rId50"/>
        </w:object>
      </w:r>
      <w:r w:rsidR="00C8706C">
        <w:t>)</w:t>
      </w:r>
      <w:r w:rsidR="001E6B5C">
        <w:t xml:space="preserve"> </w:t>
      </w:r>
      <w:r>
        <w:t>selects those projections of inefficient ones (step 2a) that cover</w:t>
      </w:r>
      <w:r w:rsidR="00BF2AF0">
        <w:t>s</w:t>
      </w:r>
      <w:r>
        <w:t xml:space="preserve"> all the observed regions </w:t>
      </w:r>
      <w:r w:rsidR="001E6B5C">
        <w:t xml:space="preserve">of the input-output space. </w:t>
      </w:r>
      <w:r>
        <w:t>Following step 2b, i</w:t>
      </w:r>
      <w:r w:rsidR="001E6B5C">
        <w:t xml:space="preserve">f a unit falls within the first quartile in at least half of the variables, </w:t>
      </w:r>
      <w:r w:rsidR="00BF2AF0">
        <w:t xml:space="preserve">an </w:t>
      </w:r>
      <w:r>
        <w:t xml:space="preserve">additional </w:t>
      </w:r>
      <w:r w:rsidR="001E6B5C">
        <w:t>synthetic unit is created using an input-oriented projection of the radial model. The remaining synthetic units needed to balance the proportion between the two classes are generated using an output-oriented projection of the radial model</w:t>
      </w:r>
      <w:r w:rsidR="00BF2AF0">
        <w:t xml:space="preserve"> (step 2c)</w:t>
      </w:r>
      <w:r w:rsidR="001E6B5C">
        <w:t xml:space="preserve">. For the creation of </w:t>
      </w:r>
      <w:r w:rsidR="00C8706C">
        <w:t xml:space="preserve">synthetic </w:t>
      </w:r>
      <w:r w:rsidR="001E6B5C">
        <w:t>inefficient units</w:t>
      </w:r>
      <w:r w:rsidR="00C8706C">
        <w:t xml:space="preserve"> (set </w:t>
      </w:r>
      <w:r w:rsidR="00C8706C" w:rsidRPr="00C8706C">
        <w:rPr>
          <w:position w:val="-4"/>
        </w:rPr>
        <w:object w:dxaOrig="180" w:dyaOrig="300" w14:anchorId="57EB6FB3">
          <v:shape id="_x0000_i1058" type="#_x0000_t75" style="width:8.65pt;height:15pt" o:ole="">
            <v:imagedata r:id="rId51" o:title=""/>
          </v:shape>
          <o:OLEObject Type="Embed" ProgID="Equation.DSMT4" ShapeID="_x0000_i1058" DrawAspect="Content" ObjectID="_1795951643" r:id="rId52"/>
        </w:object>
      </w:r>
      <w:r w:rsidR="00C8706C">
        <w:t>),</w:t>
      </w:r>
      <w:r w:rsidR="001E6B5C">
        <w:t xml:space="preserve"> an equal number of units are randomly worsened (increased inputs and decreased outputs) as there are original inefficient units. </w:t>
      </w:r>
    </w:p>
    <w:p w14:paraId="49E65D9E" w14:textId="77777777" w:rsidR="001E6B5C" w:rsidRDefault="001E6B5C" w:rsidP="001E6B5C">
      <w:pPr>
        <w:spacing w:line="360" w:lineRule="auto"/>
      </w:pPr>
    </w:p>
    <w:p w14:paraId="41E5A6AE" w14:textId="1A33B51B" w:rsidR="0040438A" w:rsidRDefault="001E6B5C" w:rsidP="0040438A">
      <w:pPr>
        <w:spacing w:line="360" w:lineRule="auto"/>
      </w:pPr>
      <w:r>
        <w:t xml:space="preserve">Figure 5 illustrates the evolution of the dataset. Initially, there were only 4 observations labeled as 'efficient', which increased to 26 after the creation of synthetic efficient units. Additionally, the </w:t>
      </w:r>
      <w:r>
        <w:lastRenderedPageBreak/>
        <w:t>number of inefficient DMUs increased from the original 26 to 5</w:t>
      </w:r>
      <w:r w:rsidR="00A372CE">
        <w:t>6</w:t>
      </w:r>
      <w:r>
        <w:t xml:space="preserve"> after incorporating the synthetic inefficient units. Once the data imbalance has been addressed, the dataset consists </w:t>
      </w:r>
      <w:r w:rsidRPr="00C8706C">
        <w:t>of</w:t>
      </w:r>
      <w:r w:rsidR="00C8706C" w:rsidRPr="00C8706C">
        <w:t xml:space="preserve"> </w:t>
      </w:r>
      <w:r w:rsidR="00C8706C" w:rsidRPr="00C8706C">
        <w:rPr>
          <w:position w:val="-4"/>
        </w:rPr>
        <w:object w:dxaOrig="1380" w:dyaOrig="300" w14:anchorId="4CC53E64">
          <v:shape id="_x0000_i1059" type="#_x0000_t75" style="width:69.1pt;height:15pt" o:ole="">
            <v:imagedata r:id="rId53" o:title=""/>
          </v:shape>
          <o:OLEObject Type="Embed" ProgID="Equation.DSMT4" ShapeID="_x0000_i1059" DrawAspect="Content" ObjectID="_1795951644" r:id="rId54"/>
        </w:object>
      </w:r>
      <w:r w:rsidR="005078F3" w:rsidRPr="00C8706C">
        <w:t xml:space="preserve"> with</w:t>
      </w:r>
      <w:r w:rsidR="005078F3">
        <w:t xml:space="preserve"> </w:t>
      </w:r>
      <w:r w:rsidR="00E27280">
        <w:t>82</w:t>
      </w:r>
      <w:r>
        <w:t xml:space="preserve"> units, </w:t>
      </w:r>
      <w:r w:rsidR="00517D48" w:rsidRPr="00517D48">
        <w:t>with an approximate</w:t>
      </w:r>
      <w:r w:rsidR="00BF2AF0">
        <w:t>ly</w:t>
      </w:r>
      <w:r w:rsidR="00517D48" w:rsidRPr="00517D48">
        <w:t xml:space="preserve"> 1:2 ratio between units labeled as 'efficient' and 'inefficient'</w:t>
      </w:r>
      <w:r>
        <w:t>.</w:t>
      </w:r>
    </w:p>
    <w:p w14:paraId="082B05DC" w14:textId="77777777" w:rsidR="0040438A" w:rsidRDefault="0040438A" w:rsidP="0040438A">
      <w:pPr>
        <w:spacing w:line="360" w:lineRule="auto"/>
      </w:pPr>
    </w:p>
    <w:p w14:paraId="23C1F7DB" w14:textId="67BC31F4" w:rsidR="0040438A" w:rsidRPr="0040438A" w:rsidRDefault="0040438A" w:rsidP="0040438A">
      <w:pPr>
        <w:spacing w:line="360" w:lineRule="auto"/>
      </w:pPr>
      <w:r>
        <w:rPr>
          <w:noProof/>
          <w:sz w:val="16"/>
          <w:szCs w:val="16"/>
        </w:rPr>
        <mc:AlternateContent>
          <mc:Choice Requires="wpg">
            <w:drawing>
              <wp:inline distT="0" distB="0" distL="0" distR="0" wp14:anchorId="0E39B397" wp14:editId="4A7C80CA">
                <wp:extent cx="5400040" cy="3881299"/>
                <wp:effectExtent l="0" t="0" r="0" b="5080"/>
                <wp:docPr id="240907654" name="Grupo 4"/>
                <wp:cNvGraphicFramePr/>
                <a:graphic xmlns:a="http://schemas.openxmlformats.org/drawingml/2006/main">
                  <a:graphicData uri="http://schemas.microsoft.com/office/word/2010/wordprocessingGroup">
                    <wpg:wgp>
                      <wpg:cNvGrpSpPr/>
                      <wpg:grpSpPr>
                        <a:xfrm>
                          <a:off x="0" y="0"/>
                          <a:ext cx="5400040" cy="3881299"/>
                          <a:chOff x="0" y="0"/>
                          <a:chExt cx="5400995" cy="3881770"/>
                        </a:xfrm>
                      </wpg:grpSpPr>
                      <pic:pic xmlns:pic="http://schemas.openxmlformats.org/drawingml/2006/picture">
                        <pic:nvPicPr>
                          <pic:cNvPr id="49129062" name="Imagen 1"/>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40330" cy="1892935"/>
                          </a:xfrm>
                          <a:prstGeom prst="rect">
                            <a:avLst/>
                          </a:prstGeom>
                          <a:noFill/>
                          <a:ln>
                            <a:noFill/>
                          </a:ln>
                        </pic:spPr>
                      </pic:pic>
                      <pic:pic xmlns:pic="http://schemas.openxmlformats.org/drawingml/2006/picture">
                        <pic:nvPicPr>
                          <pic:cNvPr id="1700481984" name="Imagen 2"/>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2760030" y="0"/>
                            <a:ext cx="2640965" cy="1892935"/>
                          </a:xfrm>
                          <a:prstGeom prst="rect">
                            <a:avLst/>
                          </a:prstGeom>
                          <a:noFill/>
                          <a:ln>
                            <a:noFill/>
                          </a:ln>
                        </pic:spPr>
                      </pic:pic>
                      <pic:pic xmlns:pic="http://schemas.openxmlformats.org/drawingml/2006/picture">
                        <pic:nvPicPr>
                          <pic:cNvPr id="1510349441" name="Imagen 3"/>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1357576" y="1963435"/>
                            <a:ext cx="2675890" cy="1918335"/>
                          </a:xfrm>
                          <a:prstGeom prst="rect">
                            <a:avLst/>
                          </a:prstGeom>
                          <a:noFill/>
                          <a:ln>
                            <a:noFill/>
                          </a:ln>
                        </pic:spPr>
                      </pic:pic>
                    </wpg:wgp>
                  </a:graphicData>
                </a:graphic>
              </wp:inline>
            </w:drawing>
          </mc:Choice>
          <mc:Fallback xmlns:w16sdtfl="http://schemas.microsoft.com/office/word/2024/wordml/sdtformatlock">
            <w:pict>
              <v:group w14:anchorId="56B2B1A5" id="Grupo 4" o:spid="_x0000_s1026" style="width:425.2pt;height:305.6pt;mso-position-horizontal-relative:char;mso-position-vertical-relative:line" coordsize="54009,38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">
                <v:shape id="Imagen 1" o:spid="_x0000_s1027" type="#_x0000_t75" style="position:absolute;width:26403;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">
                  <v:imagedata r:id="rId97" o:title=""/>
                </v:shape>
                <v:shape id="Imagen 2" o:spid="_x0000_s1028" type="#_x0000_t75" style="position:absolute;left:27600;width:26409;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">
                  <v:imagedata r:id="rId98" o:title=""/>
                </v:shape>
                <v:shape id="Imagen 3" o:spid="_x0000_s1029" type="#_x0000_t75" style="position:absolute;left:13575;top:19634;width:26759;height:19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">
                  <v:imagedata r:id="rId99" o:title=""/>
                </v:shape>
                <w10:anchorlock/>
              </v:group>
            </w:pict>
          </mc:Fallback>
        </mc:AlternateContent>
      </w:r>
    </w:p>
    <w:p w14:paraId="5F004A30" w14:textId="169D6647" w:rsidR="003974FB" w:rsidRPr="008D1DE6" w:rsidRDefault="004A3300" w:rsidP="0040438A">
      <w:pPr>
        <w:pStyle w:val="Descripcin"/>
        <w:jc w:val="center"/>
        <w:rPr>
          <w:color w:val="auto"/>
        </w:rPr>
      </w:pPr>
      <w:r w:rsidRPr="008D1DE6">
        <w:rPr>
          <w:color w:val="auto"/>
        </w:rPr>
        <w:t>Figure</w:t>
      </w:r>
      <w:r w:rsidR="00B02895" w:rsidRPr="008D1DE6">
        <w:rPr>
          <w:color w:val="auto"/>
        </w:rPr>
        <w:t xml:space="preserve"> </w:t>
      </w:r>
      <w:r w:rsidRPr="008D1DE6">
        <w:rPr>
          <w:color w:val="auto"/>
        </w:rPr>
        <w:t>5</w:t>
      </w:r>
      <w:r w:rsidR="00B02895" w:rsidRPr="008D1DE6">
        <w:rPr>
          <w:color w:val="auto"/>
        </w:rPr>
        <w:t xml:space="preserve">. </w:t>
      </w:r>
      <w:r w:rsidR="005153B1" w:rsidRPr="008D1DE6">
        <w:rPr>
          <w:color w:val="auto"/>
        </w:rPr>
        <w:t>The top left section displays the original data and shows all units labeled as efficient after label balancing</w:t>
      </w:r>
      <w:r w:rsidR="00BF2AF0" w:rsidRPr="008D1DE6">
        <w:rPr>
          <w:color w:val="auto"/>
        </w:rPr>
        <w:t xml:space="preserve"> (step 2a)</w:t>
      </w:r>
      <w:r w:rsidR="005153B1" w:rsidRPr="008D1DE6">
        <w:rPr>
          <w:color w:val="auto"/>
        </w:rPr>
        <w:t>,</w:t>
      </w:r>
      <w:r w:rsidR="00512F88">
        <w:rPr>
          <w:color w:val="auto"/>
        </w:rPr>
        <w:t xml:space="preserve"> </w:t>
      </w:r>
      <w:r w:rsidR="0072435F" w:rsidRPr="008D1DE6">
        <w:rPr>
          <w:color w:val="auto"/>
        </w:rPr>
        <w:t>the top right section displays the original DMUs and shows all units labeled as inefficient after worsening the original inefficient DMUs</w:t>
      </w:r>
      <w:r w:rsidR="00BF2AF0" w:rsidRPr="008D1DE6">
        <w:rPr>
          <w:color w:val="auto"/>
        </w:rPr>
        <w:t xml:space="preserve"> (step 2</w:t>
      </w:r>
      <w:r w:rsidR="0020608D" w:rsidRPr="008D1DE6">
        <w:rPr>
          <w:color w:val="auto"/>
        </w:rPr>
        <w:t>b</w:t>
      </w:r>
      <w:r w:rsidR="00BF2AF0" w:rsidRPr="008D1DE6">
        <w:rPr>
          <w:color w:val="auto"/>
        </w:rPr>
        <w:t xml:space="preserve">) </w:t>
      </w:r>
      <w:r w:rsidR="0072435F" w:rsidRPr="008D1DE6">
        <w:rPr>
          <w:color w:val="auto"/>
        </w:rPr>
        <w:t>and</w:t>
      </w:r>
      <w:r w:rsidR="00383269" w:rsidRPr="008D1DE6">
        <w:rPr>
          <w:color w:val="auto"/>
        </w:rPr>
        <w:t xml:space="preserve"> below is the labeled dataset that will be used for model training.</w:t>
      </w:r>
    </w:p>
    <w:p w14:paraId="4D0F9C5F" w14:textId="77777777" w:rsidR="00FB7E26" w:rsidRDefault="00FB7E26" w:rsidP="00DD0094">
      <w:pPr>
        <w:spacing w:line="360" w:lineRule="auto"/>
        <w:rPr>
          <w:highlight w:val="yellow"/>
        </w:rPr>
      </w:pPr>
    </w:p>
    <w:p w14:paraId="79AB9503" w14:textId="351E09EB" w:rsidR="00212559" w:rsidRPr="00D022AA" w:rsidRDefault="00212559" w:rsidP="00212559">
      <w:pPr>
        <w:spacing w:line="360" w:lineRule="auto"/>
        <w:rPr>
          <w:lang w:val="en-GB"/>
        </w:rPr>
      </w:pPr>
      <w:r w:rsidRPr="00D022AA">
        <w:t>The third step involves training the SVM machine learning model. The R package Caret</w:t>
      </w:r>
      <w:r w:rsidR="0078015D" w:rsidRPr="00D022AA">
        <w:t xml:space="preserve"> (Kuhn, 2008)</w:t>
      </w:r>
      <w:r w:rsidRPr="00D022AA">
        <w:t xml:space="preserve"> is used for model training</w:t>
      </w:r>
      <w:r w:rsidR="00CF546A">
        <w:sym w:font="Symbol" w:char="F0BE"/>
      </w:r>
      <w:r w:rsidR="00CF546A">
        <w:t>for brevity we dispense with Neural Networks for this example</w:t>
      </w:r>
      <w:r w:rsidRPr="00D022AA">
        <w:t>. The selected kernel is polynomial, as the resulting hyperplane shape fits the type of data being studied appropriately. For this purpose, the polynomial kernel model from Caret is utilized, which internally employs the R library Kernlab</w:t>
      </w:r>
      <w:r w:rsidR="00C14D00" w:rsidRPr="00D022AA">
        <w:t xml:space="preserve"> (Karatzoglou et al. 2004)</w:t>
      </w:r>
      <w:r w:rsidRPr="00D022AA">
        <w:t>. A grid is defined with selected hyperparameters for model fitting</w:t>
      </w:r>
      <w:r w:rsidR="0020608D">
        <w:t>:</w:t>
      </w:r>
      <w:r w:rsidR="00FC5923" w:rsidRPr="00D022AA">
        <w:t xml:space="preserve"> </w:t>
      </w:r>
      <m:oMath>
        <m:r>
          <w:rPr>
            <w:rFonts w:ascii="Cambria Math" w:hAnsi="Cambria Math"/>
          </w:rPr>
          <m:t xml:space="preserve"> degree (1, 2, and 3)</m:t>
        </m:r>
      </m:oMath>
      <w:r w:rsidRPr="00D022AA">
        <w:t>,</w:t>
      </w:r>
      <w:r w:rsidR="00FC5923" w:rsidRPr="00D022AA">
        <w:t xml:space="preserve"> </w:t>
      </w:r>
      <m:oMath>
        <m:r>
          <w:rPr>
            <w:rFonts w:ascii="Cambria Math" w:hAnsi="Cambria Math"/>
          </w:rPr>
          <m:t xml:space="preserve">data scaling (0.1, 1, and 10), </m:t>
        </m:r>
        <m:r>
          <m:rPr>
            <m:sty m:val="p"/>
          </m:rPr>
          <w:rPr>
            <w:rFonts w:ascii="Cambria Math" w:hAnsi="Cambria Math"/>
          </w:rPr>
          <m:t>and</m:t>
        </m:r>
        <m:r>
          <w:rPr>
            <w:rFonts w:ascii="Cambria Math" w:hAnsi="Cambria Math"/>
          </w:rPr>
          <m:t xml:space="preserve"> </m:t>
        </m:r>
        <w:commentRangeStart w:id="15"/>
        <w:commentRangeStart w:id="16"/>
        <m:r>
          <w:rPr>
            <w:rFonts w:ascii="Cambria Math" w:hAnsi="Cambria Math"/>
          </w:rPr>
          <m:t>cost (0.1, 1, and 10)</m:t>
        </m:r>
      </m:oMath>
      <w:r w:rsidRPr="00D022AA">
        <w:t xml:space="preserve">. </w:t>
      </w:r>
      <w:commentRangeEnd w:id="15"/>
      <w:r w:rsidR="00BF2AF0">
        <w:rPr>
          <w:rStyle w:val="Refdecomentario"/>
        </w:rPr>
        <w:commentReference w:id="15"/>
      </w:r>
      <w:commentRangeEnd w:id="16"/>
      <w:r w:rsidR="001076E9">
        <w:rPr>
          <w:rStyle w:val="Refdecomentario"/>
        </w:rPr>
        <w:commentReference w:id="16"/>
      </w:r>
      <w:r w:rsidRPr="00D022AA">
        <w:t xml:space="preserve">To determine these hyperparameters, a 5-fold cross-validation </w:t>
      </w:r>
      <w:r w:rsidR="00244945" w:rsidRPr="00D022AA">
        <w:t>was</w:t>
      </w:r>
      <w:r w:rsidRPr="00D022AA">
        <w:t xml:space="preserve"> implemented</w:t>
      </w:r>
      <w:r w:rsidRPr="00D022AA">
        <w:rPr>
          <w:lang w:val="en-GB"/>
        </w:rPr>
        <w:t>.</w:t>
      </w:r>
    </w:p>
    <w:p w14:paraId="6CC4C786" w14:textId="77777777" w:rsidR="00212559" w:rsidRPr="00D022AA" w:rsidRDefault="00212559" w:rsidP="00DD0094">
      <w:pPr>
        <w:spacing w:line="360" w:lineRule="auto"/>
      </w:pPr>
    </w:p>
    <w:p w14:paraId="5EC7D9A2" w14:textId="7E1D81B2" w:rsidR="006674D7" w:rsidRPr="002C4904" w:rsidRDefault="002F528F" w:rsidP="00DD0094">
      <w:pPr>
        <w:spacing w:line="360" w:lineRule="auto"/>
        <w:rPr>
          <w:lang w:val="en-GB"/>
        </w:rPr>
      </w:pPr>
      <w:r w:rsidRPr="00D022AA">
        <w:lastRenderedPageBreak/>
        <w:t xml:space="preserve">After adjusting the model, the optimal hyperparameters for this dataset </w:t>
      </w:r>
      <w:r w:rsidR="00D022AA">
        <w:t>were</w:t>
      </w:r>
      <w:r w:rsidRPr="00D022AA">
        <w:t>:</w:t>
      </w:r>
      <w:r w:rsidR="00FC5923" w:rsidRPr="00D022AA">
        <w:t xml:space="preserve"> </w:t>
      </w:r>
      <m:oMath>
        <m:r>
          <w:rPr>
            <w:rFonts w:ascii="Cambria Math" w:hAnsi="Cambria Math"/>
          </w:rPr>
          <m:t>degree = 3, scale = 1, and C = 1</m:t>
        </m:r>
      </m:oMath>
      <w:r w:rsidRPr="00D022AA">
        <w:t xml:space="preserve">. To classify an observation as efficient, it is proposed that the model's </w:t>
      </w:r>
      <w:commentRangeStart w:id="17"/>
      <w:commentRangeStart w:id="18"/>
      <w:r w:rsidRPr="00D022AA">
        <w:t>label prediction be greater than 0.</w:t>
      </w:r>
      <w:r w:rsidR="00566096" w:rsidRPr="00D022AA">
        <w:t>8</w:t>
      </w:r>
      <w:r w:rsidR="00BE30D4" w:rsidRPr="00D022AA">
        <w:t>2</w:t>
      </w:r>
      <w:r w:rsidR="007747EA" w:rsidRPr="00D022AA">
        <w:rPr>
          <w:lang w:val="en-GB"/>
        </w:rPr>
        <w:t>.</w:t>
      </w:r>
      <w:r w:rsidR="007747EA" w:rsidRPr="002C4904">
        <w:rPr>
          <w:lang w:val="en-GB"/>
        </w:rPr>
        <w:t xml:space="preserve"> </w:t>
      </w:r>
      <w:commentRangeEnd w:id="17"/>
      <w:r w:rsidR="00C83B1E">
        <w:rPr>
          <w:rStyle w:val="Refdecomentario"/>
        </w:rPr>
        <w:commentReference w:id="17"/>
      </w:r>
      <w:commentRangeEnd w:id="18"/>
      <w:r w:rsidR="001076E9">
        <w:rPr>
          <w:rStyle w:val="Refdecomentario"/>
        </w:rPr>
        <w:commentReference w:id="18"/>
      </w:r>
    </w:p>
    <w:p w14:paraId="3EF25820" w14:textId="4CD89001" w:rsidR="0053570C" w:rsidRDefault="0053570C" w:rsidP="00BB35AD">
      <w:pPr>
        <w:keepNext/>
        <w:spacing w:line="360" w:lineRule="auto"/>
        <w:jc w:val="center"/>
      </w:pPr>
    </w:p>
    <w:p w14:paraId="7F8AB9F4" w14:textId="0DA9EF7D" w:rsidR="000F09BE" w:rsidRDefault="00A7714C" w:rsidP="00BB35AD">
      <w:pPr>
        <w:keepNext/>
        <w:spacing w:line="360" w:lineRule="auto"/>
        <w:jc w:val="center"/>
      </w:pPr>
      <w:commentRangeStart w:id="19"/>
      <w:r>
        <w:rPr>
          <w:noProof/>
        </w:rPr>
        <w:drawing>
          <wp:inline distT="0" distB="0" distL="0" distR="0" wp14:anchorId="18E0B796" wp14:editId="698D2EE5">
            <wp:extent cx="4448175" cy="2978548"/>
            <wp:effectExtent l="0" t="0" r="0" b="0"/>
            <wp:docPr id="13417937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475950" cy="2997146"/>
                    </a:xfrm>
                    <a:prstGeom prst="rect">
                      <a:avLst/>
                    </a:prstGeom>
                    <a:noFill/>
                    <a:ln>
                      <a:noFill/>
                    </a:ln>
                  </pic:spPr>
                </pic:pic>
              </a:graphicData>
            </a:graphic>
          </wp:inline>
        </w:drawing>
      </w:r>
      <w:commentRangeEnd w:id="19"/>
      <w:r>
        <w:rPr>
          <w:rStyle w:val="Refdecomentario"/>
        </w:rPr>
        <w:commentReference w:id="19"/>
      </w:r>
    </w:p>
    <w:p w14:paraId="0DCCCE17" w14:textId="59BB5669" w:rsidR="008F2416" w:rsidRPr="004B70C9" w:rsidRDefault="00A96D49" w:rsidP="0053570C">
      <w:pPr>
        <w:pStyle w:val="Descripcin"/>
        <w:jc w:val="center"/>
        <w:rPr>
          <w:color w:val="auto"/>
          <w:lang w:val="en-GB"/>
        </w:rPr>
      </w:pPr>
      <w:r w:rsidRPr="004B70C9">
        <w:rPr>
          <w:color w:val="auto"/>
        </w:rPr>
        <w:t>Figure 6</w:t>
      </w:r>
      <w:r w:rsidR="0053570C" w:rsidRPr="004B70C9">
        <w:rPr>
          <w:color w:val="auto"/>
        </w:rPr>
        <w:t xml:space="preserve">. </w:t>
      </w:r>
      <w:r w:rsidR="00D022AA" w:rsidRPr="004B70C9">
        <w:rPr>
          <w:color w:val="auto"/>
        </w:rPr>
        <w:t>Predicted regions by the new approach</w:t>
      </w:r>
    </w:p>
    <w:p w14:paraId="42F6A980" w14:textId="77777777" w:rsidR="00A96D49" w:rsidRDefault="00A96D49" w:rsidP="00DD0094">
      <w:pPr>
        <w:spacing w:line="360" w:lineRule="auto"/>
        <w:rPr>
          <w:highlight w:val="yellow"/>
        </w:rPr>
      </w:pPr>
    </w:p>
    <w:p w14:paraId="1AAEDA13" w14:textId="3A7D7D43" w:rsidR="002F3DC6" w:rsidRPr="00720084" w:rsidRDefault="00822F2D" w:rsidP="00DD0094">
      <w:pPr>
        <w:spacing w:line="360" w:lineRule="auto"/>
      </w:pPr>
      <w:r w:rsidRPr="00D022AA">
        <w:t xml:space="preserve">Figure </w:t>
      </w:r>
      <w:r w:rsidR="00791B76" w:rsidRPr="00D022AA">
        <w:t>6</w:t>
      </w:r>
      <w:r w:rsidRPr="00D022AA">
        <w:t xml:space="preserve"> displays the class predictions </w:t>
      </w:r>
      <w:commentRangeStart w:id="20"/>
      <w:commentRangeStart w:id="21"/>
      <w:r w:rsidRPr="00D022AA">
        <w:t>for a grid of points between 0 and</w:t>
      </w:r>
      <w:r w:rsidR="00884759" w:rsidRPr="00D022AA">
        <w:t xml:space="preserve"> </w:t>
      </w:r>
      <w:r w:rsidR="00791B76" w:rsidRPr="00D022AA">
        <w:t>10</w:t>
      </w:r>
      <w:r w:rsidRPr="00D022AA">
        <w:t xml:space="preserve"> in both dimensions</w:t>
      </w:r>
      <w:commentRangeEnd w:id="20"/>
      <w:r w:rsidR="00C83B1E">
        <w:rPr>
          <w:rStyle w:val="Refdecomentario"/>
        </w:rPr>
        <w:commentReference w:id="20"/>
      </w:r>
      <w:commentRangeEnd w:id="21"/>
      <w:r w:rsidR="00690D21">
        <w:rPr>
          <w:rStyle w:val="Refdecomentario"/>
        </w:rPr>
        <w:commentReference w:id="21"/>
      </w:r>
      <w:r w:rsidRPr="00D022AA">
        <w:t xml:space="preserve">. It is possible to observe the resulting separating hyperplane from the trained model. The original DMUs located in the efficient region (green region) are identified as efficient, with scores of 1 or lower if super-efficiency is applied. Those DMUs situated in the inefficient region (pink region) are identified as inefficient, and the score will be the average </w:t>
      </w:r>
      <w:r w:rsidR="00B624C6">
        <w:t>of</w:t>
      </w:r>
      <w:r w:rsidRPr="00D022AA">
        <w:t xml:space="preserve"> the</w:t>
      </w:r>
      <w:r w:rsidR="00B624C6">
        <w:t xml:space="preserve"> </w:t>
      </w:r>
      <w:r w:rsidR="00094CBF">
        <w:t>last</w:t>
      </w:r>
      <w:r w:rsidR="00B624C6">
        <w:t xml:space="preserve"> two</w:t>
      </w:r>
      <w:r w:rsidR="00094CBF">
        <w:t xml:space="preserve"> </w:t>
      </w:r>
      <w:r w:rsidR="00406B2C">
        <w:t xml:space="preserve">calculated </w:t>
      </w:r>
      <w:r w:rsidR="0061328B">
        <w:t>increases.</w:t>
      </w:r>
      <w:r w:rsidR="00A92734">
        <w:t xml:space="preserve"> </w:t>
      </w:r>
      <w:r w:rsidR="002F3DC6" w:rsidRPr="00720084">
        <w:t>For example</w:t>
      </w:r>
      <w:r w:rsidR="003D50AE" w:rsidRPr="00720084">
        <w:t>, in Figure 6</w:t>
      </w:r>
      <w:r w:rsidR="002F3DC6" w:rsidRPr="00720084">
        <w:t>,</w:t>
      </w:r>
      <w:r w:rsidR="002A705A" w:rsidRPr="00720084">
        <w:t xml:space="preserve"> DMU 3,</w:t>
      </w:r>
      <w:r w:rsidR="005B097F" w:rsidRPr="00720084">
        <w:t xml:space="preserve"> which is predicted </w:t>
      </w:r>
      <w:r w:rsidR="009D7BB7">
        <w:t>as</w:t>
      </w:r>
      <w:r w:rsidR="005B097F" w:rsidRPr="00720084">
        <w:t xml:space="preserve"> inefficient by the fitted model, </w:t>
      </w:r>
      <w:r w:rsidR="00B710D8" w:rsidRPr="00720084">
        <w:t xml:space="preserve">has a resulting </w:t>
      </w:r>
      <w:r w:rsidR="00072FA3" w:rsidRPr="00720084">
        <w:t>score</w:t>
      </w:r>
      <w:r w:rsidR="00B710D8" w:rsidRPr="00720084">
        <w:t xml:space="preserve"> of</w:t>
      </w:r>
      <w:r w:rsidR="005E425D" w:rsidRPr="00720084">
        <w:t xml:space="preserve"> </w:t>
      </w:r>
      <w:r w:rsidR="007C313B" w:rsidRPr="00720084">
        <w:t xml:space="preserve">1.245. This </w:t>
      </w:r>
      <w:r w:rsidR="0097332C" w:rsidRPr="00720084">
        <w:t xml:space="preserve">score </w:t>
      </w:r>
      <w:r w:rsidR="00645073" w:rsidRPr="00720084">
        <w:t>suggests</w:t>
      </w:r>
      <w:r w:rsidR="0097332C" w:rsidRPr="00720084">
        <w:t xml:space="preserve"> that if DMU 3 </w:t>
      </w:r>
      <w:r w:rsidR="006C0E07" w:rsidRPr="00720084">
        <w:t xml:space="preserve">increases </w:t>
      </w:r>
      <w:r w:rsidR="00760BA8" w:rsidRPr="00720084">
        <w:t>its</w:t>
      </w:r>
      <w:r w:rsidR="006C0E07" w:rsidRPr="00720084">
        <w:t xml:space="preserve"> </w:t>
      </w:r>
      <w:r w:rsidR="00512F88" w:rsidRPr="00720084">
        <w:t>output</w:t>
      </w:r>
      <w:r w:rsidR="006C0E07" w:rsidRPr="00720084">
        <w:t xml:space="preserve"> </w:t>
      </w:r>
      <w:r w:rsidR="00760BA8" w:rsidRPr="00720084">
        <w:t xml:space="preserve">by at least </w:t>
      </w:r>
      <w:r w:rsidR="006C0E07" w:rsidRPr="00720084">
        <w:t>24.5%</w:t>
      </w:r>
      <w:r w:rsidR="005D1EE2" w:rsidRPr="00720084">
        <w:t xml:space="preserve">, it will be </w:t>
      </w:r>
      <w:r w:rsidR="00C123A1" w:rsidRPr="00720084">
        <w:t>considered</w:t>
      </w:r>
      <w:r w:rsidR="005D1EE2" w:rsidRPr="00720084">
        <w:t xml:space="preserve"> efficient by the model</w:t>
      </w:r>
      <w:r w:rsidR="002646EC" w:rsidRPr="00720084">
        <w:t>.</w:t>
      </w:r>
      <w:r w:rsidR="007C313B" w:rsidRPr="00720084">
        <w:t xml:space="preserve"> </w:t>
      </w:r>
    </w:p>
    <w:p w14:paraId="1FB2D2CA" w14:textId="77777777" w:rsidR="00ED0064" w:rsidRPr="00D022AA" w:rsidRDefault="00ED0064" w:rsidP="00DD0094">
      <w:pPr>
        <w:spacing w:line="360" w:lineRule="auto"/>
        <w:rPr>
          <w:lang w:val="en-GB"/>
        </w:rPr>
      </w:pPr>
    </w:p>
    <w:p w14:paraId="73918383" w14:textId="6D25A5CD" w:rsidR="000B27D8" w:rsidRDefault="00762F36" w:rsidP="00DD0094">
      <w:pPr>
        <w:spacing w:line="360" w:lineRule="auto"/>
      </w:pPr>
      <w:commentRangeStart w:id="22"/>
      <w:r w:rsidRPr="00D022AA">
        <w:t xml:space="preserve">To assess the importance of variables in the trained model, we conducted a sensitivity analysis using the </w:t>
      </w:r>
      <w:r w:rsidR="008A4C61" w:rsidRPr="00D022AA">
        <w:t>R</w:t>
      </w:r>
      <w:r w:rsidRPr="00D022AA">
        <w:t>miner library</w:t>
      </w:r>
      <w:r w:rsidR="00DC2AF1" w:rsidRPr="00D022AA">
        <w:t xml:space="preserve"> (</w:t>
      </w:r>
      <w:r w:rsidR="006520CB" w:rsidRPr="00D022AA">
        <w:t>Cortez</w:t>
      </w:r>
      <w:r w:rsidR="00DC2AF1" w:rsidRPr="00D022AA">
        <w:t xml:space="preserve"> et al. 2004)</w:t>
      </w:r>
      <w:r w:rsidRPr="00D022AA">
        <w:t xml:space="preserve"> in R.</w:t>
      </w:r>
      <w:r w:rsidR="00C42E05">
        <w:t xml:space="preserve"> </w:t>
      </w:r>
      <w:r w:rsidR="00BF49BF" w:rsidRPr="00BF49BF">
        <w:t>We used the Average Absolute Deviation (AAD) from the median as the sensitivity measure, which allowed us to quantify the relevance of each variable by measuring how much the prediction changes in response to alterations in a specific variable</w:t>
      </w:r>
      <w:r w:rsidR="00C42E05">
        <w:t xml:space="preserve"> (Cortez, P &amp; </w:t>
      </w:r>
      <w:r w:rsidR="00C42E05" w:rsidRPr="00BF49BF">
        <w:t>Embrechts, M. J.</w:t>
      </w:r>
      <w:r w:rsidR="00C42E05">
        <w:t>, 2013)</w:t>
      </w:r>
      <w:r w:rsidRPr="00D022AA">
        <w:t xml:space="preserve">. We chose to use this library instead of continuing to utilize the function provided by the Caret package, as the latter does not allow for </w:t>
      </w:r>
      <w:r w:rsidRPr="00D022AA">
        <w:lastRenderedPageBreak/>
        <w:t xml:space="preserve">determining the importance of variables for SVM. According to the analysis results, the most important variable for this dataset is the output, representing </w:t>
      </w:r>
      <w:r w:rsidR="003C3E8D" w:rsidRPr="00D022AA">
        <w:t>0.52</w:t>
      </w:r>
      <w:r w:rsidR="005730F6" w:rsidRPr="00D022AA">
        <w:t>1</w:t>
      </w:r>
      <w:r w:rsidRPr="00D022AA">
        <w:t xml:space="preserve"> of </w:t>
      </w:r>
      <w:r w:rsidR="009C101F" w:rsidRPr="00D022AA">
        <w:t>total</w:t>
      </w:r>
      <w:r w:rsidRPr="00D022AA">
        <w:t xml:space="preserve"> importance, while for the input, its importance accounts for the remaining </w:t>
      </w:r>
      <w:r w:rsidR="005730F6" w:rsidRPr="00D022AA">
        <w:t>0.47</w:t>
      </w:r>
      <w:r w:rsidR="00C53ECF" w:rsidRPr="00D022AA">
        <w:t>9.</w:t>
      </w:r>
      <w:commentRangeEnd w:id="22"/>
      <w:r w:rsidR="00C83B1E">
        <w:rPr>
          <w:rStyle w:val="Refdecomentario"/>
        </w:rPr>
        <w:commentReference w:id="22"/>
      </w:r>
    </w:p>
    <w:p w14:paraId="270A4720" w14:textId="77777777" w:rsidR="004E2D7E" w:rsidRPr="002C4904" w:rsidRDefault="004E2D7E" w:rsidP="00DD0094">
      <w:pPr>
        <w:spacing w:line="360" w:lineRule="auto"/>
        <w:rPr>
          <w:lang w:val="en-GB"/>
        </w:rPr>
      </w:pPr>
    </w:p>
    <w:p w14:paraId="7B8DC052" w14:textId="3EDD5CDD" w:rsidR="00F33FFA" w:rsidRDefault="00195D16" w:rsidP="00DD0094">
      <w:pPr>
        <w:spacing w:line="360" w:lineRule="auto"/>
      </w:pPr>
      <w:r w:rsidRPr="00195D16">
        <w:t>In the following section, we demonstrate the merits of our method through its application to an empirical example based on data from the Programme for International Student Assessment (PISA) report. This empirical application will serve to showcase the practical effectiveness and utility of our approach in real-world scenarios, particularly in the context of educational performance evaluation and policy formulation.</w:t>
      </w:r>
    </w:p>
    <w:p w14:paraId="03A0A0A1" w14:textId="77777777" w:rsidR="00F852EA" w:rsidRDefault="00F852EA" w:rsidP="00DD0094">
      <w:pPr>
        <w:spacing w:line="360" w:lineRule="auto"/>
      </w:pPr>
    </w:p>
    <w:p w14:paraId="0E4130CA" w14:textId="35B079CA" w:rsidR="00195D16" w:rsidRPr="00E6421F" w:rsidRDefault="006231C8" w:rsidP="00195D16">
      <w:pPr>
        <w:pStyle w:val="Prrafodelista"/>
        <w:numPr>
          <w:ilvl w:val="0"/>
          <w:numId w:val="1"/>
        </w:numPr>
        <w:spacing w:line="360" w:lineRule="auto"/>
        <w:rPr>
          <w:b/>
          <w:bCs/>
        </w:rPr>
      </w:pPr>
      <w:r w:rsidRPr="00E6421F">
        <w:rPr>
          <w:b/>
          <w:bCs/>
        </w:rPr>
        <w:t xml:space="preserve">An empirical application: the efficiency </w:t>
      </w:r>
      <w:r w:rsidR="00E6421F" w:rsidRPr="00E6421F">
        <w:rPr>
          <w:b/>
          <w:bCs/>
        </w:rPr>
        <w:t>assessment of the Spanish educational sector</w:t>
      </w:r>
    </w:p>
    <w:p w14:paraId="22ACFF9F" w14:textId="143E06CA" w:rsidR="00FA71DD" w:rsidRDefault="00FA71DD" w:rsidP="00FA71DD">
      <w:pPr>
        <w:spacing w:line="360" w:lineRule="auto"/>
      </w:pPr>
      <w:r>
        <w:t xml:space="preserve">In this section, we exemplify the application of our novel algorithm to a dataset sourced from a public service. </w:t>
      </w:r>
      <w:r w:rsidR="00B91AB5">
        <w:t xml:space="preserve">To </w:t>
      </w:r>
      <w:r>
        <w:t xml:space="preserve">illustrate </w:t>
      </w:r>
      <w:r w:rsidR="00B91AB5">
        <w:t xml:space="preserve">the new </w:t>
      </w:r>
      <w:r>
        <w:t xml:space="preserve">methodology, we </w:t>
      </w:r>
      <w:r w:rsidR="00D40BC1">
        <w:t>use</w:t>
      </w:r>
      <w:r>
        <w:t xml:space="preserve"> data obtained from the Programme for International Student Assessment (PISA), administered by the Organization for Economic Co-operation and Development (OECD). PISA evaluates the competencies of students nearing the end of compulsory education, assessing their aptitude in essential academic skills necessary for effective participation in contemporary societies. Our empirical investigation focuses on analyzing schools as the fundamental unit, consistent with prevailing practices in educational efficiency evaluations (Johnes, 2015; Witte and López-Torres, 2017). This selection ensures alignment with prior research and relevance to ongoing discussions concerning educational institutions and their operational effectiveness. The dataset utilized encompasses data from the year 2018, comprising anonymized records from </w:t>
      </w:r>
      <w:r w:rsidR="00780C4E">
        <w:t>999</w:t>
      </w:r>
      <w:r>
        <w:t xml:space="preserve"> Spanish schools randomly selected by the OECD.</w:t>
      </w:r>
    </w:p>
    <w:p w14:paraId="61D73E2B" w14:textId="77777777" w:rsidR="00FA71DD" w:rsidRDefault="00FA71DD" w:rsidP="00FA71DD">
      <w:pPr>
        <w:spacing w:line="360" w:lineRule="auto"/>
      </w:pPr>
    </w:p>
    <w:p w14:paraId="71F30CBA" w14:textId="7BC983C4" w:rsidR="00FA71DD" w:rsidRDefault="00FA71DD" w:rsidP="00FA71DD">
      <w:pPr>
        <w:spacing w:line="360" w:lineRule="auto"/>
      </w:pPr>
      <w:r>
        <w:t xml:space="preserve">Spain's educational system is decentralized, organized into </w:t>
      </w:r>
      <w:r w:rsidR="00780C4E">
        <w:t xml:space="preserve">17 </w:t>
      </w:r>
      <w:r>
        <w:t>autonomous communities, each with distinct educational policies and practices. This decentralized structure adds complexity to our analysis, as variations across regions can significantly influence overall educational performance in PISA assessments. Understanding these regional nuances is essential for accurate interpretation and targeted interventions within Spain's diverse educational landscape.</w:t>
      </w:r>
      <w:r w:rsidR="00B079AB">
        <w:t xml:space="preserve"> Additionally, a</w:t>
      </w:r>
      <w:r>
        <w:t xml:space="preserve">ssessing efficiency in the education sector involves examining input variables such as educational resource quality (EDUQUAL), reflecting available physical resources; the socioeconomic status index of students (ESCS), and the teacher-student ratio (TSRATIO), representing human resources within each school. Output variables considered are standardized </w:t>
      </w:r>
      <w:r>
        <w:lastRenderedPageBreak/>
        <w:t xml:space="preserve">test scores in mathematics (PVMATH), reading (PVREAD), and science </w:t>
      </w:r>
      <w:r w:rsidRPr="00623910">
        <w:t xml:space="preserve">(PVSCIE). </w:t>
      </w:r>
      <w:r w:rsidR="00B079AB">
        <w:t>We also consider two contextual variables</w:t>
      </w:r>
      <w:r w:rsidR="00821012">
        <w:t>: region (autonomous community) and type of school</w:t>
      </w:r>
      <w:r w:rsidR="00B80553">
        <w:t xml:space="preserve"> (</w:t>
      </w:r>
      <w:r w:rsidR="00B80553" w:rsidRPr="009D1A09">
        <w:rPr>
          <w:lang w:val="en-GB"/>
        </w:rPr>
        <w:t>SCHLTYPE</w:t>
      </w:r>
      <w:r w:rsidR="00B80553">
        <w:t>)</w:t>
      </w:r>
      <w:r w:rsidR="00821012">
        <w:t xml:space="preserve"> </w:t>
      </w:r>
      <w:r w:rsidR="00F14580">
        <w:t xml:space="preserve">(public, private or </w:t>
      </w:r>
      <w:r w:rsidR="004E4BA7">
        <w:t>charter</w:t>
      </w:r>
      <w:r w:rsidR="00F14580" w:rsidRPr="00F14580">
        <w:t xml:space="preserve"> school</w:t>
      </w:r>
      <w:r w:rsidR="00F14580">
        <w:t xml:space="preserve">). </w:t>
      </w:r>
    </w:p>
    <w:p w14:paraId="143C1DA8" w14:textId="77777777" w:rsidR="00FA71DD" w:rsidRDefault="00FA71DD" w:rsidP="00FA71DD">
      <w:pPr>
        <w:spacing w:line="360" w:lineRule="auto"/>
      </w:pPr>
    </w:p>
    <w:p w14:paraId="4F065FB8" w14:textId="7822188C" w:rsidR="007D5927" w:rsidRDefault="00FA71DD" w:rsidP="00FA71DD">
      <w:pPr>
        <w:spacing w:line="360" w:lineRule="auto"/>
      </w:pPr>
      <w:r>
        <w:t>The observed variability in input and output variables across regions underscores significant disparities in educational resources and outcomes, emphasizing the need to investigate regional differences comprehensively. Given that the PISA dataset represents only a subset of the total population, our objective is not to calculate precise technical efficiencies of observed schools. Instead, we aim to leverage the estimated education production function to predict outcomes for schools beyond the observed sample. Consequently, a compelling scenario for educational decision-makers involves optimizing the allocation of educational and human resources to enable schools to attain or surpass certain thresholds in mathematics, reading, and science scores. Notably, modifying the socioeconomic status of students (ESCS), primarily determined by school location, may not be readily feasible for this purpose.</w:t>
      </w:r>
    </w:p>
    <w:p w14:paraId="67F840A0" w14:textId="77777777" w:rsidR="005212FB" w:rsidRDefault="005212FB" w:rsidP="00FA71DD">
      <w:pPr>
        <w:spacing w:line="360" w:lineRule="auto"/>
      </w:pPr>
    </w:p>
    <w:p w14:paraId="7F940AEC" w14:textId="6C9A911E" w:rsidR="00195D16" w:rsidRDefault="00FA71DD" w:rsidP="00FA71DD">
      <w:pPr>
        <w:spacing w:line="360" w:lineRule="auto"/>
      </w:pPr>
      <w:r>
        <w:t>Building upon th</w:t>
      </w:r>
      <w:r w:rsidR="00182E62">
        <w:t>is production framework</w:t>
      </w:r>
      <w:r>
        <w:t xml:space="preserve">, we will employ the technique described in this paper, which </w:t>
      </w:r>
      <w:r w:rsidR="00182E62">
        <w:t>combines ML techniques for classification and DEA</w:t>
      </w:r>
      <w:r w:rsidR="001774FA">
        <w:t xml:space="preserve">, to determine </w:t>
      </w:r>
      <w:r w:rsidR="00E25D6D">
        <w:t>a robust technical efficiency analysis.</w:t>
      </w:r>
      <w:r>
        <w:t xml:space="preserve"> This approach allows us to capture the </w:t>
      </w:r>
      <w:r w:rsidR="00235341">
        <w:t xml:space="preserve">complex </w:t>
      </w:r>
      <w:r>
        <w:t xml:space="preserve">intricacies and idiosyncrasies of </w:t>
      </w:r>
      <w:r w:rsidR="00235341">
        <w:t>the educational sector in Spain</w:t>
      </w:r>
      <w:r>
        <w:t>, providing a more accurate and contextualized perspective efficiency.</w:t>
      </w:r>
    </w:p>
    <w:p w14:paraId="0B38DEFE" w14:textId="77777777" w:rsidR="00DC0029" w:rsidRDefault="00DC0029" w:rsidP="00FA71DD">
      <w:pPr>
        <w:spacing w:line="360" w:lineRule="auto"/>
      </w:pPr>
    </w:p>
    <w:p w14:paraId="739A62FE" w14:textId="3A452E2D" w:rsidR="0056708D" w:rsidRPr="009C101F" w:rsidRDefault="006A31B8">
      <w:pPr>
        <w:spacing w:line="360" w:lineRule="auto"/>
        <w:sectPr w:rsidR="0056708D" w:rsidRPr="009C101F">
          <w:footerReference w:type="default" r:id="rId101"/>
          <w:pgSz w:w="11906" w:h="16838"/>
          <w:pgMar w:top="1417" w:right="1701" w:bottom="1417" w:left="1701" w:header="708" w:footer="708" w:gutter="0"/>
          <w:cols w:space="708"/>
          <w:docGrid w:linePitch="360"/>
        </w:sectPr>
        <w:pPrChange w:id="23" w:author="Gonzalez Moyano, Ricardo [2]" w:date="2024-10-27T23:44:00Z" w16du:dateUtc="2024-10-27T22:44:00Z">
          <w:pPr>
            <w:jc w:val="left"/>
          </w:pPr>
        </w:pPrChange>
      </w:pPr>
      <w:r w:rsidRPr="00D022AA">
        <w:t xml:space="preserve">Table </w:t>
      </w:r>
      <w:r w:rsidR="00D022AA" w:rsidRPr="00D022AA">
        <w:t>1</w:t>
      </w:r>
      <w:r w:rsidRPr="00D022AA">
        <w:t xml:space="preserve"> shows </w:t>
      </w:r>
      <w:r w:rsidR="00AD7364">
        <w:t xml:space="preserve">descriptive statistics for the sample: </w:t>
      </w:r>
      <w:r w:rsidRPr="00D022AA">
        <w:t>mean, standard deviation, number of DMUs per region, and the number of school</w:t>
      </w:r>
      <w:r w:rsidR="009D29CF" w:rsidRPr="00D022AA">
        <w:t>s per type</w:t>
      </w:r>
      <w:r w:rsidRPr="00D022AA">
        <w:t>. Public schools represent 63.76% of the total, while charter schools account for 28.93% and private schools for 7.3%.</w:t>
      </w:r>
      <w:r w:rsidR="00A55AED" w:rsidRPr="00D022AA">
        <w:t xml:space="preserve"> Out of the 999 DMUs, the additive model identifies 38 as efficient, representing 3.8% of the total units evaluated.</w:t>
      </w:r>
      <w:r w:rsidR="008E5D11" w:rsidRPr="00D022AA">
        <w:t xml:space="preserve"> </w:t>
      </w:r>
      <w:r w:rsidR="006152FB" w:rsidRPr="00D022AA">
        <w:t xml:space="preserve">After identifying the efficient units, balancing </w:t>
      </w:r>
      <w:r w:rsidR="00736210" w:rsidRPr="00D022AA">
        <w:t>the dataset</w:t>
      </w:r>
      <w:r w:rsidR="006152FB" w:rsidRPr="00D022AA">
        <w:t>, and increasing the number of inefficient units, the dataset used to train the model consists of 29</w:t>
      </w:r>
      <w:r w:rsidR="00273C40" w:rsidRPr="00D022AA">
        <w:t>21</w:t>
      </w:r>
      <w:r w:rsidR="006152FB" w:rsidRPr="00D022AA">
        <w:t xml:space="preserve"> units (9</w:t>
      </w:r>
      <w:r w:rsidR="002E1F90" w:rsidRPr="00D022AA">
        <w:t>61</w:t>
      </w:r>
      <w:r w:rsidR="006152FB" w:rsidRPr="00D022AA">
        <w:t xml:space="preserve"> efficient</w:t>
      </w:r>
      <w:r w:rsidR="00E44EEB" w:rsidRPr="00D022AA">
        <w:t xml:space="preserve"> (</w:t>
      </w:r>
      <w:r w:rsidR="00405B97" w:rsidRPr="00D022AA">
        <w:t>32.90%</w:t>
      </w:r>
      <w:r w:rsidR="00E44EEB" w:rsidRPr="00D022AA">
        <w:t>)</w:t>
      </w:r>
      <w:r w:rsidR="006152FB" w:rsidRPr="00D022AA">
        <w:t xml:space="preserve"> and 1</w:t>
      </w:r>
      <w:r w:rsidR="002E1F90" w:rsidRPr="00D022AA">
        <w:t>960</w:t>
      </w:r>
      <w:r w:rsidR="006152FB" w:rsidRPr="00D022AA">
        <w:t xml:space="preserve"> inefficient</w:t>
      </w:r>
      <w:r w:rsidR="00405B97" w:rsidRPr="00D022AA">
        <w:t xml:space="preserve"> (67.10%)</w:t>
      </w:r>
      <w:r w:rsidR="006152FB" w:rsidRPr="00D022AA">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
        <w:gridCol w:w="1289"/>
        <w:gridCol w:w="731"/>
        <w:gridCol w:w="753"/>
        <w:gridCol w:w="731"/>
        <w:gridCol w:w="755"/>
        <w:gridCol w:w="733"/>
        <w:gridCol w:w="755"/>
        <w:gridCol w:w="657"/>
        <w:gridCol w:w="755"/>
        <w:gridCol w:w="749"/>
        <w:gridCol w:w="815"/>
        <w:gridCol w:w="657"/>
        <w:gridCol w:w="737"/>
        <w:gridCol w:w="839"/>
        <w:gridCol w:w="744"/>
        <w:gridCol w:w="756"/>
        <w:gridCol w:w="805"/>
      </w:tblGrid>
      <w:tr w:rsidR="007D2A74" w:rsidRPr="00A20704" w14:paraId="3099A69B" w14:textId="77777777" w:rsidTr="00685699">
        <w:trPr>
          <w:trHeight w:val="300"/>
        </w:trPr>
        <w:tc>
          <w:tcPr>
            <w:tcW w:w="743" w:type="dxa"/>
            <w:noWrap/>
          </w:tcPr>
          <w:p w14:paraId="0BDC82F6" w14:textId="77777777" w:rsidR="007D2A74" w:rsidRPr="005C7F7F" w:rsidRDefault="007D2A74">
            <w:pPr>
              <w:jc w:val="left"/>
              <w:rPr>
                <w:sz w:val="18"/>
                <w:szCs w:val="18"/>
              </w:rPr>
            </w:pPr>
          </w:p>
        </w:tc>
        <w:tc>
          <w:tcPr>
            <w:tcW w:w="1289" w:type="dxa"/>
            <w:tcBorders>
              <w:bottom w:val="single" w:sz="4" w:space="0" w:color="auto"/>
            </w:tcBorders>
            <w:noWrap/>
          </w:tcPr>
          <w:p w14:paraId="2598CE24" w14:textId="77777777" w:rsidR="007D2A74" w:rsidRPr="005C7F7F" w:rsidRDefault="007D2A74" w:rsidP="00A20704">
            <w:pPr>
              <w:jc w:val="left"/>
              <w:rPr>
                <w:sz w:val="18"/>
                <w:szCs w:val="18"/>
              </w:rPr>
            </w:pPr>
          </w:p>
        </w:tc>
        <w:tc>
          <w:tcPr>
            <w:tcW w:w="4458" w:type="dxa"/>
            <w:gridSpan w:val="6"/>
            <w:tcBorders>
              <w:bottom w:val="single" w:sz="4" w:space="0" w:color="auto"/>
            </w:tcBorders>
            <w:noWrap/>
          </w:tcPr>
          <w:p w14:paraId="51C7BAD1" w14:textId="6EF13FA9" w:rsidR="007D2A74" w:rsidRPr="005C7F7F" w:rsidRDefault="007D2A74" w:rsidP="000F471A">
            <w:pPr>
              <w:jc w:val="center"/>
              <w:rPr>
                <w:sz w:val="18"/>
                <w:szCs w:val="18"/>
              </w:rPr>
            </w:pPr>
            <w:r>
              <w:rPr>
                <w:sz w:val="18"/>
                <w:szCs w:val="18"/>
              </w:rPr>
              <w:t>OUTPUTS</w:t>
            </w:r>
          </w:p>
        </w:tc>
        <w:tc>
          <w:tcPr>
            <w:tcW w:w="4370" w:type="dxa"/>
            <w:gridSpan w:val="6"/>
            <w:tcBorders>
              <w:bottom w:val="single" w:sz="4" w:space="0" w:color="auto"/>
            </w:tcBorders>
            <w:noWrap/>
          </w:tcPr>
          <w:p w14:paraId="29A3AE6A" w14:textId="6B4A0015" w:rsidR="007D2A74" w:rsidRPr="005C7F7F" w:rsidRDefault="007D2A74" w:rsidP="000F471A">
            <w:pPr>
              <w:jc w:val="center"/>
              <w:rPr>
                <w:sz w:val="18"/>
                <w:szCs w:val="18"/>
              </w:rPr>
            </w:pPr>
            <w:r>
              <w:rPr>
                <w:sz w:val="18"/>
                <w:szCs w:val="18"/>
              </w:rPr>
              <w:t>INPUTS</w:t>
            </w:r>
          </w:p>
        </w:tc>
        <w:tc>
          <w:tcPr>
            <w:tcW w:w="839" w:type="dxa"/>
            <w:tcBorders>
              <w:bottom w:val="single" w:sz="4" w:space="0" w:color="auto"/>
            </w:tcBorders>
            <w:noWrap/>
          </w:tcPr>
          <w:p w14:paraId="0766E90F" w14:textId="77777777" w:rsidR="007D2A74" w:rsidRPr="005C7F7F" w:rsidRDefault="007D2A74" w:rsidP="000F471A">
            <w:pPr>
              <w:jc w:val="center"/>
              <w:rPr>
                <w:sz w:val="18"/>
                <w:szCs w:val="18"/>
              </w:rPr>
            </w:pPr>
          </w:p>
        </w:tc>
        <w:tc>
          <w:tcPr>
            <w:tcW w:w="2305" w:type="dxa"/>
            <w:gridSpan w:val="3"/>
            <w:tcBorders>
              <w:bottom w:val="single" w:sz="4" w:space="0" w:color="auto"/>
            </w:tcBorders>
            <w:noWrap/>
          </w:tcPr>
          <w:p w14:paraId="3AE9A632" w14:textId="628B01E1" w:rsidR="007D2A74" w:rsidRDefault="007D2A74" w:rsidP="000F471A">
            <w:pPr>
              <w:jc w:val="center"/>
              <w:rPr>
                <w:sz w:val="18"/>
                <w:szCs w:val="18"/>
              </w:rPr>
            </w:pPr>
            <w:r>
              <w:rPr>
                <w:sz w:val="18"/>
                <w:szCs w:val="18"/>
              </w:rPr>
              <w:t>Type of school</w:t>
            </w:r>
          </w:p>
        </w:tc>
      </w:tr>
      <w:tr w:rsidR="00685699" w:rsidRPr="00A20704" w14:paraId="79D95262" w14:textId="77777777" w:rsidTr="00685699">
        <w:trPr>
          <w:trHeight w:val="300"/>
        </w:trPr>
        <w:tc>
          <w:tcPr>
            <w:tcW w:w="743" w:type="dxa"/>
            <w:tcBorders>
              <w:bottom w:val="single" w:sz="4" w:space="0" w:color="auto"/>
            </w:tcBorders>
            <w:noWrap/>
            <w:hideMark/>
          </w:tcPr>
          <w:p w14:paraId="3B388906" w14:textId="77777777" w:rsidR="00A20704" w:rsidRPr="005C7F7F" w:rsidRDefault="00A20704">
            <w:pPr>
              <w:jc w:val="left"/>
              <w:rPr>
                <w:sz w:val="18"/>
                <w:szCs w:val="18"/>
                <w:lang w:val="es-ES"/>
              </w:rPr>
            </w:pPr>
            <w:r w:rsidRPr="005C7F7F">
              <w:rPr>
                <w:sz w:val="18"/>
                <w:szCs w:val="18"/>
              </w:rPr>
              <w:t> </w:t>
            </w:r>
          </w:p>
        </w:tc>
        <w:tc>
          <w:tcPr>
            <w:tcW w:w="1289" w:type="dxa"/>
            <w:tcBorders>
              <w:top w:val="single" w:sz="4" w:space="0" w:color="auto"/>
              <w:bottom w:val="single" w:sz="4" w:space="0" w:color="auto"/>
              <w:right w:val="single" w:sz="4" w:space="0" w:color="auto"/>
            </w:tcBorders>
            <w:noWrap/>
            <w:vAlign w:val="center"/>
            <w:hideMark/>
          </w:tcPr>
          <w:p w14:paraId="02ED7105" w14:textId="77777777" w:rsidR="00A20704" w:rsidRPr="005C7F7F" w:rsidRDefault="00A20704" w:rsidP="00685699">
            <w:pPr>
              <w:jc w:val="center"/>
              <w:rPr>
                <w:sz w:val="18"/>
                <w:szCs w:val="18"/>
              </w:rPr>
            </w:pPr>
            <w:r w:rsidRPr="005C7F7F">
              <w:rPr>
                <w:sz w:val="18"/>
                <w:szCs w:val="18"/>
              </w:rPr>
              <w:t>Region</w:t>
            </w:r>
          </w:p>
        </w:tc>
        <w:tc>
          <w:tcPr>
            <w:tcW w:w="1484" w:type="dxa"/>
            <w:gridSpan w:val="2"/>
            <w:tcBorders>
              <w:top w:val="single" w:sz="4" w:space="0" w:color="auto"/>
              <w:left w:val="single" w:sz="4" w:space="0" w:color="auto"/>
              <w:bottom w:val="single" w:sz="4" w:space="0" w:color="auto"/>
            </w:tcBorders>
            <w:noWrap/>
            <w:vAlign w:val="center"/>
            <w:hideMark/>
          </w:tcPr>
          <w:p w14:paraId="6A15707B" w14:textId="77777777" w:rsidR="00A20704" w:rsidRPr="005C7F7F" w:rsidRDefault="00A20704" w:rsidP="00685699">
            <w:pPr>
              <w:jc w:val="center"/>
              <w:rPr>
                <w:sz w:val="18"/>
                <w:szCs w:val="18"/>
              </w:rPr>
            </w:pPr>
            <w:r w:rsidRPr="005C7F7F">
              <w:rPr>
                <w:sz w:val="18"/>
                <w:szCs w:val="18"/>
              </w:rPr>
              <w:t>PVSCIE</w:t>
            </w:r>
          </w:p>
        </w:tc>
        <w:tc>
          <w:tcPr>
            <w:tcW w:w="1486" w:type="dxa"/>
            <w:gridSpan w:val="2"/>
            <w:tcBorders>
              <w:top w:val="single" w:sz="4" w:space="0" w:color="auto"/>
              <w:bottom w:val="single" w:sz="4" w:space="0" w:color="auto"/>
            </w:tcBorders>
            <w:noWrap/>
            <w:vAlign w:val="center"/>
            <w:hideMark/>
          </w:tcPr>
          <w:p w14:paraId="53890A35" w14:textId="77777777" w:rsidR="00A20704" w:rsidRPr="005C7F7F" w:rsidRDefault="00A20704" w:rsidP="00685699">
            <w:pPr>
              <w:jc w:val="center"/>
              <w:rPr>
                <w:sz w:val="18"/>
                <w:szCs w:val="18"/>
              </w:rPr>
            </w:pPr>
            <w:r w:rsidRPr="005C7F7F">
              <w:rPr>
                <w:sz w:val="18"/>
                <w:szCs w:val="18"/>
              </w:rPr>
              <w:t>PVMATH</w:t>
            </w:r>
          </w:p>
        </w:tc>
        <w:tc>
          <w:tcPr>
            <w:tcW w:w="1488" w:type="dxa"/>
            <w:gridSpan w:val="2"/>
            <w:tcBorders>
              <w:top w:val="single" w:sz="4" w:space="0" w:color="auto"/>
              <w:bottom w:val="single" w:sz="4" w:space="0" w:color="auto"/>
              <w:right w:val="single" w:sz="4" w:space="0" w:color="auto"/>
            </w:tcBorders>
            <w:noWrap/>
            <w:vAlign w:val="center"/>
            <w:hideMark/>
          </w:tcPr>
          <w:p w14:paraId="4B5976D5" w14:textId="77777777" w:rsidR="00A20704" w:rsidRPr="005C7F7F" w:rsidRDefault="00A20704" w:rsidP="00685699">
            <w:pPr>
              <w:jc w:val="center"/>
              <w:rPr>
                <w:sz w:val="18"/>
                <w:szCs w:val="18"/>
              </w:rPr>
            </w:pPr>
            <w:r w:rsidRPr="005C7F7F">
              <w:rPr>
                <w:sz w:val="18"/>
                <w:szCs w:val="18"/>
              </w:rPr>
              <w:t>PVREAD</w:t>
            </w:r>
          </w:p>
        </w:tc>
        <w:tc>
          <w:tcPr>
            <w:tcW w:w="1412" w:type="dxa"/>
            <w:gridSpan w:val="2"/>
            <w:tcBorders>
              <w:top w:val="single" w:sz="4" w:space="0" w:color="auto"/>
              <w:left w:val="single" w:sz="4" w:space="0" w:color="auto"/>
              <w:bottom w:val="single" w:sz="4" w:space="0" w:color="auto"/>
            </w:tcBorders>
            <w:noWrap/>
            <w:vAlign w:val="center"/>
            <w:hideMark/>
          </w:tcPr>
          <w:p w14:paraId="4230B294" w14:textId="77777777" w:rsidR="00A20704" w:rsidRPr="005C7F7F" w:rsidRDefault="00A20704" w:rsidP="00685699">
            <w:pPr>
              <w:jc w:val="center"/>
              <w:rPr>
                <w:sz w:val="18"/>
                <w:szCs w:val="18"/>
              </w:rPr>
            </w:pPr>
            <w:r w:rsidRPr="005C7F7F">
              <w:rPr>
                <w:sz w:val="18"/>
                <w:szCs w:val="18"/>
              </w:rPr>
              <w:t>ESCS</w:t>
            </w:r>
          </w:p>
        </w:tc>
        <w:tc>
          <w:tcPr>
            <w:tcW w:w="1564" w:type="dxa"/>
            <w:gridSpan w:val="2"/>
            <w:tcBorders>
              <w:top w:val="single" w:sz="4" w:space="0" w:color="auto"/>
              <w:bottom w:val="single" w:sz="4" w:space="0" w:color="auto"/>
            </w:tcBorders>
            <w:noWrap/>
            <w:vAlign w:val="center"/>
            <w:hideMark/>
          </w:tcPr>
          <w:p w14:paraId="613FB281" w14:textId="77777777" w:rsidR="00A20704" w:rsidRPr="005C7F7F" w:rsidRDefault="00A20704" w:rsidP="00685699">
            <w:pPr>
              <w:jc w:val="center"/>
              <w:rPr>
                <w:sz w:val="18"/>
                <w:szCs w:val="18"/>
              </w:rPr>
            </w:pPr>
            <w:r w:rsidRPr="005C7F7F">
              <w:rPr>
                <w:sz w:val="18"/>
                <w:szCs w:val="18"/>
              </w:rPr>
              <w:t>TSRATIO</w:t>
            </w:r>
          </w:p>
        </w:tc>
        <w:tc>
          <w:tcPr>
            <w:tcW w:w="1394" w:type="dxa"/>
            <w:gridSpan w:val="2"/>
            <w:tcBorders>
              <w:top w:val="single" w:sz="4" w:space="0" w:color="auto"/>
              <w:bottom w:val="single" w:sz="4" w:space="0" w:color="auto"/>
              <w:right w:val="single" w:sz="4" w:space="0" w:color="auto"/>
            </w:tcBorders>
            <w:noWrap/>
            <w:vAlign w:val="center"/>
            <w:hideMark/>
          </w:tcPr>
          <w:p w14:paraId="63AFD76D" w14:textId="77777777" w:rsidR="00A20704" w:rsidRPr="005C7F7F" w:rsidRDefault="00A20704" w:rsidP="00685699">
            <w:pPr>
              <w:jc w:val="center"/>
              <w:rPr>
                <w:sz w:val="18"/>
                <w:szCs w:val="18"/>
              </w:rPr>
            </w:pPr>
            <w:r w:rsidRPr="005C7F7F">
              <w:rPr>
                <w:sz w:val="18"/>
                <w:szCs w:val="18"/>
              </w:rPr>
              <w:t>EDUQUAL</w:t>
            </w:r>
          </w:p>
        </w:tc>
        <w:tc>
          <w:tcPr>
            <w:tcW w:w="839" w:type="dxa"/>
            <w:tcBorders>
              <w:top w:val="single" w:sz="4" w:space="0" w:color="auto"/>
              <w:left w:val="single" w:sz="4" w:space="0" w:color="auto"/>
              <w:bottom w:val="single" w:sz="4" w:space="0" w:color="auto"/>
              <w:right w:val="single" w:sz="4" w:space="0" w:color="auto"/>
            </w:tcBorders>
            <w:noWrap/>
            <w:vAlign w:val="center"/>
            <w:hideMark/>
          </w:tcPr>
          <w:p w14:paraId="6BE86542" w14:textId="77777777" w:rsidR="00A20704" w:rsidRPr="005C7F7F" w:rsidRDefault="00A20704" w:rsidP="00685699">
            <w:pPr>
              <w:jc w:val="center"/>
              <w:rPr>
                <w:sz w:val="18"/>
                <w:szCs w:val="18"/>
              </w:rPr>
            </w:pPr>
            <w:r w:rsidRPr="005C7F7F">
              <w:rPr>
                <w:sz w:val="18"/>
                <w:szCs w:val="18"/>
              </w:rPr>
              <w:t>Samples</w:t>
            </w:r>
          </w:p>
        </w:tc>
        <w:tc>
          <w:tcPr>
            <w:tcW w:w="744" w:type="dxa"/>
            <w:tcBorders>
              <w:top w:val="single" w:sz="4" w:space="0" w:color="auto"/>
              <w:left w:val="single" w:sz="4" w:space="0" w:color="auto"/>
              <w:bottom w:val="single" w:sz="4" w:space="0" w:color="auto"/>
            </w:tcBorders>
            <w:noWrap/>
            <w:vAlign w:val="center"/>
            <w:hideMark/>
          </w:tcPr>
          <w:p w14:paraId="4D818E0F" w14:textId="0EA5A2BC" w:rsidR="00A20704" w:rsidRPr="005C7F7F" w:rsidRDefault="005C7F7F" w:rsidP="00685699">
            <w:pPr>
              <w:jc w:val="center"/>
              <w:rPr>
                <w:sz w:val="18"/>
                <w:szCs w:val="18"/>
              </w:rPr>
            </w:pPr>
            <w:r>
              <w:rPr>
                <w:sz w:val="18"/>
                <w:szCs w:val="18"/>
              </w:rPr>
              <w:t>Private</w:t>
            </w:r>
          </w:p>
        </w:tc>
        <w:tc>
          <w:tcPr>
            <w:tcW w:w="756" w:type="dxa"/>
            <w:tcBorders>
              <w:top w:val="single" w:sz="4" w:space="0" w:color="auto"/>
              <w:bottom w:val="single" w:sz="4" w:space="0" w:color="auto"/>
            </w:tcBorders>
            <w:noWrap/>
            <w:vAlign w:val="center"/>
            <w:hideMark/>
          </w:tcPr>
          <w:p w14:paraId="7E33C3AA" w14:textId="05EB3123" w:rsidR="00A20704" w:rsidRPr="005C7F7F" w:rsidRDefault="007D2A74" w:rsidP="00685699">
            <w:pPr>
              <w:jc w:val="center"/>
              <w:rPr>
                <w:sz w:val="18"/>
                <w:szCs w:val="18"/>
              </w:rPr>
            </w:pPr>
            <w:r>
              <w:rPr>
                <w:sz w:val="18"/>
                <w:szCs w:val="18"/>
              </w:rPr>
              <w:t>C</w:t>
            </w:r>
            <w:r w:rsidRPr="007D2A74">
              <w:rPr>
                <w:sz w:val="18"/>
                <w:szCs w:val="18"/>
              </w:rPr>
              <w:t>harter</w:t>
            </w:r>
          </w:p>
        </w:tc>
        <w:tc>
          <w:tcPr>
            <w:tcW w:w="805" w:type="dxa"/>
            <w:tcBorders>
              <w:top w:val="single" w:sz="4" w:space="0" w:color="auto"/>
              <w:bottom w:val="single" w:sz="4" w:space="0" w:color="auto"/>
            </w:tcBorders>
            <w:noWrap/>
            <w:vAlign w:val="center"/>
            <w:hideMark/>
          </w:tcPr>
          <w:p w14:paraId="22E65861" w14:textId="459A70F6" w:rsidR="00A20704" w:rsidRPr="005C7F7F" w:rsidRDefault="007D2A74" w:rsidP="00685699">
            <w:pPr>
              <w:jc w:val="center"/>
              <w:rPr>
                <w:sz w:val="18"/>
                <w:szCs w:val="18"/>
              </w:rPr>
            </w:pPr>
            <w:r>
              <w:rPr>
                <w:sz w:val="18"/>
                <w:szCs w:val="18"/>
              </w:rPr>
              <w:t>Public</w:t>
            </w:r>
          </w:p>
        </w:tc>
      </w:tr>
      <w:tr w:rsidR="00685699" w:rsidRPr="00A20704" w14:paraId="57E4B4D5" w14:textId="77777777" w:rsidTr="00685699">
        <w:trPr>
          <w:trHeight w:val="300"/>
        </w:trPr>
        <w:tc>
          <w:tcPr>
            <w:tcW w:w="743" w:type="dxa"/>
            <w:tcBorders>
              <w:top w:val="single" w:sz="4" w:space="0" w:color="auto"/>
            </w:tcBorders>
            <w:noWrap/>
            <w:hideMark/>
          </w:tcPr>
          <w:p w14:paraId="213A6EF1" w14:textId="77777777" w:rsidR="00A20704" w:rsidRPr="005C7F7F" w:rsidRDefault="00A20704" w:rsidP="006A7E58">
            <w:pPr>
              <w:jc w:val="center"/>
              <w:rPr>
                <w:sz w:val="18"/>
                <w:szCs w:val="18"/>
              </w:rPr>
            </w:pPr>
            <w:r w:rsidRPr="005C7F7F">
              <w:rPr>
                <w:sz w:val="18"/>
                <w:szCs w:val="18"/>
              </w:rPr>
              <w:t>1</w:t>
            </w:r>
          </w:p>
        </w:tc>
        <w:tc>
          <w:tcPr>
            <w:tcW w:w="1289" w:type="dxa"/>
            <w:tcBorders>
              <w:top w:val="single" w:sz="4" w:space="0" w:color="auto"/>
              <w:right w:val="single" w:sz="4" w:space="0" w:color="auto"/>
            </w:tcBorders>
            <w:noWrap/>
            <w:hideMark/>
          </w:tcPr>
          <w:p w14:paraId="59BED869" w14:textId="77777777" w:rsidR="00A20704" w:rsidRPr="005C7F7F" w:rsidRDefault="00A20704" w:rsidP="00A20704">
            <w:pPr>
              <w:jc w:val="left"/>
              <w:rPr>
                <w:sz w:val="18"/>
                <w:szCs w:val="18"/>
              </w:rPr>
            </w:pPr>
            <w:r w:rsidRPr="005C7F7F">
              <w:rPr>
                <w:sz w:val="18"/>
                <w:szCs w:val="18"/>
              </w:rPr>
              <w:t>Andalusia</w:t>
            </w:r>
          </w:p>
        </w:tc>
        <w:tc>
          <w:tcPr>
            <w:tcW w:w="731" w:type="dxa"/>
            <w:tcBorders>
              <w:top w:val="single" w:sz="4" w:space="0" w:color="auto"/>
              <w:left w:val="single" w:sz="4" w:space="0" w:color="auto"/>
            </w:tcBorders>
            <w:noWrap/>
            <w:hideMark/>
          </w:tcPr>
          <w:p w14:paraId="09810B37" w14:textId="77777777" w:rsidR="00A20704" w:rsidRPr="005C7F7F" w:rsidRDefault="00A20704" w:rsidP="00A20704">
            <w:pPr>
              <w:jc w:val="left"/>
              <w:rPr>
                <w:sz w:val="18"/>
                <w:szCs w:val="18"/>
              </w:rPr>
            </w:pPr>
            <w:r w:rsidRPr="005C7F7F">
              <w:rPr>
                <w:sz w:val="18"/>
                <w:szCs w:val="18"/>
              </w:rPr>
              <w:t>469,45</w:t>
            </w:r>
          </w:p>
        </w:tc>
        <w:tc>
          <w:tcPr>
            <w:tcW w:w="753" w:type="dxa"/>
            <w:tcBorders>
              <w:top w:val="single" w:sz="4" w:space="0" w:color="auto"/>
            </w:tcBorders>
            <w:noWrap/>
            <w:hideMark/>
          </w:tcPr>
          <w:p w14:paraId="3697F301" w14:textId="77777777" w:rsidR="00A20704" w:rsidRPr="005C7F7F" w:rsidRDefault="00A20704" w:rsidP="006A7E58">
            <w:pPr>
              <w:jc w:val="center"/>
              <w:rPr>
                <w:sz w:val="18"/>
                <w:szCs w:val="18"/>
              </w:rPr>
            </w:pPr>
            <w:r w:rsidRPr="005C7F7F">
              <w:rPr>
                <w:sz w:val="18"/>
                <w:szCs w:val="18"/>
              </w:rPr>
              <w:t>(33,27)</w:t>
            </w:r>
          </w:p>
        </w:tc>
        <w:tc>
          <w:tcPr>
            <w:tcW w:w="731" w:type="dxa"/>
            <w:tcBorders>
              <w:top w:val="single" w:sz="4" w:space="0" w:color="auto"/>
            </w:tcBorders>
            <w:noWrap/>
            <w:hideMark/>
          </w:tcPr>
          <w:p w14:paraId="7E5245C6" w14:textId="77777777" w:rsidR="00A20704" w:rsidRPr="005C7F7F" w:rsidRDefault="00A20704" w:rsidP="006A7E58">
            <w:pPr>
              <w:jc w:val="center"/>
              <w:rPr>
                <w:sz w:val="18"/>
                <w:szCs w:val="18"/>
              </w:rPr>
            </w:pPr>
            <w:r w:rsidRPr="005C7F7F">
              <w:rPr>
                <w:sz w:val="18"/>
                <w:szCs w:val="18"/>
              </w:rPr>
              <w:t>466,20</w:t>
            </w:r>
          </w:p>
        </w:tc>
        <w:tc>
          <w:tcPr>
            <w:tcW w:w="755" w:type="dxa"/>
            <w:tcBorders>
              <w:top w:val="single" w:sz="4" w:space="0" w:color="auto"/>
            </w:tcBorders>
            <w:noWrap/>
            <w:hideMark/>
          </w:tcPr>
          <w:p w14:paraId="354BCA05" w14:textId="77777777" w:rsidR="00A20704" w:rsidRPr="005C7F7F" w:rsidRDefault="00A20704" w:rsidP="006A7E58">
            <w:pPr>
              <w:jc w:val="center"/>
              <w:rPr>
                <w:sz w:val="18"/>
                <w:szCs w:val="18"/>
              </w:rPr>
            </w:pPr>
            <w:r w:rsidRPr="005C7F7F">
              <w:rPr>
                <w:sz w:val="18"/>
                <w:szCs w:val="18"/>
              </w:rPr>
              <w:t>(30,17)</w:t>
            </w:r>
          </w:p>
        </w:tc>
        <w:tc>
          <w:tcPr>
            <w:tcW w:w="733" w:type="dxa"/>
            <w:tcBorders>
              <w:top w:val="single" w:sz="4" w:space="0" w:color="auto"/>
            </w:tcBorders>
            <w:noWrap/>
            <w:hideMark/>
          </w:tcPr>
          <w:p w14:paraId="3791FCDB" w14:textId="77777777" w:rsidR="00A20704" w:rsidRPr="005C7F7F" w:rsidRDefault="00A20704" w:rsidP="006A7E58">
            <w:pPr>
              <w:jc w:val="center"/>
              <w:rPr>
                <w:sz w:val="18"/>
                <w:szCs w:val="18"/>
              </w:rPr>
            </w:pPr>
            <w:r w:rsidRPr="005C7F7F">
              <w:rPr>
                <w:sz w:val="18"/>
                <w:szCs w:val="18"/>
              </w:rPr>
              <w:t>464,93</w:t>
            </w:r>
          </w:p>
        </w:tc>
        <w:tc>
          <w:tcPr>
            <w:tcW w:w="755" w:type="dxa"/>
            <w:tcBorders>
              <w:top w:val="single" w:sz="4" w:space="0" w:color="auto"/>
              <w:right w:val="single" w:sz="4" w:space="0" w:color="auto"/>
            </w:tcBorders>
            <w:noWrap/>
            <w:hideMark/>
          </w:tcPr>
          <w:p w14:paraId="769E2BA2" w14:textId="77777777" w:rsidR="00A20704" w:rsidRPr="005C7F7F" w:rsidRDefault="00A20704" w:rsidP="006A7E58">
            <w:pPr>
              <w:jc w:val="center"/>
              <w:rPr>
                <w:sz w:val="18"/>
                <w:szCs w:val="18"/>
              </w:rPr>
            </w:pPr>
            <w:r w:rsidRPr="005C7F7F">
              <w:rPr>
                <w:sz w:val="18"/>
                <w:szCs w:val="18"/>
              </w:rPr>
              <w:t>(39,21)</w:t>
            </w:r>
          </w:p>
        </w:tc>
        <w:tc>
          <w:tcPr>
            <w:tcW w:w="657" w:type="dxa"/>
            <w:tcBorders>
              <w:top w:val="single" w:sz="4" w:space="0" w:color="auto"/>
              <w:left w:val="single" w:sz="4" w:space="0" w:color="auto"/>
            </w:tcBorders>
            <w:noWrap/>
            <w:hideMark/>
          </w:tcPr>
          <w:p w14:paraId="2CFCCA08" w14:textId="77777777" w:rsidR="00A20704" w:rsidRPr="005C7F7F" w:rsidRDefault="00A20704" w:rsidP="006A7E58">
            <w:pPr>
              <w:jc w:val="center"/>
              <w:rPr>
                <w:sz w:val="18"/>
                <w:szCs w:val="18"/>
              </w:rPr>
            </w:pPr>
            <w:r w:rsidRPr="005C7F7F">
              <w:rPr>
                <w:sz w:val="18"/>
                <w:szCs w:val="18"/>
              </w:rPr>
              <w:t>2,53</w:t>
            </w:r>
          </w:p>
        </w:tc>
        <w:tc>
          <w:tcPr>
            <w:tcW w:w="755" w:type="dxa"/>
            <w:tcBorders>
              <w:top w:val="single" w:sz="4" w:space="0" w:color="auto"/>
            </w:tcBorders>
            <w:noWrap/>
            <w:hideMark/>
          </w:tcPr>
          <w:p w14:paraId="78DF6933" w14:textId="77777777" w:rsidR="00A20704" w:rsidRPr="005C7F7F" w:rsidRDefault="00A20704" w:rsidP="006A7E58">
            <w:pPr>
              <w:jc w:val="center"/>
              <w:rPr>
                <w:sz w:val="18"/>
                <w:szCs w:val="18"/>
              </w:rPr>
            </w:pPr>
            <w:r w:rsidRPr="005C7F7F">
              <w:rPr>
                <w:sz w:val="18"/>
                <w:szCs w:val="18"/>
              </w:rPr>
              <w:t>(0,52)</w:t>
            </w:r>
          </w:p>
        </w:tc>
        <w:tc>
          <w:tcPr>
            <w:tcW w:w="749" w:type="dxa"/>
            <w:tcBorders>
              <w:top w:val="single" w:sz="4" w:space="0" w:color="auto"/>
            </w:tcBorders>
            <w:noWrap/>
            <w:hideMark/>
          </w:tcPr>
          <w:p w14:paraId="2DD3B0A1" w14:textId="77777777" w:rsidR="00A20704" w:rsidRPr="005C7F7F" w:rsidRDefault="00A20704" w:rsidP="006A7E58">
            <w:pPr>
              <w:jc w:val="center"/>
              <w:rPr>
                <w:sz w:val="18"/>
                <w:szCs w:val="18"/>
              </w:rPr>
            </w:pPr>
            <w:r w:rsidRPr="005C7F7F">
              <w:rPr>
                <w:sz w:val="18"/>
                <w:szCs w:val="18"/>
              </w:rPr>
              <w:t>10,16</w:t>
            </w:r>
          </w:p>
        </w:tc>
        <w:tc>
          <w:tcPr>
            <w:tcW w:w="815" w:type="dxa"/>
            <w:tcBorders>
              <w:top w:val="single" w:sz="4" w:space="0" w:color="auto"/>
            </w:tcBorders>
            <w:noWrap/>
            <w:hideMark/>
          </w:tcPr>
          <w:p w14:paraId="2D2BE7EE" w14:textId="77777777" w:rsidR="00A20704" w:rsidRPr="005C7F7F" w:rsidRDefault="00A20704" w:rsidP="006A7E58">
            <w:pPr>
              <w:jc w:val="center"/>
              <w:rPr>
                <w:sz w:val="18"/>
                <w:szCs w:val="18"/>
              </w:rPr>
            </w:pPr>
            <w:r w:rsidRPr="005C7F7F">
              <w:rPr>
                <w:sz w:val="18"/>
                <w:szCs w:val="18"/>
              </w:rPr>
              <w:t>(13,28)</w:t>
            </w:r>
          </w:p>
        </w:tc>
        <w:tc>
          <w:tcPr>
            <w:tcW w:w="657" w:type="dxa"/>
            <w:tcBorders>
              <w:top w:val="single" w:sz="4" w:space="0" w:color="auto"/>
            </w:tcBorders>
            <w:noWrap/>
            <w:hideMark/>
          </w:tcPr>
          <w:p w14:paraId="086D6E54" w14:textId="77777777" w:rsidR="00A20704" w:rsidRPr="005C7F7F" w:rsidRDefault="00A20704" w:rsidP="006A7E58">
            <w:pPr>
              <w:jc w:val="center"/>
              <w:rPr>
                <w:sz w:val="18"/>
                <w:szCs w:val="18"/>
              </w:rPr>
            </w:pPr>
            <w:r w:rsidRPr="005C7F7F">
              <w:rPr>
                <w:sz w:val="18"/>
                <w:szCs w:val="18"/>
              </w:rPr>
              <w:t>3,43</w:t>
            </w:r>
          </w:p>
        </w:tc>
        <w:tc>
          <w:tcPr>
            <w:tcW w:w="737" w:type="dxa"/>
            <w:tcBorders>
              <w:top w:val="single" w:sz="4" w:space="0" w:color="auto"/>
              <w:right w:val="single" w:sz="4" w:space="0" w:color="auto"/>
            </w:tcBorders>
            <w:noWrap/>
            <w:hideMark/>
          </w:tcPr>
          <w:p w14:paraId="692E5053" w14:textId="77777777" w:rsidR="00A20704" w:rsidRPr="005C7F7F" w:rsidRDefault="00A20704" w:rsidP="006A7E58">
            <w:pPr>
              <w:jc w:val="center"/>
              <w:rPr>
                <w:sz w:val="18"/>
                <w:szCs w:val="18"/>
              </w:rPr>
            </w:pPr>
            <w:r w:rsidRPr="005C7F7F">
              <w:rPr>
                <w:sz w:val="18"/>
                <w:szCs w:val="18"/>
              </w:rPr>
              <w:t>(1,12)</w:t>
            </w:r>
          </w:p>
        </w:tc>
        <w:tc>
          <w:tcPr>
            <w:tcW w:w="839" w:type="dxa"/>
            <w:tcBorders>
              <w:top w:val="single" w:sz="4" w:space="0" w:color="auto"/>
              <w:left w:val="single" w:sz="4" w:space="0" w:color="auto"/>
              <w:right w:val="single" w:sz="4" w:space="0" w:color="auto"/>
            </w:tcBorders>
            <w:noWrap/>
            <w:hideMark/>
          </w:tcPr>
          <w:p w14:paraId="30CC68C1" w14:textId="77777777" w:rsidR="00A20704" w:rsidRPr="005C7F7F" w:rsidRDefault="00A20704" w:rsidP="006A7E58">
            <w:pPr>
              <w:jc w:val="center"/>
              <w:rPr>
                <w:sz w:val="18"/>
                <w:szCs w:val="18"/>
              </w:rPr>
            </w:pPr>
            <w:r w:rsidRPr="005C7F7F">
              <w:rPr>
                <w:sz w:val="18"/>
                <w:szCs w:val="18"/>
              </w:rPr>
              <w:t>49</w:t>
            </w:r>
          </w:p>
        </w:tc>
        <w:tc>
          <w:tcPr>
            <w:tcW w:w="744" w:type="dxa"/>
            <w:tcBorders>
              <w:top w:val="single" w:sz="4" w:space="0" w:color="auto"/>
              <w:left w:val="single" w:sz="4" w:space="0" w:color="auto"/>
            </w:tcBorders>
            <w:noWrap/>
            <w:hideMark/>
          </w:tcPr>
          <w:p w14:paraId="2CDB7D78" w14:textId="77777777" w:rsidR="00A20704" w:rsidRPr="005C7F7F" w:rsidRDefault="00A20704" w:rsidP="006A7E58">
            <w:pPr>
              <w:jc w:val="center"/>
              <w:rPr>
                <w:sz w:val="18"/>
                <w:szCs w:val="18"/>
              </w:rPr>
            </w:pPr>
            <w:r w:rsidRPr="005C7F7F">
              <w:rPr>
                <w:sz w:val="18"/>
                <w:szCs w:val="18"/>
              </w:rPr>
              <w:t>0</w:t>
            </w:r>
          </w:p>
        </w:tc>
        <w:tc>
          <w:tcPr>
            <w:tcW w:w="756" w:type="dxa"/>
            <w:tcBorders>
              <w:top w:val="single" w:sz="4" w:space="0" w:color="auto"/>
            </w:tcBorders>
            <w:noWrap/>
            <w:hideMark/>
          </w:tcPr>
          <w:p w14:paraId="7B6937C3" w14:textId="77777777" w:rsidR="00A20704" w:rsidRPr="005C7F7F" w:rsidRDefault="00A20704" w:rsidP="006A7E58">
            <w:pPr>
              <w:jc w:val="center"/>
              <w:rPr>
                <w:sz w:val="18"/>
                <w:szCs w:val="18"/>
              </w:rPr>
            </w:pPr>
            <w:r w:rsidRPr="005C7F7F">
              <w:rPr>
                <w:sz w:val="18"/>
                <w:szCs w:val="18"/>
              </w:rPr>
              <w:t>10</w:t>
            </w:r>
          </w:p>
        </w:tc>
        <w:tc>
          <w:tcPr>
            <w:tcW w:w="805" w:type="dxa"/>
            <w:tcBorders>
              <w:top w:val="single" w:sz="4" w:space="0" w:color="auto"/>
            </w:tcBorders>
            <w:noWrap/>
            <w:hideMark/>
          </w:tcPr>
          <w:p w14:paraId="0E8D2582" w14:textId="77777777" w:rsidR="00A20704" w:rsidRPr="005C7F7F" w:rsidRDefault="00A20704" w:rsidP="006A7E58">
            <w:pPr>
              <w:jc w:val="center"/>
              <w:rPr>
                <w:sz w:val="18"/>
                <w:szCs w:val="18"/>
              </w:rPr>
            </w:pPr>
            <w:r w:rsidRPr="005C7F7F">
              <w:rPr>
                <w:sz w:val="18"/>
                <w:szCs w:val="18"/>
              </w:rPr>
              <w:t>39</w:t>
            </w:r>
          </w:p>
        </w:tc>
      </w:tr>
      <w:tr w:rsidR="007D2A74" w:rsidRPr="00A20704" w14:paraId="025D0671" w14:textId="77777777" w:rsidTr="00685699">
        <w:trPr>
          <w:trHeight w:val="300"/>
        </w:trPr>
        <w:tc>
          <w:tcPr>
            <w:tcW w:w="743" w:type="dxa"/>
            <w:noWrap/>
            <w:hideMark/>
          </w:tcPr>
          <w:p w14:paraId="7BFA2997" w14:textId="77777777" w:rsidR="00A20704" w:rsidRPr="005C7F7F" w:rsidRDefault="00A20704" w:rsidP="006A7E58">
            <w:pPr>
              <w:jc w:val="center"/>
              <w:rPr>
                <w:sz w:val="18"/>
                <w:szCs w:val="18"/>
              </w:rPr>
            </w:pPr>
            <w:r w:rsidRPr="005C7F7F">
              <w:rPr>
                <w:sz w:val="18"/>
                <w:szCs w:val="18"/>
              </w:rPr>
              <w:t>2</w:t>
            </w:r>
          </w:p>
        </w:tc>
        <w:tc>
          <w:tcPr>
            <w:tcW w:w="1289" w:type="dxa"/>
            <w:tcBorders>
              <w:right w:val="single" w:sz="4" w:space="0" w:color="auto"/>
            </w:tcBorders>
            <w:noWrap/>
            <w:hideMark/>
          </w:tcPr>
          <w:p w14:paraId="471A7A5E" w14:textId="77777777" w:rsidR="00A20704" w:rsidRPr="005C7F7F" w:rsidRDefault="00A20704" w:rsidP="00A20704">
            <w:pPr>
              <w:jc w:val="left"/>
              <w:rPr>
                <w:sz w:val="18"/>
                <w:szCs w:val="18"/>
              </w:rPr>
            </w:pPr>
            <w:r w:rsidRPr="005C7F7F">
              <w:rPr>
                <w:sz w:val="18"/>
                <w:szCs w:val="18"/>
              </w:rPr>
              <w:t>Aragon</w:t>
            </w:r>
          </w:p>
        </w:tc>
        <w:tc>
          <w:tcPr>
            <w:tcW w:w="731" w:type="dxa"/>
            <w:tcBorders>
              <w:left w:val="single" w:sz="4" w:space="0" w:color="auto"/>
            </w:tcBorders>
            <w:noWrap/>
            <w:hideMark/>
          </w:tcPr>
          <w:p w14:paraId="5DD5535F" w14:textId="77777777" w:rsidR="00A20704" w:rsidRPr="005C7F7F" w:rsidRDefault="00A20704" w:rsidP="00A20704">
            <w:pPr>
              <w:jc w:val="left"/>
              <w:rPr>
                <w:sz w:val="18"/>
                <w:szCs w:val="18"/>
              </w:rPr>
            </w:pPr>
            <w:r w:rsidRPr="005C7F7F">
              <w:rPr>
                <w:sz w:val="18"/>
                <w:szCs w:val="18"/>
              </w:rPr>
              <w:t>493,11</w:t>
            </w:r>
          </w:p>
        </w:tc>
        <w:tc>
          <w:tcPr>
            <w:tcW w:w="753" w:type="dxa"/>
            <w:noWrap/>
            <w:hideMark/>
          </w:tcPr>
          <w:p w14:paraId="5BEC3A94" w14:textId="77777777" w:rsidR="00A20704" w:rsidRPr="005C7F7F" w:rsidRDefault="00A20704" w:rsidP="006A7E58">
            <w:pPr>
              <w:jc w:val="center"/>
              <w:rPr>
                <w:sz w:val="18"/>
                <w:szCs w:val="18"/>
              </w:rPr>
            </w:pPr>
            <w:r w:rsidRPr="005C7F7F">
              <w:rPr>
                <w:sz w:val="18"/>
                <w:szCs w:val="18"/>
              </w:rPr>
              <w:t>(29,1)</w:t>
            </w:r>
          </w:p>
        </w:tc>
        <w:tc>
          <w:tcPr>
            <w:tcW w:w="731" w:type="dxa"/>
            <w:noWrap/>
            <w:hideMark/>
          </w:tcPr>
          <w:p w14:paraId="10901C28" w14:textId="77777777" w:rsidR="00A20704" w:rsidRPr="005C7F7F" w:rsidRDefault="00A20704" w:rsidP="006A7E58">
            <w:pPr>
              <w:jc w:val="center"/>
              <w:rPr>
                <w:sz w:val="18"/>
                <w:szCs w:val="18"/>
              </w:rPr>
            </w:pPr>
            <w:r w:rsidRPr="005C7F7F">
              <w:rPr>
                <w:sz w:val="18"/>
                <w:szCs w:val="18"/>
              </w:rPr>
              <w:t>496,02</w:t>
            </w:r>
          </w:p>
        </w:tc>
        <w:tc>
          <w:tcPr>
            <w:tcW w:w="755" w:type="dxa"/>
            <w:noWrap/>
            <w:hideMark/>
          </w:tcPr>
          <w:p w14:paraId="0394DC96" w14:textId="77777777" w:rsidR="00A20704" w:rsidRPr="005C7F7F" w:rsidRDefault="00A20704" w:rsidP="006A7E58">
            <w:pPr>
              <w:jc w:val="center"/>
              <w:rPr>
                <w:sz w:val="18"/>
                <w:szCs w:val="18"/>
              </w:rPr>
            </w:pPr>
            <w:r w:rsidRPr="005C7F7F">
              <w:rPr>
                <w:sz w:val="18"/>
                <w:szCs w:val="18"/>
              </w:rPr>
              <w:t>(29,85)</w:t>
            </w:r>
          </w:p>
        </w:tc>
        <w:tc>
          <w:tcPr>
            <w:tcW w:w="733" w:type="dxa"/>
            <w:noWrap/>
            <w:hideMark/>
          </w:tcPr>
          <w:p w14:paraId="00DF26DC" w14:textId="77777777" w:rsidR="00A20704" w:rsidRPr="005C7F7F" w:rsidRDefault="00A20704" w:rsidP="006A7E58">
            <w:pPr>
              <w:jc w:val="center"/>
              <w:rPr>
                <w:sz w:val="18"/>
                <w:szCs w:val="18"/>
              </w:rPr>
            </w:pPr>
            <w:r w:rsidRPr="005C7F7F">
              <w:rPr>
                <w:sz w:val="18"/>
                <w:szCs w:val="18"/>
              </w:rPr>
              <w:t>489,20</w:t>
            </w:r>
          </w:p>
        </w:tc>
        <w:tc>
          <w:tcPr>
            <w:tcW w:w="755" w:type="dxa"/>
            <w:tcBorders>
              <w:right w:val="single" w:sz="4" w:space="0" w:color="auto"/>
            </w:tcBorders>
            <w:noWrap/>
            <w:hideMark/>
          </w:tcPr>
          <w:p w14:paraId="0BE27A86" w14:textId="77777777" w:rsidR="00A20704" w:rsidRPr="005C7F7F" w:rsidRDefault="00A20704" w:rsidP="006A7E58">
            <w:pPr>
              <w:jc w:val="center"/>
              <w:rPr>
                <w:sz w:val="18"/>
                <w:szCs w:val="18"/>
              </w:rPr>
            </w:pPr>
            <w:r w:rsidRPr="005C7F7F">
              <w:rPr>
                <w:sz w:val="18"/>
                <w:szCs w:val="18"/>
              </w:rPr>
              <w:t>(34)</w:t>
            </w:r>
          </w:p>
        </w:tc>
        <w:tc>
          <w:tcPr>
            <w:tcW w:w="657" w:type="dxa"/>
            <w:tcBorders>
              <w:left w:val="single" w:sz="4" w:space="0" w:color="auto"/>
            </w:tcBorders>
            <w:noWrap/>
            <w:hideMark/>
          </w:tcPr>
          <w:p w14:paraId="0A832DCB" w14:textId="77777777" w:rsidR="00A20704" w:rsidRPr="005C7F7F" w:rsidRDefault="00A20704" w:rsidP="006A7E58">
            <w:pPr>
              <w:jc w:val="center"/>
              <w:rPr>
                <w:sz w:val="18"/>
                <w:szCs w:val="18"/>
              </w:rPr>
            </w:pPr>
            <w:r w:rsidRPr="005C7F7F">
              <w:rPr>
                <w:sz w:val="18"/>
                <w:szCs w:val="18"/>
              </w:rPr>
              <w:t>2,90</w:t>
            </w:r>
          </w:p>
        </w:tc>
        <w:tc>
          <w:tcPr>
            <w:tcW w:w="755" w:type="dxa"/>
            <w:noWrap/>
            <w:hideMark/>
          </w:tcPr>
          <w:p w14:paraId="65806BD2" w14:textId="77777777" w:rsidR="00A20704" w:rsidRPr="005C7F7F" w:rsidRDefault="00A20704" w:rsidP="006A7E58">
            <w:pPr>
              <w:jc w:val="center"/>
              <w:rPr>
                <w:sz w:val="18"/>
                <w:szCs w:val="18"/>
              </w:rPr>
            </w:pPr>
            <w:r w:rsidRPr="005C7F7F">
              <w:rPr>
                <w:sz w:val="18"/>
                <w:szCs w:val="18"/>
              </w:rPr>
              <w:t>(0,41)</w:t>
            </w:r>
          </w:p>
        </w:tc>
        <w:tc>
          <w:tcPr>
            <w:tcW w:w="749" w:type="dxa"/>
            <w:noWrap/>
            <w:hideMark/>
          </w:tcPr>
          <w:p w14:paraId="0AB539C9" w14:textId="77777777" w:rsidR="00A20704" w:rsidRPr="005C7F7F" w:rsidRDefault="00A20704" w:rsidP="006A7E58">
            <w:pPr>
              <w:jc w:val="center"/>
              <w:rPr>
                <w:sz w:val="18"/>
                <w:szCs w:val="18"/>
              </w:rPr>
            </w:pPr>
            <w:r w:rsidRPr="005C7F7F">
              <w:rPr>
                <w:sz w:val="18"/>
                <w:szCs w:val="18"/>
              </w:rPr>
              <w:t>10,90</w:t>
            </w:r>
          </w:p>
        </w:tc>
        <w:tc>
          <w:tcPr>
            <w:tcW w:w="815" w:type="dxa"/>
            <w:noWrap/>
            <w:hideMark/>
          </w:tcPr>
          <w:p w14:paraId="657691C2" w14:textId="77777777" w:rsidR="00A20704" w:rsidRPr="005C7F7F" w:rsidRDefault="00A20704" w:rsidP="006A7E58">
            <w:pPr>
              <w:jc w:val="center"/>
              <w:rPr>
                <w:sz w:val="18"/>
                <w:szCs w:val="18"/>
              </w:rPr>
            </w:pPr>
            <w:r w:rsidRPr="005C7F7F">
              <w:rPr>
                <w:sz w:val="18"/>
                <w:szCs w:val="18"/>
              </w:rPr>
              <w:t>(13,25)</w:t>
            </w:r>
          </w:p>
        </w:tc>
        <w:tc>
          <w:tcPr>
            <w:tcW w:w="657" w:type="dxa"/>
            <w:noWrap/>
            <w:hideMark/>
          </w:tcPr>
          <w:p w14:paraId="10C2B318" w14:textId="77777777" w:rsidR="00A20704" w:rsidRPr="005C7F7F" w:rsidRDefault="00A20704" w:rsidP="006A7E58">
            <w:pPr>
              <w:jc w:val="center"/>
              <w:rPr>
                <w:sz w:val="18"/>
                <w:szCs w:val="18"/>
              </w:rPr>
            </w:pPr>
            <w:r w:rsidRPr="005C7F7F">
              <w:rPr>
                <w:sz w:val="18"/>
                <w:szCs w:val="18"/>
              </w:rPr>
              <w:t>3,87</w:t>
            </w:r>
          </w:p>
        </w:tc>
        <w:tc>
          <w:tcPr>
            <w:tcW w:w="737" w:type="dxa"/>
            <w:tcBorders>
              <w:right w:val="single" w:sz="4" w:space="0" w:color="auto"/>
            </w:tcBorders>
            <w:noWrap/>
            <w:hideMark/>
          </w:tcPr>
          <w:p w14:paraId="185D5D9D" w14:textId="77777777" w:rsidR="00A20704" w:rsidRPr="005C7F7F" w:rsidRDefault="00A20704" w:rsidP="006A7E58">
            <w:pPr>
              <w:jc w:val="center"/>
              <w:rPr>
                <w:sz w:val="18"/>
                <w:szCs w:val="18"/>
              </w:rPr>
            </w:pPr>
            <w:r w:rsidRPr="005C7F7F">
              <w:rPr>
                <w:sz w:val="18"/>
                <w:szCs w:val="18"/>
              </w:rPr>
              <w:t>(1,1)</w:t>
            </w:r>
          </w:p>
        </w:tc>
        <w:tc>
          <w:tcPr>
            <w:tcW w:w="839" w:type="dxa"/>
            <w:tcBorders>
              <w:left w:val="single" w:sz="4" w:space="0" w:color="auto"/>
              <w:right w:val="single" w:sz="4" w:space="0" w:color="auto"/>
            </w:tcBorders>
            <w:noWrap/>
            <w:hideMark/>
          </w:tcPr>
          <w:p w14:paraId="50DD04DC"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4A1047EF" w14:textId="77777777" w:rsidR="00A20704" w:rsidRPr="005C7F7F" w:rsidRDefault="00A20704" w:rsidP="006A7E58">
            <w:pPr>
              <w:jc w:val="center"/>
              <w:rPr>
                <w:sz w:val="18"/>
                <w:szCs w:val="18"/>
              </w:rPr>
            </w:pPr>
            <w:r w:rsidRPr="005C7F7F">
              <w:rPr>
                <w:sz w:val="18"/>
                <w:szCs w:val="18"/>
              </w:rPr>
              <w:t>4</w:t>
            </w:r>
          </w:p>
        </w:tc>
        <w:tc>
          <w:tcPr>
            <w:tcW w:w="756" w:type="dxa"/>
            <w:noWrap/>
            <w:hideMark/>
          </w:tcPr>
          <w:p w14:paraId="6DA477C2" w14:textId="77777777" w:rsidR="00A20704" w:rsidRPr="005C7F7F" w:rsidRDefault="00A20704" w:rsidP="006A7E58">
            <w:pPr>
              <w:jc w:val="center"/>
              <w:rPr>
                <w:sz w:val="18"/>
                <w:szCs w:val="18"/>
              </w:rPr>
            </w:pPr>
            <w:r w:rsidRPr="005C7F7F">
              <w:rPr>
                <w:sz w:val="18"/>
                <w:szCs w:val="18"/>
              </w:rPr>
              <w:t>14</w:t>
            </w:r>
          </w:p>
        </w:tc>
        <w:tc>
          <w:tcPr>
            <w:tcW w:w="805" w:type="dxa"/>
            <w:noWrap/>
            <w:hideMark/>
          </w:tcPr>
          <w:p w14:paraId="599348CF" w14:textId="77777777" w:rsidR="00A20704" w:rsidRPr="005C7F7F" w:rsidRDefault="00A20704" w:rsidP="006A7E58">
            <w:pPr>
              <w:jc w:val="center"/>
              <w:rPr>
                <w:sz w:val="18"/>
                <w:szCs w:val="18"/>
              </w:rPr>
            </w:pPr>
            <w:r w:rsidRPr="005C7F7F">
              <w:rPr>
                <w:sz w:val="18"/>
                <w:szCs w:val="18"/>
              </w:rPr>
              <w:t>32</w:t>
            </w:r>
          </w:p>
        </w:tc>
      </w:tr>
      <w:tr w:rsidR="007D2A74" w:rsidRPr="00A20704" w14:paraId="4E3FBD7C" w14:textId="77777777" w:rsidTr="00685699">
        <w:trPr>
          <w:trHeight w:val="300"/>
        </w:trPr>
        <w:tc>
          <w:tcPr>
            <w:tcW w:w="743" w:type="dxa"/>
            <w:noWrap/>
            <w:hideMark/>
          </w:tcPr>
          <w:p w14:paraId="45CCDD57" w14:textId="77777777" w:rsidR="00A20704" w:rsidRPr="005C7F7F" w:rsidRDefault="00A20704" w:rsidP="006A7E58">
            <w:pPr>
              <w:jc w:val="center"/>
              <w:rPr>
                <w:sz w:val="18"/>
                <w:szCs w:val="18"/>
              </w:rPr>
            </w:pPr>
            <w:r w:rsidRPr="005C7F7F">
              <w:rPr>
                <w:sz w:val="18"/>
                <w:szCs w:val="18"/>
              </w:rPr>
              <w:t>3</w:t>
            </w:r>
          </w:p>
        </w:tc>
        <w:tc>
          <w:tcPr>
            <w:tcW w:w="1289" w:type="dxa"/>
            <w:tcBorders>
              <w:right w:val="single" w:sz="4" w:space="0" w:color="auto"/>
            </w:tcBorders>
            <w:noWrap/>
            <w:hideMark/>
          </w:tcPr>
          <w:p w14:paraId="5F54269A" w14:textId="77777777" w:rsidR="00A20704" w:rsidRPr="005C7F7F" w:rsidRDefault="00A20704" w:rsidP="00A20704">
            <w:pPr>
              <w:jc w:val="left"/>
              <w:rPr>
                <w:sz w:val="18"/>
                <w:szCs w:val="18"/>
              </w:rPr>
            </w:pPr>
            <w:r w:rsidRPr="005C7F7F">
              <w:rPr>
                <w:sz w:val="18"/>
                <w:szCs w:val="18"/>
              </w:rPr>
              <w:t>Asturias</w:t>
            </w:r>
          </w:p>
        </w:tc>
        <w:tc>
          <w:tcPr>
            <w:tcW w:w="731" w:type="dxa"/>
            <w:tcBorders>
              <w:left w:val="single" w:sz="4" w:space="0" w:color="auto"/>
            </w:tcBorders>
            <w:noWrap/>
            <w:hideMark/>
          </w:tcPr>
          <w:p w14:paraId="3A59C42D" w14:textId="77777777" w:rsidR="00A20704" w:rsidRPr="005C7F7F" w:rsidRDefault="00A20704" w:rsidP="00A20704">
            <w:pPr>
              <w:jc w:val="left"/>
              <w:rPr>
                <w:sz w:val="18"/>
                <w:szCs w:val="18"/>
              </w:rPr>
            </w:pPr>
            <w:r w:rsidRPr="005C7F7F">
              <w:rPr>
                <w:sz w:val="18"/>
                <w:szCs w:val="18"/>
              </w:rPr>
              <w:t>496,11</w:t>
            </w:r>
          </w:p>
        </w:tc>
        <w:tc>
          <w:tcPr>
            <w:tcW w:w="753" w:type="dxa"/>
            <w:noWrap/>
            <w:hideMark/>
          </w:tcPr>
          <w:p w14:paraId="20C7D136" w14:textId="77777777" w:rsidR="00A20704" w:rsidRPr="005C7F7F" w:rsidRDefault="00A20704" w:rsidP="006A7E58">
            <w:pPr>
              <w:jc w:val="center"/>
              <w:rPr>
                <w:sz w:val="18"/>
                <w:szCs w:val="18"/>
              </w:rPr>
            </w:pPr>
            <w:r w:rsidRPr="005C7F7F">
              <w:rPr>
                <w:sz w:val="18"/>
                <w:szCs w:val="18"/>
              </w:rPr>
              <w:t>(29,85)</w:t>
            </w:r>
          </w:p>
        </w:tc>
        <w:tc>
          <w:tcPr>
            <w:tcW w:w="731" w:type="dxa"/>
            <w:noWrap/>
            <w:hideMark/>
          </w:tcPr>
          <w:p w14:paraId="2CB1B672" w14:textId="77777777" w:rsidR="00A20704" w:rsidRPr="005C7F7F" w:rsidRDefault="00A20704" w:rsidP="006A7E58">
            <w:pPr>
              <w:jc w:val="center"/>
              <w:rPr>
                <w:sz w:val="18"/>
                <w:szCs w:val="18"/>
              </w:rPr>
            </w:pPr>
            <w:r w:rsidRPr="005C7F7F">
              <w:rPr>
                <w:sz w:val="18"/>
                <w:szCs w:val="18"/>
              </w:rPr>
              <w:t>490,71</w:t>
            </w:r>
          </w:p>
        </w:tc>
        <w:tc>
          <w:tcPr>
            <w:tcW w:w="755" w:type="dxa"/>
            <w:noWrap/>
            <w:hideMark/>
          </w:tcPr>
          <w:p w14:paraId="38B1053D" w14:textId="77777777" w:rsidR="00A20704" w:rsidRPr="005C7F7F" w:rsidRDefault="00A20704" w:rsidP="006A7E58">
            <w:pPr>
              <w:jc w:val="center"/>
              <w:rPr>
                <w:sz w:val="18"/>
                <w:szCs w:val="18"/>
              </w:rPr>
            </w:pPr>
            <w:r w:rsidRPr="005C7F7F">
              <w:rPr>
                <w:sz w:val="18"/>
                <w:szCs w:val="18"/>
              </w:rPr>
              <w:t>(31,53)</w:t>
            </w:r>
          </w:p>
        </w:tc>
        <w:tc>
          <w:tcPr>
            <w:tcW w:w="733" w:type="dxa"/>
            <w:noWrap/>
            <w:hideMark/>
          </w:tcPr>
          <w:p w14:paraId="7A22B61F" w14:textId="77777777" w:rsidR="00A20704" w:rsidRPr="005C7F7F" w:rsidRDefault="00A20704" w:rsidP="006A7E58">
            <w:pPr>
              <w:jc w:val="center"/>
              <w:rPr>
                <w:sz w:val="18"/>
                <w:szCs w:val="18"/>
              </w:rPr>
            </w:pPr>
            <w:r w:rsidRPr="005C7F7F">
              <w:rPr>
                <w:sz w:val="18"/>
                <w:szCs w:val="18"/>
              </w:rPr>
              <w:t>494,58</w:t>
            </w:r>
          </w:p>
        </w:tc>
        <w:tc>
          <w:tcPr>
            <w:tcW w:w="755" w:type="dxa"/>
            <w:tcBorders>
              <w:right w:val="single" w:sz="4" w:space="0" w:color="auto"/>
            </w:tcBorders>
            <w:noWrap/>
            <w:hideMark/>
          </w:tcPr>
          <w:p w14:paraId="20B1AF9C" w14:textId="77777777" w:rsidR="00A20704" w:rsidRPr="005C7F7F" w:rsidRDefault="00A20704" w:rsidP="006A7E58">
            <w:pPr>
              <w:jc w:val="center"/>
              <w:rPr>
                <w:sz w:val="18"/>
                <w:szCs w:val="18"/>
              </w:rPr>
            </w:pPr>
            <w:r w:rsidRPr="005C7F7F">
              <w:rPr>
                <w:sz w:val="18"/>
                <w:szCs w:val="18"/>
              </w:rPr>
              <w:t>(33,12)</w:t>
            </w:r>
          </w:p>
        </w:tc>
        <w:tc>
          <w:tcPr>
            <w:tcW w:w="657" w:type="dxa"/>
            <w:tcBorders>
              <w:left w:val="single" w:sz="4" w:space="0" w:color="auto"/>
            </w:tcBorders>
            <w:noWrap/>
            <w:hideMark/>
          </w:tcPr>
          <w:p w14:paraId="5BAAC052" w14:textId="77777777" w:rsidR="00A20704" w:rsidRPr="005C7F7F" w:rsidRDefault="00A20704" w:rsidP="006A7E58">
            <w:pPr>
              <w:jc w:val="center"/>
              <w:rPr>
                <w:sz w:val="18"/>
                <w:szCs w:val="18"/>
              </w:rPr>
            </w:pPr>
            <w:r w:rsidRPr="005C7F7F">
              <w:rPr>
                <w:sz w:val="18"/>
                <w:szCs w:val="18"/>
              </w:rPr>
              <w:t>2,84</w:t>
            </w:r>
          </w:p>
        </w:tc>
        <w:tc>
          <w:tcPr>
            <w:tcW w:w="755" w:type="dxa"/>
            <w:noWrap/>
            <w:hideMark/>
          </w:tcPr>
          <w:p w14:paraId="40A10306" w14:textId="77777777" w:rsidR="00A20704" w:rsidRPr="005C7F7F" w:rsidRDefault="00A20704" w:rsidP="006A7E58">
            <w:pPr>
              <w:jc w:val="center"/>
              <w:rPr>
                <w:sz w:val="18"/>
                <w:szCs w:val="18"/>
              </w:rPr>
            </w:pPr>
            <w:r w:rsidRPr="005C7F7F">
              <w:rPr>
                <w:sz w:val="18"/>
                <w:szCs w:val="18"/>
              </w:rPr>
              <w:t>(0,52)</w:t>
            </w:r>
          </w:p>
        </w:tc>
        <w:tc>
          <w:tcPr>
            <w:tcW w:w="749" w:type="dxa"/>
            <w:noWrap/>
            <w:hideMark/>
          </w:tcPr>
          <w:p w14:paraId="7BFDD2F8" w14:textId="77777777" w:rsidR="00A20704" w:rsidRPr="005C7F7F" w:rsidRDefault="00A20704" w:rsidP="006A7E58">
            <w:pPr>
              <w:jc w:val="center"/>
              <w:rPr>
                <w:sz w:val="18"/>
                <w:szCs w:val="18"/>
              </w:rPr>
            </w:pPr>
            <w:r w:rsidRPr="005C7F7F">
              <w:rPr>
                <w:sz w:val="18"/>
                <w:szCs w:val="18"/>
              </w:rPr>
              <w:t>13,06</w:t>
            </w:r>
          </w:p>
        </w:tc>
        <w:tc>
          <w:tcPr>
            <w:tcW w:w="815" w:type="dxa"/>
            <w:noWrap/>
            <w:hideMark/>
          </w:tcPr>
          <w:p w14:paraId="53937379" w14:textId="77777777" w:rsidR="00A20704" w:rsidRPr="005C7F7F" w:rsidRDefault="00A20704" w:rsidP="006A7E58">
            <w:pPr>
              <w:jc w:val="center"/>
              <w:rPr>
                <w:sz w:val="18"/>
                <w:szCs w:val="18"/>
              </w:rPr>
            </w:pPr>
            <w:r w:rsidRPr="005C7F7F">
              <w:rPr>
                <w:sz w:val="18"/>
                <w:szCs w:val="18"/>
              </w:rPr>
              <w:t>(15,42)</w:t>
            </w:r>
          </w:p>
        </w:tc>
        <w:tc>
          <w:tcPr>
            <w:tcW w:w="657" w:type="dxa"/>
            <w:noWrap/>
            <w:hideMark/>
          </w:tcPr>
          <w:p w14:paraId="5AC1BAB4" w14:textId="77777777" w:rsidR="00A20704" w:rsidRPr="005C7F7F" w:rsidRDefault="00A20704" w:rsidP="006A7E58">
            <w:pPr>
              <w:jc w:val="center"/>
              <w:rPr>
                <w:sz w:val="18"/>
                <w:szCs w:val="18"/>
              </w:rPr>
            </w:pPr>
            <w:r w:rsidRPr="005C7F7F">
              <w:rPr>
                <w:sz w:val="18"/>
                <w:szCs w:val="18"/>
              </w:rPr>
              <w:t>3,80</w:t>
            </w:r>
          </w:p>
        </w:tc>
        <w:tc>
          <w:tcPr>
            <w:tcW w:w="737" w:type="dxa"/>
            <w:tcBorders>
              <w:right w:val="single" w:sz="4" w:space="0" w:color="auto"/>
            </w:tcBorders>
            <w:noWrap/>
            <w:hideMark/>
          </w:tcPr>
          <w:p w14:paraId="55246BBF" w14:textId="77777777" w:rsidR="00A20704" w:rsidRPr="005C7F7F" w:rsidRDefault="00A20704" w:rsidP="006A7E58">
            <w:pPr>
              <w:jc w:val="center"/>
              <w:rPr>
                <w:sz w:val="18"/>
                <w:szCs w:val="18"/>
              </w:rPr>
            </w:pPr>
            <w:r w:rsidRPr="005C7F7F">
              <w:rPr>
                <w:sz w:val="18"/>
                <w:szCs w:val="18"/>
              </w:rPr>
              <w:t>(1,07)</w:t>
            </w:r>
          </w:p>
        </w:tc>
        <w:tc>
          <w:tcPr>
            <w:tcW w:w="839" w:type="dxa"/>
            <w:tcBorders>
              <w:left w:val="single" w:sz="4" w:space="0" w:color="auto"/>
              <w:right w:val="single" w:sz="4" w:space="0" w:color="auto"/>
            </w:tcBorders>
            <w:noWrap/>
            <w:hideMark/>
          </w:tcPr>
          <w:p w14:paraId="71466EDA" w14:textId="77777777" w:rsidR="00A20704" w:rsidRPr="005C7F7F" w:rsidRDefault="00A20704" w:rsidP="006A7E58">
            <w:pPr>
              <w:jc w:val="center"/>
              <w:rPr>
                <w:sz w:val="18"/>
                <w:szCs w:val="18"/>
              </w:rPr>
            </w:pPr>
            <w:r w:rsidRPr="005C7F7F">
              <w:rPr>
                <w:sz w:val="18"/>
                <w:szCs w:val="18"/>
              </w:rPr>
              <w:t>54</w:t>
            </w:r>
          </w:p>
        </w:tc>
        <w:tc>
          <w:tcPr>
            <w:tcW w:w="744" w:type="dxa"/>
            <w:tcBorders>
              <w:left w:val="single" w:sz="4" w:space="0" w:color="auto"/>
            </w:tcBorders>
            <w:noWrap/>
            <w:hideMark/>
          </w:tcPr>
          <w:p w14:paraId="361793B0" w14:textId="77777777" w:rsidR="00A20704" w:rsidRPr="005C7F7F" w:rsidRDefault="00A20704" w:rsidP="006A7E58">
            <w:pPr>
              <w:jc w:val="center"/>
              <w:rPr>
                <w:sz w:val="18"/>
                <w:szCs w:val="18"/>
              </w:rPr>
            </w:pPr>
            <w:r w:rsidRPr="005C7F7F">
              <w:rPr>
                <w:sz w:val="18"/>
                <w:szCs w:val="18"/>
              </w:rPr>
              <w:t>1</w:t>
            </w:r>
          </w:p>
        </w:tc>
        <w:tc>
          <w:tcPr>
            <w:tcW w:w="756" w:type="dxa"/>
            <w:noWrap/>
            <w:hideMark/>
          </w:tcPr>
          <w:p w14:paraId="41898F65" w14:textId="77777777" w:rsidR="00A20704" w:rsidRPr="005C7F7F" w:rsidRDefault="00A20704" w:rsidP="006A7E58">
            <w:pPr>
              <w:jc w:val="center"/>
              <w:rPr>
                <w:sz w:val="18"/>
                <w:szCs w:val="18"/>
              </w:rPr>
            </w:pPr>
            <w:r w:rsidRPr="005C7F7F">
              <w:rPr>
                <w:sz w:val="18"/>
                <w:szCs w:val="18"/>
              </w:rPr>
              <w:t>16</w:t>
            </w:r>
          </w:p>
        </w:tc>
        <w:tc>
          <w:tcPr>
            <w:tcW w:w="805" w:type="dxa"/>
            <w:noWrap/>
            <w:hideMark/>
          </w:tcPr>
          <w:p w14:paraId="554EE1F8" w14:textId="77777777" w:rsidR="00A20704" w:rsidRPr="005C7F7F" w:rsidRDefault="00A20704" w:rsidP="006A7E58">
            <w:pPr>
              <w:jc w:val="center"/>
              <w:rPr>
                <w:sz w:val="18"/>
                <w:szCs w:val="18"/>
              </w:rPr>
            </w:pPr>
            <w:r w:rsidRPr="005C7F7F">
              <w:rPr>
                <w:sz w:val="18"/>
                <w:szCs w:val="18"/>
              </w:rPr>
              <w:t>37</w:t>
            </w:r>
          </w:p>
        </w:tc>
      </w:tr>
      <w:tr w:rsidR="00685699" w:rsidRPr="00A20704" w14:paraId="2C65D227" w14:textId="77777777" w:rsidTr="00685699">
        <w:trPr>
          <w:trHeight w:val="300"/>
        </w:trPr>
        <w:tc>
          <w:tcPr>
            <w:tcW w:w="743" w:type="dxa"/>
            <w:noWrap/>
            <w:hideMark/>
          </w:tcPr>
          <w:p w14:paraId="7E552871" w14:textId="77777777" w:rsidR="00A20704" w:rsidRPr="005C7F7F" w:rsidRDefault="00A20704" w:rsidP="006A7E58">
            <w:pPr>
              <w:jc w:val="center"/>
              <w:rPr>
                <w:sz w:val="18"/>
                <w:szCs w:val="18"/>
              </w:rPr>
            </w:pPr>
            <w:r w:rsidRPr="005C7F7F">
              <w:rPr>
                <w:sz w:val="18"/>
                <w:szCs w:val="18"/>
              </w:rPr>
              <w:t>4</w:t>
            </w:r>
          </w:p>
        </w:tc>
        <w:tc>
          <w:tcPr>
            <w:tcW w:w="1289" w:type="dxa"/>
            <w:tcBorders>
              <w:right w:val="single" w:sz="4" w:space="0" w:color="auto"/>
            </w:tcBorders>
            <w:noWrap/>
            <w:hideMark/>
          </w:tcPr>
          <w:p w14:paraId="23FD748F" w14:textId="77777777" w:rsidR="00A20704" w:rsidRPr="005C7F7F" w:rsidRDefault="00A20704" w:rsidP="00A20704">
            <w:pPr>
              <w:jc w:val="left"/>
              <w:rPr>
                <w:sz w:val="18"/>
                <w:szCs w:val="18"/>
              </w:rPr>
            </w:pPr>
            <w:r w:rsidRPr="005C7F7F">
              <w:rPr>
                <w:sz w:val="18"/>
                <w:szCs w:val="18"/>
              </w:rPr>
              <w:t>Balearic Islands</w:t>
            </w:r>
          </w:p>
        </w:tc>
        <w:tc>
          <w:tcPr>
            <w:tcW w:w="731" w:type="dxa"/>
            <w:tcBorders>
              <w:left w:val="single" w:sz="4" w:space="0" w:color="auto"/>
            </w:tcBorders>
            <w:noWrap/>
            <w:hideMark/>
          </w:tcPr>
          <w:p w14:paraId="4D6D4F04" w14:textId="77777777" w:rsidR="00A20704" w:rsidRPr="005C7F7F" w:rsidRDefault="00A20704" w:rsidP="00A20704">
            <w:pPr>
              <w:jc w:val="left"/>
              <w:rPr>
                <w:sz w:val="18"/>
                <w:szCs w:val="18"/>
              </w:rPr>
            </w:pPr>
            <w:r w:rsidRPr="005C7F7F">
              <w:rPr>
                <w:sz w:val="18"/>
                <w:szCs w:val="18"/>
              </w:rPr>
              <w:t>481,14</w:t>
            </w:r>
          </w:p>
        </w:tc>
        <w:tc>
          <w:tcPr>
            <w:tcW w:w="753" w:type="dxa"/>
            <w:noWrap/>
            <w:hideMark/>
          </w:tcPr>
          <w:p w14:paraId="757D27B6" w14:textId="77777777" w:rsidR="00A20704" w:rsidRPr="005C7F7F" w:rsidRDefault="00A20704" w:rsidP="006A7E58">
            <w:pPr>
              <w:jc w:val="center"/>
              <w:rPr>
                <w:sz w:val="18"/>
                <w:szCs w:val="18"/>
              </w:rPr>
            </w:pPr>
            <w:r w:rsidRPr="005C7F7F">
              <w:rPr>
                <w:sz w:val="18"/>
                <w:szCs w:val="18"/>
              </w:rPr>
              <w:t>(28,85)</w:t>
            </w:r>
          </w:p>
        </w:tc>
        <w:tc>
          <w:tcPr>
            <w:tcW w:w="731" w:type="dxa"/>
            <w:noWrap/>
            <w:hideMark/>
          </w:tcPr>
          <w:p w14:paraId="5D697A76" w14:textId="77777777" w:rsidR="00A20704" w:rsidRPr="005C7F7F" w:rsidRDefault="00A20704" w:rsidP="006A7E58">
            <w:pPr>
              <w:jc w:val="center"/>
              <w:rPr>
                <w:sz w:val="18"/>
                <w:szCs w:val="18"/>
              </w:rPr>
            </w:pPr>
            <w:r w:rsidRPr="005C7F7F">
              <w:rPr>
                <w:sz w:val="18"/>
                <w:szCs w:val="18"/>
              </w:rPr>
              <w:t>481,90</w:t>
            </w:r>
          </w:p>
        </w:tc>
        <w:tc>
          <w:tcPr>
            <w:tcW w:w="755" w:type="dxa"/>
            <w:noWrap/>
            <w:hideMark/>
          </w:tcPr>
          <w:p w14:paraId="328BD8C2" w14:textId="77777777" w:rsidR="00A20704" w:rsidRPr="005C7F7F" w:rsidRDefault="00A20704" w:rsidP="006A7E58">
            <w:pPr>
              <w:jc w:val="center"/>
              <w:rPr>
                <w:sz w:val="18"/>
                <w:szCs w:val="18"/>
              </w:rPr>
            </w:pPr>
            <w:r w:rsidRPr="005C7F7F">
              <w:rPr>
                <w:sz w:val="18"/>
                <w:szCs w:val="18"/>
              </w:rPr>
              <w:t>(29,88)</w:t>
            </w:r>
          </w:p>
        </w:tc>
        <w:tc>
          <w:tcPr>
            <w:tcW w:w="733" w:type="dxa"/>
            <w:noWrap/>
            <w:hideMark/>
          </w:tcPr>
          <w:p w14:paraId="3A0766CA" w14:textId="77777777" w:rsidR="00A20704" w:rsidRPr="005C7F7F" w:rsidRDefault="00A20704" w:rsidP="006A7E58">
            <w:pPr>
              <w:jc w:val="center"/>
              <w:rPr>
                <w:sz w:val="18"/>
                <w:szCs w:val="18"/>
              </w:rPr>
            </w:pPr>
            <w:r w:rsidRPr="005C7F7F">
              <w:rPr>
                <w:sz w:val="18"/>
                <w:szCs w:val="18"/>
              </w:rPr>
              <w:t>478,25</w:t>
            </w:r>
          </w:p>
        </w:tc>
        <w:tc>
          <w:tcPr>
            <w:tcW w:w="755" w:type="dxa"/>
            <w:tcBorders>
              <w:right w:val="single" w:sz="4" w:space="0" w:color="auto"/>
            </w:tcBorders>
            <w:noWrap/>
            <w:hideMark/>
          </w:tcPr>
          <w:p w14:paraId="48FF24D4" w14:textId="77777777" w:rsidR="00A20704" w:rsidRPr="005C7F7F" w:rsidRDefault="00A20704" w:rsidP="006A7E58">
            <w:pPr>
              <w:jc w:val="center"/>
              <w:rPr>
                <w:sz w:val="18"/>
                <w:szCs w:val="18"/>
              </w:rPr>
            </w:pPr>
            <w:r w:rsidRPr="005C7F7F">
              <w:rPr>
                <w:sz w:val="18"/>
                <w:szCs w:val="18"/>
              </w:rPr>
              <w:t>(31,11)</w:t>
            </w:r>
          </w:p>
        </w:tc>
        <w:tc>
          <w:tcPr>
            <w:tcW w:w="657" w:type="dxa"/>
            <w:tcBorders>
              <w:left w:val="single" w:sz="4" w:space="0" w:color="auto"/>
            </w:tcBorders>
            <w:noWrap/>
            <w:hideMark/>
          </w:tcPr>
          <w:p w14:paraId="7F34C3DC" w14:textId="77777777" w:rsidR="00A20704" w:rsidRPr="005C7F7F" w:rsidRDefault="00A20704" w:rsidP="006A7E58">
            <w:pPr>
              <w:jc w:val="center"/>
              <w:rPr>
                <w:sz w:val="18"/>
                <w:szCs w:val="18"/>
              </w:rPr>
            </w:pPr>
            <w:r w:rsidRPr="005C7F7F">
              <w:rPr>
                <w:sz w:val="18"/>
                <w:szCs w:val="18"/>
              </w:rPr>
              <w:t>2,76</w:t>
            </w:r>
          </w:p>
        </w:tc>
        <w:tc>
          <w:tcPr>
            <w:tcW w:w="755" w:type="dxa"/>
            <w:noWrap/>
            <w:hideMark/>
          </w:tcPr>
          <w:p w14:paraId="264ACFE0" w14:textId="77777777" w:rsidR="00A20704" w:rsidRPr="005C7F7F" w:rsidRDefault="00A20704" w:rsidP="006A7E58">
            <w:pPr>
              <w:jc w:val="center"/>
              <w:rPr>
                <w:sz w:val="18"/>
                <w:szCs w:val="18"/>
              </w:rPr>
            </w:pPr>
            <w:r w:rsidRPr="005C7F7F">
              <w:rPr>
                <w:sz w:val="18"/>
                <w:szCs w:val="18"/>
              </w:rPr>
              <w:t>(0,49)</w:t>
            </w:r>
          </w:p>
        </w:tc>
        <w:tc>
          <w:tcPr>
            <w:tcW w:w="749" w:type="dxa"/>
            <w:noWrap/>
            <w:hideMark/>
          </w:tcPr>
          <w:p w14:paraId="1F158F15" w14:textId="77777777" w:rsidR="00A20704" w:rsidRPr="005C7F7F" w:rsidRDefault="00A20704" w:rsidP="006A7E58">
            <w:pPr>
              <w:jc w:val="center"/>
              <w:rPr>
                <w:sz w:val="18"/>
                <w:szCs w:val="18"/>
              </w:rPr>
            </w:pPr>
            <w:r w:rsidRPr="005C7F7F">
              <w:rPr>
                <w:sz w:val="18"/>
                <w:szCs w:val="18"/>
              </w:rPr>
              <w:t>15,27</w:t>
            </w:r>
          </w:p>
        </w:tc>
        <w:tc>
          <w:tcPr>
            <w:tcW w:w="815" w:type="dxa"/>
            <w:noWrap/>
            <w:hideMark/>
          </w:tcPr>
          <w:p w14:paraId="191ECFC7" w14:textId="77777777" w:rsidR="00A20704" w:rsidRPr="005C7F7F" w:rsidRDefault="00A20704" w:rsidP="006A7E58">
            <w:pPr>
              <w:jc w:val="center"/>
              <w:rPr>
                <w:sz w:val="18"/>
                <w:szCs w:val="18"/>
              </w:rPr>
            </w:pPr>
            <w:r w:rsidRPr="005C7F7F">
              <w:rPr>
                <w:sz w:val="18"/>
                <w:szCs w:val="18"/>
              </w:rPr>
              <w:t>(18,53)</w:t>
            </w:r>
          </w:p>
        </w:tc>
        <w:tc>
          <w:tcPr>
            <w:tcW w:w="657" w:type="dxa"/>
            <w:noWrap/>
            <w:hideMark/>
          </w:tcPr>
          <w:p w14:paraId="4E15D325" w14:textId="77777777" w:rsidR="00A20704" w:rsidRPr="005C7F7F" w:rsidRDefault="00A20704" w:rsidP="006A7E58">
            <w:pPr>
              <w:jc w:val="center"/>
              <w:rPr>
                <w:sz w:val="18"/>
                <w:szCs w:val="18"/>
              </w:rPr>
            </w:pPr>
            <w:r w:rsidRPr="005C7F7F">
              <w:rPr>
                <w:sz w:val="18"/>
                <w:szCs w:val="18"/>
              </w:rPr>
              <w:t>3,69</w:t>
            </w:r>
          </w:p>
        </w:tc>
        <w:tc>
          <w:tcPr>
            <w:tcW w:w="737" w:type="dxa"/>
            <w:tcBorders>
              <w:right w:val="single" w:sz="4" w:space="0" w:color="auto"/>
            </w:tcBorders>
            <w:noWrap/>
            <w:hideMark/>
          </w:tcPr>
          <w:p w14:paraId="365201B7" w14:textId="77777777" w:rsidR="00A20704" w:rsidRPr="005C7F7F" w:rsidRDefault="00A20704" w:rsidP="006A7E58">
            <w:pPr>
              <w:jc w:val="center"/>
              <w:rPr>
                <w:sz w:val="18"/>
                <w:szCs w:val="18"/>
              </w:rPr>
            </w:pPr>
            <w:r w:rsidRPr="005C7F7F">
              <w:rPr>
                <w:sz w:val="18"/>
                <w:szCs w:val="18"/>
              </w:rPr>
              <w:t>(1)</w:t>
            </w:r>
          </w:p>
        </w:tc>
        <w:tc>
          <w:tcPr>
            <w:tcW w:w="839" w:type="dxa"/>
            <w:tcBorders>
              <w:left w:val="single" w:sz="4" w:space="0" w:color="auto"/>
              <w:right w:val="single" w:sz="4" w:space="0" w:color="auto"/>
            </w:tcBorders>
            <w:noWrap/>
            <w:hideMark/>
          </w:tcPr>
          <w:p w14:paraId="0318AA11"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644106D2" w14:textId="77777777" w:rsidR="00A20704" w:rsidRPr="005C7F7F" w:rsidRDefault="00A20704" w:rsidP="006A7E58">
            <w:pPr>
              <w:jc w:val="center"/>
              <w:rPr>
                <w:sz w:val="18"/>
                <w:szCs w:val="18"/>
              </w:rPr>
            </w:pPr>
            <w:r w:rsidRPr="005C7F7F">
              <w:rPr>
                <w:sz w:val="18"/>
                <w:szCs w:val="18"/>
              </w:rPr>
              <w:t>5</w:t>
            </w:r>
          </w:p>
        </w:tc>
        <w:tc>
          <w:tcPr>
            <w:tcW w:w="756" w:type="dxa"/>
            <w:noWrap/>
            <w:hideMark/>
          </w:tcPr>
          <w:p w14:paraId="2DAF8C6C" w14:textId="77777777" w:rsidR="00A20704" w:rsidRPr="005C7F7F" w:rsidRDefault="00A20704" w:rsidP="006A7E58">
            <w:pPr>
              <w:jc w:val="center"/>
              <w:rPr>
                <w:sz w:val="18"/>
                <w:szCs w:val="18"/>
              </w:rPr>
            </w:pPr>
            <w:r w:rsidRPr="005C7F7F">
              <w:rPr>
                <w:sz w:val="18"/>
                <w:szCs w:val="18"/>
              </w:rPr>
              <w:t>11</w:t>
            </w:r>
          </w:p>
        </w:tc>
        <w:tc>
          <w:tcPr>
            <w:tcW w:w="805" w:type="dxa"/>
            <w:noWrap/>
            <w:hideMark/>
          </w:tcPr>
          <w:p w14:paraId="42AAC574" w14:textId="77777777" w:rsidR="00A20704" w:rsidRPr="005C7F7F" w:rsidRDefault="00A20704" w:rsidP="006A7E58">
            <w:pPr>
              <w:jc w:val="center"/>
              <w:rPr>
                <w:sz w:val="18"/>
                <w:szCs w:val="18"/>
              </w:rPr>
            </w:pPr>
            <w:r w:rsidRPr="005C7F7F">
              <w:rPr>
                <w:sz w:val="18"/>
                <w:szCs w:val="18"/>
              </w:rPr>
              <w:t>34</w:t>
            </w:r>
          </w:p>
        </w:tc>
      </w:tr>
      <w:tr w:rsidR="00685699" w:rsidRPr="00A20704" w14:paraId="6DE85915" w14:textId="77777777" w:rsidTr="00685699">
        <w:trPr>
          <w:trHeight w:val="300"/>
        </w:trPr>
        <w:tc>
          <w:tcPr>
            <w:tcW w:w="743" w:type="dxa"/>
            <w:tcBorders>
              <w:bottom w:val="single" w:sz="4" w:space="0" w:color="auto"/>
            </w:tcBorders>
            <w:noWrap/>
            <w:hideMark/>
          </w:tcPr>
          <w:p w14:paraId="593BE1EE" w14:textId="77777777" w:rsidR="00A20704" w:rsidRPr="005C7F7F" w:rsidRDefault="00A20704" w:rsidP="006A7E58">
            <w:pPr>
              <w:jc w:val="center"/>
              <w:rPr>
                <w:sz w:val="18"/>
                <w:szCs w:val="18"/>
              </w:rPr>
            </w:pPr>
            <w:r w:rsidRPr="005C7F7F">
              <w:rPr>
                <w:sz w:val="18"/>
                <w:szCs w:val="18"/>
              </w:rPr>
              <w:t>5</w:t>
            </w:r>
          </w:p>
        </w:tc>
        <w:tc>
          <w:tcPr>
            <w:tcW w:w="1289" w:type="dxa"/>
            <w:tcBorders>
              <w:bottom w:val="single" w:sz="4" w:space="0" w:color="auto"/>
              <w:right w:val="single" w:sz="4" w:space="0" w:color="auto"/>
            </w:tcBorders>
            <w:noWrap/>
            <w:hideMark/>
          </w:tcPr>
          <w:p w14:paraId="69575767" w14:textId="77777777" w:rsidR="00A20704" w:rsidRPr="005C7F7F" w:rsidRDefault="00A20704" w:rsidP="00A20704">
            <w:pPr>
              <w:jc w:val="left"/>
              <w:rPr>
                <w:sz w:val="18"/>
                <w:szCs w:val="18"/>
              </w:rPr>
            </w:pPr>
            <w:r w:rsidRPr="005C7F7F">
              <w:rPr>
                <w:sz w:val="18"/>
                <w:szCs w:val="18"/>
              </w:rPr>
              <w:t>Canary Islands</w:t>
            </w:r>
          </w:p>
        </w:tc>
        <w:tc>
          <w:tcPr>
            <w:tcW w:w="731" w:type="dxa"/>
            <w:tcBorders>
              <w:left w:val="single" w:sz="4" w:space="0" w:color="auto"/>
              <w:bottom w:val="single" w:sz="4" w:space="0" w:color="auto"/>
            </w:tcBorders>
            <w:noWrap/>
            <w:hideMark/>
          </w:tcPr>
          <w:p w14:paraId="56C0F27E" w14:textId="77777777" w:rsidR="00A20704" w:rsidRPr="005C7F7F" w:rsidRDefault="00A20704" w:rsidP="00A20704">
            <w:pPr>
              <w:jc w:val="left"/>
              <w:rPr>
                <w:sz w:val="18"/>
                <w:szCs w:val="18"/>
              </w:rPr>
            </w:pPr>
            <w:r w:rsidRPr="005C7F7F">
              <w:rPr>
                <w:sz w:val="18"/>
                <w:szCs w:val="18"/>
              </w:rPr>
              <w:t>468,79</w:t>
            </w:r>
          </w:p>
        </w:tc>
        <w:tc>
          <w:tcPr>
            <w:tcW w:w="753" w:type="dxa"/>
            <w:tcBorders>
              <w:bottom w:val="single" w:sz="4" w:space="0" w:color="auto"/>
            </w:tcBorders>
            <w:noWrap/>
            <w:hideMark/>
          </w:tcPr>
          <w:p w14:paraId="4323B114" w14:textId="77777777" w:rsidR="00A20704" w:rsidRPr="005C7F7F" w:rsidRDefault="00A20704" w:rsidP="006A7E58">
            <w:pPr>
              <w:jc w:val="center"/>
              <w:rPr>
                <w:sz w:val="18"/>
                <w:szCs w:val="18"/>
              </w:rPr>
            </w:pPr>
            <w:r w:rsidRPr="005C7F7F">
              <w:rPr>
                <w:sz w:val="18"/>
                <w:szCs w:val="18"/>
              </w:rPr>
              <w:t>(32,75)</w:t>
            </w:r>
          </w:p>
        </w:tc>
        <w:tc>
          <w:tcPr>
            <w:tcW w:w="731" w:type="dxa"/>
            <w:tcBorders>
              <w:bottom w:val="single" w:sz="4" w:space="0" w:color="auto"/>
            </w:tcBorders>
            <w:noWrap/>
            <w:hideMark/>
          </w:tcPr>
          <w:p w14:paraId="4B4D15EB" w14:textId="77777777" w:rsidR="00A20704" w:rsidRPr="005C7F7F" w:rsidRDefault="00A20704" w:rsidP="006A7E58">
            <w:pPr>
              <w:jc w:val="center"/>
              <w:rPr>
                <w:sz w:val="18"/>
                <w:szCs w:val="18"/>
              </w:rPr>
            </w:pPr>
            <w:r w:rsidRPr="005C7F7F">
              <w:rPr>
                <w:sz w:val="18"/>
                <w:szCs w:val="18"/>
              </w:rPr>
              <w:t>459,63</w:t>
            </w:r>
          </w:p>
        </w:tc>
        <w:tc>
          <w:tcPr>
            <w:tcW w:w="755" w:type="dxa"/>
            <w:tcBorders>
              <w:bottom w:val="single" w:sz="4" w:space="0" w:color="auto"/>
            </w:tcBorders>
            <w:noWrap/>
            <w:hideMark/>
          </w:tcPr>
          <w:p w14:paraId="674EC76A" w14:textId="77777777" w:rsidR="00A20704" w:rsidRPr="005C7F7F" w:rsidRDefault="00A20704" w:rsidP="006A7E58">
            <w:pPr>
              <w:jc w:val="center"/>
              <w:rPr>
                <w:sz w:val="18"/>
                <w:szCs w:val="18"/>
              </w:rPr>
            </w:pPr>
            <w:r w:rsidRPr="005C7F7F">
              <w:rPr>
                <w:sz w:val="18"/>
                <w:szCs w:val="18"/>
              </w:rPr>
              <w:t>(33,48)</w:t>
            </w:r>
          </w:p>
        </w:tc>
        <w:tc>
          <w:tcPr>
            <w:tcW w:w="733" w:type="dxa"/>
            <w:tcBorders>
              <w:bottom w:val="single" w:sz="4" w:space="0" w:color="auto"/>
            </w:tcBorders>
            <w:noWrap/>
            <w:hideMark/>
          </w:tcPr>
          <w:p w14:paraId="54450EB0" w14:textId="77777777" w:rsidR="00A20704" w:rsidRPr="005C7F7F" w:rsidRDefault="00A20704" w:rsidP="006A7E58">
            <w:pPr>
              <w:jc w:val="center"/>
              <w:rPr>
                <w:sz w:val="18"/>
                <w:szCs w:val="18"/>
              </w:rPr>
            </w:pPr>
            <w:r w:rsidRPr="005C7F7F">
              <w:rPr>
                <w:sz w:val="18"/>
                <w:szCs w:val="18"/>
              </w:rPr>
              <w:t>471,35</w:t>
            </w:r>
          </w:p>
        </w:tc>
        <w:tc>
          <w:tcPr>
            <w:tcW w:w="755" w:type="dxa"/>
            <w:tcBorders>
              <w:bottom w:val="single" w:sz="4" w:space="0" w:color="auto"/>
              <w:right w:val="single" w:sz="4" w:space="0" w:color="auto"/>
            </w:tcBorders>
            <w:noWrap/>
            <w:hideMark/>
          </w:tcPr>
          <w:p w14:paraId="78516654" w14:textId="77777777" w:rsidR="00A20704" w:rsidRPr="005C7F7F" w:rsidRDefault="00A20704" w:rsidP="006A7E58">
            <w:pPr>
              <w:jc w:val="center"/>
              <w:rPr>
                <w:sz w:val="18"/>
                <w:szCs w:val="18"/>
              </w:rPr>
            </w:pPr>
            <w:r w:rsidRPr="005C7F7F">
              <w:rPr>
                <w:sz w:val="18"/>
                <w:szCs w:val="18"/>
              </w:rPr>
              <w:t>(35,28)</w:t>
            </w:r>
          </w:p>
        </w:tc>
        <w:tc>
          <w:tcPr>
            <w:tcW w:w="657" w:type="dxa"/>
            <w:tcBorders>
              <w:left w:val="single" w:sz="4" w:space="0" w:color="auto"/>
              <w:bottom w:val="single" w:sz="4" w:space="0" w:color="auto"/>
            </w:tcBorders>
            <w:noWrap/>
            <w:hideMark/>
          </w:tcPr>
          <w:p w14:paraId="65CF9009" w14:textId="77777777" w:rsidR="00A20704" w:rsidRPr="005C7F7F" w:rsidRDefault="00A20704" w:rsidP="006A7E58">
            <w:pPr>
              <w:jc w:val="center"/>
              <w:rPr>
                <w:sz w:val="18"/>
                <w:szCs w:val="18"/>
              </w:rPr>
            </w:pPr>
            <w:r w:rsidRPr="005C7F7F">
              <w:rPr>
                <w:sz w:val="18"/>
                <w:szCs w:val="18"/>
              </w:rPr>
              <w:t>2,50</w:t>
            </w:r>
          </w:p>
        </w:tc>
        <w:tc>
          <w:tcPr>
            <w:tcW w:w="755" w:type="dxa"/>
            <w:tcBorders>
              <w:bottom w:val="single" w:sz="4" w:space="0" w:color="auto"/>
            </w:tcBorders>
            <w:noWrap/>
            <w:hideMark/>
          </w:tcPr>
          <w:p w14:paraId="66D59C48" w14:textId="77777777" w:rsidR="00A20704" w:rsidRPr="005C7F7F" w:rsidRDefault="00A20704" w:rsidP="006A7E58">
            <w:pPr>
              <w:jc w:val="center"/>
              <w:rPr>
                <w:sz w:val="18"/>
                <w:szCs w:val="18"/>
              </w:rPr>
            </w:pPr>
            <w:r w:rsidRPr="005C7F7F">
              <w:rPr>
                <w:sz w:val="18"/>
                <w:szCs w:val="18"/>
              </w:rPr>
              <w:t>(0,5)</w:t>
            </w:r>
          </w:p>
        </w:tc>
        <w:tc>
          <w:tcPr>
            <w:tcW w:w="749" w:type="dxa"/>
            <w:tcBorders>
              <w:bottom w:val="single" w:sz="4" w:space="0" w:color="auto"/>
            </w:tcBorders>
            <w:noWrap/>
            <w:hideMark/>
          </w:tcPr>
          <w:p w14:paraId="2BD96F64" w14:textId="77777777" w:rsidR="00A20704" w:rsidRPr="005C7F7F" w:rsidRDefault="00A20704" w:rsidP="006A7E58">
            <w:pPr>
              <w:jc w:val="center"/>
              <w:rPr>
                <w:sz w:val="18"/>
                <w:szCs w:val="18"/>
              </w:rPr>
            </w:pPr>
            <w:r w:rsidRPr="005C7F7F">
              <w:rPr>
                <w:sz w:val="18"/>
                <w:szCs w:val="18"/>
              </w:rPr>
              <w:t>9,18</w:t>
            </w:r>
          </w:p>
        </w:tc>
        <w:tc>
          <w:tcPr>
            <w:tcW w:w="815" w:type="dxa"/>
            <w:tcBorders>
              <w:bottom w:val="single" w:sz="4" w:space="0" w:color="auto"/>
            </w:tcBorders>
            <w:noWrap/>
            <w:hideMark/>
          </w:tcPr>
          <w:p w14:paraId="4F93251F" w14:textId="77777777" w:rsidR="00A20704" w:rsidRPr="005C7F7F" w:rsidRDefault="00A20704" w:rsidP="006A7E58">
            <w:pPr>
              <w:jc w:val="center"/>
              <w:rPr>
                <w:sz w:val="18"/>
                <w:szCs w:val="18"/>
              </w:rPr>
            </w:pPr>
            <w:r w:rsidRPr="005C7F7F">
              <w:rPr>
                <w:sz w:val="18"/>
                <w:szCs w:val="18"/>
              </w:rPr>
              <w:t>(3,93)</w:t>
            </w:r>
          </w:p>
        </w:tc>
        <w:tc>
          <w:tcPr>
            <w:tcW w:w="657" w:type="dxa"/>
            <w:tcBorders>
              <w:bottom w:val="single" w:sz="4" w:space="0" w:color="auto"/>
            </w:tcBorders>
            <w:noWrap/>
            <w:hideMark/>
          </w:tcPr>
          <w:p w14:paraId="5B03EF46" w14:textId="77777777" w:rsidR="00A20704" w:rsidRPr="005C7F7F" w:rsidRDefault="00A20704" w:rsidP="006A7E58">
            <w:pPr>
              <w:jc w:val="center"/>
              <w:rPr>
                <w:sz w:val="18"/>
                <w:szCs w:val="18"/>
              </w:rPr>
            </w:pPr>
            <w:r w:rsidRPr="005C7F7F">
              <w:rPr>
                <w:sz w:val="18"/>
                <w:szCs w:val="18"/>
              </w:rPr>
              <w:t>3,52</w:t>
            </w:r>
          </w:p>
        </w:tc>
        <w:tc>
          <w:tcPr>
            <w:tcW w:w="737" w:type="dxa"/>
            <w:tcBorders>
              <w:bottom w:val="single" w:sz="4" w:space="0" w:color="auto"/>
              <w:right w:val="single" w:sz="4" w:space="0" w:color="auto"/>
            </w:tcBorders>
            <w:noWrap/>
            <w:hideMark/>
          </w:tcPr>
          <w:p w14:paraId="40FF488A" w14:textId="77777777" w:rsidR="00A20704" w:rsidRPr="005C7F7F" w:rsidRDefault="00A20704" w:rsidP="006A7E58">
            <w:pPr>
              <w:jc w:val="center"/>
              <w:rPr>
                <w:sz w:val="18"/>
                <w:szCs w:val="18"/>
              </w:rPr>
            </w:pPr>
            <w:r w:rsidRPr="005C7F7F">
              <w:rPr>
                <w:sz w:val="18"/>
                <w:szCs w:val="18"/>
              </w:rPr>
              <w:t>(1,11)</w:t>
            </w:r>
          </w:p>
        </w:tc>
        <w:tc>
          <w:tcPr>
            <w:tcW w:w="839" w:type="dxa"/>
            <w:tcBorders>
              <w:left w:val="single" w:sz="4" w:space="0" w:color="auto"/>
              <w:bottom w:val="single" w:sz="4" w:space="0" w:color="auto"/>
              <w:right w:val="single" w:sz="4" w:space="0" w:color="auto"/>
            </w:tcBorders>
            <w:noWrap/>
            <w:hideMark/>
          </w:tcPr>
          <w:p w14:paraId="1C8EB67E"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bottom w:val="single" w:sz="4" w:space="0" w:color="auto"/>
            </w:tcBorders>
            <w:noWrap/>
            <w:hideMark/>
          </w:tcPr>
          <w:p w14:paraId="29FBC9E1" w14:textId="77777777" w:rsidR="00A20704" w:rsidRPr="005C7F7F" w:rsidRDefault="00A20704" w:rsidP="006A7E58">
            <w:pPr>
              <w:jc w:val="center"/>
              <w:rPr>
                <w:sz w:val="18"/>
                <w:szCs w:val="18"/>
              </w:rPr>
            </w:pPr>
            <w:r w:rsidRPr="005C7F7F">
              <w:rPr>
                <w:sz w:val="18"/>
                <w:szCs w:val="18"/>
              </w:rPr>
              <w:t>6</w:t>
            </w:r>
          </w:p>
        </w:tc>
        <w:tc>
          <w:tcPr>
            <w:tcW w:w="756" w:type="dxa"/>
            <w:tcBorders>
              <w:bottom w:val="single" w:sz="4" w:space="0" w:color="auto"/>
            </w:tcBorders>
            <w:noWrap/>
            <w:hideMark/>
          </w:tcPr>
          <w:p w14:paraId="3B7C88DE" w14:textId="77777777" w:rsidR="00A20704" w:rsidRPr="005C7F7F" w:rsidRDefault="00A20704" w:rsidP="006A7E58">
            <w:pPr>
              <w:jc w:val="center"/>
              <w:rPr>
                <w:sz w:val="18"/>
                <w:szCs w:val="18"/>
              </w:rPr>
            </w:pPr>
            <w:r w:rsidRPr="005C7F7F">
              <w:rPr>
                <w:sz w:val="18"/>
                <w:szCs w:val="18"/>
              </w:rPr>
              <w:t>6</w:t>
            </w:r>
          </w:p>
        </w:tc>
        <w:tc>
          <w:tcPr>
            <w:tcW w:w="805" w:type="dxa"/>
            <w:tcBorders>
              <w:bottom w:val="single" w:sz="4" w:space="0" w:color="auto"/>
            </w:tcBorders>
            <w:noWrap/>
            <w:hideMark/>
          </w:tcPr>
          <w:p w14:paraId="339B751B" w14:textId="77777777" w:rsidR="00A20704" w:rsidRPr="005C7F7F" w:rsidRDefault="00A20704" w:rsidP="006A7E58">
            <w:pPr>
              <w:jc w:val="center"/>
              <w:rPr>
                <w:sz w:val="18"/>
                <w:szCs w:val="18"/>
              </w:rPr>
            </w:pPr>
            <w:r w:rsidRPr="005C7F7F">
              <w:rPr>
                <w:sz w:val="18"/>
                <w:szCs w:val="18"/>
              </w:rPr>
              <w:t>39</w:t>
            </w:r>
          </w:p>
        </w:tc>
      </w:tr>
      <w:tr w:rsidR="00685699" w:rsidRPr="00A20704" w14:paraId="347F0805" w14:textId="77777777" w:rsidTr="00685699">
        <w:trPr>
          <w:trHeight w:val="300"/>
        </w:trPr>
        <w:tc>
          <w:tcPr>
            <w:tcW w:w="743" w:type="dxa"/>
            <w:tcBorders>
              <w:top w:val="single" w:sz="4" w:space="0" w:color="auto"/>
            </w:tcBorders>
            <w:noWrap/>
            <w:hideMark/>
          </w:tcPr>
          <w:p w14:paraId="05AE7763" w14:textId="77777777" w:rsidR="00A20704" w:rsidRPr="005C7F7F" w:rsidRDefault="00A20704" w:rsidP="006A7E58">
            <w:pPr>
              <w:jc w:val="center"/>
              <w:rPr>
                <w:sz w:val="18"/>
                <w:szCs w:val="18"/>
              </w:rPr>
            </w:pPr>
            <w:r w:rsidRPr="005C7F7F">
              <w:rPr>
                <w:sz w:val="18"/>
                <w:szCs w:val="18"/>
              </w:rPr>
              <w:t>6</w:t>
            </w:r>
          </w:p>
        </w:tc>
        <w:tc>
          <w:tcPr>
            <w:tcW w:w="1289" w:type="dxa"/>
            <w:tcBorders>
              <w:top w:val="single" w:sz="4" w:space="0" w:color="auto"/>
              <w:right w:val="single" w:sz="4" w:space="0" w:color="auto"/>
            </w:tcBorders>
            <w:noWrap/>
            <w:hideMark/>
          </w:tcPr>
          <w:p w14:paraId="1126D514" w14:textId="77777777" w:rsidR="00A20704" w:rsidRPr="005C7F7F" w:rsidRDefault="00A20704" w:rsidP="00A20704">
            <w:pPr>
              <w:jc w:val="left"/>
              <w:rPr>
                <w:sz w:val="18"/>
                <w:szCs w:val="18"/>
              </w:rPr>
            </w:pPr>
            <w:r w:rsidRPr="005C7F7F">
              <w:rPr>
                <w:sz w:val="18"/>
                <w:szCs w:val="18"/>
              </w:rPr>
              <w:t>Cantabria</w:t>
            </w:r>
          </w:p>
        </w:tc>
        <w:tc>
          <w:tcPr>
            <w:tcW w:w="731" w:type="dxa"/>
            <w:tcBorders>
              <w:top w:val="single" w:sz="4" w:space="0" w:color="auto"/>
              <w:left w:val="single" w:sz="4" w:space="0" w:color="auto"/>
            </w:tcBorders>
            <w:noWrap/>
            <w:hideMark/>
          </w:tcPr>
          <w:p w14:paraId="19C91804" w14:textId="77777777" w:rsidR="00A20704" w:rsidRPr="005C7F7F" w:rsidRDefault="00A20704" w:rsidP="00A20704">
            <w:pPr>
              <w:jc w:val="left"/>
              <w:rPr>
                <w:sz w:val="18"/>
                <w:szCs w:val="18"/>
              </w:rPr>
            </w:pPr>
            <w:r w:rsidRPr="005C7F7F">
              <w:rPr>
                <w:sz w:val="18"/>
                <w:szCs w:val="18"/>
              </w:rPr>
              <w:t>494,08</w:t>
            </w:r>
          </w:p>
        </w:tc>
        <w:tc>
          <w:tcPr>
            <w:tcW w:w="753" w:type="dxa"/>
            <w:tcBorders>
              <w:top w:val="single" w:sz="4" w:space="0" w:color="auto"/>
            </w:tcBorders>
            <w:noWrap/>
            <w:hideMark/>
          </w:tcPr>
          <w:p w14:paraId="52AB0A53" w14:textId="77777777" w:rsidR="00A20704" w:rsidRPr="005C7F7F" w:rsidRDefault="00A20704" w:rsidP="006A7E58">
            <w:pPr>
              <w:jc w:val="center"/>
              <w:rPr>
                <w:sz w:val="18"/>
                <w:szCs w:val="18"/>
              </w:rPr>
            </w:pPr>
            <w:r w:rsidRPr="005C7F7F">
              <w:rPr>
                <w:sz w:val="18"/>
                <w:szCs w:val="18"/>
              </w:rPr>
              <w:t>(29,38)</w:t>
            </w:r>
          </w:p>
        </w:tc>
        <w:tc>
          <w:tcPr>
            <w:tcW w:w="731" w:type="dxa"/>
            <w:tcBorders>
              <w:top w:val="single" w:sz="4" w:space="0" w:color="auto"/>
            </w:tcBorders>
            <w:noWrap/>
            <w:hideMark/>
          </w:tcPr>
          <w:p w14:paraId="06B7E6D3" w14:textId="77777777" w:rsidR="00A20704" w:rsidRPr="005C7F7F" w:rsidRDefault="00A20704" w:rsidP="006A7E58">
            <w:pPr>
              <w:jc w:val="center"/>
              <w:rPr>
                <w:sz w:val="18"/>
                <w:szCs w:val="18"/>
              </w:rPr>
            </w:pPr>
            <w:r w:rsidRPr="005C7F7F">
              <w:rPr>
                <w:sz w:val="18"/>
                <w:szCs w:val="18"/>
              </w:rPr>
              <w:t>497,45</w:t>
            </w:r>
          </w:p>
        </w:tc>
        <w:tc>
          <w:tcPr>
            <w:tcW w:w="755" w:type="dxa"/>
            <w:tcBorders>
              <w:top w:val="single" w:sz="4" w:space="0" w:color="auto"/>
            </w:tcBorders>
            <w:noWrap/>
            <w:hideMark/>
          </w:tcPr>
          <w:p w14:paraId="581EE9DE" w14:textId="77777777" w:rsidR="00A20704" w:rsidRPr="005C7F7F" w:rsidRDefault="00A20704" w:rsidP="006A7E58">
            <w:pPr>
              <w:jc w:val="center"/>
              <w:rPr>
                <w:sz w:val="18"/>
                <w:szCs w:val="18"/>
              </w:rPr>
            </w:pPr>
            <w:r w:rsidRPr="005C7F7F">
              <w:rPr>
                <w:sz w:val="18"/>
                <w:szCs w:val="18"/>
              </w:rPr>
              <w:t>(32,8)</w:t>
            </w:r>
          </w:p>
        </w:tc>
        <w:tc>
          <w:tcPr>
            <w:tcW w:w="733" w:type="dxa"/>
            <w:tcBorders>
              <w:top w:val="single" w:sz="4" w:space="0" w:color="auto"/>
            </w:tcBorders>
            <w:noWrap/>
            <w:hideMark/>
          </w:tcPr>
          <w:p w14:paraId="34FED2D9" w14:textId="77777777" w:rsidR="00A20704" w:rsidRPr="005C7F7F" w:rsidRDefault="00A20704" w:rsidP="006A7E58">
            <w:pPr>
              <w:jc w:val="center"/>
              <w:rPr>
                <w:sz w:val="18"/>
                <w:szCs w:val="18"/>
              </w:rPr>
            </w:pPr>
            <w:r w:rsidRPr="005C7F7F">
              <w:rPr>
                <w:sz w:val="18"/>
                <w:szCs w:val="18"/>
              </w:rPr>
              <w:t>482,56</w:t>
            </w:r>
          </w:p>
        </w:tc>
        <w:tc>
          <w:tcPr>
            <w:tcW w:w="755" w:type="dxa"/>
            <w:tcBorders>
              <w:top w:val="single" w:sz="4" w:space="0" w:color="auto"/>
              <w:right w:val="single" w:sz="4" w:space="0" w:color="auto"/>
            </w:tcBorders>
            <w:noWrap/>
            <w:hideMark/>
          </w:tcPr>
          <w:p w14:paraId="2EEBA992" w14:textId="77777777" w:rsidR="00A20704" w:rsidRPr="005C7F7F" w:rsidRDefault="00A20704" w:rsidP="006A7E58">
            <w:pPr>
              <w:jc w:val="center"/>
              <w:rPr>
                <w:sz w:val="18"/>
                <w:szCs w:val="18"/>
              </w:rPr>
            </w:pPr>
            <w:r w:rsidRPr="005C7F7F">
              <w:rPr>
                <w:sz w:val="18"/>
                <w:szCs w:val="18"/>
              </w:rPr>
              <w:t>(31,43)</w:t>
            </w:r>
          </w:p>
        </w:tc>
        <w:tc>
          <w:tcPr>
            <w:tcW w:w="657" w:type="dxa"/>
            <w:tcBorders>
              <w:top w:val="single" w:sz="4" w:space="0" w:color="auto"/>
              <w:left w:val="single" w:sz="4" w:space="0" w:color="auto"/>
            </w:tcBorders>
            <w:noWrap/>
            <w:hideMark/>
          </w:tcPr>
          <w:p w14:paraId="21D51E9B" w14:textId="77777777" w:rsidR="00A20704" w:rsidRPr="005C7F7F" w:rsidRDefault="00A20704" w:rsidP="006A7E58">
            <w:pPr>
              <w:jc w:val="center"/>
              <w:rPr>
                <w:sz w:val="18"/>
                <w:szCs w:val="18"/>
              </w:rPr>
            </w:pPr>
            <w:r w:rsidRPr="005C7F7F">
              <w:rPr>
                <w:sz w:val="18"/>
                <w:szCs w:val="18"/>
              </w:rPr>
              <w:t>2,89</w:t>
            </w:r>
          </w:p>
        </w:tc>
        <w:tc>
          <w:tcPr>
            <w:tcW w:w="755" w:type="dxa"/>
            <w:tcBorders>
              <w:top w:val="single" w:sz="4" w:space="0" w:color="auto"/>
            </w:tcBorders>
            <w:noWrap/>
            <w:hideMark/>
          </w:tcPr>
          <w:p w14:paraId="0803EE9D" w14:textId="77777777" w:rsidR="00A20704" w:rsidRPr="005C7F7F" w:rsidRDefault="00A20704" w:rsidP="006A7E58">
            <w:pPr>
              <w:jc w:val="center"/>
              <w:rPr>
                <w:sz w:val="18"/>
                <w:szCs w:val="18"/>
              </w:rPr>
            </w:pPr>
            <w:r w:rsidRPr="005C7F7F">
              <w:rPr>
                <w:sz w:val="18"/>
                <w:szCs w:val="18"/>
              </w:rPr>
              <w:t>(0,42)</w:t>
            </w:r>
          </w:p>
        </w:tc>
        <w:tc>
          <w:tcPr>
            <w:tcW w:w="749" w:type="dxa"/>
            <w:tcBorders>
              <w:top w:val="single" w:sz="4" w:space="0" w:color="auto"/>
            </w:tcBorders>
            <w:noWrap/>
            <w:hideMark/>
          </w:tcPr>
          <w:p w14:paraId="19E5A965" w14:textId="77777777" w:rsidR="00A20704" w:rsidRPr="005C7F7F" w:rsidRDefault="00A20704" w:rsidP="006A7E58">
            <w:pPr>
              <w:jc w:val="center"/>
              <w:rPr>
                <w:sz w:val="18"/>
                <w:szCs w:val="18"/>
              </w:rPr>
            </w:pPr>
            <w:r w:rsidRPr="005C7F7F">
              <w:rPr>
                <w:sz w:val="18"/>
                <w:szCs w:val="18"/>
              </w:rPr>
              <w:t>9,91</w:t>
            </w:r>
          </w:p>
        </w:tc>
        <w:tc>
          <w:tcPr>
            <w:tcW w:w="815" w:type="dxa"/>
            <w:tcBorders>
              <w:top w:val="single" w:sz="4" w:space="0" w:color="auto"/>
            </w:tcBorders>
            <w:noWrap/>
            <w:hideMark/>
          </w:tcPr>
          <w:p w14:paraId="1AA04F8D" w14:textId="77777777" w:rsidR="00A20704" w:rsidRPr="005C7F7F" w:rsidRDefault="00A20704" w:rsidP="006A7E58">
            <w:pPr>
              <w:jc w:val="center"/>
              <w:rPr>
                <w:sz w:val="18"/>
                <w:szCs w:val="18"/>
              </w:rPr>
            </w:pPr>
            <w:r w:rsidRPr="005C7F7F">
              <w:rPr>
                <w:sz w:val="18"/>
                <w:szCs w:val="18"/>
              </w:rPr>
              <w:t>(2,72)</w:t>
            </w:r>
          </w:p>
        </w:tc>
        <w:tc>
          <w:tcPr>
            <w:tcW w:w="657" w:type="dxa"/>
            <w:tcBorders>
              <w:top w:val="single" w:sz="4" w:space="0" w:color="auto"/>
            </w:tcBorders>
            <w:noWrap/>
            <w:hideMark/>
          </w:tcPr>
          <w:p w14:paraId="13188F1F" w14:textId="77777777" w:rsidR="00A20704" w:rsidRPr="005C7F7F" w:rsidRDefault="00A20704" w:rsidP="006A7E58">
            <w:pPr>
              <w:jc w:val="center"/>
              <w:rPr>
                <w:sz w:val="18"/>
                <w:szCs w:val="18"/>
              </w:rPr>
            </w:pPr>
            <w:r w:rsidRPr="005C7F7F">
              <w:rPr>
                <w:sz w:val="18"/>
                <w:szCs w:val="18"/>
              </w:rPr>
              <w:t>4,16</w:t>
            </w:r>
          </w:p>
        </w:tc>
        <w:tc>
          <w:tcPr>
            <w:tcW w:w="737" w:type="dxa"/>
            <w:tcBorders>
              <w:top w:val="single" w:sz="4" w:space="0" w:color="auto"/>
              <w:right w:val="single" w:sz="4" w:space="0" w:color="auto"/>
            </w:tcBorders>
            <w:noWrap/>
            <w:hideMark/>
          </w:tcPr>
          <w:p w14:paraId="303742E6" w14:textId="77777777" w:rsidR="00A20704" w:rsidRPr="005C7F7F" w:rsidRDefault="00A20704" w:rsidP="006A7E58">
            <w:pPr>
              <w:jc w:val="center"/>
              <w:rPr>
                <w:sz w:val="18"/>
                <w:szCs w:val="18"/>
              </w:rPr>
            </w:pPr>
            <w:r w:rsidRPr="005C7F7F">
              <w:rPr>
                <w:sz w:val="18"/>
                <w:szCs w:val="18"/>
              </w:rPr>
              <w:t>(0,76)</w:t>
            </w:r>
          </w:p>
        </w:tc>
        <w:tc>
          <w:tcPr>
            <w:tcW w:w="839" w:type="dxa"/>
            <w:tcBorders>
              <w:top w:val="single" w:sz="4" w:space="0" w:color="auto"/>
              <w:left w:val="single" w:sz="4" w:space="0" w:color="auto"/>
              <w:right w:val="single" w:sz="4" w:space="0" w:color="auto"/>
            </w:tcBorders>
            <w:noWrap/>
            <w:hideMark/>
          </w:tcPr>
          <w:p w14:paraId="530E3297" w14:textId="77777777" w:rsidR="00A20704" w:rsidRPr="005C7F7F" w:rsidRDefault="00A20704" w:rsidP="006A7E58">
            <w:pPr>
              <w:jc w:val="center"/>
              <w:rPr>
                <w:sz w:val="18"/>
                <w:szCs w:val="18"/>
              </w:rPr>
            </w:pPr>
            <w:r w:rsidRPr="005C7F7F">
              <w:rPr>
                <w:sz w:val="18"/>
                <w:szCs w:val="18"/>
              </w:rPr>
              <w:t>52</w:t>
            </w:r>
          </w:p>
        </w:tc>
        <w:tc>
          <w:tcPr>
            <w:tcW w:w="744" w:type="dxa"/>
            <w:tcBorders>
              <w:top w:val="single" w:sz="4" w:space="0" w:color="auto"/>
              <w:left w:val="single" w:sz="4" w:space="0" w:color="auto"/>
            </w:tcBorders>
            <w:noWrap/>
            <w:hideMark/>
          </w:tcPr>
          <w:p w14:paraId="62B7BE2B" w14:textId="77777777" w:rsidR="00A20704" w:rsidRPr="005C7F7F" w:rsidRDefault="00A20704" w:rsidP="006A7E58">
            <w:pPr>
              <w:jc w:val="center"/>
              <w:rPr>
                <w:sz w:val="18"/>
                <w:szCs w:val="18"/>
              </w:rPr>
            </w:pPr>
            <w:r w:rsidRPr="005C7F7F">
              <w:rPr>
                <w:sz w:val="18"/>
                <w:szCs w:val="18"/>
              </w:rPr>
              <w:t>1</w:t>
            </w:r>
          </w:p>
        </w:tc>
        <w:tc>
          <w:tcPr>
            <w:tcW w:w="756" w:type="dxa"/>
            <w:tcBorders>
              <w:top w:val="single" w:sz="4" w:space="0" w:color="auto"/>
            </w:tcBorders>
            <w:noWrap/>
            <w:hideMark/>
          </w:tcPr>
          <w:p w14:paraId="3E07665E" w14:textId="77777777" w:rsidR="00A20704" w:rsidRPr="005C7F7F" w:rsidRDefault="00A20704" w:rsidP="006A7E58">
            <w:pPr>
              <w:jc w:val="center"/>
              <w:rPr>
                <w:sz w:val="18"/>
                <w:szCs w:val="18"/>
              </w:rPr>
            </w:pPr>
            <w:r w:rsidRPr="005C7F7F">
              <w:rPr>
                <w:sz w:val="18"/>
                <w:szCs w:val="18"/>
              </w:rPr>
              <w:t>16</w:t>
            </w:r>
          </w:p>
        </w:tc>
        <w:tc>
          <w:tcPr>
            <w:tcW w:w="805" w:type="dxa"/>
            <w:tcBorders>
              <w:top w:val="single" w:sz="4" w:space="0" w:color="auto"/>
            </w:tcBorders>
            <w:noWrap/>
            <w:hideMark/>
          </w:tcPr>
          <w:p w14:paraId="3CEEE975" w14:textId="77777777" w:rsidR="00A20704" w:rsidRPr="005C7F7F" w:rsidRDefault="00A20704" w:rsidP="006A7E58">
            <w:pPr>
              <w:jc w:val="center"/>
              <w:rPr>
                <w:sz w:val="18"/>
                <w:szCs w:val="18"/>
              </w:rPr>
            </w:pPr>
            <w:r w:rsidRPr="005C7F7F">
              <w:rPr>
                <w:sz w:val="18"/>
                <w:szCs w:val="18"/>
              </w:rPr>
              <w:t>35</w:t>
            </w:r>
          </w:p>
        </w:tc>
      </w:tr>
      <w:tr w:rsidR="007D2A74" w:rsidRPr="00A20704" w14:paraId="64CBFB24" w14:textId="77777777" w:rsidTr="00685699">
        <w:trPr>
          <w:trHeight w:val="300"/>
        </w:trPr>
        <w:tc>
          <w:tcPr>
            <w:tcW w:w="743" w:type="dxa"/>
            <w:noWrap/>
            <w:hideMark/>
          </w:tcPr>
          <w:p w14:paraId="08636B7B" w14:textId="77777777" w:rsidR="00A20704" w:rsidRPr="005C7F7F" w:rsidRDefault="00A20704" w:rsidP="006A7E58">
            <w:pPr>
              <w:jc w:val="center"/>
              <w:rPr>
                <w:sz w:val="18"/>
                <w:szCs w:val="18"/>
              </w:rPr>
            </w:pPr>
            <w:r w:rsidRPr="005C7F7F">
              <w:rPr>
                <w:sz w:val="18"/>
                <w:szCs w:val="18"/>
              </w:rPr>
              <w:t>7</w:t>
            </w:r>
          </w:p>
        </w:tc>
        <w:tc>
          <w:tcPr>
            <w:tcW w:w="1289" w:type="dxa"/>
            <w:tcBorders>
              <w:right w:val="single" w:sz="4" w:space="0" w:color="auto"/>
            </w:tcBorders>
            <w:noWrap/>
            <w:hideMark/>
          </w:tcPr>
          <w:p w14:paraId="691F01FB" w14:textId="77777777" w:rsidR="00A20704" w:rsidRPr="005C7F7F" w:rsidRDefault="00A20704" w:rsidP="00A20704">
            <w:pPr>
              <w:jc w:val="left"/>
              <w:rPr>
                <w:sz w:val="18"/>
                <w:szCs w:val="18"/>
              </w:rPr>
            </w:pPr>
            <w:r w:rsidRPr="005C7F7F">
              <w:rPr>
                <w:sz w:val="18"/>
                <w:szCs w:val="18"/>
              </w:rPr>
              <w:t>Castile and Leon</w:t>
            </w:r>
          </w:p>
        </w:tc>
        <w:tc>
          <w:tcPr>
            <w:tcW w:w="731" w:type="dxa"/>
            <w:tcBorders>
              <w:left w:val="single" w:sz="4" w:space="0" w:color="auto"/>
            </w:tcBorders>
            <w:noWrap/>
            <w:hideMark/>
          </w:tcPr>
          <w:p w14:paraId="659BF224" w14:textId="77777777" w:rsidR="00A20704" w:rsidRPr="005C7F7F" w:rsidRDefault="00A20704" w:rsidP="00A20704">
            <w:pPr>
              <w:jc w:val="left"/>
              <w:rPr>
                <w:sz w:val="18"/>
                <w:szCs w:val="18"/>
              </w:rPr>
            </w:pPr>
            <w:r w:rsidRPr="005C7F7F">
              <w:rPr>
                <w:sz w:val="18"/>
                <w:szCs w:val="18"/>
              </w:rPr>
              <w:t>499,80</w:t>
            </w:r>
          </w:p>
        </w:tc>
        <w:tc>
          <w:tcPr>
            <w:tcW w:w="753" w:type="dxa"/>
            <w:noWrap/>
            <w:hideMark/>
          </w:tcPr>
          <w:p w14:paraId="2AA547DD" w14:textId="77777777" w:rsidR="00A20704" w:rsidRPr="005C7F7F" w:rsidRDefault="00A20704" w:rsidP="006A7E58">
            <w:pPr>
              <w:jc w:val="center"/>
              <w:rPr>
                <w:sz w:val="18"/>
                <w:szCs w:val="18"/>
              </w:rPr>
            </w:pPr>
            <w:r w:rsidRPr="005C7F7F">
              <w:rPr>
                <w:sz w:val="18"/>
                <w:szCs w:val="18"/>
              </w:rPr>
              <w:t>(30,33)</w:t>
            </w:r>
          </w:p>
        </w:tc>
        <w:tc>
          <w:tcPr>
            <w:tcW w:w="731" w:type="dxa"/>
            <w:noWrap/>
            <w:hideMark/>
          </w:tcPr>
          <w:p w14:paraId="21C2BBA2" w14:textId="77777777" w:rsidR="00A20704" w:rsidRPr="005C7F7F" w:rsidRDefault="00A20704" w:rsidP="006A7E58">
            <w:pPr>
              <w:jc w:val="center"/>
              <w:rPr>
                <w:sz w:val="18"/>
                <w:szCs w:val="18"/>
              </w:rPr>
            </w:pPr>
            <w:r w:rsidRPr="005C7F7F">
              <w:rPr>
                <w:sz w:val="18"/>
                <w:szCs w:val="18"/>
              </w:rPr>
              <w:t>501,24</w:t>
            </w:r>
          </w:p>
        </w:tc>
        <w:tc>
          <w:tcPr>
            <w:tcW w:w="755" w:type="dxa"/>
            <w:noWrap/>
            <w:hideMark/>
          </w:tcPr>
          <w:p w14:paraId="46A5013B" w14:textId="77777777" w:rsidR="00A20704" w:rsidRPr="005C7F7F" w:rsidRDefault="00A20704" w:rsidP="006A7E58">
            <w:pPr>
              <w:jc w:val="center"/>
              <w:rPr>
                <w:sz w:val="18"/>
                <w:szCs w:val="18"/>
              </w:rPr>
            </w:pPr>
            <w:r w:rsidRPr="005C7F7F">
              <w:rPr>
                <w:sz w:val="18"/>
                <w:szCs w:val="18"/>
              </w:rPr>
              <w:t>(30,55)</w:t>
            </w:r>
          </w:p>
        </w:tc>
        <w:tc>
          <w:tcPr>
            <w:tcW w:w="733" w:type="dxa"/>
            <w:noWrap/>
            <w:hideMark/>
          </w:tcPr>
          <w:p w14:paraId="432D03EF" w14:textId="77777777" w:rsidR="00A20704" w:rsidRPr="005C7F7F" w:rsidRDefault="00A20704" w:rsidP="006A7E58">
            <w:pPr>
              <w:jc w:val="center"/>
              <w:rPr>
                <w:sz w:val="18"/>
                <w:szCs w:val="18"/>
              </w:rPr>
            </w:pPr>
            <w:r w:rsidRPr="005C7F7F">
              <w:rPr>
                <w:sz w:val="18"/>
                <w:szCs w:val="18"/>
              </w:rPr>
              <w:t>494,67</w:t>
            </w:r>
          </w:p>
        </w:tc>
        <w:tc>
          <w:tcPr>
            <w:tcW w:w="755" w:type="dxa"/>
            <w:tcBorders>
              <w:right w:val="single" w:sz="4" w:space="0" w:color="auto"/>
            </w:tcBorders>
            <w:noWrap/>
            <w:hideMark/>
          </w:tcPr>
          <w:p w14:paraId="30FCB6F3" w14:textId="77777777" w:rsidR="00A20704" w:rsidRPr="005C7F7F" w:rsidRDefault="00A20704" w:rsidP="006A7E58">
            <w:pPr>
              <w:jc w:val="center"/>
              <w:rPr>
                <w:sz w:val="18"/>
                <w:szCs w:val="18"/>
              </w:rPr>
            </w:pPr>
            <w:r w:rsidRPr="005C7F7F">
              <w:rPr>
                <w:sz w:val="18"/>
                <w:szCs w:val="18"/>
              </w:rPr>
              <w:t>(33,74)</w:t>
            </w:r>
          </w:p>
        </w:tc>
        <w:tc>
          <w:tcPr>
            <w:tcW w:w="657" w:type="dxa"/>
            <w:tcBorders>
              <w:left w:val="single" w:sz="4" w:space="0" w:color="auto"/>
            </w:tcBorders>
            <w:noWrap/>
            <w:hideMark/>
          </w:tcPr>
          <w:p w14:paraId="6A035AEC" w14:textId="77777777" w:rsidR="00A20704" w:rsidRPr="005C7F7F" w:rsidRDefault="00A20704" w:rsidP="006A7E58">
            <w:pPr>
              <w:jc w:val="center"/>
              <w:rPr>
                <w:sz w:val="18"/>
                <w:szCs w:val="18"/>
              </w:rPr>
            </w:pPr>
            <w:r w:rsidRPr="005C7F7F">
              <w:rPr>
                <w:sz w:val="18"/>
                <w:szCs w:val="18"/>
              </w:rPr>
              <w:t>2,85</w:t>
            </w:r>
          </w:p>
        </w:tc>
        <w:tc>
          <w:tcPr>
            <w:tcW w:w="755" w:type="dxa"/>
            <w:noWrap/>
            <w:hideMark/>
          </w:tcPr>
          <w:p w14:paraId="1DC3F6FD" w14:textId="77777777" w:rsidR="00A20704" w:rsidRPr="005C7F7F" w:rsidRDefault="00A20704" w:rsidP="006A7E58">
            <w:pPr>
              <w:jc w:val="center"/>
              <w:rPr>
                <w:sz w:val="18"/>
                <w:szCs w:val="18"/>
              </w:rPr>
            </w:pPr>
            <w:r w:rsidRPr="005C7F7F">
              <w:rPr>
                <w:sz w:val="18"/>
                <w:szCs w:val="18"/>
              </w:rPr>
              <w:t>(0,41)</w:t>
            </w:r>
          </w:p>
        </w:tc>
        <w:tc>
          <w:tcPr>
            <w:tcW w:w="749" w:type="dxa"/>
            <w:noWrap/>
            <w:hideMark/>
          </w:tcPr>
          <w:p w14:paraId="01E706EE" w14:textId="77777777" w:rsidR="00A20704" w:rsidRPr="005C7F7F" w:rsidRDefault="00A20704" w:rsidP="006A7E58">
            <w:pPr>
              <w:jc w:val="center"/>
              <w:rPr>
                <w:sz w:val="18"/>
                <w:szCs w:val="18"/>
              </w:rPr>
            </w:pPr>
            <w:r w:rsidRPr="005C7F7F">
              <w:rPr>
                <w:sz w:val="18"/>
                <w:szCs w:val="18"/>
              </w:rPr>
              <w:t>11,41</w:t>
            </w:r>
          </w:p>
        </w:tc>
        <w:tc>
          <w:tcPr>
            <w:tcW w:w="815" w:type="dxa"/>
            <w:noWrap/>
            <w:hideMark/>
          </w:tcPr>
          <w:p w14:paraId="170182B9" w14:textId="77777777" w:rsidR="00A20704" w:rsidRPr="005C7F7F" w:rsidRDefault="00A20704" w:rsidP="006A7E58">
            <w:pPr>
              <w:jc w:val="center"/>
              <w:rPr>
                <w:sz w:val="18"/>
                <w:szCs w:val="18"/>
              </w:rPr>
            </w:pPr>
            <w:r w:rsidRPr="005C7F7F">
              <w:rPr>
                <w:sz w:val="18"/>
                <w:szCs w:val="18"/>
              </w:rPr>
              <w:t>(11,91)</w:t>
            </w:r>
          </w:p>
        </w:tc>
        <w:tc>
          <w:tcPr>
            <w:tcW w:w="657" w:type="dxa"/>
            <w:noWrap/>
            <w:hideMark/>
          </w:tcPr>
          <w:p w14:paraId="3000B7C5" w14:textId="77777777" w:rsidR="00A20704" w:rsidRPr="005C7F7F" w:rsidRDefault="00A20704" w:rsidP="006A7E58">
            <w:pPr>
              <w:jc w:val="center"/>
              <w:rPr>
                <w:sz w:val="18"/>
                <w:szCs w:val="18"/>
              </w:rPr>
            </w:pPr>
            <w:r w:rsidRPr="005C7F7F">
              <w:rPr>
                <w:sz w:val="18"/>
                <w:szCs w:val="18"/>
              </w:rPr>
              <w:t>3,93</w:t>
            </w:r>
          </w:p>
        </w:tc>
        <w:tc>
          <w:tcPr>
            <w:tcW w:w="737" w:type="dxa"/>
            <w:tcBorders>
              <w:right w:val="single" w:sz="4" w:space="0" w:color="auto"/>
            </w:tcBorders>
            <w:noWrap/>
            <w:hideMark/>
          </w:tcPr>
          <w:p w14:paraId="2696D2C4" w14:textId="77777777" w:rsidR="00A20704" w:rsidRPr="005C7F7F" w:rsidRDefault="00A20704" w:rsidP="006A7E58">
            <w:pPr>
              <w:jc w:val="center"/>
              <w:rPr>
                <w:sz w:val="18"/>
                <w:szCs w:val="18"/>
              </w:rPr>
            </w:pPr>
            <w:r w:rsidRPr="005C7F7F">
              <w:rPr>
                <w:sz w:val="18"/>
                <w:szCs w:val="18"/>
              </w:rPr>
              <w:t>(1,06)</w:t>
            </w:r>
          </w:p>
        </w:tc>
        <w:tc>
          <w:tcPr>
            <w:tcW w:w="839" w:type="dxa"/>
            <w:tcBorders>
              <w:left w:val="single" w:sz="4" w:space="0" w:color="auto"/>
              <w:right w:val="single" w:sz="4" w:space="0" w:color="auto"/>
            </w:tcBorders>
            <w:noWrap/>
            <w:hideMark/>
          </w:tcPr>
          <w:p w14:paraId="032066A6" w14:textId="77777777" w:rsidR="00A20704" w:rsidRPr="005C7F7F" w:rsidRDefault="00A20704" w:rsidP="006A7E58">
            <w:pPr>
              <w:jc w:val="center"/>
              <w:rPr>
                <w:sz w:val="18"/>
                <w:szCs w:val="18"/>
              </w:rPr>
            </w:pPr>
            <w:r w:rsidRPr="005C7F7F">
              <w:rPr>
                <w:sz w:val="18"/>
                <w:szCs w:val="18"/>
              </w:rPr>
              <w:t>56</w:t>
            </w:r>
          </w:p>
        </w:tc>
        <w:tc>
          <w:tcPr>
            <w:tcW w:w="744" w:type="dxa"/>
            <w:tcBorders>
              <w:left w:val="single" w:sz="4" w:space="0" w:color="auto"/>
            </w:tcBorders>
            <w:noWrap/>
            <w:hideMark/>
          </w:tcPr>
          <w:p w14:paraId="0D0E9FB0" w14:textId="77777777" w:rsidR="00A20704" w:rsidRPr="005C7F7F" w:rsidRDefault="00A20704" w:rsidP="006A7E58">
            <w:pPr>
              <w:jc w:val="center"/>
              <w:rPr>
                <w:sz w:val="18"/>
                <w:szCs w:val="18"/>
              </w:rPr>
            </w:pPr>
            <w:r w:rsidRPr="005C7F7F">
              <w:rPr>
                <w:sz w:val="18"/>
                <w:szCs w:val="18"/>
              </w:rPr>
              <w:t>2</w:t>
            </w:r>
          </w:p>
        </w:tc>
        <w:tc>
          <w:tcPr>
            <w:tcW w:w="756" w:type="dxa"/>
            <w:noWrap/>
            <w:hideMark/>
          </w:tcPr>
          <w:p w14:paraId="0510CAF5" w14:textId="77777777" w:rsidR="00A20704" w:rsidRPr="005C7F7F" w:rsidRDefault="00A20704" w:rsidP="006A7E58">
            <w:pPr>
              <w:jc w:val="center"/>
              <w:rPr>
                <w:sz w:val="18"/>
                <w:szCs w:val="18"/>
              </w:rPr>
            </w:pPr>
            <w:r w:rsidRPr="005C7F7F">
              <w:rPr>
                <w:sz w:val="18"/>
                <w:szCs w:val="18"/>
              </w:rPr>
              <w:t>18</w:t>
            </w:r>
          </w:p>
        </w:tc>
        <w:tc>
          <w:tcPr>
            <w:tcW w:w="805" w:type="dxa"/>
            <w:noWrap/>
            <w:hideMark/>
          </w:tcPr>
          <w:p w14:paraId="7046BCF5" w14:textId="77777777" w:rsidR="00A20704" w:rsidRPr="005C7F7F" w:rsidRDefault="00A20704" w:rsidP="006A7E58">
            <w:pPr>
              <w:jc w:val="center"/>
              <w:rPr>
                <w:sz w:val="18"/>
                <w:szCs w:val="18"/>
              </w:rPr>
            </w:pPr>
            <w:r w:rsidRPr="005C7F7F">
              <w:rPr>
                <w:sz w:val="18"/>
                <w:szCs w:val="18"/>
              </w:rPr>
              <w:t>36</w:t>
            </w:r>
          </w:p>
        </w:tc>
      </w:tr>
      <w:tr w:rsidR="007D2A74" w:rsidRPr="00A20704" w14:paraId="2B7DBD9F" w14:textId="77777777" w:rsidTr="00685699">
        <w:trPr>
          <w:trHeight w:val="300"/>
        </w:trPr>
        <w:tc>
          <w:tcPr>
            <w:tcW w:w="743" w:type="dxa"/>
            <w:noWrap/>
            <w:hideMark/>
          </w:tcPr>
          <w:p w14:paraId="006E7BDC" w14:textId="77777777" w:rsidR="00A20704" w:rsidRPr="005C7F7F" w:rsidRDefault="00A20704" w:rsidP="006A7E58">
            <w:pPr>
              <w:jc w:val="center"/>
              <w:rPr>
                <w:sz w:val="18"/>
                <w:szCs w:val="18"/>
              </w:rPr>
            </w:pPr>
            <w:r w:rsidRPr="005C7F7F">
              <w:rPr>
                <w:sz w:val="18"/>
                <w:szCs w:val="18"/>
              </w:rPr>
              <w:t>8</w:t>
            </w:r>
          </w:p>
        </w:tc>
        <w:tc>
          <w:tcPr>
            <w:tcW w:w="1289" w:type="dxa"/>
            <w:tcBorders>
              <w:right w:val="single" w:sz="4" w:space="0" w:color="auto"/>
            </w:tcBorders>
            <w:noWrap/>
            <w:hideMark/>
          </w:tcPr>
          <w:p w14:paraId="299249FD" w14:textId="77777777" w:rsidR="00A20704" w:rsidRPr="005C7F7F" w:rsidRDefault="00A20704" w:rsidP="00A20704">
            <w:pPr>
              <w:jc w:val="left"/>
              <w:rPr>
                <w:sz w:val="18"/>
                <w:szCs w:val="18"/>
              </w:rPr>
            </w:pPr>
            <w:r w:rsidRPr="005C7F7F">
              <w:rPr>
                <w:sz w:val="18"/>
                <w:szCs w:val="18"/>
              </w:rPr>
              <w:t>Castile-La Mancha</w:t>
            </w:r>
          </w:p>
        </w:tc>
        <w:tc>
          <w:tcPr>
            <w:tcW w:w="731" w:type="dxa"/>
            <w:tcBorders>
              <w:left w:val="single" w:sz="4" w:space="0" w:color="auto"/>
            </w:tcBorders>
            <w:noWrap/>
            <w:hideMark/>
          </w:tcPr>
          <w:p w14:paraId="6C2D490C" w14:textId="77777777" w:rsidR="00A20704" w:rsidRPr="005C7F7F" w:rsidRDefault="00A20704" w:rsidP="00A20704">
            <w:pPr>
              <w:jc w:val="left"/>
              <w:rPr>
                <w:sz w:val="18"/>
                <w:szCs w:val="18"/>
              </w:rPr>
            </w:pPr>
            <w:r w:rsidRPr="005C7F7F">
              <w:rPr>
                <w:sz w:val="18"/>
                <w:szCs w:val="18"/>
              </w:rPr>
              <w:t>485,29</w:t>
            </w:r>
          </w:p>
        </w:tc>
        <w:tc>
          <w:tcPr>
            <w:tcW w:w="753" w:type="dxa"/>
            <w:noWrap/>
            <w:hideMark/>
          </w:tcPr>
          <w:p w14:paraId="20584A69" w14:textId="77777777" w:rsidR="00A20704" w:rsidRPr="005C7F7F" w:rsidRDefault="00A20704" w:rsidP="006A7E58">
            <w:pPr>
              <w:jc w:val="center"/>
              <w:rPr>
                <w:sz w:val="18"/>
                <w:szCs w:val="18"/>
              </w:rPr>
            </w:pPr>
            <w:r w:rsidRPr="005C7F7F">
              <w:rPr>
                <w:sz w:val="18"/>
                <w:szCs w:val="18"/>
              </w:rPr>
              <w:t>(26,66)</w:t>
            </w:r>
          </w:p>
        </w:tc>
        <w:tc>
          <w:tcPr>
            <w:tcW w:w="731" w:type="dxa"/>
            <w:noWrap/>
            <w:hideMark/>
          </w:tcPr>
          <w:p w14:paraId="762B4F5F" w14:textId="77777777" w:rsidR="00A20704" w:rsidRPr="005C7F7F" w:rsidRDefault="00A20704" w:rsidP="006A7E58">
            <w:pPr>
              <w:jc w:val="center"/>
              <w:rPr>
                <w:sz w:val="18"/>
                <w:szCs w:val="18"/>
              </w:rPr>
            </w:pPr>
            <w:r w:rsidRPr="005C7F7F">
              <w:rPr>
                <w:sz w:val="18"/>
                <w:szCs w:val="18"/>
              </w:rPr>
              <w:t>479,60</w:t>
            </w:r>
          </w:p>
        </w:tc>
        <w:tc>
          <w:tcPr>
            <w:tcW w:w="755" w:type="dxa"/>
            <w:noWrap/>
            <w:hideMark/>
          </w:tcPr>
          <w:p w14:paraId="7690D64F" w14:textId="77777777" w:rsidR="00A20704" w:rsidRPr="005C7F7F" w:rsidRDefault="00A20704" w:rsidP="006A7E58">
            <w:pPr>
              <w:jc w:val="center"/>
              <w:rPr>
                <w:sz w:val="18"/>
                <w:szCs w:val="18"/>
              </w:rPr>
            </w:pPr>
            <w:r w:rsidRPr="005C7F7F">
              <w:rPr>
                <w:sz w:val="18"/>
                <w:szCs w:val="18"/>
              </w:rPr>
              <w:t>(27,87)</w:t>
            </w:r>
          </w:p>
        </w:tc>
        <w:tc>
          <w:tcPr>
            <w:tcW w:w="733" w:type="dxa"/>
            <w:noWrap/>
            <w:hideMark/>
          </w:tcPr>
          <w:p w14:paraId="2D7A9CFF" w14:textId="77777777" w:rsidR="00A20704" w:rsidRPr="005C7F7F" w:rsidRDefault="00A20704" w:rsidP="006A7E58">
            <w:pPr>
              <w:jc w:val="center"/>
              <w:rPr>
                <w:sz w:val="18"/>
                <w:szCs w:val="18"/>
              </w:rPr>
            </w:pPr>
            <w:r w:rsidRPr="005C7F7F">
              <w:rPr>
                <w:sz w:val="18"/>
                <w:szCs w:val="18"/>
              </w:rPr>
              <w:t>478,63</w:t>
            </w:r>
          </w:p>
        </w:tc>
        <w:tc>
          <w:tcPr>
            <w:tcW w:w="755" w:type="dxa"/>
            <w:tcBorders>
              <w:right w:val="single" w:sz="4" w:space="0" w:color="auto"/>
            </w:tcBorders>
            <w:noWrap/>
            <w:hideMark/>
          </w:tcPr>
          <w:p w14:paraId="53E5A5B2" w14:textId="77777777" w:rsidR="00A20704" w:rsidRPr="005C7F7F" w:rsidRDefault="00A20704" w:rsidP="006A7E58">
            <w:pPr>
              <w:jc w:val="center"/>
              <w:rPr>
                <w:sz w:val="18"/>
                <w:szCs w:val="18"/>
              </w:rPr>
            </w:pPr>
            <w:r w:rsidRPr="005C7F7F">
              <w:rPr>
                <w:sz w:val="18"/>
                <w:szCs w:val="18"/>
              </w:rPr>
              <w:t>(30,77)</w:t>
            </w:r>
          </w:p>
        </w:tc>
        <w:tc>
          <w:tcPr>
            <w:tcW w:w="657" w:type="dxa"/>
            <w:tcBorders>
              <w:left w:val="single" w:sz="4" w:space="0" w:color="auto"/>
            </w:tcBorders>
            <w:noWrap/>
            <w:hideMark/>
          </w:tcPr>
          <w:p w14:paraId="2C128D4F" w14:textId="77777777" w:rsidR="00A20704" w:rsidRPr="005C7F7F" w:rsidRDefault="00A20704" w:rsidP="006A7E58">
            <w:pPr>
              <w:jc w:val="center"/>
              <w:rPr>
                <w:sz w:val="18"/>
                <w:szCs w:val="18"/>
              </w:rPr>
            </w:pPr>
            <w:r w:rsidRPr="005C7F7F">
              <w:rPr>
                <w:sz w:val="18"/>
                <w:szCs w:val="18"/>
              </w:rPr>
              <w:t>2,66</w:t>
            </w:r>
          </w:p>
        </w:tc>
        <w:tc>
          <w:tcPr>
            <w:tcW w:w="755" w:type="dxa"/>
            <w:noWrap/>
            <w:hideMark/>
          </w:tcPr>
          <w:p w14:paraId="5EC3DBE6" w14:textId="77777777" w:rsidR="00A20704" w:rsidRPr="005C7F7F" w:rsidRDefault="00A20704" w:rsidP="006A7E58">
            <w:pPr>
              <w:jc w:val="center"/>
              <w:rPr>
                <w:sz w:val="18"/>
                <w:szCs w:val="18"/>
              </w:rPr>
            </w:pPr>
            <w:r w:rsidRPr="005C7F7F">
              <w:rPr>
                <w:sz w:val="18"/>
                <w:szCs w:val="18"/>
              </w:rPr>
              <w:t>(0,48)</w:t>
            </w:r>
          </w:p>
        </w:tc>
        <w:tc>
          <w:tcPr>
            <w:tcW w:w="749" w:type="dxa"/>
            <w:noWrap/>
            <w:hideMark/>
          </w:tcPr>
          <w:p w14:paraId="1AD7FC58" w14:textId="77777777" w:rsidR="00A20704" w:rsidRPr="005C7F7F" w:rsidRDefault="00A20704" w:rsidP="006A7E58">
            <w:pPr>
              <w:jc w:val="center"/>
              <w:rPr>
                <w:sz w:val="18"/>
                <w:szCs w:val="18"/>
              </w:rPr>
            </w:pPr>
            <w:r w:rsidRPr="005C7F7F">
              <w:rPr>
                <w:sz w:val="18"/>
                <w:szCs w:val="18"/>
              </w:rPr>
              <w:t>8,87</w:t>
            </w:r>
          </w:p>
        </w:tc>
        <w:tc>
          <w:tcPr>
            <w:tcW w:w="815" w:type="dxa"/>
            <w:noWrap/>
            <w:hideMark/>
          </w:tcPr>
          <w:p w14:paraId="6AF8841F" w14:textId="77777777" w:rsidR="00A20704" w:rsidRPr="005C7F7F" w:rsidRDefault="00A20704" w:rsidP="006A7E58">
            <w:pPr>
              <w:jc w:val="center"/>
              <w:rPr>
                <w:sz w:val="18"/>
                <w:szCs w:val="18"/>
              </w:rPr>
            </w:pPr>
            <w:r w:rsidRPr="005C7F7F">
              <w:rPr>
                <w:sz w:val="18"/>
                <w:szCs w:val="18"/>
              </w:rPr>
              <w:t>(2,32)</w:t>
            </w:r>
          </w:p>
        </w:tc>
        <w:tc>
          <w:tcPr>
            <w:tcW w:w="657" w:type="dxa"/>
            <w:noWrap/>
            <w:hideMark/>
          </w:tcPr>
          <w:p w14:paraId="5AF19664" w14:textId="77777777" w:rsidR="00A20704" w:rsidRPr="005C7F7F" w:rsidRDefault="00A20704" w:rsidP="006A7E58">
            <w:pPr>
              <w:jc w:val="center"/>
              <w:rPr>
                <w:sz w:val="18"/>
                <w:szCs w:val="18"/>
              </w:rPr>
            </w:pPr>
            <w:r w:rsidRPr="005C7F7F">
              <w:rPr>
                <w:sz w:val="18"/>
                <w:szCs w:val="18"/>
              </w:rPr>
              <w:t>2,97</w:t>
            </w:r>
          </w:p>
        </w:tc>
        <w:tc>
          <w:tcPr>
            <w:tcW w:w="737" w:type="dxa"/>
            <w:tcBorders>
              <w:right w:val="single" w:sz="4" w:space="0" w:color="auto"/>
            </w:tcBorders>
            <w:noWrap/>
            <w:hideMark/>
          </w:tcPr>
          <w:p w14:paraId="0123615C" w14:textId="77777777" w:rsidR="00A20704" w:rsidRPr="005C7F7F" w:rsidRDefault="00A20704" w:rsidP="006A7E58">
            <w:pPr>
              <w:jc w:val="center"/>
              <w:rPr>
                <w:sz w:val="18"/>
                <w:szCs w:val="18"/>
              </w:rPr>
            </w:pPr>
            <w:r w:rsidRPr="005C7F7F">
              <w:rPr>
                <w:sz w:val="18"/>
                <w:szCs w:val="18"/>
              </w:rPr>
              <w:t>(1,2)</w:t>
            </w:r>
          </w:p>
        </w:tc>
        <w:tc>
          <w:tcPr>
            <w:tcW w:w="839" w:type="dxa"/>
            <w:tcBorders>
              <w:left w:val="single" w:sz="4" w:space="0" w:color="auto"/>
              <w:right w:val="single" w:sz="4" w:space="0" w:color="auto"/>
            </w:tcBorders>
            <w:noWrap/>
            <w:hideMark/>
          </w:tcPr>
          <w:p w14:paraId="455AB088"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tcBorders>
            <w:noWrap/>
            <w:hideMark/>
          </w:tcPr>
          <w:p w14:paraId="43332E65" w14:textId="77777777" w:rsidR="00A20704" w:rsidRPr="005C7F7F" w:rsidRDefault="00A20704" w:rsidP="006A7E58">
            <w:pPr>
              <w:jc w:val="center"/>
              <w:rPr>
                <w:sz w:val="18"/>
                <w:szCs w:val="18"/>
              </w:rPr>
            </w:pPr>
            <w:r w:rsidRPr="005C7F7F">
              <w:rPr>
                <w:sz w:val="18"/>
                <w:szCs w:val="18"/>
              </w:rPr>
              <w:t>2</w:t>
            </w:r>
          </w:p>
        </w:tc>
        <w:tc>
          <w:tcPr>
            <w:tcW w:w="756" w:type="dxa"/>
            <w:noWrap/>
            <w:hideMark/>
          </w:tcPr>
          <w:p w14:paraId="1D87A798" w14:textId="77777777" w:rsidR="00A20704" w:rsidRPr="005C7F7F" w:rsidRDefault="00A20704" w:rsidP="006A7E58">
            <w:pPr>
              <w:jc w:val="center"/>
              <w:rPr>
                <w:sz w:val="18"/>
                <w:szCs w:val="18"/>
              </w:rPr>
            </w:pPr>
            <w:r w:rsidRPr="005C7F7F">
              <w:rPr>
                <w:sz w:val="18"/>
                <w:szCs w:val="18"/>
              </w:rPr>
              <w:t>8</w:t>
            </w:r>
          </w:p>
        </w:tc>
        <w:tc>
          <w:tcPr>
            <w:tcW w:w="805" w:type="dxa"/>
            <w:noWrap/>
            <w:hideMark/>
          </w:tcPr>
          <w:p w14:paraId="78352FF5" w14:textId="77777777" w:rsidR="00A20704" w:rsidRPr="005C7F7F" w:rsidRDefault="00A20704" w:rsidP="006A7E58">
            <w:pPr>
              <w:jc w:val="center"/>
              <w:rPr>
                <w:sz w:val="18"/>
                <w:szCs w:val="18"/>
              </w:rPr>
            </w:pPr>
            <w:r w:rsidRPr="005C7F7F">
              <w:rPr>
                <w:sz w:val="18"/>
                <w:szCs w:val="18"/>
              </w:rPr>
              <w:t>41</w:t>
            </w:r>
          </w:p>
        </w:tc>
      </w:tr>
      <w:tr w:rsidR="00685699" w:rsidRPr="00A20704" w14:paraId="445062FD" w14:textId="77777777" w:rsidTr="00685699">
        <w:trPr>
          <w:trHeight w:val="300"/>
        </w:trPr>
        <w:tc>
          <w:tcPr>
            <w:tcW w:w="743" w:type="dxa"/>
            <w:noWrap/>
            <w:hideMark/>
          </w:tcPr>
          <w:p w14:paraId="11E03ABB" w14:textId="77777777" w:rsidR="00A20704" w:rsidRPr="005C7F7F" w:rsidRDefault="00A20704" w:rsidP="006A7E58">
            <w:pPr>
              <w:jc w:val="center"/>
              <w:rPr>
                <w:sz w:val="18"/>
                <w:szCs w:val="18"/>
              </w:rPr>
            </w:pPr>
            <w:r w:rsidRPr="005C7F7F">
              <w:rPr>
                <w:sz w:val="18"/>
                <w:szCs w:val="18"/>
              </w:rPr>
              <w:t>9</w:t>
            </w:r>
          </w:p>
        </w:tc>
        <w:tc>
          <w:tcPr>
            <w:tcW w:w="1289" w:type="dxa"/>
            <w:tcBorders>
              <w:right w:val="single" w:sz="4" w:space="0" w:color="auto"/>
            </w:tcBorders>
            <w:noWrap/>
            <w:hideMark/>
          </w:tcPr>
          <w:p w14:paraId="6239D3BA" w14:textId="77777777" w:rsidR="00A20704" w:rsidRPr="005C7F7F" w:rsidRDefault="00A20704" w:rsidP="00A20704">
            <w:pPr>
              <w:jc w:val="left"/>
              <w:rPr>
                <w:sz w:val="18"/>
                <w:szCs w:val="18"/>
              </w:rPr>
            </w:pPr>
            <w:r w:rsidRPr="005C7F7F">
              <w:rPr>
                <w:sz w:val="18"/>
                <w:szCs w:val="18"/>
              </w:rPr>
              <w:t>Catalonia</w:t>
            </w:r>
          </w:p>
        </w:tc>
        <w:tc>
          <w:tcPr>
            <w:tcW w:w="731" w:type="dxa"/>
            <w:tcBorders>
              <w:left w:val="single" w:sz="4" w:space="0" w:color="auto"/>
            </w:tcBorders>
            <w:noWrap/>
            <w:hideMark/>
          </w:tcPr>
          <w:p w14:paraId="5F7C5E76" w14:textId="77777777" w:rsidR="00A20704" w:rsidRPr="005C7F7F" w:rsidRDefault="00A20704" w:rsidP="00A20704">
            <w:pPr>
              <w:jc w:val="left"/>
              <w:rPr>
                <w:sz w:val="18"/>
                <w:szCs w:val="18"/>
              </w:rPr>
            </w:pPr>
            <w:r w:rsidRPr="005C7F7F">
              <w:rPr>
                <w:sz w:val="18"/>
                <w:szCs w:val="18"/>
              </w:rPr>
              <w:t>487,10</w:t>
            </w:r>
          </w:p>
        </w:tc>
        <w:tc>
          <w:tcPr>
            <w:tcW w:w="753" w:type="dxa"/>
            <w:noWrap/>
            <w:hideMark/>
          </w:tcPr>
          <w:p w14:paraId="4140B12E" w14:textId="77777777" w:rsidR="00A20704" w:rsidRPr="005C7F7F" w:rsidRDefault="00A20704" w:rsidP="006A7E58">
            <w:pPr>
              <w:jc w:val="center"/>
              <w:rPr>
                <w:sz w:val="18"/>
                <w:szCs w:val="18"/>
              </w:rPr>
            </w:pPr>
            <w:r w:rsidRPr="005C7F7F">
              <w:rPr>
                <w:sz w:val="18"/>
                <w:szCs w:val="18"/>
              </w:rPr>
              <w:t>(37,09)</w:t>
            </w:r>
          </w:p>
        </w:tc>
        <w:tc>
          <w:tcPr>
            <w:tcW w:w="731" w:type="dxa"/>
            <w:noWrap/>
            <w:hideMark/>
          </w:tcPr>
          <w:p w14:paraId="69DA0328" w14:textId="77777777" w:rsidR="00A20704" w:rsidRPr="005C7F7F" w:rsidRDefault="00A20704" w:rsidP="006A7E58">
            <w:pPr>
              <w:jc w:val="center"/>
              <w:rPr>
                <w:sz w:val="18"/>
                <w:szCs w:val="18"/>
              </w:rPr>
            </w:pPr>
            <w:r w:rsidRPr="005C7F7F">
              <w:rPr>
                <w:sz w:val="18"/>
                <w:szCs w:val="18"/>
              </w:rPr>
              <w:t>488,47</w:t>
            </w:r>
          </w:p>
        </w:tc>
        <w:tc>
          <w:tcPr>
            <w:tcW w:w="755" w:type="dxa"/>
            <w:noWrap/>
            <w:hideMark/>
          </w:tcPr>
          <w:p w14:paraId="6BB80060" w14:textId="77777777" w:rsidR="00A20704" w:rsidRPr="005C7F7F" w:rsidRDefault="00A20704" w:rsidP="006A7E58">
            <w:pPr>
              <w:jc w:val="center"/>
              <w:rPr>
                <w:sz w:val="18"/>
                <w:szCs w:val="18"/>
              </w:rPr>
            </w:pPr>
            <w:r w:rsidRPr="005C7F7F">
              <w:rPr>
                <w:sz w:val="18"/>
                <w:szCs w:val="18"/>
              </w:rPr>
              <w:t>(35,9)</w:t>
            </w:r>
          </w:p>
        </w:tc>
        <w:tc>
          <w:tcPr>
            <w:tcW w:w="733" w:type="dxa"/>
            <w:noWrap/>
            <w:hideMark/>
          </w:tcPr>
          <w:p w14:paraId="0CF363D4" w14:textId="77777777" w:rsidR="00A20704" w:rsidRPr="005C7F7F" w:rsidRDefault="00A20704" w:rsidP="006A7E58">
            <w:pPr>
              <w:jc w:val="center"/>
              <w:rPr>
                <w:sz w:val="18"/>
                <w:szCs w:val="18"/>
              </w:rPr>
            </w:pPr>
            <w:r w:rsidRPr="005C7F7F">
              <w:rPr>
                <w:sz w:val="18"/>
                <w:szCs w:val="18"/>
              </w:rPr>
              <w:t>483,12</w:t>
            </w:r>
          </w:p>
        </w:tc>
        <w:tc>
          <w:tcPr>
            <w:tcW w:w="755" w:type="dxa"/>
            <w:tcBorders>
              <w:right w:val="single" w:sz="4" w:space="0" w:color="auto"/>
            </w:tcBorders>
            <w:noWrap/>
            <w:hideMark/>
          </w:tcPr>
          <w:p w14:paraId="704986B7" w14:textId="77777777" w:rsidR="00A20704" w:rsidRPr="005C7F7F" w:rsidRDefault="00A20704" w:rsidP="006A7E58">
            <w:pPr>
              <w:jc w:val="center"/>
              <w:rPr>
                <w:sz w:val="18"/>
                <w:szCs w:val="18"/>
              </w:rPr>
            </w:pPr>
            <w:r w:rsidRPr="005C7F7F">
              <w:rPr>
                <w:sz w:val="18"/>
                <w:szCs w:val="18"/>
              </w:rPr>
              <w:t>(39,7)</w:t>
            </w:r>
          </w:p>
        </w:tc>
        <w:tc>
          <w:tcPr>
            <w:tcW w:w="657" w:type="dxa"/>
            <w:tcBorders>
              <w:left w:val="single" w:sz="4" w:space="0" w:color="auto"/>
            </w:tcBorders>
            <w:noWrap/>
            <w:hideMark/>
          </w:tcPr>
          <w:p w14:paraId="4FC21E5B" w14:textId="77777777" w:rsidR="00A20704" w:rsidRPr="005C7F7F" w:rsidRDefault="00A20704" w:rsidP="006A7E58">
            <w:pPr>
              <w:jc w:val="center"/>
              <w:rPr>
                <w:sz w:val="18"/>
                <w:szCs w:val="18"/>
              </w:rPr>
            </w:pPr>
            <w:r w:rsidRPr="005C7F7F">
              <w:rPr>
                <w:sz w:val="18"/>
                <w:szCs w:val="18"/>
              </w:rPr>
              <w:t>2,99</w:t>
            </w:r>
          </w:p>
        </w:tc>
        <w:tc>
          <w:tcPr>
            <w:tcW w:w="755" w:type="dxa"/>
            <w:noWrap/>
            <w:hideMark/>
          </w:tcPr>
          <w:p w14:paraId="651356E8" w14:textId="77777777" w:rsidR="00A20704" w:rsidRPr="005C7F7F" w:rsidRDefault="00A20704" w:rsidP="006A7E58">
            <w:pPr>
              <w:jc w:val="center"/>
              <w:rPr>
                <w:sz w:val="18"/>
                <w:szCs w:val="18"/>
              </w:rPr>
            </w:pPr>
            <w:r w:rsidRPr="005C7F7F">
              <w:rPr>
                <w:sz w:val="18"/>
                <w:szCs w:val="18"/>
              </w:rPr>
              <w:t>(0,5)</w:t>
            </w:r>
          </w:p>
        </w:tc>
        <w:tc>
          <w:tcPr>
            <w:tcW w:w="749" w:type="dxa"/>
            <w:noWrap/>
            <w:hideMark/>
          </w:tcPr>
          <w:p w14:paraId="31F9F7EB" w14:textId="77777777" w:rsidR="00A20704" w:rsidRPr="005C7F7F" w:rsidRDefault="00A20704" w:rsidP="006A7E58">
            <w:pPr>
              <w:jc w:val="center"/>
              <w:rPr>
                <w:sz w:val="18"/>
                <w:szCs w:val="18"/>
              </w:rPr>
            </w:pPr>
            <w:r w:rsidRPr="005C7F7F">
              <w:rPr>
                <w:sz w:val="18"/>
                <w:szCs w:val="18"/>
              </w:rPr>
              <w:t>15,15</w:t>
            </w:r>
          </w:p>
        </w:tc>
        <w:tc>
          <w:tcPr>
            <w:tcW w:w="815" w:type="dxa"/>
            <w:noWrap/>
            <w:hideMark/>
          </w:tcPr>
          <w:p w14:paraId="5DA8D2F4" w14:textId="77777777" w:rsidR="00A20704" w:rsidRPr="005C7F7F" w:rsidRDefault="00A20704" w:rsidP="006A7E58">
            <w:pPr>
              <w:jc w:val="center"/>
              <w:rPr>
                <w:sz w:val="18"/>
                <w:szCs w:val="18"/>
              </w:rPr>
            </w:pPr>
            <w:r w:rsidRPr="005C7F7F">
              <w:rPr>
                <w:sz w:val="18"/>
                <w:szCs w:val="18"/>
              </w:rPr>
              <w:t>(19,33)</w:t>
            </w:r>
          </w:p>
        </w:tc>
        <w:tc>
          <w:tcPr>
            <w:tcW w:w="657" w:type="dxa"/>
            <w:noWrap/>
            <w:hideMark/>
          </w:tcPr>
          <w:p w14:paraId="30B1B9A7" w14:textId="77777777" w:rsidR="00A20704" w:rsidRPr="005C7F7F" w:rsidRDefault="00A20704" w:rsidP="006A7E58">
            <w:pPr>
              <w:jc w:val="center"/>
              <w:rPr>
                <w:sz w:val="18"/>
                <w:szCs w:val="18"/>
              </w:rPr>
            </w:pPr>
            <w:r w:rsidRPr="005C7F7F">
              <w:rPr>
                <w:sz w:val="18"/>
                <w:szCs w:val="18"/>
              </w:rPr>
              <w:t>3,97</w:t>
            </w:r>
          </w:p>
        </w:tc>
        <w:tc>
          <w:tcPr>
            <w:tcW w:w="737" w:type="dxa"/>
            <w:tcBorders>
              <w:right w:val="single" w:sz="4" w:space="0" w:color="auto"/>
            </w:tcBorders>
            <w:noWrap/>
            <w:hideMark/>
          </w:tcPr>
          <w:p w14:paraId="2D2BFB6F" w14:textId="77777777" w:rsidR="00A20704" w:rsidRPr="005C7F7F" w:rsidRDefault="00A20704" w:rsidP="006A7E58">
            <w:pPr>
              <w:jc w:val="center"/>
              <w:rPr>
                <w:sz w:val="18"/>
                <w:szCs w:val="18"/>
              </w:rPr>
            </w:pPr>
            <w:r w:rsidRPr="005C7F7F">
              <w:rPr>
                <w:sz w:val="18"/>
                <w:szCs w:val="18"/>
              </w:rPr>
              <w:t>(1,12)</w:t>
            </w:r>
          </w:p>
        </w:tc>
        <w:tc>
          <w:tcPr>
            <w:tcW w:w="839" w:type="dxa"/>
            <w:tcBorders>
              <w:left w:val="single" w:sz="4" w:space="0" w:color="auto"/>
              <w:right w:val="single" w:sz="4" w:space="0" w:color="auto"/>
            </w:tcBorders>
            <w:noWrap/>
            <w:hideMark/>
          </w:tcPr>
          <w:p w14:paraId="0B599AE8"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079877FF" w14:textId="77777777" w:rsidR="00A20704" w:rsidRPr="005C7F7F" w:rsidRDefault="00A20704" w:rsidP="006A7E58">
            <w:pPr>
              <w:jc w:val="center"/>
              <w:rPr>
                <w:sz w:val="18"/>
                <w:szCs w:val="18"/>
              </w:rPr>
            </w:pPr>
            <w:r w:rsidRPr="005C7F7F">
              <w:rPr>
                <w:sz w:val="18"/>
                <w:szCs w:val="18"/>
              </w:rPr>
              <w:t>4</w:t>
            </w:r>
          </w:p>
        </w:tc>
        <w:tc>
          <w:tcPr>
            <w:tcW w:w="756" w:type="dxa"/>
            <w:noWrap/>
            <w:hideMark/>
          </w:tcPr>
          <w:p w14:paraId="7F403093" w14:textId="77777777" w:rsidR="00A20704" w:rsidRPr="005C7F7F" w:rsidRDefault="00A20704" w:rsidP="006A7E58">
            <w:pPr>
              <w:jc w:val="center"/>
              <w:rPr>
                <w:sz w:val="18"/>
                <w:szCs w:val="18"/>
              </w:rPr>
            </w:pPr>
            <w:r w:rsidRPr="005C7F7F">
              <w:rPr>
                <w:sz w:val="18"/>
                <w:szCs w:val="18"/>
              </w:rPr>
              <w:t>14</w:t>
            </w:r>
          </w:p>
        </w:tc>
        <w:tc>
          <w:tcPr>
            <w:tcW w:w="805" w:type="dxa"/>
            <w:noWrap/>
            <w:hideMark/>
          </w:tcPr>
          <w:p w14:paraId="5C94676B" w14:textId="77777777" w:rsidR="00A20704" w:rsidRPr="005C7F7F" w:rsidRDefault="00A20704" w:rsidP="006A7E58">
            <w:pPr>
              <w:jc w:val="center"/>
              <w:rPr>
                <w:sz w:val="18"/>
                <w:szCs w:val="18"/>
              </w:rPr>
            </w:pPr>
            <w:r w:rsidRPr="005C7F7F">
              <w:rPr>
                <w:sz w:val="18"/>
                <w:szCs w:val="18"/>
              </w:rPr>
              <w:t>32</w:t>
            </w:r>
          </w:p>
        </w:tc>
      </w:tr>
      <w:tr w:rsidR="00685699" w:rsidRPr="00A20704" w14:paraId="75CB7D1D" w14:textId="77777777" w:rsidTr="00685699">
        <w:trPr>
          <w:trHeight w:val="300"/>
        </w:trPr>
        <w:tc>
          <w:tcPr>
            <w:tcW w:w="743" w:type="dxa"/>
            <w:tcBorders>
              <w:bottom w:val="single" w:sz="4" w:space="0" w:color="auto"/>
            </w:tcBorders>
            <w:noWrap/>
            <w:hideMark/>
          </w:tcPr>
          <w:p w14:paraId="5AF26C0F" w14:textId="77777777" w:rsidR="00A20704" w:rsidRPr="005C7F7F" w:rsidRDefault="00A20704" w:rsidP="006A7E58">
            <w:pPr>
              <w:jc w:val="center"/>
              <w:rPr>
                <w:sz w:val="18"/>
                <w:szCs w:val="18"/>
              </w:rPr>
            </w:pPr>
            <w:r w:rsidRPr="005C7F7F">
              <w:rPr>
                <w:sz w:val="18"/>
                <w:szCs w:val="18"/>
              </w:rPr>
              <w:t>10</w:t>
            </w:r>
          </w:p>
        </w:tc>
        <w:tc>
          <w:tcPr>
            <w:tcW w:w="1289" w:type="dxa"/>
            <w:tcBorders>
              <w:bottom w:val="single" w:sz="4" w:space="0" w:color="auto"/>
              <w:right w:val="single" w:sz="4" w:space="0" w:color="auto"/>
            </w:tcBorders>
            <w:noWrap/>
            <w:hideMark/>
          </w:tcPr>
          <w:p w14:paraId="212867B9" w14:textId="77777777" w:rsidR="00A20704" w:rsidRPr="005C7F7F" w:rsidRDefault="00A20704" w:rsidP="00A20704">
            <w:pPr>
              <w:jc w:val="left"/>
              <w:rPr>
                <w:sz w:val="18"/>
                <w:szCs w:val="18"/>
              </w:rPr>
            </w:pPr>
            <w:r w:rsidRPr="005C7F7F">
              <w:rPr>
                <w:sz w:val="18"/>
                <w:szCs w:val="18"/>
              </w:rPr>
              <w:t>Extremadura</w:t>
            </w:r>
          </w:p>
        </w:tc>
        <w:tc>
          <w:tcPr>
            <w:tcW w:w="731" w:type="dxa"/>
            <w:tcBorders>
              <w:left w:val="single" w:sz="4" w:space="0" w:color="auto"/>
              <w:bottom w:val="single" w:sz="4" w:space="0" w:color="auto"/>
            </w:tcBorders>
            <w:noWrap/>
            <w:hideMark/>
          </w:tcPr>
          <w:p w14:paraId="261FE9BE" w14:textId="77777777" w:rsidR="00A20704" w:rsidRPr="005C7F7F" w:rsidRDefault="00A20704" w:rsidP="00A20704">
            <w:pPr>
              <w:jc w:val="left"/>
              <w:rPr>
                <w:sz w:val="18"/>
                <w:szCs w:val="18"/>
              </w:rPr>
            </w:pPr>
            <w:r w:rsidRPr="005C7F7F">
              <w:rPr>
                <w:sz w:val="18"/>
                <w:szCs w:val="18"/>
              </w:rPr>
              <w:t>472,58</w:t>
            </w:r>
          </w:p>
        </w:tc>
        <w:tc>
          <w:tcPr>
            <w:tcW w:w="753" w:type="dxa"/>
            <w:tcBorders>
              <w:bottom w:val="single" w:sz="4" w:space="0" w:color="auto"/>
            </w:tcBorders>
            <w:noWrap/>
            <w:hideMark/>
          </w:tcPr>
          <w:p w14:paraId="3156E714" w14:textId="77777777" w:rsidR="00A20704" w:rsidRPr="005C7F7F" w:rsidRDefault="00A20704" w:rsidP="006A7E58">
            <w:pPr>
              <w:jc w:val="center"/>
              <w:rPr>
                <w:sz w:val="18"/>
                <w:szCs w:val="18"/>
              </w:rPr>
            </w:pPr>
            <w:r w:rsidRPr="005C7F7F">
              <w:rPr>
                <w:sz w:val="18"/>
                <w:szCs w:val="18"/>
              </w:rPr>
              <w:t>(32,85)</w:t>
            </w:r>
          </w:p>
        </w:tc>
        <w:tc>
          <w:tcPr>
            <w:tcW w:w="731" w:type="dxa"/>
            <w:tcBorders>
              <w:bottom w:val="single" w:sz="4" w:space="0" w:color="auto"/>
            </w:tcBorders>
            <w:noWrap/>
            <w:hideMark/>
          </w:tcPr>
          <w:p w14:paraId="6DEBC7EC" w14:textId="77777777" w:rsidR="00A20704" w:rsidRPr="005C7F7F" w:rsidRDefault="00A20704" w:rsidP="006A7E58">
            <w:pPr>
              <w:jc w:val="center"/>
              <w:rPr>
                <w:sz w:val="18"/>
                <w:szCs w:val="18"/>
              </w:rPr>
            </w:pPr>
            <w:r w:rsidRPr="005C7F7F">
              <w:rPr>
                <w:sz w:val="18"/>
                <w:szCs w:val="18"/>
              </w:rPr>
              <w:t>468,39</w:t>
            </w:r>
          </w:p>
        </w:tc>
        <w:tc>
          <w:tcPr>
            <w:tcW w:w="755" w:type="dxa"/>
            <w:tcBorders>
              <w:bottom w:val="single" w:sz="4" w:space="0" w:color="auto"/>
            </w:tcBorders>
            <w:noWrap/>
            <w:hideMark/>
          </w:tcPr>
          <w:p w14:paraId="0961AAE3" w14:textId="77777777" w:rsidR="00A20704" w:rsidRPr="005C7F7F" w:rsidRDefault="00A20704" w:rsidP="006A7E58">
            <w:pPr>
              <w:jc w:val="center"/>
              <w:rPr>
                <w:sz w:val="18"/>
                <w:szCs w:val="18"/>
              </w:rPr>
            </w:pPr>
            <w:r w:rsidRPr="005C7F7F">
              <w:rPr>
                <w:sz w:val="18"/>
                <w:szCs w:val="18"/>
              </w:rPr>
              <w:t>(31,9)</w:t>
            </w:r>
          </w:p>
        </w:tc>
        <w:tc>
          <w:tcPr>
            <w:tcW w:w="733" w:type="dxa"/>
            <w:tcBorders>
              <w:bottom w:val="single" w:sz="4" w:space="0" w:color="auto"/>
            </w:tcBorders>
            <w:noWrap/>
            <w:hideMark/>
          </w:tcPr>
          <w:p w14:paraId="02E58D93" w14:textId="77777777" w:rsidR="00A20704" w:rsidRPr="005C7F7F" w:rsidRDefault="00A20704" w:rsidP="006A7E58">
            <w:pPr>
              <w:jc w:val="center"/>
              <w:rPr>
                <w:sz w:val="18"/>
                <w:szCs w:val="18"/>
              </w:rPr>
            </w:pPr>
            <w:r w:rsidRPr="005C7F7F">
              <w:rPr>
                <w:sz w:val="18"/>
                <w:szCs w:val="18"/>
              </w:rPr>
              <w:t>463,31</w:t>
            </w:r>
          </w:p>
        </w:tc>
        <w:tc>
          <w:tcPr>
            <w:tcW w:w="755" w:type="dxa"/>
            <w:tcBorders>
              <w:bottom w:val="single" w:sz="4" w:space="0" w:color="auto"/>
              <w:right w:val="single" w:sz="4" w:space="0" w:color="auto"/>
            </w:tcBorders>
            <w:noWrap/>
            <w:hideMark/>
          </w:tcPr>
          <w:p w14:paraId="3B750257" w14:textId="77777777" w:rsidR="00A20704" w:rsidRPr="005C7F7F" w:rsidRDefault="00A20704" w:rsidP="006A7E58">
            <w:pPr>
              <w:jc w:val="center"/>
              <w:rPr>
                <w:sz w:val="18"/>
                <w:szCs w:val="18"/>
              </w:rPr>
            </w:pPr>
            <w:r w:rsidRPr="005C7F7F">
              <w:rPr>
                <w:sz w:val="18"/>
                <w:szCs w:val="18"/>
              </w:rPr>
              <w:t>(35,65)</w:t>
            </w:r>
          </w:p>
        </w:tc>
        <w:tc>
          <w:tcPr>
            <w:tcW w:w="657" w:type="dxa"/>
            <w:tcBorders>
              <w:left w:val="single" w:sz="4" w:space="0" w:color="auto"/>
              <w:bottom w:val="single" w:sz="4" w:space="0" w:color="auto"/>
            </w:tcBorders>
            <w:noWrap/>
            <w:hideMark/>
          </w:tcPr>
          <w:p w14:paraId="12E79775" w14:textId="77777777" w:rsidR="00A20704" w:rsidRPr="005C7F7F" w:rsidRDefault="00A20704" w:rsidP="006A7E58">
            <w:pPr>
              <w:jc w:val="center"/>
              <w:rPr>
                <w:sz w:val="18"/>
                <w:szCs w:val="18"/>
              </w:rPr>
            </w:pPr>
            <w:r w:rsidRPr="005C7F7F">
              <w:rPr>
                <w:sz w:val="18"/>
                <w:szCs w:val="18"/>
              </w:rPr>
              <w:t>2,52</w:t>
            </w:r>
          </w:p>
        </w:tc>
        <w:tc>
          <w:tcPr>
            <w:tcW w:w="755" w:type="dxa"/>
            <w:tcBorders>
              <w:bottom w:val="single" w:sz="4" w:space="0" w:color="auto"/>
            </w:tcBorders>
            <w:noWrap/>
            <w:hideMark/>
          </w:tcPr>
          <w:p w14:paraId="59AA116F" w14:textId="77777777" w:rsidR="00A20704" w:rsidRPr="005C7F7F" w:rsidRDefault="00A20704" w:rsidP="006A7E58">
            <w:pPr>
              <w:jc w:val="center"/>
              <w:rPr>
                <w:sz w:val="18"/>
                <w:szCs w:val="18"/>
              </w:rPr>
            </w:pPr>
            <w:r w:rsidRPr="005C7F7F">
              <w:rPr>
                <w:sz w:val="18"/>
                <w:szCs w:val="18"/>
              </w:rPr>
              <w:t>(0,43)</w:t>
            </w:r>
          </w:p>
        </w:tc>
        <w:tc>
          <w:tcPr>
            <w:tcW w:w="749" w:type="dxa"/>
            <w:tcBorders>
              <w:bottom w:val="single" w:sz="4" w:space="0" w:color="auto"/>
            </w:tcBorders>
            <w:noWrap/>
            <w:hideMark/>
          </w:tcPr>
          <w:p w14:paraId="6C6BB66C" w14:textId="77777777" w:rsidR="00A20704" w:rsidRPr="005C7F7F" w:rsidRDefault="00A20704" w:rsidP="006A7E58">
            <w:pPr>
              <w:jc w:val="center"/>
              <w:rPr>
                <w:sz w:val="18"/>
                <w:szCs w:val="18"/>
              </w:rPr>
            </w:pPr>
            <w:r w:rsidRPr="005C7F7F">
              <w:rPr>
                <w:sz w:val="18"/>
                <w:szCs w:val="18"/>
              </w:rPr>
              <w:t>11,19</w:t>
            </w:r>
          </w:p>
        </w:tc>
        <w:tc>
          <w:tcPr>
            <w:tcW w:w="815" w:type="dxa"/>
            <w:tcBorders>
              <w:bottom w:val="single" w:sz="4" w:space="0" w:color="auto"/>
            </w:tcBorders>
            <w:noWrap/>
            <w:hideMark/>
          </w:tcPr>
          <w:p w14:paraId="7B424B09" w14:textId="77777777" w:rsidR="00A20704" w:rsidRPr="005C7F7F" w:rsidRDefault="00A20704" w:rsidP="006A7E58">
            <w:pPr>
              <w:jc w:val="center"/>
              <w:rPr>
                <w:sz w:val="18"/>
                <w:szCs w:val="18"/>
              </w:rPr>
            </w:pPr>
            <w:r w:rsidRPr="005C7F7F">
              <w:rPr>
                <w:sz w:val="18"/>
                <w:szCs w:val="18"/>
              </w:rPr>
              <w:t>(3,46)</w:t>
            </w:r>
          </w:p>
        </w:tc>
        <w:tc>
          <w:tcPr>
            <w:tcW w:w="657" w:type="dxa"/>
            <w:tcBorders>
              <w:bottom w:val="single" w:sz="4" w:space="0" w:color="auto"/>
            </w:tcBorders>
            <w:noWrap/>
            <w:hideMark/>
          </w:tcPr>
          <w:p w14:paraId="39459793" w14:textId="77777777" w:rsidR="00A20704" w:rsidRPr="005C7F7F" w:rsidRDefault="00A20704" w:rsidP="006A7E58">
            <w:pPr>
              <w:jc w:val="center"/>
              <w:rPr>
                <w:sz w:val="18"/>
                <w:szCs w:val="18"/>
              </w:rPr>
            </w:pPr>
            <w:r w:rsidRPr="005C7F7F">
              <w:rPr>
                <w:sz w:val="18"/>
                <w:szCs w:val="18"/>
              </w:rPr>
              <w:t>3,85</w:t>
            </w:r>
          </w:p>
        </w:tc>
        <w:tc>
          <w:tcPr>
            <w:tcW w:w="737" w:type="dxa"/>
            <w:tcBorders>
              <w:bottom w:val="single" w:sz="4" w:space="0" w:color="auto"/>
              <w:right w:val="single" w:sz="4" w:space="0" w:color="auto"/>
            </w:tcBorders>
            <w:noWrap/>
            <w:hideMark/>
          </w:tcPr>
          <w:p w14:paraId="3DD4AD42" w14:textId="77777777" w:rsidR="00A20704" w:rsidRPr="005C7F7F" w:rsidRDefault="00A20704" w:rsidP="006A7E58">
            <w:pPr>
              <w:jc w:val="center"/>
              <w:rPr>
                <w:sz w:val="18"/>
                <w:szCs w:val="18"/>
              </w:rPr>
            </w:pPr>
            <w:r w:rsidRPr="005C7F7F">
              <w:rPr>
                <w:sz w:val="18"/>
                <w:szCs w:val="18"/>
              </w:rPr>
              <w:t>(1)</w:t>
            </w:r>
          </w:p>
        </w:tc>
        <w:tc>
          <w:tcPr>
            <w:tcW w:w="839" w:type="dxa"/>
            <w:tcBorders>
              <w:left w:val="single" w:sz="4" w:space="0" w:color="auto"/>
              <w:bottom w:val="single" w:sz="4" w:space="0" w:color="auto"/>
              <w:right w:val="single" w:sz="4" w:space="0" w:color="auto"/>
            </w:tcBorders>
            <w:noWrap/>
            <w:hideMark/>
          </w:tcPr>
          <w:p w14:paraId="23078210" w14:textId="77777777" w:rsidR="00A20704" w:rsidRPr="005C7F7F" w:rsidRDefault="00A20704" w:rsidP="006A7E58">
            <w:pPr>
              <w:jc w:val="center"/>
              <w:rPr>
                <w:sz w:val="18"/>
                <w:szCs w:val="18"/>
              </w:rPr>
            </w:pPr>
            <w:r w:rsidRPr="005C7F7F">
              <w:rPr>
                <w:sz w:val="18"/>
                <w:szCs w:val="18"/>
              </w:rPr>
              <w:t>52</w:t>
            </w:r>
          </w:p>
        </w:tc>
        <w:tc>
          <w:tcPr>
            <w:tcW w:w="744" w:type="dxa"/>
            <w:tcBorders>
              <w:left w:val="single" w:sz="4" w:space="0" w:color="auto"/>
              <w:bottom w:val="single" w:sz="4" w:space="0" w:color="auto"/>
            </w:tcBorders>
            <w:noWrap/>
            <w:hideMark/>
          </w:tcPr>
          <w:p w14:paraId="7215656B" w14:textId="77777777" w:rsidR="00A20704" w:rsidRPr="005C7F7F" w:rsidRDefault="00A20704" w:rsidP="006A7E58">
            <w:pPr>
              <w:jc w:val="center"/>
              <w:rPr>
                <w:sz w:val="18"/>
                <w:szCs w:val="18"/>
              </w:rPr>
            </w:pPr>
            <w:r w:rsidRPr="005C7F7F">
              <w:rPr>
                <w:sz w:val="18"/>
                <w:szCs w:val="18"/>
              </w:rPr>
              <w:t>0</w:t>
            </w:r>
          </w:p>
        </w:tc>
        <w:tc>
          <w:tcPr>
            <w:tcW w:w="756" w:type="dxa"/>
            <w:tcBorders>
              <w:bottom w:val="single" w:sz="4" w:space="0" w:color="auto"/>
            </w:tcBorders>
            <w:noWrap/>
            <w:hideMark/>
          </w:tcPr>
          <w:p w14:paraId="39E0B042" w14:textId="77777777" w:rsidR="00A20704" w:rsidRPr="005C7F7F" w:rsidRDefault="00A20704" w:rsidP="006A7E58">
            <w:pPr>
              <w:jc w:val="center"/>
              <w:rPr>
                <w:sz w:val="18"/>
                <w:szCs w:val="18"/>
              </w:rPr>
            </w:pPr>
            <w:r w:rsidRPr="005C7F7F">
              <w:rPr>
                <w:sz w:val="18"/>
                <w:szCs w:val="18"/>
              </w:rPr>
              <w:t>11</w:t>
            </w:r>
          </w:p>
        </w:tc>
        <w:tc>
          <w:tcPr>
            <w:tcW w:w="805" w:type="dxa"/>
            <w:tcBorders>
              <w:bottom w:val="single" w:sz="4" w:space="0" w:color="auto"/>
            </w:tcBorders>
            <w:noWrap/>
            <w:hideMark/>
          </w:tcPr>
          <w:p w14:paraId="7BD6AD83" w14:textId="77777777" w:rsidR="00A20704" w:rsidRPr="005C7F7F" w:rsidRDefault="00A20704" w:rsidP="006A7E58">
            <w:pPr>
              <w:jc w:val="center"/>
              <w:rPr>
                <w:sz w:val="18"/>
                <w:szCs w:val="18"/>
              </w:rPr>
            </w:pPr>
            <w:r w:rsidRPr="005C7F7F">
              <w:rPr>
                <w:sz w:val="18"/>
                <w:szCs w:val="18"/>
              </w:rPr>
              <w:t>41</w:t>
            </w:r>
          </w:p>
        </w:tc>
      </w:tr>
      <w:tr w:rsidR="00685699" w:rsidRPr="00A20704" w14:paraId="4814757E" w14:textId="77777777" w:rsidTr="00685699">
        <w:trPr>
          <w:trHeight w:val="300"/>
        </w:trPr>
        <w:tc>
          <w:tcPr>
            <w:tcW w:w="743" w:type="dxa"/>
            <w:tcBorders>
              <w:top w:val="single" w:sz="4" w:space="0" w:color="auto"/>
            </w:tcBorders>
            <w:noWrap/>
            <w:hideMark/>
          </w:tcPr>
          <w:p w14:paraId="1A8BAB90" w14:textId="77777777" w:rsidR="00A20704" w:rsidRPr="005C7F7F" w:rsidRDefault="00A20704" w:rsidP="006A7E58">
            <w:pPr>
              <w:jc w:val="center"/>
              <w:rPr>
                <w:sz w:val="18"/>
                <w:szCs w:val="18"/>
              </w:rPr>
            </w:pPr>
            <w:r w:rsidRPr="005C7F7F">
              <w:rPr>
                <w:sz w:val="18"/>
                <w:szCs w:val="18"/>
              </w:rPr>
              <w:t>11</w:t>
            </w:r>
          </w:p>
        </w:tc>
        <w:tc>
          <w:tcPr>
            <w:tcW w:w="1289" w:type="dxa"/>
            <w:tcBorders>
              <w:top w:val="single" w:sz="4" w:space="0" w:color="auto"/>
              <w:right w:val="single" w:sz="4" w:space="0" w:color="auto"/>
            </w:tcBorders>
            <w:noWrap/>
            <w:hideMark/>
          </w:tcPr>
          <w:p w14:paraId="7B4167AF" w14:textId="77777777" w:rsidR="00A20704" w:rsidRPr="005C7F7F" w:rsidRDefault="00A20704" w:rsidP="00A20704">
            <w:pPr>
              <w:jc w:val="left"/>
              <w:rPr>
                <w:sz w:val="18"/>
                <w:szCs w:val="18"/>
              </w:rPr>
            </w:pPr>
            <w:r w:rsidRPr="005C7F7F">
              <w:rPr>
                <w:sz w:val="18"/>
                <w:szCs w:val="18"/>
              </w:rPr>
              <w:t>Galicia</w:t>
            </w:r>
          </w:p>
        </w:tc>
        <w:tc>
          <w:tcPr>
            <w:tcW w:w="731" w:type="dxa"/>
            <w:tcBorders>
              <w:top w:val="single" w:sz="4" w:space="0" w:color="auto"/>
              <w:left w:val="single" w:sz="4" w:space="0" w:color="auto"/>
            </w:tcBorders>
            <w:noWrap/>
            <w:hideMark/>
          </w:tcPr>
          <w:p w14:paraId="1733A381" w14:textId="77777777" w:rsidR="00A20704" w:rsidRPr="005C7F7F" w:rsidRDefault="00A20704" w:rsidP="00A20704">
            <w:pPr>
              <w:jc w:val="left"/>
              <w:rPr>
                <w:sz w:val="18"/>
                <w:szCs w:val="18"/>
              </w:rPr>
            </w:pPr>
            <w:r w:rsidRPr="005C7F7F">
              <w:rPr>
                <w:sz w:val="18"/>
                <w:szCs w:val="18"/>
              </w:rPr>
              <w:t>510,17</w:t>
            </w:r>
          </w:p>
        </w:tc>
        <w:tc>
          <w:tcPr>
            <w:tcW w:w="753" w:type="dxa"/>
            <w:tcBorders>
              <w:top w:val="single" w:sz="4" w:space="0" w:color="auto"/>
            </w:tcBorders>
            <w:noWrap/>
            <w:hideMark/>
          </w:tcPr>
          <w:p w14:paraId="33145A50" w14:textId="77777777" w:rsidR="00A20704" w:rsidRPr="005C7F7F" w:rsidRDefault="00A20704" w:rsidP="006A7E58">
            <w:pPr>
              <w:jc w:val="center"/>
              <w:rPr>
                <w:sz w:val="18"/>
                <w:szCs w:val="18"/>
              </w:rPr>
            </w:pPr>
            <w:r w:rsidRPr="005C7F7F">
              <w:rPr>
                <w:sz w:val="18"/>
                <w:szCs w:val="18"/>
              </w:rPr>
              <w:t>(22,46)</w:t>
            </w:r>
          </w:p>
        </w:tc>
        <w:tc>
          <w:tcPr>
            <w:tcW w:w="731" w:type="dxa"/>
            <w:tcBorders>
              <w:top w:val="single" w:sz="4" w:space="0" w:color="auto"/>
            </w:tcBorders>
            <w:noWrap/>
            <w:hideMark/>
          </w:tcPr>
          <w:p w14:paraId="2ED98FB9" w14:textId="77777777" w:rsidR="00A20704" w:rsidRPr="005C7F7F" w:rsidRDefault="00A20704" w:rsidP="006A7E58">
            <w:pPr>
              <w:jc w:val="center"/>
              <w:rPr>
                <w:sz w:val="18"/>
                <w:szCs w:val="18"/>
              </w:rPr>
            </w:pPr>
            <w:r w:rsidRPr="005C7F7F">
              <w:rPr>
                <w:sz w:val="18"/>
                <w:szCs w:val="18"/>
              </w:rPr>
              <w:t>497,23</w:t>
            </w:r>
          </w:p>
        </w:tc>
        <w:tc>
          <w:tcPr>
            <w:tcW w:w="755" w:type="dxa"/>
            <w:tcBorders>
              <w:top w:val="single" w:sz="4" w:space="0" w:color="auto"/>
            </w:tcBorders>
            <w:noWrap/>
            <w:hideMark/>
          </w:tcPr>
          <w:p w14:paraId="6B6B6BD2" w14:textId="77777777" w:rsidR="00A20704" w:rsidRPr="005C7F7F" w:rsidRDefault="00A20704" w:rsidP="006A7E58">
            <w:pPr>
              <w:jc w:val="center"/>
              <w:rPr>
                <w:sz w:val="18"/>
                <w:szCs w:val="18"/>
              </w:rPr>
            </w:pPr>
            <w:r w:rsidRPr="005C7F7F">
              <w:rPr>
                <w:sz w:val="18"/>
                <w:szCs w:val="18"/>
              </w:rPr>
              <w:t>(24,58)</w:t>
            </w:r>
          </w:p>
        </w:tc>
        <w:tc>
          <w:tcPr>
            <w:tcW w:w="733" w:type="dxa"/>
            <w:tcBorders>
              <w:top w:val="single" w:sz="4" w:space="0" w:color="auto"/>
            </w:tcBorders>
            <w:noWrap/>
            <w:hideMark/>
          </w:tcPr>
          <w:p w14:paraId="1314394C" w14:textId="77777777" w:rsidR="00A20704" w:rsidRPr="005C7F7F" w:rsidRDefault="00A20704" w:rsidP="006A7E58">
            <w:pPr>
              <w:jc w:val="center"/>
              <w:rPr>
                <w:sz w:val="18"/>
                <w:szCs w:val="18"/>
              </w:rPr>
            </w:pPr>
            <w:r w:rsidRPr="005C7F7F">
              <w:rPr>
                <w:sz w:val="18"/>
                <w:szCs w:val="18"/>
              </w:rPr>
              <w:t>492,40</w:t>
            </w:r>
          </w:p>
        </w:tc>
        <w:tc>
          <w:tcPr>
            <w:tcW w:w="755" w:type="dxa"/>
            <w:tcBorders>
              <w:top w:val="single" w:sz="4" w:space="0" w:color="auto"/>
              <w:right w:val="single" w:sz="4" w:space="0" w:color="auto"/>
            </w:tcBorders>
            <w:noWrap/>
            <w:hideMark/>
          </w:tcPr>
          <w:p w14:paraId="09E6E291" w14:textId="77777777" w:rsidR="00A20704" w:rsidRPr="005C7F7F" w:rsidRDefault="00A20704" w:rsidP="006A7E58">
            <w:pPr>
              <w:jc w:val="center"/>
              <w:rPr>
                <w:sz w:val="18"/>
                <w:szCs w:val="18"/>
              </w:rPr>
            </w:pPr>
            <w:r w:rsidRPr="005C7F7F">
              <w:rPr>
                <w:sz w:val="18"/>
                <w:szCs w:val="18"/>
              </w:rPr>
              <w:t>(28,14)</w:t>
            </w:r>
          </w:p>
        </w:tc>
        <w:tc>
          <w:tcPr>
            <w:tcW w:w="657" w:type="dxa"/>
            <w:tcBorders>
              <w:top w:val="single" w:sz="4" w:space="0" w:color="auto"/>
              <w:left w:val="single" w:sz="4" w:space="0" w:color="auto"/>
            </w:tcBorders>
            <w:noWrap/>
            <w:hideMark/>
          </w:tcPr>
          <w:p w14:paraId="798E92DD" w14:textId="77777777" w:rsidR="00A20704" w:rsidRPr="005C7F7F" w:rsidRDefault="00A20704" w:rsidP="006A7E58">
            <w:pPr>
              <w:jc w:val="center"/>
              <w:rPr>
                <w:sz w:val="18"/>
                <w:szCs w:val="18"/>
              </w:rPr>
            </w:pPr>
            <w:r w:rsidRPr="005C7F7F">
              <w:rPr>
                <w:sz w:val="18"/>
                <w:szCs w:val="18"/>
              </w:rPr>
              <w:t>2,82</w:t>
            </w:r>
          </w:p>
        </w:tc>
        <w:tc>
          <w:tcPr>
            <w:tcW w:w="755" w:type="dxa"/>
            <w:tcBorders>
              <w:top w:val="single" w:sz="4" w:space="0" w:color="auto"/>
            </w:tcBorders>
            <w:noWrap/>
            <w:hideMark/>
          </w:tcPr>
          <w:p w14:paraId="6DA51F58" w14:textId="77777777" w:rsidR="00A20704" w:rsidRPr="005C7F7F" w:rsidRDefault="00A20704" w:rsidP="006A7E58">
            <w:pPr>
              <w:jc w:val="center"/>
              <w:rPr>
                <w:sz w:val="18"/>
                <w:szCs w:val="18"/>
              </w:rPr>
            </w:pPr>
            <w:r w:rsidRPr="005C7F7F">
              <w:rPr>
                <w:sz w:val="18"/>
                <w:szCs w:val="18"/>
              </w:rPr>
              <w:t>(0,45)</w:t>
            </w:r>
          </w:p>
        </w:tc>
        <w:tc>
          <w:tcPr>
            <w:tcW w:w="749" w:type="dxa"/>
            <w:tcBorders>
              <w:top w:val="single" w:sz="4" w:space="0" w:color="auto"/>
            </w:tcBorders>
            <w:noWrap/>
            <w:hideMark/>
          </w:tcPr>
          <w:p w14:paraId="72B064EF" w14:textId="77777777" w:rsidR="00A20704" w:rsidRPr="005C7F7F" w:rsidRDefault="00A20704" w:rsidP="006A7E58">
            <w:pPr>
              <w:jc w:val="center"/>
              <w:rPr>
                <w:sz w:val="18"/>
                <w:szCs w:val="18"/>
              </w:rPr>
            </w:pPr>
            <w:r w:rsidRPr="005C7F7F">
              <w:rPr>
                <w:sz w:val="18"/>
                <w:szCs w:val="18"/>
              </w:rPr>
              <w:t>10,38</w:t>
            </w:r>
          </w:p>
        </w:tc>
        <w:tc>
          <w:tcPr>
            <w:tcW w:w="815" w:type="dxa"/>
            <w:tcBorders>
              <w:top w:val="single" w:sz="4" w:space="0" w:color="auto"/>
            </w:tcBorders>
            <w:noWrap/>
            <w:hideMark/>
          </w:tcPr>
          <w:p w14:paraId="741D094D" w14:textId="77777777" w:rsidR="00A20704" w:rsidRPr="005C7F7F" w:rsidRDefault="00A20704" w:rsidP="006A7E58">
            <w:pPr>
              <w:jc w:val="center"/>
              <w:rPr>
                <w:sz w:val="18"/>
                <w:szCs w:val="18"/>
              </w:rPr>
            </w:pPr>
            <w:r w:rsidRPr="005C7F7F">
              <w:rPr>
                <w:sz w:val="18"/>
                <w:szCs w:val="18"/>
              </w:rPr>
              <w:t>(3,56)</w:t>
            </w:r>
          </w:p>
        </w:tc>
        <w:tc>
          <w:tcPr>
            <w:tcW w:w="657" w:type="dxa"/>
            <w:tcBorders>
              <w:top w:val="single" w:sz="4" w:space="0" w:color="auto"/>
            </w:tcBorders>
            <w:noWrap/>
            <w:hideMark/>
          </w:tcPr>
          <w:p w14:paraId="18FABF25" w14:textId="77777777" w:rsidR="00A20704" w:rsidRPr="005C7F7F" w:rsidRDefault="00A20704" w:rsidP="006A7E58">
            <w:pPr>
              <w:jc w:val="center"/>
              <w:rPr>
                <w:sz w:val="18"/>
                <w:szCs w:val="18"/>
              </w:rPr>
            </w:pPr>
            <w:r w:rsidRPr="005C7F7F">
              <w:rPr>
                <w:sz w:val="18"/>
                <w:szCs w:val="18"/>
              </w:rPr>
              <w:t>4,07</w:t>
            </w:r>
          </w:p>
        </w:tc>
        <w:tc>
          <w:tcPr>
            <w:tcW w:w="737" w:type="dxa"/>
            <w:tcBorders>
              <w:top w:val="single" w:sz="4" w:space="0" w:color="auto"/>
              <w:right w:val="single" w:sz="4" w:space="0" w:color="auto"/>
            </w:tcBorders>
            <w:noWrap/>
            <w:hideMark/>
          </w:tcPr>
          <w:p w14:paraId="66839EC5" w14:textId="77777777" w:rsidR="00A20704" w:rsidRPr="005C7F7F" w:rsidRDefault="00A20704" w:rsidP="006A7E58">
            <w:pPr>
              <w:jc w:val="center"/>
              <w:rPr>
                <w:sz w:val="18"/>
                <w:szCs w:val="18"/>
              </w:rPr>
            </w:pPr>
            <w:r w:rsidRPr="005C7F7F">
              <w:rPr>
                <w:sz w:val="18"/>
                <w:szCs w:val="18"/>
              </w:rPr>
              <w:t>(1,03)</w:t>
            </w:r>
          </w:p>
        </w:tc>
        <w:tc>
          <w:tcPr>
            <w:tcW w:w="839" w:type="dxa"/>
            <w:tcBorders>
              <w:top w:val="single" w:sz="4" w:space="0" w:color="auto"/>
              <w:left w:val="single" w:sz="4" w:space="0" w:color="auto"/>
              <w:right w:val="single" w:sz="4" w:space="0" w:color="auto"/>
            </w:tcBorders>
            <w:noWrap/>
            <w:hideMark/>
          </w:tcPr>
          <w:p w14:paraId="626ECB79" w14:textId="77777777" w:rsidR="00A20704" w:rsidRPr="005C7F7F" w:rsidRDefault="00A20704" w:rsidP="006A7E58">
            <w:pPr>
              <w:jc w:val="center"/>
              <w:rPr>
                <w:sz w:val="18"/>
                <w:szCs w:val="18"/>
              </w:rPr>
            </w:pPr>
            <w:r w:rsidRPr="005C7F7F">
              <w:rPr>
                <w:sz w:val="18"/>
                <w:szCs w:val="18"/>
              </w:rPr>
              <w:t>54</w:t>
            </w:r>
          </w:p>
        </w:tc>
        <w:tc>
          <w:tcPr>
            <w:tcW w:w="744" w:type="dxa"/>
            <w:tcBorders>
              <w:top w:val="single" w:sz="4" w:space="0" w:color="auto"/>
              <w:left w:val="single" w:sz="4" w:space="0" w:color="auto"/>
            </w:tcBorders>
            <w:noWrap/>
            <w:hideMark/>
          </w:tcPr>
          <w:p w14:paraId="4F80CDFA" w14:textId="77777777" w:rsidR="00A20704" w:rsidRPr="005C7F7F" w:rsidRDefault="00A20704" w:rsidP="006A7E58">
            <w:pPr>
              <w:jc w:val="center"/>
              <w:rPr>
                <w:sz w:val="18"/>
                <w:szCs w:val="18"/>
              </w:rPr>
            </w:pPr>
            <w:r w:rsidRPr="005C7F7F">
              <w:rPr>
                <w:sz w:val="18"/>
                <w:szCs w:val="18"/>
              </w:rPr>
              <w:t>4</w:t>
            </w:r>
          </w:p>
        </w:tc>
        <w:tc>
          <w:tcPr>
            <w:tcW w:w="756" w:type="dxa"/>
            <w:tcBorders>
              <w:top w:val="single" w:sz="4" w:space="0" w:color="auto"/>
            </w:tcBorders>
            <w:noWrap/>
            <w:hideMark/>
          </w:tcPr>
          <w:p w14:paraId="1B6AD4AD" w14:textId="77777777" w:rsidR="00A20704" w:rsidRPr="005C7F7F" w:rsidRDefault="00A20704" w:rsidP="006A7E58">
            <w:pPr>
              <w:jc w:val="center"/>
              <w:rPr>
                <w:sz w:val="18"/>
                <w:szCs w:val="18"/>
              </w:rPr>
            </w:pPr>
            <w:r w:rsidRPr="005C7F7F">
              <w:rPr>
                <w:sz w:val="18"/>
                <w:szCs w:val="18"/>
              </w:rPr>
              <w:t>11</w:t>
            </w:r>
          </w:p>
        </w:tc>
        <w:tc>
          <w:tcPr>
            <w:tcW w:w="805" w:type="dxa"/>
            <w:tcBorders>
              <w:top w:val="single" w:sz="4" w:space="0" w:color="auto"/>
            </w:tcBorders>
            <w:noWrap/>
            <w:hideMark/>
          </w:tcPr>
          <w:p w14:paraId="6C6DB70E" w14:textId="77777777" w:rsidR="00A20704" w:rsidRPr="005C7F7F" w:rsidRDefault="00A20704" w:rsidP="006A7E58">
            <w:pPr>
              <w:jc w:val="center"/>
              <w:rPr>
                <w:sz w:val="18"/>
                <w:szCs w:val="18"/>
              </w:rPr>
            </w:pPr>
            <w:r w:rsidRPr="005C7F7F">
              <w:rPr>
                <w:sz w:val="18"/>
                <w:szCs w:val="18"/>
              </w:rPr>
              <w:t>39</w:t>
            </w:r>
          </w:p>
        </w:tc>
      </w:tr>
      <w:tr w:rsidR="007D2A74" w:rsidRPr="00A20704" w14:paraId="25CFBE33" w14:textId="77777777" w:rsidTr="00685699">
        <w:trPr>
          <w:trHeight w:val="300"/>
        </w:trPr>
        <w:tc>
          <w:tcPr>
            <w:tcW w:w="743" w:type="dxa"/>
            <w:noWrap/>
            <w:hideMark/>
          </w:tcPr>
          <w:p w14:paraId="53EC41B5" w14:textId="77777777" w:rsidR="00A20704" w:rsidRPr="005C7F7F" w:rsidRDefault="00A20704" w:rsidP="006A7E58">
            <w:pPr>
              <w:jc w:val="center"/>
              <w:rPr>
                <w:sz w:val="18"/>
                <w:szCs w:val="18"/>
              </w:rPr>
            </w:pPr>
            <w:r w:rsidRPr="005C7F7F">
              <w:rPr>
                <w:sz w:val="18"/>
                <w:szCs w:val="18"/>
              </w:rPr>
              <w:t>12</w:t>
            </w:r>
          </w:p>
        </w:tc>
        <w:tc>
          <w:tcPr>
            <w:tcW w:w="1289" w:type="dxa"/>
            <w:tcBorders>
              <w:right w:val="single" w:sz="4" w:space="0" w:color="auto"/>
            </w:tcBorders>
            <w:noWrap/>
            <w:hideMark/>
          </w:tcPr>
          <w:p w14:paraId="29A19BEA" w14:textId="77777777" w:rsidR="00A20704" w:rsidRPr="005C7F7F" w:rsidRDefault="00A20704" w:rsidP="00A20704">
            <w:pPr>
              <w:jc w:val="left"/>
              <w:rPr>
                <w:sz w:val="18"/>
                <w:szCs w:val="18"/>
              </w:rPr>
            </w:pPr>
            <w:r w:rsidRPr="005C7F7F">
              <w:rPr>
                <w:sz w:val="18"/>
                <w:szCs w:val="18"/>
              </w:rPr>
              <w:t>La Rioja</w:t>
            </w:r>
          </w:p>
        </w:tc>
        <w:tc>
          <w:tcPr>
            <w:tcW w:w="731" w:type="dxa"/>
            <w:tcBorders>
              <w:left w:val="single" w:sz="4" w:space="0" w:color="auto"/>
            </w:tcBorders>
            <w:noWrap/>
            <w:hideMark/>
          </w:tcPr>
          <w:p w14:paraId="37E72DB6" w14:textId="77777777" w:rsidR="00A20704" w:rsidRPr="005C7F7F" w:rsidRDefault="00A20704" w:rsidP="00A20704">
            <w:pPr>
              <w:jc w:val="left"/>
              <w:rPr>
                <w:sz w:val="18"/>
                <w:szCs w:val="18"/>
              </w:rPr>
            </w:pPr>
            <w:r w:rsidRPr="005C7F7F">
              <w:rPr>
                <w:sz w:val="18"/>
                <w:szCs w:val="18"/>
              </w:rPr>
              <w:t>481,83</w:t>
            </w:r>
          </w:p>
        </w:tc>
        <w:tc>
          <w:tcPr>
            <w:tcW w:w="753" w:type="dxa"/>
            <w:noWrap/>
            <w:hideMark/>
          </w:tcPr>
          <w:p w14:paraId="3AD16075" w14:textId="77777777" w:rsidR="00A20704" w:rsidRPr="005C7F7F" w:rsidRDefault="00A20704" w:rsidP="006A7E58">
            <w:pPr>
              <w:jc w:val="center"/>
              <w:rPr>
                <w:sz w:val="18"/>
                <w:szCs w:val="18"/>
              </w:rPr>
            </w:pPr>
            <w:r w:rsidRPr="005C7F7F">
              <w:rPr>
                <w:sz w:val="18"/>
                <w:szCs w:val="18"/>
              </w:rPr>
              <w:t>(35,81)</w:t>
            </w:r>
          </w:p>
        </w:tc>
        <w:tc>
          <w:tcPr>
            <w:tcW w:w="731" w:type="dxa"/>
            <w:noWrap/>
            <w:hideMark/>
          </w:tcPr>
          <w:p w14:paraId="0D6E2AF8" w14:textId="77777777" w:rsidR="00A20704" w:rsidRPr="005C7F7F" w:rsidRDefault="00A20704" w:rsidP="006A7E58">
            <w:pPr>
              <w:jc w:val="center"/>
              <w:rPr>
                <w:sz w:val="18"/>
                <w:szCs w:val="18"/>
              </w:rPr>
            </w:pPr>
            <w:r w:rsidRPr="005C7F7F">
              <w:rPr>
                <w:sz w:val="18"/>
                <w:szCs w:val="18"/>
              </w:rPr>
              <w:t>492,65</w:t>
            </w:r>
          </w:p>
        </w:tc>
        <w:tc>
          <w:tcPr>
            <w:tcW w:w="755" w:type="dxa"/>
            <w:noWrap/>
            <w:hideMark/>
          </w:tcPr>
          <w:p w14:paraId="567323FD" w14:textId="77777777" w:rsidR="00A20704" w:rsidRPr="005C7F7F" w:rsidRDefault="00A20704" w:rsidP="006A7E58">
            <w:pPr>
              <w:jc w:val="center"/>
              <w:rPr>
                <w:sz w:val="18"/>
                <w:szCs w:val="18"/>
              </w:rPr>
            </w:pPr>
            <w:r w:rsidRPr="005C7F7F">
              <w:rPr>
                <w:sz w:val="18"/>
                <w:szCs w:val="18"/>
              </w:rPr>
              <w:t>(37,69)</w:t>
            </w:r>
          </w:p>
        </w:tc>
        <w:tc>
          <w:tcPr>
            <w:tcW w:w="733" w:type="dxa"/>
            <w:noWrap/>
            <w:hideMark/>
          </w:tcPr>
          <w:p w14:paraId="1A388E15" w14:textId="77777777" w:rsidR="00A20704" w:rsidRPr="005C7F7F" w:rsidRDefault="00A20704" w:rsidP="006A7E58">
            <w:pPr>
              <w:jc w:val="center"/>
              <w:rPr>
                <w:sz w:val="18"/>
                <w:szCs w:val="18"/>
              </w:rPr>
            </w:pPr>
            <w:r w:rsidRPr="005C7F7F">
              <w:rPr>
                <w:sz w:val="18"/>
                <w:szCs w:val="18"/>
              </w:rPr>
              <w:t>461,53</w:t>
            </w:r>
          </w:p>
        </w:tc>
        <w:tc>
          <w:tcPr>
            <w:tcW w:w="755" w:type="dxa"/>
            <w:tcBorders>
              <w:right w:val="single" w:sz="4" w:space="0" w:color="auto"/>
            </w:tcBorders>
            <w:noWrap/>
            <w:hideMark/>
          </w:tcPr>
          <w:p w14:paraId="06AF880F" w14:textId="77777777" w:rsidR="00A20704" w:rsidRPr="005C7F7F" w:rsidRDefault="00A20704" w:rsidP="006A7E58">
            <w:pPr>
              <w:jc w:val="center"/>
              <w:rPr>
                <w:sz w:val="18"/>
                <w:szCs w:val="18"/>
              </w:rPr>
            </w:pPr>
            <w:r w:rsidRPr="005C7F7F">
              <w:rPr>
                <w:sz w:val="18"/>
                <w:szCs w:val="18"/>
              </w:rPr>
              <w:t>(43,33)</w:t>
            </w:r>
          </w:p>
        </w:tc>
        <w:tc>
          <w:tcPr>
            <w:tcW w:w="657" w:type="dxa"/>
            <w:tcBorders>
              <w:left w:val="single" w:sz="4" w:space="0" w:color="auto"/>
            </w:tcBorders>
            <w:noWrap/>
            <w:hideMark/>
          </w:tcPr>
          <w:p w14:paraId="1703656B" w14:textId="77777777" w:rsidR="00A20704" w:rsidRPr="005C7F7F" w:rsidRDefault="00A20704" w:rsidP="006A7E58">
            <w:pPr>
              <w:jc w:val="center"/>
              <w:rPr>
                <w:sz w:val="18"/>
                <w:szCs w:val="18"/>
              </w:rPr>
            </w:pPr>
            <w:r w:rsidRPr="005C7F7F">
              <w:rPr>
                <w:sz w:val="18"/>
                <w:szCs w:val="18"/>
              </w:rPr>
              <w:t>2,71</w:t>
            </w:r>
          </w:p>
        </w:tc>
        <w:tc>
          <w:tcPr>
            <w:tcW w:w="755" w:type="dxa"/>
            <w:noWrap/>
            <w:hideMark/>
          </w:tcPr>
          <w:p w14:paraId="785675A9" w14:textId="77777777" w:rsidR="00A20704" w:rsidRPr="005C7F7F" w:rsidRDefault="00A20704" w:rsidP="006A7E58">
            <w:pPr>
              <w:jc w:val="center"/>
              <w:rPr>
                <w:sz w:val="18"/>
                <w:szCs w:val="18"/>
              </w:rPr>
            </w:pPr>
            <w:r w:rsidRPr="005C7F7F">
              <w:rPr>
                <w:sz w:val="18"/>
                <w:szCs w:val="18"/>
              </w:rPr>
              <w:t>(0,44)</w:t>
            </w:r>
          </w:p>
        </w:tc>
        <w:tc>
          <w:tcPr>
            <w:tcW w:w="749" w:type="dxa"/>
            <w:noWrap/>
            <w:hideMark/>
          </w:tcPr>
          <w:p w14:paraId="27ECD2A7" w14:textId="77777777" w:rsidR="00A20704" w:rsidRPr="005C7F7F" w:rsidRDefault="00A20704" w:rsidP="006A7E58">
            <w:pPr>
              <w:jc w:val="center"/>
              <w:rPr>
                <w:sz w:val="18"/>
                <w:szCs w:val="18"/>
              </w:rPr>
            </w:pPr>
            <w:r w:rsidRPr="005C7F7F">
              <w:rPr>
                <w:sz w:val="18"/>
                <w:szCs w:val="18"/>
              </w:rPr>
              <w:t>8,56</w:t>
            </w:r>
          </w:p>
        </w:tc>
        <w:tc>
          <w:tcPr>
            <w:tcW w:w="815" w:type="dxa"/>
            <w:noWrap/>
            <w:hideMark/>
          </w:tcPr>
          <w:p w14:paraId="435A06B1" w14:textId="77777777" w:rsidR="00A20704" w:rsidRPr="005C7F7F" w:rsidRDefault="00A20704" w:rsidP="006A7E58">
            <w:pPr>
              <w:jc w:val="center"/>
              <w:rPr>
                <w:sz w:val="18"/>
                <w:szCs w:val="18"/>
              </w:rPr>
            </w:pPr>
            <w:r w:rsidRPr="005C7F7F">
              <w:rPr>
                <w:sz w:val="18"/>
                <w:szCs w:val="18"/>
              </w:rPr>
              <w:t>(2,8)</w:t>
            </w:r>
          </w:p>
        </w:tc>
        <w:tc>
          <w:tcPr>
            <w:tcW w:w="657" w:type="dxa"/>
            <w:noWrap/>
            <w:hideMark/>
          </w:tcPr>
          <w:p w14:paraId="6FBF8CB7" w14:textId="77777777" w:rsidR="00A20704" w:rsidRPr="005C7F7F" w:rsidRDefault="00A20704" w:rsidP="006A7E58">
            <w:pPr>
              <w:jc w:val="center"/>
              <w:rPr>
                <w:sz w:val="18"/>
                <w:szCs w:val="18"/>
              </w:rPr>
            </w:pPr>
            <w:r w:rsidRPr="005C7F7F">
              <w:rPr>
                <w:sz w:val="18"/>
                <w:szCs w:val="18"/>
              </w:rPr>
              <w:t>3,92</w:t>
            </w:r>
          </w:p>
        </w:tc>
        <w:tc>
          <w:tcPr>
            <w:tcW w:w="737" w:type="dxa"/>
            <w:tcBorders>
              <w:right w:val="single" w:sz="4" w:space="0" w:color="auto"/>
            </w:tcBorders>
            <w:noWrap/>
            <w:hideMark/>
          </w:tcPr>
          <w:p w14:paraId="22862F36" w14:textId="77777777" w:rsidR="00A20704" w:rsidRPr="005C7F7F" w:rsidRDefault="00A20704" w:rsidP="006A7E58">
            <w:pPr>
              <w:jc w:val="center"/>
              <w:rPr>
                <w:sz w:val="18"/>
                <w:szCs w:val="18"/>
              </w:rPr>
            </w:pPr>
            <w:r w:rsidRPr="005C7F7F">
              <w:rPr>
                <w:sz w:val="18"/>
                <w:szCs w:val="18"/>
              </w:rPr>
              <w:t>(0,97)</w:t>
            </w:r>
          </w:p>
        </w:tc>
        <w:tc>
          <w:tcPr>
            <w:tcW w:w="839" w:type="dxa"/>
            <w:tcBorders>
              <w:left w:val="single" w:sz="4" w:space="0" w:color="auto"/>
              <w:right w:val="single" w:sz="4" w:space="0" w:color="auto"/>
            </w:tcBorders>
            <w:noWrap/>
            <w:hideMark/>
          </w:tcPr>
          <w:p w14:paraId="10CDDF4C" w14:textId="77777777" w:rsidR="00A20704" w:rsidRPr="005C7F7F" w:rsidRDefault="00A20704" w:rsidP="006A7E58">
            <w:pPr>
              <w:jc w:val="center"/>
              <w:rPr>
                <w:sz w:val="18"/>
                <w:szCs w:val="18"/>
              </w:rPr>
            </w:pPr>
            <w:r w:rsidRPr="005C7F7F">
              <w:rPr>
                <w:sz w:val="18"/>
                <w:szCs w:val="18"/>
              </w:rPr>
              <w:t>42</w:t>
            </w:r>
          </w:p>
        </w:tc>
        <w:tc>
          <w:tcPr>
            <w:tcW w:w="744" w:type="dxa"/>
            <w:tcBorders>
              <w:left w:val="single" w:sz="4" w:space="0" w:color="auto"/>
            </w:tcBorders>
            <w:noWrap/>
            <w:hideMark/>
          </w:tcPr>
          <w:p w14:paraId="44FC0E52" w14:textId="77777777" w:rsidR="00A20704" w:rsidRPr="005C7F7F" w:rsidRDefault="00A20704" w:rsidP="006A7E58">
            <w:pPr>
              <w:jc w:val="center"/>
              <w:rPr>
                <w:sz w:val="18"/>
                <w:szCs w:val="18"/>
              </w:rPr>
            </w:pPr>
            <w:r w:rsidRPr="005C7F7F">
              <w:rPr>
                <w:sz w:val="18"/>
                <w:szCs w:val="18"/>
              </w:rPr>
              <w:t>0</w:t>
            </w:r>
          </w:p>
        </w:tc>
        <w:tc>
          <w:tcPr>
            <w:tcW w:w="756" w:type="dxa"/>
            <w:noWrap/>
            <w:hideMark/>
          </w:tcPr>
          <w:p w14:paraId="14BE43F9" w14:textId="77777777" w:rsidR="00A20704" w:rsidRPr="005C7F7F" w:rsidRDefault="00A20704" w:rsidP="006A7E58">
            <w:pPr>
              <w:jc w:val="center"/>
              <w:rPr>
                <w:sz w:val="18"/>
                <w:szCs w:val="18"/>
              </w:rPr>
            </w:pPr>
            <w:r w:rsidRPr="005C7F7F">
              <w:rPr>
                <w:sz w:val="18"/>
                <w:szCs w:val="18"/>
              </w:rPr>
              <w:t>20</w:t>
            </w:r>
          </w:p>
        </w:tc>
        <w:tc>
          <w:tcPr>
            <w:tcW w:w="805" w:type="dxa"/>
            <w:noWrap/>
            <w:hideMark/>
          </w:tcPr>
          <w:p w14:paraId="62425550" w14:textId="77777777" w:rsidR="00A20704" w:rsidRPr="005C7F7F" w:rsidRDefault="00A20704" w:rsidP="006A7E58">
            <w:pPr>
              <w:jc w:val="center"/>
              <w:rPr>
                <w:sz w:val="18"/>
                <w:szCs w:val="18"/>
              </w:rPr>
            </w:pPr>
            <w:r w:rsidRPr="005C7F7F">
              <w:rPr>
                <w:sz w:val="18"/>
                <w:szCs w:val="18"/>
              </w:rPr>
              <w:t>22</w:t>
            </w:r>
          </w:p>
        </w:tc>
      </w:tr>
      <w:tr w:rsidR="007D2A74" w:rsidRPr="00A20704" w14:paraId="120026A0" w14:textId="77777777" w:rsidTr="00685699">
        <w:trPr>
          <w:trHeight w:val="300"/>
        </w:trPr>
        <w:tc>
          <w:tcPr>
            <w:tcW w:w="743" w:type="dxa"/>
            <w:noWrap/>
            <w:hideMark/>
          </w:tcPr>
          <w:p w14:paraId="2DC05FBA" w14:textId="77777777" w:rsidR="00A20704" w:rsidRPr="005C7F7F" w:rsidRDefault="00A20704" w:rsidP="006A7E58">
            <w:pPr>
              <w:jc w:val="center"/>
              <w:rPr>
                <w:sz w:val="18"/>
                <w:szCs w:val="18"/>
              </w:rPr>
            </w:pPr>
            <w:r w:rsidRPr="005C7F7F">
              <w:rPr>
                <w:sz w:val="18"/>
                <w:szCs w:val="18"/>
              </w:rPr>
              <w:t>13</w:t>
            </w:r>
          </w:p>
        </w:tc>
        <w:tc>
          <w:tcPr>
            <w:tcW w:w="1289" w:type="dxa"/>
            <w:tcBorders>
              <w:right w:val="single" w:sz="4" w:space="0" w:color="auto"/>
            </w:tcBorders>
            <w:noWrap/>
            <w:hideMark/>
          </w:tcPr>
          <w:p w14:paraId="48253B0F" w14:textId="77777777" w:rsidR="00A20704" w:rsidRPr="005C7F7F" w:rsidRDefault="00A20704" w:rsidP="00A20704">
            <w:pPr>
              <w:jc w:val="left"/>
              <w:rPr>
                <w:sz w:val="18"/>
                <w:szCs w:val="18"/>
              </w:rPr>
            </w:pPr>
            <w:r w:rsidRPr="005C7F7F">
              <w:rPr>
                <w:sz w:val="18"/>
                <w:szCs w:val="18"/>
              </w:rPr>
              <w:t>Community of Madrid</w:t>
            </w:r>
          </w:p>
        </w:tc>
        <w:tc>
          <w:tcPr>
            <w:tcW w:w="731" w:type="dxa"/>
            <w:tcBorders>
              <w:left w:val="single" w:sz="4" w:space="0" w:color="auto"/>
            </w:tcBorders>
            <w:noWrap/>
            <w:hideMark/>
          </w:tcPr>
          <w:p w14:paraId="57579C25" w14:textId="77777777" w:rsidR="00A20704" w:rsidRPr="005C7F7F" w:rsidRDefault="00A20704" w:rsidP="00A20704">
            <w:pPr>
              <w:jc w:val="left"/>
              <w:rPr>
                <w:sz w:val="18"/>
                <w:szCs w:val="18"/>
              </w:rPr>
            </w:pPr>
            <w:r w:rsidRPr="005C7F7F">
              <w:rPr>
                <w:sz w:val="18"/>
                <w:szCs w:val="18"/>
              </w:rPr>
              <w:t>495,18</w:t>
            </w:r>
          </w:p>
        </w:tc>
        <w:tc>
          <w:tcPr>
            <w:tcW w:w="753" w:type="dxa"/>
            <w:noWrap/>
            <w:hideMark/>
          </w:tcPr>
          <w:p w14:paraId="570E0E48" w14:textId="77777777" w:rsidR="00A20704" w:rsidRPr="005C7F7F" w:rsidRDefault="00A20704" w:rsidP="006A7E58">
            <w:pPr>
              <w:jc w:val="center"/>
              <w:rPr>
                <w:sz w:val="18"/>
                <w:szCs w:val="18"/>
              </w:rPr>
            </w:pPr>
            <w:r w:rsidRPr="005C7F7F">
              <w:rPr>
                <w:sz w:val="18"/>
                <w:szCs w:val="18"/>
              </w:rPr>
              <w:t>(36,9)</w:t>
            </w:r>
          </w:p>
        </w:tc>
        <w:tc>
          <w:tcPr>
            <w:tcW w:w="731" w:type="dxa"/>
            <w:noWrap/>
            <w:hideMark/>
          </w:tcPr>
          <w:p w14:paraId="5146CE00" w14:textId="77777777" w:rsidR="00A20704" w:rsidRPr="005C7F7F" w:rsidRDefault="00A20704" w:rsidP="006A7E58">
            <w:pPr>
              <w:jc w:val="center"/>
              <w:rPr>
                <w:sz w:val="18"/>
                <w:szCs w:val="18"/>
              </w:rPr>
            </w:pPr>
            <w:r w:rsidRPr="005C7F7F">
              <w:rPr>
                <w:sz w:val="18"/>
                <w:szCs w:val="18"/>
              </w:rPr>
              <w:t>495,74</w:t>
            </w:r>
          </w:p>
        </w:tc>
        <w:tc>
          <w:tcPr>
            <w:tcW w:w="755" w:type="dxa"/>
            <w:noWrap/>
            <w:hideMark/>
          </w:tcPr>
          <w:p w14:paraId="2459BAC8" w14:textId="77777777" w:rsidR="00A20704" w:rsidRPr="005C7F7F" w:rsidRDefault="00A20704" w:rsidP="006A7E58">
            <w:pPr>
              <w:jc w:val="center"/>
              <w:rPr>
                <w:sz w:val="18"/>
                <w:szCs w:val="18"/>
              </w:rPr>
            </w:pPr>
            <w:r w:rsidRPr="005C7F7F">
              <w:rPr>
                <w:sz w:val="18"/>
                <w:szCs w:val="18"/>
              </w:rPr>
              <w:t>(39,96)</w:t>
            </w:r>
          </w:p>
        </w:tc>
        <w:tc>
          <w:tcPr>
            <w:tcW w:w="733" w:type="dxa"/>
            <w:noWrap/>
            <w:hideMark/>
          </w:tcPr>
          <w:p w14:paraId="215F49E6" w14:textId="77777777" w:rsidR="00A20704" w:rsidRPr="005C7F7F" w:rsidRDefault="00A20704" w:rsidP="006A7E58">
            <w:pPr>
              <w:jc w:val="center"/>
              <w:rPr>
                <w:sz w:val="18"/>
                <w:szCs w:val="18"/>
              </w:rPr>
            </w:pPr>
            <w:r w:rsidRPr="005C7F7F">
              <w:rPr>
                <w:sz w:val="18"/>
                <w:szCs w:val="18"/>
              </w:rPr>
              <w:t>482,40</w:t>
            </w:r>
          </w:p>
        </w:tc>
        <w:tc>
          <w:tcPr>
            <w:tcW w:w="755" w:type="dxa"/>
            <w:tcBorders>
              <w:right w:val="single" w:sz="4" w:space="0" w:color="auto"/>
            </w:tcBorders>
            <w:noWrap/>
            <w:hideMark/>
          </w:tcPr>
          <w:p w14:paraId="5FA2BBB8" w14:textId="77777777" w:rsidR="00A20704" w:rsidRPr="005C7F7F" w:rsidRDefault="00A20704" w:rsidP="006A7E58">
            <w:pPr>
              <w:jc w:val="center"/>
              <w:rPr>
                <w:sz w:val="18"/>
                <w:szCs w:val="18"/>
              </w:rPr>
            </w:pPr>
            <w:r w:rsidRPr="005C7F7F">
              <w:rPr>
                <w:sz w:val="18"/>
                <w:szCs w:val="18"/>
              </w:rPr>
              <w:t>(46,47)</w:t>
            </w:r>
          </w:p>
        </w:tc>
        <w:tc>
          <w:tcPr>
            <w:tcW w:w="657" w:type="dxa"/>
            <w:tcBorders>
              <w:left w:val="single" w:sz="4" w:space="0" w:color="auto"/>
            </w:tcBorders>
            <w:noWrap/>
            <w:hideMark/>
          </w:tcPr>
          <w:p w14:paraId="01086068" w14:textId="77777777" w:rsidR="00A20704" w:rsidRPr="005C7F7F" w:rsidRDefault="00A20704" w:rsidP="006A7E58">
            <w:pPr>
              <w:jc w:val="center"/>
              <w:rPr>
                <w:sz w:val="18"/>
                <w:szCs w:val="18"/>
              </w:rPr>
            </w:pPr>
            <w:r w:rsidRPr="005C7F7F">
              <w:rPr>
                <w:sz w:val="18"/>
                <w:szCs w:val="18"/>
              </w:rPr>
              <w:t>3,23</w:t>
            </w:r>
          </w:p>
        </w:tc>
        <w:tc>
          <w:tcPr>
            <w:tcW w:w="755" w:type="dxa"/>
            <w:noWrap/>
            <w:hideMark/>
          </w:tcPr>
          <w:p w14:paraId="39673219" w14:textId="77777777" w:rsidR="00A20704" w:rsidRPr="005C7F7F" w:rsidRDefault="00A20704" w:rsidP="006A7E58">
            <w:pPr>
              <w:jc w:val="center"/>
              <w:rPr>
                <w:sz w:val="18"/>
                <w:szCs w:val="18"/>
              </w:rPr>
            </w:pPr>
            <w:r w:rsidRPr="005C7F7F">
              <w:rPr>
                <w:sz w:val="18"/>
                <w:szCs w:val="18"/>
              </w:rPr>
              <w:t>(0,62)</w:t>
            </w:r>
          </w:p>
        </w:tc>
        <w:tc>
          <w:tcPr>
            <w:tcW w:w="749" w:type="dxa"/>
            <w:noWrap/>
            <w:hideMark/>
          </w:tcPr>
          <w:p w14:paraId="46F9CB64" w14:textId="77777777" w:rsidR="00A20704" w:rsidRPr="005C7F7F" w:rsidRDefault="00A20704" w:rsidP="006A7E58">
            <w:pPr>
              <w:jc w:val="center"/>
              <w:rPr>
                <w:sz w:val="18"/>
                <w:szCs w:val="18"/>
              </w:rPr>
            </w:pPr>
            <w:r w:rsidRPr="005C7F7F">
              <w:rPr>
                <w:sz w:val="18"/>
                <w:szCs w:val="18"/>
              </w:rPr>
              <w:t>11,71</w:t>
            </w:r>
          </w:p>
        </w:tc>
        <w:tc>
          <w:tcPr>
            <w:tcW w:w="815" w:type="dxa"/>
            <w:noWrap/>
            <w:hideMark/>
          </w:tcPr>
          <w:p w14:paraId="77FC8641" w14:textId="77777777" w:rsidR="00A20704" w:rsidRPr="005C7F7F" w:rsidRDefault="00A20704" w:rsidP="006A7E58">
            <w:pPr>
              <w:jc w:val="center"/>
              <w:rPr>
                <w:sz w:val="18"/>
                <w:szCs w:val="18"/>
              </w:rPr>
            </w:pPr>
            <w:r w:rsidRPr="005C7F7F">
              <w:rPr>
                <w:sz w:val="18"/>
                <w:szCs w:val="18"/>
              </w:rPr>
              <w:t>(16,6)</w:t>
            </w:r>
          </w:p>
        </w:tc>
        <w:tc>
          <w:tcPr>
            <w:tcW w:w="657" w:type="dxa"/>
            <w:noWrap/>
            <w:hideMark/>
          </w:tcPr>
          <w:p w14:paraId="2DB75E08" w14:textId="77777777" w:rsidR="00A20704" w:rsidRPr="005C7F7F" w:rsidRDefault="00A20704" w:rsidP="006A7E58">
            <w:pPr>
              <w:jc w:val="center"/>
              <w:rPr>
                <w:sz w:val="18"/>
                <w:szCs w:val="18"/>
              </w:rPr>
            </w:pPr>
            <w:r w:rsidRPr="005C7F7F">
              <w:rPr>
                <w:sz w:val="18"/>
                <w:szCs w:val="18"/>
              </w:rPr>
              <w:t>4,08</w:t>
            </w:r>
          </w:p>
        </w:tc>
        <w:tc>
          <w:tcPr>
            <w:tcW w:w="737" w:type="dxa"/>
            <w:tcBorders>
              <w:right w:val="single" w:sz="4" w:space="0" w:color="auto"/>
            </w:tcBorders>
            <w:noWrap/>
            <w:hideMark/>
          </w:tcPr>
          <w:p w14:paraId="6E9F1A77" w14:textId="77777777" w:rsidR="00A20704" w:rsidRPr="005C7F7F" w:rsidRDefault="00A20704" w:rsidP="006A7E58">
            <w:pPr>
              <w:jc w:val="center"/>
              <w:rPr>
                <w:sz w:val="18"/>
                <w:szCs w:val="18"/>
              </w:rPr>
            </w:pPr>
            <w:r w:rsidRPr="005C7F7F">
              <w:rPr>
                <w:sz w:val="18"/>
                <w:szCs w:val="18"/>
              </w:rPr>
              <w:t>(0,95)</w:t>
            </w:r>
          </w:p>
        </w:tc>
        <w:tc>
          <w:tcPr>
            <w:tcW w:w="839" w:type="dxa"/>
            <w:tcBorders>
              <w:left w:val="single" w:sz="4" w:space="0" w:color="auto"/>
              <w:right w:val="single" w:sz="4" w:space="0" w:color="auto"/>
            </w:tcBorders>
            <w:noWrap/>
            <w:hideMark/>
          </w:tcPr>
          <w:p w14:paraId="68C744F5" w14:textId="77777777" w:rsidR="00A20704" w:rsidRPr="005C7F7F" w:rsidRDefault="00A20704" w:rsidP="006A7E58">
            <w:pPr>
              <w:jc w:val="center"/>
              <w:rPr>
                <w:sz w:val="18"/>
                <w:szCs w:val="18"/>
              </w:rPr>
            </w:pPr>
            <w:r w:rsidRPr="005C7F7F">
              <w:rPr>
                <w:sz w:val="18"/>
                <w:szCs w:val="18"/>
              </w:rPr>
              <w:t>130</w:t>
            </w:r>
          </w:p>
        </w:tc>
        <w:tc>
          <w:tcPr>
            <w:tcW w:w="744" w:type="dxa"/>
            <w:tcBorders>
              <w:left w:val="single" w:sz="4" w:space="0" w:color="auto"/>
            </w:tcBorders>
            <w:noWrap/>
            <w:hideMark/>
          </w:tcPr>
          <w:p w14:paraId="3FAD636A" w14:textId="77777777" w:rsidR="00A20704" w:rsidRPr="005C7F7F" w:rsidRDefault="00A20704" w:rsidP="006A7E58">
            <w:pPr>
              <w:jc w:val="center"/>
              <w:rPr>
                <w:sz w:val="18"/>
                <w:szCs w:val="18"/>
              </w:rPr>
            </w:pPr>
            <w:r w:rsidRPr="005C7F7F">
              <w:rPr>
                <w:sz w:val="18"/>
                <w:szCs w:val="18"/>
              </w:rPr>
              <w:t>39</w:t>
            </w:r>
          </w:p>
        </w:tc>
        <w:tc>
          <w:tcPr>
            <w:tcW w:w="756" w:type="dxa"/>
            <w:noWrap/>
            <w:hideMark/>
          </w:tcPr>
          <w:p w14:paraId="79CBAF5F" w14:textId="77777777" w:rsidR="00A20704" w:rsidRPr="005C7F7F" w:rsidRDefault="00A20704" w:rsidP="006A7E58">
            <w:pPr>
              <w:jc w:val="center"/>
              <w:rPr>
                <w:sz w:val="18"/>
                <w:szCs w:val="18"/>
              </w:rPr>
            </w:pPr>
            <w:r w:rsidRPr="005C7F7F">
              <w:rPr>
                <w:sz w:val="18"/>
                <w:szCs w:val="18"/>
              </w:rPr>
              <w:t>29</w:t>
            </w:r>
          </w:p>
        </w:tc>
        <w:tc>
          <w:tcPr>
            <w:tcW w:w="805" w:type="dxa"/>
            <w:noWrap/>
            <w:hideMark/>
          </w:tcPr>
          <w:p w14:paraId="1613D5DC" w14:textId="77777777" w:rsidR="00A20704" w:rsidRPr="005C7F7F" w:rsidRDefault="00A20704" w:rsidP="006A7E58">
            <w:pPr>
              <w:jc w:val="center"/>
              <w:rPr>
                <w:sz w:val="18"/>
                <w:szCs w:val="18"/>
              </w:rPr>
            </w:pPr>
            <w:r w:rsidRPr="005C7F7F">
              <w:rPr>
                <w:sz w:val="18"/>
                <w:szCs w:val="18"/>
              </w:rPr>
              <w:t>62</w:t>
            </w:r>
          </w:p>
        </w:tc>
      </w:tr>
      <w:tr w:rsidR="00685699" w:rsidRPr="00A20704" w14:paraId="76F8493C" w14:textId="77777777" w:rsidTr="00685699">
        <w:trPr>
          <w:trHeight w:val="300"/>
        </w:trPr>
        <w:tc>
          <w:tcPr>
            <w:tcW w:w="743" w:type="dxa"/>
            <w:noWrap/>
            <w:hideMark/>
          </w:tcPr>
          <w:p w14:paraId="2AD68977" w14:textId="77777777" w:rsidR="00A20704" w:rsidRPr="005C7F7F" w:rsidRDefault="00A20704" w:rsidP="006A7E58">
            <w:pPr>
              <w:jc w:val="center"/>
              <w:rPr>
                <w:sz w:val="18"/>
                <w:szCs w:val="18"/>
              </w:rPr>
            </w:pPr>
            <w:r w:rsidRPr="005C7F7F">
              <w:rPr>
                <w:sz w:val="18"/>
                <w:szCs w:val="18"/>
              </w:rPr>
              <w:t>14</w:t>
            </w:r>
          </w:p>
        </w:tc>
        <w:tc>
          <w:tcPr>
            <w:tcW w:w="1289" w:type="dxa"/>
            <w:tcBorders>
              <w:right w:val="single" w:sz="4" w:space="0" w:color="auto"/>
            </w:tcBorders>
            <w:noWrap/>
            <w:hideMark/>
          </w:tcPr>
          <w:p w14:paraId="03645CB2" w14:textId="77777777" w:rsidR="00A20704" w:rsidRPr="005C7F7F" w:rsidRDefault="00A20704" w:rsidP="00A20704">
            <w:pPr>
              <w:jc w:val="left"/>
              <w:rPr>
                <w:sz w:val="18"/>
                <w:szCs w:val="18"/>
              </w:rPr>
            </w:pPr>
            <w:r w:rsidRPr="005C7F7F">
              <w:rPr>
                <w:sz w:val="18"/>
                <w:szCs w:val="18"/>
              </w:rPr>
              <w:t>Region of Murcia</w:t>
            </w:r>
          </w:p>
        </w:tc>
        <w:tc>
          <w:tcPr>
            <w:tcW w:w="731" w:type="dxa"/>
            <w:tcBorders>
              <w:left w:val="single" w:sz="4" w:space="0" w:color="auto"/>
            </w:tcBorders>
            <w:noWrap/>
            <w:hideMark/>
          </w:tcPr>
          <w:p w14:paraId="3C44D090" w14:textId="77777777" w:rsidR="00A20704" w:rsidRPr="005C7F7F" w:rsidRDefault="00A20704" w:rsidP="00A20704">
            <w:pPr>
              <w:jc w:val="left"/>
              <w:rPr>
                <w:sz w:val="18"/>
                <w:szCs w:val="18"/>
              </w:rPr>
            </w:pPr>
            <w:r w:rsidRPr="005C7F7F">
              <w:rPr>
                <w:sz w:val="18"/>
                <w:szCs w:val="18"/>
              </w:rPr>
              <w:t>480,64</w:t>
            </w:r>
          </w:p>
        </w:tc>
        <w:tc>
          <w:tcPr>
            <w:tcW w:w="753" w:type="dxa"/>
            <w:noWrap/>
            <w:hideMark/>
          </w:tcPr>
          <w:p w14:paraId="3701EB1F" w14:textId="77777777" w:rsidR="00A20704" w:rsidRPr="005C7F7F" w:rsidRDefault="00A20704" w:rsidP="006A7E58">
            <w:pPr>
              <w:jc w:val="center"/>
              <w:rPr>
                <w:sz w:val="18"/>
                <w:szCs w:val="18"/>
              </w:rPr>
            </w:pPr>
            <w:r w:rsidRPr="005C7F7F">
              <w:rPr>
                <w:sz w:val="18"/>
                <w:szCs w:val="18"/>
              </w:rPr>
              <w:t>(35,74)</w:t>
            </w:r>
          </w:p>
        </w:tc>
        <w:tc>
          <w:tcPr>
            <w:tcW w:w="731" w:type="dxa"/>
            <w:noWrap/>
            <w:hideMark/>
          </w:tcPr>
          <w:p w14:paraId="5FA5D0B0" w14:textId="77777777" w:rsidR="00A20704" w:rsidRPr="005C7F7F" w:rsidRDefault="00A20704" w:rsidP="006A7E58">
            <w:pPr>
              <w:jc w:val="center"/>
              <w:rPr>
                <w:sz w:val="18"/>
                <w:szCs w:val="18"/>
              </w:rPr>
            </w:pPr>
            <w:r w:rsidRPr="005C7F7F">
              <w:rPr>
                <w:sz w:val="18"/>
                <w:szCs w:val="18"/>
              </w:rPr>
              <w:t>474,97</w:t>
            </w:r>
          </w:p>
        </w:tc>
        <w:tc>
          <w:tcPr>
            <w:tcW w:w="755" w:type="dxa"/>
            <w:noWrap/>
            <w:hideMark/>
          </w:tcPr>
          <w:p w14:paraId="7743D443" w14:textId="77777777" w:rsidR="00A20704" w:rsidRPr="005C7F7F" w:rsidRDefault="00A20704" w:rsidP="006A7E58">
            <w:pPr>
              <w:jc w:val="center"/>
              <w:rPr>
                <w:sz w:val="18"/>
                <w:szCs w:val="18"/>
              </w:rPr>
            </w:pPr>
            <w:r w:rsidRPr="005C7F7F">
              <w:rPr>
                <w:sz w:val="18"/>
                <w:szCs w:val="18"/>
              </w:rPr>
              <w:t>(35,65)</w:t>
            </w:r>
          </w:p>
        </w:tc>
        <w:tc>
          <w:tcPr>
            <w:tcW w:w="733" w:type="dxa"/>
            <w:noWrap/>
            <w:hideMark/>
          </w:tcPr>
          <w:p w14:paraId="003316DD" w14:textId="77777777" w:rsidR="00A20704" w:rsidRPr="005C7F7F" w:rsidRDefault="00A20704" w:rsidP="006A7E58">
            <w:pPr>
              <w:jc w:val="center"/>
              <w:rPr>
                <w:sz w:val="18"/>
                <w:szCs w:val="18"/>
              </w:rPr>
            </w:pPr>
            <w:r w:rsidRPr="005C7F7F">
              <w:rPr>
                <w:sz w:val="18"/>
                <w:szCs w:val="18"/>
              </w:rPr>
              <w:t>482,96</w:t>
            </w:r>
          </w:p>
        </w:tc>
        <w:tc>
          <w:tcPr>
            <w:tcW w:w="755" w:type="dxa"/>
            <w:tcBorders>
              <w:right w:val="single" w:sz="4" w:space="0" w:color="auto"/>
            </w:tcBorders>
            <w:noWrap/>
            <w:hideMark/>
          </w:tcPr>
          <w:p w14:paraId="4300CDF6" w14:textId="77777777" w:rsidR="00A20704" w:rsidRPr="005C7F7F" w:rsidRDefault="00A20704" w:rsidP="006A7E58">
            <w:pPr>
              <w:jc w:val="center"/>
              <w:rPr>
                <w:sz w:val="18"/>
                <w:szCs w:val="18"/>
              </w:rPr>
            </w:pPr>
            <w:r w:rsidRPr="005C7F7F">
              <w:rPr>
                <w:sz w:val="18"/>
                <w:szCs w:val="18"/>
              </w:rPr>
              <w:t>(38,23)</w:t>
            </w:r>
          </w:p>
        </w:tc>
        <w:tc>
          <w:tcPr>
            <w:tcW w:w="657" w:type="dxa"/>
            <w:tcBorders>
              <w:left w:val="single" w:sz="4" w:space="0" w:color="auto"/>
            </w:tcBorders>
            <w:noWrap/>
            <w:hideMark/>
          </w:tcPr>
          <w:p w14:paraId="10EA409F" w14:textId="77777777" w:rsidR="00A20704" w:rsidRPr="005C7F7F" w:rsidRDefault="00A20704" w:rsidP="006A7E58">
            <w:pPr>
              <w:jc w:val="center"/>
              <w:rPr>
                <w:sz w:val="18"/>
                <w:szCs w:val="18"/>
              </w:rPr>
            </w:pPr>
            <w:r w:rsidRPr="005C7F7F">
              <w:rPr>
                <w:sz w:val="18"/>
                <w:szCs w:val="18"/>
              </w:rPr>
              <w:t>2,52</w:t>
            </w:r>
          </w:p>
        </w:tc>
        <w:tc>
          <w:tcPr>
            <w:tcW w:w="755" w:type="dxa"/>
            <w:noWrap/>
            <w:hideMark/>
          </w:tcPr>
          <w:p w14:paraId="05BDC4FE" w14:textId="77777777" w:rsidR="00A20704" w:rsidRPr="005C7F7F" w:rsidRDefault="00A20704" w:rsidP="006A7E58">
            <w:pPr>
              <w:jc w:val="center"/>
              <w:rPr>
                <w:sz w:val="18"/>
                <w:szCs w:val="18"/>
              </w:rPr>
            </w:pPr>
            <w:r w:rsidRPr="005C7F7F">
              <w:rPr>
                <w:sz w:val="18"/>
                <w:szCs w:val="18"/>
              </w:rPr>
              <w:t>(0,5)</w:t>
            </w:r>
          </w:p>
        </w:tc>
        <w:tc>
          <w:tcPr>
            <w:tcW w:w="749" w:type="dxa"/>
            <w:noWrap/>
            <w:hideMark/>
          </w:tcPr>
          <w:p w14:paraId="5C3B04B6" w14:textId="77777777" w:rsidR="00A20704" w:rsidRPr="005C7F7F" w:rsidRDefault="00A20704" w:rsidP="006A7E58">
            <w:pPr>
              <w:jc w:val="center"/>
              <w:rPr>
                <w:sz w:val="18"/>
                <w:szCs w:val="18"/>
              </w:rPr>
            </w:pPr>
            <w:r w:rsidRPr="005C7F7F">
              <w:rPr>
                <w:sz w:val="18"/>
                <w:szCs w:val="18"/>
              </w:rPr>
              <w:t>8,89</w:t>
            </w:r>
          </w:p>
        </w:tc>
        <w:tc>
          <w:tcPr>
            <w:tcW w:w="815" w:type="dxa"/>
            <w:noWrap/>
            <w:hideMark/>
          </w:tcPr>
          <w:p w14:paraId="5F309C0C" w14:textId="77777777" w:rsidR="00A20704" w:rsidRPr="005C7F7F" w:rsidRDefault="00A20704" w:rsidP="006A7E58">
            <w:pPr>
              <w:jc w:val="center"/>
              <w:rPr>
                <w:sz w:val="18"/>
                <w:szCs w:val="18"/>
              </w:rPr>
            </w:pPr>
            <w:r w:rsidRPr="005C7F7F">
              <w:rPr>
                <w:sz w:val="18"/>
                <w:szCs w:val="18"/>
              </w:rPr>
              <w:t>(4,92)</w:t>
            </w:r>
          </w:p>
        </w:tc>
        <w:tc>
          <w:tcPr>
            <w:tcW w:w="657" w:type="dxa"/>
            <w:noWrap/>
            <w:hideMark/>
          </w:tcPr>
          <w:p w14:paraId="66DF61B5" w14:textId="77777777" w:rsidR="00A20704" w:rsidRPr="005C7F7F" w:rsidRDefault="00A20704" w:rsidP="006A7E58">
            <w:pPr>
              <w:jc w:val="center"/>
              <w:rPr>
                <w:sz w:val="18"/>
                <w:szCs w:val="18"/>
              </w:rPr>
            </w:pPr>
            <w:r w:rsidRPr="005C7F7F">
              <w:rPr>
                <w:sz w:val="18"/>
                <w:szCs w:val="18"/>
              </w:rPr>
              <w:t>3,63</w:t>
            </w:r>
          </w:p>
        </w:tc>
        <w:tc>
          <w:tcPr>
            <w:tcW w:w="737" w:type="dxa"/>
            <w:tcBorders>
              <w:right w:val="single" w:sz="4" w:space="0" w:color="auto"/>
            </w:tcBorders>
            <w:noWrap/>
            <w:hideMark/>
          </w:tcPr>
          <w:p w14:paraId="22B4456E" w14:textId="77777777" w:rsidR="00A20704" w:rsidRPr="005C7F7F" w:rsidRDefault="00A20704" w:rsidP="006A7E58">
            <w:pPr>
              <w:jc w:val="center"/>
              <w:rPr>
                <w:sz w:val="18"/>
                <w:szCs w:val="18"/>
              </w:rPr>
            </w:pPr>
            <w:r w:rsidRPr="005C7F7F">
              <w:rPr>
                <w:sz w:val="18"/>
                <w:szCs w:val="18"/>
              </w:rPr>
              <w:t>(1,05)</w:t>
            </w:r>
          </w:p>
        </w:tc>
        <w:tc>
          <w:tcPr>
            <w:tcW w:w="839" w:type="dxa"/>
            <w:tcBorders>
              <w:left w:val="single" w:sz="4" w:space="0" w:color="auto"/>
              <w:right w:val="single" w:sz="4" w:space="0" w:color="auto"/>
            </w:tcBorders>
            <w:noWrap/>
            <w:hideMark/>
          </w:tcPr>
          <w:p w14:paraId="78D85D48" w14:textId="77777777" w:rsidR="00A20704" w:rsidRPr="005C7F7F" w:rsidRDefault="00A20704" w:rsidP="006A7E58">
            <w:pPr>
              <w:jc w:val="center"/>
              <w:rPr>
                <w:sz w:val="18"/>
                <w:szCs w:val="18"/>
              </w:rPr>
            </w:pPr>
            <w:r w:rsidRPr="005C7F7F">
              <w:rPr>
                <w:sz w:val="18"/>
                <w:szCs w:val="18"/>
              </w:rPr>
              <w:t>52</w:t>
            </w:r>
          </w:p>
        </w:tc>
        <w:tc>
          <w:tcPr>
            <w:tcW w:w="744" w:type="dxa"/>
            <w:tcBorders>
              <w:left w:val="single" w:sz="4" w:space="0" w:color="auto"/>
            </w:tcBorders>
            <w:noWrap/>
            <w:hideMark/>
          </w:tcPr>
          <w:p w14:paraId="1F7F8892" w14:textId="77777777" w:rsidR="00A20704" w:rsidRPr="005C7F7F" w:rsidRDefault="00A20704" w:rsidP="006A7E58">
            <w:pPr>
              <w:jc w:val="center"/>
              <w:rPr>
                <w:sz w:val="18"/>
                <w:szCs w:val="18"/>
              </w:rPr>
            </w:pPr>
            <w:r w:rsidRPr="005C7F7F">
              <w:rPr>
                <w:sz w:val="18"/>
                <w:szCs w:val="18"/>
              </w:rPr>
              <w:t>0</w:t>
            </w:r>
          </w:p>
        </w:tc>
        <w:tc>
          <w:tcPr>
            <w:tcW w:w="756" w:type="dxa"/>
            <w:noWrap/>
            <w:hideMark/>
          </w:tcPr>
          <w:p w14:paraId="7AA714CA" w14:textId="77777777" w:rsidR="00A20704" w:rsidRPr="005C7F7F" w:rsidRDefault="00A20704" w:rsidP="006A7E58">
            <w:pPr>
              <w:jc w:val="center"/>
              <w:rPr>
                <w:sz w:val="18"/>
                <w:szCs w:val="18"/>
              </w:rPr>
            </w:pPr>
            <w:r w:rsidRPr="005C7F7F">
              <w:rPr>
                <w:sz w:val="18"/>
                <w:szCs w:val="18"/>
              </w:rPr>
              <w:t>15</w:t>
            </w:r>
          </w:p>
        </w:tc>
        <w:tc>
          <w:tcPr>
            <w:tcW w:w="805" w:type="dxa"/>
            <w:noWrap/>
            <w:hideMark/>
          </w:tcPr>
          <w:p w14:paraId="76D57BB8" w14:textId="77777777" w:rsidR="00A20704" w:rsidRPr="005C7F7F" w:rsidRDefault="00A20704" w:rsidP="006A7E58">
            <w:pPr>
              <w:jc w:val="center"/>
              <w:rPr>
                <w:sz w:val="18"/>
                <w:szCs w:val="18"/>
              </w:rPr>
            </w:pPr>
            <w:r w:rsidRPr="005C7F7F">
              <w:rPr>
                <w:sz w:val="18"/>
                <w:szCs w:val="18"/>
              </w:rPr>
              <w:t>37</w:t>
            </w:r>
          </w:p>
        </w:tc>
      </w:tr>
      <w:tr w:rsidR="00685699" w:rsidRPr="00A20704" w14:paraId="7C24C1C8" w14:textId="77777777" w:rsidTr="00685699">
        <w:trPr>
          <w:trHeight w:val="300"/>
        </w:trPr>
        <w:tc>
          <w:tcPr>
            <w:tcW w:w="743" w:type="dxa"/>
            <w:tcBorders>
              <w:bottom w:val="single" w:sz="4" w:space="0" w:color="auto"/>
            </w:tcBorders>
            <w:noWrap/>
            <w:hideMark/>
          </w:tcPr>
          <w:p w14:paraId="2E1E8BB1" w14:textId="77777777" w:rsidR="00A20704" w:rsidRPr="005C7F7F" w:rsidRDefault="00A20704" w:rsidP="006A7E58">
            <w:pPr>
              <w:jc w:val="center"/>
              <w:rPr>
                <w:sz w:val="18"/>
                <w:szCs w:val="18"/>
              </w:rPr>
            </w:pPr>
            <w:r w:rsidRPr="005C7F7F">
              <w:rPr>
                <w:sz w:val="18"/>
                <w:szCs w:val="18"/>
              </w:rPr>
              <w:t>15</w:t>
            </w:r>
          </w:p>
        </w:tc>
        <w:tc>
          <w:tcPr>
            <w:tcW w:w="1289" w:type="dxa"/>
            <w:tcBorders>
              <w:bottom w:val="single" w:sz="4" w:space="0" w:color="auto"/>
              <w:right w:val="single" w:sz="4" w:space="0" w:color="auto"/>
            </w:tcBorders>
            <w:noWrap/>
            <w:hideMark/>
          </w:tcPr>
          <w:p w14:paraId="64E1D9BE" w14:textId="77777777" w:rsidR="00A20704" w:rsidRPr="005C7F7F" w:rsidRDefault="00A20704" w:rsidP="00A20704">
            <w:pPr>
              <w:jc w:val="left"/>
              <w:rPr>
                <w:sz w:val="18"/>
                <w:szCs w:val="18"/>
              </w:rPr>
            </w:pPr>
            <w:r w:rsidRPr="005C7F7F">
              <w:rPr>
                <w:sz w:val="18"/>
                <w:szCs w:val="18"/>
              </w:rPr>
              <w:t>Navarre</w:t>
            </w:r>
          </w:p>
        </w:tc>
        <w:tc>
          <w:tcPr>
            <w:tcW w:w="731" w:type="dxa"/>
            <w:tcBorders>
              <w:left w:val="single" w:sz="4" w:space="0" w:color="auto"/>
              <w:bottom w:val="single" w:sz="4" w:space="0" w:color="auto"/>
            </w:tcBorders>
            <w:noWrap/>
            <w:hideMark/>
          </w:tcPr>
          <w:p w14:paraId="476B4310" w14:textId="77777777" w:rsidR="00A20704" w:rsidRPr="005C7F7F" w:rsidRDefault="00A20704" w:rsidP="00A20704">
            <w:pPr>
              <w:jc w:val="left"/>
              <w:rPr>
                <w:sz w:val="18"/>
                <w:szCs w:val="18"/>
              </w:rPr>
            </w:pPr>
            <w:r w:rsidRPr="005C7F7F">
              <w:rPr>
                <w:sz w:val="18"/>
                <w:szCs w:val="18"/>
              </w:rPr>
              <w:t>492,91</w:t>
            </w:r>
          </w:p>
        </w:tc>
        <w:tc>
          <w:tcPr>
            <w:tcW w:w="753" w:type="dxa"/>
            <w:tcBorders>
              <w:bottom w:val="single" w:sz="4" w:space="0" w:color="auto"/>
            </w:tcBorders>
            <w:noWrap/>
            <w:hideMark/>
          </w:tcPr>
          <w:p w14:paraId="78F88C02" w14:textId="77777777" w:rsidR="00A20704" w:rsidRPr="005C7F7F" w:rsidRDefault="00A20704" w:rsidP="006A7E58">
            <w:pPr>
              <w:jc w:val="center"/>
              <w:rPr>
                <w:sz w:val="18"/>
                <w:szCs w:val="18"/>
              </w:rPr>
            </w:pPr>
            <w:r w:rsidRPr="005C7F7F">
              <w:rPr>
                <w:sz w:val="18"/>
                <w:szCs w:val="18"/>
              </w:rPr>
              <w:t>(35,72)</w:t>
            </w:r>
          </w:p>
        </w:tc>
        <w:tc>
          <w:tcPr>
            <w:tcW w:w="731" w:type="dxa"/>
            <w:tcBorders>
              <w:bottom w:val="single" w:sz="4" w:space="0" w:color="auto"/>
            </w:tcBorders>
            <w:noWrap/>
            <w:hideMark/>
          </w:tcPr>
          <w:p w14:paraId="722028B4" w14:textId="77777777" w:rsidR="00A20704" w:rsidRPr="005C7F7F" w:rsidRDefault="00A20704" w:rsidP="006A7E58">
            <w:pPr>
              <w:jc w:val="center"/>
              <w:rPr>
                <w:sz w:val="18"/>
                <w:szCs w:val="18"/>
              </w:rPr>
            </w:pPr>
            <w:r w:rsidRPr="005C7F7F">
              <w:rPr>
                <w:sz w:val="18"/>
                <w:szCs w:val="18"/>
              </w:rPr>
              <w:t>502,96</w:t>
            </w:r>
          </w:p>
        </w:tc>
        <w:tc>
          <w:tcPr>
            <w:tcW w:w="755" w:type="dxa"/>
            <w:tcBorders>
              <w:bottom w:val="single" w:sz="4" w:space="0" w:color="auto"/>
            </w:tcBorders>
            <w:noWrap/>
            <w:hideMark/>
          </w:tcPr>
          <w:p w14:paraId="56C66485" w14:textId="77777777" w:rsidR="00A20704" w:rsidRPr="005C7F7F" w:rsidRDefault="00A20704" w:rsidP="006A7E58">
            <w:pPr>
              <w:jc w:val="center"/>
              <w:rPr>
                <w:sz w:val="18"/>
                <w:szCs w:val="18"/>
              </w:rPr>
            </w:pPr>
            <w:r w:rsidRPr="005C7F7F">
              <w:rPr>
                <w:sz w:val="18"/>
                <w:szCs w:val="18"/>
              </w:rPr>
              <w:t>(35,03)</w:t>
            </w:r>
          </w:p>
        </w:tc>
        <w:tc>
          <w:tcPr>
            <w:tcW w:w="733" w:type="dxa"/>
            <w:tcBorders>
              <w:bottom w:val="single" w:sz="4" w:space="0" w:color="auto"/>
            </w:tcBorders>
            <w:noWrap/>
            <w:hideMark/>
          </w:tcPr>
          <w:p w14:paraId="140B2826" w14:textId="77777777" w:rsidR="00A20704" w:rsidRPr="005C7F7F" w:rsidRDefault="00A20704" w:rsidP="006A7E58">
            <w:pPr>
              <w:jc w:val="center"/>
              <w:rPr>
                <w:sz w:val="18"/>
                <w:szCs w:val="18"/>
              </w:rPr>
            </w:pPr>
            <w:r w:rsidRPr="005C7F7F">
              <w:rPr>
                <w:sz w:val="18"/>
                <w:szCs w:val="18"/>
              </w:rPr>
              <w:t>472,72</w:t>
            </w:r>
          </w:p>
        </w:tc>
        <w:tc>
          <w:tcPr>
            <w:tcW w:w="755" w:type="dxa"/>
            <w:tcBorders>
              <w:bottom w:val="single" w:sz="4" w:space="0" w:color="auto"/>
              <w:right w:val="single" w:sz="4" w:space="0" w:color="auto"/>
            </w:tcBorders>
            <w:noWrap/>
            <w:hideMark/>
          </w:tcPr>
          <w:p w14:paraId="0B0FE784" w14:textId="77777777" w:rsidR="00A20704" w:rsidRPr="005C7F7F" w:rsidRDefault="00A20704" w:rsidP="006A7E58">
            <w:pPr>
              <w:jc w:val="center"/>
              <w:rPr>
                <w:sz w:val="18"/>
                <w:szCs w:val="18"/>
              </w:rPr>
            </w:pPr>
            <w:r w:rsidRPr="005C7F7F">
              <w:rPr>
                <w:sz w:val="18"/>
                <w:szCs w:val="18"/>
              </w:rPr>
              <w:t>(43,18)</w:t>
            </w:r>
          </w:p>
        </w:tc>
        <w:tc>
          <w:tcPr>
            <w:tcW w:w="657" w:type="dxa"/>
            <w:tcBorders>
              <w:left w:val="single" w:sz="4" w:space="0" w:color="auto"/>
              <w:bottom w:val="single" w:sz="4" w:space="0" w:color="auto"/>
            </w:tcBorders>
            <w:noWrap/>
            <w:hideMark/>
          </w:tcPr>
          <w:p w14:paraId="7C315EC8" w14:textId="77777777" w:rsidR="00A20704" w:rsidRPr="005C7F7F" w:rsidRDefault="00A20704" w:rsidP="006A7E58">
            <w:pPr>
              <w:jc w:val="center"/>
              <w:rPr>
                <w:sz w:val="18"/>
                <w:szCs w:val="18"/>
              </w:rPr>
            </w:pPr>
            <w:r w:rsidRPr="005C7F7F">
              <w:rPr>
                <w:sz w:val="18"/>
                <w:szCs w:val="18"/>
              </w:rPr>
              <w:t>2,91</w:t>
            </w:r>
          </w:p>
        </w:tc>
        <w:tc>
          <w:tcPr>
            <w:tcW w:w="755" w:type="dxa"/>
            <w:tcBorders>
              <w:bottom w:val="single" w:sz="4" w:space="0" w:color="auto"/>
            </w:tcBorders>
            <w:noWrap/>
            <w:hideMark/>
          </w:tcPr>
          <w:p w14:paraId="0D0E28D4" w14:textId="77777777" w:rsidR="00A20704" w:rsidRPr="005C7F7F" w:rsidRDefault="00A20704" w:rsidP="006A7E58">
            <w:pPr>
              <w:jc w:val="center"/>
              <w:rPr>
                <w:sz w:val="18"/>
                <w:szCs w:val="18"/>
              </w:rPr>
            </w:pPr>
            <w:r w:rsidRPr="005C7F7F">
              <w:rPr>
                <w:sz w:val="18"/>
                <w:szCs w:val="18"/>
              </w:rPr>
              <w:t>(0,46)</w:t>
            </w:r>
          </w:p>
        </w:tc>
        <w:tc>
          <w:tcPr>
            <w:tcW w:w="749" w:type="dxa"/>
            <w:tcBorders>
              <w:bottom w:val="single" w:sz="4" w:space="0" w:color="auto"/>
            </w:tcBorders>
            <w:noWrap/>
            <w:hideMark/>
          </w:tcPr>
          <w:p w14:paraId="7340FE64" w14:textId="77777777" w:rsidR="00A20704" w:rsidRPr="005C7F7F" w:rsidRDefault="00A20704" w:rsidP="006A7E58">
            <w:pPr>
              <w:jc w:val="center"/>
              <w:rPr>
                <w:sz w:val="18"/>
                <w:szCs w:val="18"/>
              </w:rPr>
            </w:pPr>
            <w:r w:rsidRPr="005C7F7F">
              <w:rPr>
                <w:sz w:val="18"/>
                <w:szCs w:val="18"/>
              </w:rPr>
              <w:t>11,44</w:t>
            </w:r>
          </w:p>
        </w:tc>
        <w:tc>
          <w:tcPr>
            <w:tcW w:w="815" w:type="dxa"/>
            <w:tcBorders>
              <w:bottom w:val="single" w:sz="4" w:space="0" w:color="auto"/>
            </w:tcBorders>
            <w:noWrap/>
            <w:hideMark/>
          </w:tcPr>
          <w:p w14:paraId="1F6C3712" w14:textId="77777777" w:rsidR="00A20704" w:rsidRPr="005C7F7F" w:rsidRDefault="00A20704" w:rsidP="006A7E58">
            <w:pPr>
              <w:jc w:val="center"/>
              <w:rPr>
                <w:sz w:val="18"/>
                <w:szCs w:val="18"/>
              </w:rPr>
            </w:pPr>
            <w:r w:rsidRPr="005C7F7F">
              <w:rPr>
                <w:sz w:val="18"/>
                <w:szCs w:val="18"/>
              </w:rPr>
              <w:t>(10,25)</w:t>
            </w:r>
          </w:p>
        </w:tc>
        <w:tc>
          <w:tcPr>
            <w:tcW w:w="657" w:type="dxa"/>
            <w:tcBorders>
              <w:bottom w:val="single" w:sz="4" w:space="0" w:color="auto"/>
            </w:tcBorders>
            <w:noWrap/>
            <w:hideMark/>
          </w:tcPr>
          <w:p w14:paraId="15896105" w14:textId="77777777" w:rsidR="00A20704" w:rsidRPr="005C7F7F" w:rsidRDefault="00A20704" w:rsidP="006A7E58">
            <w:pPr>
              <w:jc w:val="center"/>
              <w:rPr>
                <w:sz w:val="18"/>
                <w:szCs w:val="18"/>
              </w:rPr>
            </w:pPr>
            <w:r w:rsidRPr="005C7F7F">
              <w:rPr>
                <w:sz w:val="18"/>
                <w:szCs w:val="18"/>
              </w:rPr>
              <w:t>4,11</w:t>
            </w:r>
          </w:p>
        </w:tc>
        <w:tc>
          <w:tcPr>
            <w:tcW w:w="737" w:type="dxa"/>
            <w:tcBorders>
              <w:bottom w:val="single" w:sz="4" w:space="0" w:color="auto"/>
              <w:right w:val="single" w:sz="4" w:space="0" w:color="auto"/>
            </w:tcBorders>
            <w:noWrap/>
            <w:hideMark/>
          </w:tcPr>
          <w:p w14:paraId="525BA820" w14:textId="77777777" w:rsidR="00A20704" w:rsidRPr="005C7F7F" w:rsidRDefault="00A20704" w:rsidP="006A7E58">
            <w:pPr>
              <w:jc w:val="center"/>
              <w:rPr>
                <w:sz w:val="18"/>
                <w:szCs w:val="18"/>
              </w:rPr>
            </w:pPr>
            <w:r w:rsidRPr="005C7F7F">
              <w:rPr>
                <w:sz w:val="18"/>
                <w:szCs w:val="18"/>
              </w:rPr>
              <w:t>(0,99)</w:t>
            </w:r>
          </w:p>
        </w:tc>
        <w:tc>
          <w:tcPr>
            <w:tcW w:w="839" w:type="dxa"/>
            <w:tcBorders>
              <w:left w:val="single" w:sz="4" w:space="0" w:color="auto"/>
              <w:bottom w:val="single" w:sz="4" w:space="0" w:color="auto"/>
              <w:right w:val="single" w:sz="4" w:space="0" w:color="auto"/>
            </w:tcBorders>
            <w:noWrap/>
            <w:hideMark/>
          </w:tcPr>
          <w:p w14:paraId="214DAD04" w14:textId="77777777" w:rsidR="00A20704" w:rsidRPr="005C7F7F" w:rsidRDefault="00A20704" w:rsidP="006A7E58">
            <w:pPr>
              <w:jc w:val="center"/>
              <w:rPr>
                <w:sz w:val="18"/>
                <w:szCs w:val="18"/>
              </w:rPr>
            </w:pPr>
            <w:r w:rsidRPr="005C7F7F">
              <w:rPr>
                <w:sz w:val="18"/>
                <w:szCs w:val="18"/>
              </w:rPr>
              <w:t>47</w:t>
            </w:r>
          </w:p>
        </w:tc>
        <w:tc>
          <w:tcPr>
            <w:tcW w:w="744" w:type="dxa"/>
            <w:tcBorders>
              <w:left w:val="single" w:sz="4" w:space="0" w:color="auto"/>
              <w:bottom w:val="single" w:sz="4" w:space="0" w:color="auto"/>
            </w:tcBorders>
            <w:noWrap/>
            <w:hideMark/>
          </w:tcPr>
          <w:p w14:paraId="3BF340AE" w14:textId="77777777" w:rsidR="00A20704" w:rsidRPr="005C7F7F" w:rsidRDefault="00A20704" w:rsidP="006A7E58">
            <w:pPr>
              <w:jc w:val="center"/>
              <w:rPr>
                <w:sz w:val="18"/>
                <w:szCs w:val="18"/>
              </w:rPr>
            </w:pPr>
            <w:r w:rsidRPr="005C7F7F">
              <w:rPr>
                <w:sz w:val="18"/>
                <w:szCs w:val="18"/>
              </w:rPr>
              <w:t>0</w:t>
            </w:r>
          </w:p>
        </w:tc>
        <w:tc>
          <w:tcPr>
            <w:tcW w:w="756" w:type="dxa"/>
            <w:tcBorders>
              <w:bottom w:val="single" w:sz="4" w:space="0" w:color="auto"/>
            </w:tcBorders>
            <w:noWrap/>
            <w:hideMark/>
          </w:tcPr>
          <w:p w14:paraId="7E051EF6" w14:textId="77777777" w:rsidR="00A20704" w:rsidRPr="005C7F7F" w:rsidRDefault="00A20704" w:rsidP="006A7E58">
            <w:pPr>
              <w:jc w:val="center"/>
              <w:rPr>
                <w:sz w:val="18"/>
                <w:szCs w:val="18"/>
              </w:rPr>
            </w:pPr>
            <w:r w:rsidRPr="005C7F7F">
              <w:rPr>
                <w:sz w:val="18"/>
                <w:szCs w:val="18"/>
              </w:rPr>
              <w:t>18</w:t>
            </w:r>
          </w:p>
        </w:tc>
        <w:tc>
          <w:tcPr>
            <w:tcW w:w="805" w:type="dxa"/>
            <w:tcBorders>
              <w:bottom w:val="single" w:sz="4" w:space="0" w:color="auto"/>
            </w:tcBorders>
            <w:noWrap/>
            <w:hideMark/>
          </w:tcPr>
          <w:p w14:paraId="2581B5B6" w14:textId="77777777" w:rsidR="00A20704" w:rsidRPr="005C7F7F" w:rsidRDefault="00A20704" w:rsidP="006A7E58">
            <w:pPr>
              <w:jc w:val="center"/>
              <w:rPr>
                <w:sz w:val="18"/>
                <w:szCs w:val="18"/>
              </w:rPr>
            </w:pPr>
            <w:r w:rsidRPr="005C7F7F">
              <w:rPr>
                <w:sz w:val="18"/>
                <w:szCs w:val="18"/>
              </w:rPr>
              <w:t>29</w:t>
            </w:r>
          </w:p>
        </w:tc>
      </w:tr>
      <w:tr w:rsidR="00685699" w:rsidRPr="00A20704" w14:paraId="692A185D" w14:textId="77777777" w:rsidTr="00685699">
        <w:trPr>
          <w:trHeight w:val="300"/>
        </w:trPr>
        <w:tc>
          <w:tcPr>
            <w:tcW w:w="743" w:type="dxa"/>
            <w:tcBorders>
              <w:top w:val="single" w:sz="4" w:space="0" w:color="auto"/>
            </w:tcBorders>
            <w:noWrap/>
            <w:hideMark/>
          </w:tcPr>
          <w:p w14:paraId="292B1E7A" w14:textId="77777777" w:rsidR="00A20704" w:rsidRPr="005C7F7F" w:rsidRDefault="00A20704" w:rsidP="006A7E58">
            <w:pPr>
              <w:jc w:val="center"/>
              <w:rPr>
                <w:sz w:val="18"/>
                <w:szCs w:val="18"/>
              </w:rPr>
            </w:pPr>
            <w:r w:rsidRPr="005C7F7F">
              <w:rPr>
                <w:sz w:val="18"/>
                <w:szCs w:val="18"/>
              </w:rPr>
              <w:t>16</w:t>
            </w:r>
          </w:p>
        </w:tc>
        <w:tc>
          <w:tcPr>
            <w:tcW w:w="1289" w:type="dxa"/>
            <w:tcBorders>
              <w:top w:val="single" w:sz="4" w:space="0" w:color="auto"/>
              <w:right w:val="single" w:sz="4" w:space="0" w:color="auto"/>
            </w:tcBorders>
            <w:noWrap/>
            <w:hideMark/>
          </w:tcPr>
          <w:p w14:paraId="763CFBDE" w14:textId="77777777" w:rsidR="00A20704" w:rsidRPr="005C7F7F" w:rsidRDefault="00A20704" w:rsidP="00A20704">
            <w:pPr>
              <w:jc w:val="left"/>
              <w:rPr>
                <w:sz w:val="18"/>
                <w:szCs w:val="18"/>
              </w:rPr>
            </w:pPr>
            <w:r w:rsidRPr="005C7F7F">
              <w:rPr>
                <w:sz w:val="18"/>
                <w:szCs w:val="18"/>
              </w:rPr>
              <w:t>Basque Country</w:t>
            </w:r>
          </w:p>
        </w:tc>
        <w:tc>
          <w:tcPr>
            <w:tcW w:w="731" w:type="dxa"/>
            <w:tcBorders>
              <w:top w:val="single" w:sz="4" w:space="0" w:color="auto"/>
              <w:left w:val="single" w:sz="4" w:space="0" w:color="auto"/>
            </w:tcBorders>
            <w:noWrap/>
            <w:hideMark/>
          </w:tcPr>
          <w:p w14:paraId="1C9773C7" w14:textId="77777777" w:rsidR="00A20704" w:rsidRPr="005C7F7F" w:rsidRDefault="00A20704" w:rsidP="00A20704">
            <w:pPr>
              <w:jc w:val="left"/>
              <w:rPr>
                <w:sz w:val="18"/>
                <w:szCs w:val="18"/>
              </w:rPr>
            </w:pPr>
            <w:r w:rsidRPr="005C7F7F">
              <w:rPr>
                <w:sz w:val="18"/>
                <w:szCs w:val="18"/>
              </w:rPr>
              <w:t>481,96</w:t>
            </w:r>
          </w:p>
        </w:tc>
        <w:tc>
          <w:tcPr>
            <w:tcW w:w="753" w:type="dxa"/>
            <w:tcBorders>
              <w:top w:val="single" w:sz="4" w:space="0" w:color="auto"/>
            </w:tcBorders>
            <w:noWrap/>
            <w:hideMark/>
          </w:tcPr>
          <w:p w14:paraId="79416425" w14:textId="77777777" w:rsidR="00A20704" w:rsidRPr="005C7F7F" w:rsidRDefault="00A20704" w:rsidP="006A7E58">
            <w:pPr>
              <w:jc w:val="center"/>
              <w:rPr>
                <w:sz w:val="18"/>
                <w:szCs w:val="18"/>
              </w:rPr>
            </w:pPr>
            <w:r w:rsidRPr="005C7F7F">
              <w:rPr>
                <w:sz w:val="18"/>
                <w:szCs w:val="18"/>
              </w:rPr>
              <w:t>(35,08)</w:t>
            </w:r>
          </w:p>
        </w:tc>
        <w:tc>
          <w:tcPr>
            <w:tcW w:w="731" w:type="dxa"/>
            <w:tcBorders>
              <w:top w:val="single" w:sz="4" w:space="0" w:color="auto"/>
            </w:tcBorders>
            <w:noWrap/>
            <w:hideMark/>
          </w:tcPr>
          <w:p w14:paraId="5CABCAE3" w14:textId="77777777" w:rsidR="00A20704" w:rsidRPr="005C7F7F" w:rsidRDefault="00A20704" w:rsidP="006A7E58">
            <w:pPr>
              <w:jc w:val="center"/>
              <w:rPr>
                <w:sz w:val="18"/>
                <w:szCs w:val="18"/>
              </w:rPr>
            </w:pPr>
            <w:r w:rsidRPr="005C7F7F">
              <w:rPr>
                <w:sz w:val="18"/>
                <w:szCs w:val="18"/>
              </w:rPr>
              <w:t>491,50</w:t>
            </w:r>
          </w:p>
        </w:tc>
        <w:tc>
          <w:tcPr>
            <w:tcW w:w="755" w:type="dxa"/>
            <w:tcBorders>
              <w:top w:val="single" w:sz="4" w:space="0" w:color="auto"/>
            </w:tcBorders>
            <w:noWrap/>
            <w:hideMark/>
          </w:tcPr>
          <w:p w14:paraId="45935296" w14:textId="77777777" w:rsidR="00A20704" w:rsidRPr="005C7F7F" w:rsidRDefault="00A20704" w:rsidP="006A7E58">
            <w:pPr>
              <w:jc w:val="center"/>
              <w:rPr>
                <w:sz w:val="18"/>
                <w:szCs w:val="18"/>
              </w:rPr>
            </w:pPr>
            <w:r w:rsidRPr="005C7F7F">
              <w:rPr>
                <w:sz w:val="18"/>
                <w:szCs w:val="18"/>
              </w:rPr>
              <w:t>(41,26)</w:t>
            </w:r>
          </w:p>
        </w:tc>
        <w:tc>
          <w:tcPr>
            <w:tcW w:w="733" w:type="dxa"/>
            <w:tcBorders>
              <w:top w:val="single" w:sz="4" w:space="0" w:color="auto"/>
            </w:tcBorders>
            <w:noWrap/>
            <w:hideMark/>
          </w:tcPr>
          <w:p w14:paraId="3FD42274" w14:textId="77777777" w:rsidR="00A20704" w:rsidRPr="005C7F7F" w:rsidRDefault="00A20704" w:rsidP="006A7E58">
            <w:pPr>
              <w:jc w:val="center"/>
              <w:rPr>
                <w:sz w:val="18"/>
                <w:szCs w:val="18"/>
              </w:rPr>
            </w:pPr>
            <w:r w:rsidRPr="005C7F7F">
              <w:rPr>
                <w:sz w:val="18"/>
                <w:szCs w:val="18"/>
              </w:rPr>
              <w:t>469,31</w:t>
            </w:r>
          </w:p>
        </w:tc>
        <w:tc>
          <w:tcPr>
            <w:tcW w:w="755" w:type="dxa"/>
            <w:tcBorders>
              <w:top w:val="single" w:sz="4" w:space="0" w:color="auto"/>
              <w:right w:val="single" w:sz="4" w:space="0" w:color="auto"/>
            </w:tcBorders>
            <w:noWrap/>
            <w:hideMark/>
          </w:tcPr>
          <w:p w14:paraId="483A8D70" w14:textId="77777777" w:rsidR="00A20704" w:rsidRPr="005C7F7F" w:rsidRDefault="00A20704" w:rsidP="006A7E58">
            <w:pPr>
              <w:jc w:val="center"/>
              <w:rPr>
                <w:sz w:val="18"/>
                <w:szCs w:val="18"/>
              </w:rPr>
            </w:pPr>
            <w:r w:rsidRPr="005C7F7F">
              <w:rPr>
                <w:sz w:val="18"/>
                <w:szCs w:val="18"/>
              </w:rPr>
              <w:t>(39,94)</w:t>
            </w:r>
          </w:p>
        </w:tc>
        <w:tc>
          <w:tcPr>
            <w:tcW w:w="657" w:type="dxa"/>
            <w:tcBorders>
              <w:top w:val="single" w:sz="4" w:space="0" w:color="auto"/>
              <w:left w:val="single" w:sz="4" w:space="0" w:color="auto"/>
            </w:tcBorders>
            <w:noWrap/>
            <w:hideMark/>
          </w:tcPr>
          <w:p w14:paraId="0950DE9A" w14:textId="77777777" w:rsidR="00A20704" w:rsidRPr="005C7F7F" w:rsidRDefault="00A20704" w:rsidP="006A7E58">
            <w:pPr>
              <w:jc w:val="center"/>
              <w:rPr>
                <w:sz w:val="18"/>
                <w:szCs w:val="18"/>
              </w:rPr>
            </w:pPr>
            <w:r w:rsidRPr="005C7F7F">
              <w:rPr>
                <w:sz w:val="18"/>
                <w:szCs w:val="18"/>
              </w:rPr>
              <w:t>2,89</w:t>
            </w:r>
          </w:p>
        </w:tc>
        <w:tc>
          <w:tcPr>
            <w:tcW w:w="755" w:type="dxa"/>
            <w:tcBorders>
              <w:top w:val="single" w:sz="4" w:space="0" w:color="auto"/>
            </w:tcBorders>
            <w:noWrap/>
            <w:hideMark/>
          </w:tcPr>
          <w:p w14:paraId="7E787669" w14:textId="77777777" w:rsidR="00A20704" w:rsidRPr="005C7F7F" w:rsidRDefault="00A20704" w:rsidP="006A7E58">
            <w:pPr>
              <w:jc w:val="center"/>
              <w:rPr>
                <w:sz w:val="18"/>
                <w:szCs w:val="18"/>
              </w:rPr>
            </w:pPr>
            <w:r w:rsidRPr="005C7F7F">
              <w:rPr>
                <w:sz w:val="18"/>
                <w:szCs w:val="18"/>
              </w:rPr>
              <w:t>(0,52)</w:t>
            </w:r>
          </w:p>
        </w:tc>
        <w:tc>
          <w:tcPr>
            <w:tcW w:w="749" w:type="dxa"/>
            <w:tcBorders>
              <w:top w:val="single" w:sz="4" w:space="0" w:color="auto"/>
            </w:tcBorders>
            <w:noWrap/>
            <w:hideMark/>
          </w:tcPr>
          <w:p w14:paraId="6E638A62" w14:textId="77777777" w:rsidR="00A20704" w:rsidRPr="005C7F7F" w:rsidRDefault="00A20704" w:rsidP="006A7E58">
            <w:pPr>
              <w:jc w:val="center"/>
              <w:rPr>
                <w:sz w:val="18"/>
                <w:szCs w:val="18"/>
              </w:rPr>
            </w:pPr>
            <w:r w:rsidRPr="005C7F7F">
              <w:rPr>
                <w:sz w:val="18"/>
                <w:szCs w:val="18"/>
              </w:rPr>
              <w:t>11,39</w:t>
            </w:r>
          </w:p>
        </w:tc>
        <w:tc>
          <w:tcPr>
            <w:tcW w:w="815" w:type="dxa"/>
            <w:tcBorders>
              <w:top w:val="single" w:sz="4" w:space="0" w:color="auto"/>
            </w:tcBorders>
            <w:noWrap/>
            <w:hideMark/>
          </w:tcPr>
          <w:p w14:paraId="7BC0D5B2" w14:textId="77777777" w:rsidR="00A20704" w:rsidRPr="005C7F7F" w:rsidRDefault="00A20704" w:rsidP="006A7E58">
            <w:pPr>
              <w:jc w:val="center"/>
              <w:rPr>
                <w:sz w:val="18"/>
                <w:szCs w:val="18"/>
              </w:rPr>
            </w:pPr>
            <w:r w:rsidRPr="005C7F7F">
              <w:rPr>
                <w:sz w:val="18"/>
                <w:szCs w:val="18"/>
              </w:rPr>
              <w:t>(11,76)</w:t>
            </w:r>
          </w:p>
        </w:tc>
        <w:tc>
          <w:tcPr>
            <w:tcW w:w="657" w:type="dxa"/>
            <w:tcBorders>
              <w:top w:val="single" w:sz="4" w:space="0" w:color="auto"/>
            </w:tcBorders>
            <w:noWrap/>
            <w:hideMark/>
          </w:tcPr>
          <w:p w14:paraId="2FD316DC" w14:textId="77777777" w:rsidR="00A20704" w:rsidRPr="005C7F7F" w:rsidRDefault="00A20704" w:rsidP="006A7E58">
            <w:pPr>
              <w:jc w:val="center"/>
              <w:rPr>
                <w:sz w:val="18"/>
                <w:szCs w:val="18"/>
              </w:rPr>
            </w:pPr>
            <w:r w:rsidRPr="005C7F7F">
              <w:rPr>
                <w:sz w:val="18"/>
                <w:szCs w:val="18"/>
              </w:rPr>
              <w:t>3,99</w:t>
            </w:r>
          </w:p>
        </w:tc>
        <w:tc>
          <w:tcPr>
            <w:tcW w:w="737" w:type="dxa"/>
            <w:tcBorders>
              <w:top w:val="single" w:sz="4" w:space="0" w:color="auto"/>
              <w:right w:val="single" w:sz="4" w:space="0" w:color="auto"/>
            </w:tcBorders>
            <w:noWrap/>
            <w:hideMark/>
          </w:tcPr>
          <w:p w14:paraId="5020BFE0" w14:textId="77777777" w:rsidR="00A20704" w:rsidRPr="005C7F7F" w:rsidRDefault="00A20704" w:rsidP="006A7E58">
            <w:pPr>
              <w:jc w:val="center"/>
              <w:rPr>
                <w:sz w:val="18"/>
                <w:szCs w:val="18"/>
              </w:rPr>
            </w:pPr>
            <w:r w:rsidRPr="005C7F7F">
              <w:rPr>
                <w:sz w:val="18"/>
                <w:szCs w:val="18"/>
              </w:rPr>
              <w:t>(1,02)</w:t>
            </w:r>
          </w:p>
        </w:tc>
        <w:tc>
          <w:tcPr>
            <w:tcW w:w="839" w:type="dxa"/>
            <w:tcBorders>
              <w:top w:val="single" w:sz="4" w:space="0" w:color="auto"/>
              <w:left w:val="single" w:sz="4" w:space="0" w:color="auto"/>
              <w:right w:val="single" w:sz="4" w:space="0" w:color="auto"/>
            </w:tcBorders>
            <w:noWrap/>
            <w:hideMark/>
          </w:tcPr>
          <w:p w14:paraId="136DD8EF" w14:textId="77777777" w:rsidR="00A20704" w:rsidRPr="005C7F7F" w:rsidRDefault="00A20704" w:rsidP="006A7E58">
            <w:pPr>
              <w:jc w:val="center"/>
              <w:rPr>
                <w:sz w:val="18"/>
                <w:szCs w:val="18"/>
              </w:rPr>
            </w:pPr>
            <w:r w:rsidRPr="005C7F7F">
              <w:rPr>
                <w:sz w:val="18"/>
                <w:szCs w:val="18"/>
              </w:rPr>
              <w:t>108</w:t>
            </w:r>
          </w:p>
        </w:tc>
        <w:tc>
          <w:tcPr>
            <w:tcW w:w="744" w:type="dxa"/>
            <w:tcBorders>
              <w:top w:val="single" w:sz="4" w:space="0" w:color="auto"/>
              <w:left w:val="single" w:sz="4" w:space="0" w:color="auto"/>
            </w:tcBorders>
            <w:noWrap/>
            <w:hideMark/>
          </w:tcPr>
          <w:p w14:paraId="7827F328" w14:textId="77777777" w:rsidR="00A20704" w:rsidRPr="005C7F7F" w:rsidRDefault="00A20704" w:rsidP="006A7E58">
            <w:pPr>
              <w:jc w:val="center"/>
              <w:rPr>
                <w:sz w:val="18"/>
                <w:szCs w:val="18"/>
              </w:rPr>
            </w:pPr>
            <w:r w:rsidRPr="005C7F7F">
              <w:rPr>
                <w:sz w:val="18"/>
                <w:szCs w:val="18"/>
              </w:rPr>
              <w:t>0</w:t>
            </w:r>
          </w:p>
        </w:tc>
        <w:tc>
          <w:tcPr>
            <w:tcW w:w="756" w:type="dxa"/>
            <w:tcBorders>
              <w:top w:val="single" w:sz="4" w:space="0" w:color="auto"/>
            </w:tcBorders>
            <w:noWrap/>
            <w:hideMark/>
          </w:tcPr>
          <w:p w14:paraId="2FA8376C" w14:textId="77777777" w:rsidR="00A20704" w:rsidRPr="005C7F7F" w:rsidRDefault="00A20704" w:rsidP="006A7E58">
            <w:pPr>
              <w:jc w:val="center"/>
              <w:rPr>
                <w:sz w:val="18"/>
                <w:szCs w:val="18"/>
              </w:rPr>
            </w:pPr>
            <w:r w:rsidRPr="005C7F7F">
              <w:rPr>
                <w:sz w:val="18"/>
                <w:szCs w:val="18"/>
              </w:rPr>
              <w:t>58</w:t>
            </w:r>
          </w:p>
        </w:tc>
        <w:tc>
          <w:tcPr>
            <w:tcW w:w="805" w:type="dxa"/>
            <w:tcBorders>
              <w:top w:val="single" w:sz="4" w:space="0" w:color="auto"/>
            </w:tcBorders>
            <w:noWrap/>
            <w:hideMark/>
          </w:tcPr>
          <w:p w14:paraId="636307AB" w14:textId="77777777" w:rsidR="00A20704" w:rsidRPr="005C7F7F" w:rsidRDefault="00A20704" w:rsidP="006A7E58">
            <w:pPr>
              <w:jc w:val="center"/>
              <w:rPr>
                <w:sz w:val="18"/>
                <w:szCs w:val="18"/>
              </w:rPr>
            </w:pPr>
            <w:r w:rsidRPr="005C7F7F">
              <w:rPr>
                <w:sz w:val="18"/>
                <w:szCs w:val="18"/>
              </w:rPr>
              <w:t>50</w:t>
            </w:r>
          </w:p>
        </w:tc>
      </w:tr>
      <w:tr w:rsidR="00685699" w:rsidRPr="00A20704" w14:paraId="63D2B28B" w14:textId="77777777" w:rsidTr="00685699">
        <w:trPr>
          <w:trHeight w:val="315"/>
        </w:trPr>
        <w:tc>
          <w:tcPr>
            <w:tcW w:w="743" w:type="dxa"/>
            <w:tcBorders>
              <w:bottom w:val="single" w:sz="4" w:space="0" w:color="auto"/>
            </w:tcBorders>
            <w:noWrap/>
            <w:hideMark/>
          </w:tcPr>
          <w:p w14:paraId="0EF5A18C" w14:textId="77777777" w:rsidR="00A20704" w:rsidRPr="005C7F7F" w:rsidRDefault="00A20704" w:rsidP="006A7E58">
            <w:pPr>
              <w:jc w:val="center"/>
              <w:rPr>
                <w:sz w:val="18"/>
                <w:szCs w:val="18"/>
              </w:rPr>
            </w:pPr>
            <w:r w:rsidRPr="005C7F7F">
              <w:rPr>
                <w:sz w:val="18"/>
                <w:szCs w:val="18"/>
              </w:rPr>
              <w:t>17</w:t>
            </w:r>
          </w:p>
        </w:tc>
        <w:tc>
          <w:tcPr>
            <w:tcW w:w="1289" w:type="dxa"/>
            <w:tcBorders>
              <w:bottom w:val="single" w:sz="4" w:space="0" w:color="auto"/>
              <w:right w:val="single" w:sz="4" w:space="0" w:color="auto"/>
            </w:tcBorders>
            <w:noWrap/>
            <w:hideMark/>
          </w:tcPr>
          <w:p w14:paraId="004331B5" w14:textId="77777777" w:rsidR="00A20704" w:rsidRPr="005C7F7F" w:rsidRDefault="00A20704" w:rsidP="00A20704">
            <w:pPr>
              <w:jc w:val="left"/>
              <w:rPr>
                <w:sz w:val="18"/>
                <w:szCs w:val="18"/>
              </w:rPr>
            </w:pPr>
            <w:r w:rsidRPr="005C7F7F">
              <w:rPr>
                <w:sz w:val="18"/>
                <w:szCs w:val="18"/>
              </w:rPr>
              <w:t>Valencian Community</w:t>
            </w:r>
          </w:p>
        </w:tc>
        <w:tc>
          <w:tcPr>
            <w:tcW w:w="731" w:type="dxa"/>
            <w:tcBorders>
              <w:left w:val="single" w:sz="4" w:space="0" w:color="auto"/>
              <w:bottom w:val="single" w:sz="4" w:space="0" w:color="auto"/>
            </w:tcBorders>
            <w:noWrap/>
            <w:hideMark/>
          </w:tcPr>
          <w:p w14:paraId="2CD6A8EC" w14:textId="77777777" w:rsidR="00A20704" w:rsidRPr="005C7F7F" w:rsidRDefault="00A20704" w:rsidP="00A20704">
            <w:pPr>
              <w:jc w:val="left"/>
              <w:rPr>
                <w:sz w:val="18"/>
                <w:szCs w:val="18"/>
              </w:rPr>
            </w:pPr>
            <w:r w:rsidRPr="005C7F7F">
              <w:rPr>
                <w:sz w:val="18"/>
                <w:szCs w:val="18"/>
              </w:rPr>
              <w:t>479,33</w:t>
            </w:r>
          </w:p>
        </w:tc>
        <w:tc>
          <w:tcPr>
            <w:tcW w:w="753" w:type="dxa"/>
            <w:tcBorders>
              <w:bottom w:val="single" w:sz="4" w:space="0" w:color="auto"/>
            </w:tcBorders>
            <w:noWrap/>
            <w:hideMark/>
          </w:tcPr>
          <w:p w14:paraId="421B3A1B" w14:textId="77777777" w:rsidR="00A20704" w:rsidRPr="005C7F7F" w:rsidRDefault="00A20704" w:rsidP="006A7E58">
            <w:pPr>
              <w:jc w:val="center"/>
              <w:rPr>
                <w:sz w:val="18"/>
                <w:szCs w:val="18"/>
              </w:rPr>
            </w:pPr>
            <w:r w:rsidRPr="005C7F7F">
              <w:rPr>
                <w:sz w:val="18"/>
                <w:szCs w:val="18"/>
              </w:rPr>
              <w:t>(28,66)</w:t>
            </w:r>
          </w:p>
        </w:tc>
        <w:tc>
          <w:tcPr>
            <w:tcW w:w="731" w:type="dxa"/>
            <w:tcBorders>
              <w:bottom w:val="single" w:sz="4" w:space="0" w:color="auto"/>
            </w:tcBorders>
            <w:noWrap/>
            <w:hideMark/>
          </w:tcPr>
          <w:p w14:paraId="2990F3E7" w14:textId="77777777" w:rsidR="00A20704" w:rsidRPr="005C7F7F" w:rsidRDefault="00A20704" w:rsidP="006A7E58">
            <w:pPr>
              <w:jc w:val="center"/>
              <w:rPr>
                <w:sz w:val="18"/>
                <w:szCs w:val="18"/>
              </w:rPr>
            </w:pPr>
            <w:r w:rsidRPr="005C7F7F">
              <w:rPr>
                <w:sz w:val="18"/>
                <w:szCs w:val="18"/>
              </w:rPr>
              <w:t>474,87</w:t>
            </w:r>
          </w:p>
        </w:tc>
        <w:tc>
          <w:tcPr>
            <w:tcW w:w="755" w:type="dxa"/>
            <w:tcBorders>
              <w:bottom w:val="single" w:sz="4" w:space="0" w:color="auto"/>
            </w:tcBorders>
            <w:noWrap/>
            <w:hideMark/>
          </w:tcPr>
          <w:p w14:paraId="38E9B372" w14:textId="77777777" w:rsidR="00A20704" w:rsidRPr="005C7F7F" w:rsidRDefault="00A20704" w:rsidP="006A7E58">
            <w:pPr>
              <w:jc w:val="center"/>
              <w:rPr>
                <w:sz w:val="18"/>
                <w:szCs w:val="18"/>
              </w:rPr>
            </w:pPr>
            <w:r w:rsidRPr="005C7F7F">
              <w:rPr>
                <w:sz w:val="18"/>
                <w:szCs w:val="18"/>
              </w:rPr>
              <w:t>(29,52)</w:t>
            </w:r>
          </w:p>
        </w:tc>
        <w:tc>
          <w:tcPr>
            <w:tcW w:w="733" w:type="dxa"/>
            <w:tcBorders>
              <w:bottom w:val="single" w:sz="4" w:space="0" w:color="auto"/>
            </w:tcBorders>
            <w:noWrap/>
            <w:hideMark/>
          </w:tcPr>
          <w:p w14:paraId="7895DDAC" w14:textId="77777777" w:rsidR="00A20704" w:rsidRPr="005C7F7F" w:rsidRDefault="00A20704" w:rsidP="006A7E58">
            <w:pPr>
              <w:jc w:val="center"/>
              <w:rPr>
                <w:sz w:val="18"/>
                <w:szCs w:val="18"/>
              </w:rPr>
            </w:pPr>
            <w:r w:rsidRPr="005C7F7F">
              <w:rPr>
                <w:sz w:val="18"/>
                <w:szCs w:val="18"/>
              </w:rPr>
              <w:t>474,18</w:t>
            </w:r>
          </w:p>
        </w:tc>
        <w:tc>
          <w:tcPr>
            <w:tcW w:w="755" w:type="dxa"/>
            <w:tcBorders>
              <w:bottom w:val="single" w:sz="4" w:space="0" w:color="auto"/>
              <w:right w:val="single" w:sz="4" w:space="0" w:color="auto"/>
            </w:tcBorders>
            <w:noWrap/>
            <w:hideMark/>
          </w:tcPr>
          <w:p w14:paraId="286617B5" w14:textId="77777777" w:rsidR="00A20704" w:rsidRPr="005C7F7F" w:rsidRDefault="00A20704" w:rsidP="006A7E58">
            <w:pPr>
              <w:jc w:val="center"/>
              <w:rPr>
                <w:sz w:val="18"/>
                <w:szCs w:val="18"/>
              </w:rPr>
            </w:pPr>
            <w:r w:rsidRPr="005C7F7F">
              <w:rPr>
                <w:sz w:val="18"/>
                <w:szCs w:val="18"/>
              </w:rPr>
              <w:t>(36,1)</w:t>
            </w:r>
          </w:p>
        </w:tc>
        <w:tc>
          <w:tcPr>
            <w:tcW w:w="657" w:type="dxa"/>
            <w:tcBorders>
              <w:left w:val="single" w:sz="4" w:space="0" w:color="auto"/>
              <w:bottom w:val="single" w:sz="4" w:space="0" w:color="auto"/>
            </w:tcBorders>
            <w:noWrap/>
            <w:hideMark/>
          </w:tcPr>
          <w:p w14:paraId="6FA836EB" w14:textId="77777777" w:rsidR="00A20704" w:rsidRPr="005C7F7F" w:rsidRDefault="00A20704" w:rsidP="006A7E58">
            <w:pPr>
              <w:jc w:val="center"/>
              <w:rPr>
                <w:sz w:val="18"/>
                <w:szCs w:val="18"/>
              </w:rPr>
            </w:pPr>
            <w:r w:rsidRPr="005C7F7F">
              <w:rPr>
                <w:sz w:val="18"/>
                <w:szCs w:val="18"/>
              </w:rPr>
              <w:t>2,73</w:t>
            </w:r>
          </w:p>
        </w:tc>
        <w:tc>
          <w:tcPr>
            <w:tcW w:w="755" w:type="dxa"/>
            <w:tcBorders>
              <w:bottom w:val="single" w:sz="4" w:space="0" w:color="auto"/>
            </w:tcBorders>
            <w:noWrap/>
            <w:hideMark/>
          </w:tcPr>
          <w:p w14:paraId="234FD01B" w14:textId="77777777" w:rsidR="00A20704" w:rsidRPr="005C7F7F" w:rsidRDefault="00A20704" w:rsidP="006A7E58">
            <w:pPr>
              <w:jc w:val="center"/>
              <w:rPr>
                <w:sz w:val="18"/>
                <w:szCs w:val="18"/>
              </w:rPr>
            </w:pPr>
            <w:r w:rsidRPr="005C7F7F">
              <w:rPr>
                <w:sz w:val="18"/>
                <w:szCs w:val="18"/>
              </w:rPr>
              <w:t>(0,48)</w:t>
            </w:r>
          </w:p>
        </w:tc>
        <w:tc>
          <w:tcPr>
            <w:tcW w:w="749" w:type="dxa"/>
            <w:tcBorders>
              <w:bottom w:val="single" w:sz="4" w:space="0" w:color="auto"/>
            </w:tcBorders>
            <w:noWrap/>
            <w:hideMark/>
          </w:tcPr>
          <w:p w14:paraId="47EF63AA" w14:textId="77777777" w:rsidR="00A20704" w:rsidRPr="005C7F7F" w:rsidRDefault="00A20704" w:rsidP="006A7E58">
            <w:pPr>
              <w:jc w:val="center"/>
              <w:rPr>
                <w:sz w:val="18"/>
                <w:szCs w:val="18"/>
              </w:rPr>
            </w:pPr>
            <w:r w:rsidRPr="005C7F7F">
              <w:rPr>
                <w:sz w:val="18"/>
                <w:szCs w:val="18"/>
              </w:rPr>
              <w:t>11,85</w:t>
            </w:r>
          </w:p>
        </w:tc>
        <w:tc>
          <w:tcPr>
            <w:tcW w:w="815" w:type="dxa"/>
            <w:tcBorders>
              <w:bottom w:val="single" w:sz="4" w:space="0" w:color="auto"/>
            </w:tcBorders>
            <w:noWrap/>
            <w:hideMark/>
          </w:tcPr>
          <w:p w14:paraId="45CF5204" w14:textId="77777777" w:rsidR="00A20704" w:rsidRPr="005C7F7F" w:rsidRDefault="00A20704" w:rsidP="006A7E58">
            <w:pPr>
              <w:jc w:val="center"/>
              <w:rPr>
                <w:sz w:val="18"/>
                <w:szCs w:val="18"/>
              </w:rPr>
            </w:pPr>
            <w:r w:rsidRPr="005C7F7F">
              <w:rPr>
                <w:sz w:val="18"/>
                <w:szCs w:val="18"/>
              </w:rPr>
              <w:t>(13,25)</w:t>
            </w:r>
          </w:p>
        </w:tc>
        <w:tc>
          <w:tcPr>
            <w:tcW w:w="657" w:type="dxa"/>
            <w:tcBorders>
              <w:bottom w:val="single" w:sz="4" w:space="0" w:color="auto"/>
            </w:tcBorders>
            <w:noWrap/>
            <w:hideMark/>
          </w:tcPr>
          <w:p w14:paraId="3D8A3473" w14:textId="77777777" w:rsidR="00A20704" w:rsidRPr="005C7F7F" w:rsidRDefault="00A20704" w:rsidP="006A7E58">
            <w:pPr>
              <w:jc w:val="center"/>
              <w:rPr>
                <w:sz w:val="18"/>
                <w:szCs w:val="18"/>
              </w:rPr>
            </w:pPr>
            <w:r w:rsidRPr="005C7F7F">
              <w:rPr>
                <w:sz w:val="18"/>
                <w:szCs w:val="18"/>
              </w:rPr>
              <w:t>3,82</w:t>
            </w:r>
          </w:p>
        </w:tc>
        <w:tc>
          <w:tcPr>
            <w:tcW w:w="737" w:type="dxa"/>
            <w:tcBorders>
              <w:bottom w:val="single" w:sz="4" w:space="0" w:color="auto"/>
              <w:right w:val="single" w:sz="4" w:space="0" w:color="auto"/>
            </w:tcBorders>
            <w:noWrap/>
            <w:hideMark/>
          </w:tcPr>
          <w:p w14:paraId="7A0B072D" w14:textId="77777777" w:rsidR="00A20704" w:rsidRPr="005C7F7F" w:rsidRDefault="00A20704" w:rsidP="006A7E58">
            <w:pPr>
              <w:jc w:val="center"/>
              <w:rPr>
                <w:sz w:val="18"/>
                <w:szCs w:val="18"/>
              </w:rPr>
            </w:pPr>
            <w:r w:rsidRPr="005C7F7F">
              <w:rPr>
                <w:sz w:val="18"/>
                <w:szCs w:val="18"/>
              </w:rPr>
              <w:t>(1,09)</w:t>
            </w:r>
          </w:p>
        </w:tc>
        <w:tc>
          <w:tcPr>
            <w:tcW w:w="839" w:type="dxa"/>
            <w:tcBorders>
              <w:left w:val="single" w:sz="4" w:space="0" w:color="auto"/>
              <w:bottom w:val="single" w:sz="4" w:space="0" w:color="auto"/>
              <w:right w:val="single" w:sz="4" w:space="0" w:color="auto"/>
            </w:tcBorders>
            <w:noWrap/>
            <w:hideMark/>
          </w:tcPr>
          <w:p w14:paraId="141F3CAA"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bottom w:val="single" w:sz="4" w:space="0" w:color="auto"/>
            </w:tcBorders>
            <w:noWrap/>
            <w:hideMark/>
          </w:tcPr>
          <w:p w14:paraId="0D670E38" w14:textId="77777777" w:rsidR="00A20704" w:rsidRPr="005C7F7F" w:rsidRDefault="00A20704" w:rsidP="006A7E58">
            <w:pPr>
              <w:jc w:val="center"/>
              <w:rPr>
                <w:sz w:val="18"/>
                <w:szCs w:val="18"/>
              </w:rPr>
            </w:pPr>
            <w:r w:rsidRPr="005C7F7F">
              <w:rPr>
                <w:sz w:val="18"/>
                <w:szCs w:val="18"/>
              </w:rPr>
              <w:t>5</w:t>
            </w:r>
          </w:p>
        </w:tc>
        <w:tc>
          <w:tcPr>
            <w:tcW w:w="756" w:type="dxa"/>
            <w:tcBorders>
              <w:bottom w:val="single" w:sz="4" w:space="0" w:color="auto"/>
            </w:tcBorders>
            <w:noWrap/>
            <w:hideMark/>
          </w:tcPr>
          <w:p w14:paraId="45992042" w14:textId="77777777" w:rsidR="00A20704" w:rsidRPr="005C7F7F" w:rsidRDefault="00A20704" w:rsidP="006A7E58">
            <w:pPr>
              <w:jc w:val="center"/>
              <w:rPr>
                <w:sz w:val="18"/>
                <w:szCs w:val="18"/>
              </w:rPr>
            </w:pPr>
            <w:r w:rsidRPr="005C7F7F">
              <w:rPr>
                <w:sz w:val="18"/>
                <w:szCs w:val="18"/>
              </w:rPr>
              <w:t>14</w:t>
            </w:r>
          </w:p>
        </w:tc>
        <w:tc>
          <w:tcPr>
            <w:tcW w:w="805" w:type="dxa"/>
            <w:tcBorders>
              <w:bottom w:val="single" w:sz="4" w:space="0" w:color="auto"/>
            </w:tcBorders>
            <w:noWrap/>
            <w:hideMark/>
          </w:tcPr>
          <w:p w14:paraId="1E775A5F" w14:textId="77777777" w:rsidR="00A20704" w:rsidRPr="005C7F7F" w:rsidRDefault="00A20704" w:rsidP="006A7E58">
            <w:pPr>
              <w:keepNext/>
              <w:jc w:val="center"/>
              <w:rPr>
                <w:sz w:val="18"/>
                <w:szCs w:val="18"/>
              </w:rPr>
            </w:pPr>
            <w:r w:rsidRPr="005C7F7F">
              <w:rPr>
                <w:sz w:val="18"/>
                <w:szCs w:val="18"/>
              </w:rPr>
              <w:t>32</w:t>
            </w:r>
          </w:p>
        </w:tc>
      </w:tr>
    </w:tbl>
    <w:p w14:paraId="569E022C" w14:textId="77777777" w:rsidR="006A7E58" w:rsidRDefault="006A7E58" w:rsidP="006A7E58">
      <w:pPr>
        <w:pStyle w:val="Descripcin"/>
        <w:jc w:val="center"/>
      </w:pPr>
    </w:p>
    <w:p w14:paraId="27A47353" w14:textId="6D3325B1" w:rsidR="00712F84" w:rsidRPr="006A7E58" w:rsidRDefault="006A7E58" w:rsidP="006A7E58">
      <w:pPr>
        <w:pStyle w:val="Descripcin"/>
        <w:jc w:val="center"/>
        <w:sectPr w:rsidR="00712F84" w:rsidRPr="006A7E58" w:rsidSect="00A20704">
          <w:pgSz w:w="16838" w:h="11906" w:orient="landscape"/>
          <w:pgMar w:top="1701" w:right="1417" w:bottom="1701" w:left="1417" w:header="708" w:footer="708" w:gutter="0"/>
          <w:cols w:space="708"/>
          <w:docGrid w:linePitch="360"/>
        </w:sectPr>
      </w:pPr>
      <w:r>
        <w:t xml:space="preserve">Table </w:t>
      </w:r>
      <w:r>
        <w:fldChar w:fldCharType="begin"/>
      </w:r>
      <w:r>
        <w:instrText xml:space="preserve"> SEQ Table \* ARABIC </w:instrText>
      </w:r>
      <w:r>
        <w:fldChar w:fldCharType="separate"/>
      </w:r>
      <w:r w:rsidR="006D3795">
        <w:rPr>
          <w:noProof/>
        </w:rPr>
        <w:t>1</w:t>
      </w:r>
      <w:r>
        <w:fldChar w:fldCharType="end"/>
      </w:r>
      <w:r>
        <w:t xml:space="preserve">.  </w:t>
      </w:r>
      <w:r w:rsidRPr="006A7E58">
        <w:t>Descriptive statistics for the PISA dataset</w:t>
      </w:r>
      <w:r w:rsidR="00AD7364">
        <w:t>, Spanish schools, 2018</w:t>
      </w:r>
      <w:r>
        <w:t>.</w:t>
      </w:r>
    </w:p>
    <w:p w14:paraId="1D5CCB49" w14:textId="43937844" w:rsidR="00BE36BC" w:rsidRPr="005C1F82" w:rsidRDefault="00454911" w:rsidP="00DD0094">
      <w:pPr>
        <w:spacing w:line="360" w:lineRule="auto"/>
        <w:rPr>
          <w:rFonts w:cs="Times New Roman"/>
          <w:lang w:val="en-GB"/>
        </w:rPr>
      </w:pPr>
      <w:r w:rsidRPr="005C1F82">
        <w:rPr>
          <w:rFonts w:cs="Times New Roman"/>
        </w:rPr>
        <w:lastRenderedPageBreak/>
        <w:t>Two ML techniques have been employed</w:t>
      </w:r>
      <w:r w:rsidR="00F55834">
        <w:rPr>
          <w:rFonts w:cs="Times New Roman"/>
        </w:rPr>
        <w:t xml:space="preserve"> to classify the schools</w:t>
      </w:r>
      <w:r w:rsidRPr="005C1F82">
        <w:rPr>
          <w:rFonts w:cs="Times New Roman"/>
        </w:rPr>
        <w:t xml:space="preserve">: </w:t>
      </w:r>
      <w:r w:rsidR="00407F61">
        <w:rPr>
          <w:rFonts w:cs="Times New Roman"/>
        </w:rPr>
        <w:t>Support Vector Machines (</w:t>
      </w:r>
      <w:r w:rsidRPr="005C1F82">
        <w:rPr>
          <w:rFonts w:cs="Times New Roman"/>
        </w:rPr>
        <w:t>SVM</w:t>
      </w:r>
      <w:r w:rsidR="00407F61">
        <w:rPr>
          <w:rFonts w:cs="Times New Roman"/>
        </w:rPr>
        <w:t>)</w:t>
      </w:r>
      <w:r w:rsidRPr="005C1F82">
        <w:rPr>
          <w:rFonts w:cs="Times New Roman"/>
        </w:rPr>
        <w:t xml:space="preserve"> with a polynomial kernel </w:t>
      </w:r>
      <w:r w:rsidR="00F31AC3" w:rsidRPr="005C1F82">
        <w:rPr>
          <w:rFonts w:cs="Times New Roman"/>
        </w:rPr>
        <w:t xml:space="preserve">(Karatzoglou et al. 2004) </w:t>
      </w:r>
      <w:r w:rsidRPr="005C1F82">
        <w:rPr>
          <w:rFonts w:cs="Times New Roman"/>
        </w:rPr>
        <w:t>and neural networks</w:t>
      </w:r>
      <w:r w:rsidR="00407F61">
        <w:rPr>
          <w:rFonts w:cs="Times New Roman"/>
        </w:rPr>
        <w:t xml:space="preserve"> (NN)</w:t>
      </w:r>
      <w:r w:rsidR="00F31AC3" w:rsidRPr="005C1F82">
        <w:rPr>
          <w:rFonts w:cs="Times New Roman"/>
        </w:rPr>
        <w:t xml:space="preserve"> </w:t>
      </w:r>
      <w:r w:rsidRPr="005C1F82">
        <w:rPr>
          <w:rFonts w:cs="Times New Roman"/>
        </w:rPr>
        <w:t>with a hidden layer</w:t>
      </w:r>
      <w:r w:rsidR="00407F61">
        <w:rPr>
          <w:rFonts w:cs="Times New Roman"/>
        </w:rPr>
        <w:t xml:space="preserve"> </w:t>
      </w:r>
      <w:r w:rsidR="00407F61" w:rsidRPr="005C1F82">
        <w:rPr>
          <w:rFonts w:cs="Times New Roman"/>
        </w:rPr>
        <w:t>(Venables and Ripley, 2002)</w:t>
      </w:r>
      <w:r w:rsidR="0078015D" w:rsidRPr="005C1F82">
        <w:rPr>
          <w:rFonts w:cs="Times New Roman"/>
        </w:rPr>
        <w:t>.</w:t>
      </w:r>
      <w:r w:rsidR="00407F61">
        <w:rPr>
          <w:rFonts w:cs="Times New Roman"/>
        </w:rPr>
        <w:t xml:space="preserve"> </w:t>
      </w:r>
      <w:r w:rsidR="0078015D" w:rsidRPr="005C1F82">
        <w:rPr>
          <w:rFonts w:cs="Times New Roman"/>
        </w:rPr>
        <w:t xml:space="preserve"> </w:t>
      </w:r>
      <w:r w:rsidRPr="005C1F82">
        <w:rPr>
          <w:rFonts w:cs="Times New Roman"/>
        </w:rPr>
        <w:t xml:space="preserve">A grid is defined with selected hyperparameters for SVM model </w:t>
      </w:r>
      <w:r w:rsidR="00D022AA" w:rsidRPr="005C1F82">
        <w:rPr>
          <w:rFonts w:cs="Times New Roman"/>
        </w:rPr>
        <w:t>tunning</w:t>
      </w:r>
      <w:r w:rsidRPr="005C1F82">
        <w:rPr>
          <w:rFonts w:cs="Times New Roman"/>
        </w:rPr>
        <w:t>:</w:t>
      </w:r>
      <w:r w:rsidR="00B973EF" w:rsidRPr="005C1F82">
        <w:rPr>
          <w:rFonts w:cs="Times New Roman"/>
        </w:rPr>
        <w:t xml:space="preserve"> </w:t>
      </w:r>
      <m:oMath>
        <m:r>
          <w:rPr>
            <w:rFonts w:ascii="Cambria Math" w:hAnsi="Cambria Math" w:cs="Times New Roman"/>
          </w:rPr>
          <m:t>degree (1, 2, 3, 4 and 5)</m:t>
        </m:r>
      </m:oMath>
      <w:r w:rsidR="00B973EF" w:rsidRPr="005C1F82">
        <w:rPr>
          <w:rFonts w:eastAsiaTheme="minorEastAsia" w:cs="Times New Roman"/>
        </w:rPr>
        <w:t xml:space="preserve">, </w:t>
      </w:r>
      <m:oMath>
        <m:r>
          <w:rPr>
            <w:rFonts w:ascii="Cambria Math" w:eastAsiaTheme="minorEastAsia" w:hAnsi="Cambria Math" w:cs="Times New Roman"/>
          </w:rPr>
          <m:t>data scaling (0.01, 0.1, 1, 10 and 100)</m:t>
        </m:r>
      </m:oMath>
      <w:r w:rsidR="00B973EF" w:rsidRPr="005C1F82">
        <w:rPr>
          <w:rFonts w:eastAsiaTheme="minorEastAsia" w:cs="Times New Roman"/>
        </w:rPr>
        <w:t xml:space="preserve"> and </w:t>
      </w:r>
      <m:oMath>
        <m:r>
          <w:rPr>
            <w:rFonts w:ascii="Cambria Math" w:eastAsiaTheme="minorEastAsia" w:hAnsi="Cambria Math" w:cs="Times New Roman"/>
          </w:rPr>
          <m:t>cost (0.001, 0.1, 1, 10 and 100)</m:t>
        </m:r>
      </m:oMath>
      <w:r w:rsidRPr="005C1F82">
        <w:rPr>
          <w:rFonts w:cs="Times New Roman"/>
        </w:rPr>
        <w:t>.</w:t>
      </w:r>
      <w:r w:rsidR="0011622D" w:rsidRPr="005C1F82">
        <w:rPr>
          <w:rFonts w:cs="Times New Roman"/>
        </w:rPr>
        <w:t xml:space="preserve"> </w:t>
      </w:r>
      <w:commentRangeStart w:id="24"/>
      <w:r w:rsidR="00F31AC3" w:rsidRPr="005C1F82">
        <w:rPr>
          <w:rFonts w:cs="Times New Roman"/>
        </w:rPr>
        <w:t>For the neural network, a grid with selected hyperparameters is also defined for model fitting</w:t>
      </w:r>
      <w:r w:rsidR="00C14D00" w:rsidRPr="005C1F82">
        <w:rPr>
          <w:rFonts w:cs="Times New Roman"/>
        </w:rPr>
        <w:t>:</w:t>
      </w:r>
      <w:r w:rsidR="009F4648" w:rsidRPr="005C1F82">
        <w:rPr>
          <w:rFonts w:cs="Times New Roman"/>
          <w:lang w:val="en-GB"/>
        </w:rPr>
        <w:t xml:space="preserve"> </w:t>
      </w:r>
      <w:commentRangeEnd w:id="24"/>
      <w:r w:rsidR="006251EF">
        <w:rPr>
          <w:rStyle w:val="Refdecomentario"/>
        </w:rPr>
        <w:commentReference w:id="24"/>
      </w:r>
      <m:oMath>
        <m:r>
          <w:rPr>
            <w:rFonts w:ascii="Cambria Math" w:hAnsi="Cambria Math" w:cs="Times New Roman"/>
            <w:lang w:val="en-GB"/>
          </w:rPr>
          <m:t>size (1, 5, 10 and 20)</m:t>
        </m:r>
      </m:oMath>
      <w:r w:rsidR="00027179" w:rsidRPr="005C1F82">
        <w:rPr>
          <w:rFonts w:eastAsiaTheme="minorEastAsia" w:cs="Times New Roman"/>
          <w:lang w:val="en-GB"/>
        </w:rPr>
        <w:t xml:space="preserve"> and </w:t>
      </w:r>
      <m:oMath>
        <m:r>
          <w:rPr>
            <w:rFonts w:ascii="Cambria Math" w:eastAsiaTheme="minorEastAsia" w:hAnsi="Cambria Math" w:cs="Times New Roman"/>
            <w:lang w:val="en-GB"/>
          </w:rPr>
          <m:t>decay (0, 0.1, 0.01, 0.001, 0.0001)</m:t>
        </m:r>
      </m:oMath>
      <w:r w:rsidR="00027179" w:rsidRPr="005C1F82">
        <w:rPr>
          <w:rFonts w:eastAsiaTheme="minorEastAsia" w:cs="Times New Roman"/>
          <w:lang w:val="en-GB"/>
        </w:rPr>
        <w:t>.</w:t>
      </w:r>
      <w:r w:rsidR="00027179" w:rsidRPr="005C1F82">
        <w:rPr>
          <w:rFonts w:cs="Times New Roman"/>
          <w:lang w:val="en-GB"/>
        </w:rPr>
        <w:t xml:space="preserve"> </w:t>
      </w:r>
      <w:r w:rsidR="0011622D" w:rsidRPr="005C1F82">
        <w:rPr>
          <w:rFonts w:cs="Times New Roman"/>
        </w:rPr>
        <w:t xml:space="preserve">The best models after </w:t>
      </w:r>
      <w:r w:rsidR="00D022AA" w:rsidRPr="005C1F82">
        <w:rPr>
          <w:rFonts w:cs="Times New Roman"/>
        </w:rPr>
        <w:t>tunning</w:t>
      </w:r>
      <w:r w:rsidR="0011622D" w:rsidRPr="005C1F82">
        <w:rPr>
          <w:rFonts w:cs="Times New Roman"/>
        </w:rPr>
        <w:t xml:space="preserve"> </w:t>
      </w:r>
      <w:r w:rsidR="00D022AA" w:rsidRPr="005C1F82">
        <w:rPr>
          <w:rFonts w:cs="Times New Roman"/>
        </w:rPr>
        <w:t>were</w:t>
      </w:r>
      <w:r w:rsidR="00E40867" w:rsidRPr="005C1F82">
        <w:rPr>
          <w:rFonts w:cs="Times New Roman"/>
        </w:rPr>
        <w:t xml:space="preserve">: SVM with a polynomial kernel </w:t>
      </w:r>
      <w:r w:rsidR="00E517F9" w:rsidRPr="005C1F82">
        <w:rPr>
          <w:rFonts w:cs="Times New Roman"/>
        </w:rPr>
        <w:t>(</w:t>
      </w:r>
      <m:oMath>
        <m:r>
          <w:rPr>
            <w:rFonts w:ascii="Cambria Math" w:hAnsi="Cambria Math" w:cs="Times New Roman"/>
          </w:rPr>
          <m:t>degree=2</m:t>
        </m:r>
      </m:oMath>
      <w:r w:rsidR="00E517F9" w:rsidRPr="005C1F82">
        <w:rPr>
          <w:rFonts w:cs="Times New Roman"/>
        </w:rPr>
        <w:t xml:space="preserve">, </w:t>
      </w:r>
      <m:oMath>
        <m:r>
          <w:rPr>
            <w:rFonts w:ascii="Cambria Math" w:hAnsi="Cambria Math" w:cs="Times New Roman"/>
          </w:rPr>
          <m:t xml:space="preserve">scale=0.1 </m:t>
        </m:r>
      </m:oMath>
      <w:r w:rsidR="00E517F9" w:rsidRPr="005C1F82">
        <w:rPr>
          <w:rFonts w:cs="Times New Roman"/>
        </w:rPr>
        <w:t xml:space="preserve">y </w:t>
      </w:r>
      <m:oMath>
        <m:r>
          <w:rPr>
            <w:rFonts w:ascii="Cambria Math" w:hAnsi="Cambria Math" w:cs="Times New Roman"/>
          </w:rPr>
          <m:t>C=1</m:t>
        </m:r>
      </m:oMath>
      <w:r w:rsidR="00E517F9" w:rsidRPr="005C1F82">
        <w:rPr>
          <w:rFonts w:cs="Times New Roman"/>
        </w:rPr>
        <w:t>)</w:t>
      </w:r>
      <w:r w:rsidR="006B0F92" w:rsidRPr="005C1F82">
        <w:rPr>
          <w:rFonts w:cs="Times New Roman"/>
        </w:rPr>
        <w:t xml:space="preserve"> with a cut off </w:t>
      </w:r>
      <w:r w:rsidR="00223F1D" w:rsidRPr="005C1F82">
        <w:rPr>
          <w:rFonts w:cs="Times New Roman"/>
        </w:rPr>
        <w:t>of 0.69</w:t>
      </w:r>
      <w:r w:rsidR="004E57E1" w:rsidRPr="005C1F82">
        <w:rPr>
          <w:rFonts w:cs="Times New Roman"/>
        </w:rPr>
        <w:t xml:space="preserve"> </w:t>
      </w:r>
      <w:r w:rsidR="002C2D09" w:rsidRPr="005C1F82">
        <w:rPr>
          <w:rFonts w:cs="Times New Roman"/>
        </w:rPr>
        <w:t>and neural network</w:t>
      </w:r>
      <w:r w:rsidR="006857B5" w:rsidRPr="005C1F82">
        <w:rPr>
          <w:rFonts w:cs="Times New Roman"/>
        </w:rPr>
        <w:t xml:space="preserve"> (</w:t>
      </w:r>
      <m:oMath>
        <m:r>
          <w:rPr>
            <w:rFonts w:ascii="Cambria Math" w:hAnsi="Cambria Math" w:cs="Times New Roman"/>
          </w:rPr>
          <m:t>size=5,  decay=0.1</m:t>
        </m:r>
      </m:oMath>
      <w:r w:rsidR="006857B5" w:rsidRPr="005C1F82">
        <w:rPr>
          <w:rFonts w:cs="Times New Roman"/>
        </w:rPr>
        <w:t>) with a 24-5-1 structure</w:t>
      </w:r>
      <w:r w:rsidR="0066507F" w:rsidRPr="005C1F82">
        <w:rPr>
          <w:rFonts w:cs="Times New Roman"/>
        </w:rPr>
        <w:t xml:space="preserve"> wit</w:t>
      </w:r>
      <w:r w:rsidR="00D748B7" w:rsidRPr="005C1F82">
        <w:rPr>
          <w:rFonts w:cs="Times New Roman"/>
        </w:rPr>
        <w:t>h a cut off of</w:t>
      </w:r>
      <w:r w:rsidR="008B57AA" w:rsidRPr="005C1F82">
        <w:rPr>
          <w:rFonts w:cs="Times New Roman"/>
        </w:rPr>
        <w:t xml:space="preserve"> 0.67</w:t>
      </w:r>
      <w:r w:rsidR="006857B5" w:rsidRPr="005C1F82">
        <w:rPr>
          <w:rFonts w:cs="Times New Roman"/>
        </w:rPr>
        <w:t>.</w:t>
      </w:r>
      <w:r w:rsidR="008B57AA" w:rsidRPr="005C1F82">
        <w:rPr>
          <w:rFonts w:cs="Times New Roman"/>
        </w:rPr>
        <w:t xml:space="preserve"> </w:t>
      </w:r>
    </w:p>
    <w:p w14:paraId="45BFF515" w14:textId="77777777" w:rsidR="006857B5" w:rsidRDefault="006857B5" w:rsidP="00DD0094">
      <w:pPr>
        <w:spacing w:line="360" w:lineRule="auto"/>
      </w:pPr>
    </w:p>
    <w:p w14:paraId="2CE4AC93" w14:textId="6E63B15D" w:rsidR="00DC0029" w:rsidRPr="0088118D" w:rsidRDefault="002C2D09" w:rsidP="00687992">
      <w:pPr>
        <w:spacing w:line="360" w:lineRule="auto"/>
      </w:pPr>
      <w:r w:rsidRPr="00D022AA">
        <w:t xml:space="preserve">Subsequently, the efficiency score </w:t>
      </w:r>
      <w:r w:rsidR="00D022AA">
        <w:t>was</w:t>
      </w:r>
      <w:r w:rsidRPr="00D022AA">
        <w:t xml:space="preserve"> determined, also considering the case of </w:t>
      </w:r>
      <w:r w:rsidR="00F55834">
        <w:t xml:space="preserve">calculating </w:t>
      </w:r>
      <w:r w:rsidRPr="00D022AA">
        <w:t xml:space="preserve">super efficiency. </w:t>
      </w:r>
      <w:r w:rsidR="00E72387" w:rsidRPr="00D022AA">
        <w:t>In the case of the scores estimated by the SVM model, it was not possible to calculate the efficiency score for 8</w:t>
      </w:r>
      <w:r w:rsidR="00D022AA">
        <w:t xml:space="preserve"> out of 999 units, since we got results related to infeasibilities</w:t>
      </w:r>
      <w:r w:rsidR="00E72387" w:rsidRPr="00D022AA">
        <w:t xml:space="preserve">. </w:t>
      </w:r>
      <w:r w:rsidRPr="00D022AA">
        <w:t xml:space="preserve">The </w:t>
      </w:r>
      <w:commentRangeStart w:id="25"/>
      <w:r w:rsidR="00713872" w:rsidRPr="00BA2CFE">
        <w:rPr>
          <w:strike/>
        </w:rPr>
        <w:t>Spearmen</w:t>
      </w:r>
      <w:r w:rsidR="00713872">
        <w:t xml:space="preserve"> </w:t>
      </w:r>
      <w:r w:rsidRPr="00D022AA">
        <w:t xml:space="preserve">Pearson </w:t>
      </w:r>
      <w:commentRangeEnd w:id="25"/>
      <w:r w:rsidR="00407F61">
        <w:rPr>
          <w:rStyle w:val="Refdecomentario"/>
        </w:rPr>
        <w:commentReference w:id="25"/>
      </w:r>
      <w:r w:rsidRPr="00D022AA">
        <w:t xml:space="preserve">correlation between </w:t>
      </w:r>
      <w:r w:rsidR="006857B5" w:rsidRPr="00D022AA">
        <w:t xml:space="preserve">SVM and </w:t>
      </w:r>
      <w:r w:rsidR="00407F61">
        <w:t>NN</w:t>
      </w:r>
      <w:r w:rsidRPr="00D022AA">
        <w:t xml:space="preserve"> scores calculated according to our methodology </w:t>
      </w:r>
      <w:r w:rsidR="00D022AA">
        <w:t>is</w:t>
      </w:r>
      <w:r w:rsidRPr="00D022AA">
        <w:t xml:space="preserve"> </w:t>
      </w:r>
      <w:r w:rsidR="00752BF0" w:rsidRPr="00752BF0">
        <w:t>0.961</w:t>
      </w:r>
      <w:r w:rsidR="00407F61">
        <w:t>, showing the compatibility and robustness of both ML classification methods</w:t>
      </w:r>
      <w:r w:rsidR="00464602" w:rsidRPr="00D022AA">
        <w:t>.</w:t>
      </w:r>
      <w:r w:rsidRPr="00D022AA">
        <w:t xml:space="preserve"> </w:t>
      </w:r>
      <w:commentRangeStart w:id="26"/>
      <w:r w:rsidR="00687992">
        <w:t>It is important to note that direct comparison of DEA efficiency scores with those obtained using our novel method is not feasible due to fundamental differences in their underlying principles</w:t>
      </w:r>
      <w:commentRangeEnd w:id="26"/>
      <w:r w:rsidR="00407F61">
        <w:rPr>
          <w:rStyle w:val="Refdecomentario"/>
        </w:rPr>
        <w:commentReference w:id="26"/>
      </w:r>
      <w:r w:rsidR="00687992">
        <w:t xml:space="preserve">. Traditional DEA constructs an enveloping surface that </w:t>
      </w:r>
      <w:r w:rsidR="00407F61">
        <w:t xml:space="preserve">envelops </w:t>
      </w:r>
      <w:r w:rsidR="00687992">
        <w:t>the observed data from above, representing the production possibility frontier. Efficiency scores in DEA are then calculated based on the distance of each DMU to this frontier, indicating how much outputs can be proportionally increased for the DMU to become efficient. Conversely, our novel method employs a classification model to determine a separating surface between efficient and inefficient units. This separating surface does not function as an enveloping frontier but rather as a boundary that discriminates between the two classes of DMUs. Efficiency scores in our method are derived from the distance of each DMU to this separating surface, reflecting the minimal changes required for an inefficient unit to be reclassified as efficient. Thus, while DEA efficiency scores measure the degree of deviation from an optimal production frontier, our method's scores quantify the classification margin relative to the separating boundary. However, although the scores themselves are inherently different and thus incomparable, the relative ranking of the units can still provide valuable insights. To evaluate the consistency in ranking between DEA and our novel method, we can use Spearman's rank correlation coefficient. This statistical measure assesses the degree to which the rankings of the DMUs are preserved across the two methods, offering a means to compare the ordering of efficiency even if the absolute scores differ. By examining Spearman's rank correlation, we can ascertain the alignment in relative efficiency rankings and gain a better understanding of the concordance between the two approaches in evaluating DMU performance.</w:t>
      </w:r>
      <w:r w:rsidR="00F27D9C">
        <w:t xml:space="preserve"> </w:t>
      </w:r>
      <w:r w:rsidR="00E71D5E">
        <w:t>The Spearman</w:t>
      </w:r>
      <w:r w:rsidR="00B523F8">
        <w:t xml:space="preserve">’s rank correlation </w:t>
      </w:r>
      <w:r w:rsidR="006800D0">
        <w:t>between</w:t>
      </w:r>
      <w:r w:rsidR="00B523F8">
        <w:t xml:space="preserve"> SVM’s scores and </w:t>
      </w:r>
      <w:r w:rsidR="00504DB9">
        <w:t>traditional</w:t>
      </w:r>
      <w:r w:rsidR="00AA4496">
        <w:t xml:space="preserve"> DEA is </w:t>
      </w:r>
      <w:r w:rsidR="00061B65" w:rsidRPr="00061B65">
        <w:t>0.962</w:t>
      </w:r>
      <w:r w:rsidR="00061B65">
        <w:t xml:space="preserve"> and </w:t>
      </w:r>
      <w:r w:rsidR="006800D0">
        <w:lastRenderedPageBreak/>
        <w:t xml:space="preserve">between </w:t>
      </w:r>
      <w:r w:rsidR="00EA3AA9">
        <w:t>NN’s scores</w:t>
      </w:r>
      <w:r w:rsidR="00504DB9">
        <w:t xml:space="preserve"> and traditional DEA is </w:t>
      </w:r>
      <w:r w:rsidR="00504DB9" w:rsidRPr="00504DB9">
        <w:t>0.967</w:t>
      </w:r>
      <w:r w:rsidR="00504DB9">
        <w:t xml:space="preserve">. </w:t>
      </w:r>
      <w:r w:rsidR="00AA5BCC">
        <w:t xml:space="preserve">Both correlations show </w:t>
      </w:r>
      <w:r w:rsidR="00E743E4">
        <w:t xml:space="preserve">that </w:t>
      </w:r>
      <w:r w:rsidR="00771298">
        <w:t xml:space="preserve">the relationship between them </w:t>
      </w:r>
      <w:r w:rsidR="00E4184B">
        <w:t>is very high.</w:t>
      </w:r>
    </w:p>
    <w:p w14:paraId="2D212943" w14:textId="3DBD00C9" w:rsidR="006B75B5" w:rsidRPr="00A00CA6" w:rsidRDefault="006B75B5" w:rsidP="0001153A">
      <w:pPr>
        <w:spacing w:line="360" w:lineRule="auto"/>
        <w:rPr>
          <w:highlight w:val="yellow"/>
        </w:rPr>
      </w:pPr>
      <w:commentRangeStart w:id="27"/>
      <w:commentRangeStart w:id="2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11"/>
        <w:gridCol w:w="1276"/>
        <w:gridCol w:w="992"/>
        <w:gridCol w:w="1134"/>
        <w:gridCol w:w="1276"/>
        <w:gridCol w:w="986"/>
      </w:tblGrid>
      <w:tr w:rsidR="00CC37AC" w14:paraId="63D6B9F9" w14:textId="77777777" w:rsidTr="00D022AA">
        <w:tc>
          <w:tcPr>
            <w:tcW w:w="2122" w:type="dxa"/>
            <w:tcBorders>
              <w:bottom w:val="single" w:sz="4" w:space="0" w:color="auto"/>
            </w:tcBorders>
          </w:tcPr>
          <w:p w14:paraId="33606C17" w14:textId="77777777" w:rsidR="00CC37AC" w:rsidRDefault="00CC37AC" w:rsidP="00CC37AC"/>
        </w:tc>
        <w:tc>
          <w:tcPr>
            <w:tcW w:w="711" w:type="dxa"/>
            <w:tcBorders>
              <w:bottom w:val="single" w:sz="4" w:space="0" w:color="auto"/>
            </w:tcBorders>
          </w:tcPr>
          <w:p w14:paraId="151F82A7" w14:textId="7956DB00" w:rsidR="00CC37AC" w:rsidRDefault="00CC37AC" w:rsidP="00CC37AC">
            <w:pPr>
              <w:jc w:val="center"/>
            </w:pPr>
            <w:r>
              <w:t>Min.</w:t>
            </w:r>
          </w:p>
        </w:tc>
        <w:tc>
          <w:tcPr>
            <w:tcW w:w="1276" w:type="dxa"/>
            <w:tcBorders>
              <w:bottom w:val="single" w:sz="4" w:space="0" w:color="auto"/>
            </w:tcBorders>
          </w:tcPr>
          <w:p w14:paraId="74E40167" w14:textId="141C968C" w:rsidR="00CC37AC" w:rsidRDefault="00CC37AC" w:rsidP="00CC37AC">
            <w:pPr>
              <w:jc w:val="center"/>
            </w:pPr>
            <w:r>
              <w:t>1st Quartil</w:t>
            </w:r>
          </w:p>
        </w:tc>
        <w:tc>
          <w:tcPr>
            <w:tcW w:w="992" w:type="dxa"/>
            <w:tcBorders>
              <w:bottom w:val="single" w:sz="4" w:space="0" w:color="auto"/>
            </w:tcBorders>
          </w:tcPr>
          <w:p w14:paraId="6A16CA38" w14:textId="27C842F7" w:rsidR="00CC37AC" w:rsidRDefault="00CC37AC" w:rsidP="00CC37AC">
            <w:pPr>
              <w:jc w:val="center"/>
            </w:pPr>
            <w:r>
              <w:t>Median</w:t>
            </w:r>
          </w:p>
        </w:tc>
        <w:tc>
          <w:tcPr>
            <w:tcW w:w="1134" w:type="dxa"/>
            <w:tcBorders>
              <w:bottom w:val="single" w:sz="4" w:space="0" w:color="auto"/>
            </w:tcBorders>
          </w:tcPr>
          <w:p w14:paraId="0758C5A7" w14:textId="48BDC9DB" w:rsidR="00CC37AC" w:rsidRDefault="00CC37AC" w:rsidP="00CC37AC">
            <w:pPr>
              <w:jc w:val="center"/>
            </w:pPr>
            <w:r>
              <w:t>Mean</w:t>
            </w:r>
          </w:p>
        </w:tc>
        <w:tc>
          <w:tcPr>
            <w:tcW w:w="1276" w:type="dxa"/>
            <w:tcBorders>
              <w:bottom w:val="single" w:sz="4" w:space="0" w:color="auto"/>
            </w:tcBorders>
          </w:tcPr>
          <w:p w14:paraId="73A33C15" w14:textId="33F5C561" w:rsidR="00CC37AC" w:rsidRDefault="00CC37AC" w:rsidP="00CC37AC">
            <w:pPr>
              <w:jc w:val="center"/>
            </w:pPr>
            <w:r>
              <w:t>3rd Quartil</w:t>
            </w:r>
          </w:p>
        </w:tc>
        <w:tc>
          <w:tcPr>
            <w:tcW w:w="986" w:type="dxa"/>
            <w:tcBorders>
              <w:bottom w:val="single" w:sz="4" w:space="0" w:color="auto"/>
            </w:tcBorders>
          </w:tcPr>
          <w:p w14:paraId="5844D61B" w14:textId="76A1E683" w:rsidR="00CC37AC" w:rsidRDefault="00CC37AC" w:rsidP="00CC37AC">
            <w:pPr>
              <w:jc w:val="center"/>
            </w:pPr>
            <w:r>
              <w:t>Max.</w:t>
            </w:r>
          </w:p>
        </w:tc>
      </w:tr>
      <w:tr w:rsidR="00CC37AC" w14:paraId="0ED4B2DA" w14:textId="77777777" w:rsidTr="00D022AA">
        <w:tc>
          <w:tcPr>
            <w:tcW w:w="2122" w:type="dxa"/>
            <w:tcBorders>
              <w:bottom w:val="single" w:sz="4" w:space="0" w:color="auto"/>
            </w:tcBorders>
          </w:tcPr>
          <w:p w14:paraId="2A931FCB" w14:textId="1EAE8D39" w:rsidR="00CC37AC" w:rsidRDefault="00CC37AC" w:rsidP="00CC37AC">
            <w:r w:rsidRPr="00CC37AC">
              <w:t>DEA radial model</w:t>
            </w:r>
          </w:p>
        </w:tc>
        <w:tc>
          <w:tcPr>
            <w:tcW w:w="711" w:type="dxa"/>
            <w:tcBorders>
              <w:bottom w:val="single" w:sz="4" w:space="0" w:color="auto"/>
            </w:tcBorders>
          </w:tcPr>
          <w:p w14:paraId="693782BD" w14:textId="23CAB306" w:rsidR="00CC37AC" w:rsidRDefault="00CC37AC" w:rsidP="00CC37AC">
            <w:pPr>
              <w:jc w:val="center"/>
            </w:pPr>
            <w:r>
              <w:t>1.00</w:t>
            </w:r>
          </w:p>
        </w:tc>
        <w:tc>
          <w:tcPr>
            <w:tcW w:w="1276" w:type="dxa"/>
            <w:tcBorders>
              <w:bottom w:val="single" w:sz="4" w:space="0" w:color="auto"/>
            </w:tcBorders>
          </w:tcPr>
          <w:p w14:paraId="119F7E41" w14:textId="1DCBE055" w:rsidR="00CC37AC" w:rsidRDefault="00CC37AC" w:rsidP="00CC37AC">
            <w:pPr>
              <w:jc w:val="center"/>
            </w:pPr>
            <w:r w:rsidRPr="00CC37AC">
              <w:t>1.058</w:t>
            </w:r>
          </w:p>
        </w:tc>
        <w:tc>
          <w:tcPr>
            <w:tcW w:w="992" w:type="dxa"/>
            <w:tcBorders>
              <w:bottom w:val="single" w:sz="4" w:space="0" w:color="auto"/>
            </w:tcBorders>
          </w:tcPr>
          <w:p w14:paraId="2EBB452D" w14:textId="53FC373D" w:rsidR="00CC37AC" w:rsidRDefault="00CC37AC" w:rsidP="00CC37AC">
            <w:pPr>
              <w:jc w:val="center"/>
            </w:pPr>
            <w:r w:rsidRPr="00CC37AC">
              <w:t>1.096</w:t>
            </w:r>
          </w:p>
        </w:tc>
        <w:tc>
          <w:tcPr>
            <w:tcW w:w="1134" w:type="dxa"/>
            <w:tcBorders>
              <w:bottom w:val="single" w:sz="4" w:space="0" w:color="auto"/>
            </w:tcBorders>
          </w:tcPr>
          <w:p w14:paraId="6159A6B6" w14:textId="4DF5C405" w:rsidR="00CC37AC" w:rsidRDefault="00CC37AC" w:rsidP="00CC37AC">
            <w:pPr>
              <w:jc w:val="center"/>
            </w:pPr>
            <w:r w:rsidRPr="00CC37AC">
              <w:t>1.101</w:t>
            </w:r>
          </w:p>
        </w:tc>
        <w:tc>
          <w:tcPr>
            <w:tcW w:w="1276" w:type="dxa"/>
            <w:tcBorders>
              <w:bottom w:val="single" w:sz="4" w:space="0" w:color="auto"/>
            </w:tcBorders>
          </w:tcPr>
          <w:p w14:paraId="475D8C61" w14:textId="6E56B2D1" w:rsidR="00CC37AC" w:rsidRDefault="00CC37AC" w:rsidP="00CC37AC">
            <w:pPr>
              <w:jc w:val="center"/>
            </w:pPr>
            <w:r w:rsidRPr="00CC37AC">
              <w:t>1.136</w:t>
            </w:r>
          </w:p>
        </w:tc>
        <w:tc>
          <w:tcPr>
            <w:tcW w:w="986" w:type="dxa"/>
            <w:tcBorders>
              <w:bottom w:val="single" w:sz="4" w:space="0" w:color="auto"/>
            </w:tcBorders>
          </w:tcPr>
          <w:p w14:paraId="6ADF2D2B" w14:textId="3D014E03" w:rsidR="00CC37AC" w:rsidRDefault="00CC37AC" w:rsidP="00CC37AC">
            <w:pPr>
              <w:jc w:val="center"/>
            </w:pPr>
            <w:r w:rsidRPr="00CC37AC">
              <w:t>1.348</w:t>
            </w:r>
          </w:p>
        </w:tc>
      </w:tr>
      <w:tr w:rsidR="00684C02" w14:paraId="14BD3407" w14:textId="77777777" w:rsidTr="00D022AA">
        <w:tc>
          <w:tcPr>
            <w:tcW w:w="2122" w:type="dxa"/>
            <w:tcBorders>
              <w:bottom w:val="single" w:sz="4" w:space="0" w:color="auto"/>
            </w:tcBorders>
          </w:tcPr>
          <w:p w14:paraId="59EBFA37" w14:textId="2C5419BE" w:rsidR="00684C02" w:rsidRPr="00CC37AC" w:rsidRDefault="00684C02" w:rsidP="00CC37AC">
            <w:r>
              <w:t>DEA super efficiency</w:t>
            </w:r>
          </w:p>
        </w:tc>
        <w:tc>
          <w:tcPr>
            <w:tcW w:w="711" w:type="dxa"/>
            <w:tcBorders>
              <w:bottom w:val="single" w:sz="4" w:space="0" w:color="auto"/>
            </w:tcBorders>
          </w:tcPr>
          <w:p w14:paraId="4CEAE519" w14:textId="0AEC8D70" w:rsidR="00684C02" w:rsidRDefault="00684C02" w:rsidP="00CC37AC">
            <w:pPr>
              <w:jc w:val="center"/>
            </w:pPr>
            <w:r>
              <w:t>0.899</w:t>
            </w:r>
          </w:p>
        </w:tc>
        <w:tc>
          <w:tcPr>
            <w:tcW w:w="1276" w:type="dxa"/>
            <w:tcBorders>
              <w:bottom w:val="single" w:sz="4" w:space="0" w:color="auto"/>
            </w:tcBorders>
          </w:tcPr>
          <w:p w14:paraId="6A63D71B" w14:textId="6B72619E" w:rsidR="00684C02" w:rsidRPr="00CC37AC" w:rsidRDefault="00684C02" w:rsidP="00CC37AC">
            <w:pPr>
              <w:jc w:val="center"/>
            </w:pPr>
            <w:r>
              <w:t>1.060</w:t>
            </w:r>
          </w:p>
        </w:tc>
        <w:tc>
          <w:tcPr>
            <w:tcW w:w="992" w:type="dxa"/>
            <w:tcBorders>
              <w:bottom w:val="single" w:sz="4" w:space="0" w:color="auto"/>
            </w:tcBorders>
          </w:tcPr>
          <w:p w14:paraId="13401DA6" w14:textId="5A8D5F0C" w:rsidR="00684C02" w:rsidRPr="00CC37AC" w:rsidRDefault="00684C02" w:rsidP="00CC37AC">
            <w:pPr>
              <w:jc w:val="center"/>
            </w:pPr>
            <w:r>
              <w:t>1.097</w:t>
            </w:r>
          </w:p>
        </w:tc>
        <w:tc>
          <w:tcPr>
            <w:tcW w:w="1134" w:type="dxa"/>
            <w:tcBorders>
              <w:bottom w:val="single" w:sz="4" w:space="0" w:color="auto"/>
            </w:tcBorders>
          </w:tcPr>
          <w:p w14:paraId="1DBE1FEE" w14:textId="7EC550A2" w:rsidR="00684C02" w:rsidRPr="00CC37AC" w:rsidRDefault="00684C02" w:rsidP="00CC37AC">
            <w:pPr>
              <w:jc w:val="center"/>
            </w:pPr>
            <w:r>
              <w:t>1.100</w:t>
            </w:r>
          </w:p>
        </w:tc>
        <w:tc>
          <w:tcPr>
            <w:tcW w:w="1276" w:type="dxa"/>
            <w:tcBorders>
              <w:bottom w:val="single" w:sz="4" w:space="0" w:color="auto"/>
            </w:tcBorders>
          </w:tcPr>
          <w:p w14:paraId="21DBB0E6" w14:textId="78702A59" w:rsidR="00684C02" w:rsidRPr="00CC37AC" w:rsidRDefault="00684C02" w:rsidP="00CC37AC">
            <w:pPr>
              <w:jc w:val="center"/>
            </w:pPr>
            <w:r>
              <w:t>1.137</w:t>
            </w:r>
          </w:p>
        </w:tc>
        <w:tc>
          <w:tcPr>
            <w:tcW w:w="986" w:type="dxa"/>
            <w:tcBorders>
              <w:bottom w:val="single" w:sz="4" w:space="0" w:color="auto"/>
            </w:tcBorders>
          </w:tcPr>
          <w:p w14:paraId="041E2D51" w14:textId="3486B1EB" w:rsidR="00684C02" w:rsidRPr="00CC37AC" w:rsidRDefault="00684C02" w:rsidP="00CC37AC">
            <w:pPr>
              <w:jc w:val="center"/>
            </w:pPr>
            <w:r>
              <w:t>1.348</w:t>
            </w:r>
          </w:p>
        </w:tc>
      </w:tr>
      <w:tr w:rsidR="00CC37AC" w14:paraId="4B0C4E06" w14:textId="77777777" w:rsidTr="00D022AA">
        <w:tc>
          <w:tcPr>
            <w:tcW w:w="2122" w:type="dxa"/>
            <w:tcBorders>
              <w:top w:val="single" w:sz="4" w:space="0" w:color="auto"/>
              <w:bottom w:val="single" w:sz="4" w:space="0" w:color="auto"/>
            </w:tcBorders>
          </w:tcPr>
          <w:p w14:paraId="5A63D33D" w14:textId="17EE2ADE" w:rsidR="00CC37AC" w:rsidRDefault="00CC37AC" w:rsidP="00CC37AC">
            <w:r>
              <w:t>SVM</w:t>
            </w:r>
          </w:p>
        </w:tc>
        <w:tc>
          <w:tcPr>
            <w:tcW w:w="711" w:type="dxa"/>
            <w:tcBorders>
              <w:top w:val="single" w:sz="4" w:space="0" w:color="auto"/>
              <w:bottom w:val="single" w:sz="4" w:space="0" w:color="auto"/>
            </w:tcBorders>
          </w:tcPr>
          <w:p w14:paraId="42ABB8C8" w14:textId="65075261" w:rsidR="00CC37AC" w:rsidRPr="0049319E" w:rsidRDefault="00CC37AC" w:rsidP="00CC37AC">
            <w:pPr>
              <w:jc w:val="center"/>
              <w:rPr>
                <w:lang w:val="es-ES"/>
              </w:rPr>
            </w:pPr>
            <w:r w:rsidRPr="0049319E">
              <w:rPr>
                <w:lang w:val="es-ES"/>
              </w:rPr>
              <w:t>0.925</w:t>
            </w:r>
          </w:p>
        </w:tc>
        <w:tc>
          <w:tcPr>
            <w:tcW w:w="1276" w:type="dxa"/>
            <w:tcBorders>
              <w:top w:val="single" w:sz="4" w:space="0" w:color="auto"/>
              <w:bottom w:val="single" w:sz="4" w:space="0" w:color="auto"/>
            </w:tcBorders>
          </w:tcPr>
          <w:p w14:paraId="50DCA087" w14:textId="51DF324D" w:rsidR="00CC37AC" w:rsidRPr="00506EBA" w:rsidRDefault="00CC37AC" w:rsidP="00CC37AC">
            <w:pPr>
              <w:jc w:val="center"/>
              <w:rPr>
                <w:lang w:val="es-ES"/>
              </w:rPr>
            </w:pPr>
            <w:r w:rsidRPr="00506EBA">
              <w:rPr>
                <w:lang w:val="es-ES"/>
              </w:rPr>
              <w:t>1.035</w:t>
            </w:r>
          </w:p>
        </w:tc>
        <w:tc>
          <w:tcPr>
            <w:tcW w:w="992" w:type="dxa"/>
            <w:tcBorders>
              <w:top w:val="single" w:sz="4" w:space="0" w:color="auto"/>
              <w:bottom w:val="single" w:sz="4" w:space="0" w:color="auto"/>
            </w:tcBorders>
          </w:tcPr>
          <w:p w14:paraId="3B074D02" w14:textId="77777777" w:rsidR="00CC37AC" w:rsidRDefault="00CC37AC" w:rsidP="00CC37AC">
            <w:pPr>
              <w:jc w:val="center"/>
            </w:pPr>
            <w:r>
              <w:t>1.075</w:t>
            </w:r>
          </w:p>
        </w:tc>
        <w:tc>
          <w:tcPr>
            <w:tcW w:w="1134" w:type="dxa"/>
            <w:tcBorders>
              <w:top w:val="single" w:sz="4" w:space="0" w:color="auto"/>
              <w:bottom w:val="single" w:sz="4" w:space="0" w:color="auto"/>
            </w:tcBorders>
          </w:tcPr>
          <w:p w14:paraId="22222A22" w14:textId="79B31055" w:rsidR="00CC37AC" w:rsidRPr="0016093A" w:rsidRDefault="00CC37AC" w:rsidP="00CC37AC">
            <w:pPr>
              <w:jc w:val="center"/>
              <w:rPr>
                <w:lang w:val="es-ES"/>
              </w:rPr>
            </w:pPr>
            <w:r w:rsidRPr="0016093A">
              <w:rPr>
                <w:lang w:val="es-ES"/>
              </w:rPr>
              <w:t>1.079</w:t>
            </w:r>
          </w:p>
        </w:tc>
        <w:tc>
          <w:tcPr>
            <w:tcW w:w="1276" w:type="dxa"/>
            <w:tcBorders>
              <w:top w:val="single" w:sz="4" w:space="0" w:color="auto"/>
              <w:bottom w:val="single" w:sz="4" w:space="0" w:color="auto"/>
            </w:tcBorders>
          </w:tcPr>
          <w:p w14:paraId="13B71D1E" w14:textId="77777777" w:rsidR="00CC37AC" w:rsidRDefault="00CC37AC" w:rsidP="00CC37AC">
            <w:pPr>
              <w:jc w:val="center"/>
            </w:pPr>
            <w:r>
              <w:t>1.115</w:t>
            </w:r>
          </w:p>
        </w:tc>
        <w:tc>
          <w:tcPr>
            <w:tcW w:w="986" w:type="dxa"/>
            <w:tcBorders>
              <w:top w:val="single" w:sz="4" w:space="0" w:color="auto"/>
              <w:bottom w:val="single" w:sz="4" w:space="0" w:color="auto"/>
            </w:tcBorders>
          </w:tcPr>
          <w:p w14:paraId="72E4B54D" w14:textId="77777777" w:rsidR="00CC37AC" w:rsidRDefault="00CC37AC" w:rsidP="00CC37AC">
            <w:pPr>
              <w:jc w:val="center"/>
            </w:pPr>
            <w:r>
              <w:t>1.305</w:t>
            </w:r>
          </w:p>
        </w:tc>
      </w:tr>
      <w:tr w:rsidR="00CC37AC" w14:paraId="7EB2CD09" w14:textId="77777777" w:rsidTr="00D022AA">
        <w:tc>
          <w:tcPr>
            <w:tcW w:w="2122" w:type="dxa"/>
            <w:tcBorders>
              <w:top w:val="single" w:sz="4" w:space="0" w:color="auto"/>
              <w:bottom w:val="single" w:sz="4" w:space="0" w:color="auto"/>
            </w:tcBorders>
          </w:tcPr>
          <w:p w14:paraId="321A0A2E" w14:textId="77777777" w:rsidR="00CC37AC" w:rsidRDefault="00CC37AC" w:rsidP="00CC37AC">
            <w:r>
              <w:t>Neuronal Network</w:t>
            </w:r>
          </w:p>
        </w:tc>
        <w:tc>
          <w:tcPr>
            <w:tcW w:w="711" w:type="dxa"/>
            <w:tcBorders>
              <w:top w:val="single" w:sz="4" w:space="0" w:color="auto"/>
              <w:bottom w:val="single" w:sz="4" w:space="0" w:color="auto"/>
            </w:tcBorders>
          </w:tcPr>
          <w:p w14:paraId="2C0563EC" w14:textId="2E16C70D" w:rsidR="00CC37AC" w:rsidRPr="00B8438D" w:rsidRDefault="00CC37AC" w:rsidP="00CC37AC">
            <w:pPr>
              <w:jc w:val="center"/>
              <w:rPr>
                <w:lang w:val="es-ES"/>
              </w:rPr>
            </w:pPr>
            <w:r w:rsidRPr="00B8438D">
              <w:rPr>
                <w:lang w:val="es-ES"/>
              </w:rPr>
              <w:t>0.795</w:t>
            </w:r>
          </w:p>
        </w:tc>
        <w:tc>
          <w:tcPr>
            <w:tcW w:w="1276" w:type="dxa"/>
            <w:tcBorders>
              <w:top w:val="single" w:sz="4" w:space="0" w:color="auto"/>
              <w:bottom w:val="single" w:sz="4" w:space="0" w:color="auto"/>
            </w:tcBorders>
          </w:tcPr>
          <w:p w14:paraId="65D72D13" w14:textId="776E9A01" w:rsidR="00CC37AC" w:rsidRPr="001116D7" w:rsidRDefault="00CC37AC" w:rsidP="00CC37AC">
            <w:pPr>
              <w:jc w:val="center"/>
              <w:rPr>
                <w:lang w:val="es-ES"/>
              </w:rPr>
            </w:pPr>
            <w:r w:rsidRPr="001116D7">
              <w:rPr>
                <w:lang w:val="es-ES"/>
              </w:rPr>
              <w:t>1.035</w:t>
            </w:r>
          </w:p>
        </w:tc>
        <w:tc>
          <w:tcPr>
            <w:tcW w:w="992" w:type="dxa"/>
            <w:tcBorders>
              <w:top w:val="single" w:sz="4" w:space="0" w:color="auto"/>
              <w:bottom w:val="single" w:sz="4" w:space="0" w:color="auto"/>
            </w:tcBorders>
          </w:tcPr>
          <w:p w14:paraId="0AE911AA" w14:textId="694CE476" w:rsidR="00CC37AC" w:rsidRPr="001116D7" w:rsidRDefault="00CC37AC" w:rsidP="00CC37AC">
            <w:pPr>
              <w:jc w:val="center"/>
              <w:rPr>
                <w:lang w:val="es-ES"/>
              </w:rPr>
            </w:pPr>
            <w:r w:rsidRPr="001116D7">
              <w:rPr>
                <w:lang w:val="es-ES"/>
              </w:rPr>
              <w:t>1.075</w:t>
            </w:r>
          </w:p>
        </w:tc>
        <w:tc>
          <w:tcPr>
            <w:tcW w:w="1134" w:type="dxa"/>
            <w:tcBorders>
              <w:top w:val="single" w:sz="4" w:space="0" w:color="auto"/>
              <w:bottom w:val="single" w:sz="4" w:space="0" w:color="auto"/>
            </w:tcBorders>
          </w:tcPr>
          <w:p w14:paraId="2A575F7B" w14:textId="01D5C56B" w:rsidR="00CC37AC" w:rsidRPr="00A72CE4" w:rsidRDefault="00CC37AC" w:rsidP="00CC37AC">
            <w:pPr>
              <w:jc w:val="center"/>
              <w:rPr>
                <w:lang w:val="es-ES"/>
              </w:rPr>
            </w:pPr>
            <w:r w:rsidRPr="00A72CE4">
              <w:rPr>
                <w:lang w:val="es-ES"/>
              </w:rPr>
              <w:t>1.07</w:t>
            </w:r>
            <w:r>
              <w:rPr>
                <w:lang w:val="es-ES"/>
              </w:rPr>
              <w:t>8</w:t>
            </w:r>
          </w:p>
        </w:tc>
        <w:tc>
          <w:tcPr>
            <w:tcW w:w="1276" w:type="dxa"/>
            <w:tcBorders>
              <w:top w:val="single" w:sz="4" w:space="0" w:color="auto"/>
              <w:bottom w:val="single" w:sz="4" w:space="0" w:color="auto"/>
            </w:tcBorders>
          </w:tcPr>
          <w:p w14:paraId="74F6B86A" w14:textId="0E071DA7" w:rsidR="00CC37AC" w:rsidRPr="00A72CE4" w:rsidRDefault="00CC37AC" w:rsidP="00CC37AC">
            <w:pPr>
              <w:jc w:val="center"/>
              <w:rPr>
                <w:lang w:val="es-ES"/>
              </w:rPr>
            </w:pPr>
            <w:r w:rsidRPr="00A72CE4">
              <w:rPr>
                <w:lang w:val="es-ES"/>
              </w:rPr>
              <w:t>1.105</w:t>
            </w:r>
          </w:p>
        </w:tc>
        <w:tc>
          <w:tcPr>
            <w:tcW w:w="986" w:type="dxa"/>
            <w:tcBorders>
              <w:top w:val="single" w:sz="4" w:space="0" w:color="auto"/>
              <w:bottom w:val="single" w:sz="4" w:space="0" w:color="auto"/>
            </w:tcBorders>
          </w:tcPr>
          <w:p w14:paraId="380DA655" w14:textId="53026564" w:rsidR="00CC37AC" w:rsidRPr="00064E12" w:rsidRDefault="00CC37AC" w:rsidP="00CC37AC">
            <w:pPr>
              <w:keepNext/>
              <w:jc w:val="center"/>
              <w:rPr>
                <w:lang w:val="es-ES"/>
              </w:rPr>
            </w:pPr>
            <w:r w:rsidRPr="00064E12">
              <w:rPr>
                <w:lang w:val="es-ES"/>
              </w:rPr>
              <w:t>1.325</w:t>
            </w:r>
          </w:p>
        </w:tc>
      </w:tr>
    </w:tbl>
    <w:commentRangeEnd w:id="27"/>
    <w:p w14:paraId="4E3CA41C" w14:textId="77777777" w:rsidR="0001153A" w:rsidRPr="008D1DE6" w:rsidRDefault="00407F61" w:rsidP="0001153A">
      <w:pPr>
        <w:pStyle w:val="Descripcin"/>
        <w:jc w:val="center"/>
        <w:rPr>
          <w:color w:val="auto"/>
        </w:rPr>
      </w:pPr>
      <w:r>
        <w:rPr>
          <w:rStyle w:val="Refdecomentario"/>
          <w:i w:val="0"/>
          <w:iCs w:val="0"/>
          <w:color w:val="auto"/>
        </w:rPr>
        <w:commentReference w:id="27"/>
      </w:r>
      <w:commentRangeEnd w:id="28"/>
      <w:r w:rsidR="00684C02">
        <w:rPr>
          <w:rStyle w:val="Refdecomentario"/>
          <w:i w:val="0"/>
          <w:iCs w:val="0"/>
          <w:color w:val="auto"/>
        </w:rPr>
        <w:commentReference w:id="28"/>
      </w:r>
    </w:p>
    <w:p w14:paraId="580FF33A" w14:textId="07124C03" w:rsidR="00BE36BC" w:rsidRPr="008D1DE6" w:rsidRDefault="0001153A" w:rsidP="0001153A">
      <w:pPr>
        <w:pStyle w:val="Descripcin"/>
        <w:jc w:val="center"/>
        <w:rPr>
          <w:color w:val="auto"/>
          <w:highlight w:val="yellow"/>
          <w:lang w:val="en-GB"/>
        </w:rPr>
      </w:pPr>
      <w:r w:rsidRPr="008D1DE6">
        <w:rPr>
          <w:color w:val="auto"/>
        </w:rPr>
        <w:t>Tabl</w:t>
      </w:r>
      <w:r w:rsidR="006B75B5" w:rsidRPr="008D1DE6">
        <w:rPr>
          <w:color w:val="auto"/>
        </w:rPr>
        <w:t>e</w:t>
      </w:r>
      <w:r w:rsidR="00D022AA" w:rsidRPr="008D1DE6">
        <w:rPr>
          <w:color w:val="auto"/>
        </w:rPr>
        <w:t xml:space="preserve"> 2</w:t>
      </w:r>
      <w:r w:rsidRPr="008D1DE6">
        <w:rPr>
          <w:color w:val="auto"/>
        </w:rPr>
        <w:t>. Descriptive statistics of the scores</w:t>
      </w:r>
      <w:r w:rsidR="00D022AA" w:rsidRPr="008D1DE6">
        <w:rPr>
          <w:color w:val="auto"/>
        </w:rPr>
        <w:t xml:space="preserve"> for SVM and NN</w:t>
      </w:r>
    </w:p>
    <w:p w14:paraId="1D334FD0" w14:textId="77777777" w:rsidR="000F2670" w:rsidRDefault="000F2670" w:rsidP="00DD0094">
      <w:pPr>
        <w:spacing w:line="360" w:lineRule="auto"/>
        <w:rPr>
          <w:highlight w:val="yellow"/>
          <w:lang w:val="en-GB"/>
        </w:rPr>
      </w:pPr>
    </w:p>
    <w:p w14:paraId="466903BE" w14:textId="1C353BA9" w:rsidR="00E73F0F" w:rsidRPr="00E73F0F" w:rsidRDefault="00E73F0F" w:rsidP="00A00CA6">
      <w:pPr>
        <w:spacing w:line="360" w:lineRule="auto"/>
        <w:rPr>
          <w:noProof/>
          <w:lang w:val="en-GB"/>
        </w:rPr>
      </w:pPr>
      <w:r w:rsidRPr="006968B4">
        <w:rPr>
          <w:noProof/>
        </w:rPr>
        <w:t xml:space="preserve">In Table </w:t>
      </w:r>
      <w:r w:rsidR="00D022AA" w:rsidRPr="006968B4">
        <w:rPr>
          <w:noProof/>
        </w:rPr>
        <w:t>2</w:t>
      </w:r>
      <w:r w:rsidRPr="006968B4">
        <w:rPr>
          <w:noProof/>
        </w:rPr>
        <w:t xml:space="preserve">, we compare the results obtained by applying the </w:t>
      </w:r>
      <w:r w:rsidR="00407F61">
        <w:rPr>
          <w:noProof/>
        </w:rPr>
        <w:t xml:space="preserve">selected </w:t>
      </w:r>
      <w:r w:rsidRPr="006968B4">
        <w:rPr>
          <w:noProof/>
        </w:rPr>
        <w:t xml:space="preserve">ML models using our methodology. </w:t>
      </w:r>
      <w:r w:rsidR="006968B4" w:rsidRPr="006968B4">
        <w:rPr>
          <w:noProof/>
        </w:rPr>
        <w:t>T</w:t>
      </w:r>
      <w:r w:rsidRPr="006968B4">
        <w:rPr>
          <w:noProof/>
        </w:rPr>
        <w:t xml:space="preserve">he median and the first quartile of the SVM and </w:t>
      </w:r>
      <w:r w:rsidR="005F6ADE">
        <w:rPr>
          <w:noProof/>
        </w:rPr>
        <w:t xml:space="preserve">NN </w:t>
      </w:r>
      <w:r w:rsidRPr="006968B4">
        <w:rPr>
          <w:noProof/>
        </w:rPr>
        <w:t>scores are identical.</w:t>
      </w:r>
      <w:r w:rsidR="006968B4">
        <w:rPr>
          <w:noProof/>
        </w:rPr>
        <w:t xml:space="preserve"> </w:t>
      </w:r>
      <w:r w:rsidR="006968B4" w:rsidRPr="006968B4">
        <w:rPr>
          <w:noProof/>
        </w:rPr>
        <w:t>The significant difference is observed in the minimum value</w:t>
      </w:r>
      <w:r w:rsidR="006968B4">
        <w:rPr>
          <w:noProof/>
        </w:rPr>
        <w:t>.</w:t>
      </w:r>
      <w:r w:rsidRPr="006968B4">
        <w:rPr>
          <w:noProof/>
        </w:rPr>
        <w:t xml:space="preserve"> This is illustrated in Figure 7, where the kernel density for SVM and the neural network overlap and are nearly identical.</w:t>
      </w:r>
      <w:r w:rsidR="00407F61">
        <w:rPr>
          <w:noProof/>
        </w:rPr>
        <w:t xml:space="preserve"> </w:t>
      </w:r>
      <w:r w:rsidR="00DB6F45">
        <w:rPr>
          <w:noProof/>
        </w:rPr>
        <w:t>The results show that the DEA production frontier</w:t>
      </w:r>
      <w:r w:rsidR="005F6ADE">
        <w:rPr>
          <w:noProof/>
        </w:rPr>
        <w:t xml:space="preserve"> is ‘further away’ from the original observations as it is skewed to the right when compared to the disttrbutions of the ML classification methods</w:t>
      </w:r>
      <w:r w:rsidR="00DB6F45">
        <w:rPr>
          <w:noProof/>
        </w:rPr>
        <w:t xml:space="preserve">. </w:t>
      </w:r>
      <w:commentRangeStart w:id="29"/>
      <w:commentRangeStart w:id="30"/>
      <w:r w:rsidR="00DB6F45">
        <w:rPr>
          <w:noProof/>
        </w:rPr>
        <w:t xml:space="preserve">Also note </w:t>
      </w:r>
      <w:r w:rsidR="00407F61">
        <w:rPr>
          <w:noProof/>
        </w:rPr>
        <w:t>that the effi</w:t>
      </w:r>
      <w:r w:rsidR="00DB6F45">
        <w:rPr>
          <w:noProof/>
        </w:rPr>
        <w:t>ci</w:t>
      </w:r>
      <w:r w:rsidR="00407F61">
        <w:rPr>
          <w:noProof/>
        </w:rPr>
        <w:t>ency scores can be smaller than one</w:t>
      </w:r>
      <w:r w:rsidR="005A3733">
        <w:rPr>
          <w:noProof/>
        </w:rPr>
        <w:t xml:space="preserve"> for DEA</w:t>
      </w:r>
      <w:r w:rsidR="00407F61">
        <w:rPr>
          <w:noProof/>
        </w:rPr>
        <w:t xml:space="preserve">, correspoding to the superefficiency calculations </w:t>
      </w:r>
      <w:r w:rsidR="00DB6F45">
        <w:rPr>
          <w:noProof/>
        </w:rPr>
        <w:t>for the efficient DMUs.</w:t>
      </w:r>
      <w:r w:rsidR="00407F61">
        <w:rPr>
          <w:noProof/>
        </w:rPr>
        <w:t xml:space="preserve"> </w:t>
      </w:r>
      <w:commentRangeEnd w:id="29"/>
      <w:r w:rsidR="005A3733">
        <w:rPr>
          <w:rStyle w:val="Refdecomentario"/>
        </w:rPr>
        <w:commentReference w:id="29"/>
      </w:r>
      <w:commentRangeEnd w:id="30"/>
      <w:r w:rsidR="006E6FAF">
        <w:rPr>
          <w:rStyle w:val="Refdecomentario"/>
        </w:rPr>
        <w:commentReference w:id="30"/>
      </w:r>
    </w:p>
    <w:p w14:paraId="2E389F7B" w14:textId="49BB1D8F" w:rsidR="007D20AA" w:rsidRPr="00E73F0F" w:rsidRDefault="00042362" w:rsidP="00357AF0">
      <w:pPr>
        <w:keepNext/>
        <w:spacing w:line="360" w:lineRule="auto"/>
        <w:jc w:val="center"/>
        <w:rPr>
          <w:lang w:val="en-GB"/>
        </w:rPr>
      </w:pPr>
      <w:r w:rsidRPr="009D7BB7">
        <w:rPr>
          <w:noProof/>
          <w:lang w:val="es-ES"/>
        </w:rPr>
        <w:drawing>
          <wp:inline distT="0" distB="0" distL="0" distR="0" wp14:anchorId="2ED2865C" wp14:editId="4B2BEC77">
            <wp:extent cx="4580345" cy="3067050"/>
            <wp:effectExtent l="0" t="0" r="0" b="0"/>
            <wp:docPr id="7350648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600728" cy="3080699"/>
                    </a:xfrm>
                    <a:prstGeom prst="rect">
                      <a:avLst/>
                    </a:prstGeom>
                    <a:noFill/>
                    <a:ln>
                      <a:noFill/>
                    </a:ln>
                  </pic:spPr>
                </pic:pic>
              </a:graphicData>
            </a:graphic>
          </wp:inline>
        </w:drawing>
      </w:r>
    </w:p>
    <w:p w14:paraId="0C4876EA" w14:textId="4493937F" w:rsidR="00A00CA6" w:rsidRPr="008D1DE6" w:rsidRDefault="007D20AA" w:rsidP="00E73F0F">
      <w:pPr>
        <w:pStyle w:val="Descripcin"/>
        <w:ind w:left="708" w:hanging="708"/>
        <w:jc w:val="center"/>
        <w:rPr>
          <w:noProof/>
          <w:color w:val="auto"/>
          <w:highlight w:val="yellow"/>
          <w:lang w:val="en-GB"/>
        </w:rPr>
      </w:pPr>
      <w:commentRangeStart w:id="31"/>
      <w:commentRangeStart w:id="32"/>
      <w:r w:rsidRPr="008D1DE6">
        <w:rPr>
          <w:color w:val="auto"/>
        </w:rPr>
        <w:t xml:space="preserve">Figure 7. </w:t>
      </w:r>
      <w:r w:rsidR="00E73F0F" w:rsidRPr="008D1DE6">
        <w:rPr>
          <w:color w:val="auto"/>
        </w:rPr>
        <w:t>Kernel density estimation of the scores</w:t>
      </w:r>
      <w:r w:rsidR="00357AF0" w:rsidRPr="008D1DE6">
        <w:rPr>
          <w:color w:val="auto"/>
        </w:rPr>
        <w:t>.</w:t>
      </w:r>
      <w:commentRangeEnd w:id="31"/>
      <w:r w:rsidR="00DB6F45" w:rsidRPr="00512F88">
        <w:rPr>
          <w:rStyle w:val="Refdecomentario"/>
          <w:i w:val="0"/>
          <w:iCs w:val="0"/>
          <w:color w:val="auto"/>
        </w:rPr>
        <w:commentReference w:id="31"/>
      </w:r>
      <w:commentRangeEnd w:id="32"/>
      <w:r w:rsidR="009621B3" w:rsidRPr="00512F88">
        <w:rPr>
          <w:rStyle w:val="Refdecomentario"/>
          <w:i w:val="0"/>
          <w:iCs w:val="0"/>
          <w:color w:val="auto"/>
        </w:rPr>
        <w:commentReference w:id="32"/>
      </w:r>
    </w:p>
    <w:p w14:paraId="7C93499C" w14:textId="77777777" w:rsidR="00526070" w:rsidRPr="007069AA" w:rsidRDefault="00526070" w:rsidP="00A00CA6">
      <w:pPr>
        <w:spacing w:line="360" w:lineRule="auto"/>
        <w:rPr>
          <w:noProof/>
          <w:lang w:val="en-GB"/>
        </w:rPr>
      </w:pPr>
    </w:p>
    <w:p w14:paraId="2B8F6044" w14:textId="186841DF" w:rsidR="009D7BB7" w:rsidRPr="009D7BB7" w:rsidRDefault="00C21463" w:rsidP="009D7BB7">
      <w:pPr>
        <w:spacing w:line="360" w:lineRule="auto"/>
        <w:rPr>
          <w:noProof/>
          <w:lang w:val="en-GB"/>
        </w:rPr>
      </w:pPr>
      <w:r>
        <w:rPr>
          <w:noProof/>
          <w:lang w:val="en-GB"/>
        </w:rPr>
        <w:lastRenderedPageBreak/>
        <w:t>Another</w:t>
      </w:r>
      <w:r w:rsidR="009D7BB7" w:rsidRPr="009D7BB7">
        <w:rPr>
          <w:noProof/>
          <w:lang w:val="en-GB"/>
        </w:rPr>
        <w:t xml:space="preserve"> characteristic of estimating the efficiency score using a machine learning technique is the ability to discriminate Pareto-efficient DMUs. DEA models consider all </w:t>
      </w:r>
      <w:commentRangeStart w:id="33"/>
      <w:r w:rsidR="009D7BB7" w:rsidRPr="009D7BB7">
        <w:rPr>
          <w:noProof/>
          <w:lang w:val="en-GB"/>
        </w:rPr>
        <w:t xml:space="preserve">Pareto-efficient </w:t>
      </w:r>
      <w:commentRangeEnd w:id="33"/>
      <w:r w:rsidR="00407F61">
        <w:rPr>
          <w:rStyle w:val="Refdecomentario"/>
        </w:rPr>
        <w:commentReference w:id="33"/>
      </w:r>
      <w:r w:rsidR="009D7BB7" w:rsidRPr="009D7BB7">
        <w:rPr>
          <w:noProof/>
          <w:lang w:val="en-GB"/>
        </w:rPr>
        <w:t xml:space="preserve">DMUs as equally efficient. </w:t>
      </w:r>
      <w:commentRangeStart w:id="34"/>
      <w:r w:rsidR="009D7BB7" w:rsidRPr="009D7BB7">
        <w:rPr>
          <w:noProof/>
          <w:lang w:val="en-GB"/>
        </w:rPr>
        <w:t xml:space="preserve">In contrast, our methodology </w:t>
      </w:r>
      <w:r w:rsidR="009F5225">
        <w:rPr>
          <w:noProof/>
          <w:lang w:val="en-GB"/>
        </w:rPr>
        <w:t>calculates</w:t>
      </w:r>
      <w:r w:rsidR="009D7BB7" w:rsidRPr="009D7BB7">
        <w:rPr>
          <w:noProof/>
          <w:lang w:val="en-GB"/>
        </w:rPr>
        <w:t xml:space="preserve"> the distance between each DMU and the separating frontier and is capable of identifying some DMUs </w:t>
      </w:r>
      <w:r w:rsidR="005A3733">
        <w:rPr>
          <w:noProof/>
          <w:lang w:val="en-GB"/>
        </w:rPr>
        <w:t xml:space="preserve">that are classidied as </w:t>
      </w:r>
      <w:r w:rsidR="005A3733" w:rsidRPr="009D7BB7">
        <w:rPr>
          <w:noProof/>
          <w:lang w:val="en-GB"/>
        </w:rPr>
        <w:t xml:space="preserve">Pareto-efficient </w:t>
      </w:r>
      <w:r w:rsidR="00644021">
        <w:rPr>
          <w:noProof/>
          <w:lang w:val="en-GB"/>
        </w:rPr>
        <w:t xml:space="preserve">by DEA as </w:t>
      </w:r>
      <w:r w:rsidR="009D7BB7" w:rsidRPr="009D7BB7">
        <w:rPr>
          <w:noProof/>
          <w:lang w:val="en-GB"/>
        </w:rPr>
        <w:t>inefficient.</w:t>
      </w:r>
      <w:commentRangeEnd w:id="34"/>
      <w:r w:rsidR="005A3733">
        <w:rPr>
          <w:rStyle w:val="Refdecomentario"/>
        </w:rPr>
        <w:commentReference w:id="34"/>
      </w:r>
      <w:r w:rsidR="009D7BB7" w:rsidRPr="009D7BB7">
        <w:rPr>
          <w:noProof/>
          <w:lang w:val="en-GB"/>
        </w:rPr>
        <w:t xml:space="preserve"> </w:t>
      </w:r>
      <w:commentRangeStart w:id="35"/>
      <w:r w:rsidR="009D7BB7" w:rsidRPr="009D7BB7">
        <w:rPr>
          <w:noProof/>
          <w:lang w:val="en-GB"/>
        </w:rPr>
        <w:t xml:space="preserve">This is one of the advantages of applying machine learning techniques: they </w:t>
      </w:r>
      <w:r w:rsidR="00644021">
        <w:rPr>
          <w:noProof/>
          <w:lang w:val="en-GB"/>
        </w:rPr>
        <w:t xml:space="preserve">unveil measurement errors of the deterministic DEA based on a single sample thereby offering </w:t>
      </w:r>
      <w:r w:rsidR="009D7BB7" w:rsidRPr="009D7BB7">
        <w:rPr>
          <w:noProof/>
          <w:lang w:val="en-GB"/>
        </w:rPr>
        <w:t>a better separating frontier, which is more flexible and aims to be more generalizable</w:t>
      </w:r>
      <w:commentRangeEnd w:id="35"/>
      <w:r w:rsidR="005A3733">
        <w:rPr>
          <w:rStyle w:val="Refdecomentario"/>
        </w:rPr>
        <w:commentReference w:id="35"/>
      </w:r>
      <w:r w:rsidR="009D7BB7" w:rsidRPr="009D7BB7">
        <w:rPr>
          <w:noProof/>
          <w:lang w:val="en-GB"/>
        </w:rPr>
        <w:t>.</w:t>
      </w:r>
      <w:r w:rsidR="009D7BB7">
        <w:rPr>
          <w:noProof/>
          <w:lang w:val="en-GB"/>
        </w:rPr>
        <w:t xml:space="preserve"> </w:t>
      </w:r>
      <w:r w:rsidR="009D7BB7" w:rsidRPr="009D7BB7">
        <w:rPr>
          <w:noProof/>
          <w:lang w:val="en-GB"/>
        </w:rPr>
        <w:t xml:space="preserve">In Table 3, </w:t>
      </w:r>
      <w:commentRangeStart w:id="36"/>
      <w:commentRangeStart w:id="37"/>
      <w:r w:rsidR="009D7BB7" w:rsidRPr="009D7BB7">
        <w:rPr>
          <w:noProof/>
          <w:lang w:val="en-GB"/>
        </w:rPr>
        <w:t xml:space="preserve">we present </w:t>
      </w:r>
      <w:r w:rsidR="00FE02B8">
        <w:rPr>
          <w:noProof/>
          <w:lang w:val="en-GB"/>
        </w:rPr>
        <w:t>40</w:t>
      </w:r>
      <w:r w:rsidR="009D7BB7" w:rsidRPr="009D7BB7">
        <w:rPr>
          <w:noProof/>
          <w:lang w:val="en-GB"/>
        </w:rPr>
        <w:t xml:space="preserve"> Pareto-efficient DMUs detected by the additive model </w:t>
      </w:r>
      <w:r w:rsidR="00644021">
        <w:rPr>
          <w:noProof/>
          <w:lang w:val="en-GB"/>
        </w:rPr>
        <w:t xml:space="preserve">(with an unitary effeincy score) </w:t>
      </w:r>
      <w:r w:rsidR="009D7BB7" w:rsidRPr="009D7BB7">
        <w:rPr>
          <w:noProof/>
          <w:lang w:val="en-GB"/>
        </w:rPr>
        <w:t>and the scores achieved with our methodology</w:t>
      </w:r>
      <w:commentRangeEnd w:id="36"/>
      <w:r w:rsidR="00644021">
        <w:rPr>
          <w:rStyle w:val="Refdecomentario"/>
        </w:rPr>
        <w:commentReference w:id="36"/>
      </w:r>
      <w:commentRangeEnd w:id="37"/>
      <w:r w:rsidR="006E6FAF">
        <w:rPr>
          <w:rStyle w:val="Refdecomentario"/>
        </w:rPr>
        <w:commentReference w:id="37"/>
      </w:r>
      <w:r w:rsidR="009D7BB7" w:rsidRPr="009D7BB7">
        <w:rPr>
          <w:noProof/>
          <w:lang w:val="en-GB"/>
        </w:rPr>
        <w:t>. Many of these DMUs have scores below 1</w:t>
      </w:r>
      <w:r w:rsidR="00644021">
        <w:rPr>
          <w:noProof/>
          <w:lang w:val="en-GB"/>
        </w:rPr>
        <w:t xml:space="preserve"> based on ML classification methods. </w:t>
      </w:r>
      <w:r w:rsidR="009D7BB7" w:rsidRPr="009D7BB7">
        <w:rPr>
          <w:noProof/>
          <w:lang w:val="en-GB"/>
        </w:rPr>
        <w:t>SVM identifie</w:t>
      </w:r>
      <w:r w:rsidR="00644021">
        <w:rPr>
          <w:noProof/>
          <w:lang w:val="en-GB"/>
        </w:rPr>
        <w:t>s</w:t>
      </w:r>
      <w:r w:rsidR="009D7BB7" w:rsidRPr="009D7BB7">
        <w:rPr>
          <w:noProof/>
          <w:lang w:val="en-GB"/>
        </w:rPr>
        <w:t xml:space="preserve"> 9 DMUs as inefficient </w:t>
      </w:r>
      <w:r w:rsidR="00644021">
        <w:rPr>
          <w:noProof/>
          <w:lang w:val="en-GB"/>
        </w:rPr>
        <w:t>while N</w:t>
      </w:r>
      <w:r w:rsidR="009D7BB7" w:rsidRPr="009D7BB7">
        <w:rPr>
          <w:noProof/>
          <w:lang w:val="en-GB"/>
        </w:rPr>
        <w:t>N identifie</w:t>
      </w:r>
      <w:r w:rsidR="00644021">
        <w:rPr>
          <w:noProof/>
          <w:lang w:val="en-GB"/>
        </w:rPr>
        <w:t>s</w:t>
      </w:r>
      <w:r w:rsidR="009D7BB7" w:rsidRPr="009D7BB7">
        <w:rPr>
          <w:noProof/>
          <w:lang w:val="en-GB"/>
        </w:rPr>
        <w:t xml:space="preserve"> 2. The maximum score estimated by SVM is 1.065, while for NN it is 1.025. There are 5 DMUs that are infeasible for SVM, but NN can determine their scores. The minimum score estimated by NN is 0.785, and for SVM, it is 0.915. For this dataset, NN is able to estimate the score for all the DMUs, whereas SVM tends to classify more DMUs as inefficient, </w:t>
      </w:r>
      <w:r w:rsidR="00644021">
        <w:rPr>
          <w:noProof/>
          <w:lang w:val="en-GB"/>
        </w:rPr>
        <w:t xml:space="preserve">with slighter </w:t>
      </w:r>
      <w:r w:rsidR="009D7BB7" w:rsidRPr="009D7BB7">
        <w:rPr>
          <w:noProof/>
          <w:lang w:val="en-GB"/>
        </w:rPr>
        <w:t>higher scores than NN</w:t>
      </w:r>
      <w:r w:rsidR="00644021">
        <w:rPr>
          <w:noProof/>
          <w:lang w:val="en-GB"/>
        </w:rPr>
        <w:t xml:space="preserve"> as shown in Figure 2</w:t>
      </w:r>
      <w:r w:rsidR="009D7BB7" w:rsidRPr="009D7BB7">
        <w:rPr>
          <w:noProof/>
          <w:lang w:val="en-GB"/>
        </w:rPr>
        <w:t>.</w:t>
      </w:r>
    </w:p>
    <w:p w14:paraId="5586AB86" w14:textId="77777777" w:rsidR="002F2BC0" w:rsidRDefault="002F2BC0" w:rsidP="00A00CA6">
      <w:pPr>
        <w:spacing w:line="360" w:lineRule="auto"/>
        <w:rPr>
          <w:noProof/>
          <w:highlight w:val="yellow"/>
          <w:lang w:val="en-GB"/>
        </w:rPr>
      </w:pPr>
    </w:p>
    <w:tbl>
      <w:tblPr>
        <w:tblW w:w="3840" w:type="dxa"/>
        <w:jc w:val="center"/>
        <w:tblCellMar>
          <w:left w:w="70" w:type="dxa"/>
          <w:right w:w="70" w:type="dxa"/>
        </w:tblCellMar>
        <w:tblLook w:val="04A0" w:firstRow="1" w:lastRow="0" w:firstColumn="1" w:lastColumn="0" w:noHBand="0" w:noVBand="1"/>
      </w:tblPr>
      <w:tblGrid>
        <w:gridCol w:w="960"/>
        <w:gridCol w:w="796"/>
        <w:gridCol w:w="960"/>
        <w:gridCol w:w="1124"/>
        <w:tblGridChange w:id="38">
          <w:tblGrid>
            <w:gridCol w:w="960"/>
            <w:gridCol w:w="796"/>
            <w:gridCol w:w="960"/>
            <w:gridCol w:w="1124"/>
          </w:tblGrid>
        </w:tblGridChange>
      </w:tblGrid>
      <w:tr w:rsidR="00072CE3" w:rsidRPr="009D7BB7" w14:paraId="386F98B4" w14:textId="77777777" w:rsidTr="0081108D">
        <w:trPr>
          <w:trHeight w:val="300"/>
          <w:jc w:val="center"/>
        </w:trPr>
        <w:tc>
          <w:tcPr>
            <w:tcW w:w="960" w:type="dxa"/>
            <w:tcBorders>
              <w:top w:val="nil"/>
              <w:left w:val="nil"/>
              <w:bottom w:val="single" w:sz="4" w:space="0" w:color="auto"/>
              <w:right w:val="nil"/>
            </w:tcBorders>
            <w:shd w:val="clear" w:color="auto" w:fill="auto"/>
            <w:noWrap/>
            <w:vAlign w:val="center"/>
            <w:hideMark/>
          </w:tcPr>
          <w:p w14:paraId="5DCB163A" w14:textId="77777777" w:rsidR="00072CE3" w:rsidRPr="009D7BB7" w:rsidRDefault="00072CE3" w:rsidP="0081108D">
            <w:pPr>
              <w:spacing w:after="0" w:line="240" w:lineRule="auto"/>
              <w:jc w:val="center"/>
              <w:rPr>
                <w:rFonts w:eastAsia="Times New Roman" w:cs="Times New Roman"/>
                <w:b/>
                <w:bCs/>
                <w:color w:val="000000"/>
                <w:kern w:val="0"/>
                <w:lang w:val="en-GB" w:eastAsia="es-ES"/>
                <w14:ligatures w14:val="none"/>
              </w:rPr>
            </w:pPr>
            <w:commentRangeStart w:id="39"/>
          </w:p>
        </w:tc>
        <w:tc>
          <w:tcPr>
            <w:tcW w:w="960" w:type="dxa"/>
            <w:tcBorders>
              <w:top w:val="nil"/>
              <w:left w:val="nil"/>
              <w:bottom w:val="single" w:sz="4" w:space="0" w:color="auto"/>
              <w:right w:val="nil"/>
            </w:tcBorders>
            <w:vAlign w:val="center"/>
          </w:tcPr>
          <w:p w14:paraId="532097E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DMU</w:t>
            </w:r>
          </w:p>
        </w:tc>
        <w:tc>
          <w:tcPr>
            <w:tcW w:w="960" w:type="dxa"/>
            <w:tcBorders>
              <w:top w:val="nil"/>
              <w:left w:val="nil"/>
              <w:bottom w:val="single" w:sz="4" w:space="0" w:color="auto"/>
              <w:right w:val="nil"/>
            </w:tcBorders>
            <w:shd w:val="clear" w:color="auto" w:fill="auto"/>
            <w:noWrap/>
            <w:vAlign w:val="center"/>
            <w:hideMark/>
          </w:tcPr>
          <w:p w14:paraId="24700A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SVM</w:t>
            </w:r>
          </w:p>
        </w:tc>
        <w:tc>
          <w:tcPr>
            <w:tcW w:w="960" w:type="dxa"/>
            <w:tcBorders>
              <w:top w:val="nil"/>
              <w:left w:val="nil"/>
              <w:bottom w:val="single" w:sz="4" w:space="0" w:color="auto"/>
              <w:right w:val="nil"/>
            </w:tcBorders>
            <w:shd w:val="clear" w:color="auto" w:fill="auto"/>
            <w:noWrap/>
            <w:vAlign w:val="center"/>
            <w:hideMark/>
          </w:tcPr>
          <w:p w14:paraId="794DCAF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NN</w:t>
            </w:r>
          </w:p>
        </w:tc>
      </w:tr>
      <w:tr w:rsidR="00072CE3" w:rsidRPr="009D7BB7" w14:paraId="019CDE66" w14:textId="77777777" w:rsidTr="0081108D">
        <w:trPr>
          <w:trHeight w:val="300"/>
          <w:jc w:val="center"/>
        </w:trPr>
        <w:tc>
          <w:tcPr>
            <w:tcW w:w="960" w:type="dxa"/>
            <w:tcBorders>
              <w:top w:val="single" w:sz="4" w:space="0" w:color="auto"/>
              <w:left w:val="nil"/>
              <w:bottom w:val="nil"/>
              <w:right w:val="nil"/>
            </w:tcBorders>
            <w:shd w:val="clear" w:color="auto" w:fill="auto"/>
            <w:noWrap/>
            <w:vAlign w:val="bottom"/>
            <w:hideMark/>
          </w:tcPr>
          <w:p w14:paraId="2C4215B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w:t>
            </w:r>
          </w:p>
        </w:tc>
        <w:tc>
          <w:tcPr>
            <w:tcW w:w="960" w:type="dxa"/>
            <w:tcBorders>
              <w:top w:val="single" w:sz="4" w:space="0" w:color="auto"/>
              <w:left w:val="nil"/>
              <w:bottom w:val="nil"/>
              <w:right w:val="nil"/>
            </w:tcBorders>
            <w:vAlign w:val="bottom"/>
          </w:tcPr>
          <w:p w14:paraId="7E4815F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18</w:t>
            </w:r>
          </w:p>
        </w:tc>
        <w:tc>
          <w:tcPr>
            <w:tcW w:w="960" w:type="dxa"/>
            <w:tcBorders>
              <w:top w:val="single" w:sz="4" w:space="0" w:color="auto"/>
              <w:left w:val="nil"/>
              <w:bottom w:val="nil"/>
              <w:right w:val="nil"/>
            </w:tcBorders>
            <w:shd w:val="clear" w:color="auto" w:fill="auto"/>
            <w:noWrap/>
            <w:vAlign w:val="bottom"/>
            <w:hideMark/>
          </w:tcPr>
          <w:p w14:paraId="2E80D5E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single" w:sz="4" w:space="0" w:color="auto"/>
              <w:left w:val="nil"/>
              <w:bottom w:val="nil"/>
              <w:right w:val="nil"/>
            </w:tcBorders>
            <w:shd w:val="clear" w:color="auto" w:fill="auto"/>
            <w:noWrap/>
            <w:vAlign w:val="bottom"/>
            <w:hideMark/>
          </w:tcPr>
          <w:p w14:paraId="1F9A683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r>
      <w:tr w:rsidR="00072CE3" w:rsidRPr="009D7BB7" w14:paraId="79761E5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A0CAF6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w:t>
            </w:r>
          </w:p>
        </w:tc>
        <w:tc>
          <w:tcPr>
            <w:tcW w:w="960" w:type="dxa"/>
            <w:tcBorders>
              <w:top w:val="nil"/>
              <w:left w:val="nil"/>
              <w:bottom w:val="nil"/>
              <w:right w:val="nil"/>
            </w:tcBorders>
            <w:vAlign w:val="bottom"/>
          </w:tcPr>
          <w:p w14:paraId="53B276D6"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67</w:t>
            </w:r>
          </w:p>
        </w:tc>
        <w:tc>
          <w:tcPr>
            <w:tcW w:w="960" w:type="dxa"/>
            <w:tcBorders>
              <w:top w:val="nil"/>
              <w:left w:val="nil"/>
              <w:bottom w:val="nil"/>
              <w:right w:val="nil"/>
            </w:tcBorders>
            <w:shd w:val="clear" w:color="auto" w:fill="auto"/>
            <w:noWrap/>
            <w:vAlign w:val="bottom"/>
            <w:hideMark/>
          </w:tcPr>
          <w:p w14:paraId="0085C26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nil"/>
              <w:right w:val="nil"/>
            </w:tcBorders>
            <w:shd w:val="clear" w:color="auto" w:fill="auto"/>
            <w:noWrap/>
            <w:vAlign w:val="bottom"/>
            <w:hideMark/>
          </w:tcPr>
          <w:p w14:paraId="267F373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AD52440"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3778B8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w:t>
            </w:r>
          </w:p>
        </w:tc>
        <w:tc>
          <w:tcPr>
            <w:tcW w:w="960" w:type="dxa"/>
            <w:tcBorders>
              <w:top w:val="nil"/>
              <w:left w:val="nil"/>
              <w:bottom w:val="nil"/>
              <w:right w:val="nil"/>
            </w:tcBorders>
            <w:vAlign w:val="bottom"/>
          </w:tcPr>
          <w:p w14:paraId="5C314D1A"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85</w:t>
            </w:r>
          </w:p>
        </w:tc>
        <w:tc>
          <w:tcPr>
            <w:tcW w:w="960" w:type="dxa"/>
            <w:tcBorders>
              <w:top w:val="nil"/>
              <w:left w:val="nil"/>
              <w:bottom w:val="nil"/>
              <w:right w:val="nil"/>
            </w:tcBorders>
            <w:shd w:val="clear" w:color="auto" w:fill="auto"/>
            <w:noWrap/>
            <w:vAlign w:val="bottom"/>
            <w:hideMark/>
          </w:tcPr>
          <w:p w14:paraId="6A67D71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1.045</w:t>
            </w:r>
          </w:p>
        </w:tc>
        <w:tc>
          <w:tcPr>
            <w:tcW w:w="960" w:type="dxa"/>
            <w:tcBorders>
              <w:top w:val="nil"/>
              <w:left w:val="nil"/>
              <w:bottom w:val="nil"/>
              <w:right w:val="nil"/>
            </w:tcBorders>
            <w:shd w:val="clear" w:color="auto" w:fill="auto"/>
            <w:noWrap/>
            <w:vAlign w:val="bottom"/>
            <w:hideMark/>
          </w:tcPr>
          <w:p w14:paraId="2CB3050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7147C1FD"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0DDCA05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4</w:t>
            </w:r>
          </w:p>
        </w:tc>
        <w:tc>
          <w:tcPr>
            <w:tcW w:w="960" w:type="dxa"/>
            <w:tcBorders>
              <w:top w:val="nil"/>
              <w:left w:val="nil"/>
              <w:bottom w:val="nil"/>
              <w:right w:val="nil"/>
            </w:tcBorders>
            <w:vAlign w:val="bottom"/>
          </w:tcPr>
          <w:p w14:paraId="6400E60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117</w:t>
            </w:r>
          </w:p>
        </w:tc>
        <w:tc>
          <w:tcPr>
            <w:tcW w:w="960" w:type="dxa"/>
            <w:tcBorders>
              <w:top w:val="nil"/>
              <w:left w:val="nil"/>
              <w:bottom w:val="nil"/>
              <w:right w:val="nil"/>
            </w:tcBorders>
            <w:shd w:val="clear" w:color="auto" w:fill="auto"/>
            <w:noWrap/>
            <w:vAlign w:val="bottom"/>
            <w:hideMark/>
          </w:tcPr>
          <w:p w14:paraId="1185770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483340B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2243ABC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8EA08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5</w:t>
            </w:r>
          </w:p>
        </w:tc>
        <w:tc>
          <w:tcPr>
            <w:tcW w:w="960" w:type="dxa"/>
            <w:tcBorders>
              <w:top w:val="nil"/>
              <w:left w:val="nil"/>
              <w:bottom w:val="nil"/>
              <w:right w:val="nil"/>
            </w:tcBorders>
            <w:vAlign w:val="bottom"/>
          </w:tcPr>
          <w:p w14:paraId="755932B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145</w:t>
            </w:r>
          </w:p>
        </w:tc>
        <w:tc>
          <w:tcPr>
            <w:tcW w:w="960" w:type="dxa"/>
            <w:tcBorders>
              <w:top w:val="nil"/>
              <w:left w:val="nil"/>
              <w:bottom w:val="nil"/>
              <w:right w:val="nil"/>
            </w:tcBorders>
            <w:shd w:val="clear" w:color="auto" w:fill="auto"/>
            <w:noWrap/>
            <w:vAlign w:val="bottom"/>
            <w:hideMark/>
          </w:tcPr>
          <w:p w14:paraId="79FAB15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nil"/>
              <w:right w:val="nil"/>
            </w:tcBorders>
            <w:shd w:val="clear" w:color="auto" w:fill="auto"/>
            <w:noWrap/>
            <w:vAlign w:val="bottom"/>
            <w:hideMark/>
          </w:tcPr>
          <w:p w14:paraId="2171B54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19B4A85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9219C0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6</w:t>
            </w:r>
          </w:p>
        </w:tc>
        <w:tc>
          <w:tcPr>
            <w:tcW w:w="960" w:type="dxa"/>
            <w:tcBorders>
              <w:top w:val="nil"/>
              <w:left w:val="nil"/>
              <w:bottom w:val="nil"/>
              <w:right w:val="nil"/>
            </w:tcBorders>
            <w:vAlign w:val="bottom"/>
          </w:tcPr>
          <w:p w14:paraId="396A9A5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149</w:t>
            </w:r>
          </w:p>
        </w:tc>
        <w:tc>
          <w:tcPr>
            <w:tcW w:w="960" w:type="dxa"/>
            <w:tcBorders>
              <w:top w:val="nil"/>
              <w:left w:val="nil"/>
              <w:bottom w:val="nil"/>
              <w:right w:val="nil"/>
            </w:tcBorders>
            <w:shd w:val="clear" w:color="auto" w:fill="auto"/>
            <w:noWrap/>
            <w:vAlign w:val="bottom"/>
            <w:hideMark/>
          </w:tcPr>
          <w:p w14:paraId="49B0F75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c>
          <w:tcPr>
            <w:tcW w:w="960" w:type="dxa"/>
            <w:tcBorders>
              <w:top w:val="nil"/>
              <w:left w:val="nil"/>
              <w:bottom w:val="nil"/>
              <w:right w:val="nil"/>
            </w:tcBorders>
            <w:shd w:val="clear" w:color="auto" w:fill="auto"/>
            <w:noWrap/>
            <w:vAlign w:val="bottom"/>
            <w:hideMark/>
          </w:tcPr>
          <w:p w14:paraId="250DB3B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0F234D6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2AB975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7</w:t>
            </w:r>
          </w:p>
        </w:tc>
        <w:tc>
          <w:tcPr>
            <w:tcW w:w="960" w:type="dxa"/>
            <w:tcBorders>
              <w:top w:val="nil"/>
              <w:left w:val="nil"/>
              <w:bottom w:val="nil"/>
              <w:right w:val="nil"/>
            </w:tcBorders>
            <w:vAlign w:val="bottom"/>
          </w:tcPr>
          <w:p w14:paraId="4BD95D6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241</w:t>
            </w:r>
          </w:p>
        </w:tc>
        <w:tc>
          <w:tcPr>
            <w:tcW w:w="960" w:type="dxa"/>
            <w:tcBorders>
              <w:top w:val="nil"/>
              <w:left w:val="nil"/>
              <w:bottom w:val="nil"/>
              <w:right w:val="nil"/>
            </w:tcBorders>
            <w:shd w:val="clear" w:color="auto" w:fill="auto"/>
            <w:noWrap/>
            <w:vAlign w:val="bottom"/>
            <w:hideMark/>
          </w:tcPr>
          <w:p w14:paraId="6CE1748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204195F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0.915</w:t>
            </w:r>
          </w:p>
        </w:tc>
      </w:tr>
      <w:tr w:rsidR="00072CE3" w:rsidRPr="009D7BB7" w14:paraId="312BD73F"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85CF0A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8</w:t>
            </w:r>
          </w:p>
        </w:tc>
        <w:tc>
          <w:tcPr>
            <w:tcW w:w="960" w:type="dxa"/>
            <w:tcBorders>
              <w:top w:val="nil"/>
              <w:left w:val="nil"/>
              <w:bottom w:val="nil"/>
              <w:right w:val="nil"/>
            </w:tcBorders>
            <w:vAlign w:val="bottom"/>
          </w:tcPr>
          <w:p w14:paraId="00895C7D"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250</w:t>
            </w:r>
          </w:p>
        </w:tc>
        <w:tc>
          <w:tcPr>
            <w:tcW w:w="960" w:type="dxa"/>
            <w:tcBorders>
              <w:top w:val="nil"/>
              <w:left w:val="nil"/>
              <w:bottom w:val="nil"/>
              <w:right w:val="nil"/>
            </w:tcBorders>
            <w:shd w:val="clear" w:color="auto" w:fill="auto"/>
            <w:noWrap/>
            <w:vAlign w:val="bottom"/>
            <w:hideMark/>
          </w:tcPr>
          <w:p w14:paraId="30ADD9C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1.055</w:t>
            </w:r>
          </w:p>
        </w:tc>
        <w:tc>
          <w:tcPr>
            <w:tcW w:w="960" w:type="dxa"/>
            <w:tcBorders>
              <w:top w:val="nil"/>
              <w:left w:val="nil"/>
              <w:bottom w:val="nil"/>
              <w:right w:val="nil"/>
            </w:tcBorders>
            <w:shd w:val="clear" w:color="auto" w:fill="auto"/>
            <w:noWrap/>
            <w:vAlign w:val="bottom"/>
            <w:hideMark/>
          </w:tcPr>
          <w:p w14:paraId="1887EA1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05C86045"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9ED632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9</w:t>
            </w:r>
          </w:p>
        </w:tc>
        <w:tc>
          <w:tcPr>
            <w:tcW w:w="960" w:type="dxa"/>
            <w:tcBorders>
              <w:top w:val="nil"/>
              <w:left w:val="nil"/>
              <w:bottom w:val="nil"/>
              <w:right w:val="nil"/>
            </w:tcBorders>
            <w:vAlign w:val="bottom"/>
          </w:tcPr>
          <w:p w14:paraId="230136B5"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268</w:t>
            </w:r>
          </w:p>
        </w:tc>
        <w:tc>
          <w:tcPr>
            <w:tcW w:w="960" w:type="dxa"/>
            <w:tcBorders>
              <w:top w:val="nil"/>
              <w:left w:val="nil"/>
              <w:bottom w:val="nil"/>
              <w:right w:val="nil"/>
            </w:tcBorders>
            <w:shd w:val="clear" w:color="auto" w:fill="auto"/>
            <w:noWrap/>
            <w:vAlign w:val="bottom"/>
            <w:hideMark/>
          </w:tcPr>
          <w:p w14:paraId="009C78B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DD0292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2F33DA68"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321E98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10</w:t>
            </w:r>
          </w:p>
        </w:tc>
        <w:tc>
          <w:tcPr>
            <w:tcW w:w="960" w:type="dxa"/>
            <w:tcBorders>
              <w:top w:val="nil"/>
              <w:left w:val="nil"/>
              <w:bottom w:val="nil"/>
              <w:right w:val="nil"/>
            </w:tcBorders>
            <w:vAlign w:val="bottom"/>
          </w:tcPr>
          <w:p w14:paraId="7708D9E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273</w:t>
            </w:r>
          </w:p>
        </w:tc>
        <w:tc>
          <w:tcPr>
            <w:tcW w:w="960" w:type="dxa"/>
            <w:tcBorders>
              <w:top w:val="nil"/>
              <w:left w:val="nil"/>
              <w:bottom w:val="nil"/>
              <w:right w:val="nil"/>
            </w:tcBorders>
            <w:shd w:val="clear" w:color="auto" w:fill="auto"/>
            <w:noWrap/>
            <w:vAlign w:val="bottom"/>
            <w:hideMark/>
          </w:tcPr>
          <w:p w14:paraId="299CBD9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c>
          <w:tcPr>
            <w:tcW w:w="960" w:type="dxa"/>
            <w:tcBorders>
              <w:top w:val="nil"/>
              <w:left w:val="nil"/>
              <w:bottom w:val="nil"/>
              <w:right w:val="nil"/>
            </w:tcBorders>
            <w:shd w:val="clear" w:color="auto" w:fill="auto"/>
            <w:noWrap/>
            <w:vAlign w:val="bottom"/>
            <w:hideMark/>
          </w:tcPr>
          <w:p w14:paraId="7D227D7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5C4B3173"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34E86A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11</w:t>
            </w:r>
          </w:p>
        </w:tc>
        <w:tc>
          <w:tcPr>
            <w:tcW w:w="960" w:type="dxa"/>
            <w:tcBorders>
              <w:top w:val="nil"/>
              <w:left w:val="nil"/>
              <w:bottom w:val="nil"/>
              <w:right w:val="nil"/>
            </w:tcBorders>
            <w:vAlign w:val="bottom"/>
          </w:tcPr>
          <w:p w14:paraId="269050FE"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316</w:t>
            </w:r>
          </w:p>
        </w:tc>
        <w:tc>
          <w:tcPr>
            <w:tcW w:w="960" w:type="dxa"/>
            <w:tcBorders>
              <w:top w:val="nil"/>
              <w:left w:val="nil"/>
              <w:bottom w:val="nil"/>
              <w:right w:val="nil"/>
            </w:tcBorders>
            <w:shd w:val="clear" w:color="auto" w:fill="auto"/>
            <w:noWrap/>
            <w:vAlign w:val="bottom"/>
            <w:hideMark/>
          </w:tcPr>
          <w:p w14:paraId="097FED3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c>
          <w:tcPr>
            <w:tcW w:w="960" w:type="dxa"/>
            <w:tcBorders>
              <w:top w:val="nil"/>
              <w:left w:val="nil"/>
              <w:bottom w:val="nil"/>
              <w:right w:val="nil"/>
            </w:tcBorders>
            <w:shd w:val="clear" w:color="auto" w:fill="auto"/>
            <w:noWrap/>
            <w:vAlign w:val="bottom"/>
            <w:hideMark/>
          </w:tcPr>
          <w:p w14:paraId="0BBC92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49C35C0"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BB4E34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12</w:t>
            </w:r>
          </w:p>
        </w:tc>
        <w:tc>
          <w:tcPr>
            <w:tcW w:w="960" w:type="dxa"/>
            <w:tcBorders>
              <w:top w:val="nil"/>
              <w:left w:val="nil"/>
              <w:bottom w:val="nil"/>
              <w:right w:val="nil"/>
            </w:tcBorders>
            <w:vAlign w:val="bottom"/>
          </w:tcPr>
          <w:p w14:paraId="758077E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318</w:t>
            </w:r>
          </w:p>
        </w:tc>
        <w:tc>
          <w:tcPr>
            <w:tcW w:w="960" w:type="dxa"/>
            <w:tcBorders>
              <w:top w:val="nil"/>
              <w:left w:val="nil"/>
              <w:bottom w:val="nil"/>
              <w:right w:val="nil"/>
            </w:tcBorders>
            <w:shd w:val="clear" w:color="auto" w:fill="auto"/>
            <w:noWrap/>
            <w:vAlign w:val="bottom"/>
            <w:hideMark/>
          </w:tcPr>
          <w:p w14:paraId="5C84D9F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FA9EAA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336E2B27"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7C6F75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13</w:t>
            </w:r>
          </w:p>
        </w:tc>
        <w:tc>
          <w:tcPr>
            <w:tcW w:w="960" w:type="dxa"/>
            <w:tcBorders>
              <w:top w:val="nil"/>
              <w:left w:val="nil"/>
              <w:bottom w:val="nil"/>
              <w:right w:val="nil"/>
            </w:tcBorders>
            <w:vAlign w:val="bottom"/>
          </w:tcPr>
          <w:p w14:paraId="070CAB3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335</w:t>
            </w:r>
          </w:p>
        </w:tc>
        <w:tc>
          <w:tcPr>
            <w:tcW w:w="960" w:type="dxa"/>
            <w:tcBorders>
              <w:top w:val="nil"/>
              <w:left w:val="nil"/>
              <w:bottom w:val="nil"/>
              <w:right w:val="nil"/>
            </w:tcBorders>
            <w:shd w:val="clear" w:color="auto" w:fill="auto"/>
            <w:noWrap/>
            <w:vAlign w:val="bottom"/>
            <w:hideMark/>
          </w:tcPr>
          <w:p w14:paraId="0C111D3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1.035</w:t>
            </w:r>
          </w:p>
        </w:tc>
        <w:tc>
          <w:tcPr>
            <w:tcW w:w="960" w:type="dxa"/>
            <w:tcBorders>
              <w:top w:val="nil"/>
              <w:left w:val="nil"/>
              <w:bottom w:val="nil"/>
              <w:right w:val="nil"/>
            </w:tcBorders>
            <w:shd w:val="clear" w:color="auto" w:fill="auto"/>
            <w:noWrap/>
            <w:vAlign w:val="bottom"/>
            <w:hideMark/>
          </w:tcPr>
          <w:p w14:paraId="0799D43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r>
      <w:tr w:rsidR="00072CE3" w:rsidRPr="009D7BB7" w14:paraId="6B5376EE"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247A385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14</w:t>
            </w:r>
          </w:p>
        </w:tc>
        <w:tc>
          <w:tcPr>
            <w:tcW w:w="960" w:type="dxa"/>
            <w:tcBorders>
              <w:top w:val="nil"/>
              <w:left w:val="nil"/>
              <w:bottom w:val="nil"/>
              <w:right w:val="nil"/>
            </w:tcBorders>
            <w:vAlign w:val="bottom"/>
          </w:tcPr>
          <w:p w14:paraId="7FD0D5F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391</w:t>
            </w:r>
          </w:p>
        </w:tc>
        <w:tc>
          <w:tcPr>
            <w:tcW w:w="960" w:type="dxa"/>
            <w:tcBorders>
              <w:top w:val="nil"/>
              <w:left w:val="nil"/>
              <w:bottom w:val="nil"/>
              <w:right w:val="nil"/>
            </w:tcBorders>
            <w:shd w:val="clear" w:color="auto" w:fill="auto"/>
            <w:noWrap/>
            <w:vAlign w:val="bottom"/>
            <w:hideMark/>
          </w:tcPr>
          <w:p w14:paraId="09AC8B6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3B6D4DE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r>
      <w:tr w:rsidR="00072CE3" w:rsidRPr="009D7BB7" w14:paraId="28A0045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C066FA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15</w:t>
            </w:r>
          </w:p>
        </w:tc>
        <w:tc>
          <w:tcPr>
            <w:tcW w:w="960" w:type="dxa"/>
            <w:tcBorders>
              <w:top w:val="nil"/>
              <w:left w:val="nil"/>
              <w:bottom w:val="nil"/>
              <w:right w:val="nil"/>
            </w:tcBorders>
            <w:vAlign w:val="bottom"/>
          </w:tcPr>
          <w:p w14:paraId="1DF59EB4"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442</w:t>
            </w:r>
          </w:p>
        </w:tc>
        <w:tc>
          <w:tcPr>
            <w:tcW w:w="960" w:type="dxa"/>
            <w:tcBorders>
              <w:top w:val="nil"/>
              <w:left w:val="nil"/>
              <w:bottom w:val="nil"/>
              <w:right w:val="nil"/>
            </w:tcBorders>
            <w:shd w:val="clear" w:color="auto" w:fill="auto"/>
            <w:noWrap/>
            <w:vAlign w:val="bottom"/>
            <w:hideMark/>
          </w:tcPr>
          <w:p w14:paraId="72D614D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19E95CF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71E9CBB1"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DD32F3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16</w:t>
            </w:r>
          </w:p>
        </w:tc>
        <w:tc>
          <w:tcPr>
            <w:tcW w:w="960" w:type="dxa"/>
            <w:tcBorders>
              <w:top w:val="nil"/>
              <w:left w:val="nil"/>
              <w:bottom w:val="nil"/>
              <w:right w:val="nil"/>
            </w:tcBorders>
            <w:vAlign w:val="bottom"/>
          </w:tcPr>
          <w:p w14:paraId="49C6E78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462</w:t>
            </w:r>
          </w:p>
        </w:tc>
        <w:tc>
          <w:tcPr>
            <w:tcW w:w="960" w:type="dxa"/>
            <w:tcBorders>
              <w:top w:val="nil"/>
              <w:left w:val="nil"/>
              <w:bottom w:val="nil"/>
              <w:right w:val="nil"/>
            </w:tcBorders>
            <w:shd w:val="clear" w:color="auto" w:fill="auto"/>
            <w:noWrap/>
            <w:vAlign w:val="bottom"/>
            <w:hideMark/>
          </w:tcPr>
          <w:p w14:paraId="6EAD401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780C3F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0A90AF5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13828A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17</w:t>
            </w:r>
          </w:p>
        </w:tc>
        <w:tc>
          <w:tcPr>
            <w:tcW w:w="960" w:type="dxa"/>
            <w:tcBorders>
              <w:top w:val="nil"/>
              <w:left w:val="nil"/>
              <w:bottom w:val="nil"/>
              <w:right w:val="nil"/>
            </w:tcBorders>
            <w:vAlign w:val="bottom"/>
          </w:tcPr>
          <w:p w14:paraId="527C897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480</w:t>
            </w:r>
          </w:p>
        </w:tc>
        <w:tc>
          <w:tcPr>
            <w:tcW w:w="960" w:type="dxa"/>
            <w:tcBorders>
              <w:top w:val="nil"/>
              <w:left w:val="nil"/>
              <w:bottom w:val="nil"/>
              <w:right w:val="nil"/>
            </w:tcBorders>
            <w:shd w:val="clear" w:color="auto" w:fill="auto"/>
            <w:noWrap/>
            <w:vAlign w:val="bottom"/>
            <w:hideMark/>
          </w:tcPr>
          <w:p w14:paraId="0EB2DC0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7EAE94D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0.785</w:t>
            </w:r>
          </w:p>
        </w:tc>
      </w:tr>
      <w:tr w:rsidR="00072CE3" w:rsidRPr="009D7BB7" w14:paraId="15DFF903"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BA4193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18</w:t>
            </w:r>
          </w:p>
        </w:tc>
        <w:tc>
          <w:tcPr>
            <w:tcW w:w="960" w:type="dxa"/>
            <w:tcBorders>
              <w:top w:val="nil"/>
              <w:left w:val="nil"/>
              <w:bottom w:val="nil"/>
              <w:right w:val="nil"/>
            </w:tcBorders>
            <w:vAlign w:val="bottom"/>
          </w:tcPr>
          <w:p w14:paraId="11672C3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520</w:t>
            </w:r>
          </w:p>
        </w:tc>
        <w:tc>
          <w:tcPr>
            <w:tcW w:w="960" w:type="dxa"/>
            <w:tcBorders>
              <w:top w:val="nil"/>
              <w:left w:val="nil"/>
              <w:bottom w:val="nil"/>
              <w:right w:val="nil"/>
            </w:tcBorders>
            <w:shd w:val="clear" w:color="auto" w:fill="auto"/>
            <w:noWrap/>
            <w:vAlign w:val="bottom"/>
            <w:hideMark/>
          </w:tcPr>
          <w:p w14:paraId="3E17210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c>
          <w:tcPr>
            <w:tcW w:w="960" w:type="dxa"/>
            <w:tcBorders>
              <w:top w:val="nil"/>
              <w:left w:val="nil"/>
              <w:bottom w:val="nil"/>
              <w:right w:val="nil"/>
            </w:tcBorders>
            <w:shd w:val="clear" w:color="auto" w:fill="auto"/>
            <w:noWrap/>
            <w:vAlign w:val="bottom"/>
            <w:hideMark/>
          </w:tcPr>
          <w:p w14:paraId="185BD3F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CA30CC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C609DB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19</w:t>
            </w:r>
          </w:p>
        </w:tc>
        <w:tc>
          <w:tcPr>
            <w:tcW w:w="960" w:type="dxa"/>
            <w:tcBorders>
              <w:top w:val="nil"/>
              <w:left w:val="nil"/>
              <w:bottom w:val="nil"/>
              <w:right w:val="nil"/>
            </w:tcBorders>
            <w:vAlign w:val="bottom"/>
          </w:tcPr>
          <w:p w14:paraId="3190379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557</w:t>
            </w:r>
          </w:p>
        </w:tc>
        <w:tc>
          <w:tcPr>
            <w:tcW w:w="960" w:type="dxa"/>
            <w:tcBorders>
              <w:top w:val="nil"/>
              <w:left w:val="nil"/>
              <w:bottom w:val="nil"/>
              <w:right w:val="nil"/>
            </w:tcBorders>
            <w:shd w:val="clear" w:color="auto" w:fill="auto"/>
            <w:noWrap/>
            <w:vAlign w:val="bottom"/>
            <w:hideMark/>
          </w:tcPr>
          <w:p w14:paraId="04B1BD8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31C1A35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0DDB9C49"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62E0A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20</w:t>
            </w:r>
          </w:p>
        </w:tc>
        <w:tc>
          <w:tcPr>
            <w:tcW w:w="960" w:type="dxa"/>
            <w:tcBorders>
              <w:top w:val="nil"/>
              <w:left w:val="nil"/>
              <w:bottom w:val="nil"/>
              <w:right w:val="nil"/>
            </w:tcBorders>
            <w:vAlign w:val="bottom"/>
          </w:tcPr>
          <w:p w14:paraId="6F56CDF5"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588</w:t>
            </w:r>
          </w:p>
        </w:tc>
        <w:tc>
          <w:tcPr>
            <w:tcW w:w="960" w:type="dxa"/>
            <w:tcBorders>
              <w:top w:val="nil"/>
              <w:left w:val="nil"/>
              <w:bottom w:val="nil"/>
              <w:right w:val="nil"/>
            </w:tcBorders>
            <w:shd w:val="clear" w:color="auto" w:fill="auto"/>
            <w:noWrap/>
            <w:vAlign w:val="bottom"/>
            <w:hideMark/>
          </w:tcPr>
          <w:p w14:paraId="702825F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4F4464C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1EC8B582"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D075C8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21</w:t>
            </w:r>
          </w:p>
        </w:tc>
        <w:tc>
          <w:tcPr>
            <w:tcW w:w="960" w:type="dxa"/>
            <w:tcBorders>
              <w:top w:val="nil"/>
              <w:left w:val="nil"/>
              <w:bottom w:val="nil"/>
              <w:right w:val="nil"/>
            </w:tcBorders>
            <w:vAlign w:val="bottom"/>
          </w:tcPr>
          <w:p w14:paraId="5E74C5B6"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698</w:t>
            </w:r>
          </w:p>
        </w:tc>
        <w:tc>
          <w:tcPr>
            <w:tcW w:w="960" w:type="dxa"/>
            <w:tcBorders>
              <w:top w:val="nil"/>
              <w:left w:val="nil"/>
              <w:bottom w:val="nil"/>
              <w:right w:val="nil"/>
            </w:tcBorders>
            <w:shd w:val="clear" w:color="auto" w:fill="auto"/>
            <w:noWrap/>
            <w:vAlign w:val="bottom"/>
            <w:hideMark/>
          </w:tcPr>
          <w:p w14:paraId="40D1B2D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c>
          <w:tcPr>
            <w:tcW w:w="960" w:type="dxa"/>
            <w:tcBorders>
              <w:top w:val="nil"/>
              <w:left w:val="nil"/>
              <w:bottom w:val="nil"/>
              <w:right w:val="nil"/>
            </w:tcBorders>
            <w:shd w:val="clear" w:color="auto" w:fill="auto"/>
            <w:noWrap/>
            <w:vAlign w:val="bottom"/>
            <w:hideMark/>
          </w:tcPr>
          <w:p w14:paraId="47C6557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0.855</w:t>
            </w:r>
          </w:p>
        </w:tc>
      </w:tr>
      <w:tr w:rsidR="00072CE3" w:rsidRPr="009D7BB7" w14:paraId="6CC72FB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4E7ED7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22</w:t>
            </w:r>
          </w:p>
        </w:tc>
        <w:tc>
          <w:tcPr>
            <w:tcW w:w="960" w:type="dxa"/>
            <w:tcBorders>
              <w:top w:val="nil"/>
              <w:left w:val="nil"/>
              <w:bottom w:val="nil"/>
              <w:right w:val="nil"/>
            </w:tcBorders>
            <w:vAlign w:val="bottom"/>
          </w:tcPr>
          <w:p w14:paraId="208D61F2"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700</w:t>
            </w:r>
          </w:p>
        </w:tc>
        <w:tc>
          <w:tcPr>
            <w:tcW w:w="960" w:type="dxa"/>
            <w:tcBorders>
              <w:top w:val="nil"/>
              <w:left w:val="nil"/>
              <w:bottom w:val="nil"/>
              <w:right w:val="nil"/>
            </w:tcBorders>
            <w:shd w:val="clear" w:color="auto" w:fill="auto"/>
            <w:noWrap/>
            <w:vAlign w:val="bottom"/>
            <w:hideMark/>
          </w:tcPr>
          <w:p w14:paraId="6AF33C7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c>
          <w:tcPr>
            <w:tcW w:w="960" w:type="dxa"/>
            <w:tcBorders>
              <w:top w:val="nil"/>
              <w:left w:val="nil"/>
              <w:bottom w:val="nil"/>
              <w:right w:val="nil"/>
            </w:tcBorders>
            <w:shd w:val="clear" w:color="auto" w:fill="auto"/>
            <w:noWrap/>
            <w:vAlign w:val="bottom"/>
            <w:hideMark/>
          </w:tcPr>
          <w:p w14:paraId="1064240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25106F8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07EF73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23</w:t>
            </w:r>
          </w:p>
        </w:tc>
        <w:tc>
          <w:tcPr>
            <w:tcW w:w="960" w:type="dxa"/>
            <w:tcBorders>
              <w:top w:val="nil"/>
              <w:left w:val="nil"/>
              <w:bottom w:val="nil"/>
              <w:right w:val="nil"/>
            </w:tcBorders>
            <w:vAlign w:val="bottom"/>
          </w:tcPr>
          <w:p w14:paraId="11DE002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706</w:t>
            </w:r>
          </w:p>
        </w:tc>
        <w:tc>
          <w:tcPr>
            <w:tcW w:w="960" w:type="dxa"/>
            <w:tcBorders>
              <w:top w:val="nil"/>
              <w:left w:val="nil"/>
              <w:bottom w:val="nil"/>
              <w:right w:val="nil"/>
            </w:tcBorders>
            <w:shd w:val="clear" w:color="auto" w:fill="auto"/>
            <w:noWrap/>
            <w:vAlign w:val="bottom"/>
            <w:hideMark/>
          </w:tcPr>
          <w:p w14:paraId="0CB77FA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76A7F93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4D16D34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029338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24</w:t>
            </w:r>
          </w:p>
        </w:tc>
        <w:tc>
          <w:tcPr>
            <w:tcW w:w="960" w:type="dxa"/>
            <w:tcBorders>
              <w:top w:val="nil"/>
              <w:left w:val="nil"/>
              <w:bottom w:val="nil"/>
              <w:right w:val="nil"/>
            </w:tcBorders>
            <w:vAlign w:val="bottom"/>
          </w:tcPr>
          <w:p w14:paraId="64EC6C8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745</w:t>
            </w:r>
          </w:p>
        </w:tc>
        <w:tc>
          <w:tcPr>
            <w:tcW w:w="960" w:type="dxa"/>
            <w:tcBorders>
              <w:top w:val="nil"/>
              <w:left w:val="nil"/>
              <w:bottom w:val="nil"/>
              <w:right w:val="nil"/>
            </w:tcBorders>
            <w:shd w:val="clear" w:color="auto" w:fill="auto"/>
            <w:noWrap/>
            <w:vAlign w:val="bottom"/>
            <w:hideMark/>
          </w:tcPr>
          <w:p w14:paraId="5D0B8C6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0.915</w:t>
            </w:r>
          </w:p>
        </w:tc>
        <w:tc>
          <w:tcPr>
            <w:tcW w:w="960" w:type="dxa"/>
            <w:tcBorders>
              <w:top w:val="nil"/>
              <w:left w:val="nil"/>
              <w:bottom w:val="nil"/>
              <w:right w:val="nil"/>
            </w:tcBorders>
            <w:shd w:val="clear" w:color="auto" w:fill="auto"/>
            <w:noWrap/>
            <w:vAlign w:val="bottom"/>
            <w:hideMark/>
          </w:tcPr>
          <w:p w14:paraId="1F16E9D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3B3DE0FD"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FB4E8C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lastRenderedPageBreak/>
              <w:t>25</w:t>
            </w:r>
          </w:p>
        </w:tc>
        <w:tc>
          <w:tcPr>
            <w:tcW w:w="960" w:type="dxa"/>
            <w:tcBorders>
              <w:top w:val="nil"/>
              <w:left w:val="nil"/>
              <w:bottom w:val="nil"/>
              <w:right w:val="nil"/>
            </w:tcBorders>
            <w:vAlign w:val="bottom"/>
          </w:tcPr>
          <w:p w14:paraId="5A5399F2"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759</w:t>
            </w:r>
          </w:p>
        </w:tc>
        <w:tc>
          <w:tcPr>
            <w:tcW w:w="960" w:type="dxa"/>
            <w:tcBorders>
              <w:top w:val="nil"/>
              <w:left w:val="nil"/>
              <w:bottom w:val="nil"/>
              <w:right w:val="nil"/>
            </w:tcBorders>
            <w:shd w:val="clear" w:color="auto" w:fill="auto"/>
            <w:noWrap/>
            <w:vAlign w:val="bottom"/>
            <w:hideMark/>
          </w:tcPr>
          <w:p w14:paraId="5445CFD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1.035</w:t>
            </w:r>
          </w:p>
        </w:tc>
        <w:tc>
          <w:tcPr>
            <w:tcW w:w="960" w:type="dxa"/>
            <w:tcBorders>
              <w:top w:val="nil"/>
              <w:left w:val="nil"/>
              <w:bottom w:val="nil"/>
              <w:right w:val="nil"/>
            </w:tcBorders>
            <w:shd w:val="clear" w:color="auto" w:fill="auto"/>
            <w:noWrap/>
            <w:vAlign w:val="bottom"/>
            <w:hideMark/>
          </w:tcPr>
          <w:p w14:paraId="1542B5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1.025</w:t>
            </w:r>
          </w:p>
        </w:tc>
      </w:tr>
      <w:tr w:rsidR="00072CE3" w:rsidRPr="009D7BB7" w14:paraId="53137C67"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FED100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26</w:t>
            </w:r>
          </w:p>
        </w:tc>
        <w:tc>
          <w:tcPr>
            <w:tcW w:w="960" w:type="dxa"/>
            <w:tcBorders>
              <w:top w:val="nil"/>
              <w:left w:val="nil"/>
              <w:bottom w:val="nil"/>
              <w:right w:val="nil"/>
            </w:tcBorders>
            <w:vAlign w:val="bottom"/>
          </w:tcPr>
          <w:p w14:paraId="548D506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776</w:t>
            </w:r>
          </w:p>
        </w:tc>
        <w:tc>
          <w:tcPr>
            <w:tcW w:w="960" w:type="dxa"/>
            <w:tcBorders>
              <w:top w:val="nil"/>
              <w:left w:val="nil"/>
              <w:bottom w:val="nil"/>
              <w:right w:val="nil"/>
            </w:tcBorders>
            <w:shd w:val="clear" w:color="auto" w:fill="auto"/>
            <w:noWrap/>
            <w:vAlign w:val="bottom"/>
            <w:hideMark/>
          </w:tcPr>
          <w:p w14:paraId="4C53956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1.045</w:t>
            </w:r>
          </w:p>
        </w:tc>
        <w:tc>
          <w:tcPr>
            <w:tcW w:w="960" w:type="dxa"/>
            <w:tcBorders>
              <w:top w:val="nil"/>
              <w:left w:val="nil"/>
              <w:bottom w:val="nil"/>
              <w:right w:val="nil"/>
            </w:tcBorders>
            <w:shd w:val="clear" w:color="auto" w:fill="auto"/>
            <w:noWrap/>
            <w:vAlign w:val="bottom"/>
            <w:hideMark/>
          </w:tcPr>
          <w:p w14:paraId="3D96890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r>
      <w:tr w:rsidR="00072CE3" w:rsidRPr="009D7BB7" w14:paraId="4493B865"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2D98515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27</w:t>
            </w:r>
          </w:p>
        </w:tc>
        <w:tc>
          <w:tcPr>
            <w:tcW w:w="960" w:type="dxa"/>
            <w:tcBorders>
              <w:top w:val="nil"/>
              <w:left w:val="nil"/>
              <w:bottom w:val="nil"/>
              <w:right w:val="nil"/>
            </w:tcBorders>
            <w:vAlign w:val="bottom"/>
          </w:tcPr>
          <w:p w14:paraId="47761D6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787</w:t>
            </w:r>
          </w:p>
        </w:tc>
        <w:tc>
          <w:tcPr>
            <w:tcW w:w="960" w:type="dxa"/>
            <w:tcBorders>
              <w:top w:val="nil"/>
              <w:left w:val="nil"/>
              <w:bottom w:val="nil"/>
              <w:right w:val="nil"/>
            </w:tcBorders>
            <w:shd w:val="clear" w:color="auto" w:fill="auto"/>
            <w:noWrap/>
            <w:vAlign w:val="bottom"/>
            <w:hideMark/>
          </w:tcPr>
          <w:p w14:paraId="1951B56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6EA82B5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4BFD487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215C40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28</w:t>
            </w:r>
          </w:p>
        </w:tc>
        <w:tc>
          <w:tcPr>
            <w:tcW w:w="960" w:type="dxa"/>
            <w:tcBorders>
              <w:top w:val="nil"/>
              <w:left w:val="nil"/>
              <w:bottom w:val="nil"/>
              <w:right w:val="nil"/>
            </w:tcBorders>
            <w:vAlign w:val="bottom"/>
          </w:tcPr>
          <w:p w14:paraId="480ED3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801</w:t>
            </w:r>
          </w:p>
        </w:tc>
        <w:tc>
          <w:tcPr>
            <w:tcW w:w="960" w:type="dxa"/>
            <w:tcBorders>
              <w:top w:val="nil"/>
              <w:left w:val="nil"/>
              <w:bottom w:val="nil"/>
              <w:right w:val="nil"/>
            </w:tcBorders>
            <w:shd w:val="clear" w:color="auto" w:fill="auto"/>
            <w:noWrap/>
            <w:vAlign w:val="bottom"/>
            <w:hideMark/>
          </w:tcPr>
          <w:p w14:paraId="7BD5D3D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552D756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7ED8022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ED277A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29</w:t>
            </w:r>
          </w:p>
        </w:tc>
        <w:tc>
          <w:tcPr>
            <w:tcW w:w="960" w:type="dxa"/>
            <w:tcBorders>
              <w:top w:val="nil"/>
              <w:left w:val="nil"/>
              <w:bottom w:val="nil"/>
              <w:right w:val="nil"/>
            </w:tcBorders>
            <w:vAlign w:val="bottom"/>
          </w:tcPr>
          <w:p w14:paraId="7B44AA1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803</w:t>
            </w:r>
          </w:p>
        </w:tc>
        <w:tc>
          <w:tcPr>
            <w:tcW w:w="960" w:type="dxa"/>
            <w:tcBorders>
              <w:top w:val="nil"/>
              <w:left w:val="nil"/>
              <w:bottom w:val="nil"/>
              <w:right w:val="nil"/>
            </w:tcBorders>
            <w:shd w:val="clear" w:color="auto" w:fill="auto"/>
            <w:noWrap/>
            <w:vAlign w:val="bottom"/>
            <w:hideMark/>
          </w:tcPr>
          <w:p w14:paraId="143D1FB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1.065</w:t>
            </w:r>
          </w:p>
        </w:tc>
        <w:tc>
          <w:tcPr>
            <w:tcW w:w="960" w:type="dxa"/>
            <w:tcBorders>
              <w:top w:val="nil"/>
              <w:left w:val="nil"/>
              <w:bottom w:val="nil"/>
              <w:right w:val="nil"/>
            </w:tcBorders>
            <w:shd w:val="clear" w:color="auto" w:fill="auto"/>
            <w:noWrap/>
            <w:vAlign w:val="bottom"/>
            <w:hideMark/>
          </w:tcPr>
          <w:p w14:paraId="07F5E17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r>
      <w:tr w:rsidR="00072CE3" w:rsidRPr="009D7BB7" w14:paraId="7FCE0778"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FD75D2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30</w:t>
            </w:r>
          </w:p>
        </w:tc>
        <w:tc>
          <w:tcPr>
            <w:tcW w:w="960" w:type="dxa"/>
            <w:tcBorders>
              <w:top w:val="nil"/>
              <w:left w:val="nil"/>
              <w:bottom w:val="nil"/>
              <w:right w:val="nil"/>
            </w:tcBorders>
            <w:vAlign w:val="bottom"/>
          </w:tcPr>
          <w:p w14:paraId="441E3414"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804</w:t>
            </w:r>
          </w:p>
        </w:tc>
        <w:tc>
          <w:tcPr>
            <w:tcW w:w="960" w:type="dxa"/>
            <w:tcBorders>
              <w:top w:val="nil"/>
              <w:left w:val="nil"/>
              <w:bottom w:val="nil"/>
              <w:right w:val="nil"/>
            </w:tcBorders>
            <w:shd w:val="clear" w:color="auto" w:fill="auto"/>
            <w:noWrap/>
            <w:vAlign w:val="bottom"/>
            <w:hideMark/>
          </w:tcPr>
          <w:p w14:paraId="55C0CDF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60AA496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39AE518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E0182C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31</w:t>
            </w:r>
          </w:p>
        </w:tc>
        <w:tc>
          <w:tcPr>
            <w:tcW w:w="960" w:type="dxa"/>
            <w:tcBorders>
              <w:top w:val="nil"/>
              <w:left w:val="nil"/>
              <w:bottom w:val="nil"/>
              <w:right w:val="nil"/>
            </w:tcBorders>
            <w:vAlign w:val="bottom"/>
          </w:tcPr>
          <w:p w14:paraId="3B01D8D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863</w:t>
            </w:r>
          </w:p>
        </w:tc>
        <w:tc>
          <w:tcPr>
            <w:tcW w:w="960" w:type="dxa"/>
            <w:tcBorders>
              <w:top w:val="nil"/>
              <w:left w:val="nil"/>
              <w:bottom w:val="nil"/>
              <w:right w:val="nil"/>
            </w:tcBorders>
            <w:shd w:val="clear" w:color="auto" w:fill="auto"/>
            <w:noWrap/>
            <w:vAlign w:val="bottom"/>
            <w:hideMark/>
          </w:tcPr>
          <w:p w14:paraId="50E888D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3D5BC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14AA0A6A"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F7A4A4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32</w:t>
            </w:r>
          </w:p>
        </w:tc>
        <w:tc>
          <w:tcPr>
            <w:tcW w:w="960" w:type="dxa"/>
            <w:tcBorders>
              <w:top w:val="nil"/>
              <w:left w:val="nil"/>
              <w:bottom w:val="nil"/>
              <w:right w:val="nil"/>
            </w:tcBorders>
            <w:vAlign w:val="bottom"/>
          </w:tcPr>
          <w:p w14:paraId="4180ACBC"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874</w:t>
            </w:r>
          </w:p>
        </w:tc>
        <w:tc>
          <w:tcPr>
            <w:tcW w:w="960" w:type="dxa"/>
            <w:tcBorders>
              <w:top w:val="nil"/>
              <w:left w:val="nil"/>
              <w:bottom w:val="nil"/>
              <w:right w:val="nil"/>
            </w:tcBorders>
            <w:shd w:val="clear" w:color="auto" w:fill="auto"/>
            <w:noWrap/>
            <w:vAlign w:val="bottom"/>
            <w:hideMark/>
          </w:tcPr>
          <w:p w14:paraId="006F76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c>
          <w:tcPr>
            <w:tcW w:w="960" w:type="dxa"/>
            <w:tcBorders>
              <w:top w:val="nil"/>
              <w:left w:val="nil"/>
              <w:bottom w:val="nil"/>
              <w:right w:val="nil"/>
            </w:tcBorders>
            <w:shd w:val="clear" w:color="auto" w:fill="auto"/>
            <w:noWrap/>
            <w:vAlign w:val="bottom"/>
            <w:hideMark/>
          </w:tcPr>
          <w:p w14:paraId="4F1FDE9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3154DE9A"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A5E4A1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33</w:t>
            </w:r>
          </w:p>
        </w:tc>
        <w:tc>
          <w:tcPr>
            <w:tcW w:w="960" w:type="dxa"/>
            <w:tcBorders>
              <w:top w:val="nil"/>
              <w:left w:val="nil"/>
              <w:bottom w:val="nil"/>
              <w:right w:val="nil"/>
            </w:tcBorders>
            <w:vAlign w:val="bottom"/>
          </w:tcPr>
          <w:p w14:paraId="6E4E30EB"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878</w:t>
            </w:r>
          </w:p>
        </w:tc>
        <w:tc>
          <w:tcPr>
            <w:tcW w:w="960" w:type="dxa"/>
            <w:tcBorders>
              <w:top w:val="nil"/>
              <w:left w:val="nil"/>
              <w:bottom w:val="nil"/>
              <w:right w:val="nil"/>
            </w:tcBorders>
            <w:shd w:val="clear" w:color="auto" w:fill="auto"/>
            <w:noWrap/>
            <w:vAlign w:val="bottom"/>
            <w:hideMark/>
          </w:tcPr>
          <w:p w14:paraId="48B7A74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1.015</w:t>
            </w:r>
          </w:p>
        </w:tc>
        <w:tc>
          <w:tcPr>
            <w:tcW w:w="960" w:type="dxa"/>
            <w:tcBorders>
              <w:top w:val="nil"/>
              <w:left w:val="nil"/>
              <w:bottom w:val="nil"/>
              <w:right w:val="nil"/>
            </w:tcBorders>
            <w:shd w:val="clear" w:color="auto" w:fill="auto"/>
            <w:noWrap/>
            <w:vAlign w:val="bottom"/>
            <w:hideMark/>
          </w:tcPr>
          <w:p w14:paraId="489904A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210D55EE"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FEC828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34</w:t>
            </w:r>
          </w:p>
        </w:tc>
        <w:tc>
          <w:tcPr>
            <w:tcW w:w="960" w:type="dxa"/>
            <w:tcBorders>
              <w:top w:val="nil"/>
              <w:left w:val="nil"/>
              <w:bottom w:val="nil"/>
              <w:right w:val="nil"/>
            </w:tcBorders>
            <w:vAlign w:val="bottom"/>
          </w:tcPr>
          <w:p w14:paraId="4F59357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882</w:t>
            </w:r>
          </w:p>
        </w:tc>
        <w:tc>
          <w:tcPr>
            <w:tcW w:w="960" w:type="dxa"/>
            <w:tcBorders>
              <w:top w:val="nil"/>
              <w:left w:val="nil"/>
              <w:bottom w:val="nil"/>
              <w:right w:val="nil"/>
            </w:tcBorders>
            <w:shd w:val="clear" w:color="auto" w:fill="auto"/>
            <w:noWrap/>
            <w:vAlign w:val="bottom"/>
            <w:hideMark/>
          </w:tcPr>
          <w:p w14:paraId="2C63D7D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0D5C17E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r>
      <w:tr w:rsidR="00072CE3" w:rsidRPr="009D7BB7" w14:paraId="764B2079"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7A645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35</w:t>
            </w:r>
          </w:p>
        </w:tc>
        <w:tc>
          <w:tcPr>
            <w:tcW w:w="960" w:type="dxa"/>
            <w:tcBorders>
              <w:top w:val="nil"/>
              <w:left w:val="nil"/>
              <w:bottom w:val="nil"/>
              <w:right w:val="nil"/>
            </w:tcBorders>
            <w:vAlign w:val="bottom"/>
          </w:tcPr>
          <w:p w14:paraId="60C9235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906</w:t>
            </w:r>
          </w:p>
        </w:tc>
        <w:tc>
          <w:tcPr>
            <w:tcW w:w="960" w:type="dxa"/>
            <w:tcBorders>
              <w:top w:val="nil"/>
              <w:left w:val="nil"/>
              <w:bottom w:val="nil"/>
              <w:right w:val="nil"/>
            </w:tcBorders>
            <w:shd w:val="clear" w:color="auto" w:fill="auto"/>
            <w:noWrap/>
            <w:vAlign w:val="bottom"/>
            <w:hideMark/>
          </w:tcPr>
          <w:p w14:paraId="1F5DF79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c>
          <w:tcPr>
            <w:tcW w:w="960" w:type="dxa"/>
            <w:tcBorders>
              <w:top w:val="nil"/>
              <w:left w:val="nil"/>
              <w:bottom w:val="nil"/>
              <w:right w:val="nil"/>
            </w:tcBorders>
            <w:shd w:val="clear" w:color="auto" w:fill="auto"/>
            <w:noWrap/>
            <w:vAlign w:val="bottom"/>
            <w:hideMark/>
          </w:tcPr>
          <w:p w14:paraId="72EFD85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42AFF661"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B29BBD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36</w:t>
            </w:r>
          </w:p>
        </w:tc>
        <w:tc>
          <w:tcPr>
            <w:tcW w:w="960" w:type="dxa"/>
            <w:tcBorders>
              <w:top w:val="nil"/>
              <w:left w:val="nil"/>
              <w:bottom w:val="nil"/>
              <w:right w:val="nil"/>
            </w:tcBorders>
            <w:vAlign w:val="bottom"/>
          </w:tcPr>
          <w:p w14:paraId="4B18FB8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910</w:t>
            </w:r>
          </w:p>
        </w:tc>
        <w:tc>
          <w:tcPr>
            <w:tcW w:w="960" w:type="dxa"/>
            <w:tcBorders>
              <w:top w:val="nil"/>
              <w:left w:val="nil"/>
              <w:bottom w:val="nil"/>
              <w:right w:val="nil"/>
            </w:tcBorders>
            <w:shd w:val="clear" w:color="auto" w:fill="auto"/>
            <w:noWrap/>
            <w:vAlign w:val="bottom"/>
            <w:hideMark/>
          </w:tcPr>
          <w:p w14:paraId="1875651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AB5274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0.905</w:t>
            </w:r>
          </w:p>
        </w:tc>
      </w:tr>
      <w:tr w:rsidR="00072CE3" w:rsidRPr="009D7BB7" w14:paraId="25181C58" w14:textId="77777777" w:rsidTr="00635737">
        <w:trPr>
          <w:trHeight w:val="300"/>
          <w:jc w:val="center"/>
        </w:trPr>
        <w:tc>
          <w:tcPr>
            <w:tcW w:w="960" w:type="dxa"/>
            <w:tcBorders>
              <w:top w:val="nil"/>
              <w:left w:val="nil"/>
              <w:right w:val="nil"/>
            </w:tcBorders>
            <w:shd w:val="clear" w:color="auto" w:fill="auto"/>
            <w:noWrap/>
            <w:vAlign w:val="bottom"/>
            <w:hideMark/>
          </w:tcPr>
          <w:p w14:paraId="738BB43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37</w:t>
            </w:r>
          </w:p>
        </w:tc>
        <w:tc>
          <w:tcPr>
            <w:tcW w:w="960" w:type="dxa"/>
            <w:tcBorders>
              <w:top w:val="nil"/>
              <w:left w:val="nil"/>
              <w:right w:val="nil"/>
            </w:tcBorders>
            <w:vAlign w:val="bottom"/>
          </w:tcPr>
          <w:p w14:paraId="518C842E"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986</w:t>
            </w:r>
          </w:p>
        </w:tc>
        <w:tc>
          <w:tcPr>
            <w:tcW w:w="960" w:type="dxa"/>
            <w:tcBorders>
              <w:top w:val="nil"/>
              <w:left w:val="nil"/>
              <w:right w:val="nil"/>
            </w:tcBorders>
            <w:shd w:val="clear" w:color="auto" w:fill="auto"/>
            <w:noWrap/>
            <w:vAlign w:val="bottom"/>
            <w:hideMark/>
          </w:tcPr>
          <w:p w14:paraId="16B7C48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c>
          <w:tcPr>
            <w:tcW w:w="960" w:type="dxa"/>
            <w:tcBorders>
              <w:top w:val="nil"/>
              <w:left w:val="nil"/>
              <w:right w:val="nil"/>
            </w:tcBorders>
            <w:shd w:val="clear" w:color="auto" w:fill="auto"/>
            <w:noWrap/>
            <w:vAlign w:val="bottom"/>
            <w:hideMark/>
          </w:tcPr>
          <w:p w14:paraId="22FB7DD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214D7385" w14:textId="77777777" w:rsidTr="00ED614F">
        <w:tblPrEx>
          <w:tblW w:w="3840" w:type="dxa"/>
          <w:jc w:val="center"/>
          <w:tblCellMar>
            <w:left w:w="70" w:type="dxa"/>
            <w:right w:w="70" w:type="dxa"/>
          </w:tblCellMar>
          <w:tblPrExChange w:id="40" w:author="Gonzalez Moyano, Ricardo [2]" w:date="2024-12-16T19:01:00Z" w16du:dateUtc="2024-12-16T18:01:00Z">
            <w:tblPrEx>
              <w:tblW w:w="3840" w:type="dxa"/>
              <w:jc w:val="center"/>
              <w:tblCellMar>
                <w:left w:w="70" w:type="dxa"/>
                <w:right w:w="70" w:type="dxa"/>
              </w:tblCellMar>
            </w:tblPrEx>
          </w:tblPrExChange>
        </w:tblPrEx>
        <w:trPr>
          <w:trHeight w:val="300"/>
          <w:jc w:val="center"/>
          <w:trPrChange w:id="41" w:author="Gonzalez Moyano, Ricardo [2]" w:date="2024-12-16T19:01:00Z" w16du:dateUtc="2024-12-16T18:01:00Z">
            <w:trPr>
              <w:trHeight w:val="300"/>
              <w:jc w:val="center"/>
            </w:trPr>
          </w:trPrChange>
        </w:trPr>
        <w:tc>
          <w:tcPr>
            <w:tcW w:w="960" w:type="dxa"/>
            <w:tcBorders>
              <w:top w:val="nil"/>
              <w:left w:val="nil"/>
              <w:bottom w:val="single" w:sz="4" w:space="0" w:color="auto"/>
              <w:right w:val="nil"/>
            </w:tcBorders>
            <w:shd w:val="clear" w:color="auto" w:fill="auto"/>
            <w:noWrap/>
            <w:vAlign w:val="center"/>
            <w:hideMark/>
            <w:tcPrChange w:id="42" w:author="Gonzalez Moyano, Ricardo [2]" w:date="2024-12-16T19:01:00Z" w16du:dateUtc="2024-12-16T18:01:00Z">
              <w:tcPr>
                <w:tcW w:w="960" w:type="dxa"/>
                <w:tcBorders>
                  <w:top w:val="nil"/>
                  <w:left w:val="nil"/>
                  <w:bottom w:val="single" w:sz="4" w:space="0" w:color="auto"/>
                  <w:right w:val="nil"/>
                </w:tcBorders>
                <w:shd w:val="clear" w:color="auto" w:fill="auto"/>
                <w:noWrap/>
                <w:vAlign w:val="bottom"/>
                <w:hideMark/>
              </w:tcPr>
            </w:tcPrChange>
          </w:tcPr>
          <w:p w14:paraId="29041105" w14:textId="77777777" w:rsidR="00072CE3" w:rsidRPr="009D7BB7" w:rsidRDefault="00072CE3" w:rsidP="00ED614F">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38</w:t>
            </w:r>
          </w:p>
        </w:tc>
        <w:tc>
          <w:tcPr>
            <w:tcW w:w="960" w:type="dxa"/>
            <w:tcBorders>
              <w:top w:val="nil"/>
              <w:left w:val="nil"/>
              <w:bottom w:val="single" w:sz="4" w:space="0" w:color="auto"/>
              <w:right w:val="nil"/>
            </w:tcBorders>
            <w:vAlign w:val="bottom"/>
            <w:tcPrChange w:id="43" w:author="Gonzalez Moyano, Ricardo [2]" w:date="2024-12-16T19:01:00Z" w16du:dateUtc="2024-12-16T18:01:00Z">
              <w:tcPr>
                <w:tcW w:w="960" w:type="dxa"/>
                <w:tcBorders>
                  <w:top w:val="nil"/>
                  <w:left w:val="nil"/>
                  <w:bottom w:val="single" w:sz="4" w:space="0" w:color="auto"/>
                  <w:right w:val="nil"/>
                </w:tcBorders>
                <w:vAlign w:val="bottom"/>
              </w:tcPr>
            </w:tcPrChange>
          </w:tcPr>
          <w:p w14:paraId="1C0DB75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992</w:t>
            </w:r>
          </w:p>
        </w:tc>
        <w:tc>
          <w:tcPr>
            <w:tcW w:w="960" w:type="dxa"/>
            <w:tcBorders>
              <w:top w:val="nil"/>
              <w:left w:val="nil"/>
              <w:bottom w:val="single" w:sz="4" w:space="0" w:color="auto"/>
              <w:right w:val="nil"/>
            </w:tcBorders>
            <w:shd w:val="clear" w:color="auto" w:fill="auto"/>
            <w:noWrap/>
            <w:vAlign w:val="bottom"/>
            <w:hideMark/>
            <w:tcPrChange w:id="44" w:author="Gonzalez Moyano, Ricardo [2]" w:date="2024-12-16T19:01:00Z" w16du:dateUtc="2024-12-16T18:01:00Z">
              <w:tcPr>
                <w:tcW w:w="960" w:type="dxa"/>
                <w:tcBorders>
                  <w:top w:val="nil"/>
                  <w:left w:val="nil"/>
                  <w:bottom w:val="single" w:sz="4" w:space="0" w:color="auto"/>
                  <w:right w:val="nil"/>
                </w:tcBorders>
                <w:shd w:val="clear" w:color="auto" w:fill="auto"/>
                <w:noWrap/>
                <w:vAlign w:val="bottom"/>
                <w:hideMark/>
              </w:tcPr>
            </w:tcPrChange>
          </w:tcPr>
          <w:p w14:paraId="5540871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single" w:sz="4" w:space="0" w:color="auto"/>
              <w:right w:val="nil"/>
            </w:tcBorders>
            <w:shd w:val="clear" w:color="auto" w:fill="auto"/>
            <w:noWrap/>
            <w:vAlign w:val="bottom"/>
            <w:hideMark/>
            <w:tcPrChange w:id="45" w:author="Gonzalez Moyano, Ricardo [2]" w:date="2024-12-16T19:01:00Z" w16du:dateUtc="2024-12-16T18:01:00Z">
              <w:tcPr>
                <w:tcW w:w="960" w:type="dxa"/>
                <w:tcBorders>
                  <w:top w:val="nil"/>
                  <w:left w:val="nil"/>
                  <w:bottom w:val="single" w:sz="4" w:space="0" w:color="auto"/>
                  <w:right w:val="nil"/>
                </w:tcBorders>
                <w:shd w:val="clear" w:color="auto" w:fill="auto"/>
                <w:noWrap/>
                <w:vAlign w:val="bottom"/>
                <w:hideMark/>
              </w:tcPr>
            </w:tcPrChange>
          </w:tcPr>
          <w:p w14:paraId="278B2D1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commentRangeEnd w:id="39"/>
            <w:r w:rsidR="00FE02B8">
              <w:rPr>
                <w:rStyle w:val="Refdecomentario"/>
              </w:rPr>
              <w:commentReference w:id="39"/>
            </w:r>
          </w:p>
        </w:tc>
      </w:tr>
    </w:tbl>
    <w:p w14:paraId="33557694" w14:textId="77777777" w:rsidR="00072CE3" w:rsidRPr="008D1DE6" w:rsidRDefault="00072CE3" w:rsidP="00072CE3">
      <w:pPr>
        <w:pStyle w:val="Descripcin"/>
        <w:rPr>
          <w:color w:val="auto"/>
        </w:rPr>
      </w:pPr>
    </w:p>
    <w:p w14:paraId="70B2ED9F" w14:textId="72D9595B" w:rsidR="00072CE3" w:rsidRPr="008D1DE6" w:rsidRDefault="00072CE3" w:rsidP="00072CE3">
      <w:pPr>
        <w:pStyle w:val="Descripcin"/>
        <w:jc w:val="center"/>
        <w:rPr>
          <w:color w:val="auto"/>
          <w:lang w:val="en-GB"/>
        </w:rPr>
      </w:pPr>
      <w:r w:rsidRPr="008D1DE6">
        <w:rPr>
          <w:color w:val="auto"/>
        </w:rPr>
        <w:t>Table 3.</w:t>
      </w:r>
      <w:r w:rsidR="00C21463" w:rsidRPr="008D1DE6">
        <w:rPr>
          <w:color w:val="auto"/>
        </w:rPr>
        <w:t xml:space="preserve"> Pareto-efficient DMUs in the Pisa 2018 dataset, as identified through the additive model, along with their scores calculated using SVM and neural networks.</w:t>
      </w:r>
    </w:p>
    <w:p w14:paraId="15268030" w14:textId="77777777" w:rsidR="00072CE3" w:rsidRDefault="00072CE3" w:rsidP="00A00CA6">
      <w:pPr>
        <w:spacing w:line="360" w:lineRule="auto"/>
        <w:rPr>
          <w:noProof/>
          <w:highlight w:val="yellow"/>
          <w:lang w:val="en-GB"/>
        </w:rPr>
      </w:pPr>
    </w:p>
    <w:p w14:paraId="6B439670" w14:textId="64B83E04" w:rsidR="00744AA7" w:rsidRDefault="00473A7A" w:rsidP="00A302A8">
      <w:pPr>
        <w:spacing w:line="360" w:lineRule="auto"/>
      </w:pPr>
      <w:commentRangeStart w:id="46"/>
      <w:r w:rsidRPr="00596BA3">
        <w:t xml:space="preserve">The sensitivity analysis conducted on the SVM-calculated model reveals the following order of importance: </w:t>
      </w:r>
      <w:r w:rsidR="004B3C61">
        <w:t xml:space="preserve">the input </w:t>
      </w:r>
      <w:r w:rsidRPr="00596BA3">
        <w:t>ESCS (0.431)</w:t>
      </w:r>
      <w:r w:rsidR="00644021">
        <w:t xml:space="preserve"> </w:t>
      </w:r>
      <w:r w:rsidRPr="00596BA3">
        <w:t xml:space="preserve">is the most </w:t>
      </w:r>
      <w:r w:rsidR="00D51BFA" w:rsidRPr="00596BA3">
        <w:t xml:space="preserve">important variable. It </w:t>
      </w:r>
      <w:r w:rsidR="004B3C61">
        <w:t>is followed by two outputs:</w:t>
      </w:r>
      <w:r w:rsidR="00D51BFA" w:rsidRPr="00596BA3">
        <w:t xml:space="preserve"> PVMATH (0.193), </w:t>
      </w:r>
      <w:r w:rsidR="00B038E0" w:rsidRPr="00596BA3">
        <w:rPr>
          <w:lang w:val="en-GB"/>
        </w:rPr>
        <w:t>PVSCIE (</w:t>
      </w:r>
      <w:r w:rsidR="00742A47" w:rsidRPr="00596BA3">
        <w:rPr>
          <w:lang w:val="en-GB"/>
        </w:rPr>
        <w:t xml:space="preserve">0.161), </w:t>
      </w:r>
      <w:r w:rsidR="004B3C61">
        <w:rPr>
          <w:lang w:val="en-GB"/>
        </w:rPr>
        <w:t xml:space="preserve">the remaining inputs: </w:t>
      </w:r>
      <w:r w:rsidR="00B728D7" w:rsidRPr="00596BA3">
        <w:t>EDUQUAL (0.102)</w:t>
      </w:r>
      <w:r w:rsidR="008577A4" w:rsidRPr="00596BA3">
        <w:t>, TSRATIO (</w:t>
      </w:r>
      <w:r w:rsidR="00955E1A" w:rsidRPr="00596BA3">
        <w:t>0.0</w:t>
      </w:r>
      <w:r w:rsidR="00477478" w:rsidRPr="00596BA3">
        <w:t xml:space="preserve">4), </w:t>
      </w:r>
      <w:r w:rsidR="00477478" w:rsidRPr="00596BA3">
        <w:rPr>
          <w:lang w:val="en-GB"/>
        </w:rPr>
        <w:t>SCHLTYPE (0.0</w:t>
      </w:r>
      <w:r w:rsidR="00372842" w:rsidRPr="00596BA3">
        <w:rPr>
          <w:lang w:val="en-GB"/>
        </w:rPr>
        <w:t xml:space="preserve">3), </w:t>
      </w:r>
      <w:r w:rsidR="004B3C61">
        <w:rPr>
          <w:lang w:val="en-GB"/>
        </w:rPr>
        <w:t xml:space="preserve">the last output, </w:t>
      </w:r>
      <w:r w:rsidR="00372842" w:rsidRPr="00596BA3">
        <w:rPr>
          <w:lang w:val="en-GB"/>
        </w:rPr>
        <w:t>PVREAD (0.0</w:t>
      </w:r>
      <w:r w:rsidR="003E14EB" w:rsidRPr="00596BA3">
        <w:rPr>
          <w:lang w:val="en-GB"/>
        </w:rPr>
        <w:t>29</w:t>
      </w:r>
      <w:r w:rsidR="00372842" w:rsidRPr="00596BA3">
        <w:rPr>
          <w:lang w:val="en-GB"/>
        </w:rPr>
        <w:t>)</w:t>
      </w:r>
      <w:r w:rsidR="003E14EB" w:rsidRPr="00596BA3">
        <w:rPr>
          <w:lang w:val="en-GB"/>
        </w:rPr>
        <w:t xml:space="preserve"> and </w:t>
      </w:r>
      <w:r w:rsidR="004B3C61">
        <w:rPr>
          <w:lang w:val="en-GB"/>
        </w:rPr>
        <w:t xml:space="preserve">one context variable: </w:t>
      </w:r>
      <w:r w:rsidR="003E14EB" w:rsidRPr="00596BA3">
        <w:rPr>
          <w:lang w:val="en-GB"/>
        </w:rPr>
        <w:t>Region (0.015).</w:t>
      </w:r>
      <w:r w:rsidR="00372842" w:rsidRPr="00596BA3">
        <w:rPr>
          <w:lang w:val="en-GB"/>
        </w:rPr>
        <w:t xml:space="preserve"> </w:t>
      </w:r>
      <w:r w:rsidR="004A7E5D" w:rsidRPr="00596BA3">
        <w:t>The same analysis applied to the model using NN</w:t>
      </w:r>
      <w:r w:rsidR="00260E35" w:rsidRPr="00596BA3">
        <w:t>,</w:t>
      </w:r>
      <w:r w:rsidR="004A7E5D" w:rsidRPr="00596BA3">
        <w:t xml:space="preserve"> results in the following variable importance ranking: ESCS (0.</w:t>
      </w:r>
      <w:r w:rsidR="00DB1FE5" w:rsidRPr="00596BA3">
        <w:t>418)</w:t>
      </w:r>
      <w:r w:rsidR="00260E35" w:rsidRPr="00596BA3">
        <w:t xml:space="preserve">, </w:t>
      </w:r>
      <w:r w:rsidR="009736FE" w:rsidRPr="00596BA3">
        <w:rPr>
          <w:lang w:val="en-GB"/>
        </w:rPr>
        <w:t xml:space="preserve">PVMATH (0.32), </w:t>
      </w:r>
      <w:r w:rsidR="00F1546A" w:rsidRPr="00596BA3">
        <w:rPr>
          <w:lang w:val="en-GB"/>
        </w:rPr>
        <w:t>PVSCIE (0.09), SCHLTYPE (0.066)</w:t>
      </w:r>
      <w:r w:rsidR="00AB1CC8" w:rsidRPr="00596BA3">
        <w:rPr>
          <w:lang w:val="en-GB"/>
        </w:rPr>
        <w:t xml:space="preserve">, </w:t>
      </w:r>
      <w:r w:rsidR="00AB1CC8" w:rsidRPr="00596BA3">
        <w:t>EDUQUAL (0.057), Region (0.</w:t>
      </w:r>
      <w:r w:rsidR="00A14A30" w:rsidRPr="00596BA3">
        <w:t xml:space="preserve">027), TSRATIO (0.015) and </w:t>
      </w:r>
      <w:r w:rsidR="00C247B9" w:rsidRPr="00596BA3">
        <w:rPr>
          <w:lang w:val="en-GB"/>
        </w:rPr>
        <w:t>PVREAD (0.007</w:t>
      </w:r>
      <w:commentRangeStart w:id="47"/>
      <w:r w:rsidR="00C247B9" w:rsidRPr="00596BA3">
        <w:rPr>
          <w:lang w:val="en-GB"/>
        </w:rPr>
        <w:t>).</w:t>
      </w:r>
      <w:r w:rsidR="00F91BF2" w:rsidRPr="00596BA3">
        <w:rPr>
          <w:lang w:val="en-GB"/>
        </w:rPr>
        <w:t xml:space="preserve"> </w:t>
      </w:r>
      <w:commentRangeEnd w:id="46"/>
      <w:r w:rsidR="00644021">
        <w:rPr>
          <w:rStyle w:val="Refdecomentario"/>
        </w:rPr>
        <w:commentReference w:id="46"/>
      </w:r>
      <w:r w:rsidR="00F91BF2" w:rsidRPr="00596BA3">
        <w:t xml:space="preserve">Both results highlight the importance of </w:t>
      </w:r>
      <w:r w:rsidR="004B3C61">
        <w:t xml:space="preserve">the </w:t>
      </w:r>
      <w:r w:rsidR="00F91BF2" w:rsidRPr="00596BA3">
        <w:t xml:space="preserve">ESCS </w:t>
      </w:r>
      <w:r w:rsidR="004B3C61">
        <w:t xml:space="preserve">input </w:t>
      </w:r>
      <w:r w:rsidR="00F91BF2" w:rsidRPr="00596BA3">
        <w:t>in model training, assigning it similar significance</w:t>
      </w:r>
      <w:commentRangeEnd w:id="47"/>
      <w:r w:rsidR="00E30A26">
        <w:rPr>
          <w:rStyle w:val="Refdecomentario"/>
        </w:rPr>
        <w:commentReference w:id="47"/>
      </w:r>
      <w:r w:rsidR="00F91BF2" w:rsidRPr="00596BA3">
        <w:t>. However, the SVM model's analysis distributes the remaining importance among more variables, such as PVMATH and PVSCIE, while the NN model focuses it on the second variable, PVMATH. In both models, the variables Region and SCHLTYPE are not very important</w:t>
      </w:r>
      <w:r w:rsidR="00596BA3" w:rsidRPr="00596BA3">
        <w:t xml:space="preserve"> in the presence of the other predictor variables</w:t>
      </w:r>
      <w:r w:rsidR="00F91BF2" w:rsidRPr="00596BA3">
        <w:t>, although the importance attributed by the NN is twice that of the SVM.</w:t>
      </w:r>
      <w:r w:rsidR="004B3C61">
        <w:t xml:space="preserve"> </w:t>
      </w:r>
    </w:p>
    <w:p w14:paraId="6367AED0" w14:textId="3C8625FE" w:rsidR="00F42F3A" w:rsidRDefault="0004551A" w:rsidP="008D1DE6">
      <w:pPr>
        <w:spacing w:line="360" w:lineRule="auto"/>
        <w:jc w:val="center"/>
      </w:pPr>
      <w:r>
        <w:rPr>
          <w:noProof/>
        </w:rPr>
        <w:lastRenderedPageBreak/>
        <w:drawing>
          <wp:inline distT="0" distB="0" distL="0" distR="0" wp14:anchorId="3699A63B" wp14:editId="6950E5D1">
            <wp:extent cx="3962400" cy="3129315"/>
            <wp:effectExtent l="0" t="0" r="0" b="0"/>
            <wp:docPr id="1716939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976651" cy="3140570"/>
                    </a:xfrm>
                    <a:prstGeom prst="rect">
                      <a:avLst/>
                    </a:prstGeom>
                    <a:noFill/>
                    <a:ln>
                      <a:noFill/>
                    </a:ln>
                  </pic:spPr>
                </pic:pic>
              </a:graphicData>
            </a:graphic>
          </wp:inline>
        </w:drawing>
      </w:r>
    </w:p>
    <w:p w14:paraId="633B01F5" w14:textId="115F0204" w:rsidR="00A302A8" w:rsidRPr="00A302A8" w:rsidRDefault="00C372E6" w:rsidP="00A302A8">
      <w:pPr>
        <w:spacing w:line="360" w:lineRule="auto"/>
        <w:rPr>
          <w:lang w:val="en-GB"/>
        </w:rPr>
      </w:pPr>
      <w:r>
        <w:rPr>
          <w:lang w:val="en-GB"/>
        </w:rPr>
        <w:t>Finally, it is worth mentioning that o</w:t>
      </w:r>
      <w:r w:rsidR="00DE3805">
        <w:rPr>
          <w:lang w:val="en-GB"/>
        </w:rPr>
        <w:t>ur</w:t>
      </w:r>
      <w:r w:rsidR="00A302A8" w:rsidRPr="00A302A8">
        <w:rPr>
          <w:lang w:val="en-GB"/>
        </w:rPr>
        <w:t xml:space="preserve"> integration of Machine Learning with Data Envelopment Analysis </w:t>
      </w:r>
      <w:r w:rsidR="00DE3805">
        <w:rPr>
          <w:lang w:val="en-GB"/>
        </w:rPr>
        <w:t xml:space="preserve">may be also used to extrapolate </w:t>
      </w:r>
      <w:r w:rsidR="00A302A8" w:rsidRPr="00A302A8">
        <w:rPr>
          <w:lang w:val="en-GB"/>
        </w:rPr>
        <w:t xml:space="preserve">efficiency assessments to unseen data, such as schools not included in the initial PISA sample. This capability is particularly valuable in educational policy making, where decision-makers need to predict and evaluate the efficiency of </w:t>
      </w:r>
      <w:r w:rsidR="001C3ADA">
        <w:rPr>
          <w:lang w:val="en-GB"/>
        </w:rPr>
        <w:t>organizations</w:t>
      </w:r>
      <w:r w:rsidR="00A302A8" w:rsidRPr="00A302A8">
        <w:rPr>
          <w:lang w:val="en-GB"/>
        </w:rPr>
        <w:t xml:space="preserve"> that were not part of the </w:t>
      </w:r>
      <w:r w:rsidR="00A32E9F">
        <w:rPr>
          <w:lang w:val="en-GB"/>
        </w:rPr>
        <w:t xml:space="preserve">(random) data sample that was used in the </w:t>
      </w:r>
      <w:r w:rsidR="00A302A8" w:rsidRPr="00A302A8">
        <w:rPr>
          <w:lang w:val="en-GB"/>
        </w:rPr>
        <w:t>original study</w:t>
      </w:r>
      <w:r w:rsidR="00A32E9F">
        <w:rPr>
          <w:lang w:val="en-GB"/>
        </w:rPr>
        <w:t>.</w:t>
      </w:r>
      <w:r w:rsidR="00A0090A">
        <w:rPr>
          <w:lang w:val="en-GB"/>
        </w:rPr>
        <w:t xml:space="preserve"> In particular, o</w:t>
      </w:r>
      <w:r w:rsidR="00A302A8" w:rsidRPr="00A302A8">
        <w:rPr>
          <w:lang w:val="en-GB"/>
        </w:rPr>
        <w:t>ur method utilizes classification models trained on known PISA data to establish a predictive framework that can assess whether an unseen school would likely operate efficiently or not based on its inputs</w:t>
      </w:r>
      <w:r w:rsidR="005D35C5">
        <w:rPr>
          <w:lang w:val="en-GB"/>
        </w:rPr>
        <w:t>,</w:t>
      </w:r>
      <w:r w:rsidR="00A302A8" w:rsidRPr="00A302A8">
        <w:rPr>
          <w:lang w:val="en-GB"/>
        </w:rPr>
        <w:t xml:space="preserve"> outputs</w:t>
      </w:r>
      <w:r w:rsidR="005D35C5">
        <w:rPr>
          <w:lang w:val="en-GB"/>
        </w:rPr>
        <w:t xml:space="preserve"> and context variables</w:t>
      </w:r>
      <w:r w:rsidR="00A302A8" w:rsidRPr="00A302A8">
        <w:rPr>
          <w:lang w:val="en-GB"/>
        </w:rPr>
        <w:t>. In cases where a school is predicted to be inefficient, our model not only quantifies the level of inefficiency but also provides specific output targets that the school needs to achieve to be considered efficient</w:t>
      </w:r>
      <w:r w:rsidR="007A5973">
        <w:rPr>
          <w:lang w:val="en-GB"/>
        </w:rPr>
        <w:t xml:space="preserve"> through the application of the XAI method</w:t>
      </w:r>
      <w:r w:rsidR="00A302A8" w:rsidRPr="00A302A8">
        <w:rPr>
          <w:lang w:val="en-GB"/>
        </w:rPr>
        <w:t>.</w:t>
      </w:r>
      <w:r w:rsidR="00F74095">
        <w:rPr>
          <w:lang w:val="en-GB"/>
        </w:rPr>
        <w:t xml:space="preserve"> Moreover, </w:t>
      </w:r>
      <w:r w:rsidR="00E6006D">
        <w:rPr>
          <w:lang w:val="en-GB"/>
        </w:rPr>
        <w:t>t</w:t>
      </w:r>
      <w:r w:rsidR="00A302A8" w:rsidRPr="00A302A8">
        <w:rPr>
          <w:lang w:val="en-GB"/>
        </w:rPr>
        <w:t xml:space="preserve">his predictive ability enhances the practical utility of </w:t>
      </w:r>
      <w:r w:rsidR="00E6006D">
        <w:rPr>
          <w:lang w:val="en-GB"/>
        </w:rPr>
        <w:t xml:space="preserve">standard </w:t>
      </w:r>
      <w:r w:rsidR="00A302A8" w:rsidRPr="00A302A8">
        <w:rPr>
          <w:lang w:val="en-GB"/>
        </w:rPr>
        <w:t xml:space="preserve">DEA by extending its applicability beyond the traditional analysis of existing units to include </w:t>
      </w:r>
      <w:r w:rsidR="00E6006D">
        <w:rPr>
          <w:lang w:val="en-GB"/>
        </w:rPr>
        <w:t xml:space="preserve">even </w:t>
      </w:r>
      <w:r w:rsidR="00A302A8" w:rsidRPr="00A302A8">
        <w:rPr>
          <w:lang w:val="en-GB"/>
        </w:rPr>
        <w:t>potential future or hypothetical units. By enabling the evaluation of schools outside the observed dataset, our approach offers a robust tool for continuous improvement and strategic planning in education systems.</w:t>
      </w:r>
    </w:p>
    <w:p w14:paraId="1464F22E" w14:textId="77777777" w:rsidR="00A302A8" w:rsidRDefault="00A302A8" w:rsidP="00DD0094">
      <w:pPr>
        <w:spacing w:line="360" w:lineRule="auto"/>
        <w:rPr>
          <w:lang w:val="en-GB"/>
        </w:rPr>
      </w:pPr>
    </w:p>
    <w:p w14:paraId="07431992" w14:textId="47FFAB74" w:rsidR="00A1488B" w:rsidRDefault="00C21463" w:rsidP="005C1F82">
      <w:pPr>
        <w:spacing w:line="360" w:lineRule="auto"/>
        <w:rPr>
          <w:lang w:val="en-GB"/>
        </w:rPr>
      </w:pPr>
      <w:r w:rsidRPr="00C21463">
        <w:t xml:space="preserve">To conclude, we </w:t>
      </w:r>
      <w:r w:rsidR="004B3C61">
        <w:t xml:space="preserve">evaluate </w:t>
      </w:r>
      <w:r w:rsidRPr="00C21463">
        <w:t xml:space="preserve">three hypothetical public schools of the same type, each with </w:t>
      </w:r>
      <w:r>
        <w:t>different</w:t>
      </w:r>
      <w:r w:rsidRPr="00C21463">
        <w:t xml:space="preserve"> characteristics, located in the Valencian Community. </w:t>
      </w:r>
      <w:r w:rsidR="009D21E7">
        <w:t>We assign t</w:t>
      </w:r>
      <w:r w:rsidRPr="00C21463">
        <w:t xml:space="preserve">he first school </w:t>
      </w:r>
      <w:r w:rsidR="009D21E7">
        <w:t xml:space="preserve">a </w:t>
      </w:r>
      <w:r>
        <w:t xml:space="preserve">value </w:t>
      </w:r>
      <w:r w:rsidR="009D21E7">
        <w:t xml:space="preserve">of </w:t>
      </w:r>
      <w:r w:rsidRPr="00C21463">
        <w:t>ESCS</w:t>
      </w:r>
      <w:r w:rsidR="009D21E7">
        <w:t xml:space="preserve"> equal to </w:t>
      </w:r>
      <w:r w:rsidR="009D21E7" w:rsidRPr="00C21463">
        <w:t>25th percentile</w:t>
      </w:r>
      <w:r w:rsidRPr="00C21463">
        <w:t>, with the values of the remaining variables set at the average</w:t>
      </w:r>
      <w:r>
        <w:t xml:space="preserve"> </w:t>
      </w:r>
      <w:r w:rsidR="009D21E7">
        <w:t xml:space="preserve">of </w:t>
      </w:r>
      <w:r>
        <w:t>this region</w:t>
      </w:r>
      <w:r w:rsidRPr="00C21463">
        <w:t xml:space="preserve">. The scores generated by the SVM model and the NN model are 1.055 and 1.065, respectively. The second school has the 90th percentile </w:t>
      </w:r>
      <w:r w:rsidR="009D21E7">
        <w:t>of</w:t>
      </w:r>
      <w:r>
        <w:t xml:space="preserve"> </w:t>
      </w:r>
      <w:r w:rsidRPr="00C21463">
        <w:t xml:space="preserve">ESCS, PVMATH </w:t>
      </w:r>
      <w:r>
        <w:t>has</w:t>
      </w:r>
      <w:r w:rsidRPr="00C21463">
        <w:t xml:space="preserve"> the 25th percentile, and the values of the remaining variables set at the average. The resulting scores are 1.185 from the SVM </w:t>
      </w:r>
      <w:r w:rsidRPr="00C21463">
        <w:lastRenderedPageBreak/>
        <w:t>model and 1.155 from the NN model. The third school has the 75th percentile</w:t>
      </w:r>
      <w:r>
        <w:t xml:space="preserve"> as</w:t>
      </w:r>
      <w:r w:rsidRPr="00C21463">
        <w:t xml:space="preserve"> ESCS, with the values of the remaining variables set at the average. The scores estimated by the SVM and NN models are 1.125 and 1.115, respectively.</w:t>
      </w:r>
      <w:r w:rsidR="005C1F82">
        <w:t xml:space="preserve"> </w:t>
      </w:r>
      <w:r w:rsidR="005C1F82" w:rsidRPr="005C1F82">
        <w:rPr>
          <w:lang w:val="en-GB"/>
        </w:rPr>
        <w:t xml:space="preserve">To interpret these results, it is crucial to consider the impact of ESCS on the efficiency scores of the schools. The ESCS is a </w:t>
      </w:r>
      <w:r w:rsidR="005C1F82">
        <w:rPr>
          <w:lang w:val="en-GB"/>
        </w:rPr>
        <w:t xml:space="preserve">relevant </w:t>
      </w:r>
      <w:r w:rsidR="005C1F82" w:rsidRPr="005C1F82">
        <w:rPr>
          <w:lang w:val="en-GB"/>
        </w:rPr>
        <w:t>variable in our model, indicating that higher socio-economic status generally correlates with greater efficiency.</w:t>
      </w:r>
      <w:r w:rsidR="005C1F82">
        <w:rPr>
          <w:lang w:val="en-GB"/>
        </w:rPr>
        <w:t xml:space="preserve"> </w:t>
      </w:r>
      <w:r w:rsidR="005C1F82" w:rsidRPr="005C1F82">
        <w:rPr>
          <w:lang w:val="en-GB"/>
        </w:rPr>
        <w:t xml:space="preserve">For the first school, which has an ESCS in the 25th percentile, the scores generated by the SVM and NN models are 1.055 and 1.065, respectively. This lower ESCS suggests that </w:t>
      </w:r>
      <w:r w:rsidR="001B2E08">
        <w:rPr>
          <w:lang w:val="en-GB"/>
        </w:rPr>
        <w:t xml:space="preserve">students attending </w:t>
      </w:r>
      <w:r w:rsidR="005C1F82" w:rsidRPr="005C1F82">
        <w:rPr>
          <w:lang w:val="en-GB"/>
        </w:rPr>
        <w:t>this school face more challenges in achieving efficiency compared to schools with higher ESCS values.</w:t>
      </w:r>
      <w:r w:rsidR="005C1F82">
        <w:rPr>
          <w:lang w:val="en-GB"/>
        </w:rPr>
        <w:t xml:space="preserve"> </w:t>
      </w:r>
      <w:commentRangeStart w:id="48"/>
      <w:commentRangeStart w:id="49"/>
      <w:r w:rsidR="005C1F82" w:rsidRPr="005C1F82">
        <w:rPr>
          <w:lang w:val="en-GB"/>
        </w:rPr>
        <w:t xml:space="preserve">The second school, with an ESCS in the 90th percentile and PVMATH in the 25th percentile, shows scores of 1.185 from the SVM model and 1.155 from the NN model. </w:t>
      </w:r>
      <w:commentRangeEnd w:id="48"/>
      <w:r w:rsidR="00E77920">
        <w:rPr>
          <w:rStyle w:val="Refdecomentario"/>
        </w:rPr>
        <w:commentReference w:id="48"/>
      </w:r>
      <w:commentRangeEnd w:id="49"/>
      <w:r w:rsidR="000936B1">
        <w:rPr>
          <w:rStyle w:val="Refdecomentario"/>
        </w:rPr>
        <w:commentReference w:id="49"/>
      </w:r>
      <w:r w:rsidR="00E77920">
        <w:rPr>
          <w:lang w:val="en-GB"/>
        </w:rPr>
        <w:t xml:space="preserve">This school is more inefficient because despite students having a high ESCS, this does not materialize in a high score for </w:t>
      </w:r>
      <w:r w:rsidR="005C1F82" w:rsidRPr="005C1F82">
        <w:rPr>
          <w:lang w:val="en-GB"/>
        </w:rPr>
        <w:t>PVMATH</w:t>
      </w:r>
      <w:r w:rsidR="00E77920">
        <w:rPr>
          <w:lang w:val="en-GB"/>
        </w:rPr>
        <w:t xml:space="preserve">. We see that according to the sensitivity analysis, </w:t>
      </w:r>
      <w:r w:rsidR="005C1F82" w:rsidRPr="005C1F82">
        <w:rPr>
          <w:lang w:val="en-GB"/>
        </w:rPr>
        <w:t xml:space="preserve">the high ESCS contributes to higher overall </w:t>
      </w:r>
      <w:r w:rsidR="00E77920">
        <w:rPr>
          <w:lang w:val="en-GB"/>
        </w:rPr>
        <w:t>in</w:t>
      </w:r>
      <w:r w:rsidR="005C1F82" w:rsidRPr="005C1F82">
        <w:rPr>
          <w:lang w:val="en-GB"/>
        </w:rPr>
        <w:t>efficiency scores, demonstrating the significant influence of socio-economic status.</w:t>
      </w:r>
      <w:r w:rsidR="005C1F82">
        <w:rPr>
          <w:lang w:val="en-GB"/>
        </w:rPr>
        <w:t xml:space="preserve"> </w:t>
      </w:r>
      <w:r w:rsidR="005C1F82" w:rsidRPr="005C1F82">
        <w:rPr>
          <w:lang w:val="en-GB"/>
        </w:rPr>
        <w:t xml:space="preserve">The third school has an ESCS in the 75th percentile and average values for the remaining variables. </w:t>
      </w:r>
      <w:commentRangeStart w:id="50"/>
      <w:commentRangeStart w:id="51"/>
      <w:r w:rsidR="005C1F82" w:rsidRPr="005C1F82">
        <w:rPr>
          <w:lang w:val="en-GB"/>
        </w:rPr>
        <w:t xml:space="preserve">The SVM and NN models estimate the scores as 1.125 and 1.115, respectively. This school, with a moderately high ESCS, shows efficiency scores that fall between the first and second schools, </w:t>
      </w:r>
      <w:r w:rsidR="00A1488B">
        <w:rPr>
          <w:lang w:val="en-GB"/>
        </w:rPr>
        <w:t>because the output scores are on average (like the first school), but  the socioeconomic status of the students is higher (yet below the 90</w:t>
      </w:r>
      <w:r w:rsidR="00A1488B" w:rsidRPr="008D1DE6">
        <w:rPr>
          <w:vertAlign w:val="superscript"/>
          <w:lang w:val="en-GB"/>
        </w:rPr>
        <w:t>th</w:t>
      </w:r>
      <w:r w:rsidR="00A1488B">
        <w:rPr>
          <w:lang w:val="en-GB"/>
        </w:rPr>
        <w:t xml:space="preserve"> percentile of the second school)</w:t>
      </w:r>
      <w:r w:rsidR="005C1F82" w:rsidRPr="005C1F82">
        <w:rPr>
          <w:lang w:val="en-GB"/>
        </w:rPr>
        <w:t>.</w:t>
      </w:r>
      <w:commentRangeEnd w:id="50"/>
      <w:r w:rsidR="00A1488B">
        <w:rPr>
          <w:rStyle w:val="Refdecomentario"/>
        </w:rPr>
        <w:commentReference w:id="50"/>
      </w:r>
      <w:commentRangeEnd w:id="51"/>
      <w:r w:rsidR="000936B1">
        <w:rPr>
          <w:rStyle w:val="Refdecomentario"/>
        </w:rPr>
        <w:commentReference w:id="51"/>
      </w:r>
      <w:r w:rsidR="005C1F82">
        <w:rPr>
          <w:lang w:val="en-GB"/>
        </w:rPr>
        <w:t xml:space="preserve"> </w:t>
      </w:r>
    </w:p>
    <w:p w14:paraId="78117CF1" w14:textId="3438A41F" w:rsidR="005C1F82" w:rsidRPr="005C1F82" w:rsidRDefault="005C1F82" w:rsidP="005C1F82">
      <w:pPr>
        <w:spacing w:line="360" w:lineRule="auto"/>
        <w:rPr>
          <w:lang w:val="en-GB"/>
        </w:rPr>
      </w:pPr>
      <w:commentRangeStart w:id="52"/>
      <w:commentRangeStart w:id="53"/>
      <w:r>
        <w:rPr>
          <w:lang w:val="en-GB"/>
        </w:rPr>
        <w:t>Overall</w:t>
      </w:r>
      <w:r w:rsidRPr="005C1F82">
        <w:rPr>
          <w:lang w:val="en-GB"/>
        </w:rPr>
        <w:t xml:space="preserve">, these results highlight the pivotal role of socio-economic status in determining school efficiency. </w:t>
      </w:r>
      <w:r w:rsidR="00A1488B">
        <w:rPr>
          <w:lang w:val="en-GB"/>
        </w:rPr>
        <w:t xml:space="preserve">Rather interestingly </w:t>
      </w:r>
      <w:r w:rsidRPr="005C1F82">
        <w:rPr>
          <w:lang w:val="en-GB"/>
        </w:rPr>
        <w:t xml:space="preserve">Schools with higher ESCS values tend to achieve better efficiency scores, even when other variables such as academic performance (PVMATH) are lower. </w:t>
      </w:r>
      <w:commentRangeEnd w:id="52"/>
      <w:r w:rsidR="00A1488B">
        <w:rPr>
          <w:rStyle w:val="Refdecomentario"/>
        </w:rPr>
        <w:commentReference w:id="52"/>
      </w:r>
      <w:commentRangeEnd w:id="53"/>
      <w:r w:rsidR="000936B1">
        <w:rPr>
          <w:rStyle w:val="Refdecomentario"/>
        </w:rPr>
        <w:commentReference w:id="53"/>
      </w:r>
    </w:p>
    <w:p w14:paraId="021BDF0A" w14:textId="2A56F1E6" w:rsidR="00FC3D09" w:rsidRPr="00E22924" w:rsidRDefault="00E22924" w:rsidP="00E22924">
      <w:pPr>
        <w:pStyle w:val="Prrafodelista"/>
        <w:numPr>
          <w:ilvl w:val="0"/>
          <w:numId w:val="1"/>
        </w:numPr>
        <w:spacing w:line="360" w:lineRule="auto"/>
        <w:rPr>
          <w:b/>
          <w:bCs/>
        </w:rPr>
      </w:pPr>
      <w:r w:rsidRPr="00E22924">
        <w:rPr>
          <w:b/>
          <w:bCs/>
        </w:rPr>
        <w:t>Conclusions and future work</w:t>
      </w:r>
    </w:p>
    <w:p w14:paraId="581C5DC7" w14:textId="26EDC905" w:rsidR="00FD29D9" w:rsidRDefault="001B2E08" w:rsidP="00FD29D9">
      <w:pPr>
        <w:spacing w:line="360" w:lineRule="auto"/>
      </w:pPr>
      <w:r>
        <w:t>A</w:t>
      </w:r>
      <w:r w:rsidR="00FD29D9">
        <w:t xml:space="preserve"> growing </w:t>
      </w:r>
      <w:r>
        <w:t xml:space="preserve">literature is </w:t>
      </w:r>
      <w:r w:rsidR="00FD29D9">
        <w:t xml:space="preserve">focusing on the combined use of ML-DEA methodologies to predict organizational efficiency across </w:t>
      </w:r>
      <w:r>
        <w:t>diverse sectors</w:t>
      </w:r>
      <w:r w:rsidR="00FD29D9">
        <w:t>. Although many of these studies focus on utilizing these methodologies to explore the interplay between machine learning enhancements and traditional DEA approaches, our research introduces a new dimension by integrating classification models with DEA. This fusion is not merely theoretical but also practically applicable, as demonstrated through our empirical study using PISA data. Our findings underscore that integrating ML classifiers with DEA not only helps in predicting the efficiency</w:t>
      </w:r>
      <w:r w:rsidR="00326C24">
        <w:t xml:space="preserve"> status</w:t>
      </w:r>
      <w:r w:rsidR="00FD29D9">
        <w:t xml:space="preserve"> of </w:t>
      </w:r>
      <w:r>
        <w:t xml:space="preserve">DMUs </w:t>
      </w:r>
      <w:r w:rsidR="00254824">
        <w:t xml:space="preserve">(or even </w:t>
      </w:r>
      <w:r w:rsidR="00254824" w:rsidRPr="00C0518C">
        <w:t>unseen data</w:t>
      </w:r>
      <w:r w:rsidR="00254824">
        <w:t>)</w:t>
      </w:r>
      <w:r w:rsidR="00FD29D9">
        <w:t xml:space="preserve"> but also in refining the evaluation process</w:t>
      </w:r>
      <w:r w:rsidR="00910E20">
        <w:t xml:space="preserve"> of observations</w:t>
      </w:r>
      <w:r w:rsidR="00FD29D9">
        <w:t xml:space="preserve"> by introducing </w:t>
      </w:r>
      <w:r w:rsidR="00B56BF0">
        <w:t>new judgment</w:t>
      </w:r>
      <w:r w:rsidR="00FD29D9">
        <w:t xml:space="preserve"> element</w:t>
      </w:r>
      <w:r w:rsidR="00B56BF0">
        <w:t>s</w:t>
      </w:r>
      <w:r w:rsidR="00FD29D9">
        <w:t xml:space="preserve"> into the nature of traditional DEA </w:t>
      </w:r>
      <w:r w:rsidR="00B56BF0">
        <w:t>assessments</w:t>
      </w:r>
      <w:r w:rsidR="00FD29D9">
        <w:t>.</w:t>
      </w:r>
    </w:p>
    <w:p w14:paraId="53469294" w14:textId="77777777" w:rsidR="00FD29D9" w:rsidRDefault="00FD29D9" w:rsidP="00FD29D9">
      <w:pPr>
        <w:spacing w:line="360" w:lineRule="auto"/>
      </w:pPr>
    </w:p>
    <w:p w14:paraId="68AF9E02" w14:textId="755B961E" w:rsidR="007F51B1" w:rsidRDefault="007F51B1" w:rsidP="007F51B1">
      <w:pPr>
        <w:spacing w:line="360" w:lineRule="auto"/>
      </w:pPr>
      <w:r>
        <w:t xml:space="preserve">The advantages of our integrated approach extend beyond just analytical improvements. They also offer practical benefits in terms of scalability and adaptability. The model's ability to handle </w:t>
      </w:r>
      <w:r>
        <w:lastRenderedPageBreak/>
        <w:t>large datasets efficiently makes it especially relevant in the era of big data, where organizations across sectors are looking to leverage vast amounts of information for enhanced decision-making</w:t>
      </w:r>
      <w:r w:rsidR="007A5973">
        <w:t xml:space="preserve"> (Zhu, 2022)</w:t>
      </w:r>
      <w:r>
        <w:t>. Additionally, the flexibility of the ML-DEA framework means it can be tailored to specific sector needs, whether it be healthcare, education, or finance, providing customized efficiency assessments that are both insightful and actionable.</w:t>
      </w:r>
    </w:p>
    <w:p w14:paraId="0453F481" w14:textId="77777777" w:rsidR="007F51B1" w:rsidRDefault="007F51B1" w:rsidP="00FD29D9">
      <w:pPr>
        <w:spacing w:line="360" w:lineRule="auto"/>
      </w:pPr>
    </w:p>
    <w:p w14:paraId="778D5932" w14:textId="435DD789" w:rsidR="00DB0612" w:rsidRDefault="00DB0612" w:rsidP="00FD29D9">
      <w:pPr>
        <w:spacing w:line="360" w:lineRule="auto"/>
      </w:pPr>
      <w:r w:rsidRPr="00DB0612">
        <w:t xml:space="preserve">The integration of Machine Learning models with Data Envelopment Analysis represents a compelling advancement in the realm of efficiency analysis </w:t>
      </w:r>
      <w:r w:rsidR="001B2E08">
        <w:t xml:space="preserve">and </w:t>
      </w:r>
      <w:r w:rsidRPr="00DB0612">
        <w:t>offer</w:t>
      </w:r>
      <w:r w:rsidR="001B2E08">
        <w:t>s</w:t>
      </w:r>
      <w:r w:rsidRPr="00DB0612">
        <w:t xml:space="preserve"> a more nuanced understanding and interpretability of the results through variable importance ranking. This synthesis not only enhances traditional DEA by addressing its limitations—such as handling nonlinearity</w:t>
      </w:r>
      <w:r w:rsidR="001B2E08">
        <w:t>,</w:t>
      </w:r>
      <w:r w:rsidRPr="00DB0612">
        <w:t xml:space="preserve"> model overfitting</w:t>
      </w:r>
      <w:r w:rsidR="001B2E08">
        <w:t xml:space="preserve"> and lack of discriminatory power</w:t>
      </w:r>
      <w:r w:rsidRPr="00DB0612">
        <w:t xml:space="preserve">—but also leverages the computational prowess of ML to </w:t>
      </w:r>
      <w:r w:rsidR="00E30A26">
        <w:t xml:space="preserve">cut through </w:t>
      </w:r>
      <w:r w:rsidRPr="00DB0612">
        <w:t xml:space="preserve">intricate patterns and relationships within data that are otherwise not discernible. By employing ML techniques, particularly classification models, alongside DEA, we can effectively rank inputs, outputs, and </w:t>
      </w:r>
      <w:r w:rsidR="005C31F5">
        <w:t>contextual</w:t>
      </w:r>
      <w:r w:rsidRPr="00DB0612">
        <w:t xml:space="preserve"> variables in terms of their impact on efficiency scores. This ranking is crucial for decision-makers as it identifies key performance drivers, enabling targeted improvements and resource allocation. The incorporation of ML thus empowers organizations to not only measure efficiency but also to understand the underlying factors contributing to inefficiency, facilitating strategic interventions that are both precise and impactful. </w:t>
      </w:r>
    </w:p>
    <w:p w14:paraId="15172D9A" w14:textId="77777777" w:rsidR="00FD29D9" w:rsidRDefault="00FD29D9" w:rsidP="00FD29D9">
      <w:pPr>
        <w:spacing w:line="360" w:lineRule="auto"/>
      </w:pPr>
    </w:p>
    <w:p w14:paraId="60677738" w14:textId="77777777" w:rsidR="00EE4803" w:rsidRDefault="00EE4803" w:rsidP="00EE4803">
      <w:pPr>
        <w:spacing w:line="360" w:lineRule="auto"/>
      </w:pPr>
      <w:r>
        <w:t>Compared to other methods, the integrated ML-DEA approach brings several distinct advantages:</w:t>
      </w:r>
    </w:p>
    <w:p w14:paraId="7C558205" w14:textId="77777777" w:rsidR="00EE4803" w:rsidRDefault="00EE4803" w:rsidP="00EE4803">
      <w:pPr>
        <w:spacing w:line="360" w:lineRule="auto"/>
      </w:pPr>
    </w:p>
    <w:p w14:paraId="776A027C" w14:textId="4EFD2E4B" w:rsidR="00EE4803" w:rsidRDefault="00EE4803" w:rsidP="00EE4803">
      <w:pPr>
        <w:spacing w:line="360" w:lineRule="auto"/>
      </w:pPr>
      <w:r>
        <w:t xml:space="preserve">1. </w:t>
      </w:r>
      <w:r w:rsidRPr="008D1DE6">
        <w:rPr>
          <w:i/>
          <w:iCs/>
        </w:rPr>
        <w:t>Improved Accuracy and Robustness</w:t>
      </w:r>
      <w:r>
        <w:t xml:space="preserve">: The integration of ML algorithms enhances the robustness of the DEA model by enabling it to handle </w:t>
      </w:r>
      <w:r w:rsidR="008C34C6">
        <w:t>n</w:t>
      </w:r>
      <w:r>
        <w:t>oise effectively</w:t>
      </w:r>
      <w:r w:rsidR="000573FD">
        <w:t xml:space="preserve"> through the cross-validation procedure</w:t>
      </w:r>
      <w:r w:rsidR="007A49F6">
        <w:t xml:space="preserve"> that creates folds of the observed data into training and test sets</w:t>
      </w:r>
      <w:r>
        <w:t xml:space="preserve">. </w:t>
      </w:r>
    </w:p>
    <w:p w14:paraId="256F4985" w14:textId="2E7F2CCF" w:rsidR="00EE4803" w:rsidRDefault="00EE4803" w:rsidP="00EE4803">
      <w:pPr>
        <w:spacing w:line="360" w:lineRule="auto"/>
      </w:pPr>
      <w:r>
        <w:t xml:space="preserve">2. </w:t>
      </w:r>
      <w:r w:rsidRPr="008D1DE6">
        <w:rPr>
          <w:i/>
          <w:iCs/>
        </w:rPr>
        <w:t>Enhanced Interpretability</w:t>
      </w:r>
      <w:r>
        <w:t>: By employing explainable AI techniques, particularly the use of counterfactual explanations within the ML-DEA framework, our method not only quantifies efficiency but also explains it</w:t>
      </w:r>
      <w:r w:rsidR="007A49F6">
        <w:t xml:space="preserve">, constituting a valid alternative to second-stage methods that regress efficiency scores on contextual variables.    </w:t>
      </w:r>
    </w:p>
    <w:p w14:paraId="57D6EA5E" w14:textId="5C4104FB" w:rsidR="00EE4803" w:rsidRDefault="00EE4803" w:rsidP="00EE4803">
      <w:pPr>
        <w:spacing w:line="360" w:lineRule="auto"/>
      </w:pPr>
      <w:r>
        <w:t xml:space="preserve">3. </w:t>
      </w:r>
      <w:r w:rsidRPr="008D1DE6">
        <w:rPr>
          <w:i/>
          <w:iCs/>
        </w:rPr>
        <w:t>Flexibility and Customization</w:t>
      </w:r>
      <w:r>
        <w:t xml:space="preserve">: The modular nature of our approach allows for the integration of </w:t>
      </w:r>
      <w:r w:rsidR="009F3205">
        <w:t xml:space="preserve">any classification </w:t>
      </w:r>
      <w:r>
        <w:t>ML technique</w:t>
      </w:r>
      <w:r w:rsidR="007A49F6">
        <w:t xml:space="preserve"> into the algorithm</w:t>
      </w:r>
      <w:r w:rsidR="007A49F6">
        <w:sym w:font="Symbol" w:char="F0BE"/>
      </w:r>
      <w:r w:rsidR="007A49F6">
        <w:t>beyond SVM and NN,</w:t>
      </w:r>
      <w:r>
        <w:t xml:space="preserve"> depending on the specific characteristics of the dataset and analytical needs. This adaptability ensures that the model remains relevant across different applications and evolves alongside advancements in </w:t>
      </w:r>
      <w:r>
        <w:lastRenderedPageBreak/>
        <w:t>machine learning.</w:t>
      </w:r>
      <w:r w:rsidR="007A49F6">
        <w:t xml:space="preserve"> The adoption of other classification methods and number of labels, e.g. graduating inefficiency score into groups, also constitutes a promising venue of future research. </w:t>
      </w:r>
    </w:p>
    <w:p w14:paraId="70FA2DF7" w14:textId="57FA3A57" w:rsidR="00C40EBB" w:rsidRDefault="00C40EBB" w:rsidP="00EE4803">
      <w:pPr>
        <w:spacing w:line="360" w:lineRule="auto"/>
      </w:pPr>
      <w:r w:rsidRPr="00C40EBB">
        <w:t>In conclusion, the new integration of ML with DEA models represent</w:t>
      </w:r>
      <w:r w:rsidR="007A49F6">
        <w:t>s</w:t>
      </w:r>
      <w:r w:rsidRPr="00C40EBB">
        <w:t xml:space="preserve"> a significant advancement in the field of efficiency analysis</w:t>
      </w:r>
      <w:r w:rsidR="007A49F6">
        <w:t xml:space="preserve"> that enhances classical methods</w:t>
      </w:r>
      <w:r w:rsidRPr="00C40EBB">
        <w:t>. Its ability to provide detailed, reliable, and actionable efficiency assessments could make it a valuable tool for researchers and practitioners alike. Ultimately, the true value and relevance of our contribution in the field of efficiency evaluation will be determined by its future application across diverse datasets and contexts, which will validate or challenge the robustness and adaptability of our approach.</w:t>
      </w:r>
    </w:p>
    <w:p w14:paraId="0B56A1A2" w14:textId="77777777" w:rsidR="009B7A3F" w:rsidRDefault="009B7A3F" w:rsidP="00FD29D9">
      <w:pPr>
        <w:spacing w:line="360" w:lineRule="auto"/>
      </w:pPr>
    </w:p>
    <w:p w14:paraId="7E5D0BC6" w14:textId="0A87DE1D" w:rsidR="00F106A3" w:rsidRDefault="00FD29D9" w:rsidP="00DD0094">
      <w:pPr>
        <w:spacing w:line="360" w:lineRule="auto"/>
      </w:pPr>
      <w:r>
        <w:t xml:space="preserve">Looking forward, several research avenues appear promising. First, the exploration of other machine learning techniques, such as ensemble methods </w:t>
      </w:r>
      <w:r w:rsidR="00D5160E">
        <w:t>(e.g., Random Forest or Boosting)</w:t>
      </w:r>
      <w:r>
        <w:t>, could provide further improvements in the robustness and accuracy of efficiency predictions. These techniques, known for their effectiveness in capturing nonlinear relationships and high-dimensional data interactions, could be tailored to complement DEA's framework, potentially leading to more nuanced and detailed efficiency analyses.</w:t>
      </w:r>
      <w:r w:rsidR="004063D6">
        <w:t xml:space="preserve"> </w:t>
      </w:r>
      <w:r>
        <w:t xml:space="preserve">Secondly, the application of our integrated ML-DEA model to other domains, such as </w:t>
      </w:r>
      <w:r w:rsidR="00813144">
        <w:t>for market oriented organizations like firms, environmental</w:t>
      </w:r>
      <w:r>
        <w:t xml:space="preserve"> sustainability</w:t>
      </w:r>
      <w:r w:rsidR="00813144">
        <w:t xml:space="preserve"> and </w:t>
      </w:r>
      <w:r w:rsidR="004063D6">
        <w:t xml:space="preserve">other </w:t>
      </w:r>
      <w:r>
        <w:t>public sector performance, could be highly beneficial. These areas, where efficiency and resource optimization are critical, may significantly benefit from the enhanced analytical capabilities that our model offers. Additionally, extending our model to handle real-time data could transform operational efficiency monitoring, allowing organizations to make immediate adjustments based on current performance metrics.</w:t>
      </w:r>
      <w:r w:rsidR="00912FE8">
        <w:t xml:space="preserve"> </w:t>
      </w:r>
      <w:r>
        <w:t xml:space="preserve">Lastly, further research should also focus on the development of more sophisticated counterfactual methods within the ML-DEA framework. These methods would not only enhance the interpretability of the model outcomes but also allow decision-makers to perform scenario analysis and policy testing effectively. Such developments could make ML-DEA an </w:t>
      </w:r>
      <w:r w:rsidR="00813144">
        <w:t>central</w:t>
      </w:r>
      <w:r>
        <w:t xml:space="preserve"> tool in strategic planning and resource management, especially in sectors where efficiency gains translate directly into improved outcomes for stakeholders.</w:t>
      </w:r>
    </w:p>
    <w:p w14:paraId="4D2F2ECC" w14:textId="77777777" w:rsidR="00D108E8" w:rsidRDefault="00D108E8" w:rsidP="00DD0094">
      <w:pPr>
        <w:spacing w:line="360" w:lineRule="auto"/>
      </w:pPr>
    </w:p>
    <w:p w14:paraId="203BD75E" w14:textId="77777777" w:rsidR="006168A7" w:rsidRPr="00724621" w:rsidRDefault="006168A7" w:rsidP="006168A7">
      <w:pPr>
        <w:spacing w:before="120" w:after="120" w:line="360" w:lineRule="auto"/>
        <w:rPr>
          <w:rFonts w:cs="Times New Roman"/>
          <w:b/>
          <w:bCs/>
        </w:rPr>
      </w:pPr>
      <w:r w:rsidRPr="00724621">
        <w:rPr>
          <w:rFonts w:cs="Times New Roman"/>
          <w:b/>
          <w:bCs/>
        </w:rPr>
        <w:t>Acknowledgments</w:t>
      </w:r>
    </w:p>
    <w:p w14:paraId="3D23C4A6" w14:textId="4586C98E" w:rsidR="006168A7" w:rsidRPr="006B75B5" w:rsidRDefault="006168A7" w:rsidP="00DD0094">
      <w:pPr>
        <w:spacing w:line="360" w:lineRule="auto"/>
        <w:rPr>
          <w:rFonts w:cs="Times New Roman"/>
        </w:rPr>
      </w:pPr>
      <w:r w:rsidRPr="00724621">
        <w:rPr>
          <w:rFonts w:cs="Times New Roman"/>
        </w:rPr>
        <w:t xml:space="preserve">The authors thank the grant PID2022-136383NB-I00 funded by MCIN/AEI/ 10.13039/501100011033 and by ERDF A way of making Europe. </w:t>
      </w:r>
      <w:r w:rsidR="00EF6FEC" w:rsidRPr="006E7FC7">
        <w:rPr>
          <w:rFonts w:cs="Times New Roman"/>
        </w:rPr>
        <w:t xml:space="preserve">R. Gonzalez-Moyano </w:t>
      </w:r>
      <w:r w:rsidR="00EF6FEC" w:rsidRPr="00724621">
        <w:rPr>
          <w:rFonts w:cs="Times New Roman"/>
        </w:rPr>
        <w:t xml:space="preserve">thanks the </w:t>
      </w:r>
      <w:r w:rsidR="00EF6FEC">
        <w:rPr>
          <w:rFonts w:cs="Times New Roman"/>
        </w:rPr>
        <w:t>g</w:t>
      </w:r>
      <w:r w:rsidR="00AC70BE" w:rsidRPr="00AC70BE">
        <w:rPr>
          <w:rFonts w:cs="Times New Roman"/>
        </w:rPr>
        <w:t>rant FPI/PREP2022-000117 funded by MICIU/AEI/10.13039/501100011033 and by ESF+.</w:t>
      </w:r>
      <w:r w:rsidR="00D425CD">
        <w:rPr>
          <w:rFonts w:cs="Times New Roman"/>
        </w:rPr>
        <w:t xml:space="preserve"> </w:t>
      </w:r>
      <w:r w:rsidRPr="00724621">
        <w:rPr>
          <w:rFonts w:cs="Times New Roman"/>
        </w:rPr>
        <w:t xml:space="preserve">V. España thanks the PhD scholarship ACIF/2021/135 supported by the Conselleria d'Educació, </w:t>
      </w:r>
      <w:r w:rsidRPr="00724621">
        <w:rPr>
          <w:rFonts w:cs="Times New Roman"/>
        </w:rPr>
        <w:lastRenderedPageBreak/>
        <w:t>Universitats i Ocupació (Generalitat Valenciana). Additionally, J. Aparicio thanks the grant PROMETEO/2021/063 funded by the Valencian Community (Spain).</w:t>
      </w:r>
    </w:p>
    <w:p w14:paraId="387FD2D7" w14:textId="1AC85760" w:rsidR="004D2CDE" w:rsidRPr="00131537" w:rsidRDefault="004D2CDE">
      <w:pPr>
        <w:jc w:val="left"/>
      </w:pPr>
      <w:r w:rsidRPr="00131537">
        <w:br w:type="page"/>
      </w:r>
    </w:p>
    <w:p w14:paraId="1B672428" w14:textId="0B60C870" w:rsidR="006C2AA1" w:rsidRPr="00212559" w:rsidRDefault="004D2CDE" w:rsidP="00E70598">
      <w:pPr>
        <w:spacing w:line="360" w:lineRule="auto"/>
        <w:rPr>
          <w:b/>
          <w:bCs/>
          <w:lang w:val="es-ES"/>
        </w:rPr>
      </w:pPr>
      <w:r w:rsidRPr="00212559">
        <w:rPr>
          <w:b/>
          <w:bCs/>
          <w:lang w:val="es-ES"/>
        </w:rPr>
        <w:lastRenderedPageBreak/>
        <w:t>References</w:t>
      </w:r>
    </w:p>
    <w:p w14:paraId="07D7A1D6" w14:textId="77777777" w:rsidR="00863431" w:rsidRPr="00212559" w:rsidRDefault="00863431" w:rsidP="00E70598">
      <w:pPr>
        <w:spacing w:line="360" w:lineRule="auto"/>
        <w:rPr>
          <w:lang w:val="en-GB"/>
        </w:rPr>
      </w:pPr>
      <w:r w:rsidRPr="00E70598">
        <w:rPr>
          <w:lang w:val="es-ES"/>
        </w:rPr>
        <w:t xml:space="preserve">Amirteimoori, A., Allahviranloo, T., Zadmirzaei, M., &amp; Hasanzadeh, F. (2023). </w:t>
      </w:r>
      <w:r w:rsidRPr="00212559">
        <w:rPr>
          <w:lang w:val="en-GB"/>
        </w:rPr>
        <w:t>On the environmental performance analysis: a combined fuzzy data envelopment analysis and artificial intelligence algorithms. </w:t>
      </w:r>
      <w:r w:rsidRPr="00212559">
        <w:rPr>
          <w:i/>
          <w:iCs/>
          <w:lang w:val="en-GB"/>
        </w:rPr>
        <w:t>Expert Systems with Applications</w:t>
      </w:r>
      <w:r w:rsidRPr="00212559">
        <w:rPr>
          <w:lang w:val="en-GB"/>
        </w:rPr>
        <w:t>, </w:t>
      </w:r>
      <w:r w:rsidRPr="00212559">
        <w:rPr>
          <w:i/>
          <w:iCs/>
          <w:lang w:val="en-GB"/>
        </w:rPr>
        <w:t>224</w:t>
      </w:r>
      <w:r w:rsidRPr="00212559">
        <w:rPr>
          <w:lang w:val="en-GB"/>
        </w:rPr>
        <w:t>, 119953.</w:t>
      </w:r>
    </w:p>
    <w:p w14:paraId="766842F7" w14:textId="77777777" w:rsidR="00863431" w:rsidRPr="00BA1EC0" w:rsidRDefault="00863431" w:rsidP="00E70598">
      <w:pPr>
        <w:spacing w:line="360" w:lineRule="auto"/>
        <w:rPr>
          <w:lang w:val="en-GB"/>
        </w:rPr>
      </w:pPr>
      <w:r w:rsidRPr="00145731">
        <w:t>Andersen, P., &amp; Petersen, N. C. (1993). A procedure for ranking efficient units in data envelopment analysis. </w:t>
      </w:r>
      <w:r w:rsidRPr="00145731">
        <w:rPr>
          <w:i/>
          <w:iCs/>
        </w:rPr>
        <w:t>Management science</w:t>
      </w:r>
      <w:r w:rsidRPr="00145731">
        <w:t>, </w:t>
      </w:r>
      <w:r w:rsidRPr="00145731">
        <w:rPr>
          <w:i/>
          <w:iCs/>
        </w:rPr>
        <w:t>39</w:t>
      </w:r>
      <w:r w:rsidRPr="00145731">
        <w:t>(10), 1261-1264.</w:t>
      </w:r>
    </w:p>
    <w:p w14:paraId="18DDEEBA" w14:textId="77777777" w:rsidR="00863431" w:rsidRPr="00212559" w:rsidRDefault="00863431" w:rsidP="00E70598">
      <w:pPr>
        <w:spacing w:line="360" w:lineRule="auto"/>
        <w:rPr>
          <w:lang w:val="en-GB"/>
        </w:rPr>
      </w:pPr>
      <w:r w:rsidRPr="00212559">
        <w:rPr>
          <w:lang w:val="en-GB"/>
        </w:rPr>
        <w:t>Aydin, N., &amp; Yurdakul, G. (2020). Assessing countries’ performances against COVID-19 via WSIDEA and machine learning algorithms. </w:t>
      </w:r>
      <w:r w:rsidRPr="00212559">
        <w:rPr>
          <w:i/>
          <w:iCs/>
          <w:lang w:val="en-GB"/>
        </w:rPr>
        <w:t>Applied Soft Computing</w:t>
      </w:r>
      <w:r w:rsidRPr="00212559">
        <w:rPr>
          <w:lang w:val="en-GB"/>
        </w:rPr>
        <w:t>, </w:t>
      </w:r>
      <w:r w:rsidRPr="00212559">
        <w:rPr>
          <w:i/>
          <w:iCs/>
          <w:lang w:val="en-GB"/>
        </w:rPr>
        <w:t>97</w:t>
      </w:r>
      <w:r w:rsidRPr="00212559">
        <w:rPr>
          <w:lang w:val="en-GB"/>
        </w:rPr>
        <w:t>, 106792.</w:t>
      </w:r>
    </w:p>
    <w:p w14:paraId="151C05C1" w14:textId="77777777" w:rsidR="00863431" w:rsidRDefault="00863431" w:rsidP="00D742D6">
      <w:pPr>
        <w:spacing w:line="360" w:lineRule="auto"/>
      </w:pPr>
      <w:r w:rsidRPr="00131537">
        <w:t>Banker, R. D., &amp; Morey, R. C. (1986). Efficiency analysis for exogenously fixed inputs and outputs. Operations Research, 34(4), 513-521.</w:t>
      </w:r>
    </w:p>
    <w:p w14:paraId="6F1568B8" w14:textId="77777777" w:rsidR="00863431" w:rsidRPr="00131537" w:rsidRDefault="00863431" w:rsidP="00D742D6">
      <w:pPr>
        <w:spacing w:line="360" w:lineRule="auto"/>
      </w:pPr>
      <w:r w:rsidRPr="00653F11">
        <w:t>Banker, R. D., Charnes, A., &amp; Cooper, W. W. (1984). Some models for estimating technical and scale inefficiencies in data envelopment analysis. </w:t>
      </w:r>
      <w:r w:rsidRPr="00653F11">
        <w:rPr>
          <w:i/>
          <w:iCs/>
        </w:rPr>
        <w:t>Management science</w:t>
      </w:r>
      <w:r w:rsidRPr="00653F11">
        <w:t>, </w:t>
      </w:r>
      <w:r w:rsidRPr="00653F11">
        <w:rPr>
          <w:i/>
          <w:iCs/>
        </w:rPr>
        <w:t>30</w:t>
      </w:r>
      <w:r w:rsidRPr="00653F11">
        <w:t>(9), 1078-1092.</w:t>
      </w:r>
    </w:p>
    <w:p w14:paraId="235F501C" w14:textId="77777777" w:rsidR="00863431" w:rsidRDefault="00863431" w:rsidP="006E48EB">
      <w:pPr>
        <w:spacing w:line="360" w:lineRule="auto"/>
      </w:pPr>
      <w:r w:rsidRPr="00145731">
        <w:t>Bazaraa, M. S., Sherali, H. D., &amp; Shetty, C. M. (2006). </w:t>
      </w:r>
      <w:r w:rsidRPr="00145731">
        <w:rPr>
          <w:i/>
          <w:iCs/>
        </w:rPr>
        <w:t>Nonlinear programming: theory and algorithms</w:t>
      </w:r>
      <w:r w:rsidRPr="00145731">
        <w:t>. John wiley &amp; sons.</w:t>
      </w:r>
    </w:p>
    <w:p w14:paraId="1A90FFFE" w14:textId="77777777" w:rsidR="00863431" w:rsidRDefault="00863431" w:rsidP="006E48EB">
      <w:pPr>
        <w:spacing w:line="360" w:lineRule="auto"/>
        <w:rPr>
          <w:lang w:val="en-GB"/>
        </w:rPr>
      </w:pPr>
      <w:r w:rsidRPr="003D6266">
        <w:t>Berger, A. N., Brockett, P. L., Cooper, W. W., &amp; Pastor, J. T. (1997). New approaches for analyzing and evaluating the performance of financial institutions. </w:t>
      </w:r>
      <w:r w:rsidRPr="003D6266">
        <w:rPr>
          <w:i/>
          <w:iCs/>
        </w:rPr>
        <w:t>European Journal of Operational Research</w:t>
      </w:r>
      <w:r w:rsidRPr="003D6266">
        <w:t>, </w:t>
      </w:r>
      <w:r w:rsidRPr="003D6266">
        <w:rPr>
          <w:i/>
          <w:iCs/>
        </w:rPr>
        <w:t>98</w:t>
      </w:r>
      <w:r w:rsidRPr="003D6266">
        <w:t>(2), 170-174.</w:t>
      </w:r>
    </w:p>
    <w:p w14:paraId="47B96121" w14:textId="77777777" w:rsidR="00863431" w:rsidRPr="00212559" w:rsidRDefault="00863431" w:rsidP="00E70598">
      <w:pPr>
        <w:spacing w:line="360" w:lineRule="auto"/>
        <w:rPr>
          <w:lang w:val="en-GB"/>
        </w:rPr>
      </w:pPr>
      <w:r w:rsidRPr="00212559">
        <w:rPr>
          <w:lang w:val="en-GB"/>
        </w:rPr>
        <w:t>Boubaker, S., Le, T. D., Ngo, T., &amp; Manita, R. (2023). Predicting the performance of MSMEs: A hybrid DEA-machine learning approach. </w:t>
      </w:r>
      <w:r w:rsidRPr="00212559">
        <w:rPr>
          <w:i/>
          <w:iCs/>
          <w:lang w:val="en-GB"/>
        </w:rPr>
        <w:t>Annals of Operations Research</w:t>
      </w:r>
      <w:r w:rsidRPr="00212559">
        <w:rPr>
          <w:lang w:val="en-GB"/>
        </w:rPr>
        <w:t>, 1-23.</w:t>
      </w:r>
    </w:p>
    <w:p w14:paraId="2DD00F1F" w14:textId="77777777" w:rsidR="00863431" w:rsidRPr="00131537" w:rsidRDefault="00863431" w:rsidP="006E48EB">
      <w:pPr>
        <w:spacing w:line="360" w:lineRule="auto"/>
      </w:pPr>
      <w:r w:rsidRPr="0071157D">
        <w:t>Charles, V., Aparicio, J., &amp; Zhu, J. (2019). The curse of dimensionality of decision-making units: A simple approach to increase the discriminatory power of data envelopment analysis.</w:t>
      </w:r>
      <w:r>
        <w:t xml:space="preserve"> </w:t>
      </w:r>
      <w:r w:rsidRPr="0071157D">
        <w:t>European Journal of Operational Research,</w:t>
      </w:r>
      <w:r>
        <w:t xml:space="preserve"> </w:t>
      </w:r>
      <w:r w:rsidRPr="0071157D">
        <w:t>279(3), 929-940.</w:t>
      </w:r>
    </w:p>
    <w:p w14:paraId="21E0F3D4" w14:textId="77777777" w:rsidR="00863431" w:rsidRDefault="00863431" w:rsidP="004D2CDE">
      <w:pPr>
        <w:spacing w:line="360" w:lineRule="auto"/>
      </w:pPr>
      <w:r w:rsidRPr="00131537">
        <w:t>Charnes, A., Cooper, W. W., &amp; Rhodes, E. (1978). Measuring the efficiency of decision making units. European Journal of Operational Research, 2(6), 429-444.</w:t>
      </w:r>
    </w:p>
    <w:p w14:paraId="4DF6BE24" w14:textId="77777777" w:rsidR="00863431" w:rsidRPr="00131537" w:rsidRDefault="00863431" w:rsidP="004D2CDE">
      <w:pPr>
        <w:spacing w:line="360" w:lineRule="auto"/>
      </w:pPr>
      <w:r w:rsidRPr="00DB0FE1">
        <w:t>Charnes, A., Cooper, W. W., Golany, B., Seiford, L., &amp; Stutz, J. (1985). Foundations of data envelopment analysis for Pareto-Koopmans efficient empirical production functions. </w:t>
      </w:r>
      <w:r w:rsidRPr="00DB0FE1">
        <w:rPr>
          <w:i/>
          <w:iCs/>
        </w:rPr>
        <w:t>Journal of econometrics</w:t>
      </w:r>
      <w:r w:rsidRPr="00DB0FE1">
        <w:t>, </w:t>
      </w:r>
      <w:r w:rsidRPr="00DB0FE1">
        <w:rPr>
          <w:i/>
          <w:iCs/>
        </w:rPr>
        <w:t>30</w:t>
      </w:r>
      <w:r w:rsidRPr="00DB0FE1">
        <w:t>(1-2), 91-107.</w:t>
      </w:r>
    </w:p>
    <w:p w14:paraId="0DE958C7" w14:textId="77777777" w:rsidR="00863431" w:rsidRDefault="00863431" w:rsidP="006E48EB">
      <w:pPr>
        <w:spacing w:line="360" w:lineRule="auto"/>
        <w:rPr>
          <w:lang w:val="en-GB"/>
        </w:rPr>
      </w:pPr>
      <w:r w:rsidRPr="0046403C">
        <w:rPr>
          <w:lang w:val="en-GB"/>
        </w:rPr>
        <w:t>Chen, Y., Li, Y., Xie, Q., An, Q., &amp; Liang, L. (2014). Data envelopment analysis with missing data: a multiple imputation approach.</w:t>
      </w:r>
      <w:r>
        <w:rPr>
          <w:lang w:val="en-GB"/>
        </w:rPr>
        <w:t xml:space="preserve"> </w:t>
      </w:r>
      <w:r w:rsidRPr="0046403C">
        <w:rPr>
          <w:lang w:val="en-GB"/>
        </w:rPr>
        <w:t>International Journal of Information and Decision Sciences,</w:t>
      </w:r>
      <w:r>
        <w:rPr>
          <w:lang w:val="en-GB"/>
        </w:rPr>
        <w:t xml:space="preserve"> </w:t>
      </w:r>
      <w:r w:rsidRPr="0046403C">
        <w:rPr>
          <w:lang w:val="en-GB"/>
        </w:rPr>
        <w:t>6(4), 315-337.</w:t>
      </w:r>
    </w:p>
    <w:p w14:paraId="4BFF7AC5" w14:textId="77777777" w:rsidR="00863431" w:rsidRDefault="00863431" w:rsidP="00607D39">
      <w:pPr>
        <w:spacing w:line="360" w:lineRule="auto"/>
        <w:rPr>
          <w:lang w:val="en-GB"/>
        </w:rPr>
      </w:pPr>
      <w:r w:rsidRPr="00431912">
        <w:rPr>
          <w:lang w:val="en-GB"/>
        </w:rPr>
        <w:lastRenderedPageBreak/>
        <w:t>Cortez, P. (2010). Data mining with neural networks and support vector machines using the R/rminer tool. In </w:t>
      </w:r>
      <w:r w:rsidRPr="00431912">
        <w:rPr>
          <w:i/>
          <w:iCs/>
          <w:lang w:val="en-GB"/>
        </w:rPr>
        <w:t>Industrial conference on data mining</w:t>
      </w:r>
      <w:r w:rsidRPr="00431912">
        <w:rPr>
          <w:lang w:val="en-GB"/>
        </w:rPr>
        <w:t> (pp. 572-583). Berlin, Heidelberg: Springer Berlin Heidelberg.</w:t>
      </w:r>
    </w:p>
    <w:p w14:paraId="2315C56A" w14:textId="77777777" w:rsidR="00863431" w:rsidRPr="00431912" w:rsidRDefault="00863431" w:rsidP="00607D39">
      <w:pPr>
        <w:spacing w:line="360" w:lineRule="auto"/>
        <w:rPr>
          <w:lang w:val="en-GB"/>
        </w:rPr>
      </w:pPr>
      <w:r w:rsidRPr="00863431">
        <w:rPr>
          <w:lang w:val="es-ES"/>
        </w:rPr>
        <w:t xml:space="preserve">Cortez, P., &amp; Embrechts, M. J. (2013). </w:t>
      </w:r>
      <w:r w:rsidRPr="00C42E05">
        <w:rPr>
          <w:lang w:val="en-GB"/>
        </w:rPr>
        <w:t>Using sensitivity analysis and visualization techniques to open black box data mining models. Information Sciences, 225, 1-17.</w:t>
      </w:r>
    </w:p>
    <w:p w14:paraId="154331ED" w14:textId="77777777" w:rsidR="00863431" w:rsidRPr="00212559" w:rsidRDefault="00863431" w:rsidP="00E70598">
      <w:pPr>
        <w:spacing w:line="360" w:lineRule="auto"/>
        <w:rPr>
          <w:lang w:val="en-GB"/>
        </w:rPr>
      </w:pPr>
      <w:r w:rsidRPr="00212559">
        <w:rPr>
          <w:lang w:val="en-GB"/>
        </w:rPr>
        <w:t>Daouia, A., Noh, H., &amp; Park, B. U. (2016). Data envelope fitting with constrained polynomial splines. </w:t>
      </w:r>
      <w:r w:rsidRPr="00212559">
        <w:rPr>
          <w:i/>
          <w:iCs/>
          <w:lang w:val="en-GB"/>
        </w:rPr>
        <w:t>Journal of the Royal Statistical Society Series B: Statistical Methodology</w:t>
      </w:r>
      <w:r w:rsidRPr="00212559">
        <w:rPr>
          <w:lang w:val="en-GB"/>
        </w:rPr>
        <w:t>, </w:t>
      </w:r>
      <w:r w:rsidRPr="00212559">
        <w:rPr>
          <w:i/>
          <w:iCs/>
          <w:lang w:val="en-GB"/>
        </w:rPr>
        <w:t>78</w:t>
      </w:r>
      <w:r w:rsidRPr="00212559">
        <w:rPr>
          <w:lang w:val="en-GB"/>
        </w:rPr>
        <w:t>(1), 3-30.</w:t>
      </w:r>
    </w:p>
    <w:p w14:paraId="4DDF1056" w14:textId="77777777" w:rsidR="00863431" w:rsidRPr="00863431" w:rsidRDefault="00863431" w:rsidP="00E70598">
      <w:pPr>
        <w:spacing w:line="360" w:lineRule="auto"/>
        <w:rPr>
          <w:lang w:val="en-GB"/>
        </w:rPr>
      </w:pPr>
      <w:r w:rsidRPr="00212559">
        <w:rPr>
          <w:lang w:val="en-GB"/>
        </w:rPr>
        <w:t>Emrouznejad, A., &amp; Shale, E. (2009). A combined neural network and DEA for measuring efficiency of large scale datasets. </w:t>
      </w:r>
      <w:r w:rsidRPr="00863431">
        <w:rPr>
          <w:i/>
          <w:iCs/>
          <w:lang w:val="en-GB"/>
        </w:rPr>
        <w:t>Computers &amp; Industrial Engineering</w:t>
      </w:r>
      <w:r w:rsidRPr="00863431">
        <w:rPr>
          <w:lang w:val="en-GB"/>
        </w:rPr>
        <w:t>, </w:t>
      </w:r>
      <w:r w:rsidRPr="00863431">
        <w:rPr>
          <w:i/>
          <w:iCs/>
          <w:lang w:val="en-GB"/>
        </w:rPr>
        <w:t>56</w:t>
      </w:r>
      <w:r w:rsidRPr="00863431">
        <w:rPr>
          <w:lang w:val="en-GB"/>
        </w:rPr>
        <w:t>(1), 249-254.</w:t>
      </w:r>
    </w:p>
    <w:p w14:paraId="018298C6" w14:textId="77777777" w:rsidR="00863431" w:rsidRPr="00131537" w:rsidRDefault="00863431" w:rsidP="006E48EB">
      <w:pPr>
        <w:spacing w:line="360" w:lineRule="auto"/>
      </w:pPr>
      <w:r w:rsidRPr="00863431">
        <w:rPr>
          <w:lang w:val="en-GB"/>
        </w:rPr>
        <w:t xml:space="preserve">Esteve, M., Aparicio, J., Rabasa, A., &amp; Rodriguez-Sala, J. J. (2020). </w:t>
      </w:r>
      <w:r w:rsidRPr="00A94464">
        <w:t>Efficiency analysis trees: A new methodology for estimating production frontiers through decision trees. Expert Systems with Applications, 162, 113783.</w:t>
      </w:r>
    </w:p>
    <w:p w14:paraId="0A2B9C21" w14:textId="77777777" w:rsidR="00863431" w:rsidRDefault="00863431" w:rsidP="006E48EB">
      <w:pPr>
        <w:spacing w:line="360" w:lineRule="auto"/>
        <w:rPr>
          <w:lang w:val="en-GB"/>
        </w:rPr>
      </w:pPr>
      <w:r w:rsidRPr="00256AD3">
        <w:rPr>
          <w:lang w:val="en-GB"/>
        </w:rPr>
        <w:t>Esteve, M., Aparicio, J., Rodriguez-Sala, J. J., &amp; Zhu, J. (2023). Random Forests and the measurement of super-efficiency in the context of Free Disposal Hull. European Journal of Operational Research, 304(2), 729-744.</w:t>
      </w:r>
    </w:p>
    <w:p w14:paraId="46115A4F" w14:textId="77777777" w:rsidR="00863431" w:rsidRPr="00212559" w:rsidRDefault="00863431" w:rsidP="00E70598">
      <w:pPr>
        <w:spacing w:line="360" w:lineRule="auto"/>
        <w:rPr>
          <w:lang w:val="en-GB"/>
        </w:rPr>
      </w:pPr>
      <w:r w:rsidRPr="00212559">
        <w:rPr>
          <w:lang w:val="en-GB"/>
        </w:rPr>
        <w:t>Fallahpour, A., Olugu, E. U., Musa, S. N., Khezrimotlagh, D., &amp; Wong, K. Y. (2016). An integrated model for green supplier selection under fuzzy environment: application of data envelopment analysis and genetic programming approach. </w:t>
      </w:r>
      <w:r w:rsidRPr="00212559">
        <w:rPr>
          <w:i/>
          <w:iCs/>
          <w:lang w:val="en-GB"/>
        </w:rPr>
        <w:t>Neural Computing and Applications</w:t>
      </w:r>
      <w:r w:rsidRPr="00212559">
        <w:rPr>
          <w:lang w:val="en-GB"/>
        </w:rPr>
        <w:t>, </w:t>
      </w:r>
      <w:r w:rsidRPr="00212559">
        <w:rPr>
          <w:i/>
          <w:iCs/>
          <w:lang w:val="en-GB"/>
        </w:rPr>
        <w:t>27</w:t>
      </w:r>
      <w:r w:rsidRPr="00212559">
        <w:rPr>
          <w:lang w:val="en-GB"/>
        </w:rPr>
        <w:t>, 707-725.</w:t>
      </w:r>
    </w:p>
    <w:p w14:paraId="22C25025" w14:textId="77777777" w:rsidR="00863431" w:rsidRPr="009D7BB7" w:rsidRDefault="00863431" w:rsidP="008F0011">
      <w:pPr>
        <w:spacing w:line="360" w:lineRule="auto"/>
        <w:rPr>
          <w:lang w:val="en-GB"/>
        </w:rPr>
      </w:pPr>
      <w:r>
        <w:t xml:space="preserve">Goodfellow, I., Bengio, Y., &amp; Courville, A. (2016). Deep Learning. </w:t>
      </w:r>
      <w:r w:rsidRPr="009D7BB7">
        <w:rPr>
          <w:lang w:val="en-GB"/>
        </w:rPr>
        <w:t>MIT Press.</w:t>
      </w:r>
    </w:p>
    <w:p w14:paraId="13896985" w14:textId="77777777" w:rsidR="00863431" w:rsidRPr="00212559" w:rsidRDefault="00863431" w:rsidP="00E70598">
      <w:pPr>
        <w:spacing w:line="360" w:lineRule="auto"/>
        <w:rPr>
          <w:lang w:val="en-GB"/>
        </w:rPr>
      </w:pPr>
      <w:r w:rsidRPr="009D7BB7">
        <w:rPr>
          <w:lang w:val="en-GB"/>
        </w:rPr>
        <w:t xml:space="preserve">Guerrero, N. M., Aparicio, J., &amp; Valero-Carreras, D. (2022). </w:t>
      </w:r>
      <w:r w:rsidRPr="00212559">
        <w:rPr>
          <w:lang w:val="en-GB"/>
        </w:rPr>
        <w:t>Combining Data Envelopment Analysis and Machine Learning. Mathematics 2022, 10, 909.</w:t>
      </w:r>
    </w:p>
    <w:p w14:paraId="19A1D123" w14:textId="77777777" w:rsidR="00863431" w:rsidRPr="00212559" w:rsidRDefault="00863431" w:rsidP="00E70598">
      <w:pPr>
        <w:spacing w:line="360" w:lineRule="auto"/>
        <w:rPr>
          <w:lang w:val="en-GB"/>
        </w:rPr>
      </w:pPr>
      <w:r w:rsidRPr="00212559">
        <w:rPr>
          <w:lang w:val="en-GB"/>
        </w:rPr>
        <w:t>Guillen, M. D., Aparicio, J., &amp; España, V. J. (2023). boostingDEA: A boosting approach to Data Envelopment Analysis in R. </w:t>
      </w:r>
      <w:r w:rsidRPr="00212559">
        <w:rPr>
          <w:i/>
          <w:iCs/>
          <w:lang w:val="en-GB"/>
        </w:rPr>
        <w:t>SoftwareX</w:t>
      </w:r>
      <w:r w:rsidRPr="00212559">
        <w:rPr>
          <w:lang w:val="en-GB"/>
        </w:rPr>
        <w:t>, </w:t>
      </w:r>
      <w:r w:rsidRPr="00212559">
        <w:rPr>
          <w:i/>
          <w:iCs/>
          <w:lang w:val="en-GB"/>
        </w:rPr>
        <w:t>24</w:t>
      </w:r>
      <w:r w:rsidRPr="00212559">
        <w:rPr>
          <w:lang w:val="en-GB"/>
        </w:rPr>
        <w:t>, 101549.</w:t>
      </w:r>
    </w:p>
    <w:p w14:paraId="6FE0D992" w14:textId="77777777" w:rsidR="00863431" w:rsidRDefault="00863431" w:rsidP="00E70598">
      <w:pPr>
        <w:spacing w:line="360" w:lineRule="auto"/>
        <w:rPr>
          <w:lang w:val="en-GB"/>
        </w:rPr>
      </w:pPr>
      <w:r w:rsidRPr="00E70598">
        <w:rPr>
          <w:lang w:val="es-ES"/>
        </w:rPr>
        <w:t xml:space="preserve">Guillen, M. D., Aparicio, J., &amp; Esteve, M. (2023). </w:t>
      </w:r>
      <w:r w:rsidRPr="00212559">
        <w:rPr>
          <w:lang w:val="en-GB"/>
        </w:rPr>
        <w:t>Gradient tree boosting and the estimation of production frontiers. </w:t>
      </w:r>
      <w:r w:rsidRPr="00212559">
        <w:rPr>
          <w:i/>
          <w:iCs/>
          <w:lang w:val="en-GB"/>
        </w:rPr>
        <w:t>Expert Systems with Applications</w:t>
      </w:r>
      <w:r w:rsidRPr="00212559">
        <w:rPr>
          <w:lang w:val="en-GB"/>
        </w:rPr>
        <w:t>, </w:t>
      </w:r>
      <w:r w:rsidRPr="00212559">
        <w:rPr>
          <w:i/>
          <w:iCs/>
          <w:lang w:val="en-GB"/>
        </w:rPr>
        <w:t>214</w:t>
      </w:r>
      <w:r w:rsidRPr="00212559">
        <w:rPr>
          <w:lang w:val="en-GB"/>
        </w:rPr>
        <w:t>, 119134.</w:t>
      </w:r>
    </w:p>
    <w:p w14:paraId="2007962D" w14:textId="77777777" w:rsidR="00863431" w:rsidRDefault="00863431" w:rsidP="00E70598">
      <w:pPr>
        <w:spacing w:line="360" w:lineRule="auto"/>
      </w:pPr>
      <w:r w:rsidRPr="00BA1EC0">
        <w:rPr>
          <w:lang w:val="en-GB"/>
        </w:rPr>
        <w:t xml:space="preserve">Guillen, M. D., Aparicio, J., &amp; Esteve, M. (2023). </w:t>
      </w:r>
      <w:r w:rsidRPr="00BC1B4B">
        <w:t>Performance Evaluation of Decision-Making Units Through Boosting Methods in the Context of Free Disposal Hull: Some Exact and Heuristic Algorithms. </w:t>
      </w:r>
      <w:r w:rsidRPr="00BC1B4B">
        <w:rPr>
          <w:i/>
          <w:iCs/>
        </w:rPr>
        <w:t>International Journal of Information Technology &amp; Decision Making</w:t>
      </w:r>
      <w:r w:rsidRPr="00BC1B4B">
        <w:t>, 1-30.</w:t>
      </w:r>
    </w:p>
    <w:p w14:paraId="5E18F19F" w14:textId="77777777" w:rsidR="00863431" w:rsidRPr="00212559" w:rsidDel="00F43467" w:rsidRDefault="00863431" w:rsidP="00E70598">
      <w:pPr>
        <w:spacing w:line="360" w:lineRule="auto"/>
        <w:rPr>
          <w:lang w:val="en-GB"/>
        </w:rPr>
      </w:pPr>
      <w:r w:rsidRPr="00F43467">
        <w:rPr>
          <w:lang w:val="en-GB"/>
        </w:rPr>
        <w:t>Guillen, M. D., Aparicio, J., Zofío, J. L., &amp; España, V. J. (2024). Improving the predictive accuracy of production frontier models for efficiency measurement using machine learning: The LSB-MAFS method. Computers &amp; Operations Research, 171, 106793.</w:t>
      </w:r>
    </w:p>
    <w:p w14:paraId="7DFA4038" w14:textId="77777777" w:rsidR="00863431" w:rsidRPr="00B559FA" w:rsidRDefault="00863431" w:rsidP="006E48EB">
      <w:pPr>
        <w:spacing w:line="360" w:lineRule="auto"/>
        <w:rPr>
          <w:lang w:val="en-GB"/>
        </w:rPr>
      </w:pPr>
      <w:r w:rsidRPr="00B559FA">
        <w:rPr>
          <w:lang w:val="en-GB"/>
        </w:rPr>
        <w:lastRenderedPageBreak/>
        <w:t>He, H., &amp; Garcia, E. A. (2009). Learning from imbalanced data. IEEE Transactions on knowledge and data engineering, 21(9), 1263-1284.</w:t>
      </w:r>
    </w:p>
    <w:p w14:paraId="047E8DEC" w14:textId="77777777" w:rsidR="00863431" w:rsidRDefault="00863431" w:rsidP="006E48EB">
      <w:pPr>
        <w:spacing w:line="360" w:lineRule="auto"/>
        <w:rPr>
          <w:lang w:val="en-GB"/>
        </w:rPr>
      </w:pPr>
      <w:r w:rsidRPr="006A3F91">
        <w:rPr>
          <w:lang w:val="nl-NL"/>
        </w:rPr>
        <w:t xml:space="preserve">Jin, Q., Kerstens, K., &amp; Van de Woestyne, I. (2024). </w:t>
      </w:r>
      <w:r w:rsidRPr="0019579D">
        <w:rPr>
          <w:lang w:val="en-GB"/>
        </w:rPr>
        <w:t>Convex and nonconvex nonparametric frontier-based classification methods for anomaly detection.</w:t>
      </w:r>
      <w:r>
        <w:rPr>
          <w:lang w:val="en-GB"/>
        </w:rPr>
        <w:t xml:space="preserve"> </w:t>
      </w:r>
      <w:r w:rsidRPr="0019579D">
        <w:rPr>
          <w:lang w:val="en-GB"/>
        </w:rPr>
        <w:t>OR Spectrum, 1-27.</w:t>
      </w:r>
    </w:p>
    <w:p w14:paraId="061747AB" w14:textId="77777777" w:rsidR="00863431" w:rsidRDefault="00863431" w:rsidP="006E48EB">
      <w:pPr>
        <w:spacing w:line="360" w:lineRule="auto"/>
        <w:rPr>
          <w:lang w:val="en-GB"/>
        </w:rPr>
      </w:pPr>
      <w:r w:rsidRPr="00145731">
        <w:t>Johnes, J. (2015). Operational research in education. </w:t>
      </w:r>
      <w:r w:rsidRPr="00145731">
        <w:rPr>
          <w:i/>
          <w:iCs/>
        </w:rPr>
        <w:t>European journal of operational research</w:t>
      </w:r>
      <w:r w:rsidRPr="00145731">
        <w:t>, </w:t>
      </w:r>
      <w:r w:rsidRPr="00145731">
        <w:rPr>
          <w:i/>
          <w:iCs/>
        </w:rPr>
        <w:t>243</w:t>
      </w:r>
      <w:r w:rsidRPr="00145731">
        <w:t>(3), 683-696.</w:t>
      </w:r>
    </w:p>
    <w:p w14:paraId="46250FB0" w14:textId="77777777" w:rsidR="00863431" w:rsidRPr="00212559" w:rsidRDefault="00863431" w:rsidP="00E70598">
      <w:pPr>
        <w:spacing w:line="360" w:lineRule="auto"/>
        <w:rPr>
          <w:lang w:val="en-GB"/>
        </w:rPr>
      </w:pPr>
      <w:r w:rsidRPr="00212559">
        <w:rPr>
          <w:lang w:val="en-GB"/>
        </w:rPr>
        <w:t>Jomthanachai, S., Wong, W. P., &amp; Lim, C. P. (2021). An application of data envelopment analysis and machine learning approach to risk management. </w:t>
      </w:r>
      <w:r w:rsidRPr="00212559">
        <w:rPr>
          <w:i/>
          <w:iCs/>
          <w:lang w:val="en-GB"/>
        </w:rPr>
        <w:t>Ieee Access</w:t>
      </w:r>
      <w:r w:rsidRPr="00212559">
        <w:rPr>
          <w:lang w:val="en-GB"/>
        </w:rPr>
        <w:t>, </w:t>
      </w:r>
      <w:r w:rsidRPr="00212559">
        <w:rPr>
          <w:i/>
          <w:iCs/>
          <w:lang w:val="en-GB"/>
        </w:rPr>
        <w:t>9</w:t>
      </w:r>
      <w:r w:rsidRPr="00212559">
        <w:rPr>
          <w:lang w:val="en-GB"/>
        </w:rPr>
        <w:t>, 85978-85994.</w:t>
      </w:r>
    </w:p>
    <w:p w14:paraId="16D79EFE" w14:textId="77777777" w:rsidR="00863431" w:rsidRPr="009D1A09" w:rsidRDefault="00863431" w:rsidP="00FD2FC1">
      <w:pPr>
        <w:spacing w:line="360" w:lineRule="auto"/>
        <w:rPr>
          <w:lang w:val="en-GB"/>
        </w:rPr>
      </w:pPr>
      <w:r w:rsidRPr="00B559FA">
        <w:rPr>
          <w:lang w:val="en-GB"/>
        </w:rPr>
        <w:t>Karatzoglou A, Smola A, Hornik K, Zeileis A (2004). “kernlab – An S4 Package for Kernel Methods in R.” </w:t>
      </w:r>
      <w:r w:rsidRPr="009D1A09">
        <w:rPr>
          <w:i/>
          <w:iCs/>
          <w:lang w:val="en-GB"/>
        </w:rPr>
        <w:t>Journal of Statistical Software</w:t>
      </w:r>
      <w:r w:rsidRPr="009D1A09">
        <w:rPr>
          <w:lang w:val="en-GB"/>
        </w:rPr>
        <w:t>, </w:t>
      </w:r>
      <w:r w:rsidRPr="009D1A09">
        <w:rPr>
          <w:b/>
          <w:bCs/>
          <w:lang w:val="en-GB"/>
        </w:rPr>
        <w:t>11</w:t>
      </w:r>
      <w:r w:rsidRPr="009D1A09">
        <w:rPr>
          <w:lang w:val="en-GB"/>
        </w:rPr>
        <w:t>(9), 1–20.</w:t>
      </w:r>
    </w:p>
    <w:p w14:paraId="68FB37C2" w14:textId="77777777" w:rsidR="00863431" w:rsidRDefault="00863431" w:rsidP="008F0011">
      <w:pPr>
        <w:spacing w:line="360" w:lineRule="auto"/>
      </w:pPr>
      <w:r w:rsidRPr="00B559FA">
        <w:t>Kuhn, Max (2008). “Building Predictive Models in R Using the caret Package.” </w:t>
      </w:r>
      <w:r w:rsidRPr="00B559FA">
        <w:rPr>
          <w:i/>
          <w:iCs/>
        </w:rPr>
        <w:t>Journal of Statistical Software</w:t>
      </w:r>
      <w:r w:rsidRPr="00B559FA">
        <w:t>, </w:t>
      </w:r>
      <w:r w:rsidRPr="00B559FA">
        <w:rPr>
          <w:b/>
          <w:bCs/>
        </w:rPr>
        <w:t>28</w:t>
      </w:r>
      <w:r w:rsidRPr="00B559FA">
        <w:t>(5), 1–26.</w:t>
      </w:r>
    </w:p>
    <w:p w14:paraId="0897043E" w14:textId="77777777" w:rsidR="00863431" w:rsidRPr="00212559" w:rsidRDefault="00863431" w:rsidP="00E70598">
      <w:pPr>
        <w:spacing w:line="360" w:lineRule="auto"/>
        <w:rPr>
          <w:lang w:val="en-GB"/>
        </w:rPr>
      </w:pPr>
      <w:r w:rsidRPr="00212559">
        <w:rPr>
          <w:lang w:val="en-GB"/>
        </w:rPr>
        <w:t>Kuosmanen, T., &amp; Johnson, A. L. (2010). Data envelopment analysis as nonparametric least-squares regression. </w:t>
      </w:r>
      <w:r w:rsidRPr="00212559">
        <w:rPr>
          <w:i/>
          <w:iCs/>
          <w:lang w:val="en-GB"/>
        </w:rPr>
        <w:t>Operations Research</w:t>
      </w:r>
      <w:r w:rsidRPr="00212559">
        <w:rPr>
          <w:lang w:val="en-GB"/>
        </w:rPr>
        <w:t>, </w:t>
      </w:r>
      <w:r w:rsidRPr="00212559">
        <w:rPr>
          <w:i/>
          <w:iCs/>
          <w:lang w:val="en-GB"/>
        </w:rPr>
        <w:t>58</w:t>
      </w:r>
      <w:r w:rsidRPr="00212559">
        <w:rPr>
          <w:lang w:val="en-GB"/>
        </w:rPr>
        <w:t>(1), 149-160.</w:t>
      </w:r>
    </w:p>
    <w:p w14:paraId="248A6E2E" w14:textId="77777777" w:rsidR="00863431" w:rsidRPr="00212559" w:rsidRDefault="00863431" w:rsidP="00E70598">
      <w:pPr>
        <w:spacing w:line="360" w:lineRule="auto"/>
        <w:rPr>
          <w:lang w:val="en-GB"/>
        </w:rPr>
      </w:pPr>
      <w:r w:rsidRPr="00212559">
        <w:rPr>
          <w:lang w:val="en-GB"/>
        </w:rPr>
        <w:t>Kwon, H. B., Lee, J., &amp; Roh, J. J. (2016). Best performance modeling using complementary DEA-ANN approach: Application to Japanese electronics manufacturing firms. </w:t>
      </w:r>
      <w:r w:rsidRPr="00212559">
        <w:rPr>
          <w:i/>
          <w:iCs/>
          <w:lang w:val="en-GB"/>
        </w:rPr>
        <w:t>Benchmarking: An International Journal</w:t>
      </w:r>
      <w:r w:rsidRPr="00212559">
        <w:rPr>
          <w:lang w:val="en-GB"/>
        </w:rPr>
        <w:t>, </w:t>
      </w:r>
      <w:r w:rsidRPr="00212559">
        <w:rPr>
          <w:i/>
          <w:iCs/>
          <w:lang w:val="en-GB"/>
        </w:rPr>
        <w:t>23</w:t>
      </w:r>
      <w:r w:rsidRPr="00212559">
        <w:rPr>
          <w:lang w:val="en-GB"/>
        </w:rPr>
        <w:t>(3), 704-721.</w:t>
      </w:r>
    </w:p>
    <w:p w14:paraId="6DB1A244" w14:textId="77777777" w:rsidR="00863431" w:rsidRDefault="00863431" w:rsidP="008F0011">
      <w:pPr>
        <w:spacing w:line="360" w:lineRule="auto"/>
      </w:pPr>
      <w:r w:rsidRPr="00212559">
        <w:rPr>
          <w:lang w:val="en-GB"/>
        </w:rPr>
        <w:t xml:space="preserve">LeCun, Y., Bengio, Y., &amp; Hinton, G. (2015). </w:t>
      </w:r>
      <w:r>
        <w:t>Deep learning. Nature, 521(7553), 436-444.</w:t>
      </w:r>
    </w:p>
    <w:p w14:paraId="52AAF673" w14:textId="77777777" w:rsidR="00863431" w:rsidRPr="00212559" w:rsidRDefault="00863431" w:rsidP="00E70598">
      <w:pPr>
        <w:spacing w:line="360" w:lineRule="auto"/>
        <w:rPr>
          <w:lang w:val="en-GB"/>
        </w:rPr>
      </w:pPr>
      <w:r w:rsidRPr="00212559">
        <w:rPr>
          <w:lang w:val="en-GB"/>
        </w:rPr>
        <w:t>Liao, Z., Dai, S., &amp; Kuosmanen, T. (2024). Convex support vector regression. </w:t>
      </w:r>
      <w:r w:rsidRPr="00212559">
        <w:rPr>
          <w:i/>
          <w:iCs/>
          <w:lang w:val="en-GB"/>
        </w:rPr>
        <w:t>European Journal of Operational Research</w:t>
      </w:r>
      <w:r w:rsidRPr="00212559">
        <w:rPr>
          <w:lang w:val="en-GB"/>
        </w:rPr>
        <w:t>, </w:t>
      </w:r>
      <w:r w:rsidRPr="00212559">
        <w:rPr>
          <w:i/>
          <w:iCs/>
          <w:lang w:val="en-GB"/>
        </w:rPr>
        <w:t>313</w:t>
      </w:r>
      <w:r w:rsidRPr="00212559">
        <w:rPr>
          <w:lang w:val="en-GB"/>
        </w:rPr>
        <w:t>(3), 858-870.</w:t>
      </w:r>
    </w:p>
    <w:p w14:paraId="03BD7B6A" w14:textId="77777777" w:rsidR="00863431" w:rsidRPr="00212559" w:rsidRDefault="00863431" w:rsidP="00E70598">
      <w:pPr>
        <w:spacing w:line="360" w:lineRule="auto"/>
        <w:rPr>
          <w:lang w:val="en-GB"/>
        </w:rPr>
      </w:pPr>
      <w:r w:rsidRPr="00863431">
        <w:t>Lin, H. T., Lin, C. J., &amp; Weng, R. C. (2007). A note on Platt’s probabilistic outputs for support vector machines. </w:t>
      </w:r>
      <w:r w:rsidRPr="00863431">
        <w:rPr>
          <w:i/>
          <w:iCs/>
        </w:rPr>
        <w:t>Machine learning</w:t>
      </w:r>
      <w:r w:rsidRPr="00863431">
        <w:t>, </w:t>
      </w:r>
      <w:r w:rsidRPr="00863431">
        <w:rPr>
          <w:i/>
          <w:iCs/>
        </w:rPr>
        <w:t>68</w:t>
      </w:r>
      <w:r w:rsidRPr="00863431">
        <w:t>, 267-276.</w:t>
      </w:r>
    </w:p>
    <w:p w14:paraId="173438A0" w14:textId="77777777" w:rsidR="00863431" w:rsidRDefault="00863431" w:rsidP="00E70598">
      <w:pPr>
        <w:spacing w:line="360" w:lineRule="auto"/>
        <w:rPr>
          <w:lang w:val="en-GB"/>
        </w:rPr>
      </w:pPr>
      <w:r w:rsidRPr="00212559">
        <w:rPr>
          <w:lang w:val="en-GB"/>
        </w:rPr>
        <w:t>Lin, S. W., &amp; Lu, W. M. (2024). Using inverse DEA and machine learning algorithms to evaluate and predict suppliers’ performance in the apple supply chain. </w:t>
      </w:r>
      <w:r w:rsidRPr="00212559">
        <w:rPr>
          <w:i/>
          <w:iCs/>
          <w:lang w:val="en-GB"/>
        </w:rPr>
        <w:t>International Journal of Production Economics</w:t>
      </w:r>
      <w:r w:rsidRPr="00212559">
        <w:rPr>
          <w:lang w:val="en-GB"/>
        </w:rPr>
        <w:t>, 109203.</w:t>
      </w:r>
    </w:p>
    <w:p w14:paraId="496CFE8F" w14:textId="77777777" w:rsidR="00863431" w:rsidRPr="00212559" w:rsidRDefault="00863431" w:rsidP="00E70598">
      <w:pPr>
        <w:spacing w:line="360" w:lineRule="auto"/>
        <w:rPr>
          <w:lang w:val="en-GB"/>
        </w:rPr>
      </w:pPr>
      <w:r w:rsidRPr="00212559">
        <w:rPr>
          <w:lang w:val="en-GB"/>
        </w:rPr>
        <w:t>Liu, H. H., Chen, T. Y., Chiu, Y. H., &amp; Kuo, F. H. (2013). A comparison of three-stage DEA and artificial neural network on the operational efficiency of semi-conductor firms in Taiwan. </w:t>
      </w:r>
      <w:r w:rsidRPr="00212559">
        <w:rPr>
          <w:i/>
          <w:iCs/>
          <w:lang w:val="en-GB"/>
        </w:rPr>
        <w:t>Modern Economy</w:t>
      </w:r>
      <w:r w:rsidRPr="00212559">
        <w:rPr>
          <w:lang w:val="en-GB"/>
        </w:rPr>
        <w:t>, </w:t>
      </w:r>
      <w:r w:rsidRPr="00212559">
        <w:rPr>
          <w:i/>
          <w:iCs/>
          <w:lang w:val="en-GB"/>
        </w:rPr>
        <w:t>4</w:t>
      </w:r>
      <w:r w:rsidRPr="00212559">
        <w:rPr>
          <w:lang w:val="en-GB"/>
        </w:rPr>
        <w:t>(01), 20-31.</w:t>
      </w:r>
    </w:p>
    <w:p w14:paraId="756E82C5" w14:textId="77777777" w:rsidR="00863431" w:rsidRPr="00212559" w:rsidRDefault="00863431" w:rsidP="00E70598">
      <w:pPr>
        <w:spacing w:line="360" w:lineRule="auto"/>
        <w:rPr>
          <w:lang w:val="en-GB"/>
        </w:rPr>
      </w:pPr>
      <w:r w:rsidRPr="00212559">
        <w:rPr>
          <w:lang w:val="en-GB"/>
        </w:rPr>
        <w:t>Nandy, A., &amp; Singh, P. K. (2020). Farm efficiency estimation using a hybrid approach of machine-learning and data envelopment analysis: Evidence from rural eastern India. </w:t>
      </w:r>
      <w:r w:rsidRPr="00212559">
        <w:rPr>
          <w:i/>
          <w:iCs/>
          <w:lang w:val="en-GB"/>
        </w:rPr>
        <w:t>Journal of Cleaner Production</w:t>
      </w:r>
      <w:r w:rsidRPr="00212559">
        <w:rPr>
          <w:lang w:val="en-GB"/>
        </w:rPr>
        <w:t>, </w:t>
      </w:r>
      <w:r w:rsidRPr="00212559">
        <w:rPr>
          <w:i/>
          <w:iCs/>
          <w:lang w:val="en-GB"/>
        </w:rPr>
        <w:t>267</w:t>
      </w:r>
      <w:r w:rsidRPr="00212559">
        <w:rPr>
          <w:lang w:val="en-GB"/>
        </w:rPr>
        <w:t>, 122106.</w:t>
      </w:r>
    </w:p>
    <w:p w14:paraId="2B9BC311" w14:textId="77777777" w:rsidR="00863431" w:rsidRPr="00212559" w:rsidRDefault="00863431" w:rsidP="00E70598">
      <w:pPr>
        <w:spacing w:line="360" w:lineRule="auto"/>
        <w:rPr>
          <w:lang w:val="en-GB"/>
        </w:rPr>
      </w:pPr>
      <w:r w:rsidRPr="00212559">
        <w:rPr>
          <w:lang w:val="en-GB"/>
        </w:rPr>
        <w:lastRenderedPageBreak/>
        <w:t>Olesen, O. B., &amp; Ruggiero, J. (2022). The hinging hyperplanes: An alternative nonparametric representation of a production function. </w:t>
      </w:r>
      <w:r w:rsidRPr="00212559">
        <w:rPr>
          <w:i/>
          <w:iCs/>
          <w:lang w:val="en-GB"/>
        </w:rPr>
        <w:t>European Journal of Operational Research</w:t>
      </w:r>
      <w:r w:rsidRPr="00212559">
        <w:rPr>
          <w:lang w:val="en-GB"/>
        </w:rPr>
        <w:t>, </w:t>
      </w:r>
      <w:r w:rsidRPr="00212559">
        <w:rPr>
          <w:i/>
          <w:iCs/>
          <w:lang w:val="en-GB"/>
        </w:rPr>
        <w:t>296</w:t>
      </w:r>
      <w:r w:rsidRPr="00212559">
        <w:rPr>
          <w:lang w:val="en-GB"/>
        </w:rPr>
        <w:t>(1), 254-266.</w:t>
      </w:r>
    </w:p>
    <w:p w14:paraId="119734A0" w14:textId="77777777" w:rsidR="00863431" w:rsidRDefault="00863431" w:rsidP="004D2CDE">
      <w:pPr>
        <w:spacing w:line="360" w:lineRule="auto"/>
      </w:pPr>
      <w:r w:rsidRPr="00BA1EC0">
        <w:rPr>
          <w:lang w:val="en-GB"/>
        </w:rPr>
        <w:t xml:space="preserve">Olesen, O. B., Petersen, N. C., &amp; Podinovski, V. V. (2007). </w:t>
      </w:r>
      <w:r w:rsidRPr="00131537">
        <w:t>Staff assessment and productivity measurement in public administration: an application of data envelopment analysis. Omega, 35(3), 297-307.</w:t>
      </w:r>
    </w:p>
    <w:p w14:paraId="70CAA29B" w14:textId="77777777" w:rsidR="00863431" w:rsidRPr="009D1A09" w:rsidRDefault="00863431" w:rsidP="004D2CDE">
      <w:pPr>
        <w:spacing w:line="360" w:lineRule="auto"/>
        <w:rPr>
          <w:lang w:val="en-GB"/>
        </w:rPr>
      </w:pPr>
      <w:r w:rsidRPr="009D1A09">
        <w:rPr>
          <w:lang w:val="en-GB"/>
        </w:rPr>
        <w:t>Omrani, H., Emrouznejad, A., Teplova, T., &amp; Amini, M. (2024). Efficiency evaluation of electricity distribution companies: Integrating data envelopment analysis and machine learning for a holistic analysis. Engineering Applications of Artificial Intelligence, 133, 108636.</w:t>
      </w:r>
    </w:p>
    <w:p w14:paraId="28CD1543" w14:textId="77777777" w:rsidR="00863431" w:rsidRPr="00212559" w:rsidRDefault="00863431" w:rsidP="00E70598">
      <w:pPr>
        <w:spacing w:line="360" w:lineRule="auto"/>
        <w:rPr>
          <w:lang w:val="en-GB"/>
        </w:rPr>
      </w:pPr>
      <w:r w:rsidRPr="00212559">
        <w:rPr>
          <w:lang w:val="en-GB"/>
        </w:rPr>
        <w:t>Parmeter, C. F., &amp; Racine, J. S. (2013). Smooth constrained frontier analysis. </w:t>
      </w:r>
      <w:r w:rsidRPr="00212559">
        <w:rPr>
          <w:i/>
          <w:iCs/>
          <w:lang w:val="en-GB"/>
        </w:rPr>
        <w:t>Recent Advances and Future Directions in Causality, Prediction, and Specification Analysis: Essays in Honor of Halbert L. White Jr</w:t>
      </w:r>
      <w:r w:rsidRPr="00212559">
        <w:rPr>
          <w:lang w:val="en-GB"/>
        </w:rPr>
        <w:t>, 463-488.</w:t>
      </w:r>
    </w:p>
    <w:p w14:paraId="5EB5760B" w14:textId="77777777" w:rsidR="00863431" w:rsidRPr="00131537" w:rsidRDefault="00863431" w:rsidP="00D742D6">
      <w:pPr>
        <w:spacing w:line="360" w:lineRule="auto"/>
      </w:pPr>
      <w:r w:rsidRPr="00D83591">
        <w:t>Pastor, J. T., Lovell, C. K., &amp; Aparicio, J. (2012). Families of linear efficiency programs based on Debreu’s loss function. </w:t>
      </w:r>
      <w:r w:rsidRPr="00D83591">
        <w:rPr>
          <w:i/>
          <w:iCs/>
        </w:rPr>
        <w:t>Journal of Productivity Analysis</w:t>
      </w:r>
      <w:r w:rsidRPr="00D83591">
        <w:t>, </w:t>
      </w:r>
      <w:r w:rsidRPr="00D83591">
        <w:rPr>
          <w:i/>
          <w:iCs/>
        </w:rPr>
        <w:t>38</w:t>
      </w:r>
      <w:r w:rsidRPr="00D83591">
        <w:t>, 109-120.</w:t>
      </w:r>
    </w:p>
    <w:p w14:paraId="727E6181" w14:textId="77777777" w:rsidR="00863431" w:rsidRDefault="00863431" w:rsidP="006E48EB">
      <w:pPr>
        <w:spacing w:line="360" w:lineRule="auto"/>
        <w:rPr>
          <w:lang w:val="en-GB"/>
        </w:rPr>
      </w:pPr>
      <w:r w:rsidRPr="008D1DE6">
        <w:rPr>
          <w:lang w:val="en-GB"/>
        </w:rPr>
        <w:t xml:space="preserve">Pastor, J. T., Ruiz, J. L., &amp; Sirvent, I. (2002). </w:t>
      </w:r>
      <w:r w:rsidRPr="00C40882">
        <w:rPr>
          <w:lang w:val="en-GB"/>
        </w:rPr>
        <w:t>A statistical test for nested radial DEA models. Operations Research, 50(4), 728-735.</w:t>
      </w:r>
    </w:p>
    <w:p w14:paraId="756F8613" w14:textId="77777777" w:rsidR="00863431" w:rsidRDefault="00863431" w:rsidP="004B29B2">
      <w:pPr>
        <w:spacing w:line="360" w:lineRule="auto"/>
      </w:pPr>
      <w:r w:rsidRPr="001E4271">
        <w:rPr>
          <w:lang w:val="es-ES"/>
          <w:rPrChange w:id="54" w:author="Gonzalez Moyano, Ricardo [2]" w:date="2024-12-16T17:32:00Z" w16du:dateUtc="2024-12-16T16:32:00Z">
            <w:rPr>
              <w:lang w:val="en-GB"/>
            </w:rPr>
          </w:rPrChange>
        </w:rPr>
        <w:t xml:space="preserve">Pastor, J.T., Aparicio, J., Zofío, J.L., 2022. </w:t>
      </w:r>
      <w:r w:rsidRPr="00863431">
        <w:rPr>
          <w:i/>
          <w:iCs/>
        </w:rPr>
        <w:t xml:space="preserve">Benchmarking </w:t>
      </w:r>
      <w:r>
        <w:rPr>
          <w:i/>
          <w:iCs/>
        </w:rPr>
        <w:t>E</w:t>
      </w:r>
      <w:r w:rsidRPr="00863431">
        <w:rPr>
          <w:i/>
          <w:iCs/>
        </w:rPr>
        <w:t xml:space="preserve">conomic </w:t>
      </w:r>
      <w:r>
        <w:rPr>
          <w:i/>
          <w:iCs/>
        </w:rPr>
        <w:t>E</w:t>
      </w:r>
      <w:r w:rsidRPr="00863431">
        <w:rPr>
          <w:i/>
          <w:iCs/>
        </w:rPr>
        <w:t>fficiency</w:t>
      </w:r>
      <w:r>
        <w:t xml:space="preserve">: </w:t>
      </w:r>
      <w:r w:rsidRPr="00863431">
        <w:rPr>
          <w:i/>
          <w:iCs/>
        </w:rPr>
        <w:t>Technical and Allocative Fundamentals</w:t>
      </w:r>
      <w:r>
        <w:t>. In: International Series In Operations Research &amp; Management Science, ISOR, vol. 315. Springer Verlag.</w:t>
      </w:r>
    </w:p>
    <w:p w14:paraId="52777C9D" w14:textId="77777777" w:rsidR="00863431" w:rsidRDefault="00863431" w:rsidP="006E48EB">
      <w:pPr>
        <w:spacing w:line="360" w:lineRule="auto"/>
        <w:rPr>
          <w:lang w:val="en-GB"/>
        </w:rPr>
      </w:pPr>
      <w:r w:rsidRPr="00863431">
        <w:t>Platt, J. (1999). Probabilistic outputs for support vector machines and comparisons to regularized likelihood methods. </w:t>
      </w:r>
      <w:r w:rsidRPr="00863431">
        <w:rPr>
          <w:i/>
          <w:iCs/>
        </w:rPr>
        <w:t>Advances in large margin classifiers</w:t>
      </w:r>
      <w:r w:rsidRPr="00863431">
        <w:t>, </w:t>
      </w:r>
      <w:r w:rsidRPr="00863431">
        <w:rPr>
          <w:i/>
          <w:iCs/>
        </w:rPr>
        <w:t>10</w:t>
      </w:r>
      <w:r w:rsidRPr="00863431">
        <w:t>(3), 61-74.</w:t>
      </w:r>
    </w:p>
    <w:p w14:paraId="4CF47AA9" w14:textId="77777777" w:rsidR="00863431" w:rsidRDefault="00863431" w:rsidP="006E48EB">
      <w:pPr>
        <w:spacing w:line="360" w:lineRule="auto"/>
        <w:rPr>
          <w:lang w:val="en-GB"/>
        </w:rPr>
      </w:pPr>
      <w:r w:rsidRPr="009252E2">
        <w:rPr>
          <w:lang w:val="en-GB"/>
        </w:rPr>
        <w:t>Ruck, D. W., Rogers, S. K., &amp; Kabrisky, M. (1990). Feature selection using a multilayer perceptron. Journal of neural network computing, 2(2), 40-48.</w:t>
      </w:r>
    </w:p>
    <w:p w14:paraId="5A128740" w14:textId="77777777" w:rsidR="00863431" w:rsidRDefault="00863431" w:rsidP="00E70598">
      <w:pPr>
        <w:spacing w:line="360" w:lineRule="auto"/>
        <w:rPr>
          <w:lang w:val="en-GB"/>
        </w:rPr>
      </w:pPr>
      <w:r w:rsidRPr="000C52AF">
        <w:rPr>
          <w:lang w:val="en-GB"/>
        </w:rPr>
        <w:t>Simar, L., &amp; Wilson, P. W. (2007). Estimation and inference in two-stage, semi-parametric models of production processes. Journal of econometrics, 136(1), 31-64.</w:t>
      </w:r>
    </w:p>
    <w:p w14:paraId="13DB84A2" w14:textId="77777777" w:rsidR="00863431" w:rsidRPr="00212559" w:rsidRDefault="00863431" w:rsidP="00E70598">
      <w:pPr>
        <w:spacing w:line="360" w:lineRule="auto"/>
        <w:rPr>
          <w:lang w:val="en-GB"/>
        </w:rPr>
      </w:pPr>
      <w:r w:rsidRPr="00212559">
        <w:rPr>
          <w:lang w:val="en-GB"/>
        </w:rPr>
        <w:t>Tayal, A., Solanki, A., &amp; Singh, S. P. (2020). Integrated frame work for identifying sustainable manufacturing layouts based on big data, machine learning, meta-heuristic and data envelopment analysis. </w:t>
      </w:r>
      <w:r w:rsidRPr="00212559">
        <w:rPr>
          <w:i/>
          <w:iCs/>
          <w:lang w:val="en-GB"/>
        </w:rPr>
        <w:t>Sustainable Cities and Society</w:t>
      </w:r>
      <w:r w:rsidRPr="00212559">
        <w:rPr>
          <w:lang w:val="en-GB"/>
        </w:rPr>
        <w:t>, </w:t>
      </w:r>
      <w:r w:rsidRPr="00212559">
        <w:rPr>
          <w:i/>
          <w:iCs/>
          <w:lang w:val="en-GB"/>
        </w:rPr>
        <w:t>62</w:t>
      </w:r>
      <w:r w:rsidRPr="00212559">
        <w:rPr>
          <w:lang w:val="en-GB"/>
        </w:rPr>
        <w:t>, 102383.</w:t>
      </w:r>
    </w:p>
    <w:p w14:paraId="677C0148" w14:textId="77777777" w:rsidR="00863431" w:rsidRDefault="00863431" w:rsidP="00D742D6">
      <w:pPr>
        <w:spacing w:line="360" w:lineRule="auto"/>
      </w:pPr>
      <w:r w:rsidRPr="00131537">
        <w:t>Thanassoulis, E., Boussofiane, A., &amp; Dyson, R. G. (2015). Applied data envelopment analysis. Springer.</w:t>
      </w:r>
    </w:p>
    <w:p w14:paraId="1B4A1D78" w14:textId="77777777" w:rsidR="00863431" w:rsidRPr="00E70598" w:rsidRDefault="00863431" w:rsidP="00E70598">
      <w:pPr>
        <w:spacing w:line="360" w:lineRule="auto"/>
        <w:rPr>
          <w:lang w:val="es-ES"/>
        </w:rPr>
      </w:pPr>
      <w:r w:rsidRPr="00863431">
        <w:rPr>
          <w:lang w:val="es-ES"/>
        </w:rPr>
        <w:t xml:space="preserve">Tsionas, M., Parmeter, C. F., &amp; Zelenyuk, V. (2023). </w:t>
      </w:r>
      <w:r w:rsidRPr="00212559">
        <w:rPr>
          <w:lang w:val="en-GB"/>
        </w:rPr>
        <w:t>Bayesian artificial neural networks for frontier efficiency analysis. </w:t>
      </w:r>
      <w:r w:rsidRPr="00E70598">
        <w:rPr>
          <w:i/>
          <w:iCs/>
          <w:lang w:val="es-ES"/>
        </w:rPr>
        <w:t>Journal of Econometrics</w:t>
      </w:r>
      <w:r w:rsidRPr="00E70598">
        <w:rPr>
          <w:lang w:val="es-ES"/>
        </w:rPr>
        <w:t>, </w:t>
      </w:r>
      <w:r w:rsidRPr="00E70598">
        <w:rPr>
          <w:i/>
          <w:iCs/>
          <w:lang w:val="es-ES"/>
        </w:rPr>
        <w:t>236</w:t>
      </w:r>
      <w:r w:rsidRPr="00E70598">
        <w:rPr>
          <w:lang w:val="es-ES"/>
        </w:rPr>
        <w:t>(2), 105491.</w:t>
      </w:r>
    </w:p>
    <w:p w14:paraId="0559572B" w14:textId="77777777" w:rsidR="00863431" w:rsidRDefault="00863431" w:rsidP="00E70598">
      <w:pPr>
        <w:spacing w:line="360" w:lineRule="auto"/>
        <w:rPr>
          <w:lang w:val="es-ES"/>
        </w:rPr>
      </w:pPr>
      <w:r w:rsidRPr="00E70598">
        <w:rPr>
          <w:lang w:val="es-ES"/>
        </w:rPr>
        <w:lastRenderedPageBreak/>
        <w:t xml:space="preserve">Valero-Carreras, D., Aparicio, J., &amp; Guerrero, N. M. (2021). </w:t>
      </w:r>
      <w:r w:rsidRPr="00212559">
        <w:rPr>
          <w:lang w:val="en-GB"/>
        </w:rPr>
        <w:t>Support vector frontiers: A new approach for estimating production functions through support vector machines. </w:t>
      </w:r>
      <w:r w:rsidRPr="00E70598">
        <w:rPr>
          <w:i/>
          <w:iCs/>
          <w:lang w:val="es-ES"/>
        </w:rPr>
        <w:t>Omega</w:t>
      </w:r>
      <w:r w:rsidRPr="00E70598">
        <w:rPr>
          <w:lang w:val="es-ES"/>
        </w:rPr>
        <w:t>, </w:t>
      </w:r>
      <w:r w:rsidRPr="00E70598">
        <w:rPr>
          <w:i/>
          <w:iCs/>
          <w:lang w:val="es-ES"/>
        </w:rPr>
        <w:t>104</w:t>
      </w:r>
      <w:r w:rsidRPr="00E70598">
        <w:rPr>
          <w:lang w:val="es-ES"/>
        </w:rPr>
        <w:t>, 102490.</w:t>
      </w:r>
    </w:p>
    <w:p w14:paraId="4F71C68A" w14:textId="77777777" w:rsidR="00863431" w:rsidRDefault="00863431" w:rsidP="00E70598">
      <w:pPr>
        <w:spacing w:line="360" w:lineRule="auto"/>
        <w:rPr>
          <w:lang w:val="es-ES"/>
        </w:rPr>
      </w:pPr>
      <w:r w:rsidRPr="00E70598">
        <w:rPr>
          <w:lang w:val="es-ES"/>
        </w:rPr>
        <w:t>Valero-Carreras, D., Aparicio, J., &amp; Guerrero, N. M. (2022). Multi-output support vector frontiers. </w:t>
      </w:r>
      <w:r w:rsidRPr="00E70598">
        <w:rPr>
          <w:i/>
          <w:iCs/>
          <w:lang w:val="es-ES"/>
        </w:rPr>
        <w:t>Computers &amp; Operations Research</w:t>
      </w:r>
      <w:r w:rsidRPr="00E70598">
        <w:rPr>
          <w:lang w:val="es-ES"/>
        </w:rPr>
        <w:t>, </w:t>
      </w:r>
      <w:r w:rsidRPr="00E70598">
        <w:rPr>
          <w:i/>
          <w:iCs/>
          <w:lang w:val="es-ES"/>
        </w:rPr>
        <w:t>143</w:t>
      </w:r>
      <w:r w:rsidRPr="00E70598">
        <w:rPr>
          <w:lang w:val="es-ES"/>
        </w:rPr>
        <w:t>, 105765.</w:t>
      </w:r>
    </w:p>
    <w:p w14:paraId="5ADA85A1" w14:textId="77777777" w:rsidR="00863431" w:rsidRDefault="00863431" w:rsidP="006E48EB">
      <w:pPr>
        <w:spacing w:line="360" w:lineRule="auto"/>
        <w:rPr>
          <w:lang w:val="en-GB"/>
        </w:rPr>
      </w:pPr>
      <w:r w:rsidRPr="00A20995">
        <w:rPr>
          <w:lang w:val="es-ES"/>
        </w:rPr>
        <w:t xml:space="preserve">Valero-Carreras, D., Moragues, R., Aparicio, J., &amp; Guerrero, N. M. (2024). </w:t>
      </w:r>
      <w:r w:rsidRPr="00B60846">
        <w:rPr>
          <w:lang w:val="en-GB"/>
        </w:rPr>
        <w:t>Evaluating different methods for ranking inputs in the context of the performance assessment of decision making units: A machine learning approach. Computers &amp; Operations Research, 163, 106485.</w:t>
      </w:r>
    </w:p>
    <w:p w14:paraId="0C45681A" w14:textId="77777777" w:rsidR="00863431" w:rsidRDefault="00863431" w:rsidP="006F7642">
      <w:pPr>
        <w:spacing w:line="360" w:lineRule="auto"/>
      </w:pPr>
      <w:r w:rsidRPr="006F7642">
        <w:rPr>
          <w:lang w:val="en-GB"/>
        </w:rPr>
        <w:t xml:space="preserve">Vapnik, V., &amp; Cortes, C. (1995). </w:t>
      </w:r>
      <w:r>
        <w:t>Support-vector networks. Machine learning, 20(3), 273-297.</w:t>
      </w:r>
    </w:p>
    <w:p w14:paraId="5DB77586" w14:textId="77777777" w:rsidR="00863431" w:rsidRPr="009F4648" w:rsidRDefault="00863431" w:rsidP="00E70598">
      <w:pPr>
        <w:spacing w:line="360" w:lineRule="auto"/>
        <w:rPr>
          <w:lang w:val="en-GB"/>
        </w:rPr>
      </w:pPr>
      <w:r w:rsidRPr="001C2181">
        <w:t>Venables W.N. &amp; Ripley B.D. (2002). </w:t>
      </w:r>
      <w:r w:rsidRPr="001C2181">
        <w:rPr>
          <w:i/>
          <w:iCs/>
        </w:rPr>
        <w:t>Modern Applied Statistics with S</w:t>
      </w:r>
      <w:r w:rsidRPr="001C2181">
        <w:t>, Fourth edition. Springer, New York. ISBN 0-387-95457-0</w:t>
      </w:r>
      <w:r>
        <w:t>.</w:t>
      </w:r>
    </w:p>
    <w:p w14:paraId="62248BD7" w14:textId="77777777" w:rsidR="00863431" w:rsidRDefault="00863431" w:rsidP="006E48EB">
      <w:pPr>
        <w:spacing w:line="360" w:lineRule="auto"/>
        <w:rPr>
          <w:lang w:val="en-GB"/>
        </w:rPr>
      </w:pPr>
      <w:r w:rsidRPr="00A96E89">
        <w:rPr>
          <w:lang w:val="en-GB"/>
        </w:rPr>
        <w:t xml:space="preserve">Wachter, S., Mittelstadt, B., &amp; Russell, C. (2017). </w:t>
      </w:r>
      <w:r>
        <w:rPr>
          <w:lang w:val="en-GB"/>
        </w:rPr>
        <w:t>‘</w:t>
      </w:r>
      <w:r w:rsidRPr="00A96E89">
        <w:rPr>
          <w:lang w:val="en-GB"/>
        </w:rPr>
        <w:t>Counterfactual Explanations Without Opening the Black Box: Automated Decisions and the GDPR.</w:t>
      </w:r>
      <w:r>
        <w:rPr>
          <w:lang w:val="en-GB"/>
        </w:rPr>
        <w:t>’</w:t>
      </w:r>
      <w:r w:rsidRPr="00A96E89">
        <w:rPr>
          <w:lang w:val="en-GB"/>
        </w:rPr>
        <w:t xml:space="preserve"> Harvard Journal of Law &amp; Technology, 31(2), 841-887.</w:t>
      </w:r>
    </w:p>
    <w:p w14:paraId="2F15A21B" w14:textId="77777777" w:rsidR="00863431" w:rsidRPr="00BA1EC0" w:rsidRDefault="00863431" w:rsidP="00E70598">
      <w:pPr>
        <w:spacing w:line="360" w:lineRule="auto"/>
        <w:rPr>
          <w:lang w:val="en-GB"/>
        </w:rPr>
      </w:pPr>
      <w:r w:rsidRPr="00BA1EC0">
        <w:rPr>
          <w:lang w:val="en-GB"/>
        </w:rPr>
        <w:t xml:space="preserve">Witte, K. D., &amp; López-Torres, L. (2017). </w:t>
      </w:r>
      <w:r w:rsidRPr="007A453E">
        <w:t>Efficiency in education: A review of literature and a way forward. </w:t>
      </w:r>
      <w:r w:rsidRPr="007A453E">
        <w:rPr>
          <w:i/>
          <w:iCs/>
        </w:rPr>
        <w:t>Journal of the operational research society</w:t>
      </w:r>
      <w:r w:rsidRPr="007A453E">
        <w:t>, </w:t>
      </w:r>
      <w:r w:rsidRPr="007A453E">
        <w:rPr>
          <w:i/>
          <w:iCs/>
        </w:rPr>
        <w:t>68</w:t>
      </w:r>
      <w:r w:rsidRPr="007A453E">
        <w:t>, 339-363.</w:t>
      </w:r>
    </w:p>
    <w:p w14:paraId="6BF8A7F8" w14:textId="77777777" w:rsidR="00863431" w:rsidRDefault="00863431" w:rsidP="004D2CDE">
      <w:pPr>
        <w:spacing w:line="360" w:lineRule="auto"/>
      </w:pPr>
      <w:r w:rsidRPr="00131537">
        <w:t>Zhou, P., Ang, B. W., &amp; Poh, K. L. (2008). A survey of data envelopment analysis in energy and environmental studies. European Journal of Operational Research, 189(1), 1-18</w:t>
      </w:r>
      <w:r>
        <w:t>.</w:t>
      </w:r>
    </w:p>
    <w:p w14:paraId="3D50BDD8" w14:textId="77777777" w:rsidR="00863431" w:rsidRPr="00B760E6" w:rsidRDefault="00863431" w:rsidP="00B760E6">
      <w:pPr>
        <w:spacing w:line="360" w:lineRule="auto"/>
        <w:rPr>
          <w:lang w:val="en-GB"/>
        </w:rPr>
      </w:pPr>
      <w:r w:rsidRPr="007A5973">
        <w:rPr>
          <w:lang w:val="en-GB"/>
        </w:rPr>
        <w:t>Zhu, J. (2022). DEA under big data: Data enabled analytics and network data envelopment analysis. Annals of Operations Research, 309(2), 7</w:t>
      </w:r>
    </w:p>
    <w:p w14:paraId="5D54B41D" w14:textId="1691882A" w:rsidR="003D6266" w:rsidRDefault="00863431" w:rsidP="00E70598">
      <w:pPr>
        <w:spacing w:line="360" w:lineRule="auto"/>
        <w:rPr>
          <w:ins w:id="55" w:author="Gonzalez Moyano, Ricardo" w:date="2024-12-12T13:42:00Z" w16du:dateUtc="2024-12-12T12:42:00Z"/>
          <w:lang w:val="en-GB"/>
        </w:rPr>
      </w:pPr>
      <w:r w:rsidRPr="001E4271">
        <w:rPr>
          <w:lang w:val="en-GB"/>
          <w:rPrChange w:id="56" w:author="Gonzalez Moyano, Ricardo [2]" w:date="2024-12-16T17:33:00Z" w16du:dateUtc="2024-12-16T16:33:00Z">
            <w:rPr>
              <w:lang w:val="es-ES"/>
            </w:rPr>
          </w:rPrChange>
        </w:rPr>
        <w:t xml:space="preserve">Zhu, N., Zhu, C., &amp; Emrouznejad, A. (2021). </w:t>
      </w:r>
      <w:r w:rsidRPr="00212559">
        <w:rPr>
          <w:lang w:val="en-GB"/>
        </w:rPr>
        <w:t>A combined machine learning algorithms and DEA method for measuring and predicting the efficiency of Chinese manufacturing listed companies. </w:t>
      </w:r>
      <w:r w:rsidRPr="00212559">
        <w:rPr>
          <w:i/>
          <w:iCs/>
          <w:lang w:val="en-GB"/>
        </w:rPr>
        <w:t>Journal of Management Science and Engineering</w:t>
      </w:r>
      <w:r w:rsidRPr="00212559">
        <w:rPr>
          <w:lang w:val="en-GB"/>
        </w:rPr>
        <w:t>, </w:t>
      </w:r>
      <w:r w:rsidRPr="00212559">
        <w:rPr>
          <w:i/>
          <w:iCs/>
          <w:lang w:val="en-GB"/>
        </w:rPr>
        <w:t>6</w:t>
      </w:r>
      <w:r w:rsidRPr="00212559">
        <w:rPr>
          <w:lang w:val="en-GB"/>
        </w:rPr>
        <w:t>(4), 435-448.</w:t>
      </w:r>
    </w:p>
    <w:p w14:paraId="6E04D6C9" w14:textId="3AD4879D" w:rsidR="002175D9" w:rsidRDefault="002175D9" w:rsidP="00E70598">
      <w:pPr>
        <w:spacing w:line="360" w:lineRule="auto"/>
        <w:rPr>
          <w:ins w:id="57" w:author="Gonzalez Moyano, Ricardo" w:date="2024-12-12T13:59:00Z" w16du:dateUtc="2024-12-12T12:59:00Z"/>
          <w:lang w:val="en-GB"/>
        </w:rPr>
      </w:pPr>
      <w:ins w:id="58" w:author="Gonzalez Moyano, Ricardo" w:date="2024-12-12T13:42:00Z" w16du:dateUtc="2024-12-12T12:42:00Z">
        <w:r w:rsidRPr="002175D9">
          <w:rPr>
            <w:lang w:val="en-GB"/>
          </w:rPr>
          <w:t>Chawla, N. V., Bowyer, K. W., Hall, L. O., &amp; Kegelmeyer, W. P. (2002). SMOTE: synthetic minority over-sampling technique. Journal of artificial intelligence research, 16, 321-357.</w:t>
        </w:r>
      </w:ins>
    </w:p>
    <w:p w14:paraId="34EED79D" w14:textId="0F4D4397" w:rsidR="00FD53E5" w:rsidRDefault="00E968CF" w:rsidP="00E70598">
      <w:pPr>
        <w:spacing w:line="360" w:lineRule="auto"/>
        <w:rPr>
          <w:ins w:id="59" w:author="Gonzalez Moyano, Ricardo" w:date="2024-12-13T10:45:00Z" w16du:dateUtc="2024-12-13T09:45:00Z"/>
          <w:lang w:val="en-GB"/>
        </w:rPr>
      </w:pPr>
      <w:ins w:id="60" w:author="Gonzalez Moyano, Ricardo" w:date="2024-12-12T14:00:00Z" w16du:dateUtc="2024-12-12T13:00:00Z">
        <w:r w:rsidRPr="00E968CF">
          <w:rPr>
            <w:lang w:val="en-GB"/>
          </w:rPr>
          <w:t>Weiss, G. M., &amp; Provost, F. (2003). Learning when training data are costly: The effect of class distribution on tree induction. Journal of artificial intelligence research, 19, 315-354.</w:t>
        </w:r>
      </w:ins>
    </w:p>
    <w:p w14:paraId="61ED04D7" w14:textId="1784029D" w:rsidR="00AD3838" w:rsidRDefault="00AD3838" w:rsidP="00E70598">
      <w:pPr>
        <w:spacing w:line="360" w:lineRule="auto"/>
        <w:rPr>
          <w:ins w:id="61" w:author="Gonzalez Moyano, Ricardo" w:date="2024-12-16T10:35:00Z" w16du:dateUtc="2024-12-16T09:35:00Z"/>
        </w:rPr>
      </w:pPr>
      <w:ins w:id="62" w:author="Gonzalez Moyano, Ricardo" w:date="2024-12-13T10:45:00Z">
        <w:r w:rsidRPr="00AD3838">
          <w:t>Bellman, R. (1966). Dynamic programming. </w:t>
        </w:r>
        <w:r w:rsidRPr="00AD3838">
          <w:rPr>
            <w:i/>
            <w:iCs/>
          </w:rPr>
          <w:t>science</w:t>
        </w:r>
        <w:r w:rsidRPr="00AD3838">
          <w:t>, </w:t>
        </w:r>
        <w:r w:rsidRPr="00AD3838">
          <w:rPr>
            <w:i/>
            <w:iCs/>
          </w:rPr>
          <w:t>153</w:t>
        </w:r>
        <w:r w:rsidRPr="00AD3838">
          <w:t>(3731), 34-37.</w:t>
        </w:r>
      </w:ins>
    </w:p>
    <w:p w14:paraId="40FF78C5" w14:textId="3A4E130C" w:rsidR="0080295F" w:rsidRDefault="0080295F" w:rsidP="00E70598">
      <w:pPr>
        <w:spacing w:line="360" w:lineRule="auto"/>
        <w:rPr>
          <w:ins w:id="63" w:author="Gonzalez Moyano, Ricardo" w:date="2024-12-16T10:36:00Z" w16du:dateUtc="2024-12-16T09:36:00Z"/>
          <w:lang w:val="en-GB"/>
        </w:rPr>
      </w:pPr>
      <w:ins w:id="64" w:author="Gonzalez Moyano, Ricardo" w:date="2024-12-16T10:35:00Z" w16du:dateUtc="2024-12-16T09:35:00Z">
        <w:r w:rsidRPr="0080295F">
          <w:rPr>
            <w:lang w:val="en-GB"/>
          </w:rPr>
          <w:t>Tickle, A. B., Andrews, R., Golea, M., &amp; Diederich, J. (1998). The truth will come to light: Directions and challenges in extracting the knowledge embedded within trained artificial neural networks. IEEE Transactions on Neural Networks, 9(6), 1057-1068.</w:t>
        </w:r>
      </w:ins>
    </w:p>
    <w:p w14:paraId="59F9DCF0" w14:textId="2B577F35" w:rsidR="002D1B73" w:rsidRDefault="002D1B73" w:rsidP="00E70598">
      <w:pPr>
        <w:spacing w:line="360" w:lineRule="auto"/>
        <w:rPr>
          <w:ins w:id="65" w:author="Gonzalez Moyano, Ricardo" w:date="2024-12-16T10:38:00Z" w16du:dateUtc="2024-12-16T09:38:00Z"/>
        </w:rPr>
      </w:pPr>
      <w:ins w:id="66" w:author="Gonzalez Moyano, Ricardo" w:date="2024-12-16T10:36:00Z">
        <w:r w:rsidRPr="002D1B73">
          <w:lastRenderedPageBreak/>
          <w:t>Fogel, D. B., &amp; Robinson, C. J. (2003). Techniques for extracting classification and regression rules from artificial neural networks.</w:t>
        </w:r>
      </w:ins>
    </w:p>
    <w:p w14:paraId="55F571FB" w14:textId="67676BE4" w:rsidR="000A6A99" w:rsidRDefault="000A6A99" w:rsidP="00E70598">
      <w:pPr>
        <w:spacing w:line="360" w:lineRule="auto"/>
        <w:rPr>
          <w:ins w:id="67" w:author="Gonzalez Moyano, Ricardo" w:date="2024-12-16T11:37:00Z" w16du:dateUtc="2024-12-16T10:37:00Z"/>
        </w:rPr>
      </w:pPr>
      <w:ins w:id="68" w:author="Gonzalez Moyano, Ricardo" w:date="2024-12-16T10:38:00Z">
        <w:r w:rsidRPr="001E4271">
          <w:rPr>
            <w:lang w:val="es-ES"/>
            <w:rPrChange w:id="69" w:author="Gonzalez Moyano, Ricardo [2]" w:date="2024-12-16T17:32:00Z" w16du:dateUtc="2024-12-16T16:32:00Z">
              <w:rPr/>
            </w:rPrChange>
          </w:rPr>
          <w:t xml:space="preserve">Martens, D., Baesens, B., Van Gestel, T., &amp; Vanthienen, J. (2007). </w:t>
        </w:r>
        <w:r w:rsidRPr="000A6A99">
          <w:t>Comprehensible credit scoring models using rule extraction from support vector machines. </w:t>
        </w:r>
        <w:r w:rsidRPr="000A6A99">
          <w:rPr>
            <w:i/>
            <w:iCs/>
          </w:rPr>
          <w:t>European journal of operational research</w:t>
        </w:r>
        <w:r w:rsidRPr="000A6A99">
          <w:t>, </w:t>
        </w:r>
        <w:r w:rsidRPr="000A6A99">
          <w:rPr>
            <w:i/>
            <w:iCs/>
          </w:rPr>
          <w:t>183</w:t>
        </w:r>
        <w:r w:rsidRPr="000A6A99">
          <w:t>(3), 1466-1476.</w:t>
        </w:r>
      </w:ins>
    </w:p>
    <w:p w14:paraId="3F363CE4" w14:textId="07F7AFE4" w:rsidR="00701DCC" w:rsidRDefault="00701DCC" w:rsidP="00E70598">
      <w:pPr>
        <w:spacing w:line="360" w:lineRule="auto"/>
        <w:rPr>
          <w:ins w:id="70" w:author="Gonzalez Moyano, Ricardo" w:date="2024-12-16T11:38:00Z" w16du:dateUtc="2024-12-16T10:38:00Z"/>
        </w:rPr>
      </w:pPr>
      <w:ins w:id="71" w:author="Gonzalez Moyano, Ricardo" w:date="2024-12-16T11:37:00Z">
        <w:r w:rsidRPr="00701DCC">
          <w:t>Craven, M. W., &amp; Shavlik, J. W. (1992). Visualizing learning and computation in artificial neural networks. </w:t>
        </w:r>
        <w:r w:rsidRPr="00701DCC">
          <w:rPr>
            <w:i/>
            <w:iCs/>
          </w:rPr>
          <w:t>International journal on artificial intelligence tools</w:t>
        </w:r>
        <w:r w:rsidRPr="00701DCC">
          <w:t>, </w:t>
        </w:r>
        <w:r w:rsidRPr="00701DCC">
          <w:rPr>
            <w:i/>
            <w:iCs/>
          </w:rPr>
          <w:t>1</w:t>
        </w:r>
        <w:r w:rsidRPr="00701DCC">
          <w:t>(03), 399-425.</w:t>
        </w:r>
      </w:ins>
    </w:p>
    <w:p w14:paraId="4BEECB76" w14:textId="127DA56C" w:rsidR="00101EFF" w:rsidRDefault="00101EFF" w:rsidP="00E70598">
      <w:pPr>
        <w:spacing w:line="360" w:lineRule="auto"/>
        <w:rPr>
          <w:ins w:id="72" w:author="Gonzalez Moyano, Ricardo" w:date="2024-12-16T11:38:00Z" w16du:dateUtc="2024-12-16T10:38:00Z"/>
        </w:rPr>
      </w:pPr>
      <w:ins w:id="73" w:author="Gonzalez Moyano, Ricardo" w:date="2024-12-16T11:38:00Z">
        <w:r w:rsidRPr="00101EFF">
          <w:t>Tzeng, F. Y., &amp; Ma, K. L. (2005). </w:t>
        </w:r>
        <w:r w:rsidRPr="00101EFF">
          <w:rPr>
            <w:i/>
            <w:iCs/>
          </w:rPr>
          <w:t>Opening the black box-data driven visualization of neural networks</w:t>
        </w:r>
        <w:r w:rsidRPr="00101EFF">
          <w:t> (pp. 383-390). IEEE.</w:t>
        </w:r>
      </w:ins>
    </w:p>
    <w:p w14:paraId="1389F4FC" w14:textId="23EED64C" w:rsidR="0064309E" w:rsidRDefault="0064309E" w:rsidP="00E70598">
      <w:pPr>
        <w:spacing w:line="360" w:lineRule="auto"/>
        <w:rPr>
          <w:ins w:id="74" w:author="Gonzalez Moyano, Ricardo" w:date="2024-12-16T11:54:00Z" w16du:dateUtc="2024-12-16T10:54:00Z"/>
        </w:rPr>
      </w:pPr>
      <w:ins w:id="75" w:author="Gonzalez Moyano, Ricardo" w:date="2024-12-16T11:38:00Z">
        <w:r w:rsidRPr="0064309E">
          <w:t>Cho, B. H., Yu, H., Lee, J., Chee, Y. J., Kim, I. Y., &amp; Kim, S. I. (2008). Nonlinear support vector machine visualization for risk factor analysis using nomograms and localized radial basis function kernels. </w:t>
        </w:r>
        <w:r w:rsidRPr="0064309E">
          <w:rPr>
            <w:i/>
            <w:iCs/>
          </w:rPr>
          <w:t>IEEE Transactions on Information Technology in Biomedicine</w:t>
        </w:r>
        <w:r w:rsidRPr="0064309E">
          <w:t>, </w:t>
        </w:r>
        <w:r w:rsidRPr="0064309E">
          <w:rPr>
            <w:i/>
            <w:iCs/>
          </w:rPr>
          <w:t>12</w:t>
        </w:r>
        <w:r w:rsidRPr="0064309E">
          <w:t>(2), 247-256.</w:t>
        </w:r>
      </w:ins>
    </w:p>
    <w:p w14:paraId="4439D0F1" w14:textId="4B384543" w:rsidR="00B119D5" w:rsidRDefault="00B119D5" w:rsidP="00E70598">
      <w:pPr>
        <w:spacing w:line="360" w:lineRule="auto"/>
        <w:rPr>
          <w:ins w:id="76" w:author="Gonzalez Moyano, Ricardo" w:date="2024-12-16T11:55:00Z" w16du:dateUtc="2024-12-16T10:55:00Z"/>
        </w:rPr>
      </w:pPr>
      <w:ins w:id="77" w:author="Gonzalez Moyano, Ricardo" w:date="2024-12-16T11:54:00Z">
        <w:r w:rsidRPr="00B119D5">
          <w:t>Lundberg, S. (2017). A unified approach to interpreting model predictions. </w:t>
        </w:r>
        <w:r w:rsidRPr="00B119D5">
          <w:rPr>
            <w:i/>
            <w:iCs/>
          </w:rPr>
          <w:t>arXiv preprint arXiv:1705.07874</w:t>
        </w:r>
        <w:r w:rsidRPr="00B119D5">
          <w:t>.</w:t>
        </w:r>
      </w:ins>
    </w:p>
    <w:p w14:paraId="500D2933" w14:textId="6474FDBA" w:rsidR="00A45C20" w:rsidRDefault="00A45C20" w:rsidP="00E70598">
      <w:pPr>
        <w:spacing w:line="360" w:lineRule="auto"/>
        <w:rPr>
          <w:lang w:val="en-GB"/>
        </w:rPr>
      </w:pPr>
      <w:ins w:id="78" w:author="Gonzalez Moyano, Ricardo" w:date="2024-12-16T11:55:00Z">
        <w:r w:rsidRPr="00A45C20">
          <w:t>Ribeiro, M. T., Singh, S., &amp; Guestrin, C. (2016, August). " Why should i trust you?" Explaining the predictions of any classifier. In </w:t>
        </w:r>
        <w:r w:rsidRPr="00A45C20">
          <w:rPr>
            <w:i/>
            <w:iCs/>
          </w:rPr>
          <w:t>Proceedings of the 22nd ACM SIGKDD international conference on knowledge discovery and data mining</w:t>
        </w:r>
        <w:r w:rsidRPr="00A45C20">
          <w:t> (pp. 1135-1144).</w:t>
        </w:r>
      </w:ins>
    </w:p>
    <w:sectPr w:rsidR="00A45C20" w:rsidSect="0001153A">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Jose Luis Zofio Prieto" w:date="2024-08-30T11:27:00Z" w:initials="JLZP">
    <w:p w14:paraId="51DCDE61" w14:textId="2CA5D089" w:rsidR="00117262" w:rsidRDefault="00117262">
      <w:pPr>
        <w:pStyle w:val="Textocomentario"/>
      </w:pPr>
      <w:r>
        <w:rPr>
          <w:rStyle w:val="Refdecomentario"/>
        </w:rPr>
        <w:annotationRef/>
      </w:r>
      <w:r>
        <w:t xml:space="preserve">Si, como se dice posteriormente, el paper  se enmarca en segundo stream of litearature, parece que se le está restando importancia al considerarlo en Segundo lugar en el lietarature review. Si se ha hecho así la ordenación por cronología  yo buscaría algune cirerio que le permitiese dar la Vuelta (p.e., hay más contribunciones en el segundo stream que el primero). Así se le dá más relevancia.  </w:t>
      </w:r>
    </w:p>
  </w:comment>
  <w:comment w:id="2" w:author="Gonzalez Moyano, Ricardo" w:date="2024-09-16T12:33:00Z" w:initials="RG">
    <w:p w14:paraId="7AB14045" w14:textId="77777777" w:rsidR="00DE42C6" w:rsidRDefault="00DE42C6" w:rsidP="00DE42C6">
      <w:pPr>
        <w:pStyle w:val="Textocomentario"/>
        <w:jc w:val="left"/>
      </w:pPr>
      <w:r>
        <w:rPr>
          <w:rStyle w:val="Refdecomentario"/>
        </w:rPr>
        <w:annotationRef/>
      </w:r>
      <w:r>
        <w:t>¿Qué titulo tiene?</w:t>
      </w:r>
    </w:p>
  </w:comment>
  <w:comment w:id="3" w:author="Gonzalez Moyano, Ricardo" w:date="2024-09-16T12:34:00Z" w:initials="RG">
    <w:p w14:paraId="47215595" w14:textId="77777777" w:rsidR="00CF104B" w:rsidRDefault="00CF104B" w:rsidP="00CF104B">
      <w:pPr>
        <w:pStyle w:val="Textocomentario"/>
        <w:jc w:val="left"/>
      </w:pPr>
      <w:r>
        <w:rPr>
          <w:rStyle w:val="Refdecomentario"/>
        </w:rPr>
        <w:annotationRef/>
      </w:r>
      <w:r>
        <w:t xml:space="preserve">Este?: </w:t>
      </w:r>
      <w:hyperlink r:id="rId1" w:history="1">
        <w:r w:rsidRPr="00D87876">
          <w:rPr>
            <w:rStyle w:val="Hipervnculo"/>
            <w:highlight w:val="white"/>
          </w:rPr>
          <w:t>The estimation of productive efficiency through machine learning techniques: efficiency analysis trees</w:t>
        </w:r>
      </w:hyperlink>
    </w:p>
  </w:comment>
  <w:comment w:id="4" w:author="Jose Luis Zofio Prieto" w:date="2024-08-30T11:12:00Z" w:initials="JLZP">
    <w:p w14:paraId="4FAFC292" w14:textId="375EE581" w:rsidR="00117262" w:rsidRDefault="00117262">
      <w:pPr>
        <w:pStyle w:val="Textocomentario"/>
      </w:pPr>
      <w:r>
        <w:rPr>
          <w:rStyle w:val="Refdecomentario"/>
        </w:rPr>
        <w:annotationRef/>
      </w:r>
      <w:r>
        <w:t xml:space="preserve">¿Esta literature de two-stage no adolece de los problemas econométricos puestos de manifiesto por Simar y Wilson (2007)? </w:t>
      </w:r>
      <w:hyperlink r:id="rId2" w:history="1">
        <w:r w:rsidRPr="00164873">
          <w:rPr>
            <w:rStyle w:val="Hipervnculo"/>
          </w:rPr>
          <w:t>https://www.sciencedirect.com/science/article/abs/pii/S0304407605001594</w:t>
        </w:r>
      </w:hyperlink>
    </w:p>
    <w:p w14:paraId="7C9188DA" w14:textId="343A5F01" w:rsidR="00117262" w:rsidRDefault="00117262">
      <w:pPr>
        <w:pStyle w:val="Textocomentario"/>
      </w:pPr>
      <w:r>
        <w:t>Puede ser relavante para el paper reforzando las conclusiones (2.</w:t>
      </w:r>
      <w:r w:rsidRPr="00177688">
        <w:rPr>
          <w:i/>
          <w:iCs/>
        </w:rPr>
        <w:t>Enhanced Interpretability</w:t>
      </w:r>
      <w:r>
        <w:t>) por lo que se puede meter una frase enfatizndo esto de acuerdo a lo que pusimom en el paper de LBS-MAFS.</w:t>
      </w:r>
    </w:p>
    <w:p w14:paraId="4134F0E0" w14:textId="505B0A87" w:rsidR="00117262" w:rsidRDefault="00117262">
      <w:pPr>
        <w:pStyle w:val="Textocomentario"/>
      </w:pPr>
    </w:p>
  </w:comment>
  <w:comment w:id="5" w:author="Jose Luis Zofio Prieto" w:date="2024-08-30T11:32:00Z" w:initials="JLZP">
    <w:p w14:paraId="01305973" w14:textId="77777777" w:rsidR="00117262" w:rsidRDefault="00117262">
      <w:pPr>
        <w:pStyle w:val="Textocomentario"/>
      </w:pPr>
      <w:r>
        <w:rPr>
          <w:rStyle w:val="Refdecomentario"/>
        </w:rPr>
        <w:annotationRef/>
      </w:r>
      <w:r>
        <w:t>El problema econométrico es que al calcular los índices de eficiencia en la primera etapa, en la segunda no se cumple que laa variables dependiente (los índices) sean independientes (uinos dependen de otros) y se viola ese supuesto, lo que no permite hacer inferencia, etc.</w:t>
      </w:r>
    </w:p>
    <w:p w14:paraId="703DDFB3" w14:textId="5AB9AA67" w:rsidR="00117262" w:rsidRDefault="00117262">
      <w:pPr>
        <w:pStyle w:val="Textocomentario"/>
      </w:pPr>
      <w:r>
        <w:rPr>
          <w:noProof/>
        </w:rPr>
        <w:drawing>
          <wp:inline distT="0" distB="0" distL="0" distR="0" wp14:anchorId="1FCB185F" wp14:editId="23A9282F">
            <wp:extent cx="2510843" cy="1101889"/>
            <wp:effectExtent l="0" t="0" r="3810" b="3175"/>
            <wp:docPr id="1"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text on a page&#10;&#10;Description automatically generated"/>
                    <pic:cNvPicPr/>
                  </pic:nvPicPr>
                  <pic:blipFill>
                    <a:blip r:embed="rId3"/>
                    <a:stretch>
                      <a:fillRect/>
                    </a:stretch>
                  </pic:blipFill>
                  <pic:spPr>
                    <a:xfrm>
                      <a:off x="0" y="0"/>
                      <a:ext cx="2560099" cy="1123505"/>
                    </a:xfrm>
                    <a:prstGeom prst="rect">
                      <a:avLst/>
                    </a:prstGeom>
                  </pic:spPr>
                </pic:pic>
              </a:graphicData>
            </a:graphic>
          </wp:inline>
        </w:drawing>
      </w:r>
    </w:p>
  </w:comment>
  <w:comment w:id="6" w:author="Jose Luis Zofio Prieto" w:date="2024-08-30T11:25:00Z" w:initials="JLZP">
    <w:p w14:paraId="359D7AF4" w14:textId="5E0A2AC2" w:rsidR="00117262" w:rsidRDefault="00117262">
      <w:pPr>
        <w:pStyle w:val="Textocomentario"/>
      </w:pPr>
      <w:r>
        <w:rPr>
          <w:rStyle w:val="Refdecomentario"/>
        </w:rPr>
        <w:annotationRef/>
      </w:r>
      <w:r>
        <w:t>De aquí mi comentario respecto a los problemas econométricos puestos de manifiesto por Simar y Wilson (2007).</w:t>
      </w:r>
    </w:p>
    <w:p w14:paraId="4B205915" w14:textId="08546313" w:rsidR="00117262" w:rsidRDefault="00117262">
      <w:pPr>
        <w:pStyle w:val="Textocomentario"/>
      </w:pPr>
      <w:r>
        <w:t>Pero si la téncia no está sujeta a estos probelmas pq no hay probelmas económetricos ENTONCES PODEMOS VENDERLA COMO UNA ALTERNATIVA A SIMAR Y WILSON (2007) DESDE EL CAMPO DE ML.</w:t>
      </w:r>
    </w:p>
  </w:comment>
  <w:comment w:id="7" w:author="Jose Luis Zofio Prieto" w:date="2024-08-30T12:01:00Z" w:initials="JLZP">
    <w:p w14:paraId="58B3B655" w14:textId="76ABCA1C" w:rsidR="00117262" w:rsidRDefault="00117262">
      <w:pPr>
        <w:pStyle w:val="Textocomentario"/>
      </w:pPr>
      <w:r>
        <w:rPr>
          <w:rStyle w:val="Refdecomentario"/>
        </w:rPr>
        <w:annotationRef/>
      </w:r>
      <w:r>
        <w:t xml:space="preserve">Esto es una alternativa al botstrapping propuesto por Simar y Wilson (1999) para proveer un ‘bias adjusted’ efficiency score e inferencia estadística respecto a su valor con intervalos de confianza (entre 0.8 y 1 p.e.). De nuevo una alternativa válida al DEA tradicional y los esfuerzos realizados para acomodar el DGP, ruido, etc. I.e. the “uncertainty” of the efficiency scores.     </w:t>
      </w:r>
    </w:p>
  </w:comment>
  <w:comment w:id="11" w:author="Jose Luis Zofio Prieto" w:date="2024-08-30T17:06:00Z" w:initials="JLZP">
    <w:p w14:paraId="18F8FB8B" w14:textId="77777777" w:rsidR="00117262" w:rsidRDefault="00117262">
      <w:pPr>
        <w:pStyle w:val="Textocomentario"/>
      </w:pPr>
      <w:r>
        <w:rPr>
          <w:rStyle w:val="Refdecomentario"/>
        </w:rPr>
        <w:annotationRef/>
      </w:r>
      <w:r>
        <w:t>En esta sección, cuando se decriben SVM y NN  se podría poner alguna línea (intuicion) de como se van a utilizar estas tecnicas en el análisis de eficiencia. Como p.e. se hace con XAI  con la frase: “contexts (for example, in our production context the question could be ‘</w:t>
      </w:r>
      <w:r w:rsidRPr="00073340">
        <w:t>What is the minimum amount of adjustment in inputs and/or outputs that a technically inefficient DMU would need to undertake to transition into being considered efficient?</w:t>
      </w:r>
      <w:r>
        <w:t>’)”.</w:t>
      </w:r>
    </w:p>
    <w:p w14:paraId="577FE6D8" w14:textId="22D6B8A0" w:rsidR="00117262" w:rsidRDefault="00117262">
      <w:pPr>
        <w:pStyle w:val="Textocomentario"/>
      </w:pPr>
      <w:r>
        <w:t xml:space="preserve">Así se “calma” la impaciencia del lector con relición a    cómo se van a utilizar junto al DEA. </w:t>
      </w:r>
    </w:p>
  </w:comment>
  <w:comment w:id="13" w:author="Jose Luis Zofio Prieto" w:date="2024-08-30T17:59:00Z" w:initials="JLZP">
    <w:p w14:paraId="56901A07" w14:textId="6ECB0283" w:rsidR="00117262" w:rsidRDefault="00117262">
      <w:pPr>
        <w:pStyle w:val="Textocomentario"/>
      </w:pPr>
      <w:r>
        <w:rPr>
          <w:rStyle w:val="Refdecomentario"/>
        </w:rPr>
        <w:annotationRef/>
      </w:r>
      <w:r>
        <w:t xml:space="preserve">He reescrito mucho este párrafo con la idea de mejorar la analogia o reinterpretación del DEA como un caso particular de XAI. Espero haberlo conseguido. </w:t>
      </w:r>
    </w:p>
  </w:comment>
  <w:comment w:id="15" w:author="Jose Luis Zofio Prieto" w:date="2024-09-03T14:30:00Z" w:initials="JLZP">
    <w:p w14:paraId="4B76CF48" w14:textId="01BCD3E2" w:rsidR="00117262" w:rsidRDefault="00117262">
      <w:pPr>
        <w:pStyle w:val="Textocomentario"/>
      </w:pPr>
      <w:r>
        <w:rPr>
          <w:rStyle w:val="Refdecomentario"/>
        </w:rPr>
        <w:annotationRef/>
      </w:r>
      <w:r>
        <w:t xml:space="preserve">While the hyperparameter degree and data scaling are easy to understand, the cost one is not intuitive. Is it related to the loss function? If so, what do the number represent? I would add a footnote explaining to what do the hyperparameters refer, so the reader does not have to go to the R package. </w:t>
      </w:r>
    </w:p>
  </w:comment>
  <w:comment w:id="16" w:author="Gonzalez Moyano, Ricardo" w:date="2024-09-06T13:30:00Z" w:initials="RG">
    <w:p w14:paraId="2BDBB4E0" w14:textId="77777777" w:rsidR="001076E9" w:rsidRDefault="001076E9" w:rsidP="001076E9">
      <w:pPr>
        <w:pStyle w:val="Textocomentario"/>
        <w:jc w:val="left"/>
      </w:pPr>
      <w:r>
        <w:rPr>
          <w:rStyle w:val="Refdecomentario"/>
        </w:rPr>
        <w:annotationRef/>
      </w:r>
      <w:r>
        <w:t xml:space="preserve">El coste es el parametro de regularizacion que se comenta, nosotros lo indicamos como C, pero la libreira de R lo llama cost. </w:t>
      </w:r>
    </w:p>
  </w:comment>
  <w:comment w:id="17" w:author="Jose Luis Zofio Prieto" w:date="2024-09-03T14:33:00Z" w:initials="JLZP">
    <w:p w14:paraId="0809CBE7" w14:textId="4083952E" w:rsidR="00117262" w:rsidRDefault="00117262">
      <w:pPr>
        <w:pStyle w:val="Textocomentario"/>
      </w:pPr>
      <w:r>
        <w:rPr>
          <w:rStyle w:val="Refdecomentario"/>
        </w:rPr>
        <w:annotationRef/>
      </w:r>
      <w:r>
        <w:t>Explain what the label prediction is. Is it a percentage of the times it is efficient among all the experiments?</w:t>
      </w:r>
    </w:p>
  </w:comment>
  <w:comment w:id="18" w:author="Gonzalez Moyano, Ricardo" w:date="2024-09-06T13:32:00Z" w:initials="RG">
    <w:p w14:paraId="105E06A7" w14:textId="77777777" w:rsidR="001076E9" w:rsidRDefault="001076E9" w:rsidP="001076E9">
      <w:pPr>
        <w:pStyle w:val="Textocomentario"/>
        <w:jc w:val="left"/>
      </w:pPr>
      <w:r>
        <w:rPr>
          <w:rStyle w:val="Refdecomentario"/>
        </w:rPr>
        <w:annotationRef/>
      </w:r>
      <w:r>
        <w:t>Es el umbral que menos errores hemos detectado. Solo las observaciones con un valor superior al umbral se clasifican como eficientes</w:t>
      </w:r>
    </w:p>
  </w:comment>
  <w:comment w:id="19" w:author="Gonzalez Moyano, Ricardo" w:date="2024-09-06T13:27:00Z" w:initials="RG">
    <w:p w14:paraId="5042E882" w14:textId="42693476" w:rsidR="00A7714C" w:rsidRDefault="00A7714C" w:rsidP="00A7714C">
      <w:pPr>
        <w:pStyle w:val="Textocomentario"/>
        <w:jc w:val="left"/>
      </w:pPr>
      <w:r>
        <w:rPr>
          <w:rStyle w:val="Refdecomentario"/>
        </w:rPr>
        <w:annotationRef/>
      </w:r>
      <w:r>
        <w:t>He ampliado los puntos de la leyenda como has indicado.</w:t>
      </w:r>
    </w:p>
  </w:comment>
  <w:comment w:id="20" w:author="Jose Luis Zofio Prieto" w:date="2024-09-03T14:34:00Z" w:initials="JLZP">
    <w:p w14:paraId="3DCA7045" w14:textId="1C0AE086" w:rsidR="00117262" w:rsidRDefault="00117262">
      <w:pPr>
        <w:pStyle w:val="Textocomentario"/>
      </w:pPr>
      <w:r>
        <w:rPr>
          <w:rStyle w:val="Refdecomentario"/>
        </w:rPr>
        <w:annotationRef/>
      </w:r>
      <w:r>
        <w:t>Esto tampoco se entiende</w:t>
      </w:r>
    </w:p>
  </w:comment>
  <w:comment w:id="21" w:author="Gonzalez Moyano, Ricardo" w:date="2024-09-06T13:07:00Z" w:initials="RG">
    <w:p w14:paraId="0A14F4EC" w14:textId="77777777" w:rsidR="00690D21" w:rsidRDefault="00690D21" w:rsidP="00690D21">
      <w:pPr>
        <w:pStyle w:val="Textocomentario"/>
        <w:jc w:val="left"/>
      </w:pPr>
      <w:r>
        <w:rPr>
          <w:rStyle w:val="Refdecomentario"/>
        </w:rPr>
        <w:annotationRef/>
      </w:r>
      <w:r>
        <w:t xml:space="preserve">Me referia que, como no sabemos por donde pasa el hiperplano, lo que hacemos es llenar la region de puntos, de 0 a 10 en ambas variables, y a continuación, predecimos para cada punto. De esta forma, podemos detectar por donde pasa el hiperplano. </w:t>
      </w:r>
    </w:p>
  </w:comment>
  <w:comment w:id="22" w:author="Jose Luis Zofio Prieto" w:date="2024-09-03T14:36:00Z" w:initials="JLZP">
    <w:p w14:paraId="36CF5212" w14:textId="03AA2E18" w:rsidR="00117262" w:rsidRDefault="00117262">
      <w:pPr>
        <w:pStyle w:val="Textocomentario"/>
      </w:pPr>
      <w:r>
        <w:rPr>
          <w:rStyle w:val="Refdecomentario"/>
        </w:rPr>
        <w:annotationRef/>
      </w:r>
      <w:r>
        <w:t xml:space="preserve">Creo que habría que ampliar algo más el punto 3.2 metiendo algo de metodología porque esto se queda muy corto par entender por qué el output o input son más importantes.   </w:t>
      </w:r>
    </w:p>
  </w:comment>
  <w:comment w:id="24" w:author="Jose Luis Zofio Prieto" w:date="2024-09-03T15:32:00Z" w:initials="JLZP">
    <w:p w14:paraId="07F2C0E9" w14:textId="707F1F78" w:rsidR="00117262" w:rsidRDefault="00117262">
      <w:pPr>
        <w:pStyle w:val="Textocomentario"/>
      </w:pPr>
      <w:r>
        <w:rPr>
          <w:rStyle w:val="Refdecomentario"/>
        </w:rPr>
        <w:annotationRef/>
      </w:r>
      <w:r>
        <w:t xml:space="preserve">Lo mismo, apenas se dice nada en la sección 3.2 de neural networks para seguir la metodología y el significado de los hyperparámetros. </w:t>
      </w:r>
    </w:p>
  </w:comment>
  <w:comment w:id="25" w:author="Jose Luis Zofio Prieto" w:date="2024-09-03T16:04:00Z" w:initials="JLZP">
    <w:p w14:paraId="42CFA42F" w14:textId="00A5AE78" w:rsidR="00117262" w:rsidRDefault="00117262">
      <w:pPr>
        <w:pStyle w:val="Textocomentario"/>
      </w:pPr>
      <w:r>
        <w:rPr>
          <w:rStyle w:val="Refdecomentario"/>
        </w:rPr>
        <w:annotationRef/>
      </w:r>
      <w:r>
        <w:t>?</w:t>
      </w:r>
    </w:p>
  </w:comment>
  <w:comment w:id="26" w:author="Jose Luis Zofio Prieto" w:date="2024-09-03T16:02:00Z" w:initials="JLZP">
    <w:p w14:paraId="6FB4DE95" w14:textId="3833FC7D" w:rsidR="00117262" w:rsidRDefault="00117262">
      <w:pPr>
        <w:pStyle w:val="Textocomentario"/>
      </w:pPr>
      <w:r>
        <w:rPr>
          <w:rStyle w:val="Refdecomentario"/>
        </w:rPr>
        <w:annotationRef/>
      </w:r>
      <w:r>
        <w:t>Yo creo que se podr</w:t>
      </w:r>
      <w:r w:rsidR="00B33ABA">
        <w:t>í</w:t>
      </w:r>
      <w:r>
        <w:t>a cal</w:t>
      </w:r>
      <w:r w:rsidR="00B33ABA">
        <w:t>cular i</w:t>
      </w:r>
      <w:r>
        <w:t>gual índice de Spearman y ver que pasa ¿no?. E</w:t>
      </w:r>
      <w:r w:rsidR="00B33ABA">
        <w:t>s</w:t>
      </w:r>
      <w:r>
        <w:t xml:space="preserve">toy </w:t>
      </w:r>
      <w:r w:rsidR="00B33ABA">
        <w:t>s</w:t>
      </w:r>
      <w:r>
        <w:t xml:space="preserve">eguro que esto le pedirán los revisores. Eso si, manteniendo todos estos caveats. </w:t>
      </w:r>
    </w:p>
  </w:comment>
  <w:comment w:id="27" w:author="Jose Luis Zofio Prieto" w:date="2024-09-03T16:06:00Z" w:initials="JLZP">
    <w:p w14:paraId="50463265" w14:textId="78A31554" w:rsidR="00117262" w:rsidRDefault="00117262">
      <w:pPr>
        <w:pStyle w:val="Textocomentario"/>
      </w:pPr>
      <w:r>
        <w:rPr>
          <w:rStyle w:val="Refdecomentario"/>
        </w:rPr>
        <w:annotationRef/>
      </w:r>
      <w:r>
        <w:t>Añadir DEA como tercera línea dado que está en la gráfica</w:t>
      </w:r>
    </w:p>
  </w:comment>
  <w:comment w:id="28" w:author="Gonzalez Moyano, Ricardo" w:date="2024-09-06T13:00:00Z" w:initials="RG">
    <w:p w14:paraId="6DD58953" w14:textId="77777777" w:rsidR="00684C02" w:rsidRDefault="00684C02" w:rsidP="00684C02">
      <w:pPr>
        <w:pStyle w:val="Textocomentario"/>
        <w:jc w:val="left"/>
      </w:pPr>
      <w:r>
        <w:rPr>
          <w:rStyle w:val="Refdecomentario"/>
        </w:rPr>
        <w:annotationRef/>
      </w:r>
      <w:r>
        <w:t>He añadido el BCC y superefficiency</w:t>
      </w:r>
    </w:p>
  </w:comment>
  <w:comment w:id="29" w:author="Jose Luis Zofio Prieto" w:date="2024-09-03T17:46:00Z" w:initials="JLZP">
    <w:p w14:paraId="469DE135" w14:textId="287E9D00" w:rsidR="00117262" w:rsidRDefault="00117262">
      <w:pPr>
        <w:pStyle w:val="Textocomentario"/>
      </w:pPr>
      <w:r>
        <w:rPr>
          <w:rStyle w:val="Refdecomentario"/>
        </w:rPr>
        <w:annotationRef/>
      </w:r>
      <w:r>
        <w:t xml:space="preserve">Esto es así ¿os es que el Kernel “rellena” valores menores que uno ? </w:t>
      </w:r>
    </w:p>
  </w:comment>
  <w:comment w:id="30" w:author="Gonzalez Moyano, Ricardo" w:date="2024-09-06T12:06:00Z" w:initials="RG">
    <w:p w14:paraId="4B216DD8" w14:textId="77777777" w:rsidR="00CC37AC" w:rsidRDefault="006E6FAF" w:rsidP="00CC37AC">
      <w:pPr>
        <w:pStyle w:val="Textocomentario"/>
        <w:jc w:val="left"/>
      </w:pPr>
      <w:r>
        <w:rPr>
          <w:rStyle w:val="Refdecomentario"/>
        </w:rPr>
        <w:annotationRef/>
      </w:r>
      <w:r w:rsidR="00CC37AC">
        <w:t>Por utilizar super efficiency DEA. Nos pareció una comparación mas justa que con DEA normal</w:t>
      </w:r>
    </w:p>
  </w:comment>
  <w:comment w:id="31" w:author="Jose Luis Zofio Prieto" w:date="2024-09-03T16:13:00Z" w:initials="JLZP">
    <w:p w14:paraId="6BB56F0C" w14:textId="25F06C01" w:rsidR="00117262" w:rsidRDefault="00117262">
      <w:pPr>
        <w:pStyle w:val="Textocomentario"/>
      </w:pPr>
      <w:r>
        <w:rPr>
          <w:rStyle w:val="Refdecomentario"/>
        </w:rPr>
        <w:annotationRef/>
      </w:r>
      <w:r>
        <w:t>¿Que representa la “s” delante de DEA?</w:t>
      </w:r>
    </w:p>
  </w:comment>
  <w:comment w:id="32" w:author="Gonzalez Moyano, Ricardo" w:date="2024-09-06T11:00:00Z" w:initials="RG">
    <w:p w14:paraId="5353B452" w14:textId="77777777" w:rsidR="009621B3" w:rsidRDefault="009621B3" w:rsidP="009621B3">
      <w:pPr>
        <w:pStyle w:val="Textocomentario"/>
        <w:jc w:val="left"/>
      </w:pPr>
      <w:r>
        <w:rPr>
          <w:rStyle w:val="Refdecomentario"/>
        </w:rPr>
        <w:annotationRef/>
      </w:r>
      <w:r>
        <w:t xml:space="preserve">Como nuestro metodo está preparado para detectar supereficiencia, para compararlo, utilizamos super efficiency DEA. La “s” es de ahí. </w:t>
      </w:r>
    </w:p>
  </w:comment>
  <w:comment w:id="33" w:author="Jose Luis Zofio Prieto" w:date="2024-09-03T16:07:00Z" w:initials="JLZP">
    <w:p w14:paraId="23762A15" w14:textId="5835D51D" w:rsidR="00117262" w:rsidRDefault="00117262">
      <w:pPr>
        <w:pStyle w:val="Textocomentario"/>
      </w:pPr>
      <w:r>
        <w:rPr>
          <w:rStyle w:val="Refdecomentario"/>
        </w:rPr>
        <w:annotationRef/>
      </w:r>
      <w:r>
        <w:t xml:space="preserve">Una vez más el problema de la Pareto-eficiencia con las medida radial de output.   </w:t>
      </w:r>
    </w:p>
  </w:comment>
  <w:comment w:id="34" w:author="Jose Luis Zofio Prieto" w:date="2024-09-03T17:46:00Z" w:initials="JLZP">
    <w:p w14:paraId="5F9005BD" w14:textId="31D73CBE" w:rsidR="00117262" w:rsidRDefault="00117262">
      <w:pPr>
        <w:pStyle w:val="Textocomentario"/>
      </w:pPr>
      <w:r>
        <w:rPr>
          <w:rStyle w:val="Refdecomentario"/>
        </w:rPr>
        <w:annotationRef/>
      </w:r>
      <w:r>
        <w:t xml:space="preserve">Hay que darle una vuelta a esto, Si una observación es Pareto-eficiente y no está dominada, no puede ser ineficiente. Esto es una definción que se aplicaría a cualuier técnica. ¿Realmente las técnicas pueden identificar las DMUs que son Pareto-eficientes según DEA? Es decir, ¿todas las DMUs clasificadas como eficientes son Pareto-Eficientes? Es lo que parece intuirse del texto. Si no es asi no sñe si el concepto de P-E tiene mucho senbtidocon ML. Esto se une a todo lo dicho antes con el uso de medidas de eficiencia fuertes (aditivas) y débiles (radial). </w:t>
      </w:r>
    </w:p>
  </w:comment>
  <w:comment w:id="35" w:author="Jose Luis Zofio Prieto" w:date="2024-09-03T17:54:00Z" w:initials="JLZP">
    <w:p w14:paraId="4AB63747" w14:textId="708BDC24" w:rsidR="00117262" w:rsidRDefault="00117262">
      <w:pPr>
        <w:pStyle w:val="Textocomentario"/>
      </w:pPr>
      <w:r>
        <w:rPr>
          <w:rStyle w:val="Refdecomentario"/>
        </w:rPr>
        <w:annotationRef/>
      </w:r>
      <w:r>
        <w:t xml:space="preserve">He cambiado esta frase que creo refleja mejor lo que se pretende seguir.  </w:t>
      </w:r>
    </w:p>
  </w:comment>
  <w:comment w:id="36" w:author="Jose Luis Zofio Prieto" w:date="2024-09-03T17:57:00Z" w:initials="JLZP">
    <w:p w14:paraId="40894345" w14:textId="356BB6C7" w:rsidR="00117262" w:rsidRDefault="00117262">
      <w:pPr>
        <w:pStyle w:val="Textocomentario"/>
      </w:pPr>
      <w:r>
        <w:rPr>
          <w:rStyle w:val="Refdecomentario"/>
        </w:rPr>
        <w:annotationRef/>
      </w:r>
      <w:r>
        <w:t>¿Tienen todos un índice 1? Lo he puesto  porque no se sabe si se está trabajando con supereficiencia como en el gráfico 2.</w:t>
      </w:r>
    </w:p>
  </w:comment>
  <w:comment w:id="37" w:author="Gonzalez Moyano, Ricardo" w:date="2024-09-06T12:10:00Z" w:initials="RG">
    <w:p w14:paraId="0608D047" w14:textId="77777777" w:rsidR="006E6FAF" w:rsidRDefault="006E6FAF" w:rsidP="006E6FAF">
      <w:pPr>
        <w:pStyle w:val="Textocomentario"/>
        <w:jc w:val="left"/>
      </w:pPr>
      <w:r>
        <w:rPr>
          <w:rStyle w:val="Refdecomentario"/>
        </w:rPr>
        <w:annotationRef/>
      </w:r>
      <w:r>
        <w:t xml:space="preserve">El aditivo tradicional, sin super eficiencia. </w:t>
      </w:r>
    </w:p>
  </w:comment>
  <w:comment w:id="39" w:author="Gonzalez Moyano, Ricardo" w:date="2024-09-19T14:15:00Z" w:initials="RG">
    <w:p w14:paraId="700D8528" w14:textId="77777777" w:rsidR="00FE02B8" w:rsidRDefault="00FE02B8" w:rsidP="00FE02B8">
      <w:pPr>
        <w:pStyle w:val="Textocomentario"/>
        <w:jc w:val="left"/>
      </w:pPr>
      <w:r>
        <w:rPr>
          <w:rStyle w:val="Refdecomentario"/>
        </w:rPr>
        <w:annotationRef/>
      </w:r>
      <w:r>
        <w:t>Hay que actualizar la tabla a los 40</w:t>
      </w:r>
    </w:p>
  </w:comment>
  <w:comment w:id="46" w:author="Jose Luis Zofio Prieto" w:date="2024-09-03T18:03:00Z" w:initials="JLZP">
    <w:p w14:paraId="5D229351" w14:textId="75DD2E38" w:rsidR="00117262" w:rsidRDefault="00117262">
      <w:pPr>
        <w:pStyle w:val="Textocomentario"/>
      </w:pPr>
      <w:r>
        <w:rPr>
          <w:rStyle w:val="Refdecomentario"/>
        </w:rPr>
        <w:annotationRef/>
      </w:r>
      <w:r>
        <w:t xml:space="preserve">De nuevo no se sabe que representan estos valores porque habría que decirlo en la sección 3.2. Decir cuales son output y cuales inputs </w:t>
      </w:r>
    </w:p>
  </w:comment>
  <w:comment w:id="47" w:author="Jose Luis Zofio Prieto" w:date="2024-09-04T11:10:00Z" w:initials="JLZP">
    <w:p w14:paraId="387A8C0F" w14:textId="38DFB077" w:rsidR="00117262" w:rsidRDefault="00117262">
      <w:pPr>
        <w:pStyle w:val="Textocomentario"/>
      </w:pPr>
      <w:r>
        <w:rPr>
          <w:rStyle w:val="Refdecomentario"/>
        </w:rPr>
        <w:annotationRef/>
      </w:r>
      <w:r>
        <w:t xml:space="preserve">Yo haría una tabla con dos columnas, Las variables por filas y las columnas SVM y NN </w:t>
      </w:r>
    </w:p>
  </w:comment>
  <w:comment w:id="48" w:author="Jose Luis Zofio Prieto" w:date="2024-09-03T18:40:00Z" w:initials="JLZP">
    <w:p w14:paraId="20A0DFF6" w14:textId="1918B454" w:rsidR="00117262" w:rsidRDefault="00117262">
      <w:pPr>
        <w:pStyle w:val="Textocomentario"/>
      </w:pPr>
      <w:r>
        <w:rPr>
          <w:rStyle w:val="Refdecomentario"/>
        </w:rPr>
        <w:annotationRef/>
      </w:r>
      <w:r>
        <w:t>The explanation was counterintuitive. I have changed it. The second school has much more ESCS (an input) and therefore it makes sense that it is less efficient if the output scores like PVMATH are below the average and, in particular, below that of the first school.</w:t>
      </w:r>
    </w:p>
  </w:comment>
  <w:comment w:id="49" w:author="Gonzalez Moyano, Ricardo" w:date="2024-09-06T13:52:00Z" w:initials="RG">
    <w:p w14:paraId="555E61A6" w14:textId="77777777" w:rsidR="000936B1" w:rsidRDefault="000936B1" w:rsidP="000936B1">
      <w:pPr>
        <w:pStyle w:val="Textocomentario"/>
        <w:jc w:val="left"/>
      </w:pPr>
      <w:r>
        <w:rPr>
          <w:rStyle w:val="Refdecomentario"/>
        </w:rPr>
        <w:annotationRef/>
      </w:r>
      <w:r>
        <w:t xml:space="preserve">Exacto, a mayor input y menos output, mas ineficiente. La correccion que has puesto JL me parece bien </w:t>
      </w:r>
    </w:p>
  </w:comment>
  <w:comment w:id="50" w:author="Jose Luis Zofio Prieto" w:date="2024-09-03T18:48:00Z" w:initials="JLZP">
    <w:p w14:paraId="51D5C6EE" w14:textId="32EF91E0" w:rsidR="00117262" w:rsidRDefault="00117262">
      <w:pPr>
        <w:pStyle w:val="Textocomentario"/>
      </w:pPr>
      <w:r>
        <w:rPr>
          <w:rStyle w:val="Refdecomentario"/>
        </w:rPr>
        <w:annotationRef/>
      </w:r>
      <w:r>
        <w:t xml:space="preserve">I do not understand this reasoning. The higher the efficiency score the worse. Right? In this case, the third school has a </w:t>
      </w:r>
      <w:r w:rsidRPr="005C1F82">
        <w:rPr>
          <w:lang w:val="en-GB"/>
        </w:rPr>
        <w:t>moderately high ESCS</w:t>
      </w:r>
      <w:r>
        <w:t xml:space="preserve"> pero sus outputs están en la media, por lo que la ineficencia cae entre medias del 1 y 2.  </w:t>
      </w:r>
    </w:p>
  </w:comment>
  <w:comment w:id="51" w:author="Gonzalez Moyano, Ricardo" w:date="2024-09-06T13:52:00Z" w:initials="RG">
    <w:p w14:paraId="292324B9" w14:textId="77777777" w:rsidR="000936B1" w:rsidRDefault="000936B1" w:rsidP="000936B1">
      <w:pPr>
        <w:pStyle w:val="Textocomentario"/>
        <w:jc w:val="left"/>
      </w:pPr>
      <w:r>
        <w:rPr>
          <w:rStyle w:val="Refdecomentario"/>
        </w:rPr>
        <w:annotationRef/>
      </w:r>
      <w:r>
        <w:t>Sí</w:t>
      </w:r>
    </w:p>
  </w:comment>
  <w:comment w:id="52" w:author="Jose Luis Zofio Prieto" w:date="2024-09-03T18:52:00Z" w:initials="JLZP">
    <w:p w14:paraId="7E6AAD88" w14:textId="4AD05B8D" w:rsidR="00117262" w:rsidRDefault="00117262">
      <w:pPr>
        <w:pStyle w:val="Textocomentario"/>
      </w:pPr>
      <w:r>
        <w:t>¿</w:t>
      </w:r>
      <w:r>
        <w:rPr>
          <w:rStyle w:val="Refdecomentario"/>
        </w:rPr>
        <w:annotationRef/>
      </w:r>
      <w:r>
        <w:t xml:space="preserve">Es esto válido para toda la muestra? ¿has calculado la correlación entre el score de eficiencia y ESCS? Porque para las simulaciones de los tres colegios esta conclusion creo que no es válida. Es al revés porque a mayor ESCS no le corresponde mayor output scores y por tanto . </w:t>
      </w:r>
    </w:p>
  </w:comment>
  <w:comment w:id="53" w:author="Gonzalez Moyano, Ricardo" w:date="2024-09-06T14:01:00Z" w:initials="RG">
    <w:p w14:paraId="72D36809" w14:textId="77777777" w:rsidR="000936B1" w:rsidRDefault="000936B1" w:rsidP="000936B1">
      <w:pPr>
        <w:pStyle w:val="Textocomentario"/>
        <w:jc w:val="left"/>
      </w:pPr>
      <w:r>
        <w:rPr>
          <w:rStyle w:val="Refdecomentario"/>
        </w:rPr>
        <w:annotationRef/>
      </w:r>
      <w:r>
        <w:t>Parece que me quivoque en la interpretacion. A mas recursos, MAS ineficiencia.</w:t>
      </w:r>
    </w:p>
    <w:p w14:paraId="64B92D4B" w14:textId="77777777" w:rsidR="000936B1" w:rsidRDefault="000936B1" w:rsidP="000936B1">
      <w:pPr>
        <w:pStyle w:val="Textocomentario"/>
        <w:jc w:val="left"/>
      </w:pPr>
      <w:r>
        <w:t>Por mi, eliminamos este parrafo.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1DCDE61" w15:done="0"/>
  <w15:commentEx w15:paraId="7AB14045" w15:done="0"/>
  <w15:commentEx w15:paraId="47215595" w15:paraIdParent="7AB14045" w15:done="0"/>
  <w15:commentEx w15:paraId="4134F0E0" w15:done="0"/>
  <w15:commentEx w15:paraId="703DDFB3" w15:done="0"/>
  <w15:commentEx w15:paraId="4B205915" w15:done="0"/>
  <w15:commentEx w15:paraId="58B3B655" w15:done="0"/>
  <w15:commentEx w15:paraId="577FE6D8" w15:done="0"/>
  <w15:commentEx w15:paraId="56901A07" w15:done="1"/>
  <w15:commentEx w15:paraId="4B76CF48" w15:done="0"/>
  <w15:commentEx w15:paraId="2BDBB4E0" w15:paraIdParent="4B76CF48" w15:done="0"/>
  <w15:commentEx w15:paraId="0809CBE7" w15:done="0"/>
  <w15:commentEx w15:paraId="105E06A7" w15:paraIdParent="0809CBE7" w15:done="0"/>
  <w15:commentEx w15:paraId="5042E882" w15:done="1"/>
  <w15:commentEx w15:paraId="3DCA7045" w15:done="0"/>
  <w15:commentEx w15:paraId="0A14F4EC" w15:paraIdParent="3DCA7045" w15:done="0"/>
  <w15:commentEx w15:paraId="36CF5212" w15:done="0"/>
  <w15:commentEx w15:paraId="07F2C0E9" w15:done="0"/>
  <w15:commentEx w15:paraId="42CFA42F" w15:done="0"/>
  <w15:commentEx w15:paraId="6FB4DE95" w15:done="0"/>
  <w15:commentEx w15:paraId="50463265" w15:done="0"/>
  <w15:commentEx w15:paraId="6DD58953" w15:paraIdParent="50463265" w15:done="0"/>
  <w15:commentEx w15:paraId="469DE135" w15:done="0"/>
  <w15:commentEx w15:paraId="4B216DD8" w15:paraIdParent="469DE135" w15:done="0"/>
  <w15:commentEx w15:paraId="6BB56F0C" w15:done="0"/>
  <w15:commentEx w15:paraId="5353B452" w15:paraIdParent="6BB56F0C" w15:done="0"/>
  <w15:commentEx w15:paraId="23762A15" w15:done="0"/>
  <w15:commentEx w15:paraId="5F9005BD" w15:done="0"/>
  <w15:commentEx w15:paraId="4AB63747" w15:done="0"/>
  <w15:commentEx w15:paraId="40894345" w15:done="0"/>
  <w15:commentEx w15:paraId="0608D047" w15:paraIdParent="40894345" w15:done="0"/>
  <w15:commentEx w15:paraId="700D8528" w15:done="0"/>
  <w15:commentEx w15:paraId="5D229351" w15:done="0"/>
  <w15:commentEx w15:paraId="387A8C0F" w15:done="0"/>
  <w15:commentEx w15:paraId="20A0DFF6" w15:done="0"/>
  <w15:commentEx w15:paraId="555E61A6" w15:paraIdParent="20A0DFF6" w15:done="0"/>
  <w15:commentEx w15:paraId="51D5C6EE" w15:done="0"/>
  <w15:commentEx w15:paraId="292324B9" w15:paraIdParent="51D5C6EE" w15:done="0"/>
  <w15:commentEx w15:paraId="7E6AAD88" w15:done="0"/>
  <w15:commentEx w15:paraId="64B92D4B" w15:paraIdParent="7E6AAD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7C2B2E" w16cex:dateUtc="2024-08-30T09:27:00Z"/>
  <w16cex:commentExtensible w16cex:durableId="4E1F249D" w16cex:dateUtc="2024-09-16T10:33:00Z"/>
  <w16cex:commentExtensible w16cex:durableId="42C680DC" w16cex:dateUtc="2024-09-16T10:34:00Z"/>
  <w16cex:commentExtensible w16cex:durableId="2A7C278F" w16cex:dateUtc="2024-08-30T09:12:00Z"/>
  <w16cex:commentExtensible w16cex:durableId="2A7C2C3F" w16cex:dateUtc="2024-08-30T09:32:00Z"/>
  <w16cex:commentExtensible w16cex:durableId="2A7C2ABB" w16cex:dateUtc="2024-08-30T09:25:00Z"/>
  <w16cex:commentExtensible w16cex:durableId="2A7C3303" w16cex:dateUtc="2024-08-30T10:01:00Z"/>
  <w16cex:commentExtensible w16cex:durableId="2A7C7A78" w16cex:dateUtc="2024-08-30T15:06:00Z"/>
  <w16cex:commentExtensible w16cex:durableId="2A7C86FB" w16cex:dateUtc="2024-08-30T15:59:00Z"/>
  <w16cex:commentExtensible w16cex:durableId="2A819BF0" w16cex:dateUtc="2024-09-03T12:30:00Z"/>
  <w16cex:commentExtensible w16cex:durableId="01291858" w16cex:dateUtc="2024-09-06T11:30:00Z"/>
  <w16cex:commentExtensible w16cex:durableId="2A819C9D" w16cex:dateUtc="2024-09-03T12:33:00Z"/>
  <w16cex:commentExtensible w16cex:durableId="053851DF" w16cex:dateUtc="2024-09-06T11:32:00Z"/>
  <w16cex:commentExtensible w16cex:durableId="31BE8200" w16cex:dateUtc="2024-09-06T11:27:00Z"/>
  <w16cex:commentExtensible w16cex:durableId="2A819D01" w16cex:dateUtc="2024-09-03T12:34:00Z"/>
  <w16cex:commentExtensible w16cex:durableId="2AE5F4A3" w16cex:dateUtc="2024-09-06T11:07:00Z"/>
  <w16cex:commentExtensible w16cex:durableId="2A819D69" w16cex:dateUtc="2024-09-03T12:36:00Z"/>
  <w16cex:commentExtensible w16cex:durableId="2A81AA83" w16cex:dateUtc="2024-09-03T13:32:00Z"/>
  <w16cex:commentExtensible w16cex:durableId="2A81B20F" w16cex:dateUtc="2024-09-03T14:04:00Z"/>
  <w16cex:commentExtensible w16cex:durableId="2A81B184" w16cex:dateUtc="2024-09-03T14:02:00Z"/>
  <w16cex:commentExtensible w16cex:durableId="2A81B287" w16cex:dateUtc="2024-09-03T14:06:00Z"/>
  <w16cex:commentExtensible w16cex:durableId="65431D5A" w16cex:dateUtc="2024-09-06T11:00:00Z"/>
  <w16cex:commentExtensible w16cex:durableId="2A81C9DD" w16cex:dateUtc="2024-09-03T15:46:00Z"/>
  <w16cex:commentExtensible w16cex:durableId="0AE34E66" w16cex:dateUtc="2024-09-06T10:06:00Z"/>
  <w16cex:commentExtensible w16cex:durableId="2A81B425" w16cex:dateUtc="2024-09-03T14:13:00Z"/>
  <w16cex:commentExtensible w16cex:durableId="159FB997" w16cex:dateUtc="2024-09-06T09:00:00Z"/>
  <w16cex:commentExtensible w16cex:durableId="2A81B2D5" w16cex:dateUtc="2024-09-03T14:07:00Z"/>
  <w16cex:commentExtensible w16cex:durableId="2A81C9FB" w16cex:dateUtc="2024-09-03T15:46:00Z"/>
  <w16cex:commentExtensible w16cex:durableId="2A81CBC3" w16cex:dateUtc="2024-09-03T15:54:00Z"/>
  <w16cex:commentExtensible w16cex:durableId="2A81CC7E" w16cex:dateUtc="2024-09-03T15:57:00Z"/>
  <w16cex:commentExtensible w16cex:durableId="6A194314" w16cex:dateUtc="2024-09-06T10:10:00Z"/>
  <w16cex:commentExtensible w16cex:durableId="0DE5F557" w16cex:dateUtc="2024-09-19T12:15:00Z"/>
  <w16cex:commentExtensible w16cex:durableId="2A81CDEB" w16cex:dateUtc="2024-09-03T16:03:00Z"/>
  <w16cex:commentExtensible w16cex:durableId="2A82BEA5" w16cex:dateUtc="2024-09-04T09:10:00Z"/>
  <w16cex:commentExtensible w16cex:durableId="2A81D692" w16cex:dateUtc="2024-09-03T16:40:00Z"/>
  <w16cex:commentExtensible w16cex:durableId="5C67CD3D" w16cex:dateUtc="2024-09-06T11:52:00Z"/>
  <w16cex:commentExtensible w16cex:durableId="2A81D891" w16cex:dateUtc="2024-09-03T16:48:00Z"/>
  <w16cex:commentExtensible w16cex:durableId="6783E192" w16cex:dateUtc="2024-09-06T11:52:00Z"/>
  <w16cex:commentExtensible w16cex:durableId="2A81D97C" w16cex:dateUtc="2024-09-03T16:52:00Z"/>
  <w16cex:commentExtensible w16cex:durableId="0BD2305A" w16cex:dateUtc="2024-09-06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1DCDE61" w16cid:durableId="2A7C2B2E"/>
  <w16cid:commentId w16cid:paraId="7AB14045" w16cid:durableId="4E1F249D"/>
  <w16cid:commentId w16cid:paraId="47215595" w16cid:durableId="42C680DC"/>
  <w16cid:commentId w16cid:paraId="4134F0E0" w16cid:durableId="2A7C278F"/>
  <w16cid:commentId w16cid:paraId="703DDFB3" w16cid:durableId="2A7C2C3F"/>
  <w16cid:commentId w16cid:paraId="4B205915" w16cid:durableId="2A7C2ABB"/>
  <w16cid:commentId w16cid:paraId="58B3B655" w16cid:durableId="2A7C3303"/>
  <w16cid:commentId w16cid:paraId="577FE6D8" w16cid:durableId="2A7C7A78"/>
  <w16cid:commentId w16cid:paraId="56901A07" w16cid:durableId="2A7C86FB"/>
  <w16cid:commentId w16cid:paraId="4B76CF48" w16cid:durableId="2A819BF0"/>
  <w16cid:commentId w16cid:paraId="2BDBB4E0" w16cid:durableId="01291858"/>
  <w16cid:commentId w16cid:paraId="0809CBE7" w16cid:durableId="2A819C9D"/>
  <w16cid:commentId w16cid:paraId="105E06A7" w16cid:durableId="053851DF"/>
  <w16cid:commentId w16cid:paraId="5042E882" w16cid:durableId="31BE8200"/>
  <w16cid:commentId w16cid:paraId="3DCA7045" w16cid:durableId="2A819D01"/>
  <w16cid:commentId w16cid:paraId="0A14F4EC" w16cid:durableId="2AE5F4A3"/>
  <w16cid:commentId w16cid:paraId="36CF5212" w16cid:durableId="2A819D69"/>
  <w16cid:commentId w16cid:paraId="07F2C0E9" w16cid:durableId="2A81AA83"/>
  <w16cid:commentId w16cid:paraId="42CFA42F" w16cid:durableId="2A81B20F"/>
  <w16cid:commentId w16cid:paraId="6FB4DE95" w16cid:durableId="2A81B184"/>
  <w16cid:commentId w16cid:paraId="50463265" w16cid:durableId="2A81B287"/>
  <w16cid:commentId w16cid:paraId="6DD58953" w16cid:durableId="65431D5A"/>
  <w16cid:commentId w16cid:paraId="469DE135" w16cid:durableId="2A81C9DD"/>
  <w16cid:commentId w16cid:paraId="4B216DD8" w16cid:durableId="0AE34E66"/>
  <w16cid:commentId w16cid:paraId="6BB56F0C" w16cid:durableId="2A81B425"/>
  <w16cid:commentId w16cid:paraId="5353B452" w16cid:durableId="159FB997"/>
  <w16cid:commentId w16cid:paraId="23762A15" w16cid:durableId="2A81B2D5"/>
  <w16cid:commentId w16cid:paraId="5F9005BD" w16cid:durableId="2A81C9FB"/>
  <w16cid:commentId w16cid:paraId="4AB63747" w16cid:durableId="2A81CBC3"/>
  <w16cid:commentId w16cid:paraId="40894345" w16cid:durableId="2A81CC7E"/>
  <w16cid:commentId w16cid:paraId="0608D047" w16cid:durableId="6A194314"/>
  <w16cid:commentId w16cid:paraId="700D8528" w16cid:durableId="0DE5F557"/>
  <w16cid:commentId w16cid:paraId="5D229351" w16cid:durableId="2A81CDEB"/>
  <w16cid:commentId w16cid:paraId="387A8C0F" w16cid:durableId="2A82BEA5"/>
  <w16cid:commentId w16cid:paraId="20A0DFF6" w16cid:durableId="2A81D692"/>
  <w16cid:commentId w16cid:paraId="555E61A6" w16cid:durableId="5C67CD3D"/>
  <w16cid:commentId w16cid:paraId="51D5C6EE" w16cid:durableId="2A81D891"/>
  <w16cid:commentId w16cid:paraId="292324B9" w16cid:durableId="6783E192"/>
  <w16cid:commentId w16cid:paraId="7E6AAD88" w16cid:durableId="2A81D97C"/>
  <w16cid:commentId w16cid:paraId="64B92D4B" w16cid:durableId="0BD230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667386" w14:textId="77777777" w:rsidR="009F45DF" w:rsidRDefault="009F45DF" w:rsidP="00CF3C28">
      <w:pPr>
        <w:spacing w:after="0" w:line="240" w:lineRule="auto"/>
      </w:pPr>
      <w:r>
        <w:separator/>
      </w:r>
    </w:p>
  </w:endnote>
  <w:endnote w:type="continuationSeparator" w:id="0">
    <w:p w14:paraId="46BD6F49" w14:textId="77777777" w:rsidR="009F45DF" w:rsidRDefault="009F45DF" w:rsidP="00CF3C28">
      <w:pPr>
        <w:spacing w:after="0" w:line="240" w:lineRule="auto"/>
      </w:pPr>
      <w:r>
        <w:continuationSeparator/>
      </w:r>
    </w:p>
  </w:endnote>
  <w:endnote w:type="continuationNotice" w:id="1">
    <w:p w14:paraId="33F9869C" w14:textId="77777777" w:rsidR="009F45DF" w:rsidRDefault="009F45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2341434"/>
      <w:docPartObj>
        <w:docPartGallery w:val="Page Numbers (Bottom of Page)"/>
        <w:docPartUnique/>
      </w:docPartObj>
    </w:sdtPr>
    <w:sdtContent>
      <w:p w14:paraId="074BBD90" w14:textId="1BA90B3E" w:rsidR="00117262" w:rsidRDefault="00117262">
        <w:pPr>
          <w:pStyle w:val="Piedepgina"/>
          <w:jc w:val="center"/>
        </w:pPr>
        <w:r>
          <w:fldChar w:fldCharType="begin"/>
        </w:r>
        <w:r>
          <w:instrText>PAGE   \* MERGEFORMAT</w:instrText>
        </w:r>
        <w:r>
          <w:fldChar w:fldCharType="separate"/>
        </w:r>
        <w:r>
          <w:rPr>
            <w:lang w:val="es-ES"/>
          </w:rPr>
          <w:t>2</w:t>
        </w:r>
        <w:r>
          <w:fldChar w:fldCharType="end"/>
        </w:r>
      </w:p>
    </w:sdtContent>
  </w:sdt>
  <w:p w14:paraId="4FE1DBA4" w14:textId="77777777" w:rsidR="00117262" w:rsidRDefault="001172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E69858" w14:textId="77777777" w:rsidR="009F45DF" w:rsidRDefault="009F45DF" w:rsidP="00CF3C28">
      <w:pPr>
        <w:spacing w:after="0" w:line="240" w:lineRule="auto"/>
      </w:pPr>
      <w:r>
        <w:separator/>
      </w:r>
    </w:p>
  </w:footnote>
  <w:footnote w:type="continuationSeparator" w:id="0">
    <w:p w14:paraId="68C13073" w14:textId="77777777" w:rsidR="009F45DF" w:rsidRDefault="009F45DF" w:rsidP="00CF3C28">
      <w:pPr>
        <w:spacing w:after="0" w:line="240" w:lineRule="auto"/>
      </w:pPr>
      <w:r>
        <w:continuationSeparator/>
      </w:r>
    </w:p>
  </w:footnote>
  <w:footnote w:type="continuationNotice" w:id="1">
    <w:p w14:paraId="2081DFB4" w14:textId="77777777" w:rsidR="009F45DF" w:rsidRDefault="009F45DF">
      <w:pPr>
        <w:spacing w:after="0" w:line="240" w:lineRule="auto"/>
      </w:pPr>
    </w:p>
  </w:footnote>
  <w:footnote w:id="2">
    <w:p w14:paraId="3B4E61B9" w14:textId="490E84EB" w:rsidR="00117262" w:rsidRPr="00ED25E0" w:rsidRDefault="00117262">
      <w:pPr>
        <w:pStyle w:val="Textonotapie"/>
        <w:rPr>
          <w:lang w:val="en-GB"/>
        </w:rPr>
      </w:pPr>
      <w:r>
        <w:rPr>
          <w:rStyle w:val="Refdenotaalpie"/>
        </w:rPr>
        <w:footnoteRef/>
      </w:r>
      <w:r w:rsidRPr="00ED25E0">
        <w:t>A third line of research in the literature employs Data Envelopment Analysis (DEA) as an alternative method to conventional Machine Learning (ML) classification techniques such as Support Vector Machines (SVM), decision trees, and neural networks. In th</w:t>
      </w:r>
      <w:r>
        <w:t>at line</w:t>
      </w:r>
      <w:r w:rsidRPr="00ED25E0">
        <w:t>, DEA is utilized to classify observations based on their features</w:t>
      </w:r>
      <w:r>
        <w:t xml:space="preserve"> instead of measuring technical efficiency. For example, it is applied to identify </w:t>
      </w:r>
      <w:r w:rsidRPr="00B62D59">
        <w:t xml:space="preserve">individuals as carriers of </w:t>
      </w:r>
      <w:r>
        <w:t>a</w:t>
      </w:r>
      <w:r w:rsidRPr="00B62D59">
        <w:t xml:space="preserve"> rare genetic disorder</w:t>
      </w:r>
      <w:r>
        <w:t xml:space="preserve"> from age and several blood measurements</w:t>
      </w:r>
      <w:r w:rsidRPr="00ED25E0">
        <w:t xml:space="preserve">. </w:t>
      </w:r>
      <w:r>
        <w:t>A recent example of this type of contributions is Jin et al. (2024)</w:t>
      </w:r>
      <w:r w:rsidRPr="00ED25E0">
        <w:t>.</w:t>
      </w:r>
    </w:p>
  </w:footnote>
  <w:footnote w:id="3">
    <w:p w14:paraId="06FC6CA0" w14:textId="00B42D88" w:rsidR="00117262" w:rsidRPr="00C504D6" w:rsidRDefault="00117262">
      <w:pPr>
        <w:pStyle w:val="Textonotapie"/>
        <w:rPr>
          <w:lang w:val="en-GB"/>
        </w:rPr>
      </w:pPr>
      <w:r>
        <w:rPr>
          <w:rStyle w:val="Refdenotaalpie"/>
        </w:rPr>
        <w:footnoteRef/>
      </w:r>
      <w:r>
        <w:t xml:space="preserve"> We consider the radially oriented output measure (</w:t>
      </w:r>
      <w:hyperlink w:anchor="eq_3" w:history="1">
        <w:r w:rsidRPr="00512F88">
          <w:rPr>
            <w:rStyle w:val="Hipervnculo"/>
          </w:rPr>
          <w:t>3</w:t>
        </w:r>
      </w:hyperlink>
      <w:r>
        <w:t xml:space="preserve">) for simplicity, but other ‘graph’ measures accounting for both inputs and outputs like the directional distance function or hyperbolic function could be considered.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86095001">
    <w:abstractNumId w:val="0"/>
  </w:num>
  <w:num w:numId="2" w16cid:durableId="1048072975">
    <w:abstractNumId w:val="2"/>
  </w:num>
  <w:num w:numId="3" w16cid:durableId="5124546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se Luis Zofio Prieto">
    <w15:presenceInfo w15:providerId="None" w15:userId="Jose Luis Zofio Prieto"/>
  </w15:person>
  <w15:person w15:author="Gonzalez Moyano, Ricardo">
    <w15:presenceInfo w15:providerId="AD" w15:userId="S::ricardo.gonzalezm@miumh.umh.es::5b44e8b1-3a70-41c8-8d8a-36b87a296b66"/>
  </w15:person>
  <w15:person w15:author="Gonzalez Moyano, Ricardo [2]">
    <w15:presenceInfo w15:providerId="AD" w15:userId="S::ricardo.gonzalez01@miumh.umh.es::fd4e5627-4397-4deb-b8b1-f0714389fd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56B8"/>
    <w:rsid w:val="00007528"/>
    <w:rsid w:val="00010B0E"/>
    <w:rsid w:val="0001153A"/>
    <w:rsid w:val="00011B14"/>
    <w:rsid w:val="00011D7D"/>
    <w:rsid w:val="0001309D"/>
    <w:rsid w:val="000137B0"/>
    <w:rsid w:val="000139FD"/>
    <w:rsid w:val="0001556F"/>
    <w:rsid w:val="00015D09"/>
    <w:rsid w:val="000161B8"/>
    <w:rsid w:val="000164D9"/>
    <w:rsid w:val="00016913"/>
    <w:rsid w:val="00016E7E"/>
    <w:rsid w:val="000177BD"/>
    <w:rsid w:val="00017D76"/>
    <w:rsid w:val="00020059"/>
    <w:rsid w:val="00021B9B"/>
    <w:rsid w:val="00021C80"/>
    <w:rsid w:val="000240F8"/>
    <w:rsid w:val="00024B59"/>
    <w:rsid w:val="000253C4"/>
    <w:rsid w:val="000265AB"/>
    <w:rsid w:val="00027179"/>
    <w:rsid w:val="000304B3"/>
    <w:rsid w:val="00030FB4"/>
    <w:rsid w:val="00032C70"/>
    <w:rsid w:val="00033885"/>
    <w:rsid w:val="00033A35"/>
    <w:rsid w:val="00034D56"/>
    <w:rsid w:val="00035A1E"/>
    <w:rsid w:val="00035FF8"/>
    <w:rsid w:val="00036224"/>
    <w:rsid w:val="00040F91"/>
    <w:rsid w:val="00042362"/>
    <w:rsid w:val="00042906"/>
    <w:rsid w:val="00042FA1"/>
    <w:rsid w:val="000433D1"/>
    <w:rsid w:val="00043BFA"/>
    <w:rsid w:val="00043E3D"/>
    <w:rsid w:val="00044655"/>
    <w:rsid w:val="00044945"/>
    <w:rsid w:val="0004551A"/>
    <w:rsid w:val="00045757"/>
    <w:rsid w:val="00046F56"/>
    <w:rsid w:val="000472E1"/>
    <w:rsid w:val="000474DB"/>
    <w:rsid w:val="00047572"/>
    <w:rsid w:val="0005002E"/>
    <w:rsid w:val="000519A3"/>
    <w:rsid w:val="00051B56"/>
    <w:rsid w:val="00053ACF"/>
    <w:rsid w:val="00054483"/>
    <w:rsid w:val="00055434"/>
    <w:rsid w:val="00055981"/>
    <w:rsid w:val="00056474"/>
    <w:rsid w:val="00056E46"/>
    <w:rsid w:val="000570AC"/>
    <w:rsid w:val="000573FD"/>
    <w:rsid w:val="00060234"/>
    <w:rsid w:val="000606ED"/>
    <w:rsid w:val="0006071D"/>
    <w:rsid w:val="00060869"/>
    <w:rsid w:val="00061B65"/>
    <w:rsid w:val="00062186"/>
    <w:rsid w:val="00062548"/>
    <w:rsid w:val="000633CE"/>
    <w:rsid w:val="00063E95"/>
    <w:rsid w:val="00064E12"/>
    <w:rsid w:val="00066618"/>
    <w:rsid w:val="00067094"/>
    <w:rsid w:val="000674B0"/>
    <w:rsid w:val="00071EF2"/>
    <w:rsid w:val="00072CE3"/>
    <w:rsid w:val="00072FA3"/>
    <w:rsid w:val="000730AA"/>
    <w:rsid w:val="00073340"/>
    <w:rsid w:val="00073966"/>
    <w:rsid w:val="00073F66"/>
    <w:rsid w:val="00074044"/>
    <w:rsid w:val="00074F9B"/>
    <w:rsid w:val="0007563F"/>
    <w:rsid w:val="00076905"/>
    <w:rsid w:val="00076F46"/>
    <w:rsid w:val="0007772D"/>
    <w:rsid w:val="000829B4"/>
    <w:rsid w:val="000832A9"/>
    <w:rsid w:val="00083A1D"/>
    <w:rsid w:val="00084ABF"/>
    <w:rsid w:val="00084BD5"/>
    <w:rsid w:val="00085792"/>
    <w:rsid w:val="000905E5"/>
    <w:rsid w:val="0009075F"/>
    <w:rsid w:val="00090F8E"/>
    <w:rsid w:val="000912B0"/>
    <w:rsid w:val="00091302"/>
    <w:rsid w:val="00091551"/>
    <w:rsid w:val="00092076"/>
    <w:rsid w:val="00092C54"/>
    <w:rsid w:val="000936B1"/>
    <w:rsid w:val="000936D1"/>
    <w:rsid w:val="0009424E"/>
    <w:rsid w:val="00094CBF"/>
    <w:rsid w:val="000967FC"/>
    <w:rsid w:val="00096BC8"/>
    <w:rsid w:val="0009769C"/>
    <w:rsid w:val="000A1A7B"/>
    <w:rsid w:val="000A328D"/>
    <w:rsid w:val="000A387C"/>
    <w:rsid w:val="000A60B1"/>
    <w:rsid w:val="000A61A5"/>
    <w:rsid w:val="000A6463"/>
    <w:rsid w:val="000A6A99"/>
    <w:rsid w:val="000A78CB"/>
    <w:rsid w:val="000A7A7F"/>
    <w:rsid w:val="000A7F0A"/>
    <w:rsid w:val="000B05FB"/>
    <w:rsid w:val="000B1A82"/>
    <w:rsid w:val="000B26A3"/>
    <w:rsid w:val="000B26FF"/>
    <w:rsid w:val="000B27D8"/>
    <w:rsid w:val="000B352F"/>
    <w:rsid w:val="000B3F38"/>
    <w:rsid w:val="000B4B32"/>
    <w:rsid w:val="000B5745"/>
    <w:rsid w:val="000B68C1"/>
    <w:rsid w:val="000B6E35"/>
    <w:rsid w:val="000B74C8"/>
    <w:rsid w:val="000C0BE6"/>
    <w:rsid w:val="000C1305"/>
    <w:rsid w:val="000C17DF"/>
    <w:rsid w:val="000C2F8C"/>
    <w:rsid w:val="000C33E8"/>
    <w:rsid w:val="000C4527"/>
    <w:rsid w:val="000C52AF"/>
    <w:rsid w:val="000C56E6"/>
    <w:rsid w:val="000C5BA3"/>
    <w:rsid w:val="000C5BC7"/>
    <w:rsid w:val="000C7FEE"/>
    <w:rsid w:val="000D09B5"/>
    <w:rsid w:val="000D0B04"/>
    <w:rsid w:val="000D0B4F"/>
    <w:rsid w:val="000D1896"/>
    <w:rsid w:val="000D1A4B"/>
    <w:rsid w:val="000D36C1"/>
    <w:rsid w:val="000D38D0"/>
    <w:rsid w:val="000D3D42"/>
    <w:rsid w:val="000D4309"/>
    <w:rsid w:val="000D5572"/>
    <w:rsid w:val="000D573C"/>
    <w:rsid w:val="000D77D4"/>
    <w:rsid w:val="000E18CC"/>
    <w:rsid w:val="000E2632"/>
    <w:rsid w:val="000E2736"/>
    <w:rsid w:val="000E31C3"/>
    <w:rsid w:val="000E598E"/>
    <w:rsid w:val="000E5A10"/>
    <w:rsid w:val="000F09BE"/>
    <w:rsid w:val="000F0E4E"/>
    <w:rsid w:val="000F15B6"/>
    <w:rsid w:val="000F1941"/>
    <w:rsid w:val="000F1BDD"/>
    <w:rsid w:val="000F2210"/>
    <w:rsid w:val="000F2670"/>
    <w:rsid w:val="000F2818"/>
    <w:rsid w:val="000F310C"/>
    <w:rsid w:val="000F33D0"/>
    <w:rsid w:val="000F40A8"/>
    <w:rsid w:val="000F471A"/>
    <w:rsid w:val="000F57EF"/>
    <w:rsid w:val="000F7735"/>
    <w:rsid w:val="000F7769"/>
    <w:rsid w:val="00100423"/>
    <w:rsid w:val="00101247"/>
    <w:rsid w:val="00101472"/>
    <w:rsid w:val="00101EFF"/>
    <w:rsid w:val="00102544"/>
    <w:rsid w:val="001027EE"/>
    <w:rsid w:val="0010580C"/>
    <w:rsid w:val="00105F98"/>
    <w:rsid w:val="001069B9"/>
    <w:rsid w:val="00106C98"/>
    <w:rsid w:val="00106DEF"/>
    <w:rsid w:val="00107644"/>
    <w:rsid w:val="001076E9"/>
    <w:rsid w:val="00107747"/>
    <w:rsid w:val="00110025"/>
    <w:rsid w:val="001104FD"/>
    <w:rsid w:val="00110937"/>
    <w:rsid w:val="001116D7"/>
    <w:rsid w:val="0011202C"/>
    <w:rsid w:val="00112B59"/>
    <w:rsid w:val="00113378"/>
    <w:rsid w:val="00113433"/>
    <w:rsid w:val="001139E4"/>
    <w:rsid w:val="001142FD"/>
    <w:rsid w:val="00114FA8"/>
    <w:rsid w:val="0011622D"/>
    <w:rsid w:val="00117262"/>
    <w:rsid w:val="0012065B"/>
    <w:rsid w:val="001207E9"/>
    <w:rsid w:val="001210A8"/>
    <w:rsid w:val="00126141"/>
    <w:rsid w:val="00131210"/>
    <w:rsid w:val="00131537"/>
    <w:rsid w:val="001327F1"/>
    <w:rsid w:val="0013283F"/>
    <w:rsid w:val="00133ECC"/>
    <w:rsid w:val="001340DD"/>
    <w:rsid w:val="00134854"/>
    <w:rsid w:val="00134DB5"/>
    <w:rsid w:val="00135C29"/>
    <w:rsid w:val="00136766"/>
    <w:rsid w:val="00137813"/>
    <w:rsid w:val="001378A5"/>
    <w:rsid w:val="0014060D"/>
    <w:rsid w:val="001407BF"/>
    <w:rsid w:val="001426E7"/>
    <w:rsid w:val="00142FDB"/>
    <w:rsid w:val="00143780"/>
    <w:rsid w:val="00143FE1"/>
    <w:rsid w:val="001444E5"/>
    <w:rsid w:val="00144A03"/>
    <w:rsid w:val="00145731"/>
    <w:rsid w:val="00145E51"/>
    <w:rsid w:val="00146455"/>
    <w:rsid w:val="0014739E"/>
    <w:rsid w:val="0015191D"/>
    <w:rsid w:val="001519BC"/>
    <w:rsid w:val="00151D93"/>
    <w:rsid w:val="00151EC2"/>
    <w:rsid w:val="001534AB"/>
    <w:rsid w:val="00153F53"/>
    <w:rsid w:val="00153FE6"/>
    <w:rsid w:val="00154C0A"/>
    <w:rsid w:val="00157B76"/>
    <w:rsid w:val="00160789"/>
    <w:rsid w:val="0016093A"/>
    <w:rsid w:val="001610D2"/>
    <w:rsid w:val="00161EAB"/>
    <w:rsid w:val="001635F4"/>
    <w:rsid w:val="00164501"/>
    <w:rsid w:val="00165328"/>
    <w:rsid w:val="00165962"/>
    <w:rsid w:val="00165F09"/>
    <w:rsid w:val="00166764"/>
    <w:rsid w:val="001676E1"/>
    <w:rsid w:val="001716FF"/>
    <w:rsid w:val="00171C14"/>
    <w:rsid w:val="001727BC"/>
    <w:rsid w:val="00172868"/>
    <w:rsid w:val="00173994"/>
    <w:rsid w:val="001774FA"/>
    <w:rsid w:val="00180C11"/>
    <w:rsid w:val="00182E62"/>
    <w:rsid w:val="00182EB1"/>
    <w:rsid w:val="00183D39"/>
    <w:rsid w:val="00184C4C"/>
    <w:rsid w:val="0018525A"/>
    <w:rsid w:val="00185B5C"/>
    <w:rsid w:val="00185C56"/>
    <w:rsid w:val="001864DF"/>
    <w:rsid w:val="0018662D"/>
    <w:rsid w:val="00186CE0"/>
    <w:rsid w:val="00186D75"/>
    <w:rsid w:val="001871FC"/>
    <w:rsid w:val="0018748A"/>
    <w:rsid w:val="00191049"/>
    <w:rsid w:val="00192EF7"/>
    <w:rsid w:val="00193D9F"/>
    <w:rsid w:val="00193E7B"/>
    <w:rsid w:val="0019579D"/>
    <w:rsid w:val="00195D16"/>
    <w:rsid w:val="00195D2A"/>
    <w:rsid w:val="001967E4"/>
    <w:rsid w:val="001968D7"/>
    <w:rsid w:val="00196FC2"/>
    <w:rsid w:val="001A3A09"/>
    <w:rsid w:val="001A52C7"/>
    <w:rsid w:val="001A5829"/>
    <w:rsid w:val="001A6208"/>
    <w:rsid w:val="001A626A"/>
    <w:rsid w:val="001A77B7"/>
    <w:rsid w:val="001A7AEA"/>
    <w:rsid w:val="001B1B89"/>
    <w:rsid w:val="001B2E08"/>
    <w:rsid w:val="001B3DB4"/>
    <w:rsid w:val="001B4380"/>
    <w:rsid w:val="001B69FE"/>
    <w:rsid w:val="001B7F1A"/>
    <w:rsid w:val="001C0BF1"/>
    <w:rsid w:val="001C0D1D"/>
    <w:rsid w:val="001C159B"/>
    <w:rsid w:val="001C19B6"/>
    <w:rsid w:val="001C1DE1"/>
    <w:rsid w:val="001C2181"/>
    <w:rsid w:val="001C29B2"/>
    <w:rsid w:val="001C3ADA"/>
    <w:rsid w:val="001C3CF9"/>
    <w:rsid w:val="001C438C"/>
    <w:rsid w:val="001C541E"/>
    <w:rsid w:val="001C5BB2"/>
    <w:rsid w:val="001C5F5F"/>
    <w:rsid w:val="001C7063"/>
    <w:rsid w:val="001C7C34"/>
    <w:rsid w:val="001D1020"/>
    <w:rsid w:val="001D1621"/>
    <w:rsid w:val="001D1E34"/>
    <w:rsid w:val="001D2667"/>
    <w:rsid w:val="001D4B92"/>
    <w:rsid w:val="001D5627"/>
    <w:rsid w:val="001D6710"/>
    <w:rsid w:val="001D6A5E"/>
    <w:rsid w:val="001D6DDC"/>
    <w:rsid w:val="001E02E7"/>
    <w:rsid w:val="001E1664"/>
    <w:rsid w:val="001E33AD"/>
    <w:rsid w:val="001E350F"/>
    <w:rsid w:val="001E3B3C"/>
    <w:rsid w:val="001E4006"/>
    <w:rsid w:val="001E4271"/>
    <w:rsid w:val="001E42ED"/>
    <w:rsid w:val="001E5AA6"/>
    <w:rsid w:val="001E5AEA"/>
    <w:rsid w:val="001E6790"/>
    <w:rsid w:val="001E6A05"/>
    <w:rsid w:val="001E6B5C"/>
    <w:rsid w:val="001F0544"/>
    <w:rsid w:val="001F09E1"/>
    <w:rsid w:val="001F1EC3"/>
    <w:rsid w:val="001F2307"/>
    <w:rsid w:val="001F3009"/>
    <w:rsid w:val="001F3E4D"/>
    <w:rsid w:val="001F4C56"/>
    <w:rsid w:val="001F4FB7"/>
    <w:rsid w:val="001F5163"/>
    <w:rsid w:val="001F51D0"/>
    <w:rsid w:val="001F6DDE"/>
    <w:rsid w:val="001F781D"/>
    <w:rsid w:val="002010F1"/>
    <w:rsid w:val="00202998"/>
    <w:rsid w:val="00203796"/>
    <w:rsid w:val="002042BE"/>
    <w:rsid w:val="0020556C"/>
    <w:rsid w:val="0020563C"/>
    <w:rsid w:val="00205B22"/>
    <w:rsid w:val="00205C72"/>
    <w:rsid w:val="0020608D"/>
    <w:rsid w:val="002067B5"/>
    <w:rsid w:val="002109E7"/>
    <w:rsid w:val="00211207"/>
    <w:rsid w:val="0021196E"/>
    <w:rsid w:val="00211D95"/>
    <w:rsid w:val="00212559"/>
    <w:rsid w:val="0021258D"/>
    <w:rsid w:val="002129DA"/>
    <w:rsid w:val="00213020"/>
    <w:rsid w:val="00213EC3"/>
    <w:rsid w:val="002148CC"/>
    <w:rsid w:val="002175D9"/>
    <w:rsid w:val="00220444"/>
    <w:rsid w:val="00220CD0"/>
    <w:rsid w:val="00221A91"/>
    <w:rsid w:val="00222974"/>
    <w:rsid w:val="00222D8A"/>
    <w:rsid w:val="00223C0F"/>
    <w:rsid w:val="00223D89"/>
    <w:rsid w:val="00223E89"/>
    <w:rsid w:val="00223F1D"/>
    <w:rsid w:val="0022465F"/>
    <w:rsid w:val="00225243"/>
    <w:rsid w:val="00225325"/>
    <w:rsid w:val="002260AD"/>
    <w:rsid w:val="00226BAE"/>
    <w:rsid w:val="00226FA5"/>
    <w:rsid w:val="002271F0"/>
    <w:rsid w:val="00230F35"/>
    <w:rsid w:val="00230FCE"/>
    <w:rsid w:val="002310BB"/>
    <w:rsid w:val="00232BFE"/>
    <w:rsid w:val="00232EA3"/>
    <w:rsid w:val="00233113"/>
    <w:rsid w:val="00233BF3"/>
    <w:rsid w:val="00235277"/>
    <w:rsid w:val="00235341"/>
    <w:rsid w:val="00235CEF"/>
    <w:rsid w:val="00237469"/>
    <w:rsid w:val="002400A1"/>
    <w:rsid w:val="00240496"/>
    <w:rsid w:val="00241069"/>
    <w:rsid w:val="002410D2"/>
    <w:rsid w:val="002419AB"/>
    <w:rsid w:val="00241B10"/>
    <w:rsid w:val="00242CAE"/>
    <w:rsid w:val="002446BC"/>
    <w:rsid w:val="00244945"/>
    <w:rsid w:val="00244BE8"/>
    <w:rsid w:val="002466C4"/>
    <w:rsid w:val="00246AC3"/>
    <w:rsid w:val="0024701A"/>
    <w:rsid w:val="00251336"/>
    <w:rsid w:val="00252074"/>
    <w:rsid w:val="002531C3"/>
    <w:rsid w:val="00254824"/>
    <w:rsid w:val="00255140"/>
    <w:rsid w:val="00255E2C"/>
    <w:rsid w:val="00256AD3"/>
    <w:rsid w:val="002577C8"/>
    <w:rsid w:val="002577FB"/>
    <w:rsid w:val="0025797C"/>
    <w:rsid w:val="00260E35"/>
    <w:rsid w:val="002611B5"/>
    <w:rsid w:val="00261B53"/>
    <w:rsid w:val="00263B90"/>
    <w:rsid w:val="002646EC"/>
    <w:rsid w:val="00264E57"/>
    <w:rsid w:val="002652B1"/>
    <w:rsid w:val="002661BE"/>
    <w:rsid w:val="00267C61"/>
    <w:rsid w:val="00267DAC"/>
    <w:rsid w:val="002709FF"/>
    <w:rsid w:val="00271922"/>
    <w:rsid w:val="00273B74"/>
    <w:rsid w:val="00273C40"/>
    <w:rsid w:val="00273E4A"/>
    <w:rsid w:val="00273F01"/>
    <w:rsid w:val="00274CA1"/>
    <w:rsid w:val="00274D33"/>
    <w:rsid w:val="0027619F"/>
    <w:rsid w:val="002768EB"/>
    <w:rsid w:val="00276C87"/>
    <w:rsid w:val="00277F4D"/>
    <w:rsid w:val="00281303"/>
    <w:rsid w:val="00281885"/>
    <w:rsid w:val="002829A9"/>
    <w:rsid w:val="00283E82"/>
    <w:rsid w:val="00284C7E"/>
    <w:rsid w:val="002857B0"/>
    <w:rsid w:val="00287E33"/>
    <w:rsid w:val="00290992"/>
    <w:rsid w:val="00291E76"/>
    <w:rsid w:val="002922FC"/>
    <w:rsid w:val="00292500"/>
    <w:rsid w:val="0029361F"/>
    <w:rsid w:val="002948F9"/>
    <w:rsid w:val="002A05B4"/>
    <w:rsid w:val="002A0B77"/>
    <w:rsid w:val="002A2042"/>
    <w:rsid w:val="002A305E"/>
    <w:rsid w:val="002A327E"/>
    <w:rsid w:val="002A33BC"/>
    <w:rsid w:val="002A3F31"/>
    <w:rsid w:val="002A60ED"/>
    <w:rsid w:val="002A6DF1"/>
    <w:rsid w:val="002A705A"/>
    <w:rsid w:val="002A786E"/>
    <w:rsid w:val="002A7D4E"/>
    <w:rsid w:val="002B0C8B"/>
    <w:rsid w:val="002B330E"/>
    <w:rsid w:val="002B3D18"/>
    <w:rsid w:val="002B4178"/>
    <w:rsid w:val="002B6897"/>
    <w:rsid w:val="002B790E"/>
    <w:rsid w:val="002C0F0E"/>
    <w:rsid w:val="002C1927"/>
    <w:rsid w:val="002C23A5"/>
    <w:rsid w:val="002C2D09"/>
    <w:rsid w:val="002C4904"/>
    <w:rsid w:val="002C4D80"/>
    <w:rsid w:val="002C59FC"/>
    <w:rsid w:val="002C7416"/>
    <w:rsid w:val="002D024A"/>
    <w:rsid w:val="002D02AF"/>
    <w:rsid w:val="002D1103"/>
    <w:rsid w:val="002D1B73"/>
    <w:rsid w:val="002D1D70"/>
    <w:rsid w:val="002D3299"/>
    <w:rsid w:val="002D4392"/>
    <w:rsid w:val="002D4F72"/>
    <w:rsid w:val="002D56F9"/>
    <w:rsid w:val="002D5897"/>
    <w:rsid w:val="002D6906"/>
    <w:rsid w:val="002D7AE2"/>
    <w:rsid w:val="002D7C57"/>
    <w:rsid w:val="002E04A5"/>
    <w:rsid w:val="002E0956"/>
    <w:rsid w:val="002E194E"/>
    <w:rsid w:val="002E1A8E"/>
    <w:rsid w:val="002E1F90"/>
    <w:rsid w:val="002E2240"/>
    <w:rsid w:val="002E2F4A"/>
    <w:rsid w:val="002E4456"/>
    <w:rsid w:val="002E4D66"/>
    <w:rsid w:val="002E58C4"/>
    <w:rsid w:val="002E5C42"/>
    <w:rsid w:val="002E6999"/>
    <w:rsid w:val="002E7CAD"/>
    <w:rsid w:val="002E7F8E"/>
    <w:rsid w:val="002F0002"/>
    <w:rsid w:val="002F2BC0"/>
    <w:rsid w:val="002F3596"/>
    <w:rsid w:val="002F3DC6"/>
    <w:rsid w:val="002F528F"/>
    <w:rsid w:val="002F5639"/>
    <w:rsid w:val="002F5A60"/>
    <w:rsid w:val="00300764"/>
    <w:rsid w:val="00301357"/>
    <w:rsid w:val="00303A6A"/>
    <w:rsid w:val="00303EB9"/>
    <w:rsid w:val="00303F84"/>
    <w:rsid w:val="00304307"/>
    <w:rsid w:val="00304C43"/>
    <w:rsid w:val="00304D2C"/>
    <w:rsid w:val="00306903"/>
    <w:rsid w:val="0030791D"/>
    <w:rsid w:val="00307FD2"/>
    <w:rsid w:val="0031257A"/>
    <w:rsid w:val="0031292A"/>
    <w:rsid w:val="003159C4"/>
    <w:rsid w:val="00315E27"/>
    <w:rsid w:val="00317031"/>
    <w:rsid w:val="00317ADB"/>
    <w:rsid w:val="00317CA9"/>
    <w:rsid w:val="00322EE0"/>
    <w:rsid w:val="00323113"/>
    <w:rsid w:val="0032435D"/>
    <w:rsid w:val="003246BB"/>
    <w:rsid w:val="003253DE"/>
    <w:rsid w:val="003257BF"/>
    <w:rsid w:val="00326C24"/>
    <w:rsid w:val="003273EC"/>
    <w:rsid w:val="00330BE2"/>
    <w:rsid w:val="00331F07"/>
    <w:rsid w:val="003322B6"/>
    <w:rsid w:val="003330C2"/>
    <w:rsid w:val="00334051"/>
    <w:rsid w:val="003349D1"/>
    <w:rsid w:val="003349D3"/>
    <w:rsid w:val="00334C74"/>
    <w:rsid w:val="00334CF9"/>
    <w:rsid w:val="00334EB7"/>
    <w:rsid w:val="00336393"/>
    <w:rsid w:val="00336D0E"/>
    <w:rsid w:val="00336E13"/>
    <w:rsid w:val="003378EA"/>
    <w:rsid w:val="003378F4"/>
    <w:rsid w:val="00337A8C"/>
    <w:rsid w:val="003402E3"/>
    <w:rsid w:val="003407A3"/>
    <w:rsid w:val="003407D8"/>
    <w:rsid w:val="00340A93"/>
    <w:rsid w:val="003431C8"/>
    <w:rsid w:val="003446BE"/>
    <w:rsid w:val="00344FC0"/>
    <w:rsid w:val="003456CA"/>
    <w:rsid w:val="0034668B"/>
    <w:rsid w:val="0034669A"/>
    <w:rsid w:val="003467FC"/>
    <w:rsid w:val="00350439"/>
    <w:rsid w:val="00350FA3"/>
    <w:rsid w:val="00352D61"/>
    <w:rsid w:val="003536D0"/>
    <w:rsid w:val="003541FE"/>
    <w:rsid w:val="00357019"/>
    <w:rsid w:val="00357AF0"/>
    <w:rsid w:val="00357B0F"/>
    <w:rsid w:val="00360329"/>
    <w:rsid w:val="00361238"/>
    <w:rsid w:val="00361BA1"/>
    <w:rsid w:val="003636A5"/>
    <w:rsid w:val="003642E7"/>
    <w:rsid w:val="003650F3"/>
    <w:rsid w:val="003669F5"/>
    <w:rsid w:val="00366A82"/>
    <w:rsid w:val="00367325"/>
    <w:rsid w:val="00367CAE"/>
    <w:rsid w:val="00367D1A"/>
    <w:rsid w:val="00370478"/>
    <w:rsid w:val="00371200"/>
    <w:rsid w:val="00372842"/>
    <w:rsid w:val="00373814"/>
    <w:rsid w:val="00373C3F"/>
    <w:rsid w:val="003752B8"/>
    <w:rsid w:val="0037587A"/>
    <w:rsid w:val="00375B39"/>
    <w:rsid w:val="00380359"/>
    <w:rsid w:val="0038036B"/>
    <w:rsid w:val="003808EC"/>
    <w:rsid w:val="00381CC6"/>
    <w:rsid w:val="00381D38"/>
    <w:rsid w:val="00382052"/>
    <w:rsid w:val="00382168"/>
    <w:rsid w:val="0038294E"/>
    <w:rsid w:val="00382DDF"/>
    <w:rsid w:val="00382F95"/>
    <w:rsid w:val="00383269"/>
    <w:rsid w:val="0038342C"/>
    <w:rsid w:val="003841BC"/>
    <w:rsid w:val="00385B7B"/>
    <w:rsid w:val="00385F8F"/>
    <w:rsid w:val="00386017"/>
    <w:rsid w:val="00387655"/>
    <w:rsid w:val="00390023"/>
    <w:rsid w:val="0039062D"/>
    <w:rsid w:val="003927F7"/>
    <w:rsid w:val="00394014"/>
    <w:rsid w:val="003941A0"/>
    <w:rsid w:val="0039511C"/>
    <w:rsid w:val="00395643"/>
    <w:rsid w:val="00395787"/>
    <w:rsid w:val="003961B2"/>
    <w:rsid w:val="00396C22"/>
    <w:rsid w:val="00396D79"/>
    <w:rsid w:val="00396E3A"/>
    <w:rsid w:val="003974FB"/>
    <w:rsid w:val="003A1768"/>
    <w:rsid w:val="003A1B6E"/>
    <w:rsid w:val="003A298E"/>
    <w:rsid w:val="003A4501"/>
    <w:rsid w:val="003A4589"/>
    <w:rsid w:val="003A6A09"/>
    <w:rsid w:val="003A6B53"/>
    <w:rsid w:val="003A705B"/>
    <w:rsid w:val="003A70F8"/>
    <w:rsid w:val="003A7DB2"/>
    <w:rsid w:val="003A7DEB"/>
    <w:rsid w:val="003A7E2D"/>
    <w:rsid w:val="003B083A"/>
    <w:rsid w:val="003B11E1"/>
    <w:rsid w:val="003B299A"/>
    <w:rsid w:val="003B3F2F"/>
    <w:rsid w:val="003B4B10"/>
    <w:rsid w:val="003B4E86"/>
    <w:rsid w:val="003B57B4"/>
    <w:rsid w:val="003B5F15"/>
    <w:rsid w:val="003B6A92"/>
    <w:rsid w:val="003B7912"/>
    <w:rsid w:val="003C03F2"/>
    <w:rsid w:val="003C052B"/>
    <w:rsid w:val="003C0FF4"/>
    <w:rsid w:val="003C1BD8"/>
    <w:rsid w:val="003C1C18"/>
    <w:rsid w:val="003C3E8D"/>
    <w:rsid w:val="003C40C5"/>
    <w:rsid w:val="003C44A1"/>
    <w:rsid w:val="003C521A"/>
    <w:rsid w:val="003C6817"/>
    <w:rsid w:val="003C6949"/>
    <w:rsid w:val="003C7AE1"/>
    <w:rsid w:val="003D042A"/>
    <w:rsid w:val="003D0DEB"/>
    <w:rsid w:val="003D15E4"/>
    <w:rsid w:val="003D16C9"/>
    <w:rsid w:val="003D1799"/>
    <w:rsid w:val="003D4062"/>
    <w:rsid w:val="003D48FA"/>
    <w:rsid w:val="003D50AE"/>
    <w:rsid w:val="003D6266"/>
    <w:rsid w:val="003D7E13"/>
    <w:rsid w:val="003E0183"/>
    <w:rsid w:val="003E0849"/>
    <w:rsid w:val="003E0E57"/>
    <w:rsid w:val="003E14EB"/>
    <w:rsid w:val="003E21AA"/>
    <w:rsid w:val="003E2CDB"/>
    <w:rsid w:val="003E2FC4"/>
    <w:rsid w:val="003E3C72"/>
    <w:rsid w:val="003E5607"/>
    <w:rsid w:val="003E5C24"/>
    <w:rsid w:val="003E60F7"/>
    <w:rsid w:val="003E68DB"/>
    <w:rsid w:val="003E7397"/>
    <w:rsid w:val="003E748B"/>
    <w:rsid w:val="003F0F59"/>
    <w:rsid w:val="003F13DC"/>
    <w:rsid w:val="003F1704"/>
    <w:rsid w:val="003F302C"/>
    <w:rsid w:val="003F4879"/>
    <w:rsid w:val="003F7042"/>
    <w:rsid w:val="003F710B"/>
    <w:rsid w:val="003F73AA"/>
    <w:rsid w:val="00402824"/>
    <w:rsid w:val="00402B38"/>
    <w:rsid w:val="00403161"/>
    <w:rsid w:val="004036A3"/>
    <w:rsid w:val="00403944"/>
    <w:rsid w:val="004039E3"/>
    <w:rsid w:val="0040438A"/>
    <w:rsid w:val="00404750"/>
    <w:rsid w:val="0040490F"/>
    <w:rsid w:val="00405625"/>
    <w:rsid w:val="00405B97"/>
    <w:rsid w:val="00405E02"/>
    <w:rsid w:val="004063D6"/>
    <w:rsid w:val="00406B2C"/>
    <w:rsid w:val="00407ACA"/>
    <w:rsid w:val="00407F08"/>
    <w:rsid w:val="00407F61"/>
    <w:rsid w:val="00410C71"/>
    <w:rsid w:val="00412FF0"/>
    <w:rsid w:val="004139BC"/>
    <w:rsid w:val="00413F88"/>
    <w:rsid w:val="00414ED3"/>
    <w:rsid w:val="00415C77"/>
    <w:rsid w:val="00415EF1"/>
    <w:rsid w:val="00420BA8"/>
    <w:rsid w:val="004221FD"/>
    <w:rsid w:val="00422364"/>
    <w:rsid w:val="00422D93"/>
    <w:rsid w:val="004230A3"/>
    <w:rsid w:val="004241C3"/>
    <w:rsid w:val="0042588B"/>
    <w:rsid w:val="00427295"/>
    <w:rsid w:val="00427D7A"/>
    <w:rsid w:val="00431912"/>
    <w:rsid w:val="00431AD7"/>
    <w:rsid w:val="00431CE6"/>
    <w:rsid w:val="00431F9E"/>
    <w:rsid w:val="004327C2"/>
    <w:rsid w:val="00437588"/>
    <w:rsid w:val="00437887"/>
    <w:rsid w:val="00437C22"/>
    <w:rsid w:val="004405D9"/>
    <w:rsid w:val="004405FC"/>
    <w:rsid w:val="0044087F"/>
    <w:rsid w:val="0044219B"/>
    <w:rsid w:val="00442395"/>
    <w:rsid w:val="00442CFB"/>
    <w:rsid w:val="004436EE"/>
    <w:rsid w:val="004438B9"/>
    <w:rsid w:val="00443C74"/>
    <w:rsid w:val="00443F71"/>
    <w:rsid w:val="0044671C"/>
    <w:rsid w:val="00446CD0"/>
    <w:rsid w:val="0045053D"/>
    <w:rsid w:val="00450693"/>
    <w:rsid w:val="00452D18"/>
    <w:rsid w:val="00453AB5"/>
    <w:rsid w:val="00453D7C"/>
    <w:rsid w:val="00454911"/>
    <w:rsid w:val="00454EDF"/>
    <w:rsid w:val="00456524"/>
    <w:rsid w:val="004569AE"/>
    <w:rsid w:val="00456F6F"/>
    <w:rsid w:val="004574B4"/>
    <w:rsid w:val="004575AC"/>
    <w:rsid w:val="0045777F"/>
    <w:rsid w:val="004577B4"/>
    <w:rsid w:val="004579FD"/>
    <w:rsid w:val="00457B95"/>
    <w:rsid w:val="00460E46"/>
    <w:rsid w:val="00461C55"/>
    <w:rsid w:val="004622BA"/>
    <w:rsid w:val="0046235B"/>
    <w:rsid w:val="004624DF"/>
    <w:rsid w:val="00462ADB"/>
    <w:rsid w:val="00463646"/>
    <w:rsid w:val="0046403C"/>
    <w:rsid w:val="004641B7"/>
    <w:rsid w:val="00464602"/>
    <w:rsid w:val="00465855"/>
    <w:rsid w:val="00466426"/>
    <w:rsid w:val="00466FD1"/>
    <w:rsid w:val="0046767D"/>
    <w:rsid w:val="004678ED"/>
    <w:rsid w:val="00471630"/>
    <w:rsid w:val="00471EA3"/>
    <w:rsid w:val="00472FFF"/>
    <w:rsid w:val="004733DF"/>
    <w:rsid w:val="00473A7A"/>
    <w:rsid w:val="004747C3"/>
    <w:rsid w:val="004765C7"/>
    <w:rsid w:val="004773A0"/>
    <w:rsid w:val="00477478"/>
    <w:rsid w:val="00480FC0"/>
    <w:rsid w:val="00484104"/>
    <w:rsid w:val="004844E1"/>
    <w:rsid w:val="004847BB"/>
    <w:rsid w:val="00485B5D"/>
    <w:rsid w:val="00486AC6"/>
    <w:rsid w:val="004876D9"/>
    <w:rsid w:val="00487D86"/>
    <w:rsid w:val="00490F90"/>
    <w:rsid w:val="004911A7"/>
    <w:rsid w:val="004912D6"/>
    <w:rsid w:val="004912E4"/>
    <w:rsid w:val="004913BD"/>
    <w:rsid w:val="004915D3"/>
    <w:rsid w:val="00491C1D"/>
    <w:rsid w:val="00492DD8"/>
    <w:rsid w:val="0049319E"/>
    <w:rsid w:val="0049332B"/>
    <w:rsid w:val="00494559"/>
    <w:rsid w:val="00494CED"/>
    <w:rsid w:val="00496D7F"/>
    <w:rsid w:val="00497844"/>
    <w:rsid w:val="00497861"/>
    <w:rsid w:val="00497E74"/>
    <w:rsid w:val="004A01CA"/>
    <w:rsid w:val="004A020C"/>
    <w:rsid w:val="004A0DBF"/>
    <w:rsid w:val="004A0F21"/>
    <w:rsid w:val="004A1014"/>
    <w:rsid w:val="004A1B6C"/>
    <w:rsid w:val="004A21D1"/>
    <w:rsid w:val="004A245F"/>
    <w:rsid w:val="004A253D"/>
    <w:rsid w:val="004A2D91"/>
    <w:rsid w:val="004A3059"/>
    <w:rsid w:val="004A3300"/>
    <w:rsid w:val="004A3527"/>
    <w:rsid w:val="004A6983"/>
    <w:rsid w:val="004A7E5D"/>
    <w:rsid w:val="004B038C"/>
    <w:rsid w:val="004B0EB0"/>
    <w:rsid w:val="004B11C6"/>
    <w:rsid w:val="004B2600"/>
    <w:rsid w:val="004B29B2"/>
    <w:rsid w:val="004B3C61"/>
    <w:rsid w:val="004B4FE5"/>
    <w:rsid w:val="004B504C"/>
    <w:rsid w:val="004B569E"/>
    <w:rsid w:val="004B5D1F"/>
    <w:rsid w:val="004B69B6"/>
    <w:rsid w:val="004B6A6E"/>
    <w:rsid w:val="004B70C9"/>
    <w:rsid w:val="004B714C"/>
    <w:rsid w:val="004B7154"/>
    <w:rsid w:val="004B743B"/>
    <w:rsid w:val="004C0372"/>
    <w:rsid w:val="004C126B"/>
    <w:rsid w:val="004C1731"/>
    <w:rsid w:val="004C31D2"/>
    <w:rsid w:val="004C4CD8"/>
    <w:rsid w:val="004C504A"/>
    <w:rsid w:val="004C5359"/>
    <w:rsid w:val="004C5784"/>
    <w:rsid w:val="004C6033"/>
    <w:rsid w:val="004C61B5"/>
    <w:rsid w:val="004C67AC"/>
    <w:rsid w:val="004D033A"/>
    <w:rsid w:val="004D0A65"/>
    <w:rsid w:val="004D1F48"/>
    <w:rsid w:val="004D2246"/>
    <w:rsid w:val="004D22BF"/>
    <w:rsid w:val="004D23E0"/>
    <w:rsid w:val="004D2CDE"/>
    <w:rsid w:val="004D3221"/>
    <w:rsid w:val="004D32DF"/>
    <w:rsid w:val="004D5C39"/>
    <w:rsid w:val="004D6FA4"/>
    <w:rsid w:val="004E0018"/>
    <w:rsid w:val="004E1D3D"/>
    <w:rsid w:val="004E2D7E"/>
    <w:rsid w:val="004E4932"/>
    <w:rsid w:val="004E4BA7"/>
    <w:rsid w:val="004E532F"/>
    <w:rsid w:val="004E57E1"/>
    <w:rsid w:val="004E6CAE"/>
    <w:rsid w:val="004E725F"/>
    <w:rsid w:val="004E78F4"/>
    <w:rsid w:val="004F2FCB"/>
    <w:rsid w:val="004F40BB"/>
    <w:rsid w:val="004F4393"/>
    <w:rsid w:val="004F4784"/>
    <w:rsid w:val="004F5995"/>
    <w:rsid w:val="004F74B0"/>
    <w:rsid w:val="004F7643"/>
    <w:rsid w:val="004F7AC5"/>
    <w:rsid w:val="00501424"/>
    <w:rsid w:val="0050224C"/>
    <w:rsid w:val="00502459"/>
    <w:rsid w:val="005042AB"/>
    <w:rsid w:val="0050496A"/>
    <w:rsid w:val="00504B83"/>
    <w:rsid w:val="00504DB9"/>
    <w:rsid w:val="00505061"/>
    <w:rsid w:val="0050510C"/>
    <w:rsid w:val="005055F7"/>
    <w:rsid w:val="005063A1"/>
    <w:rsid w:val="00506EBA"/>
    <w:rsid w:val="005078F3"/>
    <w:rsid w:val="00510DC2"/>
    <w:rsid w:val="005120BC"/>
    <w:rsid w:val="00512F88"/>
    <w:rsid w:val="00514214"/>
    <w:rsid w:val="00515026"/>
    <w:rsid w:val="005153B1"/>
    <w:rsid w:val="00516587"/>
    <w:rsid w:val="00516C1E"/>
    <w:rsid w:val="005170C9"/>
    <w:rsid w:val="00517D48"/>
    <w:rsid w:val="00517FC5"/>
    <w:rsid w:val="00520774"/>
    <w:rsid w:val="00520A4F"/>
    <w:rsid w:val="00521106"/>
    <w:rsid w:val="00521217"/>
    <w:rsid w:val="005212FB"/>
    <w:rsid w:val="00521A94"/>
    <w:rsid w:val="005223F2"/>
    <w:rsid w:val="00522418"/>
    <w:rsid w:val="00522F7F"/>
    <w:rsid w:val="00523083"/>
    <w:rsid w:val="005234AD"/>
    <w:rsid w:val="005242E4"/>
    <w:rsid w:val="0052605E"/>
    <w:rsid w:val="00526070"/>
    <w:rsid w:val="005272DC"/>
    <w:rsid w:val="0052750E"/>
    <w:rsid w:val="00527A8F"/>
    <w:rsid w:val="00527C43"/>
    <w:rsid w:val="0053067E"/>
    <w:rsid w:val="00532528"/>
    <w:rsid w:val="0053279A"/>
    <w:rsid w:val="00532E84"/>
    <w:rsid w:val="005345BC"/>
    <w:rsid w:val="0053477F"/>
    <w:rsid w:val="0053570C"/>
    <w:rsid w:val="005372C5"/>
    <w:rsid w:val="0053791E"/>
    <w:rsid w:val="00542066"/>
    <w:rsid w:val="005422AD"/>
    <w:rsid w:val="00542503"/>
    <w:rsid w:val="00542810"/>
    <w:rsid w:val="00542AC9"/>
    <w:rsid w:val="00544A88"/>
    <w:rsid w:val="00544D21"/>
    <w:rsid w:val="005453E4"/>
    <w:rsid w:val="0054588B"/>
    <w:rsid w:val="0054622B"/>
    <w:rsid w:val="005505F8"/>
    <w:rsid w:val="005506DC"/>
    <w:rsid w:val="005553BC"/>
    <w:rsid w:val="00555884"/>
    <w:rsid w:val="005564D7"/>
    <w:rsid w:val="005564E7"/>
    <w:rsid w:val="0055692D"/>
    <w:rsid w:val="00557F75"/>
    <w:rsid w:val="005601FA"/>
    <w:rsid w:val="005612BC"/>
    <w:rsid w:val="005617F8"/>
    <w:rsid w:val="00562572"/>
    <w:rsid w:val="00562F55"/>
    <w:rsid w:val="00564200"/>
    <w:rsid w:val="0056461C"/>
    <w:rsid w:val="005650FB"/>
    <w:rsid w:val="0056592E"/>
    <w:rsid w:val="00565A34"/>
    <w:rsid w:val="00566096"/>
    <w:rsid w:val="00566E3D"/>
    <w:rsid w:val="0056708D"/>
    <w:rsid w:val="00567396"/>
    <w:rsid w:val="00572394"/>
    <w:rsid w:val="00572FFD"/>
    <w:rsid w:val="005730F6"/>
    <w:rsid w:val="00574410"/>
    <w:rsid w:val="005758FC"/>
    <w:rsid w:val="00577517"/>
    <w:rsid w:val="00577B7D"/>
    <w:rsid w:val="00580270"/>
    <w:rsid w:val="00582315"/>
    <w:rsid w:val="00583128"/>
    <w:rsid w:val="00583B8A"/>
    <w:rsid w:val="00583FE6"/>
    <w:rsid w:val="0058441F"/>
    <w:rsid w:val="00585869"/>
    <w:rsid w:val="00585D70"/>
    <w:rsid w:val="00585D7A"/>
    <w:rsid w:val="00586478"/>
    <w:rsid w:val="00586498"/>
    <w:rsid w:val="00586843"/>
    <w:rsid w:val="0058689E"/>
    <w:rsid w:val="0059071F"/>
    <w:rsid w:val="005928C3"/>
    <w:rsid w:val="00594028"/>
    <w:rsid w:val="00594F53"/>
    <w:rsid w:val="00595ED7"/>
    <w:rsid w:val="005967B2"/>
    <w:rsid w:val="00596BA3"/>
    <w:rsid w:val="005974C0"/>
    <w:rsid w:val="0059769E"/>
    <w:rsid w:val="0059784E"/>
    <w:rsid w:val="005A04BE"/>
    <w:rsid w:val="005A0923"/>
    <w:rsid w:val="005A2F6C"/>
    <w:rsid w:val="005A3733"/>
    <w:rsid w:val="005A3823"/>
    <w:rsid w:val="005A385A"/>
    <w:rsid w:val="005A4ABD"/>
    <w:rsid w:val="005A4BED"/>
    <w:rsid w:val="005A5B0D"/>
    <w:rsid w:val="005A5C03"/>
    <w:rsid w:val="005B0693"/>
    <w:rsid w:val="005B097F"/>
    <w:rsid w:val="005B09C3"/>
    <w:rsid w:val="005B11CD"/>
    <w:rsid w:val="005B259F"/>
    <w:rsid w:val="005B2A79"/>
    <w:rsid w:val="005B397D"/>
    <w:rsid w:val="005B41D5"/>
    <w:rsid w:val="005B4869"/>
    <w:rsid w:val="005B5095"/>
    <w:rsid w:val="005B6453"/>
    <w:rsid w:val="005B7A7E"/>
    <w:rsid w:val="005B7A81"/>
    <w:rsid w:val="005C01E6"/>
    <w:rsid w:val="005C126B"/>
    <w:rsid w:val="005C1643"/>
    <w:rsid w:val="005C173C"/>
    <w:rsid w:val="005C19CD"/>
    <w:rsid w:val="005C1B4B"/>
    <w:rsid w:val="005C1F82"/>
    <w:rsid w:val="005C1FA8"/>
    <w:rsid w:val="005C25BF"/>
    <w:rsid w:val="005C2988"/>
    <w:rsid w:val="005C31F5"/>
    <w:rsid w:val="005C456D"/>
    <w:rsid w:val="005C557D"/>
    <w:rsid w:val="005C687B"/>
    <w:rsid w:val="005C7F7F"/>
    <w:rsid w:val="005D0D46"/>
    <w:rsid w:val="005D1135"/>
    <w:rsid w:val="005D1DBD"/>
    <w:rsid w:val="005D1EE2"/>
    <w:rsid w:val="005D2E89"/>
    <w:rsid w:val="005D35C5"/>
    <w:rsid w:val="005D42ED"/>
    <w:rsid w:val="005D4BC5"/>
    <w:rsid w:val="005D51B9"/>
    <w:rsid w:val="005D5889"/>
    <w:rsid w:val="005D72C1"/>
    <w:rsid w:val="005E0ACC"/>
    <w:rsid w:val="005E0B72"/>
    <w:rsid w:val="005E104B"/>
    <w:rsid w:val="005E3136"/>
    <w:rsid w:val="005E3442"/>
    <w:rsid w:val="005E385E"/>
    <w:rsid w:val="005E3ED3"/>
    <w:rsid w:val="005E425D"/>
    <w:rsid w:val="005E54E2"/>
    <w:rsid w:val="005E63CA"/>
    <w:rsid w:val="005E7402"/>
    <w:rsid w:val="005F1406"/>
    <w:rsid w:val="005F2013"/>
    <w:rsid w:val="005F2885"/>
    <w:rsid w:val="005F2F7D"/>
    <w:rsid w:val="005F3AFB"/>
    <w:rsid w:val="005F4544"/>
    <w:rsid w:val="005F5AE7"/>
    <w:rsid w:val="005F5C7F"/>
    <w:rsid w:val="005F5CD0"/>
    <w:rsid w:val="005F6ADE"/>
    <w:rsid w:val="005F7586"/>
    <w:rsid w:val="005F7948"/>
    <w:rsid w:val="005F7C0F"/>
    <w:rsid w:val="006001D4"/>
    <w:rsid w:val="00601EE7"/>
    <w:rsid w:val="00601FA2"/>
    <w:rsid w:val="00602CE6"/>
    <w:rsid w:val="00602EA5"/>
    <w:rsid w:val="00603309"/>
    <w:rsid w:val="00604193"/>
    <w:rsid w:val="006044DD"/>
    <w:rsid w:val="00606E17"/>
    <w:rsid w:val="00607D39"/>
    <w:rsid w:val="00613007"/>
    <w:rsid w:val="00613019"/>
    <w:rsid w:val="0061328B"/>
    <w:rsid w:val="00613471"/>
    <w:rsid w:val="0061390A"/>
    <w:rsid w:val="00614839"/>
    <w:rsid w:val="00615132"/>
    <w:rsid w:val="006152FB"/>
    <w:rsid w:val="0061681C"/>
    <w:rsid w:val="006168A7"/>
    <w:rsid w:val="00617A59"/>
    <w:rsid w:val="00617F5B"/>
    <w:rsid w:val="00620860"/>
    <w:rsid w:val="00620866"/>
    <w:rsid w:val="0062193C"/>
    <w:rsid w:val="00621CD6"/>
    <w:rsid w:val="0062297B"/>
    <w:rsid w:val="006231C8"/>
    <w:rsid w:val="00623910"/>
    <w:rsid w:val="00623F35"/>
    <w:rsid w:val="00624341"/>
    <w:rsid w:val="006243A7"/>
    <w:rsid w:val="0062441F"/>
    <w:rsid w:val="00624973"/>
    <w:rsid w:val="00625153"/>
    <w:rsid w:val="006251EF"/>
    <w:rsid w:val="00625E2F"/>
    <w:rsid w:val="00627AF3"/>
    <w:rsid w:val="00631E93"/>
    <w:rsid w:val="006321D6"/>
    <w:rsid w:val="00632950"/>
    <w:rsid w:val="00632E12"/>
    <w:rsid w:val="006330F7"/>
    <w:rsid w:val="0063330E"/>
    <w:rsid w:val="006338C6"/>
    <w:rsid w:val="00634580"/>
    <w:rsid w:val="00634EA9"/>
    <w:rsid w:val="00635456"/>
    <w:rsid w:val="006355F7"/>
    <w:rsid w:val="00635737"/>
    <w:rsid w:val="00635E9F"/>
    <w:rsid w:val="006361D6"/>
    <w:rsid w:val="00636711"/>
    <w:rsid w:val="006375E6"/>
    <w:rsid w:val="00637D7D"/>
    <w:rsid w:val="0064309E"/>
    <w:rsid w:val="0064312C"/>
    <w:rsid w:val="006433A8"/>
    <w:rsid w:val="00644021"/>
    <w:rsid w:val="00644649"/>
    <w:rsid w:val="00645073"/>
    <w:rsid w:val="0064542D"/>
    <w:rsid w:val="00645595"/>
    <w:rsid w:val="006457D9"/>
    <w:rsid w:val="00646398"/>
    <w:rsid w:val="006476AE"/>
    <w:rsid w:val="006511EC"/>
    <w:rsid w:val="006513B1"/>
    <w:rsid w:val="006520CB"/>
    <w:rsid w:val="00652513"/>
    <w:rsid w:val="00652A7C"/>
    <w:rsid w:val="00653F11"/>
    <w:rsid w:val="006543A0"/>
    <w:rsid w:val="0065456F"/>
    <w:rsid w:val="0065528B"/>
    <w:rsid w:val="006557ED"/>
    <w:rsid w:val="00655A2F"/>
    <w:rsid w:val="00656DC8"/>
    <w:rsid w:val="00661564"/>
    <w:rsid w:val="00661E84"/>
    <w:rsid w:val="00664453"/>
    <w:rsid w:val="00664E01"/>
    <w:rsid w:val="0066507F"/>
    <w:rsid w:val="006666C0"/>
    <w:rsid w:val="00666725"/>
    <w:rsid w:val="006674D7"/>
    <w:rsid w:val="00667A78"/>
    <w:rsid w:val="00670631"/>
    <w:rsid w:val="006710A2"/>
    <w:rsid w:val="00671B5E"/>
    <w:rsid w:val="0067239A"/>
    <w:rsid w:val="00673848"/>
    <w:rsid w:val="00673BB6"/>
    <w:rsid w:val="006753F3"/>
    <w:rsid w:val="00675AF1"/>
    <w:rsid w:val="006763CE"/>
    <w:rsid w:val="00676608"/>
    <w:rsid w:val="00676C93"/>
    <w:rsid w:val="006800D0"/>
    <w:rsid w:val="006802EC"/>
    <w:rsid w:val="00681C18"/>
    <w:rsid w:val="006821C0"/>
    <w:rsid w:val="006829D6"/>
    <w:rsid w:val="00682BF8"/>
    <w:rsid w:val="00682E3D"/>
    <w:rsid w:val="00683CAF"/>
    <w:rsid w:val="00684BC3"/>
    <w:rsid w:val="00684C02"/>
    <w:rsid w:val="00685699"/>
    <w:rsid w:val="006857B5"/>
    <w:rsid w:val="00687992"/>
    <w:rsid w:val="00690A60"/>
    <w:rsid w:val="00690D21"/>
    <w:rsid w:val="006914ED"/>
    <w:rsid w:val="00691898"/>
    <w:rsid w:val="00693032"/>
    <w:rsid w:val="006935B0"/>
    <w:rsid w:val="00693F8E"/>
    <w:rsid w:val="00695FE8"/>
    <w:rsid w:val="006968B4"/>
    <w:rsid w:val="006973D4"/>
    <w:rsid w:val="00697908"/>
    <w:rsid w:val="00697D3B"/>
    <w:rsid w:val="006A0BAA"/>
    <w:rsid w:val="006A0D95"/>
    <w:rsid w:val="006A28DC"/>
    <w:rsid w:val="006A31B8"/>
    <w:rsid w:val="006A3B47"/>
    <w:rsid w:val="006A3F91"/>
    <w:rsid w:val="006A4F88"/>
    <w:rsid w:val="006A57B7"/>
    <w:rsid w:val="006A602A"/>
    <w:rsid w:val="006A64B1"/>
    <w:rsid w:val="006A70EF"/>
    <w:rsid w:val="006A7607"/>
    <w:rsid w:val="006A7E58"/>
    <w:rsid w:val="006B0ABE"/>
    <w:rsid w:val="006B0F92"/>
    <w:rsid w:val="006B1895"/>
    <w:rsid w:val="006B1B5D"/>
    <w:rsid w:val="006B2739"/>
    <w:rsid w:val="006B2D05"/>
    <w:rsid w:val="006B5E16"/>
    <w:rsid w:val="006B75B5"/>
    <w:rsid w:val="006C0E07"/>
    <w:rsid w:val="006C1606"/>
    <w:rsid w:val="006C1807"/>
    <w:rsid w:val="006C2A8E"/>
    <w:rsid w:val="006C2AA1"/>
    <w:rsid w:val="006C34F6"/>
    <w:rsid w:val="006C3533"/>
    <w:rsid w:val="006C3C79"/>
    <w:rsid w:val="006C3E0B"/>
    <w:rsid w:val="006C42C9"/>
    <w:rsid w:val="006C4897"/>
    <w:rsid w:val="006C4D41"/>
    <w:rsid w:val="006C4ED4"/>
    <w:rsid w:val="006C5833"/>
    <w:rsid w:val="006C6636"/>
    <w:rsid w:val="006C6678"/>
    <w:rsid w:val="006C674F"/>
    <w:rsid w:val="006C6FBE"/>
    <w:rsid w:val="006D0E28"/>
    <w:rsid w:val="006D10FC"/>
    <w:rsid w:val="006D13B9"/>
    <w:rsid w:val="006D1945"/>
    <w:rsid w:val="006D1EC5"/>
    <w:rsid w:val="006D2D3F"/>
    <w:rsid w:val="006D300F"/>
    <w:rsid w:val="006D3258"/>
    <w:rsid w:val="006D3795"/>
    <w:rsid w:val="006D39C4"/>
    <w:rsid w:val="006D584B"/>
    <w:rsid w:val="006D62DB"/>
    <w:rsid w:val="006D653D"/>
    <w:rsid w:val="006D720D"/>
    <w:rsid w:val="006D7A58"/>
    <w:rsid w:val="006E0090"/>
    <w:rsid w:val="006E3642"/>
    <w:rsid w:val="006E37BD"/>
    <w:rsid w:val="006E3FDD"/>
    <w:rsid w:val="006E4134"/>
    <w:rsid w:val="006E42B0"/>
    <w:rsid w:val="006E488E"/>
    <w:rsid w:val="006E48EB"/>
    <w:rsid w:val="006E5D7D"/>
    <w:rsid w:val="006E6648"/>
    <w:rsid w:val="006E6FAF"/>
    <w:rsid w:val="006E7FC7"/>
    <w:rsid w:val="006F0B11"/>
    <w:rsid w:val="006F1BED"/>
    <w:rsid w:val="006F219C"/>
    <w:rsid w:val="006F23B1"/>
    <w:rsid w:val="006F2814"/>
    <w:rsid w:val="006F37BC"/>
    <w:rsid w:val="006F3847"/>
    <w:rsid w:val="006F6390"/>
    <w:rsid w:val="006F7642"/>
    <w:rsid w:val="006F77B7"/>
    <w:rsid w:val="00701837"/>
    <w:rsid w:val="00701AB0"/>
    <w:rsid w:val="00701C66"/>
    <w:rsid w:val="00701DCC"/>
    <w:rsid w:val="00701E4F"/>
    <w:rsid w:val="0070308F"/>
    <w:rsid w:val="00703F71"/>
    <w:rsid w:val="007051DF"/>
    <w:rsid w:val="007057A3"/>
    <w:rsid w:val="007058B2"/>
    <w:rsid w:val="00705E9A"/>
    <w:rsid w:val="007069AA"/>
    <w:rsid w:val="00706AF9"/>
    <w:rsid w:val="00707339"/>
    <w:rsid w:val="00707805"/>
    <w:rsid w:val="0071126A"/>
    <w:rsid w:val="00711505"/>
    <w:rsid w:val="0071157D"/>
    <w:rsid w:val="00711955"/>
    <w:rsid w:val="00712F84"/>
    <w:rsid w:val="00713217"/>
    <w:rsid w:val="00713872"/>
    <w:rsid w:val="00714897"/>
    <w:rsid w:val="00714BD1"/>
    <w:rsid w:val="0071674B"/>
    <w:rsid w:val="007176C7"/>
    <w:rsid w:val="00720084"/>
    <w:rsid w:val="00720333"/>
    <w:rsid w:val="00720F86"/>
    <w:rsid w:val="00721ABF"/>
    <w:rsid w:val="00723D91"/>
    <w:rsid w:val="007240C0"/>
    <w:rsid w:val="0072435F"/>
    <w:rsid w:val="007275AA"/>
    <w:rsid w:val="00730291"/>
    <w:rsid w:val="00731335"/>
    <w:rsid w:val="00732357"/>
    <w:rsid w:val="00732462"/>
    <w:rsid w:val="0073475A"/>
    <w:rsid w:val="00734F3E"/>
    <w:rsid w:val="0073519F"/>
    <w:rsid w:val="00736210"/>
    <w:rsid w:val="00736DBC"/>
    <w:rsid w:val="0073759A"/>
    <w:rsid w:val="00740716"/>
    <w:rsid w:val="00741172"/>
    <w:rsid w:val="007414ED"/>
    <w:rsid w:val="00741FAB"/>
    <w:rsid w:val="00742889"/>
    <w:rsid w:val="00742A47"/>
    <w:rsid w:val="00744357"/>
    <w:rsid w:val="00744481"/>
    <w:rsid w:val="0074477E"/>
    <w:rsid w:val="00744AA7"/>
    <w:rsid w:val="00746E5B"/>
    <w:rsid w:val="00747AB0"/>
    <w:rsid w:val="00750403"/>
    <w:rsid w:val="00750849"/>
    <w:rsid w:val="00750C54"/>
    <w:rsid w:val="00752A44"/>
    <w:rsid w:val="00752BF0"/>
    <w:rsid w:val="00755B7E"/>
    <w:rsid w:val="00756A49"/>
    <w:rsid w:val="00756DEA"/>
    <w:rsid w:val="0075752E"/>
    <w:rsid w:val="00757E1E"/>
    <w:rsid w:val="00760047"/>
    <w:rsid w:val="0076085B"/>
    <w:rsid w:val="00760A5E"/>
    <w:rsid w:val="00760BA8"/>
    <w:rsid w:val="00761C5D"/>
    <w:rsid w:val="00761D6D"/>
    <w:rsid w:val="00761DE8"/>
    <w:rsid w:val="007629FC"/>
    <w:rsid w:val="00762F36"/>
    <w:rsid w:val="00764120"/>
    <w:rsid w:val="00765027"/>
    <w:rsid w:val="00765028"/>
    <w:rsid w:val="00765FDB"/>
    <w:rsid w:val="007662D1"/>
    <w:rsid w:val="00766853"/>
    <w:rsid w:val="00766B81"/>
    <w:rsid w:val="00767180"/>
    <w:rsid w:val="007704B7"/>
    <w:rsid w:val="00770FA8"/>
    <w:rsid w:val="00771298"/>
    <w:rsid w:val="007725C8"/>
    <w:rsid w:val="00772FFE"/>
    <w:rsid w:val="00773FDB"/>
    <w:rsid w:val="007747EA"/>
    <w:rsid w:val="00775E90"/>
    <w:rsid w:val="00777712"/>
    <w:rsid w:val="0078015D"/>
    <w:rsid w:val="00780380"/>
    <w:rsid w:val="00780886"/>
    <w:rsid w:val="00780C4E"/>
    <w:rsid w:val="00783BDE"/>
    <w:rsid w:val="00784A9A"/>
    <w:rsid w:val="007850B8"/>
    <w:rsid w:val="00785227"/>
    <w:rsid w:val="00786656"/>
    <w:rsid w:val="00786B00"/>
    <w:rsid w:val="007876A5"/>
    <w:rsid w:val="00787F5B"/>
    <w:rsid w:val="00787F88"/>
    <w:rsid w:val="007919E6"/>
    <w:rsid w:val="00791B76"/>
    <w:rsid w:val="007926C3"/>
    <w:rsid w:val="00795A06"/>
    <w:rsid w:val="007977E3"/>
    <w:rsid w:val="007A0ACD"/>
    <w:rsid w:val="007A1E61"/>
    <w:rsid w:val="007A3EB9"/>
    <w:rsid w:val="007A453E"/>
    <w:rsid w:val="007A4588"/>
    <w:rsid w:val="007A49F6"/>
    <w:rsid w:val="007A5973"/>
    <w:rsid w:val="007A5979"/>
    <w:rsid w:val="007A59C8"/>
    <w:rsid w:val="007A62B7"/>
    <w:rsid w:val="007A7AD4"/>
    <w:rsid w:val="007A7D07"/>
    <w:rsid w:val="007B12FD"/>
    <w:rsid w:val="007B167E"/>
    <w:rsid w:val="007B23A6"/>
    <w:rsid w:val="007B3419"/>
    <w:rsid w:val="007B3FAA"/>
    <w:rsid w:val="007B6977"/>
    <w:rsid w:val="007B7E1A"/>
    <w:rsid w:val="007C08C6"/>
    <w:rsid w:val="007C23E9"/>
    <w:rsid w:val="007C2423"/>
    <w:rsid w:val="007C313B"/>
    <w:rsid w:val="007C67A5"/>
    <w:rsid w:val="007C7295"/>
    <w:rsid w:val="007C75B3"/>
    <w:rsid w:val="007D15C9"/>
    <w:rsid w:val="007D20AA"/>
    <w:rsid w:val="007D2A74"/>
    <w:rsid w:val="007D2C88"/>
    <w:rsid w:val="007D48E0"/>
    <w:rsid w:val="007D4D84"/>
    <w:rsid w:val="007D5927"/>
    <w:rsid w:val="007D735F"/>
    <w:rsid w:val="007D75BC"/>
    <w:rsid w:val="007E03F9"/>
    <w:rsid w:val="007E1ED5"/>
    <w:rsid w:val="007E58A2"/>
    <w:rsid w:val="007E5BF8"/>
    <w:rsid w:val="007E631F"/>
    <w:rsid w:val="007E6826"/>
    <w:rsid w:val="007E790E"/>
    <w:rsid w:val="007E7952"/>
    <w:rsid w:val="007F14AD"/>
    <w:rsid w:val="007F2E17"/>
    <w:rsid w:val="007F32BC"/>
    <w:rsid w:val="007F3BAA"/>
    <w:rsid w:val="007F3BAB"/>
    <w:rsid w:val="007F3E8E"/>
    <w:rsid w:val="007F502A"/>
    <w:rsid w:val="007F51B1"/>
    <w:rsid w:val="007F6004"/>
    <w:rsid w:val="007F69DF"/>
    <w:rsid w:val="007F790A"/>
    <w:rsid w:val="00800136"/>
    <w:rsid w:val="008010C2"/>
    <w:rsid w:val="008023BC"/>
    <w:rsid w:val="0080295F"/>
    <w:rsid w:val="00802D0B"/>
    <w:rsid w:val="008034B2"/>
    <w:rsid w:val="00806AFD"/>
    <w:rsid w:val="00807AB3"/>
    <w:rsid w:val="0081108D"/>
    <w:rsid w:val="0081120E"/>
    <w:rsid w:val="008112B6"/>
    <w:rsid w:val="00811538"/>
    <w:rsid w:val="0081200A"/>
    <w:rsid w:val="008129F6"/>
    <w:rsid w:val="00812AD7"/>
    <w:rsid w:val="00813144"/>
    <w:rsid w:val="0081373C"/>
    <w:rsid w:val="00813AA1"/>
    <w:rsid w:val="008156B9"/>
    <w:rsid w:val="0081709D"/>
    <w:rsid w:val="008171F8"/>
    <w:rsid w:val="008174BF"/>
    <w:rsid w:val="00817E88"/>
    <w:rsid w:val="0082050E"/>
    <w:rsid w:val="00820E99"/>
    <w:rsid w:val="00820EBB"/>
    <w:rsid w:val="00821012"/>
    <w:rsid w:val="008210E5"/>
    <w:rsid w:val="00821B61"/>
    <w:rsid w:val="00822F2D"/>
    <w:rsid w:val="00823AA8"/>
    <w:rsid w:val="008260C4"/>
    <w:rsid w:val="008263A0"/>
    <w:rsid w:val="00827DFF"/>
    <w:rsid w:val="00831539"/>
    <w:rsid w:val="00831C1D"/>
    <w:rsid w:val="00832402"/>
    <w:rsid w:val="008329E1"/>
    <w:rsid w:val="0083383E"/>
    <w:rsid w:val="008350E9"/>
    <w:rsid w:val="00835142"/>
    <w:rsid w:val="008368B0"/>
    <w:rsid w:val="00840A33"/>
    <w:rsid w:val="00840AD4"/>
    <w:rsid w:val="0084175F"/>
    <w:rsid w:val="00843217"/>
    <w:rsid w:val="0084443D"/>
    <w:rsid w:val="00845180"/>
    <w:rsid w:val="00845F5D"/>
    <w:rsid w:val="00846172"/>
    <w:rsid w:val="00846988"/>
    <w:rsid w:val="008470C3"/>
    <w:rsid w:val="008472E6"/>
    <w:rsid w:val="00847366"/>
    <w:rsid w:val="00851329"/>
    <w:rsid w:val="0085149A"/>
    <w:rsid w:val="008515F3"/>
    <w:rsid w:val="00852165"/>
    <w:rsid w:val="0085498C"/>
    <w:rsid w:val="00855741"/>
    <w:rsid w:val="008557FB"/>
    <w:rsid w:val="00856177"/>
    <w:rsid w:val="008577A4"/>
    <w:rsid w:val="008606D2"/>
    <w:rsid w:val="00860EE2"/>
    <w:rsid w:val="00861543"/>
    <w:rsid w:val="0086190F"/>
    <w:rsid w:val="00862436"/>
    <w:rsid w:val="00863431"/>
    <w:rsid w:val="008641A8"/>
    <w:rsid w:val="00865E91"/>
    <w:rsid w:val="0086604F"/>
    <w:rsid w:val="0086605F"/>
    <w:rsid w:val="0086628A"/>
    <w:rsid w:val="00866DEC"/>
    <w:rsid w:val="00867969"/>
    <w:rsid w:val="00867AE0"/>
    <w:rsid w:val="00867B3E"/>
    <w:rsid w:val="00870CE8"/>
    <w:rsid w:val="00870D7A"/>
    <w:rsid w:val="00873501"/>
    <w:rsid w:val="00875C3A"/>
    <w:rsid w:val="00875D78"/>
    <w:rsid w:val="00877162"/>
    <w:rsid w:val="00880205"/>
    <w:rsid w:val="0088027F"/>
    <w:rsid w:val="00880913"/>
    <w:rsid w:val="00880A3B"/>
    <w:rsid w:val="00880D52"/>
    <w:rsid w:val="0088118D"/>
    <w:rsid w:val="0088179F"/>
    <w:rsid w:val="00882E5C"/>
    <w:rsid w:val="0088343E"/>
    <w:rsid w:val="00883DB0"/>
    <w:rsid w:val="00884061"/>
    <w:rsid w:val="00884759"/>
    <w:rsid w:val="00884CBC"/>
    <w:rsid w:val="0088530A"/>
    <w:rsid w:val="0088586C"/>
    <w:rsid w:val="00885873"/>
    <w:rsid w:val="00886BDA"/>
    <w:rsid w:val="00887A5D"/>
    <w:rsid w:val="00890706"/>
    <w:rsid w:val="008908EE"/>
    <w:rsid w:val="00890C23"/>
    <w:rsid w:val="00890F1B"/>
    <w:rsid w:val="008910C0"/>
    <w:rsid w:val="00891674"/>
    <w:rsid w:val="008916FA"/>
    <w:rsid w:val="008927D6"/>
    <w:rsid w:val="00892E27"/>
    <w:rsid w:val="00892E9A"/>
    <w:rsid w:val="00893173"/>
    <w:rsid w:val="00893CAF"/>
    <w:rsid w:val="008941CB"/>
    <w:rsid w:val="00894FB0"/>
    <w:rsid w:val="00896D43"/>
    <w:rsid w:val="00897A1F"/>
    <w:rsid w:val="008A0E1E"/>
    <w:rsid w:val="008A31AE"/>
    <w:rsid w:val="008A35A3"/>
    <w:rsid w:val="008A4093"/>
    <w:rsid w:val="008A4C61"/>
    <w:rsid w:val="008A61B1"/>
    <w:rsid w:val="008B15FA"/>
    <w:rsid w:val="008B4181"/>
    <w:rsid w:val="008B4E67"/>
    <w:rsid w:val="008B57AA"/>
    <w:rsid w:val="008B59A6"/>
    <w:rsid w:val="008B5CD8"/>
    <w:rsid w:val="008B5D0B"/>
    <w:rsid w:val="008B6F44"/>
    <w:rsid w:val="008B7C79"/>
    <w:rsid w:val="008C0F7C"/>
    <w:rsid w:val="008C1CC6"/>
    <w:rsid w:val="008C2B38"/>
    <w:rsid w:val="008C2BFA"/>
    <w:rsid w:val="008C2C3E"/>
    <w:rsid w:val="008C2D66"/>
    <w:rsid w:val="008C34C6"/>
    <w:rsid w:val="008C690C"/>
    <w:rsid w:val="008C6ECE"/>
    <w:rsid w:val="008D0BE3"/>
    <w:rsid w:val="008D1DE6"/>
    <w:rsid w:val="008D2126"/>
    <w:rsid w:val="008D2D3F"/>
    <w:rsid w:val="008D356D"/>
    <w:rsid w:val="008D550D"/>
    <w:rsid w:val="008D6605"/>
    <w:rsid w:val="008E0784"/>
    <w:rsid w:val="008E07CE"/>
    <w:rsid w:val="008E0894"/>
    <w:rsid w:val="008E192B"/>
    <w:rsid w:val="008E2A7A"/>
    <w:rsid w:val="008E3328"/>
    <w:rsid w:val="008E3C03"/>
    <w:rsid w:val="008E467A"/>
    <w:rsid w:val="008E4D09"/>
    <w:rsid w:val="008E59CF"/>
    <w:rsid w:val="008E5A94"/>
    <w:rsid w:val="008E5D11"/>
    <w:rsid w:val="008E6DE3"/>
    <w:rsid w:val="008F0011"/>
    <w:rsid w:val="008F01D5"/>
    <w:rsid w:val="008F19D4"/>
    <w:rsid w:val="008F20A1"/>
    <w:rsid w:val="008F20AD"/>
    <w:rsid w:val="008F2416"/>
    <w:rsid w:val="008F2B26"/>
    <w:rsid w:val="008F2B63"/>
    <w:rsid w:val="008F347B"/>
    <w:rsid w:val="008F586E"/>
    <w:rsid w:val="008F5FA2"/>
    <w:rsid w:val="00900C57"/>
    <w:rsid w:val="00900F5F"/>
    <w:rsid w:val="00903BE8"/>
    <w:rsid w:val="009040CB"/>
    <w:rsid w:val="00905047"/>
    <w:rsid w:val="009062D0"/>
    <w:rsid w:val="00910511"/>
    <w:rsid w:val="00910DB6"/>
    <w:rsid w:val="00910E20"/>
    <w:rsid w:val="00910E31"/>
    <w:rsid w:val="00911702"/>
    <w:rsid w:val="009123C2"/>
    <w:rsid w:val="00912541"/>
    <w:rsid w:val="00912FE8"/>
    <w:rsid w:val="00913278"/>
    <w:rsid w:val="00913570"/>
    <w:rsid w:val="00914C11"/>
    <w:rsid w:val="00915C91"/>
    <w:rsid w:val="00916BBE"/>
    <w:rsid w:val="009202D1"/>
    <w:rsid w:val="0092070B"/>
    <w:rsid w:val="00920D45"/>
    <w:rsid w:val="00921D81"/>
    <w:rsid w:val="00922CFE"/>
    <w:rsid w:val="00922EA4"/>
    <w:rsid w:val="0092323E"/>
    <w:rsid w:val="009233D6"/>
    <w:rsid w:val="0092494B"/>
    <w:rsid w:val="009252E2"/>
    <w:rsid w:val="0092580A"/>
    <w:rsid w:val="00926886"/>
    <w:rsid w:val="00927DE3"/>
    <w:rsid w:val="00930CEF"/>
    <w:rsid w:val="00931B84"/>
    <w:rsid w:val="00931BB2"/>
    <w:rsid w:val="00931E06"/>
    <w:rsid w:val="00935AC1"/>
    <w:rsid w:val="00935D8C"/>
    <w:rsid w:val="00936312"/>
    <w:rsid w:val="00937E2E"/>
    <w:rsid w:val="00940B78"/>
    <w:rsid w:val="00942EA4"/>
    <w:rsid w:val="00942EB1"/>
    <w:rsid w:val="009435C2"/>
    <w:rsid w:val="00944A53"/>
    <w:rsid w:val="00944F3B"/>
    <w:rsid w:val="00945DF9"/>
    <w:rsid w:val="0094662D"/>
    <w:rsid w:val="00950127"/>
    <w:rsid w:val="00953EF5"/>
    <w:rsid w:val="00955E1A"/>
    <w:rsid w:val="0095602C"/>
    <w:rsid w:val="009560EC"/>
    <w:rsid w:val="00956459"/>
    <w:rsid w:val="009566F1"/>
    <w:rsid w:val="00956E5B"/>
    <w:rsid w:val="0096005C"/>
    <w:rsid w:val="00960463"/>
    <w:rsid w:val="00961EE1"/>
    <w:rsid w:val="009621B3"/>
    <w:rsid w:val="00964CF9"/>
    <w:rsid w:val="009650CC"/>
    <w:rsid w:val="00965AE6"/>
    <w:rsid w:val="00966490"/>
    <w:rsid w:val="0096660C"/>
    <w:rsid w:val="00967BFF"/>
    <w:rsid w:val="00967F04"/>
    <w:rsid w:val="00970502"/>
    <w:rsid w:val="00970AC3"/>
    <w:rsid w:val="00970AF3"/>
    <w:rsid w:val="00970C95"/>
    <w:rsid w:val="0097127C"/>
    <w:rsid w:val="009715AB"/>
    <w:rsid w:val="00971D4F"/>
    <w:rsid w:val="00972091"/>
    <w:rsid w:val="00972606"/>
    <w:rsid w:val="0097332C"/>
    <w:rsid w:val="009736FE"/>
    <w:rsid w:val="009753FA"/>
    <w:rsid w:val="009773AA"/>
    <w:rsid w:val="009774E7"/>
    <w:rsid w:val="009815C4"/>
    <w:rsid w:val="00981794"/>
    <w:rsid w:val="009818D5"/>
    <w:rsid w:val="00981F79"/>
    <w:rsid w:val="009831C0"/>
    <w:rsid w:val="00983D98"/>
    <w:rsid w:val="00984C76"/>
    <w:rsid w:val="009858B5"/>
    <w:rsid w:val="00985BD8"/>
    <w:rsid w:val="00986BD9"/>
    <w:rsid w:val="00986F8E"/>
    <w:rsid w:val="00987DD0"/>
    <w:rsid w:val="009916BA"/>
    <w:rsid w:val="00991AC0"/>
    <w:rsid w:val="009924E2"/>
    <w:rsid w:val="009927DD"/>
    <w:rsid w:val="00992D4A"/>
    <w:rsid w:val="009933BD"/>
    <w:rsid w:val="0099377D"/>
    <w:rsid w:val="00993DE5"/>
    <w:rsid w:val="009957DE"/>
    <w:rsid w:val="009963CC"/>
    <w:rsid w:val="00997664"/>
    <w:rsid w:val="00997697"/>
    <w:rsid w:val="009A06D8"/>
    <w:rsid w:val="009A06FF"/>
    <w:rsid w:val="009A0A2E"/>
    <w:rsid w:val="009A2AF7"/>
    <w:rsid w:val="009A3B63"/>
    <w:rsid w:val="009A3D53"/>
    <w:rsid w:val="009A4818"/>
    <w:rsid w:val="009A4BFE"/>
    <w:rsid w:val="009A504D"/>
    <w:rsid w:val="009A5538"/>
    <w:rsid w:val="009A75CA"/>
    <w:rsid w:val="009B06E7"/>
    <w:rsid w:val="009B11A6"/>
    <w:rsid w:val="009B13B9"/>
    <w:rsid w:val="009B2713"/>
    <w:rsid w:val="009B3D84"/>
    <w:rsid w:val="009B490F"/>
    <w:rsid w:val="009B4AD6"/>
    <w:rsid w:val="009B6161"/>
    <w:rsid w:val="009B6529"/>
    <w:rsid w:val="009B7A3F"/>
    <w:rsid w:val="009B7B2F"/>
    <w:rsid w:val="009B7E71"/>
    <w:rsid w:val="009C101F"/>
    <w:rsid w:val="009C1BAF"/>
    <w:rsid w:val="009C36A0"/>
    <w:rsid w:val="009C538F"/>
    <w:rsid w:val="009C5716"/>
    <w:rsid w:val="009C5BD8"/>
    <w:rsid w:val="009C5D85"/>
    <w:rsid w:val="009C5DFF"/>
    <w:rsid w:val="009C63CB"/>
    <w:rsid w:val="009C6B9A"/>
    <w:rsid w:val="009C6CBF"/>
    <w:rsid w:val="009D1098"/>
    <w:rsid w:val="009D1299"/>
    <w:rsid w:val="009D1854"/>
    <w:rsid w:val="009D1A09"/>
    <w:rsid w:val="009D21E7"/>
    <w:rsid w:val="009D29CF"/>
    <w:rsid w:val="009D2DB2"/>
    <w:rsid w:val="009D31B7"/>
    <w:rsid w:val="009D3478"/>
    <w:rsid w:val="009D3BB5"/>
    <w:rsid w:val="009D5562"/>
    <w:rsid w:val="009D6C1E"/>
    <w:rsid w:val="009D6F5D"/>
    <w:rsid w:val="009D700C"/>
    <w:rsid w:val="009D76C5"/>
    <w:rsid w:val="009D78A3"/>
    <w:rsid w:val="009D7AD2"/>
    <w:rsid w:val="009D7BB7"/>
    <w:rsid w:val="009E04DF"/>
    <w:rsid w:val="009E0887"/>
    <w:rsid w:val="009E1662"/>
    <w:rsid w:val="009E1D2E"/>
    <w:rsid w:val="009E23B4"/>
    <w:rsid w:val="009E2424"/>
    <w:rsid w:val="009E2EB0"/>
    <w:rsid w:val="009E3247"/>
    <w:rsid w:val="009E3797"/>
    <w:rsid w:val="009E4BFA"/>
    <w:rsid w:val="009E5393"/>
    <w:rsid w:val="009E614E"/>
    <w:rsid w:val="009E64D1"/>
    <w:rsid w:val="009F19A1"/>
    <w:rsid w:val="009F22B9"/>
    <w:rsid w:val="009F22D6"/>
    <w:rsid w:val="009F2429"/>
    <w:rsid w:val="009F3205"/>
    <w:rsid w:val="009F3C3B"/>
    <w:rsid w:val="009F40DB"/>
    <w:rsid w:val="009F45DF"/>
    <w:rsid w:val="009F4648"/>
    <w:rsid w:val="009F4A6B"/>
    <w:rsid w:val="009F519D"/>
    <w:rsid w:val="009F5225"/>
    <w:rsid w:val="009F5EC8"/>
    <w:rsid w:val="009F63F7"/>
    <w:rsid w:val="009F6495"/>
    <w:rsid w:val="009F6C7A"/>
    <w:rsid w:val="009F708C"/>
    <w:rsid w:val="009F70FA"/>
    <w:rsid w:val="009F71CB"/>
    <w:rsid w:val="009F7818"/>
    <w:rsid w:val="00A0090A"/>
    <w:rsid w:val="00A009C0"/>
    <w:rsid w:val="00A00CA6"/>
    <w:rsid w:val="00A01F8B"/>
    <w:rsid w:val="00A02C76"/>
    <w:rsid w:val="00A03B70"/>
    <w:rsid w:val="00A0570E"/>
    <w:rsid w:val="00A06646"/>
    <w:rsid w:val="00A06A78"/>
    <w:rsid w:val="00A07230"/>
    <w:rsid w:val="00A07884"/>
    <w:rsid w:val="00A079A7"/>
    <w:rsid w:val="00A1030C"/>
    <w:rsid w:val="00A11416"/>
    <w:rsid w:val="00A11B61"/>
    <w:rsid w:val="00A1274E"/>
    <w:rsid w:val="00A134CA"/>
    <w:rsid w:val="00A13505"/>
    <w:rsid w:val="00A1488B"/>
    <w:rsid w:val="00A14A30"/>
    <w:rsid w:val="00A16AC8"/>
    <w:rsid w:val="00A16B72"/>
    <w:rsid w:val="00A17951"/>
    <w:rsid w:val="00A20704"/>
    <w:rsid w:val="00A20995"/>
    <w:rsid w:val="00A21C50"/>
    <w:rsid w:val="00A22683"/>
    <w:rsid w:val="00A226C2"/>
    <w:rsid w:val="00A24464"/>
    <w:rsid w:val="00A24554"/>
    <w:rsid w:val="00A24829"/>
    <w:rsid w:val="00A24D2B"/>
    <w:rsid w:val="00A24E76"/>
    <w:rsid w:val="00A24EAD"/>
    <w:rsid w:val="00A253F4"/>
    <w:rsid w:val="00A25947"/>
    <w:rsid w:val="00A2692C"/>
    <w:rsid w:val="00A302A8"/>
    <w:rsid w:val="00A31A2A"/>
    <w:rsid w:val="00A32E9F"/>
    <w:rsid w:val="00A33017"/>
    <w:rsid w:val="00A33DC9"/>
    <w:rsid w:val="00A34342"/>
    <w:rsid w:val="00A3505B"/>
    <w:rsid w:val="00A3511B"/>
    <w:rsid w:val="00A372CE"/>
    <w:rsid w:val="00A37EB3"/>
    <w:rsid w:val="00A40A5D"/>
    <w:rsid w:val="00A40BF2"/>
    <w:rsid w:val="00A41732"/>
    <w:rsid w:val="00A41C17"/>
    <w:rsid w:val="00A41F15"/>
    <w:rsid w:val="00A42AB9"/>
    <w:rsid w:val="00A42D9C"/>
    <w:rsid w:val="00A433E2"/>
    <w:rsid w:val="00A43CAF"/>
    <w:rsid w:val="00A4421A"/>
    <w:rsid w:val="00A44B2B"/>
    <w:rsid w:val="00A45C20"/>
    <w:rsid w:val="00A472DC"/>
    <w:rsid w:val="00A4749E"/>
    <w:rsid w:val="00A50A04"/>
    <w:rsid w:val="00A51AE4"/>
    <w:rsid w:val="00A52353"/>
    <w:rsid w:val="00A52F6A"/>
    <w:rsid w:val="00A53563"/>
    <w:rsid w:val="00A55828"/>
    <w:rsid w:val="00A559DF"/>
    <w:rsid w:val="00A55A08"/>
    <w:rsid w:val="00A55AED"/>
    <w:rsid w:val="00A55EB9"/>
    <w:rsid w:val="00A565BC"/>
    <w:rsid w:val="00A5696C"/>
    <w:rsid w:val="00A56CC9"/>
    <w:rsid w:val="00A57727"/>
    <w:rsid w:val="00A60C6C"/>
    <w:rsid w:val="00A60FC3"/>
    <w:rsid w:val="00A61C63"/>
    <w:rsid w:val="00A634C5"/>
    <w:rsid w:val="00A63D6E"/>
    <w:rsid w:val="00A648A1"/>
    <w:rsid w:val="00A64B18"/>
    <w:rsid w:val="00A64F79"/>
    <w:rsid w:val="00A653A8"/>
    <w:rsid w:val="00A6668B"/>
    <w:rsid w:val="00A66ED9"/>
    <w:rsid w:val="00A675D0"/>
    <w:rsid w:val="00A678D6"/>
    <w:rsid w:val="00A709E9"/>
    <w:rsid w:val="00A720EF"/>
    <w:rsid w:val="00A72B02"/>
    <w:rsid w:val="00A72CE4"/>
    <w:rsid w:val="00A74227"/>
    <w:rsid w:val="00A75EC0"/>
    <w:rsid w:val="00A76663"/>
    <w:rsid w:val="00A76ED3"/>
    <w:rsid w:val="00A7714C"/>
    <w:rsid w:val="00A77BAD"/>
    <w:rsid w:val="00A81346"/>
    <w:rsid w:val="00A82E7F"/>
    <w:rsid w:val="00A84FD5"/>
    <w:rsid w:val="00A86EA9"/>
    <w:rsid w:val="00A87509"/>
    <w:rsid w:val="00A87AA6"/>
    <w:rsid w:val="00A90BEB"/>
    <w:rsid w:val="00A91303"/>
    <w:rsid w:val="00A92734"/>
    <w:rsid w:val="00A92B22"/>
    <w:rsid w:val="00A939F2"/>
    <w:rsid w:val="00A942AE"/>
    <w:rsid w:val="00A94464"/>
    <w:rsid w:val="00A94BB4"/>
    <w:rsid w:val="00A969B2"/>
    <w:rsid w:val="00A96D49"/>
    <w:rsid w:val="00A96E89"/>
    <w:rsid w:val="00AA17F2"/>
    <w:rsid w:val="00AA22A6"/>
    <w:rsid w:val="00AA2C1B"/>
    <w:rsid w:val="00AA34B8"/>
    <w:rsid w:val="00AA38D8"/>
    <w:rsid w:val="00AA4496"/>
    <w:rsid w:val="00AA4567"/>
    <w:rsid w:val="00AA5BCC"/>
    <w:rsid w:val="00AA78A4"/>
    <w:rsid w:val="00AA78D2"/>
    <w:rsid w:val="00AA7EA6"/>
    <w:rsid w:val="00AB158D"/>
    <w:rsid w:val="00AB1B2E"/>
    <w:rsid w:val="00AB1BE6"/>
    <w:rsid w:val="00AB1CC8"/>
    <w:rsid w:val="00AB3565"/>
    <w:rsid w:val="00AB474C"/>
    <w:rsid w:val="00AB6167"/>
    <w:rsid w:val="00AB6235"/>
    <w:rsid w:val="00AB71BD"/>
    <w:rsid w:val="00AB7885"/>
    <w:rsid w:val="00AB7FAB"/>
    <w:rsid w:val="00AC0425"/>
    <w:rsid w:val="00AC0D92"/>
    <w:rsid w:val="00AC2CF4"/>
    <w:rsid w:val="00AC4713"/>
    <w:rsid w:val="00AC504A"/>
    <w:rsid w:val="00AC70BE"/>
    <w:rsid w:val="00AD0594"/>
    <w:rsid w:val="00AD0E3F"/>
    <w:rsid w:val="00AD0FE8"/>
    <w:rsid w:val="00AD19B4"/>
    <w:rsid w:val="00AD1A85"/>
    <w:rsid w:val="00AD2092"/>
    <w:rsid w:val="00AD3736"/>
    <w:rsid w:val="00AD3838"/>
    <w:rsid w:val="00AD421D"/>
    <w:rsid w:val="00AD4FC9"/>
    <w:rsid w:val="00AD6EDD"/>
    <w:rsid w:val="00AD7364"/>
    <w:rsid w:val="00AE0662"/>
    <w:rsid w:val="00AE2251"/>
    <w:rsid w:val="00AE22FC"/>
    <w:rsid w:val="00AE26F8"/>
    <w:rsid w:val="00AE2E01"/>
    <w:rsid w:val="00AE329C"/>
    <w:rsid w:val="00AE36AA"/>
    <w:rsid w:val="00AE37A6"/>
    <w:rsid w:val="00AE41AE"/>
    <w:rsid w:val="00AE67D9"/>
    <w:rsid w:val="00AE775D"/>
    <w:rsid w:val="00AE780C"/>
    <w:rsid w:val="00AF21FA"/>
    <w:rsid w:val="00AF34E6"/>
    <w:rsid w:val="00AF4137"/>
    <w:rsid w:val="00AF4C43"/>
    <w:rsid w:val="00AF4C50"/>
    <w:rsid w:val="00AF513B"/>
    <w:rsid w:val="00AF5F6A"/>
    <w:rsid w:val="00AF61EE"/>
    <w:rsid w:val="00AF7D49"/>
    <w:rsid w:val="00B00A5D"/>
    <w:rsid w:val="00B00EE1"/>
    <w:rsid w:val="00B00FA9"/>
    <w:rsid w:val="00B011C3"/>
    <w:rsid w:val="00B012D1"/>
    <w:rsid w:val="00B015B7"/>
    <w:rsid w:val="00B01B7A"/>
    <w:rsid w:val="00B01BAC"/>
    <w:rsid w:val="00B02895"/>
    <w:rsid w:val="00B030DE"/>
    <w:rsid w:val="00B038E0"/>
    <w:rsid w:val="00B04C9E"/>
    <w:rsid w:val="00B0507F"/>
    <w:rsid w:val="00B05AE8"/>
    <w:rsid w:val="00B06135"/>
    <w:rsid w:val="00B06DF4"/>
    <w:rsid w:val="00B06F12"/>
    <w:rsid w:val="00B079AB"/>
    <w:rsid w:val="00B10941"/>
    <w:rsid w:val="00B11979"/>
    <w:rsid w:val="00B119D5"/>
    <w:rsid w:val="00B11DF1"/>
    <w:rsid w:val="00B13464"/>
    <w:rsid w:val="00B13B3D"/>
    <w:rsid w:val="00B14962"/>
    <w:rsid w:val="00B1533D"/>
    <w:rsid w:val="00B168F8"/>
    <w:rsid w:val="00B17AB6"/>
    <w:rsid w:val="00B2383D"/>
    <w:rsid w:val="00B242E6"/>
    <w:rsid w:val="00B24599"/>
    <w:rsid w:val="00B24B2F"/>
    <w:rsid w:val="00B24F1C"/>
    <w:rsid w:val="00B26C6A"/>
    <w:rsid w:val="00B27AA3"/>
    <w:rsid w:val="00B3004A"/>
    <w:rsid w:val="00B30460"/>
    <w:rsid w:val="00B307AA"/>
    <w:rsid w:val="00B30E31"/>
    <w:rsid w:val="00B31676"/>
    <w:rsid w:val="00B33176"/>
    <w:rsid w:val="00B33ABA"/>
    <w:rsid w:val="00B33F81"/>
    <w:rsid w:val="00B340E5"/>
    <w:rsid w:val="00B34ACA"/>
    <w:rsid w:val="00B35202"/>
    <w:rsid w:val="00B35336"/>
    <w:rsid w:val="00B35D21"/>
    <w:rsid w:val="00B36099"/>
    <w:rsid w:val="00B36E48"/>
    <w:rsid w:val="00B372A6"/>
    <w:rsid w:val="00B375D0"/>
    <w:rsid w:val="00B40551"/>
    <w:rsid w:val="00B4133E"/>
    <w:rsid w:val="00B414B1"/>
    <w:rsid w:val="00B41757"/>
    <w:rsid w:val="00B41A65"/>
    <w:rsid w:val="00B4252B"/>
    <w:rsid w:val="00B425A7"/>
    <w:rsid w:val="00B42DF1"/>
    <w:rsid w:val="00B42DF9"/>
    <w:rsid w:val="00B4606D"/>
    <w:rsid w:val="00B50FF9"/>
    <w:rsid w:val="00B523F8"/>
    <w:rsid w:val="00B52508"/>
    <w:rsid w:val="00B54A00"/>
    <w:rsid w:val="00B54DB0"/>
    <w:rsid w:val="00B559FA"/>
    <w:rsid w:val="00B55E8C"/>
    <w:rsid w:val="00B56823"/>
    <w:rsid w:val="00B56BF0"/>
    <w:rsid w:val="00B5709D"/>
    <w:rsid w:val="00B6065F"/>
    <w:rsid w:val="00B60846"/>
    <w:rsid w:val="00B61C75"/>
    <w:rsid w:val="00B61C7F"/>
    <w:rsid w:val="00B624C6"/>
    <w:rsid w:val="00B62809"/>
    <w:rsid w:val="00B6280B"/>
    <w:rsid w:val="00B62D59"/>
    <w:rsid w:val="00B6321A"/>
    <w:rsid w:val="00B64044"/>
    <w:rsid w:val="00B6444A"/>
    <w:rsid w:val="00B65A65"/>
    <w:rsid w:val="00B67071"/>
    <w:rsid w:val="00B70315"/>
    <w:rsid w:val="00B70D31"/>
    <w:rsid w:val="00B710D8"/>
    <w:rsid w:val="00B71FDF"/>
    <w:rsid w:val="00B727E2"/>
    <w:rsid w:val="00B728D7"/>
    <w:rsid w:val="00B72AFB"/>
    <w:rsid w:val="00B74D26"/>
    <w:rsid w:val="00B74DB8"/>
    <w:rsid w:val="00B750D9"/>
    <w:rsid w:val="00B75F70"/>
    <w:rsid w:val="00B760BF"/>
    <w:rsid w:val="00B760E6"/>
    <w:rsid w:val="00B77175"/>
    <w:rsid w:val="00B772CE"/>
    <w:rsid w:val="00B77A39"/>
    <w:rsid w:val="00B80223"/>
    <w:rsid w:val="00B80553"/>
    <w:rsid w:val="00B80F19"/>
    <w:rsid w:val="00B816BA"/>
    <w:rsid w:val="00B8438D"/>
    <w:rsid w:val="00B84664"/>
    <w:rsid w:val="00B8511C"/>
    <w:rsid w:val="00B8620A"/>
    <w:rsid w:val="00B863DF"/>
    <w:rsid w:val="00B86CD0"/>
    <w:rsid w:val="00B8756F"/>
    <w:rsid w:val="00B876DD"/>
    <w:rsid w:val="00B87DB2"/>
    <w:rsid w:val="00B90CB0"/>
    <w:rsid w:val="00B913F2"/>
    <w:rsid w:val="00B916CB"/>
    <w:rsid w:val="00B91AB5"/>
    <w:rsid w:val="00B91B84"/>
    <w:rsid w:val="00B92A61"/>
    <w:rsid w:val="00B931EC"/>
    <w:rsid w:val="00B93F76"/>
    <w:rsid w:val="00B94619"/>
    <w:rsid w:val="00B94732"/>
    <w:rsid w:val="00B949C0"/>
    <w:rsid w:val="00B94D08"/>
    <w:rsid w:val="00B94D8F"/>
    <w:rsid w:val="00B9542A"/>
    <w:rsid w:val="00B973EF"/>
    <w:rsid w:val="00BA07D1"/>
    <w:rsid w:val="00BA0A63"/>
    <w:rsid w:val="00BA13C0"/>
    <w:rsid w:val="00BA1912"/>
    <w:rsid w:val="00BA1D68"/>
    <w:rsid w:val="00BA1EC0"/>
    <w:rsid w:val="00BA221B"/>
    <w:rsid w:val="00BA2C39"/>
    <w:rsid w:val="00BA2CFE"/>
    <w:rsid w:val="00BA3630"/>
    <w:rsid w:val="00BA4501"/>
    <w:rsid w:val="00BA4624"/>
    <w:rsid w:val="00BA5EE8"/>
    <w:rsid w:val="00BA6425"/>
    <w:rsid w:val="00BA64F1"/>
    <w:rsid w:val="00BA7B4E"/>
    <w:rsid w:val="00BA7BE7"/>
    <w:rsid w:val="00BB317E"/>
    <w:rsid w:val="00BB31A5"/>
    <w:rsid w:val="00BB35AD"/>
    <w:rsid w:val="00BB3CF9"/>
    <w:rsid w:val="00BB5C9F"/>
    <w:rsid w:val="00BB6209"/>
    <w:rsid w:val="00BB652A"/>
    <w:rsid w:val="00BB79C3"/>
    <w:rsid w:val="00BB7E86"/>
    <w:rsid w:val="00BC0088"/>
    <w:rsid w:val="00BC0BD2"/>
    <w:rsid w:val="00BC0FAB"/>
    <w:rsid w:val="00BC191C"/>
    <w:rsid w:val="00BC1B3A"/>
    <w:rsid w:val="00BC1B4B"/>
    <w:rsid w:val="00BC29A5"/>
    <w:rsid w:val="00BC30C2"/>
    <w:rsid w:val="00BC4173"/>
    <w:rsid w:val="00BC4428"/>
    <w:rsid w:val="00BC491F"/>
    <w:rsid w:val="00BC49A7"/>
    <w:rsid w:val="00BC5B1D"/>
    <w:rsid w:val="00BC6958"/>
    <w:rsid w:val="00BD2EF2"/>
    <w:rsid w:val="00BD3C88"/>
    <w:rsid w:val="00BD480A"/>
    <w:rsid w:val="00BD5238"/>
    <w:rsid w:val="00BD6853"/>
    <w:rsid w:val="00BD7AAE"/>
    <w:rsid w:val="00BD7B10"/>
    <w:rsid w:val="00BE0C7E"/>
    <w:rsid w:val="00BE1284"/>
    <w:rsid w:val="00BE2A3E"/>
    <w:rsid w:val="00BE2C75"/>
    <w:rsid w:val="00BE30D4"/>
    <w:rsid w:val="00BE3589"/>
    <w:rsid w:val="00BE36BC"/>
    <w:rsid w:val="00BE4572"/>
    <w:rsid w:val="00BE4BE4"/>
    <w:rsid w:val="00BE56BF"/>
    <w:rsid w:val="00BE56F1"/>
    <w:rsid w:val="00BE60F7"/>
    <w:rsid w:val="00BE6866"/>
    <w:rsid w:val="00BF205E"/>
    <w:rsid w:val="00BF2144"/>
    <w:rsid w:val="00BF2A10"/>
    <w:rsid w:val="00BF2AF0"/>
    <w:rsid w:val="00BF2BAB"/>
    <w:rsid w:val="00BF49BF"/>
    <w:rsid w:val="00BF54BD"/>
    <w:rsid w:val="00BF5597"/>
    <w:rsid w:val="00BF5795"/>
    <w:rsid w:val="00BF65FE"/>
    <w:rsid w:val="00BF6A48"/>
    <w:rsid w:val="00BF6BE3"/>
    <w:rsid w:val="00BF7CDE"/>
    <w:rsid w:val="00C0028C"/>
    <w:rsid w:val="00C00C24"/>
    <w:rsid w:val="00C00D43"/>
    <w:rsid w:val="00C013E0"/>
    <w:rsid w:val="00C03818"/>
    <w:rsid w:val="00C0518C"/>
    <w:rsid w:val="00C05B56"/>
    <w:rsid w:val="00C05B60"/>
    <w:rsid w:val="00C063E0"/>
    <w:rsid w:val="00C066F1"/>
    <w:rsid w:val="00C06DDB"/>
    <w:rsid w:val="00C072FF"/>
    <w:rsid w:val="00C0740D"/>
    <w:rsid w:val="00C10559"/>
    <w:rsid w:val="00C11253"/>
    <w:rsid w:val="00C123A1"/>
    <w:rsid w:val="00C12E55"/>
    <w:rsid w:val="00C14D00"/>
    <w:rsid w:val="00C14E24"/>
    <w:rsid w:val="00C14E92"/>
    <w:rsid w:val="00C15760"/>
    <w:rsid w:val="00C15891"/>
    <w:rsid w:val="00C16195"/>
    <w:rsid w:val="00C1632C"/>
    <w:rsid w:val="00C17108"/>
    <w:rsid w:val="00C17383"/>
    <w:rsid w:val="00C17476"/>
    <w:rsid w:val="00C20195"/>
    <w:rsid w:val="00C205FE"/>
    <w:rsid w:val="00C21403"/>
    <w:rsid w:val="00C21463"/>
    <w:rsid w:val="00C23843"/>
    <w:rsid w:val="00C23CD0"/>
    <w:rsid w:val="00C23FEA"/>
    <w:rsid w:val="00C241C1"/>
    <w:rsid w:val="00C24242"/>
    <w:rsid w:val="00C247B9"/>
    <w:rsid w:val="00C25DC8"/>
    <w:rsid w:val="00C26A6D"/>
    <w:rsid w:val="00C3043D"/>
    <w:rsid w:val="00C32420"/>
    <w:rsid w:val="00C32874"/>
    <w:rsid w:val="00C33B30"/>
    <w:rsid w:val="00C33C0B"/>
    <w:rsid w:val="00C3402F"/>
    <w:rsid w:val="00C34402"/>
    <w:rsid w:val="00C34ACF"/>
    <w:rsid w:val="00C34EA1"/>
    <w:rsid w:val="00C372E6"/>
    <w:rsid w:val="00C406DF"/>
    <w:rsid w:val="00C40882"/>
    <w:rsid w:val="00C40EBB"/>
    <w:rsid w:val="00C42366"/>
    <w:rsid w:val="00C423B3"/>
    <w:rsid w:val="00C42E05"/>
    <w:rsid w:val="00C438AE"/>
    <w:rsid w:val="00C440A3"/>
    <w:rsid w:val="00C448FC"/>
    <w:rsid w:val="00C44ECA"/>
    <w:rsid w:val="00C46D88"/>
    <w:rsid w:val="00C50288"/>
    <w:rsid w:val="00C504D6"/>
    <w:rsid w:val="00C52D90"/>
    <w:rsid w:val="00C53157"/>
    <w:rsid w:val="00C53201"/>
    <w:rsid w:val="00C536C5"/>
    <w:rsid w:val="00C53ECF"/>
    <w:rsid w:val="00C5457F"/>
    <w:rsid w:val="00C54775"/>
    <w:rsid w:val="00C5489B"/>
    <w:rsid w:val="00C54935"/>
    <w:rsid w:val="00C55407"/>
    <w:rsid w:val="00C56C4D"/>
    <w:rsid w:val="00C578DD"/>
    <w:rsid w:val="00C6066A"/>
    <w:rsid w:val="00C60F8F"/>
    <w:rsid w:val="00C616B4"/>
    <w:rsid w:val="00C61719"/>
    <w:rsid w:val="00C618A4"/>
    <w:rsid w:val="00C64032"/>
    <w:rsid w:val="00C64752"/>
    <w:rsid w:val="00C6672F"/>
    <w:rsid w:val="00C67776"/>
    <w:rsid w:val="00C710BA"/>
    <w:rsid w:val="00C7115C"/>
    <w:rsid w:val="00C73387"/>
    <w:rsid w:val="00C73E9B"/>
    <w:rsid w:val="00C7496B"/>
    <w:rsid w:val="00C7604E"/>
    <w:rsid w:val="00C76C77"/>
    <w:rsid w:val="00C77902"/>
    <w:rsid w:val="00C803E4"/>
    <w:rsid w:val="00C81AAD"/>
    <w:rsid w:val="00C82187"/>
    <w:rsid w:val="00C833EB"/>
    <w:rsid w:val="00C835F6"/>
    <w:rsid w:val="00C83B1E"/>
    <w:rsid w:val="00C8464D"/>
    <w:rsid w:val="00C84833"/>
    <w:rsid w:val="00C84933"/>
    <w:rsid w:val="00C859A2"/>
    <w:rsid w:val="00C85ABF"/>
    <w:rsid w:val="00C862A2"/>
    <w:rsid w:val="00C86ACB"/>
    <w:rsid w:val="00C8706C"/>
    <w:rsid w:val="00C8731C"/>
    <w:rsid w:val="00C8733F"/>
    <w:rsid w:val="00C876E2"/>
    <w:rsid w:val="00C90B13"/>
    <w:rsid w:val="00C93B0A"/>
    <w:rsid w:val="00C93D19"/>
    <w:rsid w:val="00C9414D"/>
    <w:rsid w:val="00C94DB9"/>
    <w:rsid w:val="00C95623"/>
    <w:rsid w:val="00C95A8F"/>
    <w:rsid w:val="00C96A6B"/>
    <w:rsid w:val="00C97B28"/>
    <w:rsid w:val="00CA0268"/>
    <w:rsid w:val="00CA0448"/>
    <w:rsid w:val="00CA1B88"/>
    <w:rsid w:val="00CA206C"/>
    <w:rsid w:val="00CA222D"/>
    <w:rsid w:val="00CA2FC1"/>
    <w:rsid w:val="00CA405B"/>
    <w:rsid w:val="00CA4C86"/>
    <w:rsid w:val="00CA4E21"/>
    <w:rsid w:val="00CA5BE2"/>
    <w:rsid w:val="00CA600E"/>
    <w:rsid w:val="00CB0C4B"/>
    <w:rsid w:val="00CB2116"/>
    <w:rsid w:val="00CB2190"/>
    <w:rsid w:val="00CB35CF"/>
    <w:rsid w:val="00CB5B7E"/>
    <w:rsid w:val="00CB5C16"/>
    <w:rsid w:val="00CB69FC"/>
    <w:rsid w:val="00CC0703"/>
    <w:rsid w:val="00CC1B31"/>
    <w:rsid w:val="00CC1B7F"/>
    <w:rsid w:val="00CC29E5"/>
    <w:rsid w:val="00CC31C5"/>
    <w:rsid w:val="00CC37AC"/>
    <w:rsid w:val="00CC4B41"/>
    <w:rsid w:val="00CC5934"/>
    <w:rsid w:val="00CC5E6D"/>
    <w:rsid w:val="00CC5EAD"/>
    <w:rsid w:val="00CC73A6"/>
    <w:rsid w:val="00CC7EEB"/>
    <w:rsid w:val="00CD0751"/>
    <w:rsid w:val="00CD091D"/>
    <w:rsid w:val="00CD11E2"/>
    <w:rsid w:val="00CD1B3F"/>
    <w:rsid w:val="00CD1C26"/>
    <w:rsid w:val="00CD1F92"/>
    <w:rsid w:val="00CD3D32"/>
    <w:rsid w:val="00CD46C2"/>
    <w:rsid w:val="00CD52E1"/>
    <w:rsid w:val="00CD63A5"/>
    <w:rsid w:val="00CD69EE"/>
    <w:rsid w:val="00CD79DB"/>
    <w:rsid w:val="00CE0970"/>
    <w:rsid w:val="00CE18E4"/>
    <w:rsid w:val="00CE3AB0"/>
    <w:rsid w:val="00CE4012"/>
    <w:rsid w:val="00CE4A4D"/>
    <w:rsid w:val="00CE4D0A"/>
    <w:rsid w:val="00CE4FF8"/>
    <w:rsid w:val="00CE5238"/>
    <w:rsid w:val="00CE54E9"/>
    <w:rsid w:val="00CE58C7"/>
    <w:rsid w:val="00CE5CD6"/>
    <w:rsid w:val="00CF08FE"/>
    <w:rsid w:val="00CF0DE6"/>
    <w:rsid w:val="00CF0E69"/>
    <w:rsid w:val="00CF104B"/>
    <w:rsid w:val="00CF14DF"/>
    <w:rsid w:val="00CF1735"/>
    <w:rsid w:val="00CF1CAF"/>
    <w:rsid w:val="00CF1F9F"/>
    <w:rsid w:val="00CF28E2"/>
    <w:rsid w:val="00CF3C28"/>
    <w:rsid w:val="00CF48F9"/>
    <w:rsid w:val="00CF5145"/>
    <w:rsid w:val="00CF546A"/>
    <w:rsid w:val="00CF61F1"/>
    <w:rsid w:val="00D0172F"/>
    <w:rsid w:val="00D01914"/>
    <w:rsid w:val="00D01BB1"/>
    <w:rsid w:val="00D022AA"/>
    <w:rsid w:val="00D051AC"/>
    <w:rsid w:val="00D05EB1"/>
    <w:rsid w:val="00D0608A"/>
    <w:rsid w:val="00D0634D"/>
    <w:rsid w:val="00D101E0"/>
    <w:rsid w:val="00D108E8"/>
    <w:rsid w:val="00D12250"/>
    <w:rsid w:val="00D1293C"/>
    <w:rsid w:val="00D130F4"/>
    <w:rsid w:val="00D13309"/>
    <w:rsid w:val="00D13593"/>
    <w:rsid w:val="00D14F01"/>
    <w:rsid w:val="00D1585A"/>
    <w:rsid w:val="00D1646C"/>
    <w:rsid w:val="00D17B88"/>
    <w:rsid w:val="00D17BE9"/>
    <w:rsid w:val="00D20675"/>
    <w:rsid w:val="00D20BBE"/>
    <w:rsid w:val="00D21E02"/>
    <w:rsid w:val="00D221C6"/>
    <w:rsid w:val="00D24975"/>
    <w:rsid w:val="00D24BE8"/>
    <w:rsid w:val="00D2557A"/>
    <w:rsid w:val="00D26D4B"/>
    <w:rsid w:val="00D26EDC"/>
    <w:rsid w:val="00D278A2"/>
    <w:rsid w:val="00D30BB9"/>
    <w:rsid w:val="00D312D0"/>
    <w:rsid w:val="00D32854"/>
    <w:rsid w:val="00D32E19"/>
    <w:rsid w:val="00D333E0"/>
    <w:rsid w:val="00D33E3B"/>
    <w:rsid w:val="00D342E7"/>
    <w:rsid w:val="00D348A5"/>
    <w:rsid w:val="00D3545E"/>
    <w:rsid w:val="00D36BC1"/>
    <w:rsid w:val="00D36C1D"/>
    <w:rsid w:val="00D37981"/>
    <w:rsid w:val="00D40BC1"/>
    <w:rsid w:val="00D41125"/>
    <w:rsid w:val="00D425CD"/>
    <w:rsid w:val="00D429DC"/>
    <w:rsid w:val="00D4303C"/>
    <w:rsid w:val="00D444B0"/>
    <w:rsid w:val="00D44B72"/>
    <w:rsid w:val="00D45698"/>
    <w:rsid w:val="00D45C1C"/>
    <w:rsid w:val="00D46710"/>
    <w:rsid w:val="00D505D6"/>
    <w:rsid w:val="00D5160E"/>
    <w:rsid w:val="00D51BFA"/>
    <w:rsid w:val="00D52AF4"/>
    <w:rsid w:val="00D53A12"/>
    <w:rsid w:val="00D53CEC"/>
    <w:rsid w:val="00D54607"/>
    <w:rsid w:val="00D55A79"/>
    <w:rsid w:val="00D57377"/>
    <w:rsid w:val="00D57AC8"/>
    <w:rsid w:val="00D57CAB"/>
    <w:rsid w:val="00D61EDF"/>
    <w:rsid w:val="00D6231C"/>
    <w:rsid w:val="00D629CC"/>
    <w:rsid w:val="00D62C5D"/>
    <w:rsid w:val="00D63E78"/>
    <w:rsid w:val="00D643B7"/>
    <w:rsid w:val="00D665E0"/>
    <w:rsid w:val="00D66AB7"/>
    <w:rsid w:val="00D6720F"/>
    <w:rsid w:val="00D67961"/>
    <w:rsid w:val="00D67E69"/>
    <w:rsid w:val="00D702ED"/>
    <w:rsid w:val="00D71751"/>
    <w:rsid w:val="00D7382F"/>
    <w:rsid w:val="00D73C76"/>
    <w:rsid w:val="00D742D6"/>
    <w:rsid w:val="00D742DE"/>
    <w:rsid w:val="00D748B7"/>
    <w:rsid w:val="00D74DC5"/>
    <w:rsid w:val="00D76693"/>
    <w:rsid w:val="00D83591"/>
    <w:rsid w:val="00D838F5"/>
    <w:rsid w:val="00D8449A"/>
    <w:rsid w:val="00D84C92"/>
    <w:rsid w:val="00D8518B"/>
    <w:rsid w:val="00D85B09"/>
    <w:rsid w:val="00D86A99"/>
    <w:rsid w:val="00D86DAA"/>
    <w:rsid w:val="00D903B4"/>
    <w:rsid w:val="00D906AE"/>
    <w:rsid w:val="00D91722"/>
    <w:rsid w:val="00D924F0"/>
    <w:rsid w:val="00D94403"/>
    <w:rsid w:val="00D94476"/>
    <w:rsid w:val="00D94D60"/>
    <w:rsid w:val="00D9601E"/>
    <w:rsid w:val="00DA0A65"/>
    <w:rsid w:val="00DA116B"/>
    <w:rsid w:val="00DA1199"/>
    <w:rsid w:val="00DA132B"/>
    <w:rsid w:val="00DA20E3"/>
    <w:rsid w:val="00DA3823"/>
    <w:rsid w:val="00DA3A53"/>
    <w:rsid w:val="00DA4EBE"/>
    <w:rsid w:val="00DA6E7A"/>
    <w:rsid w:val="00DB03BD"/>
    <w:rsid w:val="00DB0612"/>
    <w:rsid w:val="00DB0B52"/>
    <w:rsid w:val="00DB0FE1"/>
    <w:rsid w:val="00DB1A95"/>
    <w:rsid w:val="00DB1E95"/>
    <w:rsid w:val="00DB1FE5"/>
    <w:rsid w:val="00DB224A"/>
    <w:rsid w:val="00DB4764"/>
    <w:rsid w:val="00DB5BDE"/>
    <w:rsid w:val="00DB5CEE"/>
    <w:rsid w:val="00DB68D8"/>
    <w:rsid w:val="00DB6CB5"/>
    <w:rsid w:val="00DB6F45"/>
    <w:rsid w:val="00DB7FC6"/>
    <w:rsid w:val="00DC0029"/>
    <w:rsid w:val="00DC0674"/>
    <w:rsid w:val="00DC1985"/>
    <w:rsid w:val="00DC1C35"/>
    <w:rsid w:val="00DC2AF1"/>
    <w:rsid w:val="00DC3CE6"/>
    <w:rsid w:val="00DC3E59"/>
    <w:rsid w:val="00DC4A97"/>
    <w:rsid w:val="00DC62E8"/>
    <w:rsid w:val="00DC6E03"/>
    <w:rsid w:val="00DC7B92"/>
    <w:rsid w:val="00DD0094"/>
    <w:rsid w:val="00DD1510"/>
    <w:rsid w:val="00DD26AC"/>
    <w:rsid w:val="00DD2B84"/>
    <w:rsid w:val="00DD451E"/>
    <w:rsid w:val="00DD46E9"/>
    <w:rsid w:val="00DD4729"/>
    <w:rsid w:val="00DD4FD1"/>
    <w:rsid w:val="00DD5C9F"/>
    <w:rsid w:val="00DD5DB0"/>
    <w:rsid w:val="00DD5DCD"/>
    <w:rsid w:val="00DE0FDB"/>
    <w:rsid w:val="00DE3805"/>
    <w:rsid w:val="00DE42C6"/>
    <w:rsid w:val="00DE53D1"/>
    <w:rsid w:val="00DE561F"/>
    <w:rsid w:val="00DE599C"/>
    <w:rsid w:val="00DE5BC0"/>
    <w:rsid w:val="00DE67D1"/>
    <w:rsid w:val="00DE7A1F"/>
    <w:rsid w:val="00DF06C6"/>
    <w:rsid w:val="00DF1306"/>
    <w:rsid w:val="00DF17B2"/>
    <w:rsid w:val="00DF1974"/>
    <w:rsid w:val="00DF21C3"/>
    <w:rsid w:val="00DF26BD"/>
    <w:rsid w:val="00DF2C65"/>
    <w:rsid w:val="00DF2E95"/>
    <w:rsid w:val="00DF4937"/>
    <w:rsid w:val="00DF4CBB"/>
    <w:rsid w:val="00DF7725"/>
    <w:rsid w:val="00DF7B42"/>
    <w:rsid w:val="00DF7D7B"/>
    <w:rsid w:val="00DF7DD8"/>
    <w:rsid w:val="00E00C00"/>
    <w:rsid w:val="00E00F77"/>
    <w:rsid w:val="00E013A3"/>
    <w:rsid w:val="00E01F7C"/>
    <w:rsid w:val="00E02F71"/>
    <w:rsid w:val="00E032A1"/>
    <w:rsid w:val="00E03927"/>
    <w:rsid w:val="00E03FF7"/>
    <w:rsid w:val="00E043C1"/>
    <w:rsid w:val="00E04883"/>
    <w:rsid w:val="00E0553B"/>
    <w:rsid w:val="00E05719"/>
    <w:rsid w:val="00E0619F"/>
    <w:rsid w:val="00E06B2C"/>
    <w:rsid w:val="00E07499"/>
    <w:rsid w:val="00E07744"/>
    <w:rsid w:val="00E07884"/>
    <w:rsid w:val="00E134FA"/>
    <w:rsid w:val="00E13CDF"/>
    <w:rsid w:val="00E156F5"/>
    <w:rsid w:val="00E163A1"/>
    <w:rsid w:val="00E16F49"/>
    <w:rsid w:val="00E175E0"/>
    <w:rsid w:val="00E21F9D"/>
    <w:rsid w:val="00E22924"/>
    <w:rsid w:val="00E23567"/>
    <w:rsid w:val="00E23634"/>
    <w:rsid w:val="00E23C43"/>
    <w:rsid w:val="00E240D4"/>
    <w:rsid w:val="00E2581A"/>
    <w:rsid w:val="00E25D6D"/>
    <w:rsid w:val="00E2718D"/>
    <w:rsid w:val="00E27280"/>
    <w:rsid w:val="00E30A26"/>
    <w:rsid w:val="00E30A89"/>
    <w:rsid w:val="00E30E4E"/>
    <w:rsid w:val="00E31ED4"/>
    <w:rsid w:val="00E328E4"/>
    <w:rsid w:val="00E33B7C"/>
    <w:rsid w:val="00E33DC5"/>
    <w:rsid w:val="00E35882"/>
    <w:rsid w:val="00E40867"/>
    <w:rsid w:val="00E4184B"/>
    <w:rsid w:val="00E41A30"/>
    <w:rsid w:val="00E41EBB"/>
    <w:rsid w:val="00E42F4C"/>
    <w:rsid w:val="00E44DFD"/>
    <w:rsid w:val="00E44EEB"/>
    <w:rsid w:val="00E46005"/>
    <w:rsid w:val="00E4617A"/>
    <w:rsid w:val="00E464B4"/>
    <w:rsid w:val="00E46C47"/>
    <w:rsid w:val="00E4784E"/>
    <w:rsid w:val="00E50065"/>
    <w:rsid w:val="00E50DE0"/>
    <w:rsid w:val="00E50E11"/>
    <w:rsid w:val="00E51578"/>
    <w:rsid w:val="00E517F9"/>
    <w:rsid w:val="00E51BE7"/>
    <w:rsid w:val="00E52069"/>
    <w:rsid w:val="00E52AED"/>
    <w:rsid w:val="00E53751"/>
    <w:rsid w:val="00E53E8F"/>
    <w:rsid w:val="00E54DC4"/>
    <w:rsid w:val="00E55F9B"/>
    <w:rsid w:val="00E5628E"/>
    <w:rsid w:val="00E570E3"/>
    <w:rsid w:val="00E6006D"/>
    <w:rsid w:val="00E60893"/>
    <w:rsid w:val="00E6091B"/>
    <w:rsid w:val="00E6289D"/>
    <w:rsid w:val="00E62B94"/>
    <w:rsid w:val="00E632B0"/>
    <w:rsid w:val="00E63F09"/>
    <w:rsid w:val="00E6421F"/>
    <w:rsid w:val="00E6430E"/>
    <w:rsid w:val="00E64435"/>
    <w:rsid w:val="00E65379"/>
    <w:rsid w:val="00E70598"/>
    <w:rsid w:val="00E70B38"/>
    <w:rsid w:val="00E713D5"/>
    <w:rsid w:val="00E71404"/>
    <w:rsid w:val="00E7160B"/>
    <w:rsid w:val="00E71D5E"/>
    <w:rsid w:val="00E72387"/>
    <w:rsid w:val="00E72AF7"/>
    <w:rsid w:val="00E72B90"/>
    <w:rsid w:val="00E7345C"/>
    <w:rsid w:val="00E739F6"/>
    <w:rsid w:val="00E73F0F"/>
    <w:rsid w:val="00E74215"/>
    <w:rsid w:val="00E743A5"/>
    <w:rsid w:val="00E743E4"/>
    <w:rsid w:val="00E74EC0"/>
    <w:rsid w:val="00E752B7"/>
    <w:rsid w:val="00E77920"/>
    <w:rsid w:val="00E80F80"/>
    <w:rsid w:val="00E810A1"/>
    <w:rsid w:val="00E82623"/>
    <w:rsid w:val="00E82CAF"/>
    <w:rsid w:val="00E8373C"/>
    <w:rsid w:val="00E83A35"/>
    <w:rsid w:val="00E840B6"/>
    <w:rsid w:val="00E847DD"/>
    <w:rsid w:val="00E86B6B"/>
    <w:rsid w:val="00E86E4A"/>
    <w:rsid w:val="00E8727E"/>
    <w:rsid w:val="00E87902"/>
    <w:rsid w:val="00E87B83"/>
    <w:rsid w:val="00E93BC0"/>
    <w:rsid w:val="00E9473C"/>
    <w:rsid w:val="00E95CD8"/>
    <w:rsid w:val="00E968CF"/>
    <w:rsid w:val="00E979A8"/>
    <w:rsid w:val="00E97E85"/>
    <w:rsid w:val="00E97FCE"/>
    <w:rsid w:val="00EA1C72"/>
    <w:rsid w:val="00EA37C0"/>
    <w:rsid w:val="00EA3AA9"/>
    <w:rsid w:val="00EA4D22"/>
    <w:rsid w:val="00EA6B75"/>
    <w:rsid w:val="00EA6DDF"/>
    <w:rsid w:val="00EA6EE4"/>
    <w:rsid w:val="00EA73D6"/>
    <w:rsid w:val="00EA78C4"/>
    <w:rsid w:val="00EB07CD"/>
    <w:rsid w:val="00EB1445"/>
    <w:rsid w:val="00EB288C"/>
    <w:rsid w:val="00EB505D"/>
    <w:rsid w:val="00EB5399"/>
    <w:rsid w:val="00EB60C3"/>
    <w:rsid w:val="00EB6323"/>
    <w:rsid w:val="00EB69A2"/>
    <w:rsid w:val="00EB714C"/>
    <w:rsid w:val="00EB7CAD"/>
    <w:rsid w:val="00EC131C"/>
    <w:rsid w:val="00EC2A40"/>
    <w:rsid w:val="00EC2D67"/>
    <w:rsid w:val="00EC3ABB"/>
    <w:rsid w:val="00EC3FD5"/>
    <w:rsid w:val="00EC4E58"/>
    <w:rsid w:val="00EC66DA"/>
    <w:rsid w:val="00EC6F2F"/>
    <w:rsid w:val="00EC7042"/>
    <w:rsid w:val="00EC7FE1"/>
    <w:rsid w:val="00ED0064"/>
    <w:rsid w:val="00ED08AC"/>
    <w:rsid w:val="00ED1794"/>
    <w:rsid w:val="00ED226C"/>
    <w:rsid w:val="00ED25E0"/>
    <w:rsid w:val="00ED48CC"/>
    <w:rsid w:val="00ED614F"/>
    <w:rsid w:val="00ED6287"/>
    <w:rsid w:val="00ED6AF9"/>
    <w:rsid w:val="00ED6CCE"/>
    <w:rsid w:val="00EE01C2"/>
    <w:rsid w:val="00EE1C45"/>
    <w:rsid w:val="00EE442D"/>
    <w:rsid w:val="00EE4803"/>
    <w:rsid w:val="00EE4E93"/>
    <w:rsid w:val="00EE5BAB"/>
    <w:rsid w:val="00EE7D97"/>
    <w:rsid w:val="00EF1617"/>
    <w:rsid w:val="00EF2740"/>
    <w:rsid w:val="00EF3182"/>
    <w:rsid w:val="00EF3190"/>
    <w:rsid w:val="00EF372C"/>
    <w:rsid w:val="00EF4BB5"/>
    <w:rsid w:val="00EF4D58"/>
    <w:rsid w:val="00EF5D4C"/>
    <w:rsid w:val="00EF6FEC"/>
    <w:rsid w:val="00EF7863"/>
    <w:rsid w:val="00F00253"/>
    <w:rsid w:val="00F01475"/>
    <w:rsid w:val="00F01B23"/>
    <w:rsid w:val="00F01B4D"/>
    <w:rsid w:val="00F02307"/>
    <w:rsid w:val="00F024C8"/>
    <w:rsid w:val="00F026CD"/>
    <w:rsid w:val="00F039AB"/>
    <w:rsid w:val="00F05024"/>
    <w:rsid w:val="00F05F76"/>
    <w:rsid w:val="00F06070"/>
    <w:rsid w:val="00F06ED2"/>
    <w:rsid w:val="00F07774"/>
    <w:rsid w:val="00F07A71"/>
    <w:rsid w:val="00F07DD5"/>
    <w:rsid w:val="00F07FF2"/>
    <w:rsid w:val="00F106A3"/>
    <w:rsid w:val="00F11177"/>
    <w:rsid w:val="00F11DDD"/>
    <w:rsid w:val="00F11FC7"/>
    <w:rsid w:val="00F13F43"/>
    <w:rsid w:val="00F14096"/>
    <w:rsid w:val="00F14580"/>
    <w:rsid w:val="00F14D10"/>
    <w:rsid w:val="00F14ECE"/>
    <w:rsid w:val="00F1546A"/>
    <w:rsid w:val="00F1659B"/>
    <w:rsid w:val="00F175BB"/>
    <w:rsid w:val="00F20002"/>
    <w:rsid w:val="00F26F2D"/>
    <w:rsid w:val="00F27D9C"/>
    <w:rsid w:val="00F30247"/>
    <w:rsid w:val="00F30378"/>
    <w:rsid w:val="00F31AC3"/>
    <w:rsid w:val="00F31BB8"/>
    <w:rsid w:val="00F320D0"/>
    <w:rsid w:val="00F32264"/>
    <w:rsid w:val="00F331EE"/>
    <w:rsid w:val="00F339F2"/>
    <w:rsid w:val="00F33FFA"/>
    <w:rsid w:val="00F34B1F"/>
    <w:rsid w:val="00F352F3"/>
    <w:rsid w:val="00F35FD9"/>
    <w:rsid w:val="00F367A7"/>
    <w:rsid w:val="00F37C05"/>
    <w:rsid w:val="00F4004D"/>
    <w:rsid w:val="00F40BA1"/>
    <w:rsid w:val="00F40FEB"/>
    <w:rsid w:val="00F41BEE"/>
    <w:rsid w:val="00F4209B"/>
    <w:rsid w:val="00F421A7"/>
    <w:rsid w:val="00F42750"/>
    <w:rsid w:val="00F42F3A"/>
    <w:rsid w:val="00F43467"/>
    <w:rsid w:val="00F4350B"/>
    <w:rsid w:val="00F44AA5"/>
    <w:rsid w:val="00F4630C"/>
    <w:rsid w:val="00F46430"/>
    <w:rsid w:val="00F4685C"/>
    <w:rsid w:val="00F47BB1"/>
    <w:rsid w:val="00F5150F"/>
    <w:rsid w:val="00F51C7C"/>
    <w:rsid w:val="00F51F08"/>
    <w:rsid w:val="00F527AF"/>
    <w:rsid w:val="00F52E85"/>
    <w:rsid w:val="00F540C6"/>
    <w:rsid w:val="00F54142"/>
    <w:rsid w:val="00F54FB8"/>
    <w:rsid w:val="00F55834"/>
    <w:rsid w:val="00F56567"/>
    <w:rsid w:val="00F5734D"/>
    <w:rsid w:val="00F57481"/>
    <w:rsid w:val="00F57ABC"/>
    <w:rsid w:val="00F6096B"/>
    <w:rsid w:val="00F60A0C"/>
    <w:rsid w:val="00F61648"/>
    <w:rsid w:val="00F61A65"/>
    <w:rsid w:val="00F62B53"/>
    <w:rsid w:val="00F62CE0"/>
    <w:rsid w:val="00F62E98"/>
    <w:rsid w:val="00F63159"/>
    <w:rsid w:val="00F64D69"/>
    <w:rsid w:val="00F70950"/>
    <w:rsid w:val="00F70986"/>
    <w:rsid w:val="00F71762"/>
    <w:rsid w:val="00F72FBD"/>
    <w:rsid w:val="00F73A3D"/>
    <w:rsid w:val="00F73F01"/>
    <w:rsid w:val="00F74095"/>
    <w:rsid w:val="00F74770"/>
    <w:rsid w:val="00F7580D"/>
    <w:rsid w:val="00F75E4B"/>
    <w:rsid w:val="00F76342"/>
    <w:rsid w:val="00F7700B"/>
    <w:rsid w:val="00F77979"/>
    <w:rsid w:val="00F77B83"/>
    <w:rsid w:val="00F77F12"/>
    <w:rsid w:val="00F80C00"/>
    <w:rsid w:val="00F80EED"/>
    <w:rsid w:val="00F81938"/>
    <w:rsid w:val="00F81EAC"/>
    <w:rsid w:val="00F834D3"/>
    <w:rsid w:val="00F839F6"/>
    <w:rsid w:val="00F842FB"/>
    <w:rsid w:val="00F8488A"/>
    <w:rsid w:val="00F852EA"/>
    <w:rsid w:val="00F85A21"/>
    <w:rsid w:val="00F901FA"/>
    <w:rsid w:val="00F91B90"/>
    <w:rsid w:val="00F91BF2"/>
    <w:rsid w:val="00F92073"/>
    <w:rsid w:val="00F921E5"/>
    <w:rsid w:val="00F92BA4"/>
    <w:rsid w:val="00F9353F"/>
    <w:rsid w:val="00F94044"/>
    <w:rsid w:val="00F94E29"/>
    <w:rsid w:val="00F96F4F"/>
    <w:rsid w:val="00FA17D0"/>
    <w:rsid w:val="00FA24E9"/>
    <w:rsid w:val="00FA25F2"/>
    <w:rsid w:val="00FA271F"/>
    <w:rsid w:val="00FA2B81"/>
    <w:rsid w:val="00FA2C25"/>
    <w:rsid w:val="00FA3977"/>
    <w:rsid w:val="00FA71DD"/>
    <w:rsid w:val="00FA79F9"/>
    <w:rsid w:val="00FA7C18"/>
    <w:rsid w:val="00FB03D3"/>
    <w:rsid w:val="00FB053A"/>
    <w:rsid w:val="00FB303F"/>
    <w:rsid w:val="00FB3E7E"/>
    <w:rsid w:val="00FB416F"/>
    <w:rsid w:val="00FB4533"/>
    <w:rsid w:val="00FB500D"/>
    <w:rsid w:val="00FB519D"/>
    <w:rsid w:val="00FB611C"/>
    <w:rsid w:val="00FB6D95"/>
    <w:rsid w:val="00FB7E26"/>
    <w:rsid w:val="00FC0335"/>
    <w:rsid w:val="00FC03FE"/>
    <w:rsid w:val="00FC167F"/>
    <w:rsid w:val="00FC3D09"/>
    <w:rsid w:val="00FC56E7"/>
    <w:rsid w:val="00FC5923"/>
    <w:rsid w:val="00FC651F"/>
    <w:rsid w:val="00FC681B"/>
    <w:rsid w:val="00FC7229"/>
    <w:rsid w:val="00FC7526"/>
    <w:rsid w:val="00FC7634"/>
    <w:rsid w:val="00FD1065"/>
    <w:rsid w:val="00FD1A72"/>
    <w:rsid w:val="00FD1B16"/>
    <w:rsid w:val="00FD29D9"/>
    <w:rsid w:val="00FD2FC1"/>
    <w:rsid w:val="00FD41FF"/>
    <w:rsid w:val="00FD53E5"/>
    <w:rsid w:val="00FD5B51"/>
    <w:rsid w:val="00FD74B5"/>
    <w:rsid w:val="00FE0177"/>
    <w:rsid w:val="00FE02B8"/>
    <w:rsid w:val="00FE0606"/>
    <w:rsid w:val="00FE1574"/>
    <w:rsid w:val="00FE1B76"/>
    <w:rsid w:val="00FE316A"/>
    <w:rsid w:val="00FE32CC"/>
    <w:rsid w:val="00FE3900"/>
    <w:rsid w:val="00FE5014"/>
    <w:rsid w:val="00FE5143"/>
    <w:rsid w:val="00FE59F6"/>
    <w:rsid w:val="00FE6925"/>
    <w:rsid w:val="00FE7A0E"/>
    <w:rsid w:val="00FE7E1C"/>
    <w:rsid w:val="00FE7F9B"/>
    <w:rsid w:val="00FF1AF9"/>
    <w:rsid w:val="00FF1F50"/>
    <w:rsid w:val="00FF2DAC"/>
    <w:rsid w:val="00FF3976"/>
    <w:rsid w:val="00FF3A25"/>
    <w:rsid w:val="00FF57C5"/>
    <w:rsid w:val="00FF59B0"/>
    <w:rsid w:val="00FF6515"/>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1E59B"/>
  <w15:chartTrackingRefBased/>
  <w15:docId w15:val="{05A5F0B0-2CAF-43BC-BCEE-245E2F69B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911"/>
    <w:pPr>
      <w:jc w:val="both"/>
    </w:pPr>
    <w:rPr>
      <w:rFonts w:ascii="Times New Roman" w:hAnsi="Times New Roman"/>
      <w:lang w:val="en-US"/>
    </w:rPr>
  </w:style>
  <w:style w:type="paragraph" w:styleId="Ttulo1">
    <w:name w:val="heading 1"/>
    <w:basedOn w:val="Normal"/>
    <w:next w:val="Normal"/>
    <w:link w:val="Ttulo1Car"/>
    <w:uiPriority w:val="9"/>
    <w:qFormat/>
    <w:rsid w:val="006E48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E48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E48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48E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E48E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E48E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lang w:val="en-GB"/>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 w:type="paragraph" w:styleId="Revisin">
    <w:name w:val="Revision"/>
    <w:hidden/>
    <w:uiPriority w:val="99"/>
    <w:semiHidden/>
    <w:rsid w:val="00DF2E95"/>
    <w:pPr>
      <w:spacing w:after="0" w:line="240" w:lineRule="auto"/>
    </w:pPr>
    <w:rPr>
      <w:rFonts w:ascii="Times New Roman" w:hAnsi="Times New Roman"/>
      <w:lang w:val="en-US"/>
    </w:rPr>
  </w:style>
  <w:style w:type="character" w:customStyle="1" w:styleId="js-article-title">
    <w:name w:val="js-article-title"/>
    <w:basedOn w:val="Fuentedeprrafopredeter"/>
    <w:rsid w:val="008110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08027">
      <w:bodyDiv w:val="1"/>
      <w:marLeft w:val="0"/>
      <w:marRight w:val="0"/>
      <w:marTop w:val="0"/>
      <w:marBottom w:val="0"/>
      <w:divBdr>
        <w:top w:val="none" w:sz="0" w:space="0" w:color="auto"/>
        <w:left w:val="none" w:sz="0" w:space="0" w:color="auto"/>
        <w:bottom w:val="none" w:sz="0" w:space="0" w:color="auto"/>
        <w:right w:val="none" w:sz="0" w:space="0" w:color="auto"/>
      </w:divBdr>
    </w:div>
    <w:div w:id="108472446">
      <w:bodyDiv w:val="1"/>
      <w:marLeft w:val="0"/>
      <w:marRight w:val="0"/>
      <w:marTop w:val="0"/>
      <w:marBottom w:val="0"/>
      <w:divBdr>
        <w:top w:val="none" w:sz="0" w:space="0" w:color="auto"/>
        <w:left w:val="none" w:sz="0" w:space="0" w:color="auto"/>
        <w:bottom w:val="none" w:sz="0" w:space="0" w:color="auto"/>
        <w:right w:val="none" w:sz="0" w:space="0" w:color="auto"/>
      </w:divBdr>
    </w:div>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178935728">
      <w:bodyDiv w:val="1"/>
      <w:marLeft w:val="0"/>
      <w:marRight w:val="0"/>
      <w:marTop w:val="0"/>
      <w:marBottom w:val="0"/>
      <w:divBdr>
        <w:top w:val="none" w:sz="0" w:space="0" w:color="auto"/>
        <w:left w:val="none" w:sz="0" w:space="0" w:color="auto"/>
        <w:bottom w:val="none" w:sz="0" w:space="0" w:color="auto"/>
        <w:right w:val="none" w:sz="0" w:space="0" w:color="auto"/>
      </w:divBdr>
      <w:divsChild>
        <w:div w:id="1424761502">
          <w:marLeft w:val="0"/>
          <w:marRight w:val="0"/>
          <w:marTop w:val="0"/>
          <w:marBottom w:val="0"/>
          <w:divBdr>
            <w:top w:val="none" w:sz="0" w:space="0" w:color="auto"/>
            <w:left w:val="none" w:sz="0" w:space="0" w:color="auto"/>
            <w:bottom w:val="none" w:sz="0" w:space="0" w:color="auto"/>
            <w:right w:val="none" w:sz="0" w:space="0" w:color="auto"/>
          </w:divBdr>
        </w:div>
      </w:divsChild>
    </w:div>
    <w:div w:id="185171236">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52595496">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335965590">
      <w:bodyDiv w:val="1"/>
      <w:marLeft w:val="0"/>
      <w:marRight w:val="0"/>
      <w:marTop w:val="0"/>
      <w:marBottom w:val="0"/>
      <w:divBdr>
        <w:top w:val="none" w:sz="0" w:space="0" w:color="auto"/>
        <w:left w:val="none" w:sz="0" w:space="0" w:color="auto"/>
        <w:bottom w:val="none" w:sz="0" w:space="0" w:color="auto"/>
        <w:right w:val="none" w:sz="0" w:space="0" w:color="auto"/>
      </w:divBdr>
    </w:div>
    <w:div w:id="362169750">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25882293">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486553477">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513808293">
      <w:bodyDiv w:val="1"/>
      <w:marLeft w:val="0"/>
      <w:marRight w:val="0"/>
      <w:marTop w:val="0"/>
      <w:marBottom w:val="0"/>
      <w:divBdr>
        <w:top w:val="none" w:sz="0" w:space="0" w:color="auto"/>
        <w:left w:val="none" w:sz="0" w:space="0" w:color="auto"/>
        <w:bottom w:val="none" w:sz="0" w:space="0" w:color="auto"/>
        <w:right w:val="none" w:sz="0" w:space="0" w:color="auto"/>
      </w:divBdr>
    </w:div>
    <w:div w:id="562985703">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41565164">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788476136">
      <w:bodyDiv w:val="1"/>
      <w:marLeft w:val="0"/>
      <w:marRight w:val="0"/>
      <w:marTop w:val="0"/>
      <w:marBottom w:val="0"/>
      <w:divBdr>
        <w:top w:val="none" w:sz="0" w:space="0" w:color="auto"/>
        <w:left w:val="none" w:sz="0" w:space="0" w:color="auto"/>
        <w:bottom w:val="none" w:sz="0" w:space="0" w:color="auto"/>
        <w:right w:val="none" w:sz="0" w:space="0" w:color="auto"/>
      </w:divBdr>
    </w:div>
    <w:div w:id="798567922">
      <w:bodyDiv w:val="1"/>
      <w:marLeft w:val="0"/>
      <w:marRight w:val="0"/>
      <w:marTop w:val="0"/>
      <w:marBottom w:val="0"/>
      <w:divBdr>
        <w:top w:val="none" w:sz="0" w:space="0" w:color="auto"/>
        <w:left w:val="none" w:sz="0" w:space="0" w:color="auto"/>
        <w:bottom w:val="none" w:sz="0" w:space="0" w:color="auto"/>
        <w:right w:val="none" w:sz="0" w:space="0" w:color="auto"/>
      </w:divBdr>
    </w:div>
    <w:div w:id="855461977">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932473380">
      <w:bodyDiv w:val="1"/>
      <w:marLeft w:val="0"/>
      <w:marRight w:val="0"/>
      <w:marTop w:val="0"/>
      <w:marBottom w:val="0"/>
      <w:divBdr>
        <w:top w:val="none" w:sz="0" w:space="0" w:color="auto"/>
        <w:left w:val="none" w:sz="0" w:space="0" w:color="auto"/>
        <w:bottom w:val="none" w:sz="0" w:space="0" w:color="auto"/>
        <w:right w:val="none" w:sz="0" w:space="0" w:color="auto"/>
      </w:divBdr>
    </w:div>
    <w:div w:id="959916959">
      <w:bodyDiv w:val="1"/>
      <w:marLeft w:val="0"/>
      <w:marRight w:val="0"/>
      <w:marTop w:val="0"/>
      <w:marBottom w:val="0"/>
      <w:divBdr>
        <w:top w:val="none" w:sz="0" w:space="0" w:color="auto"/>
        <w:left w:val="none" w:sz="0" w:space="0" w:color="auto"/>
        <w:bottom w:val="none" w:sz="0" w:space="0" w:color="auto"/>
        <w:right w:val="none" w:sz="0" w:space="0" w:color="auto"/>
      </w:divBdr>
    </w:div>
    <w:div w:id="989018172">
      <w:bodyDiv w:val="1"/>
      <w:marLeft w:val="0"/>
      <w:marRight w:val="0"/>
      <w:marTop w:val="0"/>
      <w:marBottom w:val="0"/>
      <w:divBdr>
        <w:top w:val="none" w:sz="0" w:space="0" w:color="auto"/>
        <w:left w:val="none" w:sz="0" w:space="0" w:color="auto"/>
        <w:bottom w:val="none" w:sz="0" w:space="0" w:color="auto"/>
        <w:right w:val="none" w:sz="0" w:space="0" w:color="auto"/>
      </w:divBdr>
    </w:div>
    <w:div w:id="1025212325">
      <w:bodyDiv w:val="1"/>
      <w:marLeft w:val="0"/>
      <w:marRight w:val="0"/>
      <w:marTop w:val="0"/>
      <w:marBottom w:val="0"/>
      <w:divBdr>
        <w:top w:val="none" w:sz="0" w:space="0" w:color="auto"/>
        <w:left w:val="none" w:sz="0" w:space="0" w:color="auto"/>
        <w:bottom w:val="none" w:sz="0" w:space="0" w:color="auto"/>
        <w:right w:val="none" w:sz="0" w:space="0" w:color="auto"/>
      </w:divBdr>
    </w:div>
    <w:div w:id="1031417867">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082022747">
      <w:bodyDiv w:val="1"/>
      <w:marLeft w:val="0"/>
      <w:marRight w:val="0"/>
      <w:marTop w:val="0"/>
      <w:marBottom w:val="0"/>
      <w:divBdr>
        <w:top w:val="none" w:sz="0" w:space="0" w:color="auto"/>
        <w:left w:val="none" w:sz="0" w:space="0" w:color="auto"/>
        <w:bottom w:val="none" w:sz="0" w:space="0" w:color="auto"/>
        <w:right w:val="none" w:sz="0" w:space="0" w:color="auto"/>
      </w:divBdr>
    </w:div>
    <w:div w:id="1090082407">
      <w:bodyDiv w:val="1"/>
      <w:marLeft w:val="0"/>
      <w:marRight w:val="0"/>
      <w:marTop w:val="0"/>
      <w:marBottom w:val="0"/>
      <w:divBdr>
        <w:top w:val="none" w:sz="0" w:space="0" w:color="auto"/>
        <w:left w:val="none" w:sz="0" w:space="0" w:color="auto"/>
        <w:bottom w:val="none" w:sz="0" w:space="0" w:color="auto"/>
        <w:right w:val="none" w:sz="0" w:space="0" w:color="auto"/>
      </w:divBdr>
    </w:div>
    <w:div w:id="1111818877">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08107636">
      <w:bodyDiv w:val="1"/>
      <w:marLeft w:val="0"/>
      <w:marRight w:val="0"/>
      <w:marTop w:val="0"/>
      <w:marBottom w:val="0"/>
      <w:divBdr>
        <w:top w:val="none" w:sz="0" w:space="0" w:color="auto"/>
        <w:left w:val="none" w:sz="0" w:space="0" w:color="auto"/>
        <w:bottom w:val="none" w:sz="0" w:space="0" w:color="auto"/>
        <w:right w:val="none" w:sz="0" w:space="0" w:color="auto"/>
      </w:divBdr>
    </w:div>
    <w:div w:id="1228691733">
      <w:bodyDiv w:val="1"/>
      <w:marLeft w:val="0"/>
      <w:marRight w:val="0"/>
      <w:marTop w:val="0"/>
      <w:marBottom w:val="0"/>
      <w:divBdr>
        <w:top w:val="none" w:sz="0" w:space="0" w:color="auto"/>
        <w:left w:val="none" w:sz="0" w:space="0" w:color="auto"/>
        <w:bottom w:val="none" w:sz="0" w:space="0" w:color="auto"/>
        <w:right w:val="none" w:sz="0" w:space="0" w:color="auto"/>
      </w:divBdr>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315794064">
      <w:bodyDiv w:val="1"/>
      <w:marLeft w:val="0"/>
      <w:marRight w:val="0"/>
      <w:marTop w:val="0"/>
      <w:marBottom w:val="0"/>
      <w:divBdr>
        <w:top w:val="none" w:sz="0" w:space="0" w:color="auto"/>
        <w:left w:val="none" w:sz="0" w:space="0" w:color="auto"/>
        <w:bottom w:val="none" w:sz="0" w:space="0" w:color="auto"/>
        <w:right w:val="none" w:sz="0" w:space="0" w:color="auto"/>
      </w:divBdr>
    </w:div>
    <w:div w:id="1331788995">
      <w:bodyDiv w:val="1"/>
      <w:marLeft w:val="0"/>
      <w:marRight w:val="0"/>
      <w:marTop w:val="0"/>
      <w:marBottom w:val="0"/>
      <w:divBdr>
        <w:top w:val="none" w:sz="0" w:space="0" w:color="auto"/>
        <w:left w:val="none" w:sz="0" w:space="0" w:color="auto"/>
        <w:bottom w:val="none" w:sz="0" w:space="0" w:color="auto"/>
        <w:right w:val="none" w:sz="0" w:space="0" w:color="auto"/>
      </w:divBdr>
      <w:divsChild>
        <w:div w:id="248584668">
          <w:marLeft w:val="0"/>
          <w:marRight w:val="0"/>
          <w:marTop w:val="0"/>
          <w:marBottom w:val="0"/>
          <w:divBdr>
            <w:top w:val="none" w:sz="0" w:space="0" w:color="auto"/>
            <w:left w:val="none" w:sz="0" w:space="0" w:color="auto"/>
            <w:bottom w:val="none" w:sz="0" w:space="0" w:color="auto"/>
            <w:right w:val="none" w:sz="0" w:space="0" w:color="auto"/>
          </w:divBdr>
        </w:div>
      </w:divsChild>
    </w:div>
    <w:div w:id="136814187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427966561">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446195295">
      <w:bodyDiv w:val="1"/>
      <w:marLeft w:val="0"/>
      <w:marRight w:val="0"/>
      <w:marTop w:val="0"/>
      <w:marBottom w:val="0"/>
      <w:divBdr>
        <w:top w:val="none" w:sz="0" w:space="0" w:color="auto"/>
        <w:left w:val="none" w:sz="0" w:space="0" w:color="auto"/>
        <w:bottom w:val="none" w:sz="0" w:space="0" w:color="auto"/>
        <w:right w:val="none" w:sz="0" w:space="0" w:color="auto"/>
      </w:divBdr>
    </w:div>
    <w:div w:id="1508322286">
      <w:bodyDiv w:val="1"/>
      <w:marLeft w:val="0"/>
      <w:marRight w:val="0"/>
      <w:marTop w:val="0"/>
      <w:marBottom w:val="0"/>
      <w:divBdr>
        <w:top w:val="none" w:sz="0" w:space="0" w:color="auto"/>
        <w:left w:val="none" w:sz="0" w:space="0" w:color="auto"/>
        <w:bottom w:val="none" w:sz="0" w:space="0" w:color="auto"/>
        <w:right w:val="none" w:sz="0" w:space="0" w:color="auto"/>
      </w:divBdr>
    </w:div>
    <w:div w:id="1512377370">
      <w:bodyDiv w:val="1"/>
      <w:marLeft w:val="0"/>
      <w:marRight w:val="0"/>
      <w:marTop w:val="0"/>
      <w:marBottom w:val="0"/>
      <w:divBdr>
        <w:top w:val="none" w:sz="0" w:space="0" w:color="auto"/>
        <w:left w:val="none" w:sz="0" w:space="0" w:color="auto"/>
        <w:bottom w:val="none" w:sz="0" w:space="0" w:color="auto"/>
        <w:right w:val="none" w:sz="0" w:space="0" w:color="auto"/>
      </w:divBdr>
    </w:div>
    <w:div w:id="1525627214">
      <w:bodyDiv w:val="1"/>
      <w:marLeft w:val="0"/>
      <w:marRight w:val="0"/>
      <w:marTop w:val="0"/>
      <w:marBottom w:val="0"/>
      <w:divBdr>
        <w:top w:val="none" w:sz="0" w:space="0" w:color="auto"/>
        <w:left w:val="none" w:sz="0" w:space="0" w:color="auto"/>
        <w:bottom w:val="none" w:sz="0" w:space="0" w:color="auto"/>
        <w:right w:val="none" w:sz="0" w:space="0" w:color="auto"/>
      </w:divBdr>
    </w:div>
    <w:div w:id="1526089322">
      <w:bodyDiv w:val="1"/>
      <w:marLeft w:val="0"/>
      <w:marRight w:val="0"/>
      <w:marTop w:val="0"/>
      <w:marBottom w:val="0"/>
      <w:divBdr>
        <w:top w:val="none" w:sz="0" w:space="0" w:color="auto"/>
        <w:left w:val="none" w:sz="0" w:space="0" w:color="auto"/>
        <w:bottom w:val="none" w:sz="0" w:space="0" w:color="auto"/>
        <w:right w:val="none" w:sz="0" w:space="0" w:color="auto"/>
      </w:divBdr>
    </w:div>
    <w:div w:id="1573544705">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32196373">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1832939534">
      <w:bodyDiv w:val="1"/>
      <w:marLeft w:val="0"/>
      <w:marRight w:val="0"/>
      <w:marTop w:val="0"/>
      <w:marBottom w:val="0"/>
      <w:divBdr>
        <w:top w:val="none" w:sz="0" w:space="0" w:color="auto"/>
        <w:left w:val="none" w:sz="0" w:space="0" w:color="auto"/>
        <w:bottom w:val="none" w:sz="0" w:space="0" w:color="auto"/>
        <w:right w:val="none" w:sz="0" w:space="0" w:color="auto"/>
      </w:divBdr>
    </w:div>
    <w:div w:id="1848404289">
      <w:bodyDiv w:val="1"/>
      <w:marLeft w:val="0"/>
      <w:marRight w:val="0"/>
      <w:marTop w:val="0"/>
      <w:marBottom w:val="0"/>
      <w:divBdr>
        <w:top w:val="none" w:sz="0" w:space="0" w:color="auto"/>
        <w:left w:val="none" w:sz="0" w:space="0" w:color="auto"/>
        <w:bottom w:val="none" w:sz="0" w:space="0" w:color="auto"/>
        <w:right w:val="none" w:sz="0" w:space="0" w:color="auto"/>
      </w:divBdr>
    </w:div>
    <w:div w:id="1876231650">
      <w:bodyDiv w:val="1"/>
      <w:marLeft w:val="0"/>
      <w:marRight w:val="0"/>
      <w:marTop w:val="0"/>
      <w:marBottom w:val="0"/>
      <w:divBdr>
        <w:top w:val="none" w:sz="0" w:space="0" w:color="auto"/>
        <w:left w:val="none" w:sz="0" w:space="0" w:color="auto"/>
        <w:bottom w:val="none" w:sz="0" w:space="0" w:color="auto"/>
        <w:right w:val="none" w:sz="0" w:space="0" w:color="auto"/>
      </w:divBdr>
    </w:div>
    <w:div w:id="1953514808">
      <w:bodyDiv w:val="1"/>
      <w:marLeft w:val="0"/>
      <w:marRight w:val="0"/>
      <w:marTop w:val="0"/>
      <w:marBottom w:val="0"/>
      <w:divBdr>
        <w:top w:val="none" w:sz="0" w:space="0" w:color="auto"/>
        <w:left w:val="none" w:sz="0" w:space="0" w:color="auto"/>
        <w:bottom w:val="none" w:sz="0" w:space="0" w:color="auto"/>
        <w:right w:val="none" w:sz="0" w:space="0" w:color="auto"/>
      </w:divBdr>
    </w:div>
    <w:div w:id="1976596033">
      <w:bodyDiv w:val="1"/>
      <w:marLeft w:val="0"/>
      <w:marRight w:val="0"/>
      <w:marTop w:val="0"/>
      <w:marBottom w:val="0"/>
      <w:divBdr>
        <w:top w:val="none" w:sz="0" w:space="0" w:color="auto"/>
        <w:left w:val="none" w:sz="0" w:space="0" w:color="auto"/>
        <w:bottom w:val="none" w:sz="0" w:space="0" w:color="auto"/>
        <w:right w:val="none" w:sz="0" w:space="0" w:color="auto"/>
      </w:divBdr>
      <w:divsChild>
        <w:div w:id="64642998">
          <w:marLeft w:val="0"/>
          <w:marRight w:val="0"/>
          <w:marTop w:val="0"/>
          <w:marBottom w:val="0"/>
          <w:divBdr>
            <w:top w:val="none" w:sz="0" w:space="0" w:color="auto"/>
            <w:left w:val="none" w:sz="0" w:space="0" w:color="auto"/>
            <w:bottom w:val="none" w:sz="0" w:space="0" w:color="auto"/>
            <w:right w:val="none" w:sz="0" w:space="0" w:color="auto"/>
          </w:divBdr>
        </w:div>
      </w:divsChild>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028477476">
      <w:bodyDiv w:val="1"/>
      <w:marLeft w:val="0"/>
      <w:marRight w:val="0"/>
      <w:marTop w:val="0"/>
      <w:marBottom w:val="0"/>
      <w:divBdr>
        <w:top w:val="none" w:sz="0" w:space="0" w:color="auto"/>
        <w:left w:val="none" w:sz="0" w:space="0" w:color="auto"/>
        <w:bottom w:val="none" w:sz="0" w:space="0" w:color="auto"/>
        <w:right w:val="none" w:sz="0" w:space="0" w:color="auto"/>
      </w:divBdr>
    </w:div>
    <w:div w:id="2030451366">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hyperlink" Target="https://www.sciencedirect.com/science/article/abs/pii/S0304407605001594" TargetMode="External"/><Relationship Id="rId1" Type="http://schemas.openxmlformats.org/officeDocument/2006/relationships/hyperlink" Target="https://link.springer.com/chapter/10.1007/978-3-030-75162-3_3"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wmf"/><Relationship Id="rId34" Type="http://schemas.openxmlformats.org/officeDocument/2006/relationships/oleObject" Target="embeddings/oleObject11.bin"/><Relationship Id="rId42" Type="http://schemas.openxmlformats.org/officeDocument/2006/relationships/image" Target="media/image17.wmf"/><Relationship Id="rId47" Type="http://schemas.openxmlformats.org/officeDocument/2006/relationships/oleObject" Target="embeddings/oleObject18.bin"/><Relationship Id="rId50" Type="http://schemas.openxmlformats.org/officeDocument/2006/relationships/oleObject" Target="embeddings/oleObject19.bin"/><Relationship Id="rId55" Type="http://schemas.openxmlformats.org/officeDocument/2006/relationships/image" Target="media/image24.png"/><Relationship Id="rId97" Type="http://schemas.openxmlformats.org/officeDocument/2006/relationships/image" Target="media/image45.png"/><Relationship Id="rId104"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image" Target="media/image11.wmf"/><Relationship Id="rId11" Type="http://schemas.microsoft.com/office/2018/08/relationships/commentsExtensible" Target="commentsExtensible.xml"/><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oleObject" Target="embeddings/oleObject13.bin"/><Relationship Id="rId40" Type="http://schemas.openxmlformats.org/officeDocument/2006/relationships/image" Target="media/image16.wmf"/><Relationship Id="rId45" Type="http://schemas.openxmlformats.org/officeDocument/2006/relationships/oleObject" Target="embeddings/oleObject17.bin"/><Relationship Id="rId53" Type="http://schemas.openxmlformats.org/officeDocument/2006/relationships/image" Target="media/image23.wmf"/><Relationship Id="rId102" Type="http://schemas.openxmlformats.org/officeDocument/2006/relationships/image" Target="media/image28.png"/><Relationship Id="rId5" Type="http://schemas.openxmlformats.org/officeDocument/2006/relationships/webSettings" Target="webSettings.xml"/><Relationship Id="rId19" Type="http://schemas.openxmlformats.org/officeDocument/2006/relationships/oleObject" Target="embeddings/oleObject4.bin"/><Relationship Id="rId14" Type="http://schemas.openxmlformats.org/officeDocument/2006/relationships/image" Target="media/image3.wmf"/><Relationship Id="rId22" Type="http://schemas.openxmlformats.org/officeDocument/2006/relationships/oleObject" Target="embeddings/oleObject6.bin"/><Relationship Id="rId27" Type="http://schemas.openxmlformats.org/officeDocument/2006/relationships/image" Target="media/image10.wmf"/><Relationship Id="rId30" Type="http://schemas.openxmlformats.org/officeDocument/2006/relationships/oleObject" Target="embeddings/oleObject9.bin"/><Relationship Id="rId35" Type="http://schemas.openxmlformats.org/officeDocument/2006/relationships/image" Target="media/image14.wmf"/><Relationship Id="rId43" Type="http://schemas.openxmlformats.org/officeDocument/2006/relationships/oleObject" Target="embeddings/oleObject16.bin"/><Relationship Id="rId48" Type="http://schemas.openxmlformats.org/officeDocument/2006/relationships/image" Target="media/image20.png"/><Relationship Id="rId56" Type="http://schemas.openxmlformats.org/officeDocument/2006/relationships/image" Target="media/image25.png"/><Relationship Id="rId100" Type="http://schemas.openxmlformats.org/officeDocument/2006/relationships/image" Target="media/image27.png"/><Relationship Id="rId105"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22.wmf"/><Relationship Id="rId98"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image" Target="media/image8.png"/><Relationship Id="rId33" Type="http://schemas.openxmlformats.org/officeDocument/2006/relationships/image" Target="media/image13.wmf"/><Relationship Id="rId38" Type="http://schemas.openxmlformats.org/officeDocument/2006/relationships/image" Target="media/image15.wmf"/><Relationship Id="rId46" Type="http://schemas.openxmlformats.org/officeDocument/2006/relationships/image" Target="media/image19.wmf"/><Relationship Id="rId103" Type="http://schemas.openxmlformats.org/officeDocument/2006/relationships/image" Target="media/image29.png"/><Relationship Id="rId20" Type="http://schemas.openxmlformats.org/officeDocument/2006/relationships/oleObject" Target="embeddings/oleObject5.bin"/><Relationship Id="rId41" Type="http://schemas.openxmlformats.org/officeDocument/2006/relationships/oleObject" Target="embeddings/oleObject15.bin"/><Relationship Id="rId54" Type="http://schemas.openxmlformats.org/officeDocument/2006/relationships/oleObject" Target="embeddings/oleObject21.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7.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1.wmf"/><Relationship Id="rId57" Type="http://schemas.openxmlformats.org/officeDocument/2006/relationships/image" Target="media/image26.png"/><Relationship Id="rId106" Type="http://schemas.openxmlformats.org/officeDocument/2006/relationships/theme" Target="theme/theme1.xml"/><Relationship Id="rId10" Type="http://schemas.microsoft.com/office/2016/09/relationships/commentsIds" Target="commentsIds.xml"/><Relationship Id="rId31" Type="http://schemas.openxmlformats.org/officeDocument/2006/relationships/image" Target="media/image12.wmf"/><Relationship Id="rId44" Type="http://schemas.openxmlformats.org/officeDocument/2006/relationships/image" Target="media/image18.wmf"/><Relationship Id="rId52" Type="http://schemas.openxmlformats.org/officeDocument/2006/relationships/oleObject" Target="embeddings/oleObject20.bin"/><Relationship Id="rId99" Type="http://schemas.openxmlformats.org/officeDocument/2006/relationships/image" Target="media/image47.png"/><Relationship Id="rId10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oleObject" Target="embeddings/oleObject1.bin"/><Relationship Id="rId18" Type="http://schemas.openxmlformats.org/officeDocument/2006/relationships/image" Target="media/image5.wmf"/><Relationship Id="rId39" Type="http://schemas.openxmlformats.org/officeDocument/2006/relationships/oleObject" Target="embeddings/oleObject14.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TotalTime>
  <Pages>38</Pages>
  <Words>13333</Words>
  <Characters>73332</Characters>
  <Application>Microsoft Office Word</Application>
  <DocSecurity>0</DocSecurity>
  <Lines>611</Lines>
  <Paragraphs>172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Gonzalez Moyano, Ricardo</cp:lastModifiedBy>
  <cp:revision>472</cp:revision>
  <cp:lastPrinted>2024-10-23T10:12:00Z</cp:lastPrinted>
  <dcterms:created xsi:type="dcterms:W3CDTF">2024-10-27T23:01:00Z</dcterms:created>
  <dcterms:modified xsi:type="dcterms:W3CDTF">2024-12-17T12:46:00Z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