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04F6D6FF" w:rsidR="00DA4EBE" w:rsidRPr="00752A44" w:rsidRDefault="00EC3ABB" w:rsidP="00DA4EBE">
      <w:pPr>
        <w:spacing w:line="360" w:lineRule="auto"/>
        <w:jc w:val="center"/>
        <w:rPr>
          <w:b/>
          <w:bCs/>
          <w:sz w:val="24"/>
          <w:szCs w:val="24"/>
        </w:rPr>
      </w:pPr>
      <w:bookmarkStart w:id="0" w:name="_Hlk176365291"/>
      <w:proofErr w:type="spellStart"/>
      <w:r w:rsidRPr="00EC3ABB">
        <w:rPr>
          <w:b/>
          <w:bCs/>
          <w:sz w:val="24"/>
          <w:szCs w:val="24"/>
        </w:rPr>
        <w:t>eXplainable</w:t>
      </w:r>
      <w:proofErr w:type="spellEnd"/>
      <w:r w:rsidRPr="00EC3ABB">
        <w:rPr>
          <w:b/>
          <w:bCs/>
          <w:sz w:val="24"/>
          <w:szCs w:val="24"/>
        </w:rPr>
        <w:t xml:space="preserve"> Artificial Intelligence (XAI) for Probabilistic Efficiency Analysis</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n the literature,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w:t>
      </w:r>
      <w:proofErr w:type="spellStart"/>
      <w:r w:rsidRPr="00131537">
        <w:t>integratingML</w:t>
      </w:r>
      <w:proofErr w:type="spellEnd"/>
      <w:r w:rsidRPr="00131537">
        <w:t xml:space="preserve">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by-pass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the research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045BAAF5" w:rsidR="006E48EB" w:rsidRDefault="00EC6F2F" w:rsidP="006E48EB">
      <w:pPr>
        <w:spacing w:line="360" w:lineRule="auto"/>
      </w:pPr>
      <w:r w:rsidRPr="00EC6F2F">
        <w:t>This background section provides a concise overview of DEA and the main ML technique that we will apply in this paper</w:t>
      </w:r>
      <w:r>
        <w:t xml:space="preserve"> </w:t>
      </w:r>
      <w:r w:rsidR="00F91B90">
        <w:t>(</w:t>
      </w:r>
      <w:r>
        <w:t>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r w:rsidR="00EF2740">
        <w:t xml:space="preserve">of </w:t>
      </w:r>
      <w:r w:rsidR="00846988" w:rsidRPr="00846988">
        <w:rPr>
          <w:i/>
          <w:iCs/>
        </w:rPr>
        <w:t>n</w:t>
      </w:r>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utilize </w:t>
      </w:r>
      <w:r w:rsidR="003257BF">
        <w:rPr>
          <w:i/>
          <w:iCs/>
        </w:rPr>
        <w:t xml:space="preserve">m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21.65pt" o:ole="">
            <v:imagedata r:id="rId12" o:title=""/>
          </v:shape>
          <o:OLEObject Type="Embed" ProgID="Equation.DSMT4" ShapeID="_x0000_i1025" DrawAspect="Content" ObjectID="_1795884179"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35pt;height:21.65pt" o:ole="">
            <v:imagedata r:id="rId14" o:title=""/>
          </v:shape>
          <o:OLEObject Type="Embed" ProgID="Equation.DSMT4" ShapeID="_x0000_i1026" DrawAspect="Content" ObjectID="_1795884180"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2.75pt;height:21.65pt" o:ole="">
            <v:imagedata r:id="rId16" o:title=""/>
          </v:shape>
          <o:OLEObject Type="Embed" ProgID="Equation.DSMT4" ShapeID="_x0000_i1027" DrawAspect="Content" ObjectID="_1795884181"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1pt;height:11.7pt" o:ole="">
            <v:imagedata r:id="rId18" o:title=""/>
          </v:shape>
          <o:OLEObject Type="Embed" ProgID="Equation.DSMT4" ShapeID="_x0000_i1028" DrawAspect="Content" ObjectID="_1795884182" r:id="rId19"/>
        </w:object>
      </w:r>
      <w:r w:rsidRPr="00840AD4">
        <w:rPr>
          <w:rFonts w:cs="Times New Roman"/>
          <w:lang w:eastAsia="es-ES"/>
        </w:rPr>
        <w:t>, DEA stands out as one of the most commonly employed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1pt;height:11.7pt" o:ole="">
            <v:imagedata r:id="rId18" o:title=""/>
          </v:shape>
          <o:OLEObject Type="Embed" ProgID="Equation.DSMT4" ShapeID="_x0000_i1029" DrawAspect="Content" ObjectID="_1795884183"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3pt" o:ole="">
            <v:imagedata r:id="rId21" o:title=""/>
          </v:shape>
          <o:OLEObject Type="Embed" ProgID="Equation.DSMT4" ShapeID="_x0000_i1030" DrawAspect="Content" ObjectID="_1795884184"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hAns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r>
        <w:t>In particular</w:t>
      </w:r>
      <w:r w:rsidR="00A84FD5">
        <w:t>,</w:t>
      </w:r>
      <w:r>
        <w:t xml:space="preserve"> our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o</m:t>
                </m:r>
              </m:sub>
            </m:sSub>
            <m:r>
              <w:rPr>
                <w:rFonts w:ascii="Cambria Math"/>
              </w:rPr>
              <m:t>,</m:t>
            </m:r>
            <m:sSub>
              <m:sSubPr>
                <m:ctrlPr>
                  <w:rPr>
                    <w:rFonts w:ascii="Cambria Math" w:hAnsi="Cambria Math"/>
                    <w:i/>
                  </w:rPr>
                </m:ctrlPr>
              </m:sSubPr>
              <m:e>
                <m:r>
                  <w:rPr>
                    <w:rFonts w:ascii="Cambria Math"/>
                  </w:rPr>
                  <m:t>y</m:t>
                </m:r>
              </m:e>
              <m:sub>
                <m:r>
                  <w:rPr>
                    <w:rFonts w:ascii="Cambria Math"/>
                  </w:rPr>
                  <m:t>o</m:t>
                </m:r>
              </m:sub>
            </m:sSub>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15pt;height:150.45pt" o:ole="">
            <v:imagedata r:id="rId23" o:title=""/>
          </v:shape>
          <o:OLEObject Type="Embed" ProgID="Equation.DSMT4" ShapeID="_x0000_i1031" DrawAspect="Content" ObjectID="_1795884185"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085B6072" w14:textId="77777777" w:rsidR="001B69FE" w:rsidRDefault="001B69FE" w:rsidP="00512F88">
      <w:pPr>
        <w:spacing w:line="360" w:lineRule="auto"/>
      </w:pPr>
    </w:p>
    <w:p w14:paraId="215901CA" w14:textId="57057B86" w:rsidR="004A3527" w:rsidRPr="00AE22FC" w:rsidRDefault="004A3527" w:rsidP="004A3527">
      <w:pPr>
        <w:pStyle w:val="Prrafodelista"/>
        <w:numPr>
          <w:ilvl w:val="1"/>
          <w:numId w:val="1"/>
        </w:numPr>
        <w:spacing w:line="360" w:lineRule="auto"/>
        <w:rPr>
          <w:b/>
          <w:bCs/>
        </w:rPr>
      </w:pPr>
      <w:commentRangeStart w:id="11"/>
      <w:r w:rsidRPr="00AE22FC">
        <w:rPr>
          <w:b/>
          <w:bCs/>
        </w:rPr>
        <w:t>Machine Learning Technique</w:t>
      </w:r>
      <w:r w:rsidR="003C0FF4">
        <w:rPr>
          <w:b/>
          <w:bCs/>
        </w:rPr>
        <w:t xml:space="preserve"> for Classification</w:t>
      </w:r>
      <w:commentRangeEnd w:id="11"/>
      <w:r w:rsidR="003927F7">
        <w:rPr>
          <w:rStyle w:val="Refdecomentario"/>
        </w:rPr>
        <w:commentReference w:id="11"/>
      </w:r>
    </w:p>
    <w:p w14:paraId="7E978653" w14:textId="1C3A4262"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machine learning technique that will be employed throughout the article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N</w:t>
      </w:r>
      <w:r w:rsidR="00D57377">
        <w:t>N</w:t>
      </w:r>
      <w:r w:rsidRPr="00522F7F">
        <w:t xml:space="preserve"> are a class of learning algorithms inspired by the structure and function of the human brain. They consist of interconnected layers of neurons that process input data through nonlinear transformations to learn complex patterns and relationships. </w:t>
      </w:r>
      <w:r w:rsidR="00015D09" w:rsidRPr="00015D09">
        <w:t xml:space="preserve">By understanding </w:t>
      </w:r>
      <w:r w:rsidR="00015D09" w:rsidRPr="00015D09">
        <w:lastRenderedPageBreak/>
        <w:t xml:space="preserve">the underlying principles NN, </w:t>
      </w:r>
      <w:r w:rsidR="00015D09" w:rsidRPr="001B69FE">
        <w:t>which determine the label and the probability of belonging to that label,</w:t>
      </w:r>
      <w:r w:rsidR="00015D09" w:rsidRPr="00015D09">
        <w:t xml:space="preserve"> we can harness their capabilities to enhance the DEA methodology</w:t>
      </w:r>
      <w:r w:rsidR="00015D09">
        <w:t>.</w:t>
      </w:r>
    </w:p>
    <w:p w14:paraId="3FE03E6C" w14:textId="77777777" w:rsidR="009E2EB0" w:rsidRDefault="009E2EB0" w:rsidP="00035FF8">
      <w:pPr>
        <w:tabs>
          <w:tab w:val="left" w:pos="8280"/>
        </w:tabs>
        <w:spacing w:line="360" w:lineRule="auto"/>
      </w:pP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555D9BCD" w:rsidR="008F0011" w:rsidRDefault="001B69FE" w:rsidP="008F0011">
      <w:pPr>
        <w:spacing w:line="360" w:lineRule="auto"/>
      </w:pPr>
      <w:r>
        <w:t>The</w:t>
      </w:r>
      <w:r w:rsidR="008F0011">
        <w:t xml:space="preserv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w:t>
      </w:r>
      <w:r>
        <w:lastRenderedPageBreak/>
        <w:t>features to model predictions. This feature importance analysis aids in model interpretation and decision-making processes.</w:t>
      </w:r>
    </w:p>
    <w:p w14:paraId="60E52F0F" w14:textId="77777777" w:rsidR="00F91B90" w:rsidRDefault="00F91B90" w:rsidP="008F0011">
      <w:pPr>
        <w:spacing w:line="360" w:lineRule="auto"/>
      </w:pPr>
    </w:p>
    <w:p w14:paraId="2342B5F6" w14:textId="28D28D9D"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6236C6A1"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6763EBA0" w14:textId="78BAD287" w:rsidR="00564200" w:rsidRDefault="00C52D90" w:rsidP="00C52D90">
      <w:pPr>
        <w:spacing w:line="360" w:lineRule="auto"/>
      </w:pPr>
      <w:r>
        <w:t xml:space="preserve">The so-called </w:t>
      </w:r>
      <w:proofErr w:type="spellStart"/>
      <w:r>
        <w:t>eXplainable</w:t>
      </w:r>
      <w:proofErr w:type="spellEnd"/>
      <w:r>
        <w:t xml:space="preserve"> Artificial Intelligence (XAI) has emerged as a critical area of research aimed at enhancing the transparency, interpretability, and trustworthiness of machine learning models (Wachter et al., 2017).</w:t>
      </w:r>
      <w:r w:rsidR="00564200">
        <w:t xml:space="preserve"> </w:t>
      </w:r>
      <w:r w:rsidR="00564200" w:rsidRPr="00564200">
        <w:t>In this section, we provide an overview of XAI principles and delve into the concept of counterfactual methods, a subset of XAI techniques that facilitate insightful explanations of model predictions.</w:t>
      </w:r>
    </w:p>
    <w:p w14:paraId="61863CE4" w14:textId="725F8ADC" w:rsidR="005C1643" w:rsidRDefault="005C1643" w:rsidP="00C52D90">
      <w:pPr>
        <w:spacing w:line="360" w:lineRule="auto"/>
      </w:pPr>
      <w:r w:rsidRPr="005C1643">
        <w:t>Overall, XAI encompasses a diverse set of methodologies and techniques designed to elucidate the decision-making process of machine learning models. As AI (Artificial Intelligence) 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3A9F9A6E" w14:textId="77777777" w:rsidR="00C52D90" w:rsidRDefault="00C52D90" w:rsidP="00C52D90">
      <w:pPr>
        <w:spacing w:line="360" w:lineRule="auto"/>
      </w:pPr>
    </w:p>
    <w:p w14:paraId="46050755" w14:textId="0A6B1B6A" w:rsidR="00427295" w:rsidRDefault="00C52D90" w:rsidP="00427295">
      <w:pPr>
        <w:spacing w:line="360" w:lineRule="auto"/>
      </w:pPr>
      <w:r>
        <w:t>To address this, XAI provides methodologies designed to clarify the decision-making process of ML models. These approaches aim to generate explanations that are understandable, actionable, and intuitive for end-users and stakeholders, enabling better model validation and facilitating the identification of relationships within the data.</w:t>
      </w:r>
    </w:p>
    <w:p w14:paraId="6234360D" w14:textId="77777777" w:rsidR="002419AB" w:rsidRDefault="002419AB" w:rsidP="00427295">
      <w:pPr>
        <w:spacing w:line="360" w:lineRule="auto"/>
      </w:pPr>
    </w:p>
    <w:p w14:paraId="5BD41E0C" w14:textId="24965C66" w:rsidR="009040CB" w:rsidRDefault="00427295" w:rsidP="009040CB">
      <w:pPr>
        <w:spacing w:line="360" w:lineRule="auto"/>
        <w:ind w:firstLine="708"/>
      </w:pPr>
      <w:r w:rsidRPr="003A70F8">
        <w:rPr>
          <w:b/>
          <w:bCs/>
        </w:rPr>
        <w:t>2.3.1</w:t>
      </w:r>
      <w:r w:rsidR="002419AB">
        <w:rPr>
          <w:b/>
          <w:bCs/>
        </w:rPr>
        <w:tab/>
      </w:r>
      <w:r w:rsidRPr="003A70F8">
        <w:rPr>
          <w:b/>
          <w:bCs/>
        </w:rPr>
        <w:t>Counterfactual Explanations</w:t>
      </w:r>
    </w:p>
    <w:p w14:paraId="55154135" w14:textId="2425EEA6" w:rsidR="009040CB" w:rsidRDefault="009040CB" w:rsidP="009040CB">
      <w:pPr>
        <w:spacing w:line="360" w:lineRule="auto"/>
      </w:pPr>
      <w:r>
        <w:t>In particular, counterfactual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behavior in specific contexts (for example, in our production context the question could be ‘</w:t>
      </w:r>
      <w:r w:rsidRPr="00073340">
        <w:t>What is the minimum amount of adjustment in inputs and/or outputs that a technically inefficient DMU would need to undertake to transition into being considered efficient?</w:t>
      </w:r>
      <w:r>
        <w:t xml:space="preserve">’). </w:t>
      </w:r>
      <w:r w:rsidRPr="00BA221B">
        <w:t xml:space="preserve">Thus, the counterfactual method involves projecting an observation from one class onto the separating surface of the two classes, meaning the projection </w:t>
      </w:r>
      <w:r>
        <w:t>stops</w:t>
      </w:r>
      <w:r w:rsidRPr="00BA221B">
        <w:t xml:space="preserve"> just before a change in label occurs.</w:t>
      </w:r>
      <w:r>
        <w:t xml:space="preserve"> This ‘projection’ strategy will be incorporated </w:t>
      </w:r>
      <w:r w:rsidR="00604193">
        <w:t>into</w:t>
      </w:r>
      <w:r>
        <w:t xml:space="preserve"> our approach in this paper to measure technical efficiency in the context of machine learning and efficiency analysis (see Section 3).</w:t>
      </w:r>
    </w:p>
    <w:p w14:paraId="2CCEEE76" w14:textId="77777777" w:rsidR="002419AB" w:rsidRDefault="002419AB" w:rsidP="00427295">
      <w:pPr>
        <w:spacing w:line="360" w:lineRule="auto"/>
      </w:pPr>
    </w:p>
    <w:p w14:paraId="21778304" w14:textId="548322E7" w:rsidR="00427295" w:rsidRPr="002419AB" w:rsidRDefault="00427295" w:rsidP="002419AB">
      <w:pPr>
        <w:spacing w:line="360" w:lineRule="auto"/>
        <w:ind w:firstLine="708"/>
        <w:rPr>
          <w:b/>
          <w:bCs/>
        </w:rPr>
      </w:pPr>
      <w:r w:rsidRPr="002419AB">
        <w:rPr>
          <w:b/>
          <w:bCs/>
        </w:rPr>
        <w:t>2.3.2</w:t>
      </w:r>
      <w:r w:rsidR="002419AB">
        <w:rPr>
          <w:b/>
          <w:bCs/>
        </w:rPr>
        <w:tab/>
      </w:r>
      <w:r w:rsidRPr="002419AB">
        <w:rPr>
          <w:b/>
          <w:bCs/>
        </w:rPr>
        <w:t>Feature Significance Analysis and Sensitivity Analysis</w:t>
      </w:r>
    </w:p>
    <w:p w14:paraId="7C5DA102" w14:textId="55BE4532" w:rsidR="001E4271" w:rsidRDefault="00427295" w:rsidP="005967B2">
      <w:pPr>
        <w:spacing w:line="360" w:lineRule="auto"/>
      </w:pPr>
      <w:r>
        <w:t>To complement counterfactual analysis, we incorporate feature significance analysis, focusing on understanding the contribution of input and output variables to the model’s predictions</w:t>
      </w:r>
      <w:r w:rsidR="00E71404">
        <w:t>.</w:t>
      </w:r>
      <w:r w:rsidR="00E71404" w:rsidRPr="00E71404">
        <w:t xml:space="preserve"> </w:t>
      </w:r>
      <w:r w:rsidR="00B168F8" w:rsidRPr="00B168F8">
        <w:t xml:space="preserve">There are several approaches to feature significance analysis, such as rule extraction methods (see, for example, Tickle et al., 1998; Fogel &amp; Robinson, 2003; Martens et al., 2007), visualization techniques (see, for example, Craven &amp; Shavlik, 1992; Tzeng &amp; Ma, 2005; Cho et al., 2008), </w:t>
      </w:r>
      <w:r w:rsidR="00B168F8" w:rsidRPr="00B168F8">
        <w:lastRenderedPageBreak/>
        <w:t>Sensitivity Analysis (SA) (Ruck et al., 1990), and more recent methods such as SHAP (Lundberg &amp; Lee, 2017) and LIME (Ribeiro et al., 2016)</w:t>
      </w:r>
      <w:r w:rsidR="00274CA1">
        <w:t>.</w:t>
      </w:r>
      <w:r w:rsidR="009E4BFA">
        <w:t xml:space="preserve"> </w:t>
      </w:r>
      <w:r w:rsidR="006D1945">
        <w:t xml:space="preserve">We decided to use </w:t>
      </w:r>
      <w:r w:rsidR="0053279A" w:rsidRPr="0053279A">
        <w:t xml:space="preserve">SA </w:t>
      </w:r>
      <w:r w:rsidR="001E4271">
        <w:t xml:space="preserve">for several reasons. First, </w:t>
      </w:r>
      <w:r w:rsidR="001E4271" w:rsidRPr="0053279A">
        <w:t>extraction rules typically simplify the model's complexity to produce more understandable rules, which involves discretizing the classifier, leading to information loss, and failing to accurately represent the original model</w:t>
      </w:r>
      <w:r w:rsidR="001E4271">
        <w:t>.</w:t>
      </w:r>
      <w:r w:rsidR="001E4271">
        <w:t xml:space="preserve"> </w:t>
      </w:r>
      <w:r w:rsidR="009E4BFA" w:rsidRPr="009E4BFA">
        <w:t>Instead</w:t>
      </w:r>
      <w:r w:rsidR="001E4271">
        <w:t xml:space="preserve">, </w:t>
      </w:r>
      <w:r w:rsidR="001E4271" w:rsidRPr="00DD4729">
        <w:t>SA is a straightforward method that treats the original fitted model, querying it with sensitivity samples and recording the corresponding outputs.</w:t>
      </w:r>
      <w:r w:rsidR="001E4271">
        <w:t xml:space="preserve"> Second, v</w:t>
      </w:r>
      <w:r w:rsidR="001E4271" w:rsidRPr="000F1941">
        <w:t>isualization techniques are often designed for a specific machine learning method</w:t>
      </w:r>
      <w:r w:rsidR="001E4271">
        <w:t xml:space="preserve"> </w:t>
      </w:r>
      <w:r w:rsidR="001E4271" w:rsidRPr="00DC0674">
        <w:t>limiting their general applicability.</w:t>
      </w:r>
      <w:r w:rsidR="001E4271">
        <w:t xml:space="preserve"> This is a disadvantage compared to SA, which </w:t>
      </w:r>
      <w:r w:rsidR="001E4271" w:rsidRPr="001E4271">
        <w:t>can be applied to any supervised machine learning method</w:t>
      </w:r>
      <w:r w:rsidR="001E4271">
        <w:t xml:space="preserve">. </w:t>
      </w:r>
      <w:r w:rsidR="00FC681B" w:rsidRPr="00FC681B">
        <w:t>Third, methods like SHAP and LIME are computationally intensive and more challenging to interpret, especially in high-dimensional datasets. In contrast, SA is computationally efficient, simple to implement, and provides clear, actionable insights, making it a practical choice for decision-makers</w:t>
      </w:r>
    </w:p>
    <w:p w14:paraId="61C19DFB" w14:textId="77777777" w:rsidR="00395643" w:rsidRDefault="00395643" w:rsidP="005967B2">
      <w:pPr>
        <w:spacing w:line="360" w:lineRule="auto"/>
      </w:pPr>
    </w:p>
    <w:p w14:paraId="241743A6" w14:textId="6E664A32" w:rsidR="009E4BFA" w:rsidRDefault="0053791E" w:rsidP="005967B2">
      <w:pPr>
        <w:spacing w:line="360" w:lineRule="auto"/>
      </w:pPr>
      <w:r w:rsidRPr="0053791E">
        <w:t>SA works by perturbing each variable across its range while keeping other variables constant at their baseline values. Sensitivity can be measured in several ways, such as by range, gradient, variance, or the average absolute deviation from the median</w:t>
      </w:r>
      <w:r>
        <w:t xml:space="preserve"> (AAD)</w:t>
      </w:r>
      <w:r w:rsidRPr="0053791E">
        <w:t xml:space="preserve">, the latter being less sensitive to outliers (see Cortez &amp; </w:t>
      </w:r>
      <w:proofErr w:type="spellStart"/>
      <w:r w:rsidRPr="0053791E">
        <w:t>Embrechts</w:t>
      </w:r>
      <w:proofErr w:type="spellEnd"/>
      <w:r w:rsidRPr="0053791E">
        <w:t>, 2013, for more details). To obtain probabilities, a One-hot encoding transformation is applied to the class labels, allowing the calculation of the probability for each DMU to belong to a specific class</w:t>
      </w:r>
      <w:r>
        <w:t xml:space="preserve">. </w:t>
      </w:r>
      <w:r w:rsidR="00427295">
        <w:t xml:space="preserve">This process allows us to quantify the absolute relevance of features, providing a ranking of variables based on their impact on the model's predictions. </w:t>
      </w:r>
      <w:r w:rsidR="009E4BFA">
        <w:t>In our context</w:t>
      </w:r>
      <w:r w:rsidR="00427295">
        <w:t>, SA enables the identification of the most influential factors driving inefficiency, offering valuable insights into the interplay between inputs, outputs, and efficiency outcomes.</w:t>
      </w:r>
      <w:r w:rsidR="00F91B90">
        <w:t xml:space="preserve"> </w:t>
      </w:r>
      <w:r w:rsidR="00F91B90" w:rsidRPr="00F91B90">
        <w:t>Additionally, SA will be integrated into our approach to measure technical efficiency in combination with counterfactual analysis (see Section 3)</w:t>
      </w:r>
      <w:r w:rsidR="00F91B90">
        <w:t>.</w:t>
      </w:r>
    </w:p>
    <w:p w14:paraId="759AD09C" w14:textId="77777777" w:rsidR="004139BC" w:rsidRDefault="004139BC" w:rsidP="0032435D">
      <w:pPr>
        <w:spacing w:line="360" w:lineRule="auto"/>
      </w:pPr>
    </w:p>
    <w:p w14:paraId="65C6F999" w14:textId="539F5E1E" w:rsidR="00A1274E" w:rsidRPr="00B0507F" w:rsidRDefault="00B772CE" w:rsidP="00B772CE">
      <w:pPr>
        <w:pStyle w:val="Prrafodelista"/>
        <w:numPr>
          <w:ilvl w:val="0"/>
          <w:numId w:val="1"/>
        </w:numPr>
        <w:spacing w:line="360" w:lineRule="auto"/>
        <w:rPr>
          <w:b/>
          <w:bCs/>
        </w:rPr>
      </w:pPr>
      <w:bookmarkStart w:id="12" w:name="_Hlk176366173"/>
      <w:r w:rsidRPr="00B0507F">
        <w:rPr>
          <w:b/>
          <w:bCs/>
        </w:rPr>
        <w:t>Integrating ML</w:t>
      </w:r>
      <w:r w:rsidR="00B0507F" w:rsidRPr="00B0507F">
        <w:rPr>
          <w:b/>
          <w:bCs/>
        </w:rPr>
        <w:t xml:space="preserve"> techniques for classification and Data Envelopment Analysis</w:t>
      </w:r>
    </w:p>
    <w:bookmarkEnd w:id="12"/>
    <w:p w14:paraId="2EF1D7DD" w14:textId="1EE1ED97" w:rsidR="00C55407" w:rsidRDefault="00C55407" w:rsidP="00C55407">
      <w:pPr>
        <w:spacing w:line="360" w:lineRule="auto"/>
        <w:rPr>
          <w:ins w:id="13" w:author="Gonzalez Moyano, Ricardo [2]" w:date="2024-12-16T19:42:00Z" w16du:dateUtc="2024-12-16T18:42:00Z"/>
        </w:rPr>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on N</w:t>
      </w:r>
      <w:r w:rsidR="003C1C18">
        <w:t xml:space="preserve">eural </w:t>
      </w:r>
      <w:r w:rsidR="00C64752" w:rsidRPr="00C64752">
        <w:t>N</w:t>
      </w:r>
      <w:r w:rsidR="003C1C18">
        <w:t>etworks</w:t>
      </w:r>
      <w:r w:rsidR="00C64752" w:rsidRPr="00C64752">
        <w:t>.</w:t>
      </w:r>
    </w:p>
    <w:p w14:paraId="5FF5D998" w14:textId="77777777" w:rsidR="00F91B90" w:rsidRDefault="00F91B90" w:rsidP="00C55407">
      <w:pPr>
        <w:spacing w:line="360" w:lineRule="auto"/>
      </w:pP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4"/>
      <w:r w:rsidRPr="003322B6">
        <w:lastRenderedPageBreak/>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4"/>
      <w:r w:rsidR="000E5A10">
        <w:rPr>
          <w:rStyle w:val="Refdecomentario"/>
        </w:rPr>
        <w:commentReference w:id="14"/>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16D32EA8"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w:t>
      </w:r>
      <w:r w:rsidR="00EF7863" w:rsidRPr="00EF7863">
        <w:lastRenderedPageBreak/>
        <w:t xml:space="preserve">Firstly, we employ standard DEA to categorize </w:t>
      </w:r>
      <w:r w:rsidR="00C8706C">
        <w:t>DMUs</w:t>
      </w:r>
      <w:r w:rsidR="00EF7863" w:rsidRPr="00EF7863">
        <w:t xml:space="preserve"> into efficient and inefficient categories. Subsequently, in </w:t>
      </w:r>
      <w:r w:rsidR="0073759A" w:rsidRPr="00EF7863">
        <w:t>the second</w:t>
      </w:r>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r w:rsidR="00E6289D">
        <w:t xml:space="preserve">includes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35019ACE" w:rsidR="00FC56E7" w:rsidRDefault="00C73E9B" w:rsidP="00C504D6">
      <w:pPr>
        <w:spacing w:line="360" w:lineRule="auto"/>
      </w:pPr>
      <w:r w:rsidRPr="00773FDB">
        <w:rPr>
          <w:b/>
          <w:bCs/>
        </w:rPr>
        <w:t>Step 1:</w:t>
      </w:r>
      <w:r>
        <w:t xml:space="preserve"> Utilize </w:t>
      </w:r>
      <w:r w:rsidR="005D42ED">
        <w:t xml:space="preserve">the </w:t>
      </w:r>
      <w:r w:rsidR="004F4784">
        <w:t xml:space="preserve">additive </w:t>
      </w:r>
      <w:r>
        <w:t xml:space="preserve">DEA </w:t>
      </w:r>
      <w:r w:rsidR="005D42ED">
        <w:t>model (</w:t>
      </w:r>
      <w:r w:rsidR="004F4784">
        <w:t>Charnes et al., 1985</w:t>
      </w:r>
      <w:r w:rsidR="005D42ED">
        <w:t>)</w:t>
      </w:r>
      <w:r w:rsidR="00CE4A4D">
        <w:t>, model</w:t>
      </w:r>
      <w:r w:rsidR="003467FC">
        <w:t xml:space="preserve"> (</w:t>
      </w:r>
      <w:r w:rsidR="00B9542A">
        <w:t>4</w:t>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4C1731">
        <w:t>zero</w:t>
      </w:r>
      <w:r w:rsidR="004C1731"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Default="00C504D6" w:rsidP="00C504D6">
      <w:pPr>
        <w:spacing w:line="360" w:lineRule="auto"/>
        <w:rPr>
          <w:rFonts w:cs="Times New Roman"/>
        </w:rPr>
      </w:pPr>
    </w:p>
    <w:p w14:paraId="7B79CDAB" w14:textId="03BA37E7" w:rsidR="00D924F0" w:rsidRDefault="009C5BD8" w:rsidP="00B9542A">
      <w:pPr>
        <w:spacing w:line="360" w:lineRule="auto"/>
        <w:ind w:left="708" w:firstLine="708"/>
        <w:jc w:val="center"/>
        <w:rPr>
          <w:rFonts w:cs="Times New Roman"/>
        </w:rPr>
      </w:pPr>
      <w:r w:rsidRPr="00B65A65">
        <w:rPr>
          <w:position w:val="-160"/>
        </w:rPr>
        <w:object w:dxaOrig="5480" w:dyaOrig="3300" w14:anchorId="453E9C86">
          <v:shape id="_x0000_i1032" type="#_x0000_t75" style="width:274.55pt;height:164.5pt" o:ole="">
            <v:imagedata r:id="rId27" o:title=""/>
          </v:shape>
          <o:OLEObject Type="Embed" ProgID="Equation.DSMT4" ShapeID="_x0000_i1032" DrawAspect="Content" ObjectID="_1795884186" r:id="rId28"/>
        </w:object>
      </w:r>
      <w:r>
        <w:tab/>
      </w:r>
      <w:r w:rsidR="00B9542A">
        <w:tab/>
      </w:r>
      <w:r w:rsidR="003B083A" w:rsidRPr="00CB41C4">
        <w:rPr>
          <w:rFonts w:cs="Times New Roman"/>
        </w:rPr>
        <w:fldChar w:fldCharType="begin"/>
      </w:r>
      <w:r w:rsidR="003B083A" w:rsidRPr="00CB41C4">
        <w:rPr>
          <w:rFonts w:cs="Times New Roman"/>
        </w:rPr>
        <w:instrText xml:space="preserve"> MACROBUTTON MTPlaceRef \* MERGEFORMAT </w:instrText>
      </w:r>
      <w:r w:rsidR="003B083A" w:rsidRPr="00CB41C4">
        <w:rPr>
          <w:rFonts w:cs="Times New Roman"/>
        </w:rPr>
        <w:fldChar w:fldCharType="begin"/>
      </w:r>
      <w:r w:rsidR="003B083A" w:rsidRPr="00CB41C4">
        <w:rPr>
          <w:rFonts w:cs="Times New Roman"/>
        </w:rPr>
        <w:instrText xml:space="preserve"> SEQ MTEqn \h \* MERGEFORMAT </w:instrText>
      </w:r>
      <w:r w:rsidR="003B083A" w:rsidRPr="00CB41C4">
        <w:rPr>
          <w:rFonts w:cs="Times New Roman"/>
        </w:rPr>
        <w:fldChar w:fldCharType="end"/>
      </w:r>
      <w:bookmarkStart w:id="15" w:name="ZEqnNum131568"/>
      <w:r w:rsidR="003B083A" w:rsidRPr="00CB41C4">
        <w:rPr>
          <w:rFonts w:cs="Times New Roman"/>
        </w:rPr>
        <w:instrText>(</w:instrText>
      </w:r>
      <w:r w:rsidR="003B083A" w:rsidRPr="00CB41C4">
        <w:rPr>
          <w:rFonts w:cs="Times New Roman"/>
        </w:rPr>
        <w:fldChar w:fldCharType="begin"/>
      </w:r>
      <w:r w:rsidR="003B083A" w:rsidRPr="00CB41C4">
        <w:rPr>
          <w:rFonts w:cs="Times New Roman"/>
        </w:rPr>
        <w:instrText xml:space="preserve"> SEQ MTEqn \c \* Arabic \* MERGEFORMAT </w:instrText>
      </w:r>
      <w:r w:rsidR="003B083A" w:rsidRPr="00CB41C4">
        <w:rPr>
          <w:rFonts w:cs="Times New Roman"/>
        </w:rPr>
        <w:fldChar w:fldCharType="separate"/>
      </w:r>
      <w:r w:rsidR="003B083A">
        <w:rPr>
          <w:rFonts w:cs="Times New Roman"/>
          <w:noProof/>
        </w:rPr>
        <w:instrText>4</w:instrText>
      </w:r>
      <w:r w:rsidR="003B083A" w:rsidRPr="00CB41C4">
        <w:rPr>
          <w:rFonts w:cs="Times New Roman"/>
        </w:rPr>
        <w:fldChar w:fldCharType="end"/>
      </w:r>
      <w:r w:rsidR="003B083A" w:rsidRPr="00CB41C4">
        <w:rPr>
          <w:rFonts w:cs="Times New Roman"/>
        </w:rPr>
        <w:instrText>)</w:instrText>
      </w:r>
      <w:bookmarkEnd w:id="15"/>
      <w:r w:rsidR="003B083A" w:rsidRPr="00CB41C4">
        <w:rPr>
          <w:rFonts w:cs="Times New Roman"/>
        </w:rPr>
        <w:fldChar w:fldCharType="end"/>
      </w:r>
    </w:p>
    <w:p w14:paraId="54862D42" w14:textId="77777777" w:rsidR="00D924F0" w:rsidRPr="00CB41C4" w:rsidRDefault="00D924F0" w:rsidP="00C504D6">
      <w:pPr>
        <w:spacing w:line="360" w:lineRule="auto"/>
        <w:rPr>
          <w:rFonts w:cs="Times New Roman"/>
        </w:rPr>
      </w:pPr>
    </w:p>
    <w:p w14:paraId="3CA59734" w14:textId="3EDFAA87" w:rsidR="00484104" w:rsidRDefault="00484104" w:rsidP="00C504D6">
      <w:pPr>
        <w:spacing w:line="360" w:lineRule="auto"/>
      </w:pPr>
      <w:r>
        <w:lastRenderedPageBreak/>
        <w:t>If</w:t>
      </w:r>
      <w:r w:rsidR="00EE1C45">
        <w:t>,</w:t>
      </w:r>
      <w:r w:rsidR="00C504D6">
        <w:t xml:space="preserve"> </w:t>
      </w:r>
      <w:r w:rsidR="009F3C3B" w:rsidRPr="00B65A65">
        <w:rPr>
          <w:position w:val="-14"/>
        </w:rPr>
        <w:object w:dxaOrig="1480" w:dyaOrig="380" w14:anchorId="01C47735">
          <v:shape id="_x0000_i1033" type="#_x0000_t75" style="width:74.95pt;height:18.15pt" o:ole="">
            <v:imagedata r:id="rId29" o:title=""/>
          </v:shape>
          <o:OLEObject Type="Embed" ProgID="Equation.DSMT4" ShapeID="_x0000_i1033" DrawAspect="Content" ObjectID="_1795884187" r:id="rId30"/>
        </w:object>
      </w:r>
      <w:r w:rsidR="00703F71">
        <w:t>,</w:t>
      </w:r>
      <w:r w:rsidR="009F3C3B">
        <w:t xml:space="preserve"> </w:t>
      </w:r>
      <w:r w:rsidR="00EE1C45">
        <w:t xml:space="preserve">then DMU </w:t>
      </w:r>
      <w:r w:rsidR="00B65A65" w:rsidRPr="00B65A65">
        <w:rPr>
          <w:position w:val="-12"/>
        </w:rPr>
        <w:object w:dxaOrig="760" w:dyaOrig="360" w14:anchorId="01CFA10F">
          <v:shape id="_x0000_i1034" type="#_x0000_t75" style="width:38.05pt;height:18.75pt" o:ole="">
            <v:imagedata r:id="rId31" o:title=""/>
          </v:shape>
          <o:OLEObject Type="Embed" ProgID="Equation.DSMT4" ShapeID="_x0000_i1034" DrawAspect="Content" ObjectID="_1795884188" r:id="rId32"/>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35" type="#_x0000_t75" style="width:9.35pt;height:11.7pt" o:ole="">
            <v:imagedata r:id="rId33" o:title=""/>
          </v:shape>
          <o:OLEObject Type="Embed" ProgID="Equation.DSMT4" ShapeID="_x0000_i1035" DrawAspect="Content" ObjectID="_1795884189" r:id="rId34"/>
        </w:object>
      </w:r>
      <w:r w:rsidR="00165F09">
        <w:t>. Otherwise,</w:t>
      </w:r>
      <w:r w:rsidR="0045053D">
        <w:t xml:space="preserve"> that is,</w:t>
      </w:r>
      <w:r w:rsidR="00165F09">
        <w:t xml:space="preserve"> if</w:t>
      </w:r>
      <w:r w:rsidR="0045053D">
        <w:t xml:space="preserve"> </w:t>
      </w:r>
      <w:r w:rsidR="0045053D" w:rsidRPr="00B65A65">
        <w:rPr>
          <w:position w:val="-14"/>
        </w:rPr>
        <w:object w:dxaOrig="1480" w:dyaOrig="380" w14:anchorId="2B2ED64A">
          <v:shape id="_x0000_i1036" type="#_x0000_t75" style="width:74.95pt;height:18.15pt" o:ole="">
            <v:imagedata r:id="rId35" o:title=""/>
          </v:shape>
          <o:OLEObject Type="Embed" ProgID="Equation.DSMT4" ShapeID="_x0000_i1036" DrawAspect="Content" ObjectID="_1795884190" r:id="rId36"/>
        </w:object>
      </w:r>
      <w:r w:rsidR="0014739E">
        <w:t xml:space="preserve">, then DMU </w:t>
      </w:r>
      <w:r w:rsidR="00B65A65" w:rsidRPr="00B65A65">
        <w:rPr>
          <w:position w:val="-12"/>
        </w:rPr>
        <w:object w:dxaOrig="760" w:dyaOrig="360" w14:anchorId="565C23A1">
          <v:shape id="_x0000_i1037" type="#_x0000_t75" style="width:38.05pt;height:18.75pt" o:ole="">
            <v:imagedata r:id="rId31" o:title=""/>
          </v:shape>
          <o:OLEObject Type="Embed" ProgID="Equation.DSMT4" ShapeID="_x0000_i1037" DrawAspect="Content" ObjectID="_1795884191" r:id="rId37"/>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38" type="#_x0000_t75" style="width:11.7pt;height:11.7pt" o:ole="">
            <v:imagedata r:id="rId38" o:title=""/>
          </v:shape>
          <o:OLEObject Type="Embed" ProgID="Equation.DSMT4" ShapeID="_x0000_i1038" DrawAspect="Content" ObjectID="_1795884192" r:id="rId39"/>
        </w:object>
      </w:r>
      <w:r w:rsidR="00A92B22">
        <w:t>.</w:t>
      </w:r>
    </w:p>
    <w:p w14:paraId="4459E809" w14:textId="77777777" w:rsidR="00542066" w:rsidRPr="006914ED" w:rsidRDefault="00542066" w:rsidP="00C73E9B">
      <w:pPr>
        <w:spacing w:line="360" w:lineRule="auto"/>
      </w:pPr>
    </w:p>
    <w:p w14:paraId="1F2986DA" w14:textId="0B918FC8" w:rsidR="007A3EB9" w:rsidRDefault="00542066" w:rsidP="00CC5934">
      <w:pPr>
        <w:spacing w:line="360" w:lineRule="auto"/>
      </w:pPr>
      <w:r w:rsidRPr="00E52AED">
        <w:rPr>
          <w:b/>
          <w:bCs/>
        </w:rPr>
        <w:t>Step 2</w:t>
      </w:r>
      <w:r>
        <w:t xml:space="preserve">: </w:t>
      </w:r>
      <w:r w:rsidR="00730291" w:rsidRPr="00730291">
        <w:t>Addressing the challenge of class imbalance (efficient and inefficient) is crucial for prediction by means of ML techniques (see, for example, He &amp; Garcia, 2009). Imbalanced datasets often compromise the performance of standard algorithms, favoring the majority class and neglecting the minority class</w:t>
      </w:r>
      <w:r w:rsidR="00DF7DD8" w:rsidRPr="00DF7DD8">
        <w:t xml:space="preserve">. </w:t>
      </w:r>
      <w:r w:rsidR="008C2D66">
        <w:t xml:space="preserve">In our production context, datasets typically exhibit a higher proportion of inefficient units, which can skew model outcomes and adversely affect the accuracy of predictions. </w:t>
      </w:r>
      <w:r w:rsidR="005B6453" w:rsidRPr="005B6453">
        <w:t xml:space="preserve">To address this issue, </w:t>
      </w:r>
      <w:r w:rsidR="00601EE7" w:rsidRPr="00601EE7">
        <w:t>we adopt a modified version of the</w:t>
      </w:r>
      <w:r w:rsidR="002D56F9">
        <w:t xml:space="preserve"> </w:t>
      </w:r>
      <w:r w:rsidR="002D56F9" w:rsidRPr="00601EE7">
        <w:t>Synthetic Minority Oversampling Technique</w:t>
      </w:r>
      <w:r w:rsidR="00A472DC">
        <w:t xml:space="preserve"> (SMOTE)</w:t>
      </w:r>
      <w:r w:rsidR="00601EE7" w:rsidRPr="00601EE7">
        <w:t xml:space="preserve"> </w:t>
      </w:r>
      <w:r w:rsidR="002D56F9">
        <w:t>(</w:t>
      </w:r>
      <w:r w:rsidR="00601EE7" w:rsidRPr="00601EE7">
        <w:t>Chawla et al., 2002) to generate synthetic examples of the minority class (efficient units). This adaptation allows us to tailor the synthetic data generation process to better fit the characteristics of our dataset and context. By doing so, we balance the class distribution, mitigate the bias introduced by the original imbalance, and enhance generalization ‘out-of-the-sample’ by expanding the decision boundary for the minority class. Next, we describe the specific implementation process of our adapted approach to generate synthetic units</w:t>
      </w:r>
      <w:r w:rsidR="002577FB" w:rsidRPr="002577FB">
        <w:t>.</w:t>
      </w:r>
    </w:p>
    <w:p w14:paraId="5742FA0F" w14:textId="77777777" w:rsidR="00334EB7" w:rsidRDefault="00334EB7" w:rsidP="00CC5934">
      <w:pPr>
        <w:spacing w:line="360" w:lineRule="auto"/>
      </w:pPr>
    </w:p>
    <w:p w14:paraId="68EA00FA" w14:textId="3F3B7334" w:rsidR="00334EB7" w:rsidRDefault="00334EB7" w:rsidP="00334EB7">
      <w:pPr>
        <w:spacing w:line="360" w:lineRule="auto"/>
      </w:pPr>
      <w:r w:rsidRPr="008D1DE6">
        <w:t>First, we determined the necessary number of synthetic units to balance the proportion of units in both classes (efficient vs. inefficient units).</w:t>
      </w:r>
      <w:r>
        <w:t xml:space="preserve"> </w:t>
      </w:r>
      <w:r w:rsidRPr="00714897">
        <w:t>There is no exact proportion that guarantees an ideal balance in the dataset. Weiss and Provost (2003) suggest testing performance with different percentages of minority</w:t>
      </w:r>
      <w:r>
        <w:t xml:space="preserve"> </w:t>
      </w:r>
      <w:r w:rsidRPr="00714897">
        <w:t>class examples to identify the optimal class distribution for the training set. They conclude that the proportion of the minority class should ideally fall between 20% and 50%.</w:t>
      </w:r>
      <w:r>
        <w:t xml:space="preserve"> </w:t>
      </w:r>
      <w:r w:rsidR="0050496A">
        <w:t>Like</w:t>
      </w:r>
      <w:r w:rsidR="001D6710">
        <w:t xml:space="preserve"> them, we test the performance </w:t>
      </w:r>
      <w:r w:rsidR="004C4CD8">
        <w:t>of 20%, 25%, 30%, 35% and 40%</w:t>
      </w:r>
      <w:r w:rsidR="00DF4CBB">
        <w:t xml:space="preserve"> and generate the synthetic units for each scenario.</w:t>
      </w:r>
    </w:p>
    <w:p w14:paraId="27C7BF06" w14:textId="77777777" w:rsidR="004327C2" w:rsidRDefault="004327C2" w:rsidP="00334EB7">
      <w:pPr>
        <w:spacing w:line="360" w:lineRule="auto"/>
      </w:pPr>
    </w:p>
    <w:p w14:paraId="62665861" w14:textId="5518B4BD" w:rsidR="004327C2" w:rsidRDefault="00DB0B52" w:rsidP="00334EB7">
      <w:pPr>
        <w:spacing w:line="360" w:lineRule="auto"/>
        <w:rPr>
          <w:rFonts w:eastAsiaTheme="minorEastAsia"/>
        </w:rPr>
      </w:pPr>
      <w:r w:rsidRPr="00375B39">
        <w:rPr>
          <w:i/>
          <w:iCs/>
        </w:rPr>
        <w:t xml:space="preserve">Step </w:t>
      </w:r>
      <w:r w:rsidR="00E50DE0" w:rsidRPr="00375B39">
        <w:rPr>
          <w:i/>
          <w:iCs/>
        </w:rPr>
        <w:t>2a:</w:t>
      </w:r>
      <w:r w:rsidR="00E50DE0">
        <w:t xml:space="preserve"> </w:t>
      </w:r>
      <w:r w:rsidR="004327C2">
        <w:t>On the one hand,</w:t>
      </w:r>
      <w:r w:rsidR="00E713D5">
        <w:t xml:space="preserve"> </w:t>
      </w:r>
      <w:r w:rsidR="00203796" w:rsidRPr="00203796">
        <w:t>we can achieve balance by increasing the number of efficient DMUs, which is the most common approach in our production context</w:t>
      </w:r>
      <w:r w:rsidR="00AA7EA6" w:rsidRPr="00AA7EA6">
        <w:t>. Specifically, we generate convex combinations of</w:t>
      </w:r>
      <w:r w:rsidR="00267C61">
        <w:t xml:space="preserve"> </w:t>
      </w:r>
      <m:oMath>
        <m:r>
          <w:rPr>
            <w:rFonts w:ascii="Cambria Math" w:hAnsi="Cambria Math"/>
          </w:rPr>
          <m:t>m+s</m:t>
        </m:r>
      </m:oMath>
      <w:r w:rsidR="00267C61">
        <w:rPr>
          <w:rFonts w:eastAsiaTheme="minorEastAsia"/>
        </w:rPr>
        <w:t xml:space="preserve"> </w:t>
      </w:r>
      <w:r w:rsidR="00112B59">
        <w:t xml:space="preserve">between the DMUs labeled as efficient in </w:t>
      </w:r>
      <w:r w:rsidR="00F1659B">
        <w:t>Step</w:t>
      </w:r>
      <w:r w:rsidR="00112B59">
        <w:t xml:space="preserve"> 1. </w:t>
      </w:r>
      <w:r w:rsidR="0070308F" w:rsidRPr="0070308F">
        <w:t>The total number of combinations is calculated as</w:t>
      </w:r>
      <w:r w:rsidR="0070308F">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m:t>
                </m:r>
              </m:num>
              <m:den>
                <m:r>
                  <w:rPr>
                    <w:rFonts w:ascii="Cambria Math" w:hAnsi="Cambria Math"/>
                  </w:rPr>
                  <m:t>k</m:t>
                </m:r>
              </m:den>
            </m:f>
          </m:e>
        </m:d>
      </m:oMath>
      <w:r w:rsidR="0001309D">
        <w:rPr>
          <w:rFonts w:eastAsiaTheme="minorEastAsia"/>
        </w:rPr>
        <w:t xml:space="preserve">, where </w:t>
      </w:r>
      <m:oMath>
        <m:r>
          <w:rPr>
            <w:rFonts w:ascii="Cambria Math" w:eastAsiaTheme="minorEastAsia" w:hAnsi="Cambria Math"/>
          </w:rPr>
          <m:t>n</m:t>
        </m:r>
      </m:oMath>
      <w:r w:rsidR="000633CE">
        <w:rPr>
          <w:rFonts w:eastAsiaTheme="minorEastAsia"/>
        </w:rPr>
        <w:t xml:space="preserve"> </w:t>
      </w:r>
      <w:r w:rsidR="0001309D">
        <w:rPr>
          <w:rFonts w:eastAsiaTheme="minorEastAsia"/>
        </w:rPr>
        <w:t>is the</w:t>
      </w:r>
      <w:r w:rsidR="0007563F">
        <w:rPr>
          <w:rFonts w:eastAsiaTheme="minorEastAsia"/>
        </w:rPr>
        <w:t xml:space="preserve"> number of efficient DMUs and </w:t>
      </w:r>
      <m:oMath>
        <m:r>
          <w:rPr>
            <w:rFonts w:ascii="Cambria Math" w:eastAsiaTheme="minorEastAsia" w:hAnsi="Cambria Math"/>
          </w:rPr>
          <m:t>k</m:t>
        </m:r>
      </m:oMath>
      <w:r w:rsidR="0007563F">
        <w:rPr>
          <w:rFonts w:eastAsiaTheme="minorEastAsia"/>
        </w:rPr>
        <w:t xml:space="preserve"> is the sum of the number of inputs and outputs, </w:t>
      </w:r>
      <m:oMath>
        <m:r>
          <w:rPr>
            <w:rFonts w:ascii="Cambria Math" w:eastAsiaTheme="minorEastAsia" w:hAnsi="Cambria Math"/>
          </w:rPr>
          <m:t>m+s</m:t>
        </m:r>
      </m:oMath>
      <w:r w:rsidR="004B5D1F">
        <w:rPr>
          <w:rFonts w:eastAsiaTheme="minorEastAsia"/>
        </w:rPr>
        <w:t>.</w:t>
      </w:r>
      <w:r w:rsidR="00A079A7" w:rsidRPr="00A079A7">
        <w:t xml:space="preserve"> </w:t>
      </w:r>
      <w:r w:rsidR="00A079A7" w:rsidRPr="00A079A7">
        <w:rPr>
          <w:rFonts w:eastAsiaTheme="minorEastAsia"/>
        </w:rPr>
        <w:t>For each convex combination,</w:t>
      </w:r>
      <w:r w:rsidR="00693F8E" w:rsidRPr="00693F8E">
        <w:rPr>
          <w:rFonts w:eastAsiaTheme="minorEastAsia"/>
        </w:rPr>
        <w:t xml:space="preserve"> a synthetic unit is generated by applying the same weights to the DMUs involved in that combination</w:t>
      </w:r>
      <w:r w:rsidR="00A079A7" w:rsidRPr="00A079A7">
        <w:rPr>
          <w:rFonts w:eastAsiaTheme="minorEastAsia"/>
        </w:rPr>
        <w:t>.</w:t>
      </w:r>
      <w:r w:rsidR="00D01BB1">
        <w:rPr>
          <w:rFonts w:eastAsiaTheme="minorEastAsia"/>
        </w:rPr>
        <w:t xml:space="preserve"> The weight is defined as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m+s</m:t>
            </m:r>
          </m:den>
        </m:f>
      </m:oMath>
      <w:r w:rsidR="00F41BEE">
        <w:rPr>
          <w:rFonts w:eastAsiaTheme="minorEastAsia"/>
        </w:rPr>
        <w:t>.</w:t>
      </w:r>
      <w:r w:rsidR="00277F4D">
        <w:rPr>
          <w:rFonts w:eastAsiaTheme="minorEastAsia"/>
        </w:rPr>
        <w:t xml:space="preserve"> </w:t>
      </w:r>
      <w:r w:rsidR="00756A49" w:rsidRPr="00756A49">
        <w:rPr>
          <w:rFonts w:eastAsiaTheme="minorEastAsia"/>
        </w:rPr>
        <w:t xml:space="preserve">Once all convex combinations have been created, we use the additive DEA </w:t>
      </w:r>
      <w:r w:rsidR="00756A49" w:rsidRPr="00756A49">
        <w:rPr>
          <w:rFonts w:eastAsiaTheme="minorEastAsia"/>
        </w:rPr>
        <w:lastRenderedPageBreak/>
        <w:t>model (4) to identify which of these combinations are Pareto-efficient.</w:t>
      </w:r>
      <w:r w:rsidR="005F2013">
        <w:rPr>
          <w:rFonts w:eastAsiaTheme="minorEastAsia"/>
        </w:rPr>
        <w:t xml:space="preserve"> </w:t>
      </w:r>
      <w:r w:rsidR="007275AA" w:rsidRPr="007275AA">
        <w:rPr>
          <w:rFonts w:eastAsiaTheme="minorEastAsia"/>
        </w:rPr>
        <w:t>If the number of synthetic units remains insufficient, additional random DMUs are generated based on efficient convex combinations. In this process, the weights are randomly selected within the range [0.05, 0.95] to ensure that no weight is equal to zero. To maintain consistency and ensure that the sum of all weights equals 1, each weight is normalized by dividing it by the total sum of all weights, yielding a new relative weight for each DMU.</w:t>
      </w:r>
      <w:r w:rsidR="00F07A71">
        <w:rPr>
          <w:rFonts w:eastAsiaTheme="minorEastAsia"/>
        </w:rPr>
        <w:t xml:space="preserve"> When the </w:t>
      </w:r>
      <w:r w:rsidR="006D7A58">
        <w:rPr>
          <w:rFonts w:eastAsiaTheme="minorEastAsia"/>
        </w:rPr>
        <w:t xml:space="preserve">balance is achieved, </w:t>
      </w:r>
      <w:r w:rsidR="006338C6">
        <w:rPr>
          <w:rFonts w:eastAsiaTheme="minorEastAsia"/>
        </w:rPr>
        <w:t xml:space="preserve">the generation of synthetic units </w:t>
      </w:r>
      <w:r w:rsidR="009F70FA">
        <w:rPr>
          <w:rFonts w:eastAsiaTheme="minorEastAsia"/>
        </w:rPr>
        <w:t xml:space="preserve">stops. </w:t>
      </w:r>
    </w:p>
    <w:p w14:paraId="0E4A1E78" w14:textId="77777777" w:rsidR="00744481" w:rsidRDefault="00744481" w:rsidP="00334EB7">
      <w:pPr>
        <w:spacing w:line="360" w:lineRule="auto"/>
      </w:pPr>
    </w:p>
    <w:p w14:paraId="4754756A" w14:textId="7ED82D16" w:rsidR="00C8733F" w:rsidRDefault="00E50DE0" w:rsidP="00C73E9B">
      <w:pPr>
        <w:spacing w:line="360" w:lineRule="auto"/>
      </w:pPr>
      <w:r w:rsidRPr="00A63574">
        <w:rPr>
          <w:i/>
          <w:iCs/>
        </w:rPr>
        <w:t>Step 2</w:t>
      </w:r>
      <w:r>
        <w:rPr>
          <w:i/>
          <w:iCs/>
        </w:rPr>
        <w:t>b</w:t>
      </w:r>
      <w:r w:rsidRPr="00A63574">
        <w:rPr>
          <w:i/>
          <w:iCs/>
        </w:rPr>
        <w:t>:</w:t>
      </w:r>
      <w:r>
        <w:t xml:space="preserve"> </w:t>
      </w:r>
      <w:r w:rsidR="000B05FB" w:rsidRPr="000B05FB">
        <w:t>On the other hand, sometimes it is not uncommon to deal with a dataset with high-dimensional spaces. In this case, the additive model may classify many DMUs as efficient due to the curse of dimensionality (Bellman, 1966). However, machine learning techniques are well-suited to handle such challenges, as they can model complex relationships and identify patterns even in high-dimensional data. By leveraging these techniques, it is possible to better discriminate between efficient and inefficient DMUs, mitigating the issues caused by the sparsity of data in high-dimensional spaces.</w:t>
      </w:r>
      <w:r w:rsidR="00B01BAC">
        <w:t xml:space="preserve"> </w:t>
      </w:r>
      <w:r w:rsidR="00222974" w:rsidRPr="00222974">
        <w:t>In such situations, the minority class may correspond to the "inefficient" DMUs. To improve the model's performance, it is necessary to achieve a certain balance</w:t>
      </w:r>
      <w:r w:rsidR="00CD091D">
        <w:t xml:space="preserve"> too</w:t>
      </w:r>
      <w:r w:rsidR="00222974" w:rsidRPr="00222974">
        <w:t xml:space="preserve">. Additional synthetic inefficient DMUs are generated following </w:t>
      </w:r>
      <w:r w:rsidR="003B57B4">
        <w:t xml:space="preserve">a similar </w:t>
      </w:r>
      <w:r w:rsidR="00222974" w:rsidRPr="00222974">
        <w:t>process described in the previous paragraph.</w:t>
      </w:r>
      <w:r w:rsidR="003A6B53">
        <w:t xml:space="preserve"> </w:t>
      </w:r>
      <w:r w:rsidR="003C7AE1" w:rsidRPr="003C7AE1">
        <w:t xml:space="preserve">First, synthetic convex combinations with equal weights are created. Second, the additive DEA model (4) is used to identify which convex combinations are inefficient. </w:t>
      </w:r>
      <w:r w:rsidR="00765027">
        <w:t>Third</w:t>
      </w:r>
      <w:r w:rsidR="003C7AE1" w:rsidRPr="003C7AE1">
        <w:t>, a random sample of inefficient convex combinations</w:t>
      </w:r>
      <w:r w:rsidR="00113433">
        <w:t xml:space="preserve">, </w:t>
      </w:r>
      <w:r w:rsidR="00DD2B84" w:rsidRPr="00DD2B84">
        <w:t>20 times larger than the desired number of inefficient units, is selected.</w:t>
      </w:r>
      <w:r w:rsidR="00C835F6">
        <w:t xml:space="preserve"> </w:t>
      </w:r>
      <w:r w:rsidR="003E21AA" w:rsidRPr="003E21AA">
        <w:t>Fourth, the subset is divided into quantiles based on their slack values, and an equal number of units is randomly chosen from each quantile until the desired balance is achieved.</w:t>
      </w:r>
    </w:p>
    <w:p w14:paraId="3040D143" w14:textId="77777777" w:rsidR="00744481" w:rsidRDefault="00744481" w:rsidP="00C73E9B">
      <w:pPr>
        <w:spacing w:line="360" w:lineRule="auto"/>
      </w:pPr>
    </w:p>
    <w:p w14:paraId="75A22BB6" w14:textId="2A1D8226" w:rsidR="00C73E9B" w:rsidRDefault="00C73E9B" w:rsidP="00C73E9B">
      <w:pPr>
        <w:spacing w:line="360" w:lineRule="auto"/>
      </w:pPr>
      <w:r w:rsidRPr="005C19CD">
        <w:rPr>
          <w:b/>
          <w:bCs/>
        </w:rPr>
        <w:t xml:space="preserve">Step </w:t>
      </w:r>
      <w:r w:rsidR="009C5D85">
        <w:rPr>
          <w:b/>
          <w:bCs/>
        </w:rPr>
        <w:t>3</w:t>
      </w:r>
      <w:r w:rsidRPr="005C19CD">
        <w:rPr>
          <w:b/>
          <w:bCs/>
        </w:rPr>
        <w:t>:</w:t>
      </w:r>
      <w:r>
        <w:t xml:space="preserve"> </w:t>
      </w:r>
      <w:r w:rsidR="009D1098" w:rsidRPr="009D1098">
        <w:t>In this phase, a classification ML model is implemented</w:t>
      </w:r>
      <w:r>
        <w:t xml:space="preserve"> 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39" type="#_x0000_t75" style="width:37.45pt;height:18.75pt" o:ole="">
            <v:imagedata r:id="rId40" o:title=""/>
          </v:shape>
          <o:OLEObject Type="Embed" ProgID="Equation.DSMT4" ShapeID="_x0000_i1039" DrawAspect="Content" ObjectID="_1795884193" r:id="rId41"/>
        </w:object>
      </w:r>
      <w:r w:rsidR="00106C98" w:rsidRPr="00106C98">
        <w:t>.</w:t>
      </w:r>
      <w:r w:rsidR="00673848">
        <w:t xml:space="preserve"> </w:t>
      </w:r>
      <w:r w:rsidR="00B65A65" w:rsidRPr="00B65A65">
        <w:rPr>
          <w:position w:val="-12"/>
        </w:rPr>
        <w:object w:dxaOrig="740" w:dyaOrig="360" w14:anchorId="527550D5">
          <v:shape id="_x0000_i1040" type="#_x0000_t75" style="width:37.45pt;height:18.75pt" o:ole="">
            <v:imagedata r:id="rId42" o:title=""/>
          </v:shape>
          <o:OLEObject Type="Embed" ProgID="Equation.DSMT4" ShapeID="_x0000_i1040" DrawAspect="Content" ObjectID="_1795884194" r:id="rId43"/>
        </w:object>
      </w:r>
      <w:r w:rsidR="00673848">
        <w:t xml:space="preserve"> </w:t>
      </w:r>
      <w:r w:rsidR="00944A53">
        <w:t xml:space="preserve">predicts the </w:t>
      </w:r>
      <w:r w:rsidR="001E02E7">
        <w:t>probability of</w:t>
      </w:r>
      <w:r w:rsidR="006F37BC">
        <w:t xml:space="preserve"> belonging</w:t>
      </w:r>
      <w:r w:rsidR="008C0F7C">
        <w:t xml:space="preserve"> for each class</w:t>
      </w:r>
      <w:r w:rsidR="00E07744">
        <w:t xml:space="preserve"> </w:t>
      </w:r>
      <w:r w:rsidR="00E07744" w:rsidRPr="00E07744">
        <w:t>and classifies the input-output bundle</w:t>
      </w:r>
      <w:r w:rsidR="001E02E7">
        <w:t xml:space="preserve"> </w:t>
      </w:r>
      <w:r w:rsidR="00B65A65" w:rsidRPr="00B65A65">
        <w:rPr>
          <w:position w:val="-12"/>
        </w:rPr>
        <w:object w:dxaOrig="600" w:dyaOrig="360" w14:anchorId="49E8BFFF">
          <v:shape id="_x0000_i1041" type="#_x0000_t75" style="width:29.85pt;height:18.75pt" o:ole="">
            <v:imagedata r:id="rId44" o:title=""/>
          </v:shape>
          <o:OLEObject Type="Embed" ProgID="Equation.DSMT4" ShapeID="_x0000_i1041" DrawAspect="Content" ObjectID="_1795884195" r:id="rId45"/>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4B569E">
        <w:t xml:space="preserve"> for certain level</w:t>
      </w:r>
      <w:r w:rsidR="00613471">
        <w:t xml:space="preserve"> of confi</w:t>
      </w:r>
      <w:r w:rsidR="00695FE8">
        <w:t>d</w:t>
      </w:r>
      <w:r w:rsidR="00613471">
        <w:t>ence</w:t>
      </w:r>
      <w:r w:rsidR="00695FE8">
        <w:t>.</w:t>
      </w:r>
    </w:p>
    <w:p w14:paraId="7D2C1A44" w14:textId="77777777" w:rsidR="006A7607" w:rsidRPr="002C4904" w:rsidRDefault="006A7607" w:rsidP="00C73E9B">
      <w:pPr>
        <w:spacing w:line="360" w:lineRule="auto"/>
        <w:rPr>
          <w:lang w:val="en-GB"/>
        </w:rPr>
      </w:pPr>
    </w:p>
    <w:p w14:paraId="32D22348" w14:textId="35AB9F16" w:rsidR="001A3A09" w:rsidRDefault="00C73E9B" w:rsidP="00C73E9B">
      <w:pPr>
        <w:spacing w:line="360" w:lineRule="auto"/>
      </w:pPr>
      <w:r w:rsidRPr="00EC7FE1">
        <w:rPr>
          <w:b/>
          <w:bCs/>
        </w:rPr>
        <w:t xml:space="preserve">Step </w:t>
      </w:r>
      <w:r w:rsidR="009C5D85">
        <w:rPr>
          <w:b/>
          <w:bCs/>
        </w:rPr>
        <w:t>4</w:t>
      </w:r>
      <w:r w:rsidRPr="00EC7FE1">
        <w:rPr>
          <w:b/>
          <w:bCs/>
        </w:rPr>
        <w:t>:</w:t>
      </w:r>
      <w:r>
        <w:t xml:space="preserve"> </w:t>
      </w:r>
      <w:r w:rsidR="00ED614F" w:rsidRPr="00ED614F">
        <w:t xml:space="preserve">Select a standard technical efficiency measure (for example, a directional vector approach to simultaneously capture improvements across multiple dimensions). The objective of this </w:t>
      </w:r>
      <w:r w:rsidR="00ED614F" w:rsidRPr="00ED614F">
        <w:lastRenderedPageBreak/>
        <w:t>measure is to reduce inputs while increasing outputs. Although we focus on the directional vector approach, the commonly used radial input- or output-oriented models are also viable alternatives, representing extreme cases of this approach</w:t>
      </w:r>
      <w:r w:rsidR="00ED614F">
        <w:t>. Our directional vector is defined as:</w:t>
      </w:r>
    </w:p>
    <w:p w14:paraId="49731A90" w14:textId="77777777" w:rsidR="00ED614F" w:rsidRDefault="00ED614F" w:rsidP="00C73E9B">
      <w:pPr>
        <w:spacing w:line="360" w:lineRule="auto"/>
      </w:pPr>
    </w:p>
    <w:tbl>
      <w:tblPr>
        <w:tblStyle w:val="Tablaconcuadrcula"/>
        <w:tblW w:w="0" w:type="auto"/>
        <w:tblLook w:val="04A0" w:firstRow="1" w:lastRow="0" w:firstColumn="1" w:lastColumn="0" w:noHBand="0" w:noVBand="1"/>
      </w:tblPr>
      <w:tblGrid>
        <w:gridCol w:w="8217"/>
        <w:gridCol w:w="277"/>
      </w:tblGrid>
      <w:tr w:rsidR="00ED614F" w14:paraId="25AF6665" w14:textId="77777777" w:rsidTr="001B69FE">
        <w:tc>
          <w:tcPr>
            <w:tcW w:w="8217" w:type="dxa"/>
            <w:tcBorders>
              <w:top w:val="nil"/>
              <w:left w:val="nil"/>
              <w:bottom w:val="nil"/>
              <w:right w:val="nil"/>
            </w:tcBorders>
            <w:vAlign w:val="center"/>
          </w:tcPr>
          <w:p w14:paraId="241F09D7" w14:textId="52397E43" w:rsidR="00ED614F" w:rsidRDefault="00ED614F" w:rsidP="001B69FE">
            <w:pPr>
              <w:spacing w:line="360" w:lineRule="auto"/>
              <w:jc w:val="center"/>
            </w:pPr>
            <m:oMathPara>
              <m:oMath>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x</m:t>
                            </m:r>
                          </m:e>
                        </m:acc>
                      </m:e>
                      <m:sub>
                        <m:r>
                          <w:rPr>
                            <w:rFonts w:ascii="Cambria Math" w:hAnsi="Cambria Math"/>
                          </w:rPr>
                          <m:t>n</m:t>
                        </m:r>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importance</m:t>
                        </m:r>
                      </m:e>
                      <m:sub>
                        <m:r>
                          <w:rPr>
                            <w:rFonts w:ascii="Cambria Math" w:hAnsi="Cambria Math"/>
                          </w:rPr>
                          <m:t>m</m:t>
                        </m:r>
                      </m:sub>
                    </m:sSub>
                    <m:r>
                      <w:rPr>
                        <w:rFonts w:ascii="Cambria Math" w:hAnsi="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r>
                          <w:rPr>
                            <w:rFonts w:ascii="Cambria Math" w:hAnsi="Cambria Math"/>
                          </w:rPr>
                          <m:t>n</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importance</m:t>
                        </m:r>
                      </m:e>
                      <m:sub>
                        <m:r>
                          <w:rPr>
                            <w:rFonts w:ascii="Cambria Math" w:hAnsi="Cambria Math"/>
                          </w:rPr>
                          <m:t>s</m:t>
                        </m:r>
                      </m:sub>
                    </m:sSub>
                  </m:e>
                </m:d>
              </m:oMath>
            </m:oMathPara>
          </w:p>
        </w:tc>
        <w:tc>
          <w:tcPr>
            <w:tcW w:w="277" w:type="dxa"/>
            <w:tcBorders>
              <w:top w:val="nil"/>
              <w:left w:val="nil"/>
              <w:bottom w:val="nil"/>
              <w:right w:val="nil"/>
            </w:tcBorders>
            <w:vAlign w:val="center"/>
          </w:tcPr>
          <w:p w14:paraId="55C946D6" w14:textId="77777777" w:rsidR="00ED614F" w:rsidRDefault="00ED614F" w:rsidP="001B69FE">
            <w:pPr>
              <w:spacing w:line="360" w:lineRule="auto"/>
              <w:jc w:val="center"/>
            </w:pPr>
          </w:p>
        </w:tc>
      </w:tr>
    </w:tbl>
    <w:p w14:paraId="6AC2D16C" w14:textId="77777777" w:rsidR="00746E5B" w:rsidRDefault="00746E5B" w:rsidP="00C73E9B">
      <w:pPr>
        <w:spacing w:line="360" w:lineRule="auto"/>
      </w:pPr>
    </w:p>
    <w:p w14:paraId="2D236346" w14:textId="3BBB05E4" w:rsidR="00ED614F" w:rsidRDefault="00ED614F" w:rsidP="00C73E9B">
      <w:pPr>
        <w:spacing w:line="360" w:lineRule="auto"/>
        <w:rPr>
          <w:rFonts w:eastAsiaTheme="minorEastAsia"/>
        </w:rPr>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w:t>
      </w:r>
      <w:r w:rsidR="00567396" w:rsidRPr="00567396">
        <w:rPr>
          <w:rFonts w:eastAsiaTheme="minorEastAsia"/>
        </w:rPr>
        <w:t>indicates the distance of the vector required to achieve efficiency</w:t>
      </w:r>
      <w:r>
        <w:rPr>
          <w:rFonts w:eastAsiaTheme="minorEastAsia"/>
        </w:rPr>
        <w:t xml:space="preserve">, </w:t>
      </w:r>
      <w:r>
        <w:rPr>
          <w:rFonts w:eastAsiaTheme="minorEastAsia"/>
          <w:i/>
          <w:iCs/>
        </w:rPr>
        <w:t xml:space="preserve">n </w:t>
      </w:r>
      <w:r w:rsidR="00567396" w:rsidRPr="00567396">
        <w:rPr>
          <w:rFonts w:eastAsiaTheme="minorEastAsia"/>
        </w:rPr>
        <w:t>represents the DMU being evaluated</w:t>
      </w:r>
      <w:r w:rsidR="0056739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x</m:t>
            </m:r>
          </m:e>
        </m:acc>
      </m:oMath>
      <w:r w:rsidR="00567396">
        <w:rPr>
          <w:rFonts w:eastAsiaTheme="minorEastAsia"/>
        </w:rPr>
        <w:t xml:space="preserve"> </w:t>
      </w:r>
      <w:r w:rsidR="00567396" w:rsidRPr="00567396">
        <w:rPr>
          <w:rFonts w:eastAsiaTheme="minorEastAsia"/>
        </w:rPr>
        <w:t>is a vector containing the mean of each input variable</w:t>
      </w:r>
      <w:r w:rsidR="0056739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y</m:t>
            </m:r>
          </m:e>
        </m:acc>
      </m:oMath>
      <w:r w:rsidR="00567396">
        <w:rPr>
          <w:rFonts w:eastAsiaTheme="minorEastAsia"/>
        </w:rPr>
        <w:t xml:space="preserve"> </w:t>
      </w:r>
      <w:r w:rsidR="00567396" w:rsidRPr="00567396">
        <w:rPr>
          <w:rFonts w:eastAsiaTheme="minorEastAsia"/>
        </w:rPr>
        <w:t>is a vector containing the mean of each output variable</w:t>
      </w:r>
      <w:r w:rsidR="005B09C3">
        <w:rPr>
          <w:rFonts w:eastAsiaTheme="minorEastAsia"/>
        </w:rPr>
        <w:t xml:space="preserve"> a</w:t>
      </w:r>
      <w:r w:rsidR="005B09C3" w:rsidRPr="005B09C3">
        <w:rPr>
          <w:rFonts w:eastAsiaTheme="minorEastAsia"/>
        </w:rPr>
        <w:t>nd</w:t>
      </w:r>
      <w:r w:rsidR="005B09C3">
        <w:rPr>
          <w:rFonts w:eastAsiaTheme="minorEastAsia"/>
        </w:rPr>
        <w:t xml:space="preserve"> </w:t>
      </w:r>
      <w:r w:rsidR="005B09C3" w:rsidRPr="001B69FE">
        <w:rPr>
          <w:rFonts w:eastAsiaTheme="minorEastAsia"/>
          <w:i/>
          <w:iCs/>
        </w:rPr>
        <w:t>importance</w:t>
      </w:r>
      <w:r w:rsidR="005B09C3" w:rsidRPr="005B09C3">
        <w:rPr>
          <w:rFonts w:eastAsiaTheme="minorEastAsia"/>
        </w:rPr>
        <w:t xml:space="preserve"> is a vector with the results of the SA analysis for each feature.</w:t>
      </w:r>
      <w:r w:rsidR="00567396">
        <w:rPr>
          <w:rFonts w:eastAsiaTheme="minorEastAsia"/>
        </w:rPr>
        <w:t xml:space="preserve"> </w:t>
      </w:r>
      <w:r w:rsidR="00567396">
        <w:rPr>
          <w:rFonts w:eastAsiaTheme="minorEastAsia"/>
          <w:i/>
          <w:iCs/>
        </w:rPr>
        <w:t xml:space="preserve">m </w:t>
      </w:r>
      <w:r w:rsidR="00567396">
        <w:rPr>
          <w:rFonts w:eastAsiaTheme="minorEastAsia"/>
        </w:rPr>
        <w:t xml:space="preserve">and </w:t>
      </w:r>
      <w:r w:rsidR="00567396">
        <w:rPr>
          <w:rFonts w:eastAsiaTheme="minorEastAsia"/>
          <w:i/>
          <w:iCs/>
        </w:rPr>
        <w:t>s</w:t>
      </w:r>
      <w:r w:rsidR="00567396">
        <w:rPr>
          <w:rFonts w:eastAsiaTheme="minorEastAsia"/>
        </w:rPr>
        <w:t xml:space="preserve"> </w:t>
      </w:r>
      <w:r w:rsidR="005B09C3" w:rsidRPr="005B09C3">
        <w:rPr>
          <w:rFonts w:eastAsiaTheme="minorEastAsia"/>
        </w:rPr>
        <w:t>denote the positions of the input and output variables within their respective vectors.</w:t>
      </w:r>
      <w:r w:rsidR="00567396">
        <w:rPr>
          <w:rFonts w:eastAsiaTheme="minorEastAsia"/>
        </w:rPr>
        <w:t xml:space="preserve"> </w:t>
      </w:r>
      <w:r w:rsidR="005B09C3" w:rsidRPr="005B09C3">
        <w:rPr>
          <w:rFonts w:eastAsiaTheme="minorEastAsia"/>
        </w:rPr>
        <w:t xml:space="preserve">The unknown parameter </w:t>
      </w:r>
      <m:oMath>
        <m:r>
          <w:rPr>
            <w:rFonts w:ascii="Cambria Math" w:eastAsiaTheme="minorEastAsia" w:hAnsi="Cambria Math"/>
          </w:rPr>
          <m:t>β</m:t>
        </m:r>
      </m:oMath>
      <w:r w:rsidR="00567396">
        <w:rPr>
          <w:rFonts w:eastAsiaTheme="minorEastAsia"/>
        </w:rPr>
        <w:t xml:space="preserve"> is selected using contrafactual analysis</w:t>
      </w:r>
      <w:r w:rsidR="005B09C3" w:rsidRPr="005B09C3">
        <w:rPr>
          <w:rFonts w:eastAsiaTheme="minorEastAsia"/>
        </w:rPr>
        <w:t xml:space="preserve">. We test its values within the range </w:t>
      </w:r>
      <w:r w:rsidR="005B09C3" w:rsidRPr="001B69FE">
        <w:rPr>
          <w:rFonts w:eastAsiaTheme="minorEastAsia"/>
        </w:rPr>
        <w:t>[0,20]</w:t>
      </w:r>
      <w:r w:rsidR="005B09C3" w:rsidRPr="005B09C3">
        <w:rPr>
          <w:rFonts w:eastAsiaTheme="minorEastAsia"/>
        </w:rPr>
        <w:t>, generating intervals and observing the corresponding efficiency results</w:t>
      </w:r>
      <w:r w:rsidR="005B09C3">
        <w:rPr>
          <w:rFonts w:eastAsiaTheme="minorEastAsia"/>
        </w:rPr>
        <w:t xml:space="preserve">. </w:t>
      </w:r>
      <m:oMath>
        <m:r>
          <w:rPr>
            <w:rFonts w:ascii="Cambria Math" w:eastAsiaTheme="minorEastAsia" w:hAnsi="Cambria Math"/>
          </w:rPr>
          <m:t>β</m:t>
        </m:r>
      </m:oMath>
      <w:r w:rsidR="003C1C18">
        <w:rPr>
          <w:rFonts w:eastAsiaTheme="minorEastAsia"/>
        </w:rPr>
        <w:t xml:space="preserve"> will determinate the probability of being efficient.</w:t>
      </w:r>
    </w:p>
    <w:p w14:paraId="3ECC924F" w14:textId="77777777" w:rsidR="00F91B90" w:rsidRPr="00567396" w:rsidRDefault="00F91B90" w:rsidP="00C73E9B">
      <w:pPr>
        <w:spacing w:line="360" w:lineRule="auto"/>
      </w:pPr>
    </w:p>
    <w:p w14:paraId="31925F77" w14:textId="70E24085" w:rsidR="00AD0E3F" w:rsidRPr="005B09C3" w:rsidRDefault="00AD0E3F" w:rsidP="00C73E9B">
      <w:pPr>
        <w:spacing w:line="360" w:lineRule="auto"/>
        <w:rPr>
          <w:highlight w:val="yellow"/>
          <w:rPrChange w:id="16" w:author="Gonzalez Moyano, Ricardo [2]" w:date="2024-12-16T19:22:00Z" w16du:dateUtc="2024-12-16T18:22:00Z">
            <w:rPr/>
          </w:rPrChange>
        </w:rPr>
      </w:pPr>
      <w:r w:rsidRPr="005B09C3">
        <w:rPr>
          <w:highlight w:val="yellow"/>
          <w:rPrChange w:id="17" w:author="Gonzalez Moyano, Ricardo [2]" w:date="2024-12-16T19:22:00Z" w16du:dateUtc="2024-12-16T18:22:00Z">
            <w:rPr/>
          </w:rPrChange>
        </w:rPr>
        <w:t xml:space="preserve">Then, </w:t>
      </w:r>
      <w:r w:rsidR="00C73E9B" w:rsidRPr="005B09C3">
        <w:rPr>
          <w:highlight w:val="yellow"/>
          <w:rPrChange w:id="18" w:author="Gonzalez Moyano, Ricardo [2]" w:date="2024-12-16T19:22:00Z" w16du:dateUtc="2024-12-16T18:22:00Z">
            <w:rPr/>
          </w:rPrChange>
        </w:rPr>
        <w:t xml:space="preserve">calculate the minimum </w:t>
      </w:r>
      <w:r w:rsidRPr="005B09C3">
        <w:rPr>
          <w:highlight w:val="yellow"/>
          <w:rPrChange w:id="19" w:author="Gonzalez Moyano, Ricardo [2]" w:date="2024-12-16T19:22:00Z" w16du:dateUtc="2024-12-16T18:22:00Z">
            <w:rPr/>
          </w:rPrChange>
        </w:rPr>
        <w:t>changes required in</w:t>
      </w:r>
      <w:r w:rsidR="00EF3182" w:rsidRPr="005B09C3">
        <w:rPr>
          <w:highlight w:val="yellow"/>
          <w:rPrChange w:id="20" w:author="Gonzalez Moyano, Ricardo [2]" w:date="2024-12-16T19:22:00Z" w16du:dateUtc="2024-12-16T18:22:00Z">
            <w:rPr/>
          </w:rPrChange>
        </w:rPr>
        <w:t xml:space="preserve"> inputs and outputs (following the projection strategy marked by the chosen efficiency measure)</w:t>
      </w:r>
      <w:r w:rsidR="00EF3190" w:rsidRPr="005B09C3">
        <w:rPr>
          <w:highlight w:val="yellow"/>
          <w:rPrChange w:id="21" w:author="Gonzalez Moyano, Ricardo [2]" w:date="2024-12-16T19:22:00Z" w16du:dateUtc="2024-12-16T18:22:00Z">
            <w:rPr/>
          </w:rPrChange>
        </w:rPr>
        <w:t xml:space="preserve"> of each inefficient DMU to transition its classification from inefficient to efficient</w:t>
      </w:r>
      <w:r w:rsidR="00E97FCE" w:rsidRPr="005B09C3">
        <w:rPr>
          <w:highlight w:val="yellow"/>
          <w:rPrChange w:id="22" w:author="Gonzalez Moyano, Ricardo [2]" w:date="2024-12-16T19:22:00Z" w16du:dateUtc="2024-12-16T18:22:00Z">
            <w:rPr/>
          </w:rPrChange>
        </w:rPr>
        <w:t xml:space="preserve">. </w:t>
      </w:r>
      <w:r w:rsidR="00191049" w:rsidRPr="005B09C3">
        <w:rPr>
          <w:highlight w:val="yellow"/>
          <w:rPrChange w:id="23" w:author="Gonzalez Moyano, Ricardo [2]" w:date="2024-12-16T19:22:00Z" w16du:dateUtc="2024-12-16T18:22:00Z">
            <w:rPr/>
          </w:rPrChange>
        </w:rPr>
        <w:t xml:space="preserve">In this way, we are </w:t>
      </w:r>
      <w:r w:rsidR="00D643B7" w:rsidRPr="005B09C3">
        <w:rPr>
          <w:highlight w:val="yellow"/>
          <w:rPrChange w:id="24" w:author="Gonzalez Moyano, Ricardo [2]" w:date="2024-12-16T19:22:00Z" w16du:dateUtc="2024-12-16T18:22:00Z">
            <w:rPr/>
          </w:rPrChange>
        </w:rPr>
        <w:t xml:space="preserve">applying </w:t>
      </w:r>
      <w:r w:rsidR="00944F3B" w:rsidRPr="005B09C3">
        <w:rPr>
          <w:highlight w:val="yellow"/>
          <w:rPrChange w:id="25" w:author="Gonzalez Moyano, Ricardo [2]" w:date="2024-12-16T19:22:00Z" w16du:dateUtc="2024-12-16T18:22:00Z">
            <w:rPr/>
          </w:rPrChange>
        </w:rPr>
        <w:t xml:space="preserve">the previously discussed </w:t>
      </w:r>
      <w:r w:rsidR="00D643B7" w:rsidRPr="005B09C3">
        <w:rPr>
          <w:highlight w:val="yellow"/>
          <w:rPrChange w:id="26" w:author="Gonzalez Moyano, Ricardo [2]" w:date="2024-12-16T19:22:00Z" w16du:dateUtc="2024-12-16T18:22:00Z">
            <w:rPr/>
          </w:rPrChange>
        </w:rPr>
        <w:t xml:space="preserve">counterfactual analysis. </w:t>
      </w:r>
      <w:r w:rsidR="007F6004" w:rsidRPr="005B09C3">
        <w:rPr>
          <w:highlight w:val="yellow"/>
          <w:rPrChange w:id="27" w:author="Gonzalez Moyano, Ricardo [2]" w:date="2024-12-16T19:22:00Z" w16du:dateUtc="2024-12-16T18:22:00Z">
            <w:rPr/>
          </w:rPrChange>
        </w:rPr>
        <w:t>The optimization program to be solved is the following</w:t>
      </w:r>
      <w:r w:rsidR="00FF1F50" w:rsidRPr="005B09C3">
        <w:rPr>
          <w:highlight w:val="yellow"/>
          <w:rPrChange w:id="28" w:author="Gonzalez Moyano, Ricardo [2]" w:date="2024-12-16T19:22:00Z" w16du:dateUtc="2024-12-16T18:22:00Z">
            <w:rPr/>
          </w:rPrChange>
        </w:rPr>
        <w:t xml:space="preserve"> </w:t>
      </w:r>
      <w:r w:rsidR="00970AC3" w:rsidRPr="005B09C3">
        <w:rPr>
          <w:highlight w:val="yellow"/>
          <w:rPrChange w:id="29" w:author="Gonzalez Moyano, Ricardo [2]" w:date="2024-12-16T19:22:00Z" w16du:dateUtc="2024-12-16T18:22:00Z">
            <w:rPr/>
          </w:rPrChange>
        </w:rPr>
        <w:t xml:space="preserve">one </w:t>
      </w:r>
      <w:r w:rsidR="00FF1F50" w:rsidRPr="005B09C3">
        <w:rPr>
          <w:highlight w:val="yellow"/>
          <w:rPrChange w:id="30" w:author="Gonzalez Moyano, Ricardo [2]" w:date="2024-12-16T19:22:00Z" w16du:dateUtc="2024-12-16T18:22:00Z">
            <w:rPr/>
          </w:rPrChange>
        </w:rPr>
        <w:t>in the case of resorting to the output-oriented radial model</w:t>
      </w:r>
      <w:r w:rsidR="00B54DB0" w:rsidRPr="005B09C3">
        <w:rPr>
          <w:highlight w:val="yellow"/>
          <w:rPrChange w:id="31" w:author="Gonzalez Moyano, Ricardo [2]" w:date="2024-12-16T19:22:00Z" w16du:dateUtc="2024-12-16T18:22:00Z">
            <w:rPr/>
          </w:rPrChange>
        </w:rPr>
        <w:t xml:space="preserve"> for </w:t>
      </w:r>
      <w:r w:rsidR="00461C55" w:rsidRPr="005B09C3">
        <w:rPr>
          <w:highlight w:val="yellow"/>
          <w:rPrChange w:id="32" w:author="Gonzalez Moyano, Ricardo [2]" w:date="2024-12-16T19:22:00Z" w16du:dateUtc="2024-12-16T18:22:00Z">
            <w:rPr/>
          </w:rPrChange>
        </w:rPr>
        <w:t xml:space="preserve">evaluating unit </w:t>
      </w:r>
      <w:r w:rsidR="00B65A65" w:rsidRPr="005B09C3">
        <w:rPr>
          <w:position w:val="-12"/>
          <w:highlight w:val="yellow"/>
          <w:rPrChange w:id="33" w:author="Gonzalez Moyano, Ricardo [2]" w:date="2024-12-16T19:22:00Z" w16du:dateUtc="2024-12-16T18:22:00Z">
            <w:rPr>
              <w:position w:val="-12"/>
            </w:rPr>
          </w:rPrChange>
        </w:rPr>
        <w:object w:dxaOrig="1080" w:dyaOrig="360" w14:anchorId="39BE11EE">
          <v:shape id="_x0000_i1042" type="#_x0000_t75" style="width:54.45pt;height:18.75pt" o:ole="">
            <v:imagedata r:id="rId46" o:title=""/>
          </v:shape>
          <o:OLEObject Type="Embed" ProgID="Equation.DSMT4" ShapeID="_x0000_i1042" DrawAspect="Content" ObjectID="_1795884196" r:id="rId47"/>
        </w:object>
      </w:r>
      <w:r w:rsidR="00FF1F50" w:rsidRPr="005B09C3">
        <w:rPr>
          <w:highlight w:val="yellow"/>
          <w:rPrChange w:id="34" w:author="Gonzalez Moyano, Ricardo [2]" w:date="2024-12-16T19:22:00Z" w16du:dateUtc="2024-12-16T18:22:00Z">
            <w:rPr/>
          </w:rPrChange>
        </w:rPr>
        <w:t>:</w:t>
      </w:r>
    </w:p>
    <w:p w14:paraId="5099F029" w14:textId="77777777" w:rsidR="008263A0" w:rsidRPr="005B09C3" w:rsidRDefault="008263A0" w:rsidP="00C73E9B">
      <w:pPr>
        <w:spacing w:line="360" w:lineRule="auto"/>
        <w:rPr>
          <w:highlight w:val="yellow"/>
          <w:rPrChange w:id="35" w:author="Gonzalez Moyano, Ricardo [2]" w:date="2024-12-16T19:22:00Z" w16du:dateUtc="2024-12-16T18:22:00Z">
            <w:rPr/>
          </w:rPrChange>
        </w:rPr>
      </w:pPr>
    </w:p>
    <w:p w14:paraId="51926982" w14:textId="2AB5DC62" w:rsidR="001F2307" w:rsidRPr="00CB41C4" w:rsidRDefault="001F2307" w:rsidP="001F2307">
      <w:pPr>
        <w:pStyle w:val="MTDisplayEquation"/>
        <w:rPr>
          <w:rFonts w:cs="Times New Roman"/>
          <w:lang w:val="en-US"/>
        </w:rPr>
      </w:pPr>
      <w:r w:rsidRPr="005B09C3">
        <w:rPr>
          <w:rFonts w:cs="Times New Roman"/>
          <w:highlight w:val="yellow"/>
          <w:lang w:val="en-US"/>
          <w:rPrChange w:id="36" w:author="Gonzalez Moyano, Ricardo [2]" w:date="2024-12-16T19:22:00Z" w16du:dateUtc="2024-12-16T18:22:00Z">
            <w:rPr>
              <w:rFonts w:cs="Times New Roman"/>
              <w:lang w:val="en-US"/>
            </w:rPr>
          </w:rPrChange>
        </w:rPr>
        <w:tab/>
      </w:r>
      <w:r w:rsidR="00B65A65" w:rsidRPr="005B09C3">
        <w:rPr>
          <w:position w:val="-14"/>
          <w:highlight w:val="yellow"/>
          <w:rPrChange w:id="37" w:author="Gonzalez Moyano, Ricardo [2]" w:date="2024-12-16T19:22:00Z" w16du:dateUtc="2024-12-16T18:22:00Z">
            <w:rPr>
              <w:position w:val="-14"/>
            </w:rPr>
          </w:rPrChange>
        </w:rPr>
        <w:object w:dxaOrig="5740" w:dyaOrig="400" w14:anchorId="37D82542">
          <v:shape id="_x0000_i1043" type="#_x0000_t75" style="width:286.85pt;height:21.65pt" o:ole="">
            <v:imagedata r:id="rId48" o:title=""/>
          </v:shape>
          <o:OLEObject Type="Embed" ProgID="Equation.DSMT4" ShapeID="_x0000_i1043" DrawAspect="Content" ObjectID="_1795884197" r:id="rId49"/>
        </w:object>
      </w:r>
      <w:r w:rsidR="00233113" w:rsidRPr="005B09C3">
        <w:rPr>
          <w:highlight w:val="yellow"/>
          <w:rPrChange w:id="38" w:author="Gonzalez Moyano, Ricardo [2]" w:date="2024-12-16T19:22:00Z" w16du:dateUtc="2024-12-16T18:22:00Z">
            <w:rPr/>
          </w:rPrChange>
        </w:rPr>
        <w:t>.</w:t>
      </w:r>
      <w:r w:rsidRPr="005B09C3">
        <w:rPr>
          <w:rFonts w:cs="Times New Roman"/>
          <w:highlight w:val="yellow"/>
          <w:lang w:val="en-US"/>
          <w:rPrChange w:id="39" w:author="Gonzalez Moyano, Ricardo [2]" w:date="2024-12-16T19:22:00Z" w16du:dateUtc="2024-12-16T18:22:00Z">
            <w:rPr>
              <w:rFonts w:cs="Times New Roman"/>
              <w:lang w:val="en-US"/>
            </w:rPr>
          </w:rPrChange>
        </w:rPr>
        <w:tab/>
      </w:r>
      <w:bookmarkStart w:id="40" w:name="eq_4"/>
      <w:r w:rsidR="00B87DB2" w:rsidRPr="005B09C3">
        <w:rPr>
          <w:rFonts w:cs="Times New Roman"/>
          <w:highlight w:val="yellow"/>
          <w:lang w:val="en-US"/>
          <w:rPrChange w:id="41" w:author="Gonzalez Moyano, Ricardo [2]" w:date="2024-12-16T19:22:00Z" w16du:dateUtc="2024-12-16T18:22:00Z">
            <w:rPr>
              <w:rFonts w:cs="Times New Roman"/>
              <w:lang w:val="en-US"/>
            </w:rPr>
          </w:rPrChange>
        </w:rPr>
        <w:t>(4)</w:t>
      </w:r>
      <w:bookmarkEnd w:id="40"/>
    </w:p>
    <w:p w14:paraId="3EA94B3D" w14:textId="77777777" w:rsidR="006F77B7" w:rsidRDefault="006F77B7" w:rsidP="00C73E9B">
      <w:pPr>
        <w:spacing w:line="360" w:lineRule="auto"/>
      </w:pPr>
    </w:p>
    <w:p w14:paraId="70519BCC" w14:textId="0B782F16" w:rsidR="00471630" w:rsidRDefault="00471630" w:rsidP="00C73E9B">
      <w:pPr>
        <w:spacing w:line="360" w:lineRule="auto"/>
      </w:pPr>
      <w:r w:rsidRPr="005B09C3">
        <w:rPr>
          <w:highlight w:val="yellow"/>
          <w:rPrChange w:id="42" w:author="Gonzalez Moyano, Ricardo [2]" w:date="2024-12-16T19:22:00Z" w16du:dateUtc="2024-12-16T18:22:00Z">
            <w:rPr/>
          </w:rPrChange>
        </w:rPr>
        <w:t xml:space="preserve">In particular, </w:t>
      </w:r>
      <w:r w:rsidR="00B4606D" w:rsidRPr="005B09C3">
        <w:rPr>
          <w:highlight w:val="yellow"/>
          <w:rPrChange w:id="43" w:author="Gonzalez Moyano, Ricardo [2]" w:date="2024-12-16T19:22:00Z" w16du:dateUtc="2024-12-16T18:22:00Z">
            <w:rPr/>
          </w:rPrChange>
        </w:rPr>
        <w:t>t</w:t>
      </w:r>
      <w:r w:rsidR="00B863DF" w:rsidRPr="005B09C3">
        <w:rPr>
          <w:highlight w:val="yellow"/>
          <w:rPrChange w:id="44" w:author="Gonzalez Moyano, Ricardo [2]" w:date="2024-12-16T19:22:00Z" w16du:dateUtc="2024-12-16T18:22:00Z">
            <w:rPr/>
          </w:rPrChange>
        </w:rPr>
        <w:t xml:space="preserve">o solve model </w:t>
      </w:r>
      <w:r w:rsidR="00B4606D" w:rsidRPr="005B09C3">
        <w:rPr>
          <w:iCs/>
          <w:highlight w:val="yellow"/>
          <w:rPrChange w:id="45" w:author="Gonzalez Moyano, Ricardo [2]" w:date="2024-12-16T19:22:00Z" w16du:dateUtc="2024-12-16T18:22:00Z">
            <w:rPr>
              <w:iCs/>
            </w:rPr>
          </w:rPrChange>
        </w:rPr>
        <w:fldChar w:fldCharType="begin"/>
      </w:r>
      <w:r w:rsidR="00B4606D" w:rsidRPr="005B09C3">
        <w:rPr>
          <w:iCs/>
          <w:highlight w:val="yellow"/>
          <w:rPrChange w:id="46" w:author="Gonzalez Moyano, Ricardo [2]" w:date="2024-12-16T19:22:00Z" w16du:dateUtc="2024-12-16T18:22:00Z">
            <w:rPr>
              <w:iCs/>
            </w:rPr>
          </w:rPrChange>
        </w:rPr>
        <w:instrText xml:space="preserve"> GOTOBUTTON ZEqnNum608687  \* MERGEFORMAT </w:instrText>
      </w:r>
      <w:r w:rsidR="00B4606D" w:rsidRPr="005B09C3">
        <w:rPr>
          <w:iCs/>
          <w:highlight w:val="yellow"/>
          <w:rPrChange w:id="47" w:author="Gonzalez Moyano, Ricardo [2]" w:date="2024-12-16T19:22:00Z" w16du:dateUtc="2024-12-16T18:22:00Z">
            <w:rPr>
              <w:iCs/>
            </w:rPr>
          </w:rPrChange>
        </w:rPr>
        <w:fldChar w:fldCharType="begin"/>
      </w:r>
      <w:r w:rsidR="00B4606D" w:rsidRPr="005B09C3">
        <w:rPr>
          <w:iCs/>
          <w:highlight w:val="yellow"/>
          <w:rPrChange w:id="48" w:author="Gonzalez Moyano, Ricardo [2]" w:date="2024-12-16T19:22:00Z" w16du:dateUtc="2024-12-16T18:22:00Z">
            <w:rPr>
              <w:iCs/>
            </w:rPr>
          </w:rPrChange>
        </w:rPr>
        <w:instrText xml:space="preserve"> REF ZEqnNum608687 \* Charformat \! \* MERGEFORMAT </w:instrText>
      </w:r>
      <w:r w:rsidR="00B4606D" w:rsidRPr="005B09C3">
        <w:rPr>
          <w:iCs/>
          <w:highlight w:val="yellow"/>
          <w:rPrChange w:id="49" w:author="Gonzalez Moyano, Ricardo [2]" w:date="2024-12-16T19:22:00Z" w16du:dateUtc="2024-12-16T18:22:00Z">
            <w:rPr>
              <w:iCs/>
            </w:rPr>
          </w:rPrChange>
        </w:rPr>
        <w:fldChar w:fldCharType="separate"/>
      </w:r>
      <w:r w:rsidR="006D3795" w:rsidRPr="005B09C3">
        <w:rPr>
          <w:iCs/>
          <w:highlight w:val="yellow"/>
          <w:rPrChange w:id="50" w:author="Gonzalez Moyano, Ricardo [2]" w:date="2024-12-16T19:22:00Z" w16du:dateUtc="2024-12-16T18:22:00Z">
            <w:rPr>
              <w:iCs/>
            </w:rPr>
          </w:rPrChange>
        </w:rPr>
        <w:instrText>(4)</w:instrText>
      </w:r>
      <w:r w:rsidR="00B4606D" w:rsidRPr="005B09C3">
        <w:rPr>
          <w:iCs/>
          <w:highlight w:val="yellow"/>
          <w:rPrChange w:id="51" w:author="Gonzalez Moyano, Ricardo [2]" w:date="2024-12-16T19:22:00Z" w16du:dateUtc="2024-12-16T18:22:00Z">
            <w:rPr>
              <w:iCs/>
            </w:rPr>
          </w:rPrChange>
        </w:rPr>
        <w:fldChar w:fldCharType="end"/>
      </w:r>
      <w:r w:rsidR="00B4606D" w:rsidRPr="005B09C3">
        <w:rPr>
          <w:iCs/>
          <w:highlight w:val="yellow"/>
          <w:rPrChange w:id="52" w:author="Gonzalez Moyano, Ricardo [2]" w:date="2024-12-16T19:22:00Z" w16du:dateUtc="2024-12-16T18:22:00Z">
            <w:rPr>
              <w:iCs/>
            </w:rPr>
          </w:rPrChange>
        </w:rPr>
        <w:fldChar w:fldCharType="end"/>
      </w:r>
      <w:r w:rsidR="00B863DF" w:rsidRPr="005B09C3">
        <w:rPr>
          <w:highlight w:val="yellow"/>
          <w:rPrChange w:id="53" w:author="Gonzalez Moyano, Ricardo [2]" w:date="2024-12-16T19:22:00Z" w16du:dateUtc="2024-12-16T18:22:00Z">
            <w:rPr/>
          </w:rPrChange>
        </w:rPr>
        <w:t>, we will employ an approximate strategy outlined as follows</w:t>
      </w:r>
      <w:r w:rsidR="003941A0" w:rsidRPr="005B09C3">
        <w:rPr>
          <w:highlight w:val="yellow"/>
          <w:rPrChange w:id="54" w:author="Gonzalez Moyano, Ricardo [2]" w:date="2024-12-16T19:22:00Z" w16du:dateUtc="2024-12-16T18:22:00Z">
            <w:rPr/>
          </w:rPrChange>
        </w:rPr>
        <w:t xml:space="preserve"> (inspi</w:t>
      </w:r>
      <w:r w:rsidR="00AB71BD" w:rsidRPr="005B09C3">
        <w:rPr>
          <w:highlight w:val="yellow"/>
          <w:rPrChange w:id="55" w:author="Gonzalez Moyano, Ricardo [2]" w:date="2024-12-16T19:22:00Z" w16du:dateUtc="2024-12-16T18:22:00Z">
            <w:rPr/>
          </w:rPrChange>
        </w:rPr>
        <w:t>r</w:t>
      </w:r>
      <w:r w:rsidR="00944F3B" w:rsidRPr="005B09C3">
        <w:rPr>
          <w:highlight w:val="yellow"/>
          <w:rPrChange w:id="56" w:author="Gonzalez Moyano, Ricardo [2]" w:date="2024-12-16T19:22:00Z" w16du:dateUtc="2024-12-16T18:22:00Z">
            <w:rPr/>
          </w:rPrChange>
        </w:rPr>
        <w:t xml:space="preserve">ed </w:t>
      </w:r>
      <w:r w:rsidR="00AB71BD" w:rsidRPr="005B09C3">
        <w:rPr>
          <w:highlight w:val="yellow"/>
          <w:rPrChange w:id="57" w:author="Gonzalez Moyano, Ricardo [2]" w:date="2024-12-16T19:22:00Z" w16du:dateUtc="2024-12-16T18:22:00Z">
            <w:rPr/>
          </w:rPrChange>
        </w:rPr>
        <w:t xml:space="preserve">by </w:t>
      </w:r>
      <w:r w:rsidR="00585869" w:rsidRPr="005B09C3">
        <w:rPr>
          <w:highlight w:val="yellow"/>
          <w:rPrChange w:id="58" w:author="Gonzalez Moyano, Ricardo [2]" w:date="2024-12-16T19:22:00Z" w16du:dateUtc="2024-12-16T18:22:00Z">
            <w:rPr/>
          </w:rPrChange>
        </w:rPr>
        <w:t>the</w:t>
      </w:r>
      <w:r w:rsidR="00AB71BD" w:rsidRPr="005B09C3">
        <w:rPr>
          <w:highlight w:val="yellow"/>
          <w:rPrChange w:id="59" w:author="Gonzalez Moyano, Ricardo [2]" w:date="2024-12-16T19:22:00Z" w16du:dateUtc="2024-12-16T18:22:00Z">
            <w:rPr/>
          </w:rPrChange>
        </w:rPr>
        <w:t xml:space="preserve"> </w:t>
      </w:r>
      <w:r w:rsidR="00585869" w:rsidRPr="005B09C3">
        <w:rPr>
          <w:rFonts w:ascii="TimesNewRomanPS-BoldMT" w:hAnsi="TimesNewRomanPS-BoldMT" w:cs="TimesNewRomanPS-BoldMT"/>
          <w:kern w:val="0"/>
          <w:sz w:val="21"/>
          <w:szCs w:val="21"/>
          <w:highlight w:val="yellow"/>
          <w:lang w:val="en-GB"/>
          <w:rPrChange w:id="60" w:author="Gonzalez Moyano, Ricardo [2]" w:date="2024-12-16T19:22:00Z" w16du:dateUtc="2024-12-16T18:22:00Z">
            <w:rPr>
              <w:rFonts w:ascii="TimesNewRomanPS-BoldMT" w:hAnsi="TimesNewRomanPS-BoldMT" w:cs="TimesNewRomanPS-BoldMT"/>
              <w:kern w:val="0"/>
              <w:sz w:val="21"/>
              <w:szCs w:val="21"/>
              <w:lang w:val="en-GB"/>
            </w:rPr>
          </w:rPrChange>
        </w:rPr>
        <w:t>l</w:t>
      </w:r>
      <w:r w:rsidR="00AB71BD" w:rsidRPr="005B09C3">
        <w:rPr>
          <w:rFonts w:ascii="TimesNewRomanPS-BoldMT" w:hAnsi="TimesNewRomanPS-BoldMT" w:cs="TimesNewRomanPS-BoldMT"/>
          <w:kern w:val="0"/>
          <w:sz w:val="21"/>
          <w:szCs w:val="21"/>
          <w:highlight w:val="yellow"/>
          <w:lang w:val="en-GB"/>
          <w:rPrChange w:id="61" w:author="Gonzalez Moyano, Ricardo [2]" w:date="2024-12-16T19:22:00Z" w16du:dateUtc="2024-12-16T18:22:00Z">
            <w:rPr>
              <w:rFonts w:ascii="TimesNewRomanPS-BoldMT" w:hAnsi="TimesNewRomanPS-BoldMT" w:cs="TimesNewRomanPS-BoldMT"/>
              <w:kern w:val="0"/>
              <w:sz w:val="21"/>
              <w:szCs w:val="21"/>
              <w:lang w:val="en-GB"/>
            </w:rPr>
          </w:rPrChange>
        </w:rPr>
        <w:t xml:space="preserve">ine </w:t>
      </w:r>
      <w:r w:rsidR="00585869" w:rsidRPr="005B09C3">
        <w:rPr>
          <w:rFonts w:ascii="TimesNewRomanPS-BoldMT" w:hAnsi="TimesNewRomanPS-BoldMT" w:cs="TimesNewRomanPS-BoldMT"/>
          <w:kern w:val="0"/>
          <w:highlight w:val="yellow"/>
          <w:lang w:val="en-GB"/>
          <w:rPrChange w:id="62" w:author="Gonzalez Moyano, Ricardo [2]" w:date="2024-12-16T19:22:00Z" w16du:dateUtc="2024-12-16T18:22:00Z">
            <w:rPr>
              <w:rFonts w:ascii="TimesNewRomanPS-BoldMT" w:hAnsi="TimesNewRomanPS-BoldMT" w:cs="TimesNewRomanPS-BoldMT"/>
              <w:kern w:val="0"/>
              <w:lang w:val="en-GB"/>
            </w:rPr>
          </w:rPrChange>
        </w:rPr>
        <w:t>s</w:t>
      </w:r>
      <w:r w:rsidR="00AB71BD" w:rsidRPr="005B09C3">
        <w:rPr>
          <w:rFonts w:ascii="TimesNewRomanPS-BoldMT" w:hAnsi="TimesNewRomanPS-BoldMT" w:cs="TimesNewRomanPS-BoldMT"/>
          <w:kern w:val="0"/>
          <w:highlight w:val="yellow"/>
          <w:lang w:val="en-GB"/>
          <w:rPrChange w:id="63" w:author="Gonzalez Moyano, Ricardo [2]" w:date="2024-12-16T19:22:00Z" w16du:dateUtc="2024-12-16T18:22:00Z">
            <w:rPr>
              <w:rFonts w:ascii="TimesNewRomanPS-BoldMT" w:hAnsi="TimesNewRomanPS-BoldMT" w:cs="TimesNewRomanPS-BoldMT"/>
              <w:kern w:val="0"/>
              <w:lang w:val="en-GB"/>
            </w:rPr>
          </w:rPrChange>
        </w:rPr>
        <w:t xml:space="preserve">earch algorithm </w:t>
      </w:r>
      <w:r w:rsidR="00585869" w:rsidRPr="005B09C3">
        <w:rPr>
          <w:rFonts w:ascii="TimesNewRomanPS-BoldMT" w:hAnsi="TimesNewRomanPS-BoldMT" w:cs="TimesNewRomanPS-BoldMT"/>
          <w:kern w:val="0"/>
          <w:sz w:val="21"/>
          <w:szCs w:val="21"/>
          <w:highlight w:val="yellow"/>
          <w:lang w:val="en-GB"/>
          <w:rPrChange w:id="64" w:author="Gonzalez Moyano, Ricardo [2]" w:date="2024-12-16T19:22:00Z" w16du:dateUtc="2024-12-16T18:22:00Z">
            <w:rPr>
              <w:rFonts w:ascii="TimesNewRomanPS-BoldMT" w:hAnsi="TimesNewRomanPS-BoldMT" w:cs="TimesNewRomanPS-BoldMT"/>
              <w:kern w:val="0"/>
              <w:sz w:val="21"/>
              <w:szCs w:val="21"/>
              <w:lang w:val="en-GB"/>
            </w:rPr>
          </w:rPrChange>
        </w:rPr>
        <w:t>w</w:t>
      </w:r>
      <w:r w:rsidR="00AB71BD" w:rsidRPr="005B09C3">
        <w:rPr>
          <w:rFonts w:ascii="TimesNewRomanPS-BoldMT" w:hAnsi="TimesNewRomanPS-BoldMT" w:cs="TimesNewRomanPS-BoldMT"/>
          <w:kern w:val="0"/>
          <w:sz w:val="21"/>
          <w:szCs w:val="21"/>
          <w:highlight w:val="yellow"/>
          <w:lang w:val="en-GB"/>
          <w:rPrChange w:id="65" w:author="Gonzalez Moyano, Ricardo [2]" w:date="2024-12-16T19:22:00Z" w16du:dateUtc="2024-12-16T18:22:00Z">
            <w:rPr>
              <w:rFonts w:ascii="TimesNewRomanPS-BoldMT" w:hAnsi="TimesNewRomanPS-BoldMT" w:cs="TimesNewRomanPS-BoldMT"/>
              <w:kern w:val="0"/>
              <w:sz w:val="21"/>
              <w:szCs w:val="21"/>
              <w:lang w:val="en-GB"/>
            </w:rPr>
          </w:rPrChange>
        </w:rPr>
        <w:t xml:space="preserve">ithout </w:t>
      </w:r>
      <w:r w:rsidR="00585869" w:rsidRPr="005B09C3">
        <w:rPr>
          <w:rFonts w:ascii="TimesNewRomanPS-BoldMT" w:hAnsi="TimesNewRomanPS-BoldMT" w:cs="TimesNewRomanPS-BoldMT"/>
          <w:kern w:val="0"/>
          <w:sz w:val="21"/>
          <w:szCs w:val="21"/>
          <w:highlight w:val="yellow"/>
          <w:lang w:val="en-GB"/>
          <w:rPrChange w:id="66" w:author="Gonzalez Moyano, Ricardo [2]" w:date="2024-12-16T19:22:00Z" w16du:dateUtc="2024-12-16T18:22:00Z">
            <w:rPr>
              <w:rFonts w:ascii="TimesNewRomanPS-BoldMT" w:hAnsi="TimesNewRomanPS-BoldMT" w:cs="TimesNewRomanPS-BoldMT"/>
              <w:kern w:val="0"/>
              <w:sz w:val="21"/>
              <w:szCs w:val="21"/>
              <w:lang w:val="en-GB"/>
            </w:rPr>
          </w:rPrChange>
        </w:rPr>
        <w:t>u</w:t>
      </w:r>
      <w:r w:rsidR="00AB71BD" w:rsidRPr="005B09C3">
        <w:rPr>
          <w:rFonts w:ascii="TimesNewRomanPS-BoldMT" w:hAnsi="TimesNewRomanPS-BoldMT" w:cs="TimesNewRomanPS-BoldMT"/>
          <w:kern w:val="0"/>
          <w:sz w:val="21"/>
          <w:szCs w:val="21"/>
          <w:highlight w:val="yellow"/>
          <w:lang w:val="en-GB"/>
          <w:rPrChange w:id="67" w:author="Gonzalez Moyano, Ricardo [2]" w:date="2024-12-16T19:22:00Z" w16du:dateUtc="2024-12-16T18:22:00Z">
            <w:rPr>
              <w:rFonts w:ascii="TimesNewRomanPS-BoldMT" w:hAnsi="TimesNewRomanPS-BoldMT" w:cs="TimesNewRomanPS-BoldMT"/>
              <w:kern w:val="0"/>
              <w:sz w:val="21"/>
              <w:szCs w:val="21"/>
              <w:lang w:val="en-GB"/>
            </w:rPr>
          </w:rPrChange>
        </w:rPr>
        <w:t xml:space="preserve">sing </w:t>
      </w:r>
      <w:r w:rsidR="00585869" w:rsidRPr="005B09C3">
        <w:rPr>
          <w:rFonts w:ascii="TimesNewRomanPS-BoldMT" w:hAnsi="TimesNewRomanPS-BoldMT" w:cs="TimesNewRomanPS-BoldMT"/>
          <w:kern w:val="0"/>
          <w:sz w:val="21"/>
          <w:szCs w:val="21"/>
          <w:highlight w:val="yellow"/>
          <w:lang w:val="en-GB"/>
          <w:rPrChange w:id="68" w:author="Gonzalez Moyano, Ricardo [2]" w:date="2024-12-16T19:22:00Z" w16du:dateUtc="2024-12-16T18:22:00Z">
            <w:rPr>
              <w:rFonts w:ascii="TimesNewRomanPS-BoldMT" w:hAnsi="TimesNewRomanPS-BoldMT" w:cs="TimesNewRomanPS-BoldMT"/>
              <w:kern w:val="0"/>
              <w:sz w:val="21"/>
              <w:szCs w:val="21"/>
              <w:lang w:val="en-GB"/>
            </w:rPr>
          </w:rPrChange>
        </w:rPr>
        <w:t>d</w:t>
      </w:r>
      <w:r w:rsidR="00AB71BD" w:rsidRPr="005B09C3">
        <w:rPr>
          <w:rFonts w:ascii="TimesNewRomanPS-BoldMT" w:hAnsi="TimesNewRomanPS-BoldMT" w:cs="TimesNewRomanPS-BoldMT"/>
          <w:kern w:val="0"/>
          <w:sz w:val="21"/>
          <w:szCs w:val="21"/>
          <w:highlight w:val="yellow"/>
          <w:lang w:val="en-GB"/>
          <w:rPrChange w:id="69" w:author="Gonzalez Moyano, Ricardo [2]" w:date="2024-12-16T19:22:00Z" w16du:dateUtc="2024-12-16T18:22:00Z">
            <w:rPr>
              <w:rFonts w:ascii="TimesNewRomanPS-BoldMT" w:hAnsi="TimesNewRomanPS-BoldMT" w:cs="TimesNewRomanPS-BoldMT"/>
              <w:kern w:val="0"/>
              <w:sz w:val="21"/>
              <w:szCs w:val="21"/>
              <w:lang w:val="en-GB"/>
            </w:rPr>
          </w:rPrChange>
        </w:rPr>
        <w:t xml:space="preserve">erivatives </w:t>
      </w:r>
      <w:r w:rsidR="00944F3B" w:rsidRPr="005B09C3">
        <w:rPr>
          <w:rFonts w:ascii="TimesNewRomanPS-BoldMT" w:hAnsi="TimesNewRomanPS-BoldMT" w:cs="TimesNewRomanPS-BoldMT"/>
          <w:kern w:val="0"/>
          <w:sz w:val="21"/>
          <w:szCs w:val="21"/>
          <w:highlight w:val="yellow"/>
          <w:lang w:val="en-GB"/>
          <w:rPrChange w:id="70" w:author="Gonzalez Moyano, Ricardo [2]" w:date="2024-12-16T19:22:00Z" w16du:dateUtc="2024-12-16T18:22:00Z">
            <w:rPr>
              <w:rFonts w:ascii="TimesNewRomanPS-BoldMT" w:hAnsi="TimesNewRomanPS-BoldMT" w:cs="TimesNewRomanPS-BoldMT"/>
              <w:kern w:val="0"/>
              <w:sz w:val="21"/>
              <w:szCs w:val="21"/>
              <w:lang w:val="en-GB"/>
            </w:rPr>
          </w:rPrChange>
        </w:rPr>
        <w:t xml:space="preserve">considered </w:t>
      </w:r>
      <w:r w:rsidR="00585869" w:rsidRPr="005B09C3">
        <w:rPr>
          <w:rFonts w:ascii="TimesNewRomanPS-BoldMT" w:hAnsi="TimesNewRomanPS-BoldMT" w:cs="TimesNewRomanPS-BoldMT"/>
          <w:kern w:val="0"/>
          <w:sz w:val="21"/>
          <w:szCs w:val="21"/>
          <w:highlight w:val="yellow"/>
          <w:lang w:val="en-GB"/>
          <w:rPrChange w:id="71" w:author="Gonzalez Moyano, Ricardo [2]" w:date="2024-12-16T19:22:00Z" w16du:dateUtc="2024-12-16T18:22:00Z">
            <w:rPr>
              <w:rFonts w:ascii="TimesNewRomanPS-BoldMT" w:hAnsi="TimesNewRomanPS-BoldMT" w:cs="TimesNewRomanPS-BoldMT"/>
              <w:kern w:val="0"/>
              <w:sz w:val="21"/>
              <w:szCs w:val="21"/>
              <w:lang w:val="en-GB"/>
            </w:rPr>
          </w:rPrChange>
        </w:rPr>
        <w:t xml:space="preserve">by </w:t>
      </w:r>
      <w:proofErr w:type="spellStart"/>
      <w:r w:rsidR="00585869" w:rsidRPr="005B09C3">
        <w:rPr>
          <w:rFonts w:ascii="TimesNewRomanPS-BoldMT" w:hAnsi="TimesNewRomanPS-BoldMT" w:cs="TimesNewRomanPS-BoldMT"/>
          <w:kern w:val="0"/>
          <w:sz w:val="21"/>
          <w:szCs w:val="21"/>
          <w:highlight w:val="yellow"/>
          <w:lang w:val="en-GB"/>
          <w:rPrChange w:id="72" w:author="Gonzalez Moyano, Ricardo [2]" w:date="2024-12-16T19:22:00Z" w16du:dateUtc="2024-12-16T18:22:00Z">
            <w:rPr>
              <w:rFonts w:ascii="TimesNewRomanPS-BoldMT" w:hAnsi="TimesNewRomanPS-BoldMT" w:cs="TimesNewRomanPS-BoldMT"/>
              <w:kern w:val="0"/>
              <w:sz w:val="21"/>
              <w:szCs w:val="21"/>
              <w:lang w:val="en-GB"/>
            </w:rPr>
          </w:rPrChange>
        </w:rPr>
        <w:t>Bazaraa</w:t>
      </w:r>
      <w:proofErr w:type="spellEnd"/>
      <w:r w:rsidR="008171F8" w:rsidRPr="005B09C3">
        <w:rPr>
          <w:rFonts w:ascii="TimesNewRomanPS-BoldMT" w:hAnsi="TimesNewRomanPS-BoldMT" w:cs="TimesNewRomanPS-BoldMT"/>
          <w:kern w:val="0"/>
          <w:sz w:val="21"/>
          <w:szCs w:val="21"/>
          <w:highlight w:val="yellow"/>
          <w:lang w:val="en-GB"/>
          <w:rPrChange w:id="73" w:author="Gonzalez Moyano, Ricardo [2]" w:date="2024-12-16T19:22:00Z" w16du:dateUtc="2024-12-16T18:22:00Z">
            <w:rPr>
              <w:rFonts w:ascii="TimesNewRomanPS-BoldMT" w:hAnsi="TimesNewRomanPS-BoldMT" w:cs="TimesNewRomanPS-BoldMT"/>
              <w:kern w:val="0"/>
              <w:sz w:val="21"/>
              <w:szCs w:val="21"/>
              <w:lang w:val="en-GB"/>
            </w:rPr>
          </w:rPrChange>
        </w:rPr>
        <w:t xml:space="preserve"> et al., 2006</w:t>
      </w:r>
      <w:r w:rsidR="00585869" w:rsidRPr="005B09C3">
        <w:rPr>
          <w:rFonts w:ascii="TimesNewRomanPS-BoldMT" w:hAnsi="TimesNewRomanPS-BoldMT" w:cs="TimesNewRomanPS-BoldMT"/>
          <w:kern w:val="0"/>
          <w:sz w:val="21"/>
          <w:szCs w:val="21"/>
          <w:highlight w:val="yellow"/>
          <w:lang w:val="en-GB"/>
          <w:rPrChange w:id="74" w:author="Gonzalez Moyano, Ricardo [2]" w:date="2024-12-16T19:22:00Z" w16du:dateUtc="2024-12-16T18:22:00Z">
            <w:rPr>
              <w:rFonts w:ascii="TimesNewRomanPS-BoldMT" w:hAnsi="TimesNewRomanPS-BoldMT" w:cs="TimesNewRomanPS-BoldMT"/>
              <w:kern w:val="0"/>
              <w:sz w:val="21"/>
              <w:szCs w:val="21"/>
              <w:lang w:val="en-GB"/>
            </w:rPr>
          </w:rPrChange>
        </w:rPr>
        <w:t>)</w:t>
      </w:r>
      <w:r w:rsidR="003A7E2D" w:rsidRPr="005B09C3">
        <w:rPr>
          <w:highlight w:val="yellow"/>
          <w:rPrChange w:id="75" w:author="Gonzalez Moyano, Ricardo [2]" w:date="2024-12-16T19:22:00Z" w16du:dateUtc="2024-12-16T18:22:00Z">
            <w:rPr/>
          </w:rPrChange>
        </w:rPr>
        <w:t>:</w:t>
      </w:r>
    </w:p>
    <w:p w14:paraId="366F06BD" w14:textId="77777777" w:rsidR="0037587A" w:rsidRDefault="0037587A" w:rsidP="00C73E9B">
      <w:pPr>
        <w:spacing w:line="360" w:lineRule="auto"/>
        <w:rPr>
          <w:highlight w:val="yellow"/>
          <w:lang w:val="en-GB"/>
        </w:rPr>
      </w:pPr>
    </w:p>
    <w:p w14:paraId="5CE617F2" w14:textId="57A667A1" w:rsidR="00220444" w:rsidRDefault="00944F3B" w:rsidP="00F91B90">
      <w:pPr>
        <w:shd w:val="clear" w:color="auto" w:fill="FFFF00"/>
        <w:spacing w:line="360" w:lineRule="auto"/>
        <w:rPr>
          <w:highlight w:val="yellow"/>
          <w:lang w:val="en-GB"/>
        </w:rPr>
        <w:pPrChange w:id="76" w:author="Gonzalez Moyano, Ricardo [2]" w:date="2024-12-16T19:37:00Z" w16du:dateUtc="2024-12-16T18:37:00Z">
          <w:pPr>
            <w:spacing w:line="360" w:lineRule="auto"/>
          </w:pPr>
        </w:pPrChange>
      </w:pPr>
      <w:r w:rsidRPr="008D1DE6">
        <w:rPr>
          <w:i/>
          <w:iCs/>
        </w:rPr>
        <w:t>Step 4a:</w:t>
      </w:r>
      <w:r>
        <w:t xml:space="preserve"> </w:t>
      </w:r>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44" type="#_x0000_t75" style="width:11.7pt;height:15.8pt" o:ole="">
            <v:imagedata r:id="rId50" o:title=""/>
          </v:shape>
          <o:OLEObject Type="Embed" ProgID="Equation.DSMT4" ShapeID="_x0000_i1044" DrawAspect="Content" ObjectID="_1795884198" r:id="rId51"/>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45" type="#_x0000_t75" style="width:54.45pt;height:18.75pt" o:ole="">
            <v:imagedata r:id="rId52" o:title=""/>
          </v:shape>
          <o:OLEObject Type="Embed" ProgID="Equation.DSMT4" ShapeID="_x0000_i1045" DrawAspect="Content" ObjectID="_1795884199" r:id="rId53"/>
        </w:object>
      </w:r>
      <w:r w:rsidR="00220444"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46" type="#_x0000_t75" style="width:11.7pt;height:15.8pt" o:ole="">
            <v:imagedata r:id="rId50" o:title=""/>
          </v:shape>
          <o:OLEObject Type="Embed" ProgID="Equation.DSMT4" ShapeID="_x0000_i1046" DrawAspect="Content" ObjectID="_1795884200" r:id="rId54"/>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w:t>
      </w:r>
      <w:r w:rsidR="00847366">
        <w:rPr>
          <w:lang w:val="en-GB"/>
        </w:rPr>
        <w:lastRenderedPageBreak/>
        <w:t xml:space="preserve">value determined for </w:t>
      </w:r>
      <w:r w:rsidR="00847366" w:rsidRPr="00FD1D84">
        <w:rPr>
          <w:position w:val="-10"/>
        </w:rPr>
        <w:object w:dxaOrig="240" w:dyaOrig="320" w14:anchorId="6680FD40">
          <v:shape id="_x0000_i1047" type="#_x0000_t75" style="width:11.7pt;height:15.8pt" o:ole="">
            <v:imagedata r:id="rId50" o:title=""/>
          </v:shape>
          <o:OLEObject Type="Embed" ProgID="Equation.DSMT4" ShapeID="_x0000_i1047" DrawAspect="Content" ObjectID="_1795884201" r:id="rId55"/>
        </w:object>
      </w:r>
      <w:r w:rsidR="00847366">
        <w:t xml:space="preserve"> is considered to be the </w:t>
      </w:r>
      <w:r w:rsidR="00580270">
        <w:t xml:space="preserve">efficiency score of the output-oriented radial model for unit </w:t>
      </w:r>
      <w:r w:rsidR="00580270" w:rsidRPr="00B65A65">
        <w:rPr>
          <w:position w:val="-12"/>
        </w:rPr>
        <w:object w:dxaOrig="760" w:dyaOrig="360" w14:anchorId="721FE64F">
          <v:shape id="_x0000_i1048" type="#_x0000_t75" style="width:38.05pt;height:18.75pt" o:ole="">
            <v:imagedata r:id="rId56" o:title=""/>
          </v:shape>
          <o:OLEObject Type="Embed" ProgID="Equation.DSMT4" ShapeID="_x0000_i1048" DrawAspect="Content" ObjectID="_1795884202" r:id="rId57"/>
        </w:object>
      </w:r>
      <w:r w:rsidR="00580270">
        <w:t>.</w:t>
      </w:r>
    </w:p>
    <w:p w14:paraId="018F67AD" w14:textId="77777777" w:rsidR="00757E1E" w:rsidRPr="00A43CAF" w:rsidRDefault="00757E1E" w:rsidP="00F91B90">
      <w:pPr>
        <w:shd w:val="clear" w:color="auto" w:fill="FFFF00"/>
        <w:spacing w:line="360" w:lineRule="auto"/>
        <w:rPr>
          <w:highlight w:val="yellow"/>
        </w:rPr>
        <w:pPrChange w:id="77" w:author="Gonzalez Moyano, Ricardo [2]" w:date="2024-12-16T19:37:00Z" w16du:dateUtc="2024-12-16T18:37:00Z">
          <w:pPr>
            <w:spacing w:line="360" w:lineRule="auto"/>
          </w:pPr>
        </w:pPrChange>
      </w:pPr>
    </w:p>
    <w:p w14:paraId="13BDAC91" w14:textId="33635188" w:rsidR="005C1FA8" w:rsidRDefault="004C61B5" w:rsidP="00F91B90">
      <w:pPr>
        <w:shd w:val="clear" w:color="auto" w:fill="FFFF00"/>
        <w:spacing w:line="360" w:lineRule="auto"/>
        <w:pPrChange w:id="78" w:author="Gonzalez Moyano, Ricardo [2]" w:date="2024-12-16T19:37:00Z" w16du:dateUtc="2024-12-16T18:37:00Z">
          <w:pPr>
            <w:spacing w:line="360" w:lineRule="auto"/>
          </w:pPr>
        </w:pPrChange>
      </w:pPr>
      <w:r w:rsidRPr="00177688">
        <w:rPr>
          <w:i/>
          <w:iCs/>
        </w:rPr>
        <w:t>Step 4</w:t>
      </w:r>
      <w:r>
        <w:rPr>
          <w:i/>
          <w:iCs/>
        </w:rPr>
        <w:t>b</w:t>
      </w:r>
      <w:r w:rsidRPr="00177688">
        <w:rPr>
          <w:i/>
          <w:iCs/>
        </w:rPr>
        <w:t>:</w:t>
      </w:r>
      <w:r>
        <w:t xml:space="preserve"> </w:t>
      </w:r>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79"/>
      <w:r w:rsidR="005601FA">
        <w:t xml:space="preserve">Pareto-efficient </w:t>
      </w:r>
      <w:r w:rsidR="00DB4764">
        <w:t xml:space="preserve">DMUs in the </w:t>
      </w:r>
      <w:r w:rsidR="0081373C">
        <w:t>data sample</w:t>
      </w:r>
      <w:commentRangeEnd w:id="79"/>
      <w:r>
        <w:rPr>
          <w:rStyle w:val="Refdecomentario"/>
        </w:rPr>
        <w:commentReference w:id="79"/>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49" type="#_x0000_t75" style="width:60.3pt;height:18.75pt" o:ole="">
            <v:imagedata r:id="rId58" o:title=""/>
          </v:shape>
          <o:OLEObject Type="Embed" ProgID="Equation.DSMT4" ShapeID="_x0000_i1049" DrawAspect="Content" ObjectID="_1795884203" r:id="rId59"/>
        </w:object>
      </w:r>
    </w:p>
    <w:p w14:paraId="0A60CF94" w14:textId="25CAD39D" w:rsidR="00A56CC9" w:rsidRDefault="00732462" w:rsidP="00F91B90">
      <w:pPr>
        <w:pStyle w:val="MTDisplayEquation"/>
        <w:shd w:val="clear" w:color="auto" w:fill="FFFF00"/>
        <w:rPr>
          <w:rFonts w:cs="Times New Roman"/>
          <w:lang w:val="en-US"/>
        </w:rPr>
        <w:pPrChange w:id="80" w:author="Gonzalez Moyano, Ricardo [2]" w:date="2024-12-16T19:37:00Z" w16du:dateUtc="2024-12-16T18:37:00Z">
          <w:pPr>
            <w:pStyle w:val="MTDisplayEquation"/>
          </w:pPr>
        </w:pPrChange>
      </w:pPr>
      <w:r w:rsidRPr="00CB41C4">
        <w:rPr>
          <w:rFonts w:cs="Times New Roman"/>
          <w:lang w:val="en-US"/>
        </w:rPr>
        <w:tab/>
      </w:r>
      <w:r w:rsidR="00B65A65" w:rsidRPr="00B65A65">
        <w:rPr>
          <w:position w:val="-14"/>
        </w:rPr>
        <w:object w:dxaOrig="5760" w:dyaOrig="400" w14:anchorId="336F7D89">
          <v:shape id="_x0000_i1050" type="#_x0000_t75" style="width:4in;height:21.65pt" o:ole="">
            <v:imagedata r:id="rId60" o:title=""/>
          </v:shape>
          <o:OLEObject Type="Embed" ProgID="Equation.DSMT4" ShapeID="_x0000_i1050" DrawAspect="Content" ObjectID="_1795884204" r:id="rId61"/>
        </w:object>
      </w:r>
      <w:r>
        <w:t>.</w:t>
      </w:r>
      <w:r w:rsidRPr="00CB41C4">
        <w:rPr>
          <w:rFonts w:cs="Times New Roman"/>
          <w:lang w:val="en-US"/>
        </w:rPr>
        <w:tab/>
      </w:r>
      <w:bookmarkStart w:id="81" w:name="eq_5"/>
      <w:r w:rsidR="00B87DB2">
        <w:rPr>
          <w:rFonts w:cs="Times New Roman"/>
          <w:lang w:val="en-US"/>
        </w:rPr>
        <w:t>(</w:t>
      </w:r>
      <w:bookmarkStart w:id="82" w:name="ZEqnNum539787"/>
      <w:r w:rsidR="00B87DB2">
        <w:rPr>
          <w:rFonts w:cs="Times New Roman"/>
          <w:lang w:val="en-US"/>
        </w:rPr>
        <w:t>5</w:t>
      </w:r>
      <w:bookmarkEnd w:id="82"/>
      <w:r w:rsidR="00B87DB2">
        <w:rPr>
          <w:rFonts w:cs="Times New Roman"/>
          <w:lang w:val="en-US"/>
        </w:rPr>
        <w:t>)</w:t>
      </w:r>
      <w:bookmarkEnd w:id="81"/>
    </w:p>
    <w:p w14:paraId="68FD0FED" w14:textId="61CC2123" w:rsidR="0059071F" w:rsidRDefault="0059071F" w:rsidP="00F91B90">
      <w:pPr>
        <w:pStyle w:val="MTDisplayEquation"/>
        <w:shd w:val="clear" w:color="auto" w:fill="FFFF00"/>
        <w:rPr>
          <w:rFonts w:cs="Times New Roman"/>
          <w:lang w:val="en-US"/>
        </w:rPr>
        <w:pPrChange w:id="83" w:author="Gonzalez Moyano, Ricardo [2]" w:date="2024-12-16T19:37:00Z" w16du:dateUtc="2024-12-16T18:37:00Z">
          <w:pPr>
            <w:pStyle w:val="MTDisplayEquation"/>
          </w:pPr>
        </w:pPrChange>
      </w:pPr>
      <w:r w:rsidRPr="0059071F">
        <w:rPr>
          <w:rFonts w:cs="Times New Roman"/>
          <w:lang w:val="en-US"/>
        </w:rPr>
        <w:t>In comparison to model</w:t>
      </w:r>
      <w:r w:rsidR="00B87DB2">
        <w:rPr>
          <w:rFonts w:cs="Times New Roman"/>
          <w:iCs/>
          <w:lang w:val="en-US"/>
        </w:rPr>
        <w:t xml:space="preserve"> (</w:t>
      </w:r>
      <w:r w:rsidR="00B87DB2">
        <w:fldChar w:fldCharType="begin"/>
      </w:r>
      <w:r w:rsidR="00B87DB2">
        <w:instrText>HYPERLINK \l "eq_4"</w:instrText>
      </w:r>
      <w:r w:rsidR="00B87DB2">
        <w:fldChar w:fldCharType="separate"/>
      </w:r>
      <w:r w:rsidR="00B87DB2" w:rsidRPr="00B87DB2">
        <w:rPr>
          <w:rStyle w:val="Hipervnculo"/>
          <w:rFonts w:cs="Times New Roman"/>
          <w:iCs/>
          <w:lang w:val="en-US"/>
        </w:rPr>
        <w:t>4</w:t>
      </w:r>
      <w:r w:rsidR="00B87DB2">
        <w:rPr>
          <w:rStyle w:val="Hipervnculo"/>
          <w:rFonts w:cs="Times New Roman"/>
          <w:iCs/>
          <w:lang w:val="en-US"/>
        </w:rPr>
        <w:fldChar w:fldCharType="end"/>
      </w:r>
      <w:r w:rsidR="00B87DB2">
        <w:rPr>
          <w:rFonts w:cs="Times New Roman"/>
          <w:iCs/>
          <w:lang w:val="en-US"/>
        </w:rPr>
        <w:t>)</w:t>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in model</w:t>
      </w:r>
      <w:r w:rsidR="00B87DB2">
        <w:rPr>
          <w:rFonts w:cs="Times New Roman"/>
          <w:lang w:val="en-US"/>
        </w:rPr>
        <w:t xml:space="preserve"> (</w:t>
      </w:r>
      <w:r w:rsidR="00B87DB2">
        <w:fldChar w:fldCharType="begin"/>
      </w:r>
      <w:r w:rsidR="00B87DB2">
        <w:instrText>HYPERLINK \l "eq_5"</w:instrText>
      </w:r>
      <w:r w:rsidR="00B87DB2">
        <w:fldChar w:fldCharType="separate"/>
      </w:r>
      <w:r w:rsidR="00B87DB2" w:rsidRPr="00C8733F">
        <w:rPr>
          <w:rStyle w:val="Hipervnculo"/>
          <w:rFonts w:cs="Times New Roman"/>
          <w:lang w:val="en-US"/>
        </w:rPr>
        <w:t>5</w:t>
      </w:r>
      <w:r w:rsidR="00B87DB2">
        <w:rPr>
          <w:rStyle w:val="Hipervnculo"/>
          <w:rFonts w:cs="Times New Roman"/>
          <w:lang w:val="en-US"/>
        </w:rPr>
        <w:fldChar w:fldCharType="end"/>
      </w:r>
      <w:r w:rsidR="00B87DB2">
        <w:rPr>
          <w:rFonts w:cs="Times New Roman"/>
          <w:lang w:val="en-US"/>
        </w:rPr>
        <w:t>)</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1" type="#_x0000_t75" style="width:11.7pt;height:15.8pt" o:ole="">
            <v:imagedata r:id="rId62" o:title=""/>
          </v:shape>
          <o:OLEObject Type="Embed" ProgID="Equation.DSMT4" ShapeID="_x0000_i1051" DrawAspect="Content" ObjectID="_1795884205" r:id="rId63"/>
        </w:object>
      </w:r>
      <w:r w:rsidR="0088530A">
        <w:t xml:space="preserve">, with </w:t>
      </w:r>
      <w:r w:rsidR="00B65A65" w:rsidRPr="00B65A65">
        <w:rPr>
          <w:position w:val="-10"/>
        </w:rPr>
        <w:object w:dxaOrig="540" w:dyaOrig="320" w14:anchorId="54964E03">
          <v:shape id="_x0000_i1052" type="#_x0000_t75" style="width:26.95pt;height:15.8pt" o:ole="">
            <v:imagedata r:id="rId64" o:title=""/>
          </v:shape>
          <o:OLEObject Type="Embed" ProgID="Equation.DSMT4" ShapeID="_x0000_i1052" DrawAspect="Content" ObjectID="_1795884206" r:id="rId65"/>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3" type="#_x0000_t75" style="width:38.05pt;height:18.75pt" o:ole="">
            <v:imagedata r:id="rId66" o:title=""/>
          </v:shape>
          <o:OLEObject Type="Embed" ProgID="Equation.DSMT4" ShapeID="_x0000_i1053" DrawAspect="Content" ObjectID="_1795884207" r:id="rId67"/>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4" type="#_x0000_t75" style="width:11.7pt;height:15.8pt" o:ole="">
            <v:imagedata r:id="rId68" o:title=""/>
          </v:shape>
          <o:OLEObject Type="Embed" ProgID="Equation.DSMT4" ShapeID="_x0000_i1054" DrawAspect="Content" ObjectID="_1795884208" r:id="rId69"/>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5" type="#_x0000_t75" style="width:151pt;height:18.75pt" o:ole="">
            <v:imagedata r:id="rId70" o:title=""/>
          </v:shape>
          <o:OLEObject Type="Embed" ProgID="Equation.DSMT4" ShapeID="_x0000_i1055" DrawAspect="Content" ObjectID="_1795884209" r:id="rId71"/>
        </w:object>
      </w:r>
      <w:r w:rsidR="0088530A">
        <w:t>.</w:t>
      </w:r>
    </w:p>
    <w:p w14:paraId="53B2E054" w14:textId="7B6063C2" w:rsidR="006457D9" w:rsidRDefault="006457D9" w:rsidP="00DD0094">
      <w:pPr>
        <w:spacing w:line="360" w:lineRule="auto"/>
      </w:pP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t>Next, we will illustrate our method through a numerical example, complemented by several figures. For the classification ML model, we employ Support Vector Machines (SVM).</w:t>
      </w:r>
    </w:p>
    <w:p w14:paraId="37F74FE3" w14:textId="77777777" w:rsidR="00C53ECF" w:rsidRDefault="00C53ECF" w:rsidP="00DD0094">
      <w:pPr>
        <w:spacing w:line="360" w:lineRule="auto"/>
      </w:pPr>
    </w:p>
    <w:p w14:paraId="3535691A" w14:textId="02BDCE9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56" type="#_x0000_t75" style="width:11.7pt;height:11.7pt" o:ole="">
            <v:imagedata r:id="rId72" o:title=""/>
          </v:shape>
          <o:OLEObject Type="Embed" ProgID="Equation.DSMT4" ShapeID="_x0000_i1056" DrawAspect="Content" ObjectID="_1795884210" r:id="rId73"/>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57" type="#_x0000_t75" style="width:11.7pt;height:15.2pt" o:ole="">
            <v:imagedata r:id="rId75" o:title=""/>
          </v:shape>
          <o:OLEObject Type="Embed" ProgID="Equation.DSMT4" ShapeID="_x0000_i1057" DrawAspect="Content" ObjectID="_1795884211" r:id="rId76"/>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58" type="#_x0000_t75" style="width:8.8pt;height:15.2pt" o:ole="">
            <v:imagedata r:id="rId77" o:title=""/>
          </v:shape>
          <o:OLEObject Type="Embed" ProgID="Equation.DSMT4" ShapeID="_x0000_i1058" DrawAspect="Content" ObjectID="_1795884212" r:id="rId78"/>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59" type="#_x0000_t75" style="width:69.05pt;height:15.2pt" o:ole="">
            <v:imagedata r:id="rId79" o:title=""/>
          </v:shape>
          <o:OLEObject Type="Embed" ProgID="Equation.DSMT4" ShapeID="_x0000_i1059" DrawAspect="Content" ObjectID="_1795884213" r:id="rId80"/>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84"/>
        <w:commentRangeStart w:id="85"/>
        <m:r>
          <w:rPr>
            <w:rFonts w:ascii="Cambria Math" w:hAnsi="Cambria Math"/>
          </w:rPr>
          <m:t>cost (0.1, 1, and 10)</m:t>
        </m:r>
      </m:oMath>
      <w:r w:rsidRPr="00D022AA">
        <w:t xml:space="preserve">. </w:t>
      </w:r>
      <w:commentRangeEnd w:id="84"/>
      <w:r w:rsidR="00BF2AF0">
        <w:rPr>
          <w:rStyle w:val="Refdecomentario"/>
        </w:rPr>
        <w:commentReference w:id="84"/>
      </w:r>
      <w:commentRangeEnd w:id="85"/>
      <w:r w:rsidR="001076E9">
        <w:rPr>
          <w:rStyle w:val="Refdecomentario"/>
        </w:rPr>
        <w:commentReference w:id="85"/>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86"/>
      <w:commentRangeStart w:id="87"/>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86"/>
      <w:r w:rsidR="00C83B1E">
        <w:rPr>
          <w:rStyle w:val="Refdecomentario"/>
        </w:rPr>
        <w:commentReference w:id="86"/>
      </w:r>
      <w:commentRangeEnd w:id="87"/>
      <w:r w:rsidR="001076E9">
        <w:rPr>
          <w:rStyle w:val="Refdecomentario"/>
        </w:rPr>
        <w:commentReference w:id="87"/>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88"/>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88"/>
      <w:r>
        <w:rPr>
          <w:rStyle w:val="Refdecomentario"/>
        </w:rPr>
        <w:commentReference w:id="88"/>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89"/>
      <w:commentRangeStart w:id="90"/>
      <w:r w:rsidRPr="00D022AA">
        <w:t>for a grid of points between 0 and</w:t>
      </w:r>
      <w:r w:rsidR="00884759" w:rsidRPr="00D022AA">
        <w:t xml:space="preserve"> </w:t>
      </w:r>
      <w:r w:rsidR="00791B76" w:rsidRPr="00D022AA">
        <w:t>10</w:t>
      </w:r>
      <w:r w:rsidRPr="00D022AA">
        <w:t xml:space="preserve"> in both dimensions</w:t>
      </w:r>
      <w:commentRangeEnd w:id="89"/>
      <w:r w:rsidR="00C83B1E">
        <w:rPr>
          <w:rStyle w:val="Refdecomentario"/>
        </w:rPr>
        <w:commentReference w:id="89"/>
      </w:r>
      <w:commentRangeEnd w:id="90"/>
      <w:r w:rsidR="00690D21">
        <w:rPr>
          <w:rStyle w:val="Refdecomentario"/>
        </w:rPr>
        <w:commentReference w:id="90"/>
      </w:r>
      <w:r w:rsidRPr="00D022AA">
        <w:t xml:space="preserve">.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91"/>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We used the Average Absolute Deviation (AAD) from the median as the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91"/>
      <w:r w:rsidR="00C83B1E">
        <w:rPr>
          <w:rStyle w:val="Refdecomentario"/>
        </w:rPr>
        <w:commentReference w:id="91"/>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92"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93"/>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93"/>
      <w:r w:rsidR="006251EF">
        <w:rPr>
          <w:rStyle w:val="Refdecomentario"/>
        </w:rPr>
        <w:commentReference w:id="93"/>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94"/>
      <w:r w:rsidR="00713872" w:rsidRPr="00BA2CFE">
        <w:rPr>
          <w:strike/>
        </w:rPr>
        <w:t>Spearmen</w:t>
      </w:r>
      <w:r w:rsidR="00713872">
        <w:t xml:space="preserve"> </w:t>
      </w:r>
      <w:r w:rsidRPr="00D022AA">
        <w:t xml:space="preserve">Pearson </w:t>
      </w:r>
      <w:commentRangeEnd w:id="94"/>
      <w:r w:rsidR="00407F61">
        <w:rPr>
          <w:rStyle w:val="Refdecomentario"/>
        </w:rPr>
        <w:commentReference w:id="94"/>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95"/>
      <w:r w:rsidR="00687992">
        <w:t>It is important to note that direct comparison of DEA efficiency scores with those obtained using our novel method is not feasible due to fundamental differences in their underlying principles</w:t>
      </w:r>
      <w:commentRangeEnd w:id="95"/>
      <w:r w:rsidR="00407F61">
        <w:rPr>
          <w:rStyle w:val="Refdecomentario"/>
        </w:rPr>
        <w:commentReference w:id="95"/>
      </w:r>
      <w:r w:rsidR="00687992">
        <w:t xml:space="preserve">. Traditional DEA constructs an enveloping surface that </w:t>
      </w:r>
      <w:r w:rsidR="00407F61">
        <w:t xml:space="preserve">envelops </w:t>
      </w:r>
      <w:r w:rsidR="00687992">
        <w:t>the observed data from above, representing the production possibility frontier. Efficiency scores in DEA are then calculated based on the distance of each DMU to this frontier, indicating how much outputs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96"/>
      <w:commentRangeStart w:id="9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96"/>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96"/>
      </w:r>
      <w:commentRangeEnd w:id="97"/>
      <w:r w:rsidR="00684C02">
        <w:rPr>
          <w:rStyle w:val="Refdecomentario"/>
          <w:i w:val="0"/>
          <w:iCs w:val="0"/>
          <w:color w:val="auto"/>
        </w:rPr>
        <w:commentReference w:id="97"/>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98"/>
      <w:commentRangeStart w:id="99"/>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98"/>
      <w:r w:rsidR="005A3733">
        <w:rPr>
          <w:rStyle w:val="Refdecomentario"/>
        </w:rPr>
        <w:commentReference w:id="98"/>
      </w:r>
      <w:commentRangeEnd w:id="99"/>
      <w:r w:rsidR="006E6FAF">
        <w:rPr>
          <w:rStyle w:val="Refdecomentario"/>
        </w:rPr>
        <w:commentReference w:id="99"/>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100"/>
      <w:commentRangeStart w:id="101"/>
      <w:r w:rsidRPr="008D1DE6">
        <w:rPr>
          <w:color w:val="auto"/>
        </w:rPr>
        <w:t xml:space="preserve">Figure 7. </w:t>
      </w:r>
      <w:r w:rsidR="00E73F0F" w:rsidRPr="008D1DE6">
        <w:rPr>
          <w:color w:val="auto"/>
        </w:rPr>
        <w:t>Kernel density estimation of the scores</w:t>
      </w:r>
      <w:r w:rsidR="00357AF0" w:rsidRPr="008D1DE6">
        <w:rPr>
          <w:color w:val="auto"/>
        </w:rPr>
        <w:t>.</w:t>
      </w:r>
      <w:commentRangeEnd w:id="100"/>
      <w:r w:rsidR="00DB6F45" w:rsidRPr="00512F88">
        <w:rPr>
          <w:rStyle w:val="Refdecomentario"/>
          <w:i w:val="0"/>
          <w:iCs w:val="0"/>
          <w:color w:val="auto"/>
        </w:rPr>
        <w:commentReference w:id="100"/>
      </w:r>
      <w:commentRangeEnd w:id="101"/>
      <w:r w:rsidR="009621B3" w:rsidRPr="00512F88">
        <w:rPr>
          <w:rStyle w:val="Refdecomentario"/>
          <w:i w:val="0"/>
          <w:iCs w:val="0"/>
          <w:color w:val="auto"/>
        </w:rPr>
        <w:commentReference w:id="101"/>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102"/>
      <w:r w:rsidR="009D7BB7" w:rsidRPr="009D7BB7">
        <w:rPr>
          <w:noProof/>
          <w:lang w:val="en-GB"/>
        </w:rPr>
        <w:t xml:space="preserve">Pareto-efficient </w:t>
      </w:r>
      <w:commentRangeEnd w:id="102"/>
      <w:r w:rsidR="00407F61">
        <w:rPr>
          <w:rStyle w:val="Refdecomentario"/>
        </w:rPr>
        <w:commentReference w:id="102"/>
      </w:r>
      <w:r w:rsidR="009D7BB7" w:rsidRPr="009D7BB7">
        <w:rPr>
          <w:noProof/>
          <w:lang w:val="en-GB"/>
        </w:rPr>
        <w:t xml:space="preserve">DMUs as equally efficient. </w:t>
      </w:r>
      <w:commentRangeStart w:id="103"/>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103"/>
      <w:r w:rsidR="005A3733">
        <w:rPr>
          <w:rStyle w:val="Refdecomentario"/>
        </w:rPr>
        <w:commentReference w:id="103"/>
      </w:r>
      <w:r w:rsidR="009D7BB7" w:rsidRPr="009D7BB7">
        <w:rPr>
          <w:noProof/>
          <w:lang w:val="en-GB"/>
        </w:rPr>
        <w:t xml:space="preserve"> </w:t>
      </w:r>
      <w:commentRangeStart w:id="104"/>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104"/>
      <w:r w:rsidR="005A3733">
        <w:rPr>
          <w:rStyle w:val="Refdecomentario"/>
        </w:rPr>
        <w:commentReference w:id="104"/>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105"/>
      <w:commentRangeStart w:id="106"/>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105"/>
      <w:r w:rsidR="00644021">
        <w:rPr>
          <w:rStyle w:val="Refdecomentario"/>
        </w:rPr>
        <w:commentReference w:id="105"/>
      </w:r>
      <w:commentRangeEnd w:id="106"/>
      <w:r w:rsidR="006E6FAF">
        <w:rPr>
          <w:rStyle w:val="Refdecomentario"/>
        </w:rPr>
        <w:commentReference w:id="106"/>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Change w:id="107">
          <w:tblGrid>
            <w:gridCol w:w="960"/>
            <w:gridCol w:w="796"/>
            <w:gridCol w:w="960"/>
            <w:gridCol w:w="1124"/>
          </w:tblGrid>
        </w:tblGridChange>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108"/>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ED614F">
        <w:tblPrEx>
          <w:tblW w:w="3840" w:type="dxa"/>
          <w:jc w:val="center"/>
          <w:tblCellMar>
            <w:left w:w="70" w:type="dxa"/>
            <w:right w:w="70" w:type="dxa"/>
          </w:tblCellMar>
          <w:tblPrExChange w:id="109" w:author="Gonzalez Moyano, Ricardo [2]" w:date="2024-12-16T19:01:00Z" w16du:dateUtc="2024-12-16T18:01:00Z">
            <w:tblPrEx>
              <w:tblW w:w="3840" w:type="dxa"/>
              <w:jc w:val="center"/>
              <w:tblCellMar>
                <w:left w:w="70" w:type="dxa"/>
                <w:right w:w="70" w:type="dxa"/>
              </w:tblCellMar>
            </w:tblPrEx>
          </w:tblPrExChange>
        </w:tblPrEx>
        <w:trPr>
          <w:trHeight w:val="300"/>
          <w:jc w:val="center"/>
          <w:trPrChange w:id="110" w:author="Gonzalez Moyano, Ricardo [2]" w:date="2024-12-16T19:01:00Z" w16du:dateUtc="2024-12-16T18:01:00Z">
            <w:trPr>
              <w:trHeight w:val="300"/>
              <w:jc w:val="center"/>
            </w:trPr>
          </w:trPrChange>
        </w:trPr>
        <w:tc>
          <w:tcPr>
            <w:tcW w:w="960" w:type="dxa"/>
            <w:tcBorders>
              <w:top w:val="nil"/>
              <w:left w:val="nil"/>
              <w:bottom w:val="single" w:sz="4" w:space="0" w:color="auto"/>
              <w:right w:val="nil"/>
            </w:tcBorders>
            <w:shd w:val="clear" w:color="auto" w:fill="auto"/>
            <w:noWrap/>
            <w:vAlign w:val="center"/>
            <w:hideMark/>
            <w:tcPrChange w:id="111"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9041105" w14:textId="77777777" w:rsidR="00072CE3" w:rsidRPr="009D7BB7" w:rsidRDefault="00072CE3" w:rsidP="00ED614F">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Change w:id="112" w:author="Gonzalez Moyano, Ricardo [2]" w:date="2024-12-16T19:01:00Z" w16du:dateUtc="2024-12-16T18:01:00Z">
              <w:tcPr>
                <w:tcW w:w="960" w:type="dxa"/>
                <w:tcBorders>
                  <w:top w:val="nil"/>
                  <w:left w:val="nil"/>
                  <w:bottom w:val="single" w:sz="4" w:space="0" w:color="auto"/>
                  <w:right w:val="nil"/>
                </w:tcBorders>
                <w:vAlign w:val="bottom"/>
              </w:tcPr>
            </w:tcPrChange>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Change w:id="113"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Change w:id="114" w:author="Gonzalez Moyano, Ricardo [2]" w:date="2024-12-16T19:01:00Z" w16du:dateUtc="2024-12-16T18:01:00Z">
              <w:tcPr>
                <w:tcW w:w="960" w:type="dxa"/>
                <w:tcBorders>
                  <w:top w:val="nil"/>
                  <w:left w:val="nil"/>
                  <w:bottom w:val="single" w:sz="4" w:space="0" w:color="auto"/>
                  <w:right w:val="nil"/>
                </w:tcBorders>
                <w:shd w:val="clear" w:color="auto" w:fill="auto"/>
                <w:noWrap/>
                <w:vAlign w:val="bottom"/>
                <w:hideMark/>
              </w:tcPr>
            </w:tcPrChange>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108"/>
            <w:r w:rsidR="00FE02B8">
              <w:rPr>
                <w:rStyle w:val="Refdecomentario"/>
              </w:rPr>
              <w:commentReference w:id="108"/>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115"/>
      <w:r w:rsidRPr="00596BA3">
        <w:t xml:space="preserve">The sensitivity analysis conducted on the SVM-calculated model reveals the following order of importance: </w:t>
      </w:r>
      <w:r w:rsidR="004B3C61">
        <w:t xml:space="preserve">the input </w:t>
      </w:r>
      <w:r w:rsidRPr="00596BA3">
        <w:t>ESCS (0.431)</w:t>
      </w:r>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116"/>
      <w:r w:rsidR="00C247B9" w:rsidRPr="00596BA3">
        <w:rPr>
          <w:lang w:val="en-GB"/>
        </w:rPr>
        <w:t>).</w:t>
      </w:r>
      <w:r w:rsidR="00F91BF2" w:rsidRPr="00596BA3">
        <w:rPr>
          <w:lang w:val="en-GB"/>
        </w:rPr>
        <w:t xml:space="preserve"> </w:t>
      </w:r>
      <w:commentRangeEnd w:id="115"/>
      <w:r w:rsidR="00644021">
        <w:rPr>
          <w:rStyle w:val="Refdecomentario"/>
        </w:rPr>
        <w:commentReference w:id="115"/>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116"/>
      <w:r w:rsidR="00E30A26">
        <w:rPr>
          <w:rStyle w:val="Refdecomentario"/>
        </w:rPr>
        <w:commentReference w:id="116"/>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In particular, o</w:t>
      </w:r>
      <w:r w:rsidR="00A302A8" w:rsidRPr="00A302A8">
        <w:rPr>
          <w:lang w:val="en-GB"/>
        </w:rPr>
        <w:t>ur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set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117"/>
      <w:commentRangeStart w:id="118"/>
      <w:r w:rsidR="005C1F82" w:rsidRPr="005C1F82">
        <w:rPr>
          <w:lang w:val="en-GB"/>
        </w:rPr>
        <w:t xml:space="preserve">The second school, with an ESCS in the 90th percentile and PVMATH in the 25th percentile, shows scores of 1.185 from the SVM model and 1.155 from the NN model. </w:t>
      </w:r>
      <w:commentRangeEnd w:id="117"/>
      <w:r w:rsidR="00E77920">
        <w:rPr>
          <w:rStyle w:val="Refdecomentario"/>
        </w:rPr>
        <w:commentReference w:id="117"/>
      </w:r>
      <w:commentRangeEnd w:id="118"/>
      <w:r w:rsidR="000936B1">
        <w:rPr>
          <w:rStyle w:val="Refdecomentario"/>
        </w:rPr>
        <w:commentReference w:id="118"/>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119"/>
      <w:commentRangeStart w:id="120"/>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because the output scores are on average (like the first school), but  the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119"/>
      <w:r w:rsidR="00A1488B">
        <w:rPr>
          <w:rStyle w:val="Refdecomentario"/>
        </w:rPr>
        <w:commentReference w:id="119"/>
      </w:r>
      <w:commentRangeEnd w:id="120"/>
      <w:r w:rsidR="000936B1">
        <w:rPr>
          <w:rStyle w:val="Refdecomentario"/>
        </w:rPr>
        <w:commentReference w:id="120"/>
      </w:r>
      <w:r w:rsidR="005C1F82">
        <w:rPr>
          <w:lang w:val="en-GB"/>
        </w:rPr>
        <w:t xml:space="preserve"> </w:t>
      </w:r>
    </w:p>
    <w:p w14:paraId="78117CF1" w14:textId="3438A41F" w:rsidR="005C1F82" w:rsidRPr="005C1F82" w:rsidRDefault="005C1F82" w:rsidP="005C1F82">
      <w:pPr>
        <w:spacing w:line="360" w:lineRule="auto"/>
        <w:rPr>
          <w:lang w:val="en-GB"/>
        </w:rPr>
      </w:pPr>
      <w:commentRangeStart w:id="121"/>
      <w:commentRangeStart w:id="122"/>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121"/>
      <w:r w:rsidR="00A1488B">
        <w:rPr>
          <w:rStyle w:val="Refdecomentario"/>
        </w:rPr>
        <w:commentReference w:id="121"/>
      </w:r>
      <w:commentRangeEnd w:id="122"/>
      <w:r w:rsidR="000936B1">
        <w:rPr>
          <w:rStyle w:val="Refdecomentario"/>
        </w:rPr>
        <w:commentReference w:id="122"/>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of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for market oriented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lastRenderedPageBreak/>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07D7A1D6" w14:textId="77777777" w:rsidR="00863431" w:rsidRPr="00212559" w:rsidRDefault="0086343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Charnes, A., Cooper, W. W., &amp; Rhodes, E. (1978). Measuring the efficiency of decision making units. European Journal of Operational Research, 2(6), 429-444.</w:t>
      </w:r>
    </w:p>
    <w:p w14:paraId="4DF6BE24" w14:textId="77777777" w:rsidR="00863431" w:rsidRPr="00131537" w:rsidRDefault="0086343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w:t>
      </w:r>
      <w:proofErr w:type="spellStart"/>
      <w:r w:rsidRPr="00863431">
        <w:rPr>
          <w:lang w:val="es-ES"/>
        </w:rPr>
        <w:t>Embrechts</w:t>
      </w:r>
      <w:proofErr w:type="spellEnd"/>
      <w:r w:rsidRPr="00863431">
        <w:rPr>
          <w:lang w:val="es-ES"/>
        </w:rPr>
        <w:t xml:space="preserve">,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proofErr w:type="spellStart"/>
      <w:r w:rsidRPr="00212559">
        <w:rPr>
          <w:lang w:val="en-GB"/>
        </w:rPr>
        <w:t>Emrouznejad</w:t>
      </w:r>
      <w:proofErr w:type="spellEnd"/>
      <w:r w:rsidRPr="00212559">
        <w:rPr>
          <w:lang w:val="en-GB"/>
        </w:rPr>
        <w:t>, A., &amp; Shale, E. (2009). A combined neural network and DEA for measuring efficiency of large scale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r w:rsidRPr="00B559FA">
        <w:rPr>
          <w:lang w:val="en-GB"/>
        </w:rPr>
        <w:t>kernlab</w:t>
      </w:r>
      <w:proofErr w:type="spell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 xml:space="preserve">Omrani, H., </w:t>
      </w:r>
      <w:proofErr w:type="spellStart"/>
      <w:r w:rsidRPr="009D1A09">
        <w:rPr>
          <w:lang w:val="en-GB"/>
        </w:rPr>
        <w:t>Emrouznejad</w:t>
      </w:r>
      <w:proofErr w:type="spellEnd"/>
      <w:r w:rsidRPr="009D1A09">
        <w:rPr>
          <w:lang w:val="en-GB"/>
        </w:rPr>
        <w:t xml:space="preserve">,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1E4271">
        <w:rPr>
          <w:lang w:val="es-ES"/>
          <w:rPrChange w:id="123" w:author="Gonzalez Moyano, Ricardo [2]" w:date="2024-12-16T17:32:00Z" w16du:dateUtc="2024-12-16T16:32:00Z">
            <w:rPr>
              <w:lang w:val="en-GB"/>
            </w:rPr>
          </w:rPrChange>
        </w:rPr>
        <w:t xml:space="preserve">Pastor, J.T., Aparicio, J., </w:t>
      </w:r>
      <w:proofErr w:type="spellStart"/>
      <w:r w:rsidRPr="001E4271">
        <w:rPr>
          <w:lang w:val="es-ES"/>
          <w:rPrChange w:id="124" w:author="Gonzalez Moyano, Ricardo [2]" w:date="2024-12-16T17:32:00Z" w16du:dateUtc="2024-12-16T16:32:00Z">
            <w:rPr>
              <w:lang w:val="en-GB"/>
            </w:rPr>
          </w:rPrChange>
        </w:rPr>
        <w:t>Zofío</w:t>
      </w:r>
      <w:proofErr w:type="spellEnd"/>
      <w:r w:rsidRPr="001E4271">
        <w:rPr>
          <w:lang w:val="es-ES"/>
          <w:rPrChange w:id="125" w:author="Gonzalez Moyano, Ricardo [2]" w:date="2024-12-16T17:32:00Z" w16du:dateUtc="2024-12-16T16:32:00Z">
            <w:rPr>
              <w:lang w:val="en-GB"/>
            </w:rPr>
          </w:rPrChange>
        </w:rPr>
        <w:t xml:space="preserve">,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In: International Series In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 xml:space="preserve">Ruck, D. W., Rogers, S. K., &amp; </w:t>
      </w:r>
      <w:proofErr w:type="spellStart"/>
      <w:r w:rsidRPr="009252E2">
        <w:rPr>
          <w:lang w:val="en-GB"/>
        </w:rPr>
        <w:t>Kabrisky</w:t>
      </w:r>
      <w:proofErr w:type="spellEnd"/>
      <w:r w:rsidRPr="009252E2">
        <w:rPr>
          <w:lang w:val="en-GB"/>
        </w:rPr>
        <w:t>,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Tayal, A., Solanki, A., &amp; Singh, S. P. (2020). Integrated frame work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1B4A1D78" w14:textId="77777777" w:rsidR="00863431" w:rsidRPr="00E70598" w:rsidRDefault="00863431" w:rsidP="00E70598">
      <w:pPr>
        <w:spacing w:line="360" w:lineRule="auto"/>
        <w:rPr>
          <w:lang w:val="es-ES"/>
        </w:rPr>
      </w:pPr>
      <w:proofErr w:type="spellStart"/>
      <w:r w:rsidRPr="00863431">
        <w:rPr>
          <w:lang w:val="es-ES"/>
        </w:rPr>
        <w:t>Tsionas</w:t>
      </w:r>
      <w:proofErr w:type="spellEnd"/>
      <w:r w:rsidRPr="00863431">
        <w:rPr>
          <w:lang w:val="es-ES"/>
        </w:rPr>
        <w:t xml:space="preserve">, M., </w:t>
      </w:r>
      <w:proofErr w:type="spellStart"/>
      <w:r w:rsidRPr="00863431">
        <w:rPr>
          <w:lang w:val="es-ES"/>
        </w:rPr>
        <w:t>Parmeter</w:t>
      </w:r>
      <w:proofErr w:type="spellEnd"/>
      <w:r w:rsidRPr="00863431">
        <w:rPr>
          <w:lang w:val="es-ES"/>
        </w:rPr>
        <w:t xml:space="preserve">, C. F., &amp; </w:t>
      </w:r>
      <w:proofErr w:type="spellStart"/>
      <w:r w:rsidRPr="00863431">
        <w:rPr>
          <w:lang w:val="es-ES"/>
        </w:rPr>
        <w:t>Zelenyuk</w:t>
      </w:r>
      <w:proofErr w:type="spellEnd"/>
      <w:r w:rsidRPr="00863431">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Evaluating different methods for ranking inputs in the context of the performance assessment of decision making units: A machine learning approach. Computers &amp; Operations Research, 163, 106485.</w:t>
      </w:r>
    </w:p>
    <w:p w14:paraId="0C45681A" w14:textId="77777777" w:rsidR="00863431" w:rsidRDefault="0086343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Zhou, P., Ang, B. W., &amp; Poh,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ins w:id="126" w:author="Gonzalez Moyano, Ricardo" w:date="2024-12-12T13:42:00Z" w16du:dateUtc="2024-12-12T12:42:00Z"/>
          <w:lang w:val="en-GB"/>
        </w:rPr>
      </w:pPr>
      <w:r w:rsidRPr="001E4271">
        <w:rPr>
          <w:lang w:val="en-GB"/>
          <w:rPrChange w:id="127" w:author="Gonzalez Moyano, Ricardo [2]" w:date="2024-12-16T17:33:00Z" w16du:dateUtc="2024-12-16T16:33:00Z">
            <w:rPr>
              <w:lang w:val="es-ES"/>
            </w:rPr>
          </w:rPrChange>
        </w:rPr>
        <w:t xml:space="preserve">Zhu, N., Zhu, C., &amp; </w:t>
      </w:r>
      <w:proofErr w:type="spellStart"/>
      <w:r w:rsidRPr="001E4271">
        <w:rPr>
          <w:lang w:val="en-GB"/>
          <w:rPrChange w:id="128" w:author="Gonzalez Moyano, Ricardo [2]" w:date="2024-12-16T17:33:00Z" w16du:dateUtc="2024-12-16T16:33:00Z">
            <w:rPr>
              <w:lang w:val="es-ES"/>
            </w:rPr>
          </w:rPrChange>
        </w:rPr>
        <w:t>Emrouznejad</w:t>
      </w:r>
      <w:proofErr w:type="spellEnd"/>
      <w:r w:rsidRPr="001E4271">
        <w:rPr>
          <w:lang w:val="en-GB"/>
          <w:rPrChange w:id="129" w:author="Gonzalez Moyano, Ricardo [2]" w:date="2024-12-16T17:33:00Z" w16du:dateUtc="2024-12-16T16:33:00Z">
            <w:rPr>
              <w:lang w:val="es-ES"/>
            </w:rPr>
          </w:rPrChange>
        </w:rPr>
        <w:t xml:space="preserve">,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6E04D6C9" w14:textId="3AD4879D" w:rsidR="002175D9" w:rsidRDefault="002175D9" w:rsidP="00E70598">
      <w:pPr>
        <w:spacing w:line="360" w:lineRule="auto"/>
        <w:rPr>
          <w:ins w:id="130" w:author="Gonzalez Moyano, Ricardo" w:date="2024-12-12T13:59:00Z" w16du:dateUtc="2024-12-12T12:59:00Z"/>
          <w:lang w:val="en-GB"/>
        </w:rPr>
      </w:pPr>
      <w:ins w:id="131" w:author="Gonzalez Moyano, Ricardo" w:date="2024-12-12T13:42:00Z" w16du:dateUtc="2024-12-12T12:42:00Z">
        <w:r w:rsidRPr="002175D9">
          <w:rPr>
            <w:lang w:val="en-GB"/>
          </w:rPr>
          <w:t xml:space="preserve">Chawla, N. V., Bowyer, K. W., Hall, L. O., &amp; </w:t>
        </w:r>
        <w:proofErr w:type="spellStart"/>
        <w:r w:rsidRPr="002175D9">
          <w:rPr>
            <w:lang w:val="en-GB"/>
          </w:rPr>
          <w:t>Kegelmeyer</w:t>
        </w:r>
        <w:proofErr w:type="spellEnd"/>
        <w:r w:rsidRPr="002175D9">
          <w:rPr>
            <w:lang w:val="en-GB"/>
          </w:rPr>
          <w:t>, W. P. (2002). SMOTE: synthetic minority over-sampling technique. Journal of artificial intelligence research, 16, 321-357.</w:t>
        </w:r>
      </w:ins>
    </w:p>
    <w:p w14:paraId="34EED79D" w14:textId="0F4D4397" w:rsidR="00FD53E5" w:rsidRDefault="00E968CF" w:rsidP="00E70598">
      <w:pPr>
        <w:spacing w:line="360" w:lineRule="auto"/>
        <w:rPr>
          <w:ins w:id="132" w:author="Gonzalez Moyano, Ricardo" w:date="2024-12-13T10:45:00Z" w16du:dateUtc="2024-12-13T09:45:00Z"/>
          <w:lang w:val="en-GB"/>
        </w:rPr>
      </w:pPr>
      <w:ins w:id="133" w:author="Gonzalez Moyano, Ricardo" w:date="2024-12-12T14:00:00Z" w16du:dateUtc="2024-12-12T13:00:00Z">
        <w:r w:rsidRPr="00E968CF">
          <w:rPr>
            <w:lang w:val="en-GB"/>
          </w:rPr>
          <w:t>Weiss, G. M., &amp; Provost, F. (2003). Learning when training data are costly: The effect of class distribution on tree induction. Journal of artificial intelligence research, 19, 315-354.</w:t>
        </w:r>
      </w:ins>
    </w:p>
    <w:p w14:paraId="61ED04D7" w14:textId="1784029D" w:rsidR="00AD3838" w:rsidRDefault="00AD3838" w:rsidP="00E70598">
      <w:pPr>
        <w:spacing w:line="360" w:lineRule="auto"/>
        <w:rPr>
          <w:ins w:id="134" w:author="Gonzalez Moyano, Ricardo" w:date="2024-12-16T10:35:00Z" w16du:dateUtc="2024-12-16T09:35:00Z"/>
        </w:rPr>
      </w:pPr>
      <w:ins w:id="135" w:author="Gonzalez Moyano, Ricardo" w:date="2024-12-13T10:45:00Z">
        <w:r w:rsidRPr="00AD3838">
          <w:t>Bellman, R. (1966). Dynamic programming. </w:t>
        </w:r>
        <w:r w:rsidRPr="00AD3838">
          <w:rPr>
            <w:i/>
            <w:iCs/>
          </w:rPr>
          <w:t>science</w:t>
        </w:r>
        <w:r w:rsidRPr="00AD3838">
          <w:t>, </w:t>
        </w:r>
        <w:r w:rsidRPr="00AD3838">
          <w:rPr>
            <w:i/>
            <w:iCs/>
          </w:rPr>
          <w:t>153</w:t>
        </w:r>
        <w:r w:rsidRPr="00AD3838">
          <w:t>(3731), 34-37.</w:t>
        </w:r>
      </w:ins>
    </w:p>
    <w:p w14:paraId="40FF78C5" w14:textId="3A4E130C" w:rsidR="0080295F" w:rsidRDefault="0080295F" w:rsidP="00E70598">
      <w:pPr>
        <w:spacing w:line="360" w:lineRule="auto"/>
        <w:rPr>
          <w:ins w:id="136" w:author="Gonzalez Moyano, Ricardo" w:date="2024-12-16T10:36:00Z" w16du:dateUtc="2024-12-16T09:36:00Z"/>
          <w:lang w:val="en-GB"/>
        </w:rPr>
      </w:pPr>
      <w:ins w:id="137" w:author="Gonzalez Moyano, Ricardo" w:date="2024-12-16T10:35:00Z" w16du:dateUtc="2024-12-16T09:35:00Z">
        <w:r w:rsidRPr="0080295F">
          <w:rPr>
            <w:lang w:val="en-GB"/>
          </w:rPr>
          <w:t>Tickle, A. B., Andrews, R., Golea, M., &amp; Diederich, J. (1998). The truth will come to light: Directions and challenges in extracting the knowledge embedded within trained artificial neural networks. IEEE Transactions on Neural Networks, 9(6), 1057-1068.</w:t>
        </w:r>
      </w:ins>
    </w:p>
    <w:p w14:paraId="59F9DCF0" w14:textId="2B577F35" w:rsidR="002D1B73" w:rsidRDefault="002D1B73" w:rsidP="00E70598">
      <w:pPr>
        <w:spacing w:line="360" w:lineRule="auto"/>
        <w:rPr>
          <w:ins w:id="138" w:author="Gonzalez Moyano, Ricardo" w:date="2024-12-16T10:38:00Z" w16du:dateUtc="2024-12-16T09:38:00Z"/>
        </w:rPr>
      </w:pPr>
      <w:ins w:id="139" w:author="Gonzalez Moyano, Ricardo" w:date="2024-12-16T10:36:00Z">
        <w:r w:rsidRPr="002D1B73">
          <w:lastRenderedPageBreak/>
          <w:t>Fogel, D. B., &amp; Robinson, C. J. (2003). Techniques for extracting classification and regression rules from artificial neural networks.</w:t>
        </w:r>
      </w:ins>
    </w:p>
    <w:p w14:paraId="55F571FB" w14:textId="67676BE4" w:rsidR="000A6A99" w:rsidRDefault="000A6A99" w:rsidP="00E70598">
      <w:pPr>
        <w:spacing w:line="360" w:lineRule="auto"/>
        <w:rPr>
          <w:ins w:id="140" w:author="Gonzalez Moyano, Ricardo" w:date="2024-12-16T11:37:00Z" w16du:dateUtc="2024-12-16T10:37:00Z"/>
        </w:rPr>
      </w:pPr>
      <w:ins w:id="141" w:author="Gonzalez Moyano, Ricardo" w:date="2024-12-16T10:38:00Z">
        <w:r w:rsidRPr="001E4271">
          <w:rPr>
            <w:lang w:val="es-ES"/>
            <w:rPrChange w:id="142" w:author="Gonzalez Moyano, Ricardo [2]" w:date="2024-12-16T17:32:00Z" w16du:dateUtc="2024-12-16T16:32:00Z">
              <w:rPr/>
            </w:rPrChange>
          </w:rPr>
          <w:t xml:space="preserve">Martens, D., </w:t>
        </w:r>
        <w:proofErr w:type="spellStart"/>
        <w:r w:rsidRPr="001E4271">
          <w:rPr>
            <w:lang w:val="es-ES"/>
            <w:rPrChange w:id="143" w:author="Gonzalez Moyano, Ricardo [2]" w:date="2024-12-16T17:32:00Z" w16du:dateUtc="2024-12-16T16:32:00Z">
              <w:rPr/>
            </w:rPrChange>
          </w:rPr>
          <w:t>Baesens</w:t>
        </w:r>
        <w:proofErr w:type="spellEnd"/>
        <w:r w:rsidRPr="001E4271">
          <w:rPr>
            <w:lang w:val="es-ES"/>
            <w:rPrChange w:id="144" w:author="Gonzalez Moyano, Ricardo [2]" w:date="2024-12-16T17:32:00Z" w16du:dateUtc="2024-12-16T16:32:00Z">
              <w:rPr/>
            </w:rPrChange>
          </w:rPr>
          <w:t xml:space="preserve">, B., Van </w:t>
        </w:r>
        <w:proofErr w:type="spellStart"/>
        <w:r w:rsidRPr="001E4271">
          <w:rPr>
            <w:lang w:val="es-ES"/>
            <w:rPrChange w:id="145" w:author="Gonzalez Moyano, Ricardo [2]" w:date="2024-12-16T17:32:00Z" w16du:dateUtc="2024-12-16T16:32:00Z">
              <w:rPr/>
            </w:rPrChange>
          </w:rPr>
          <w:t>Gestel</w:t>
        </w:r>
        <w:proofErr w:type="spellEnd"/>
        <w:r w:rsidRPr="001E4271">
          <w:rPr>
            <w:lang w:val="es-ES"/>
            <w:rPrChange w:id="146" w:author="Gonzalez Moyano, Ricardo [2]" w:date="2024-12-16T17:32:00Z" w16du:dateUtc="2024-12-16T16:32:00Z">
              <w:rPr/>
            </w:rPrChange>
          </w:rPr>
          <w:t xml:space="preserve">, T., &amp; </w:t>
        </w:r>
        <w:proofErr w:type="spellStart"/>
        <w:r w:rsidRPr="001E4271">
          <w:rPr>
            <w:lang w:val="es-ES"/>
            <w:rPrChange w:id="147" w:author="Gonzalez Moyano, Ricardo [2]" w:date="2024-12-16T17:32:00Z" w16du:dateUtc="2024-12-16T16:32:00Z">
              <w:rPr/>
            </w:rPrChange>
          </w:rPr>
          <w:t>Vanthienen</w:t>
        </w:r>
        <w:proofErr w:type="spellEnd"/>
        <w:r w:rsidRPr="001E4271">
          <w:rPr>
            <w:lang w:val="es-ES"/>
            <w:rPrChange w:id="148" w:author="Gonzalez Moyano, Ricardo [2]" w:date="2024-12-16T17:32:00Z" w16du:dateUtc="2024-12-16T16:32:00Z">
              <w:rPr/>
            </w:rPrChange>
          </w:rPr>
          <w:t xml:space="preserve">, J. (2007). </w:t>
        </w:r>
        <w:r w:rsidRPr="000A6A99">
          <w:t>Comprehensible credit scoring models using rule extraction from support vector machines. </w:t>
        </w:r>
        <w:r w:rsidRPr="000A6A99">
          <w:rPr>
            <w:i/>
            <w:iCs/>
          </w:rPr>
          <w:t>European journal of operational research</w:t>
        </w:r>
        <w:r w:rsidRPr="000A6A99">
          <w:t>, </w:t>
        </w:r>
        <w:r w:rsidRPr="000A6A99">
          <w:rPr>
            <w:i/>
            <w:iCs/>
          </w:rPr>
          <w:t>183</w:t>
        </w:r>
        <w:r w:rsidRPr="000A6A99">
          <w:t>(3), 1466-1476.</w:t>
        </w:r>
      </w:ins>
    </w:p>
    <w:p w14:paraId="3F363CE4" w14:textId="07F7AFE4" w:rsidR="00701DCC" w:rsidRDefault="00701DCC" w:rsidP="00E70598">
      <w:pPr>
        <w:spacing w:line="360" w:lineRule="auto"/>
        <w:rPr>
          <w:ins w:id="149" w:author="Gonzalez Moyano, Ricardo" w:date="2024-12-16T11:38:00Z" w16du:dateUtc="2024-12-16T10:38:00Z"/>
        </w:rPr>
      </w:pPr>
      <w:ins w:id="150" w:author="Gonzalez Moyano, Ricardo" w:date="2024-12-16T11:37:00Z">
        <w:r w:rsidRPr="00701DCC">
          <w:t>Craven, M. W., &amp; Shavlik, J. W. (1992). Visualizing learning and computation in artificial neural networks. </w:t>
        </w:r>
        <w:r w:rsidRPr="00701DCC">
          <w:rPr>
            <w:i/>
            <w:iCs/>
          </w:rPr>
          <w:t>International journal on artificial intelligence tools</w:t>
        </w:r>
        <w:r w:rsidRPr="00701DCC">
          <w:t>, </w:t>
        </w:r>
        <w:r w:rsidRPr="00701DCC">
          <w:rPr>
            <w:i/>
            <w:iCs/>
          </w:rPr>
          <w:t>1</w:t>
        </w:r>
        <w:r w:rsidRPr="00701DCC">
          <w:t>(03), 399-425.</w:t>
        </w:r>
      </w:ins>
    </w:p>
    <w:p w14:paraId="4BEECB76" w14:textId="127DA56C" w:rsidR="00101EFF" w:rsidRDefault="00101EFF" w:rsidP="00E70598">
      <w:pPr>
        <w:spacing w:line="360" w:lineRule="auto"/>
        <w:rPr>
          <w:ins w:id="151" w:author="Gonzalez Moyano, Ricardo" w:date="2024-12-16T11:38:00Z" w16du:dateUtc="2024-12-16T10:38:00Z"/>
        </w:rPr>
      </w:pPr>
      <w:ins w:id="152" w:author="Gonzalez Moyano, Ricardo" w:date="2024-12-16T11:38:00Z">
        <w:r w:rsidRPr="00101EFF">
          <w:t>Tzeng, F. Y., &amp; Ma, K. L. (2005). </w:t>
        </w:r>
        <w:r w:rsidRPr="00101EFF">
          <w:rPr>
            <w:i/>
            <w:iCs/>
          </w:rPr>
          <w:t>Opening the black box-data driven visualization of neural networks</w:t>
        </w:r>
        <w:r w:rsidRPr="00101EFF">
          <w:t> (pp. 383-390). IEEE.</w:t>
        </w:r>
      </w:ins>
    </w:p>
    <w:p w14:paraId="1389F4FC" w14:textId="23EED64C" w:rsidR="0064309E" w:rsidRDefault="0064309E" w:rsidP="00E70598">
      <w:pPr>
        <w:spacing w:line="360" w:lineRule="auto"/>
        <w:rPr>
          <w:ins w:id="153" w:author="Gonzalez Moyano, Ricardo" w:date="2024-12-16T11:54:00Z" w16du:dateUtc="2024-12-16T10:54:00Z"/>
        </w:rPr>
      </w:pPr>
      <w:ins w:id="154" w:author="Gonzalez Moyano, Ricardo" w:date="2024-12-16T11:38:00Z">
        <w:r w:rsidRPr="0064309E">
          <w:t>Cho, B. H., Yu, H., Lee, J., Chee, Y. J., Kim, I. Y., &amp; Kim, S. I. (2008). Nonlinear support vector machine visualization for risk factor analysis using nomograms and localized radial basis function kernels. </w:t>
        </w:r>
        <w:r w:rsidRPr="0064309E">
          <w:rPr>
            <w:i/>
            <w:iCs/>
          </w:rPr>
          <w:t>IEEE Transactions on Information Technology in Biomedicine</w:t>
        </w:r>
        <w:r w:rsidRPr="0064309E">
          <w:t>, </w:t>
        </w:r>
        <w:r w:rsidRPr="0064309E">
          <w:rPr>
            <w:i/>
            <w:iCs/>
          </w:rPr>
          <w:t>12</w:t>
        </w:r>
        <w:r w:rsidRPr="0064309E">
          <w:t>(2), 247-256.</w:t>
        </w:r>
      </w:ins>
    </w:p>
    <w:p w14:paraId="4439D0F1" w14:textId="4B384543" w:rsidR="00B119D5" w:rsidRDefault="00B119D5" w:rsidP="00E70598">
      <w:pPr>
        <w:spacing w:line="360" w:lineRule="auto"/>
        <w:rPr>
          <w:ins w:id="155" w:author="Gonzalez Moyano, Ricardo" w:date="2024-12-16T11:55:00Z" w16du:dateUtc="2024-12-16T10:55:00Z"/>
        </w:rPr>
      </w:pPr>
      <w:ins w:id="156" w:author="Gonzalez Moyano, Ricardo" w:date="2024-12-16T11:54:00Z">
        <w:r w:rsidRPr="00B119D5">
          <w:t>Lundberg, S. (2017). A unified approach to interpreting model predictions. </w:t>
        </w:r>
        <w:proofErr w:type="spellStart"/>
        <w:r w:rsidRPr="00B119D5">
          <w:rPr>
            <w:i/>
            <w:iCs/>
          </w:rPr>
          <w:t>arXiv</w:t>
        </w:r>
        <w:proofErr w:type="spellEnd"/>
        <w:r w:rsidRPr="00B119D5">
          <w:rPr>
            <w:i/>
            <w:iCs/>
          </w:rPr>
          <w:t xml:space="preserve"> preprint arXiv:1705.07874</w:t>
        </w:r>
        <w:r w:rsidRPr="00B119D5">
          <w:t>.</w:t>
        </w:r>
      </w:ins>
    </w:p>
    <w:p w14:paraId="500D2933" w14:textId="6474FDBA" w:rsidR="00A45C20" w:rsidRDefault="00A45C20" w:rsidP="00E70598">
      <w:pPr>
        <w:spacing w:line="360" w:lineRule="auto"/>
        <w:rPr>
          <w:lang w:val="en-GB"/>
        </w:rPr>
      </w:pPr>
      <w:ins w:id="157" w:author="Gonzalez Moyano, Ricardo" w:date="2024-12-16T11:55:00Z">
        <w:r w:rsidRPr="00A45C20">
          <w:t xml:space="preserve">Ribeiro, M. T., Singh, S., &amp; </w:t>
        </w:r>
        <w:proofErr w:type="spellStart"/>
        <w:r w:rsidRPr="00A45C20">
          <w:t>Guestrin</w:t>
        </w:r>
        <w:proofErr w:type="spellEnd"/>
        <w:r w:rsidRPr="00A45C20">
          <w:t xml:space="preserve">, C. (2016, August). " Why should </w:t>
        </w:r>
        <w:proofErr w:type="spellStart"/>
        <w:r w:rsidRPr="00A45C20">
          <w:t>i</w:t>
        </w:r>
        <w:proofErr w:type="spellEnd"/>
        <w:r w:rsidRPr="00A45C20">
          <w:t xml:space="preserve"> trust you?" Explaining the predictions of any classifier. In </w:t>
        </w:r>
        <w:r w:rsidRPr="00A45C20">
          <w:rPr>
            <w:i/>
            <w:iCs/>
          </w:rPr>
          <w:t>Proceedings of the 22nd ACM SIGKDD international conference on knowledge discovery and data mining</w:t>
        </w:r>
        <w:r w:rsidRPr="00A45C20">
          <w:t> (pp. 1135-1144).</w:t>
        </w:r>
      </w:ins>
    </w:p>
    <w:sectPr w:rsidR="00A45C20"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4"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79"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84"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85"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86"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87"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88"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89"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90"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91"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93"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94" w:author="Jose Luis Zofio Prieto" w:date="2024-09-03T16:04:00Z" w:initials="JLZP">
    <w:p w14:paraId="42CFA42F" w14:textId="00A5AE78" w:rsidR="00117262" w:rsidRDefault="00117262">
      <w:pPr>
        <w:pStyle w:val="Textocomentario"/>
      </w:pPr>
      <w:r>
        <w:rPr>
          <w:rStyle w:val="Refdecomentario"/>
        </w:rPr>
        <w:annotationRef/>
      </w:r>
      <w:r>
        <w:t>?</w:t>
      </w:r>
    </w:p>
  </w:comment>
  <w:comment w:id="95"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96"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97"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98"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99"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100"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101"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102"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103"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104"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105"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106"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108"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115"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116"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117"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118"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119"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120"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121"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122"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56901A07" w15:done="1"/>
  <w15:commentEx w15:paraId="6069ED7E" w15:done="0"/>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86FB" w16cex:dateUtc="2024-08-30T15:59:00Z"/>
  <w16cex:commentExtensible w16cex:durableId="2A817246" w16cex:dateUtc="2024-09-03T09:32: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56901A07" w16cid:durableId="2A7C86FB"/>
  <w16cid:commentId w16cid:paraId="6069ED7E" w16cid:durableId="2A817246"/>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D9C3E9" w14:textId="77777777" w:rsidR="00382F95" w:rsidRDefault="00382F95" w:rsidP="00CF3C28">
      <w:pPr>
        <w:spacing w:after="0" w:line="240" w:lineRule="auto"/>
      </w:pPr>
      <w:r>
        <w:separator/>
      </w:r>
    </w:p>
  </w:endnote>
  <w:endnote w:type="continuationSeparator" w:id="0">
    <w:p w14:paraId="525B5114" w14:textId="77777777" w:rsidR="00382F95" w:rsidRDefault="00382F95" w:rsidP="00CF3C28">
      <w:pPr>
        <w:spacing w:after="0" w:line="240" w:lineRule="auto"/>
      </w:pPr>
      <w:r>
        <w:continuationSeparator/>
      </w:r>
    </w:p>
  </w:endnote>
  <w:endnote w:type="continuationNotice" w:id="1">
    <w:p w14:paraId="4F3D37D3" w14:textId="77777777" w:rsidR="00382F95" w:rsidRDefault="00382F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D2C54" w14:textId="77777777" w:rsidR="00382F95" w:rsidRDefault="00382F95" w:rsidP="00CF3C28">
      <w:pPr>
        <w:spacing w:after="0" w:line="240" w:lineRule="auto"/>
      </w:pPr>
      <w:r>
        <w:separator/>
      </w:r>
    </w:p>
  </w:footnote>
  <w:footnote w:type="continuationSeparator" w:id="0">
    <w:p w14:paraId="0267F937" w14:textId="77777777" w:rsidR="00382F95" w:rsidRDefault="00382F95" w:rsidP="00CF3C28">
      <w:pPr>
        <w:spacing w:after="0" w:line="240" w:lineRule="auto"/>
      </w:pPr>
      <w:r>
        <w:continuationSeparator/>
      </w:r>
    </w:p>
  </w:footnote>
  <w:footnote w:type="continuationNotice" w:id="1">
    <w:p w14:paraId="78BB61E9" w14:textId="77777777" w:rsidR="00382F95" w:rsidRDefault="00382F95">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0B0E"/>
    <w:rsid w:val="0001153A"/>
    <w:rsid w:val="00011B14"/>
    <w:rsid w:val="00011D7D"/>
    <w:rsid w:val="0001309D"/>
    <w:rsid w:val="000137B0"/>
    <w:rsid w:val="000139FD"/>
    <w:rsid w:val="0001556F"/>
    <w:rsid w:val="00015D09"/>
    <w:rsid w:val="000161B8"/>
    <w:rsid w:val="000164D9"/>
    <w:rsid w:val="00016913"/>
    <w:rsid w:val="00016E7E"/>
    <w:rsid w:val="000177BD"/>
    <w:rsid w:val="00017D76"/>
    <w:rsid w:val="00020059"/>
    <w:rsid w:val="00021B9B"/>
    <w:rsid w:val="00021C80"/>
    <w:rsid w:val="000240F8"/>
    <w:rsid w:val="00024B59"/>
    <w:rsid w:val="000253C4"/>
    <w:rsid w:val="000265AB"/>
    <w:rsid w:val="00027179"/>
    <w:rsid w:val="000304B3"/>
    <w:rsid w:val="00030FB4"/>
    <w:rsid w:val="00032C70"/>
    <w:rsid w:val="00033885"/>
    <w:rsid w:val="00033A35"/>
    <w:rsid w:val="00034D56"/>
    <w:rsid w:val="00035A1E"/>
    <w:rsid w:val="00035FF8"/>
    <w:rsid w:val="00036224"/>
    <w:rsid w:val="00040F91"/>
    <w:rsid w:val="00042362"/>
    <w:rsid w:val="00042906"/>
    <w:rsid w:val="00042FA1"/>
    <w:rsid w:val="000433D1"/>
    <w:rsid w:val="00043BFA"/>
    <w:rsid w:val="00043E3D"/>
    <w:rsid w:val="00044655"/>
    <w:rsid w:val="00044945"/>
    <w:rsid w:val="0004551A"/>
    <w:rsid w:val="00045757"/>
    <w:rsid w:val="00046F56"/>
    <w:rsid w:val="000472E1"/>
    <w:rsid w:val="000474DB"/>
    <w:rsid w:val="00047572"/>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3CE"/>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563F"/>
    <w:rsid w:val="00076905"/>
    <w:rsid w:val="00076F46"/>
    <w:rsid w:val="0007772D"/>
    <w:rsid w:val="000829B4"/>
    <w:rsid w:val="000832A9"/>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1A7B"/>
    <w:rsid w:val="000A328D"/>
    <w:rsid w:val="000A387C"/>
    <w:rsid w:val="000A60B1"/>
    <w:rsid w:val="000A61A5"/>
    <w:rsid w:val="000A6463"/>
    <w:rsid w:val="000A6A99"/>
    <w:rsid w:val="000A78CB"/>
    <w:rsid w:val="000A7A7F"/>
    <w:rsid w:val="000B05F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2AF"/>
    <w:rsid w:val="000C56E6"/>
    <w:rsid w:val="000C5BA3"/>
    <w:rsid w:val="000C5BC7"/>
    <w:rsid w:val="000D09B5"/>
    <w:rsid w:val="000D0B04"/>
    <w:rsid w:val="000D0B4F"/>
    <w:rsid w:val="000D1896"/>
    <w:rsid w:val="000D1A4B"/>
    <w:rsid w:val="000D36C1"/>
    <w:rsid w:val="000D38D0"/>
    <w:rsid w:val="000D3D42"/>
    <w:rsid w:val="000D5572"/>
    <w:rsid w:val="000D573C"/>
    <w:rsid w:val="000D77D4"/>
    <w:rsid w:val="000E18CC"/>
    <w:rsid w:val="000E2632"/>
    <w:rsid w:val="000E2736"/>
    <w:rsid w:val="000E31C3"/>
    <w:rsid w:val="000E598E"/>
    <w:rsid w:val="000E5A10"/>
    <w:rsid w:val="000F09BE"/>
    <w:rsid w:val="000F0E4E"/>
    <w:rsid w:val="000F15B6"/>
    <w:rsid w:val="000F1941"/>
    <w:rsid w:val="000F1BDD"/>
    <w:rsid w:val="000F2210"/>
    <w:rsid w:val="000F2670"/>
    <w:rsid w:val="000F2818"/>
    <w:rsid w:val="000F310C"/>
    <w:rsid w:val="000F33D0"/>
    <w:rsid w:val="000F40A8"/>
    <w:rsid w:val="000F471A"/>
    <w:rsid w:val="000F57EF"/>
    <w:rsid w:val="000F7735"/>
    <w:rsid w:val="000F7769"/>
    <w:rsid w:val="00100423"/>
    <w:rsid w:val="00101247"/>
    <w:rsid w:val="00101472"/>
    <w:rsid w:val="00101EFF"/>
    <w:rsid w:val="00102544"/>
    <w:rsid w:val="001027EE"/>
    <w:rsid w:val="0010580C"/>
    <w:rsid w:val="00105F98"/>
    <w:rsid w:val="001069B9"/>
    <w:rsid w:val="00106C98"/>
    <w:rsid w:val="00106DEF"/>
    <w:rsid w:val="00107644"/>
    <w:rsid w:val="001076E9"/>
    <w:rsid w:val="00107747"/>
    <w:rsid w:val="00110025"/>
    <w:rsid w:val="001104FD"/>
    <w:rsid w:val="00110937"/>
    <w:rsid w:val="001116D7"/>
    <w:rsid w:val="0011202C"/>
    <w:rsid w:val="00112B59"/>
    <w:rsid w:val="00113378"/>
    <w:rsid w:val="00113433"/>
    <w:rsid w:val="001139E4"/>
    <w:rsid w:val="001142FD"/>
    <w:rsid w:val="00114FA8"/>
    <w:rsid w:val="0011622D"/>
    <w:rsid w:val="00117262"/>
    <w:rsid w:val="0012065B"/>
    <w:rsid w:val="001207E9"/>
    <w:rsid w:val="00126141"/>
    <w:rsid w:val="00131210"/>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4C0A"/>
    <w:rsid w:val="00157B76"/>
    <w:rsid w:val="00160789"/>
    <w:rsid w:val="0016093A"/>
    <w:rsid w:val="001610D2"/>
    <w:rsid w:val="00161EAB"/>
    <w:rsid w:val="001635F4"/>
    <w:rsid w:val="00165328"/>
    <w:rsid w:val="00165962"/>
    <w:rsid w:val="00165F09"/>
    <w:rsid w:val="00166764"/>
    <w:rsid w:val="001676E1"/>
    <w:rsid w:val="001716FF"/>
    <w:rsid w:val="00171C14"/>
    <w:rsid w:val="001727BC"/>
    <w:rsid w:val="00172868"/>
    <w:rsid w:val="00173994"/>
    <w:rsid w:val="001774FA"/>
    <w:rsid w:val="00180C11"/>
    <w:rsid w:val="00182E62"/>
    <w:rsid w:val="00182EB1"/>
    <w:rsid w:val="00183D39"/>
    <w:rsid w:val="00184C4C"/>
    <w:rsid w:val="0018525A"/>
    <w:rsid w:val="00185B5C"/>
    <w:rsid w:val="00185C56"/>
    <w:rsid w:val="001864DF"/>
    <w:rsid w:val="00186CE0"/>
    <w:rsid w:val="00186D75"/>
    <w:rsid w:val="001871FC"/>
    <w:rsid w:val="0018748A"/>
    <w:rsid w:val="00191049"/>
    <w:rsid w:val="00192EF7"/>
    <w:rsid w:val="00193D9F"/>
    <w:rsid w:val="00193E7B"/>
    <w:rsid w:val="0019579D"/>
    <w:rsid w:val="00195D16"/>
    <w:rsid w:val="001967E4"/>
    <w:rsid w:val="001968D7"/>
    <w:rsid w:val="00196FC2"/>
    <w:rsid w:val="001A3A09"/>
    <w:rsid w:val="001A52C7"/>
    <w:rsid w:val="001A5829"/>
    <w:rsid w:val="001A6208"/>
    <w:rsid w:val="001A626A"/>
    <w:rsid w:val="001A77B7"/>
    <w:rsid w:val="001A7AEA"/>
    <w:rsid w:val="001B1B89"/>
    <w:rsid w:val="001B2E08"/>
    <w:rsid w:val="001B3DB4"/>
    <w:rsid w:val="001B4380"/>
    <w:rsid w:val="001B69FE"/>
    <w:rsid w:val="001B7F1A"/>
    <w:rsid w:val="001C0BF1"/>
    <w:rsid w:val="001C0D1D"/>
    <w:rsid w:val="001C159B"/>
    <w:rsid w:val="001C19B6"/>
    <w:rsid w:val="001C1DE1"/>
    <w:rsid w:val="001C2181"/>
    <w:rsid w:val="001C29B2"/>
    <w:rsid w:val="001C3ADA"/>
    <w:rsid w:val="001C3CF9"/>
    <w:rsid w:val="001C438C"/>
    <w:rsid w:val="001C541E"/>
    <w:rsid w:val="001C5BB2"/>
    <w:rsid w:val="001C5F5F"/>
    <w:rsid w:val="001C7063"/>
    <w:rsid w:val="001C7C34"/>
    <w:rsid w:val="001D1020"/>
    <w:rsid w:val="001D1621"/>
    <w:rsid w:val="001D2667"/>
    <w:rsid w:val="001D4B92"/>
    <w:rsid w:val="001D5627"/>
    <w:rsid w:val="001D6710"/>
    <w:rsid w:val="001D6DDC"/>
    <w:rsid w:val="001E02E7"/>
    <w:rsid w:val="001E1664"/>
    <w:rsid w:val="001E33AD"/>
    <w:rsid w:val="001E350F"/>
    <w:rsid w:val="001E3B3C"/>
    <w:rsid w:val="001E4006"/>
    <w:rsid w:val="001E4271"/>
    <w:rsid w:val="001E42ED"/>
    <w:rsid w:val="001E5AA6"/>
    <w:rsid w:val="001E5AEA"/>
    <w:rsid w:val="001E6790"/>
    <w:rsid w:val="001E6A05"/>
    <w:rsid w:val="001E6B5C"/>
    <w:rsid w:val="001F0544"/>
    <w:rsid w:val="001F09E1"/>
    <w:rsid w:val="001F1EC3"/>
    <w:rsid w:val="001F2307"/>
    <w:rsid w:val="001F3009"/>
    <w:rsid w:val="001F3E4D"/>
    <w:rsid w:val="001F4C56"/>
    <w:rsid w:val="001F4FB7"/>
    <w:rsid w:val="001F5163"/>
    <w:rsid w:val="001F51D0"/>
    <w:rsid w:val="00202998"/>
    <w:rsid w:val="00203796"/>
    <w:rsid w:val="002042BE"/>
    <w:rsid w:val="0020556C"/>
    <w:rsid w:val="0020563C"/>
    <w:rsid w:val="00205B22"/>
    <w:rsid w:val="00205C72"/>
    <w:rsid w:val="0020608D"/>
    <w:rsid w:val="002067B5"/>
    <w:rsid w:val="002109E7"/>
    <w:rsid w:val="00211207"/>
    <w:rsid w:val="0021196E"/>
    <w:rsid w:val="00211D95"/>
    <w:rsid w:val="00212559"/>
    <w:rsid w:val="0021258D"/>
    <w:rsid w:val="002129DA"/>
    <w:rsid w:val="00213020"/>
    <w:rsid w:val="00213EC3"/>
    <w:rsid w:val="002148CC"/>
    <w:rsid w:val="002175D9"/>
    <w:rsid w:val="00220444"/>
    <w:rsid w:val="00220CD0"/>
    <w:rsid w:val="00221A91"/>
    <w:rsid w:val="00222974"/>
    <w:rsid w:val="00222D8A"/>
    <w:rsid w:val="00223C0F"/>
    <w:rsid w:val="00223D89"/>
    <w:rsid w:val="00223E89"/>
    <w:rsid w:val="00223F1D"/>
    <w:rsid w:val="0022465F"/>
    <w:rsid w:val="00225243"/>
    <w:rsid w:val="00225325"/>
    <w:rsid w:val="002260AD"/>
    <w:rsid w:val="00226BAE"/>
    <w:rsid w:val="00226FA5"/>
    <w:rsid w:val="002271F0"/>
    <w:rsid w:val="00230F35"/>
    <w:rsid w:val="00230FCE"/>
    <w:rsid w:val="002310BB"/>
    <w:rsid w:val="00232BFE"/>
    <w:rsid w:val="00232EA3"/>
    <w:rsid w:val="00233113"/>
    <w:rsid w:val="00233BF3"/>
    <w:rsid w:val="00235277"/>
    <w:rsid w:val="00235341"/>
    <w:rsid w:val="00235CEF"/>
    <w:rsid w:val="00237469"/>
    <w:rsid w:val="002400A1"/>
    <w:rsid w:val="00240496"/>
    <w:rsid w:val="00241069"/>
    <w:rsid w:val="002410D2"/>
    <w:rsid w:val="002419AB"/>
    <w:rsid w:val="00242CAE"/>
    <w:rsid w:val="002446BC"/>
    <w:rsid w:val="00244945"/>
    <w:rsid w:val="00244BE8"/>
    <w:rsid w:val="002466C4"/>
    <w:rsid w:val="00246AC3"/>
    <w:rsid w:val="0024701A"/>
    <w:rsid w:val="00251336"/>
    <w:rsid w:val="00252074"/>
    <w:rsid w:val="002531C3"/>
    <w:rsid w:val="00254824"/>
    <w:rsid w:val="00255140"/>
    <w:rsid w:val="00255E2C"/>
    <w:rsid w:val="00256AD3"/>
    <w:rsid w:val="002577C8"/>
    <w:rsid w:val="002577FB"/>
    <w:rsid w:val="0025797C"/>
    <w:rsid w:val="00260E35"/>
    <w:rsid w:val="00261B53"/>
    <w:rsid w:val="00263B90"/>
    <w:rsid w:val="002646EC"/>
    <w:rsid w:val="00264E57"/>
    <w:rsid w:val="002652B1"/>
    <w:rsid w:val="00267C61"/>
    <w:rsid w:val="002709FF"/>
    <w:rsid w:val="00271922"/>
    <w:rsid w:val="00273B74"/>
    <w:rsid w:val="00273C40"/>
    <w:rsid w:val="00273E4A"/>
    <w:rsid w:val="00274CA1"/>
    <w:rsid w:val="00274D33"/>
    <w:rsid w:val="0027619F"/>
    <w:rsid w:val="002768EB"/>
    <w:rsid w:val="00276C87"/>
    <w:rsid w:val="00277F4D"/>
    <w:rsid w:val="00281303"/>
    <w:rsid w:val="00281885"/>
    <w:rsid w:val="002829A9"/>
    <w:rsid w:val="00283E82"/>
    <w:rsid w:val="00284C7E"/>
    <w:rsid w:val="002857B0"/>
    <w:rsid w:val="00287E33"/>
    <w:rsid w:val="00290992"/>
    <w:rsid w:val="002922FC"/>
    <w:rsid w:val="00292500"/>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3D18"/>
    <w:rsid w:val="002B4178"/>
    <w:rsid w:val="002B6897"/>
    <w:rsid w:val="002B790E"/>
    <w:rsid w:val="002C0F0E"/>
    <w:rsid w:val="002C1927"/>
    <w:rsid w:val="002C23A5"/>
    <w:rsid w:val="002C2D09"/>
    <w:rsid w:val="002C4904"/>
    <w:rsid w:val="002C4D80"/>
    <w:rsid w:val="002C59FC"/>
    <w:rsid w:val="002C7416"/>
    <w:rsid w:val="002D024A"/>
    <w:rsid w:val="002D02AF"/>
    <w:rsid w:val="002D1103"/>
    <w:rsid w:val="002D1B73"/>
    <w:rsid w:val="002D1D70"/>
    <w:rsid w:val="002D3299"/>
    <w:rsid w:val="002D4392"/>
    <w:rsid w:val="002D4F72"/>
    <w:rsid w:val="002D56F9"/>
    <w:rsid w:val="002D5897"/>
    <w:rsid w:val="002D6906"/>
    <w:rsid w:val="002D7AE2"/>
    <w:rsid w:val="002D7C57"/>
    <w:rsid w:val="002E04A5"/>
    <w:rsid w:val="002E0956"/>
    <w:rsid w:val="002E194E"/>
    <w:rsid w:val="002E1A8E"/>
    <w:rsid w:val="002E1F90"/>
    <w:rsid w:val="002E2240"/>
    <w:rsid w:val="002E2F4A"/>
    <w:rsid w:val="002E4456"/>
    <w:rsid w:val="002E4D66"/>
    <w:rsid w:val="002E58C4"/>
    <w:rsid w:val="002E5C42"/>
    <w:rsid w:val="002E6999"/>
    <w:rsid w:val="002E7CAD"/>
    <w:rsid w:val="002E7F8E"/>
    <w:rsid w:val="002F0002"/>
    <w:rsid w:val="002F2BC0"/>
    <w:rsid w:val="002F3596"/>
    <w:rsid w:val="002F3DC6"/>
    <w:rsid w:val="002F528F"/>
    <w:rsid w:val="002F5639"/>
    <w:rsid w:val="002F5A60"/>
    <w:rsid w:val="00300764"/>
    <w:rsid w:val="00301357"/>
    <w:rsid w:val="00303A6A"/>
    <w:rsid w:val="00303EB9"/>
    <w:rsid w:val="00303F84"/>
    <w:rsid w:val="00304307"/>
    <w:rsid w:val="00304C43"/>
    <w:rsid w:val="00304D2C"/>
    <w:rsid w:val="00306903"/>
    <w:rsid w:val="0030791D"/>
    <w:rsid w:val="0031257A"/>
    <w:rsid w:val="0031292A"/>
    <w:rsid w:val="003159C4"/>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4EB7"/>
    <w:rsid w:val="00336393"/>
    <w:rsid w:val="00336D0E"/>
    <w:rsid w:val="00336E13"/>
    <w:rsid w:val="003378EA"/>
    <w:rsid w:val="003378F4"/>
    <w:rsid w:val="00337A8C"/>
    <w:rsid w:val="003402E3"/>
    <w:rsid w:val="003407A3"/>
    <w:rsid w:val="003407D8"/>
    <w:rsid w:val="00340A93"/>
    <w:rsid w:val="003431C8"/>
    <w:rsid w:val="003446BE"/>
    <w:rsid w:val="00344FC0"/>
    <w:rsid w:val="003456CA"/>
    <w:rsid w:val="0034668B"/>
    <w:rsid w:val="0034669A"/>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325"/>
    <w:rsid w:val="00367D1A"/>
    <w:rsid w:val="00370478"/>
    <w:rsid w:val="00371200"/>
    <w:rsid w:val="00372842"/>
    <w:rsid w:val="00373814"/>
    <w:rsid w:val="00373C3F"/>
    <w:rsid w:val="003752B8"/>
    <w:rsid w:val="0037587A"/>
    <w:rsid w:val="00375B39"/>
    <w:rsid w:val="00380359"/>
    <w:rsid w:val="0038036B"/>
    <w:rsid w:val="003808EC"/>
    <w:rsid w:val="00381CC6"/>
    <w:rsid w:val="00381D38"/>
    <w:rsid w:val="00382052"/>
    <w:rsid w:val="00382168"/>
    <w:rsid w:val="0038294E"/>
    <w:rsid w:val="00382DDF"/>
    <w:rsid w:val="00382F95"/>
    <w:rsid w:val="00383269"/>
    <w:rsid w:val="003841BC"/>
    <w:rsid w:val="00385F8F"/>
    <w:rsid w:val="00386017"/>
    <w:rsid w:val="00387655"/>
    <w:rsid w:val="00390023"/>
    <w:rsid w:val="0039062D"/>
    <w:rsid w:val="003927F7"/>
    <w:rsid w:val="00394014"/>
    <w:rsid w:val="003941A0"/>
    <w:rsid w:val="0039511C"/>
    <w:rsid w:val="00395643"/>
    <w:rsid w:val="00395787"/>
    <w:rsid w:val="00396C22"/>
    <w:rsid w:val="00396D79"/>
    <w:rsid w:val="00396E3A"/>
    <w:rsid w:val="003974FB"/>
    <w:rsid w:val="003A1768"/>
    <w:rsid w:val="003A1B6E"/>
    <w:rsid w:val="003A298E"/>
    <w:rsid w:val="003A4501"/>
    <w:rsid w:val="003A4589"/>
    <w:rsid w:val="003A6A09"/>
    <w:rsid w:val="003A6B53"/>
    <w:rsid w:val="003A705B"/>
    <w:rsid w:val="003A70F8"/>
    <w:rsid w:val="003A7DB2"/>
    <w:rsid w:val="003A7DEB"/>
    <w:rsid w:val="003A7E2D"/>
    <w:rsid w:val="003B083A"/>
    <w:rsid w:val="003B11E1"/>
    <w:rsid w:val="003B299A"/>
    <w:rsid w:val="003B3F2F"/>
    <w:rsid w:val="003B4B10"/>
    <w:rsid w:val="003B4E86"/>
    <w:rsid w:val="003B57B4"/>
    <w:rsid w:val="003B5F15"/>
    <w:rsid w:val="003B6A92"/>
    <w:rsid w:val="003B7912"/>
    <w:rsid w:val="003C03F2"/>
    <w:rsid w:val="003C052B"/>
    <w:rsid w:val="003C0FF4"/>
    <w:rsid w:val="003C1BD8"/>
    <w:rsid w:val="003C1C18"/>
    <w:rsid w:val="003C3E8D"/>
    <w:rsid w:val="003C40C5"/>
    <w:rsid w:val="003C44A1"/>
    <w:rsid w:val="003C521A"/>
    <w:rsid w:val="003C6817"/>
    <w:rsid w:val="003C6949"/>
    <w:rsid w:val="003C7AE1"/>
    <w:rsid w:val="003D042A"/>
    <w:rsid w:val="003D0DEB"/>
    <w:rsid w:val="003D16C9"/>
    <w:rsid w:val="003D1799"/>
    <w:rsid w:val="003D4062"/>
    <w:rsid w:val="003D48FA"/>
    <w:rsid w:val="003D50AE"/>
    <w:rsid w:val="003D6266"/>
    <w:rsid w:val="003D7E13"/>
    <w:rsid w:val="003E0183"/>
    <w:rsid w:val="003E0849"/>
    <w:rsid w:val="003E0E57"/>
    <w:rsid w:val="003E14EB"/>
    <w:rsid w:val="003E21AA"/>
    <w:rsid w:val="003E2CDB"/>
    <w:rsid w:val="003E2FC4"/>
    <w:rsid w:val="003E3C72"/>
    <w:rsid w:val="003E5607"/>
    <w:rsid w:val="003E5C24"/>
    <w:rsid w:val="003E60F7"/>
    <w:rsid w:val="003E68DB"/>
    <w:rsid w:val="003E7397"/>
    <w:rsid w:val="003E748B"/>
    <w:rsid w:val="003F0F59"/>
    <w:rsid w:val="003F13DC"/>
    <w:rsid w:val="003F1704"/>
    <w:rsid w:val="003F302C"/>
    <w:rsid w:val="003F4879"/>
    <w:rsid w:val="003F7042"/>
    <w:rsid w:val="003F710B"/>
    <w:rsid w:val="003F73AA"/>
    <w:rsid w:val="00402824"/>
    <w:rsid w:val="00402B38"/>
    <w:rsid w:val="00403161"/>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9BC"/>
    <w:rsid w:val="00413F88"/>
    <w:rsid w:val="00414ED3"/>
    <w:rsid w:val="00415C77"/>
    <w:rsid w:val="00415EF1"/>
    <w:rsid w:val="00420BA8"/>
    <w:rsid w:val="004221FD"/>
    <w:rsid w:val="00422364"/>
    <w:rsid w:val="00422D93"/>
    <w:rsid w:val="004230A3"/>
    <w:rsid w:val="004241C3"/>
    <w:rsid w:val="0042588B"/>
    <w:rsid w:val="00427295"/>
    <w:rsid w:val="00431912"/>
    <w:rsid w:val="00431AD7"/>
    <w:rsid w:val="00431CE6"/>
    <w:rsid w:val="00431F9E"/>
    <w:rsid w:val="004327C2"/>
    <w:rsid w:val="00437588"/>
    <w:rsid w:val="00437887"/>
    <w:rsid w:val="00437C22"/>
    <w:rsid w:val="004405D9"/>
    <w:rsid w:val="004405FC"/>
    <w:rsid w:val="0044087F"/>
    <w:rsid w:val="0044219B"/>
    <w:rsid w:val="00442395"/>
    <w:rsid w:val="00442CFB"/>
    <w:rsid w:val="004438B9"/>
    <w:rsid w:val="00443C74"/>
    <w:rsid w:val="00443F71"/>
    <w:rsid w:val="0044671C"/>
    <w:rsid w:val="00446CD0"/>
    <w:rsid w:val="0045053D"/>
    <w:rsid w:val="00450693"/>
    <w:rsid w:val="00452D18"/>
    <w:rsid w:val="00453AB5"/>
    <w:rsid w:val="00453D7C"/>
    <w:rsid w:val="00454911"/>
    <w:rsid w:val="00454EDF"/>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4E1"/>
    <w:rsid w:val="004847BB"/>
    <w:rsid w:val="00485B5D"/>
    <w:rsid w:val="00486AC6"/>
    <w:rsid w:val="00487D86"/>
    <w:rsid w:val="00490F90"/>
    <w:rsid w:val="004911A7"/>
    <w:rsid w:val="004912D6"/>
    <w:rsid w:val="004912E4"/>
    <w:rsid w:val="004913BD"/>
    <w:rsid w:val="004915D3"/>
    <w:rsid w:val="00491C1D"/>
    <w:rsid w:val="00492DD8"/>
    <w:rsid w:val="0049319E"/>
    <w:rsid w:val="0049332B"/>
    <w:rsid w:val="00494559"/>
    <w:rsid w:val="00494CED"/>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038C"/>
    <w:rsid w:val="004B11C6"/>
    <w:rsid w:val="004B2600"/>
    <w:rsid w:val="004B29B2"/>
    <w:rsid w:val="004B3C61"/>
    <w:rsid w:val="004B4FE5"/>
    <w:rsid w:val="004B504C"/>
    <w:rsid w:val="004B569E"/>
    <w:rsid w:val="004B5D1F"/>
    <w:rsid w:val="004B69B6"/>
    <w:rsid w:val="004B6A6E"/>
    <w:rsid w:val="004B70C9"/>
    <w:rsid w:val="004B714C"/>
    <w:rsid w:val="004B7154"/>
    <w:rsid w:val="004B743B"/>
    <w:rsid w:val="004C0372"/>
    <w:rsid w:val="004C126B"/>
    <w:rsid w:val="004C1731"/>
    <w:rsid w:val="004C31D2"/>
    <w:rsid w:val="004C4CD8"/>
    <w:rsid w:val="004C504A"/>
    <w:rsid w:val="004C5359"/>
    <w:rsid w:val="004C5784"/>
    <w:rsid w:val="004C6033"/>
    <w:rsid w:val="004C61B5"/>
    <w:rsid w:val="004C67AC"/>
    <w:rsid w:val="004D033A"/>
    <w:rsid w:val="004D0A65"/>
    <w:rsid w:val="004D1F48"/>
    <w:rsid w:val="004D2246"/>
    <w:rsid w:val="004D22BF"/>
    <w:rsid w:val="004D23E0"/>
    <w:rsid w:val="004D2CDE"/>
    <w:rsid w:val="004D3221"/>
    <w:rsid w:val="004D32DF"/>
    <w:rsid w:val="004D5C39"/>
    <w:rsid w:val="004D6FA4"/>
    <w:rsid w:val="004E1D3D"/>
    <w:rsid w:val="004E2D7E"/>
    <w:rsid w:val="004E4932"/>
    <w:rsid w:val="004E4BA7"/>
    <w:rsid w:val="004E532F"/>
    <w:rsid w:val="004E57E1"/>
    <w:rsid w:val="004E6CAE"/>
    <w:rsid w:val="004E725F"/>
    <w:rsid w:val="004E78F4"/>
    <w:rsid w:val="004F2FCB"/>
    <w:rsid w:val="004F40BB"/>
    <w:rsid w:val="004F4393"/>
    <w:rsid w:val="004F4784"/>
    <w:rsid w:val="004F5995"/>
    <w:rsid w:val="004F74B0"/>
    <w:rsid w:val="004F7643"/>
    <w:rsid w:val="004F7AC5"/>
    <w:rsid w:val="00501424"/>
    <w:rsid w:val="0050224C"/>
    <w:rsid w:val="00502459"/>
    <w:rsid w:val="005042AB"/>
    <w:rsid w:val="0050496A"/>
    <w:rsid w:val="00504B83"/>
    <w:rsid w:val="00504DB9"/>
    <w:rsid w:val="00505061"/>
    <w:rsid w:val="0050510C"/>
    <w:rsid w:val="005055F7"/>
    <w:rsid w:val="005063A1"/>
    <w:rsid w:val="00506EBA"/>
    <w:rsid w:val="005078F3"/>
    <w:rsid w:val="00510DC2"/>
    <w:rsid w:val="005120BC"/>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3083"/>
    <w:rsid w:val="005242E4"/>
    <w:rsid w:val="0052605E"/>
    <w:rsid w:val="00526070"/>
    <w:rsid w:val="005272DC"/>
    <w:rsid w:val="0052750E"/>
    <w:rsid w:val="00527A8F"/>
    <w:rsid w:val="00527C43"/>
    <w:rsid w:val="0053067E"/>
    <w:rsid w:val="00532528"/>
    <w:rsid w:val="0053279A"/>
    <w:rsid w:val="00532E84"/>
    <w:rsid w:val="005345BC"/>
    <w:rsid w:val="0053477F"/>
    <w:rsid w:val="0053570C"/>
    <w:rsid w:val="005372C5"/>
    <w:rsid w:val="0053791E"/>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17F8"/>
    <w:rsid w:val="00562572"/>
    <w:rsid w:val="00562F55"/>
    <w:rsid w:val="00564200"/>
    <w:rsid w:val="0056461C"/>
    <w:rsid w:val="005650FB"/>
    <w:rsid w:val="0056592E"/>
    <w:rsid w:val="00565A34"/>
    <w:rsid w:val="00566096"/>
    <w:rsid w:val="00566E3D"/>
    <w:rsid w:val="0056708D"/>
    <w:rsid w:val="00567396"/>
    <w:rsid w:val="00572394"/>
    <w:rsid w:val="00572FFD"/>
    <w:rsid w:val="005730F6"/>
    <w:rsid w:val="00574410"/>
    <w:rsid w:val="005758FC"/>
    <w:rsid w:val="00577517"/>
    <w:rsid w:val="00577B7D"/>
    <w:rsid w:val="00580270"/>
    <w:rsid w:val="00582315"/>
    <w:rsid w:val="00583128"/>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09C3"/>
    <w:rsid w:val="005B11CD"/>
    <w:rsid w:val="005B259F"/>
    <w:rsid w:val="005B2A79"/>
    <w:rsid w:val="005B397D"/>
    <w:rsid w:val="005B41D5"/>
    <w:rsid w:val="005B4869"/>
    <w:rsid w:val="005B5095"/>
    <w:rsid w:val="005B6453"/>
    <w:rsid w:val="005B7A7E"/>
    <w:rsid w:val="005B7A81"/>
    <w:rsid w:val="005C01E6"/>
    <w:rsid w:val="005C126B"/>
    <w:rsid w:val="005C1643"/>
    <w:rsid w:val="005C173C"/>
    <w:rsid w:val="005C19CD"/>
    <w:rsid w:val="005C1B4B"/>
    <w:rsid w:val="005C1F82"/>
    <w:rsid w:val="005C1FA8"/>
    <w:rsid w:val="005C25BF"/>
    <w:rsid w:val="005C2988"/>
    <w:rsid w:val="005C31F5"/>
    <w:rsid w:val="005C456D"/>
    <w:rsid w:val="005C557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013"/>
    <w:rsid w:val="005F2885"/>
    <w:rsid w:val="005F2F7D"/>
    <w:rsid w:val="005F3AFB"/>
    <w:rsid w:val="005F4544"/>
    <w:rsid w:val="005F5AE7"/>
    <w:rsid w:val="005F5C7F"/>
    <w:rsid w:val="005F6ADE"/>
    <w:rsid w:val="005F7586"/>
    <w:rsid w:val="005F7948"/>
    <w:rsid w:val="005F7C0F"/>
    <w:rsid w:val="006001D4"/>
    <w:rsid w:val="00601EE7"/>
    <w:rsid w:val="00601FA2"/>
    <w:rsid w:val="00602CE6"/>
    <w:rsid w:val="00602EA5"/>
    <w:rsid w:val="00603309"/>
    <w:rsid w:val="00604193"/>
    <w:rsid w:val="006044DD"/>
    <w:rsid w:val="00606E17"/>
    <w:rsid w:val="00607D39"/>
    <w:rsid w:val="00613007"/>
    <w:rsid w:val="00613019"/>
    <w:rsid w:val="0061328B"/>
    <w:rsid w:val="00613471"/>
    <w:rsid w:val="0061390A"/>
    <w:rsid w:val="00614839"/>
    <w:rsid w:val="00615132"/>
    <w:rsid w:val="006152FB"/>
    <w:rsid w:val="0061681C"/>
    <w:rsid w:val="006168A7"/>
    <w:rsid w:val="00617A59"/>
    <w:rsid w:val="00617F5B"/>
    <w:rsid w:val="00620860"/>
    <w:rsid w:val="00620866"/>
    <w:rsid w:val="0062193C"/>
    <w:rsid w:val="00621CD6"/>
    <w:rsid w:val="0062297B"/>
    <w:rsid w:val="006231C8"/>
    <w:rsid w:val="00623910"/>
    <w:rsid w:val="00623F35"/>
    <w:rsid w:val="00624341"/>
    <w:rsid w:val="006243A7"/>
    <w:rsid w:val="0062441F"/>
    <w:rsid w:val="00624973"/>
    <w:rsid w:val="00625153"/>
    <w:rsid w:val="006251EF"/>
    <w:rsid w:val="00625E2F"/>
    <w:rsid w:val="00627AF3"/>
    <w:rsid w:val="00631E93"/>
    <w:rsid w:val="006321D6"/>
    <w:rsid w:val="00632950"/>
    <w:rsid w:val="00632E12"/>
    <w:rsid w:val="006330F7"/>
    <w:rsid w:val="0063330E"/>
    <w:rsid w:val="006338C6"/>
    <w:rsid w:val="00634580"/>
    <w:rsid w:val="00634EA9"/>
    <w:rsid w:val="00635456"/>
    <w:rsid w:val="006355F7"/>
    <w:rsid w:val="00635737"/>
    <w:rsid w:val="00635E9F"/>
    <w:rsid w:val="006361D6"/>
    <w:rsid w:val="00636711"/>
    <w:rsid w:val="006375E6"/>
    <w:rsid w:val="00637D7D"/>
    <w:rsid w:val="0064309E"/>
    <w:rsid w:val="0064312C"/>
    <w:rsid w:val="006433A8"/>
    <w:rsid w:val="00644021"/>
    <w:rsid w:val="00644649"/>
    <w:rsid w:val="00645073"/>
    <w:rsid w:val="0064542D"/>
    <w:rsid w:val="00645595"/>
    <w:rsid w:val="006457D9"/>
    <w:rsid w:val="00646398"/>
    <w:rsid w:val="006476AE"/>
    <w:rsid w:val="006511EC"/>
    <w:rsid w:val="006513B1"/>
    <w:rsid w:val="006520CB"/>
    <w:rsid w:val="00652513"/>
    <w:rsid w:val="00652A7C"/>
    <w:rsid w:val="00653F11"/>
    <w:rsid w:val="006543A0"/>
    <w:rsid w:val="0065456F"/>
    <w:rsid w:val="0065528B"/>
    <w:rsid w:val="006557ED"/>
    <w:rsid w:val="00655A2F"/>
    <w:rsid w:val="00656DC8"/>
    <w:rsid w:val="00661564"/>
    <w:rsid w:val="00661E84"/>
    <w:rsid w:val="00664453"/>
    <w:rsid w:val="00664E01"/>
    <w:rsid w:val="0066507F"/>
    <w:rsid w:val="006666C0"/>
    <w:rsid w:val="00666725"/>
    <w:rsid w:val="006674D7"/>
    <w:rsid w:val="00667A78"/>
    <w:rsid w:val="00670631"/>
    <w:rsid w:val="006710A2"/>
    <w:rsid w:val="00671B5E"/>
    <w:rsid w:val="0067239A"/>
    <w:rsid w:val="00673848"/>
    <w:rsid w:val="00673BB6"/>
    <w:rsid w:val="006753F3"/>
    <w:rsid w:val="00675AF1"/>
    <w:rsid w:val="006763CE"/>
    <w:rsid w:val="00676608"/>
    <w:rsid w:val="00676C93"/>
    <w:rsid w:val="006800D0"/>
    <w:rsid w:val="006802EC"/>
    <w:rsid w:val="00681C18"/>
    <w:rsid w:val="006821C0"/>
    <w:rsid w:val="006829D6"/>
    <w:rsid w:val="00682BF8"/>
    <w:rsid w:val="00682E3D"/>
    <w:rsid w:val="00683CAF"/>
    <w:rsid w:val="00684BC3"/>
    <w:rsid w:val="00684C02"/>
    <w:rsid w:val="00685699"/>
    <w:rsid w:val="006857B5"/>
    <w:rsid w:val="00687992"/>
    <w:rsid w:val="00690A60"/>
    <w:rsid w:val="00690D21"/>
    <w:rsid w:val="006914ED"/>
    <w:rsid w:val="00693032"/>
    <w:rsid w:val="006935B0"/>
    <w:rsid w:val="00693F8E"/>
    <w:rsid w:val="00695FE8"/>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8E"/>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0FC"/>
    <w:rsid w:val="006D13B9"/>
    <w:rsid w:val="006D1945"/>
    <w:rsid w:val="006D1EC5"/>
    <w:rsid w:val="006D2D3F"/>
    <w:rsid w:val="006D300F"/>
    <w:rsid w:val="006D3258"/>
    <w:rsid w:val="006D3795"/>
    <w:rsid w:val="006D39C4"/>
    <w:rsid w:val="006D584B"/>
    <w:rsid w:val="006D62DB"/>
    <w:rsid w:val="006D653D"/>
    <w:rsid w:val="006D720D"/>
    <w:rsid w:val="006D7A58"/>
    <w:rsid w:val="006E0090"/>
    <w:rsid w:val="006E3642"/>
    <w:rsid w:val="006E37BD"/>
    <w:rsid w:val="006E3FDD"/>
    <w:rsid w:val="006E4134"/>
    <w:rsid w:val="006E42B0"/>
    <w:rsid w:val="006E48EB"/>
    <w:rsid w:val="006E5D7D"/>
    <w:rsid w:val="006E6648"/>
    <w:rsid w:val="006E6FAF"/>
    <w:rsid w:val="006E7FC7"/>
    <w:rsid w:val="006F0B11"/>
    <w:rsid w:val="006F219C"/>
    <w:rsid w:val="006F23B1"/>
    <w:rsid w:val="006F2814"/>
    <w:rsid w:val="006F37BC"/>
    <w:rsid w:val="006F3847"/>
    <w:rsid w:val="006F6390"/>
    <w:rsid w:val="006F7642"/>
    <w:rsid w:val="006F77B7"/>
    <w:rsid w:val="00701837"/>
    <w:rsid w:val="00701AB0"/>
    <w:rsid w:val="00701C66"/>
    <w:rsid w:val="00701DCC"/>
    <w:rsid w:val="00701E4F"/>
    <w:rsid w:val="0070308F"/>
    <w:rsid w:val="00703F71"/>
    <w:rsid w:val="007051DF"/>
    <w:rsid w:val="007057A3"/>
    <w:rsid w:val="007058B2"/>
    <w:rsid w:val="00705E9A"/>
    <w:rsid w:val="007069AA"/>
    <w:rsid w:val="00706AF9"/>
    <w:rsid w:val="00707339"/>
    <w:rsid w:val="00707805"/>
    <w:rsid w:val="0071126A"/>
    <w:rsid w:val="00711505"/>
    <w:rsid w:val="0071157D"/>
    <w:rsid w:val="00711955"/>
    <w:rsid w:val="00712F84"/>
    <w:rsid w:val="00713217"/>
    <w:rsid w:val="00713872"/>
    <w:rsid w:val="00714897"/>
    <w:rsid w:val="00714BD1"/>
    <w:rsid w:val="0071674B"/>
    <w:rsid w:val="007176C7"/>
    <w:rsid w:val="00720084"/>
    <w:rsid w:val="00720333"/>
    <w:rsid w:val="00720F86"/>
    <w:rsid w:val="00723D91"/>
    <w:rsid w:val="007240C0"/>
    <w:rsid w:val="0072435F"/>
    <w:rsid w:val="007275AA"/>
    <w:rsid w:val="00730291"/>
    <w:rsid w:val="00731335"/>
    <w:rsid w:val="00732357"/>
    <w:rsid w:val="00732462"/>
    <w:rsid w:val="0073475A"/>
    <w:rsid w:val="00734F3E"/>
    <w:rsid w:val="0073519F"/>
    <w:rsid w:val="00736210"/>
    <w:rsid w:val="00736DBC"/>
    <w:rsid w:val="0073759A"/>
    <w:rsid w:val="00740716"/>
    <w:rsid w:val="00741172"/>
    <w:rsid w:val="007414ED"/>
    <w:rsid w:val="00741FAB"/>
    <w:rsid w:val="00742889"/>
    <w:rsid w:val="00742A47"/>
    <w:rsid w:val="00744357"/>
    <w:rsid w:val="00744481"/>
    <w:rsid w:val="0074477E"/>
    <w:rsid w:val="00744AA7"/>
    <w:rsid w:val="00746E5B"/>
    <w:rsid w:val="00747AB0"/>
    <w:rsid w:val="00750403"/>
    <w:rsid w:val="00750849"/>
    <w:rsid w:val="00750C54"/>
    <w:rsid w:val="00752A44"/>
    <w:rsid w:val="00752BF0"/>
    <w:rsid w:val="00755B7E"/>
    <w:rsid w:val="00756A49"/>
    <w:rsid w:val="00756DEA"/>
    <w:rsid w:val="0075752E"/>
    <w:rsid w:val="00757E1E"/>
    <w:rsid w:val="00760047"/>
    <w:rsid w:val="0076085B"/>
    <w:rsid w:val="00760A5E"/>
    <w:rsid w:val="00760BA8"/>
    <w:rsid w:val="00761C5D"/>
    <w:rsid w:val="00761D6D"/>
    <w:rsid w:val="00761DE8"/>
    <w:rsid w:val="007629FC"/>
    <w:rsid w:val="00762F36"/>
    <w:rsid w:val="00764120"/>
    <w:rsid w:val="00765027"/>
    <w:rsid w:val="00765FDB"/>
    <w:rsid w:val="007662D1"/>
    <w:rsid w:val="00766853"/>
    <w:rsid w:val="00766B81"/>
    <w:rsid w:val="00767180"/>
    <w:rsid w:val="007704B7"/>
    <w:rsid w:val="00770FA8"/>
    <w:rsid w:val="00771298"/>
    <w:rsid w:val="007725C8"/>
    <w:rsid w:val="00772FFE"/>
    <w:rsid w:val="00773FDB"/>
    <w:rsid w:val="007747EA"/>
    <w:rsid w:val="00775E90"/>
    <w:rsid w:val="00777712"/>
    <w:rsid w:val="0078015D"/>
    <w:rsid w:val="00780380"/>
    <w:rsid w:val="00780886"/>
    <w:rsid w:val="00780C4E"/>
    <w:rsid w:val="00783BDE"/>
    <w:rsid w:val="00784A9A"/>
    <w:rsid w:val="007850B8"/>
    <w:rsid w:val="00785227"/>
    <w:rsid w:val="00786656"/>
    <w:rsid w:val="00786B00"/>
    <w:rsid w:val="007876A5"/>
    <w:rsid w:val="00787F5B"/>
    <w:rsid w:val="00787F88"/>
    <w:rsid w:val="007919E6"/>
    <w:rsid w:val="00791B76"/>
    <w:rsid w:val="007926C3"/>
    <w:rsid w:val="00795A06"/>
    <w:rsid w:val="007977E3"/>
    <w:rsid w:val="007A0ACD"/>
    <w:rsid w:val="007A1E61"/>
    <w:rsid w:val="007A3EB9"/>
    <w:rsid w:val="007A453E"/>
    <w:rsid w:val="007A4588"/>
    <w:rsid w:val="007A49F6"/>
    <w:rsid w:val="007A5973"/>
    <w:rsid w:val="007A5979"/>
    <w:rsid w:val="007A59C8"/>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2C88"/>
    <w:rsid w:val="007D48E0"/>
    <w:rsid w:val="007D4D84"/>
    <w:rsid w:val="007D5927"/>
    <w:rsid w:val="007D735F"/>
    <w:rsid w:val="007D75BC"/>
    <w:rsid w:val="007E03F9"/>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0136"/>
    <w:rsid w:val="008010C2"/>
    <w:rsid w:val="008023BC"/>
    <w:rsid w:val="0080295F"/>
    <w:rsid w:val="00802D0B"/>
    <w:rsid w:val="008034B2"/>
    <w:rsid w:val="00806AFD"/>
    <w:rsid w:val="00807AB3"/>
    <w:rsid w:val="0081108D"/>
    <w:rsid w:val="0081120E"/>
    <w:rsid w:val="008112B6"/>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63A0"/>
    <w:rsid w:val="00827DFF"/>
    <w:rsid w:val="00831539"/>
    <w:rsid w:val="00831C1D"/>
    <w:rsid w:val="00832402"/>
    <w:rsid w:val="008329E1"/>
    <w:rsid w:val="0083383E"/>
    <w:rsid w:val="008350E9"/>
    <w:rsid w:val="00835142"/>
    <w:rsid w:val="008368B0"/>
    <w:rsid w:val="00840A33"/>
    <w:rsid w:val="00840AD4"/>
    <w:rsid w:val="0084175F"/>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543"/>
    <w:rsid w:val="0086190F"/>
    <w:rsid w:val="00862436"/>
    <w:rsid w:val="00863431"/>
    <w:rsid w:val="008641A8"/>
    <w:rsid w:val="00865E91"/>
    <w:rsid w:val="0086605F"/>
    <w:rsid w:val="0086628A"/>
    <w:rsid w:val="00866DEC"/>
    <w:rsid w:val="00867969"/>
    <w:rsid w:val="00867AE0"/>
    <w:rsid w:val="00867B3E"/>
    <w:rsid w:val="00870CE8"/>
    <w:rsid w:val="00870D7A"/>
    <w:rsid w:val="00873501"/>
    <w:rsid w:val="00875C3A"/>
    <w:rsid w:val="00875D78"/>
    <w:rsid w:val="00877162"/>
    <w:rsid w:val="00880205"/>
    <w:rsid w:val="0088027F"/>
    <w:rsid w:val="00880913"/>
    <w:rsid w:val="00880A3B"/>
    <w:rsid w:val="00880D52"/>
    <w:rsid w:val="0088118D"/>
    <w:rsid w:val="0088179F"/>
    <w:rsid w:val="00882E5C"/>
    <w:rsid w:val="0088343E"/>
    <w:rsid w:val="00883DB0"/>
    <w:rsid w:val="00884759"/>
    <w:rsid w:val="00884CBC"/>
    <w:rsid w:val="0088530A"/>
    <w:rsid w:val="0088586C"/>
    <w:rsid w:val="00885873"/>
    <w:rsid w:val="00886BDA"/>
    <w:rsid w:val="00887A5D"/>
    <w:rsid w:val="00890706"/>
    <w:rsid w:val="008908EE"/>
    <w:rsid w:val="00890C23"/>
    <w:rsid w:val="00890F1B"/>
    <w:rsid w:val="008910C0"/>
    <w:rsid w:val="00891674"/>
    <w:rsid w:val="008916FA"/>
    <w:rsid w:val="008927D6"/>
    <w:rsid w:val="00892E27"/>
    <w:rsid w:val="00892E9A"/>
    <w:rsid w:val="00893173"/>
    <w:rsid w:val="00893CAF"/>
    <w:rsid w:val="008941CB"/>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0F7C"/>
    <w:rsid w:val="008C1CC6"/>
    <w:rsid w:val="008C2B38"/>
    <w:rsid w:val="008C2BFA"/>
    <w:rsid w:val="008C2C3E"/>
    <w:rsid w:val="008C2D66"/>
    <w:rsid w:val="008C34C6"/>
    <w:rsid w:val="008C690C"/>
    <w:rsid w:val="008C6ECE"/>
    <w:rsid w:val="008D0BE3"/>
    <w:rsid w:val="008D1DE6"/>
    <w:rsid w:val="008D2126"/>
    <w:rsid w:val="008D2D3F"/>
    <w:rsid w:val="008D356D"/>
    <w:rsid w:val="008D550D"/>
    <w:rsid w:val="008D6605"/>
    <w:rsid w:val="008E0784"/>
    <w:rsid w:val="008E0894"/>
    <w:rsid w:val="008E192B"/>
    <w:rsid w:val="008E2A7A"/>
    <w:rsid w:val="008E3328"/>
    <w:rsid w:val="008E3C03"/>
    <w:rsid w:val="008E467A"/>
    <w:rsid w:val="008E4D09"/>
    <w:rsid w:val="008E59CF"/>
    <w:rsid w:val="008E5A94"/>
    <w:rsid w:val="008E5D11"/>
    <w:rsid w:val="008E6DE3"/>
    <w:rsid w:val="008F0011"/>
    <w:rsid w:val="008F01D5"/>
    <w:rsid w:val="008F19D4"/>
    <w:rsid w:val="008F20A1"/>
    <w:rsid w:val="008F20AD"/>
    <w:rsid w:val="008F2416"/>
    <w:rsid w:val="008F2B26"/>
    <w:rsid w:val="008F2B63"/>
    <w:rsid w:val="008F347B"/>
    <w:rsid w:val="008F586E"/>
    <w:rsid w:val="008F5FA2"/>
    <w:rsid w:val="00900C57"/>
    <w:rsid w:val="00900F5F"/>
    <w:rsid w:val="00903BE8"/>
    <w:rsid w:val="009040CB"/>
    <w:rsid w:val="00905047"/>
    <w:rsid w:val="009062D0"/>
    <w:rsid w:val="00910511"/>
    <w:rsid w:val="00910DB6"/>
    <w:rsid w:val="00910E20"/>
    <w:rsid w:val="00910E31"/>
    <w:rsid w:val="00911702"/>
    <w:rsid w:val="009123C2"/>
    <w:rsid w:val="00912541"/>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494B"/>
    <w:rsid w:val="009252E2"/>
    <w:rsid w:val="0092580A"/>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0127"/>
    <w:rsid w:val="00953EF5"/>
    <w:rsid w:val="00955E1A"/>
    <w:rsid w:val="0095602C"/>
    <w:rsid w:val="009560EC"/>
    <w:rsid w:val="00956459"/>
    <w:rsid w:val="009566F1"/>
    <w:rsid w:val="00956E5B"/>
    <w:rsid w:val="00960463"/>
    <w:rsid w:val="00961EE1"/>
    <w:rsid w:val="009621B3"/>
    <w:rsid w:val="00964CF9"/>
    <w:rsid w:val="009650CC"/>
    <w:rsid w:val="00965AE6"/>
    <w:rsid w:val="00966490"/>
    <w:rsid w:val="0096660C"/>
    <w:rsid w:val="00967BFF"/>
    <w:rsid w:val="00967F04"/>
    <w:rsid w:val="00970502"/>
    <w:rsid w:val="00970AC3"/>
    <w:rsid w:val="00970AF3"/>
    <w:rsid w:val="00970C95"/>
    <w:rsid w:val="0097127C"/>
    <w:rsid w:val="009715AB"/>
    <w:rsid w:val="00971D4F"/>
    <w:rsid w:val="00972091"/>
    <w:rsid w:val="00972606"/>
    <w:rsid w:val="0097332C"/>
    <w:rsid w:val="009736FE"/>
    <w:rsid w:val="009753FA"/>
    <w:rsid w:val="009773AA"/>
    <w:rsid w:val="009774E7"/>
    <w:rsid w:val="009815C4"/>
    <w:rsid w:val="00981794"/>
    <w:rsid w:val="009818D5"/>
    <w:rsid w:val="00981F79"/>
    <w:rsid w:val="009831C0"/>
    <w:rsid w:val="00983D98"/>
    <w:rsid w:val="00984C76"/>
    <w:rsid w:val="009858B5"/>
    <w:rsid w:val="00985BD8"/>
    <w:rsid w:val="00986BD9"/>
    <w:rsid w:val="00986F8E"/>
    <w:rsid w:val="00987DD0"/>
    <w:rsid w:val="009916BA"/>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6161"/>
    <w:rsid w:val="009B6529"/>
    <w:rsid w:val="009B7A3F"/>
    <w:rsid w:val="009B7B2F"/>
    <w:rsid w:val="009B7E71"/>
    <w:rsid w:val="009C101F"/>
    <w:rsid w:val="009C36A0"/>
    <w:rsid w:val="009C538F"/>
    <w:rsid w:val="009C5716"/>
    <w:rsid w:val="009C5BD8"/>
    <w:rsid w:val="009C5D85"/>
    <w:rsid w:val="009C5DFF"/>
    <w:rsid w:val="009C63CB"/>
    <w:rsid w:val="009C6B9A"/>
    <w:rsid w:val="009C6CBF"/>
    <w:rsid w:val="009D1098"/>
    <w:rsid w:val="009D1854"/>
    <w:rsid w:val="009D1A09"/>
    <w:rsid w:val="009D21E7"/>
    <w:rsid w:val="009D29CF"/>
    <w:rsid w:val="009D2DB2"/>
    <w:rsid w:val="009D31B7"/>
    <w:rsid w:val="009D3478"/>
    <w:rsid w:val="009D3BB5"/>
    <w:rsid w:val="009D5562"/>
    <w:rsid w:val="009D6C1E"/>
    <w:rsid w:val="009D6F5D"/>
    <w:rsid w:val="009D700C"/>
    <w:rsid w:val="009D76C5"/>
    <w:rsid w:val="009D78A3"/>
    <w:rsid w:val="009D7AD2"/>
    <w:rsid w:val="009D7BB7"/>
    <w:rsid w:val="009E04DF"/>
    <w:rsid w:val="009E0887"/>
    <w:rsid w:val="009E1662"/>
    <w:rsid w:val="009E1D2E"/>
    <w:rsid w:val="009E2424"/>
    <w:rsid w:val="009E2EB0"/>
    <w:rsid w:val="009E3247"/>
    <w:rsid w:val="009E3797"/>
    <w:rsid w:val="009E4BFA"/>
    <w:rsid w:val="009E5393"/>
    <w:rsid w:val="009E614E"/>
    <w:rsid w:val="009E64D1"/>
    <w:rsid w:val="009F19A1"/>
    <w:rsid w:val="009F22B9"/>
    <w:rsid w:val="009F22D6"/>
    <w:rsid w:val="009F2429"/>
    <w:rsid w:val="009F3205"/>
    <w:rsid w:val="009F3C3B"/>
    <w:rsid w:val="009F40DB"/>
    <w:rsid w:val="009F4648"/>
    <w:rsid w:val="009F4A6B"/>
    <w:rsid w:val="009F519D"/>
    <w:rsid w:val="009F5225"/>
    <w:rsid w:val="009F5EC8"/>
    <w:rsid w:val="009F63F7"/>
    <w:rsid w:val="009F6495"/>
    <w:rsid w:val="009F6C7A"/>
    <w:rsid w:val="009F708C"/>
    <w:rsid w:val="009F70FA"/>
    <w:rsid w:val="009F71CB"/>
    <w:rsid w:val="009F7818"/>
    <w:rsid w:val="00A0090A"/>
    <w:rsid w:val="00A009C0"/>
    <w:rsid w:val="00A00CA6"/>
    <w:rsid w:val="00A01F8B"/>
    <w:rsid w:val="00A02C76"/>
    <w:rsid w:val="00A03B70"/>
    <w:rsid w:val="00A0570E"/>
    <w:rsid w:val="00A06646"/>
    <w:rsid w:val="00A06A78"/>
    <w:rsid w:val="00A07230"/>
    <w:rsid w:val="00A07884"/>
    <w:rsid w:val="00A079A7"/>
    <w:rsid w:val="00A1030C"/>
    <w:rsid w:val="00A11416"/>
    <w:rsid w:val="00A11B61"/>
    <w:rsid w:val="00A1274E"/>
    <w:rsid w:val="00A134CA"/>
    <w:rsid w:val="00A13505"/>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302A8"/>
    <w:rsid w:val="00A31A2A"/>
    <w:rsid w:val="00A32E9F"/>
    <w:rsid w:val="00A33DC9"/>
    <w:rsid w:val="00A34342"/>
    <w:rsid w:val="00A3505B"/>
    <w:rsid w:val="00A3511B"/>
    <w:rsid w:val="00A372CE"/>
    <w:rsid w:val="00A37EB3"/>
    <w:rsid w:val="00A40BF2"/>
    <w:rsid w:val="00A41732"/>
    <w:rsid w:val="00A41C17"/>
    <w:rsid w:val="00A41F15"/>
    <w:rsid w:val="00A42AB9"/>
    <w:rsid w:val="00A42D9C"/>
    <w:rsid w:val="00A43CAF"/>
    <w:rsid w:val="00A4421A"/>
    <w:rsid w:val="00A44B2B"/>
    <w:rsid w:val="00A45C20"/>
    <w:rsid w:val="00A472DC"/>
    <w:rsid w:val="00A4749E"/>
    <w:rsid w:val="00A50A04"/>
    <w:rsid w:val="00A51AE4"/>
    <w:rsid w:val="00A52353"/>
    <w:rsid w:val="00A52F6A"/>
    <w:rsid w:val="00A53563"/>
    <w:rsid w:val="00A55828"/>
    <w:rsid w:val="00A559DF"/>
    <w:rsid w:val="00A55A08"/>
    <w:rsid w:val="00A55AED"/>
    <w:rsid w:val="00A55EB9"/>
    <w:rsid w:val="00A565BC"/>
    <w:rsid w:val="00A5696C"/>
    <w:rsid w:val="00A56CC9"/>
    <w:rsid w:val="00A57727"/>
    <w:rsid w:val="00A60C6C"/>
    <w:rsid w:val="00A60FC3"/>
    <w:rsid w:val="00A61C63"/>
    <w:rsid w:val="00A634C5"/>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0BEB"/>
    <w:rsid w:val="00A91303"/>
    <w:rsid w:val="00A92734"/>
    <w:rsid w:val="00A92B22"/>
    <w:rsid w:val="00A939F2"/>
    <w:rsid w:val="00A942AE"/>
    <w:rsid w:val="00A94464"/>
    <w:rsid w:val="00A94BB4"/>
    <w:rsid w:val="00A969B2"/>
    <w:rsid w:val="00A96D49"/>
    <w:rsid w:val="00A96E89"/>
    <w:rsid w:val="00AA17F2"/>
    <w:rsid w:val="00AA22A6"/>
    <w:rsid w:val="00AA2C1B"/>
    <w:rsid w:val="00AA34B8"/>
    <w:rsid w:val="00AA38D8"/>
    <w:rsid w:val="00AA4496"/>
    <w:rsid w:val="00AA4567"/>
    <w:rsid w:val="00AA5BCC"/>
    <w:rsid w:val="00AA78A4"/>
    <w:rsid w:val="00AA78D2"/>
    <w:rsid w:val="00AA7EA6"/>
    <w:rsid w:val="00AB158D"/>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3838"/>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43"/>
    <w:rsid w:val="00AF4C50"/>
    <w:rsid w:val="00AF513B"/>
    <w:rsid w:val="00AF5F6A"/>
    <w:rsid w:val="00AF61EE"/>
    <w:rsid w:val="00AF7D49"/>
    <w:rsid w:val="00B00A5D"/>
    <w:rsid w:val="00B00EE1"/>
    <w:rsid w:val="00B00FA9"/>
    <w:rsid w:val="00B011C3"/>
    <w:rsid w:val="00B012D1"/>
    <w:rsid w:val="00B015B7"/>
    <w:rsid w:val="00B01B7A"/>
    <w:rsid w:val="00B01BAC"/>
    <w:rsid w:val="00B02895"/>
    <w:rsid w:val="00B030DE"/>
    <w:rsid w:val="00B038E0"/>
    <w:rsid w:val="00B04C9E"/>
    <w:rsid w:val="00B0507F"/>
    <w:rsid w:val="00B05AE8"/>
    <w:rsid w:val="00B06DF4"/>
    <w:rsid w:val="00B06F12"/>
    <w:rsid w:val="00B079AB"/>
    <w:rsid w:val="00B10941"/>
    <w:rsid w:val="00B11979"/>
    <w:rsid w:val="00B119D5"/>
    <w:rsid w:val="00B11DF1"/>
    <w:rsid w:val="00B13464"/>
    <w:rsid w:val="00B13B3D"/>
    <w:rsid w:val="00B14962"/>
    <w:rsid w:val="00B1533D"/>
    <w:rsid w:val="00B168F8"/>
    <w:rsid w:val="00B17AB6"/>
    <w:rsid w:val="00B2383D"/>
    <w:rsid w:val="00B242E6"/>
    <w:rsid w:val="00B24599"/>
    <w:rsid w:val="00B24F1C"/>
    <w:rsid w:val="00B26C6A"/>
    <w:rsid w:val="00B27AA3"/>
    <w:rsid w:val="00B3004A"/>
    <w:rsid w:val="00B30460"/>
    <w:rsid w:val="00B307AA"/>
    <w:rsid w:val="00B30E31"/>
    <w:rsid w:val="00B31676"/>
    <w:rsid w:val="00B33176"/>
    <w:rsid w:val="00B33ABA"/>
    <w:rsid w:val="00B33F81"/>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A7"/>
    <w:rsid w:val="00B42DF1"/>
    <w:rsid w:val="00B42DF9"/>
    <w:rsid w:val="00B4606D"/>
    <w:rsid w:val="00B50FF9"/>
    <w:rsid w:val="00B523F8"/>
    <w:rsid w:val="00B52508"/>
    <w:rsid w:val="00B54A00"/>
    <w:rsid w:val="00B54DB0"/>
    <w:rsid w:val="00B559FA"/>
    <w:rsid w:val="00B55E8C"/>
    <w:rsid w:val="00B56823"/>
    <w:rsid w:val="00B56BF0"/>
    <w:rsid w:val="00B5709D"/>
    <w:rsid w:val="00B6065F"/>
    <w:rsid w:val="00B60846"/>
    <w:rsid w:val="00B61C75"/>
    <w:rsid w:val="00B61C7F"/>
    <w:rsid w:val="00B624C6"/>
    <w:rsid w:val="00B62809"/>
    <w:rsid w:val="00B6280B"/>
    <w:rsid w:val="00B62D59"/>
    <w:rsid w:val="00B6321A"/>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223"/>
    <w:rsid w:val="00B80553"/>
    <w:rsid w:val="00B80F19"/>
    <w:rsid w:val="00B816BA"/>
    <w:rsid w:val="00B8438D"/>
    <w:rsid w:val="00B84664"/>
    <w:rsid w:val="00B8511C"/>
    <w:rsid w:val="00B8620A"/>
    <w:rsid w:val="00B863DF"/>
    <w:rsid w:val="00B86CD0"/>
    <w:rsid w:val="00B876DD"/>
    <w:rsid w:val="00B87DB2"/>
    <w:rsid w:val="00B90CB0"/>
    <w:rsid w:val="00B913F2"/>
    <w:rsid w:val="00B916CB"/>
    <w:rsid w:val="00B91AB5"/>
    <w:rsid w:val="00B91B84"/>
    <w:rsid w:val="00B92A61"/>
    <w:rsid w:val="00B931EC"/>
    <w:rsid w:val="00B93F76"/>
    <w:rsid w:val="00B94619"/>
    <w:rsid w:val="00B94732"/>
    <w:rsid w:val="00B949C0"/>
    <w:rsid w:val="00B94D08"/>
    <w:rsid w:val="00B94D8F"/>
    <w:rsid w:val="00B9542A"/>
    <w:rsid w:val="00B973EF"/>
    <w:rsid w:val="00BA07D1"/>
    <w:rsid w:val="00BA0A63"/>
    <w:rsid w:val="00BA13C0"/>
    <w:rsid w:val="00BA1912"/>
    <w:rsid w:val="00BA1D68"/>
    <w:rsid w:val="00BA1EC0"/>
    <w:rsid w:val="00BA221B"/>
    <w:rsid w:val="00BA2CFE"/>
    <w:rsid w:val="00BA3630"/>
    <w:rsid w:val="00BA4501"/>
    <w:rsid w:val="00BA5EE8"/>
    <w:rsid w:val="00BA6425"/>
    <w:rsid w:val="00BA64F1"/>
    <w:rsid w:val="00BA7B4E"/>
    <w:rsid w:val="00BA7BE7"/>
    <w:rsid w:val="00BB317E"/>
    <w:rsid w:val="00BB35AD"/>
    <w:rsid w:val="00BB3CF9"/>
    <w:rsid w:val="00BB6209"/>
    <w:rsid w:val="00BB652A"/>
    <w:rsid w:val="00BC0088"/>
    <w:rsid w:val="00BC0BD2"/>
    <w:rsid w:val="00BC0FAB"/>
    <w:rsid w:val="00BC191C"/>
    <w:rsid w:val="00BC1B3A"/>
    <w:rsid w:val="00BC1B4B"/>
    <w:rsid w:val="00BC29A5"/>
    <w:rsid w:val="00BC30C2"/>
    <w:rsid w:val="00BC4173"/>
    <w:rsid w:val="00BC4428"/>
    <w:rsid w:val="00BC491F"/>
    <w:rsid w:val="00BC49A7"/>
    <w:rsid w:val="00BC6958"/>
    <w:rsid w:val="00BD2EF2"/>
    <w:rsid w:val="00BD480A"/>
    <w:rsid w:val="00BD5238"/>
    <w:rsid w:val="00BD6853"/>
    <w:rsid w:val="00BD7AAE"/>
    <w:rsid w:val="00BD7B10"/>
    <w:rsid w:val="00BE0C7E"/>
    <w:rsid w:val="00BE1284"/>
    <w:rsid w:val="00BE2A3E"/>
    <w:rsid w:val="00BE2C75"/>
    <w:rsid w:val="00BE30D4"/>
    <w:rsid w:val="00BE3589"/>
    <w:rsid w:val="00BE36BC"/>
    <w:rsid w:val="00BE4572"/>
    <w:rsid w:val="00BE4BE4"/>
    <w:rsid w:val="00BE56BF"/>
    <w:rsid w:val="00BE56F1"/>
    <w:rsid w:val="00BE60F7"/>
    <w:rsid w:val="00BE6866"/>
    <w:rsid w:val="00BF205E"/>
    <w:rsid w:val="00BF2144"/>
    <w:rsid w:val="00BF2A10"/>
    <w:rsid w:val="00BF2AF0"/>
    <w:rsid w:val="00BF2BAB"/>
    <w:rsid w:val="00BF49BF"/>
    <w:rsid w:val="00BF54BD"/>
    <w:rsid w:val="00BF5597"/>
    <w:rsid w:val="00BF5795"/>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383"/>
    <w:rsid w:val="00C17476"/>
    <w:rsid w:val="00C20195"/>
    <w:rsid w:val="00C205FE"/>
    <w:rsid w:val="00C21403"/>
    <w:rsid w:val="00C21463"/>
    <w:rsid w:val="00C23843"/>
    <w:rsid w:val="00C23CD0"/>
    <w:rsid w:val="00C23FEA"/>
    <w:rsid w:val="00C241C1"/>
    <w:rsid w:val="00C247B9"/>
    <w:rsid w:val="00C25DC8"/>
    <w:rsid w:val="00C26A6D"/>
    <w:rsid w:val="00C3043D"/>
    <w:rsid w:val="00C32420"/>
    <w:rsid w:val="00C32874"/>
    <w:rsid w:val="00C33B30"/>
    <w:rsid w:val="00C33C0B"/>
    <w:rsid w:val="00C3402F"/>
    <w:rsid w:val="00C34402"/>
    <w:rsid w:val="00C34ACF"/>
    <w:rsid w:val="00C34EA1"/>
    <w:rsid w:val="00C372E6"/>
    <w:rsid w:val="00C406DF"/>
    <w:rsid w:val="00C40882"/>
    <w:rsid w:val="00C40EBB"/>
    <w:rsid w:val="00C42366"/>
    <w:rsid w:val="00C423B3"/>
    <w:rsid w:val="00C42E05"/>
    <w:rsid w:val="00C438AE"/>
    <w:rsid w:val="00C440A3"/>
    <w:rsid w:val="00C448FC"/>
    <w:rsid w:val="00C44ECA"/>
    <w:rsid w:val="00C46D88"/>
    <w:rsid w:val="00C50288"/>
    <w:rsid w:val="00C504D6"/>
    <w:rsid w:val="00C52D90"/>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03E4"/>
    <w:rsid w:val="00C81AAD"/>
    <w:rsid w:val="00C82187"/>
    <w:rsid w:val="00C833EB"/>
    <w:rsid w:val="00C835F6"/>
    <w:rsid w:val="00C83B1E"/>
    <w:rsid w:val="00C8464D"/>
    <w:rsid w:val="00C84833"/>
    <w:rsid w:val="00C84933"/>
    <w:rsid w:val="00C859A2"/>
    <w:rsid w:val="00C85ABF"/>
    <w:rsid w:val="00C862A2"/>
    <w:rsid w:val="00C86ACB"/>
    <w:rsid w:val="00C8706C"/>
    <w:rsid w:val="00C8731C"/>
    <w:rsid w:val="00C8733F"/>
    <w:rsid w:val="00C876E2"/>
    <w:rsid w:val="00C90B13"/>
    <w:rsid w:val="00C93B0A"/>
    <w:rsid w:val="00C93D19"/>
    <w:rsid w:val="00C9414D"/>
    <w:rsid w:val="00C94DB9"/>
    <w:rsid w:val="00C95623"/>
    <w:rsid w:val="00C95A8F"/>
    <w:rsid w:val="00C96A6B"/>
    <w:rsid w:val="00C97B28"/>
    <w:rsid w:val="00CA0268"/>
    <w:rsid w:val="00CA0448"/>
    <w:rsid w:val="00CA1B88"/>
    <w:rsid w:val="00CA206C"/>
    <w:rsid w:val="00CA222D"/>
    <w:rsid w:val="00CA2FC1"/>
    <w:rsid w:val="00CA4C86"/>
    <w:rsid w:val="00CA4E21"/>
    <w:rsid w:val="00CA5BE2"/>
    <w:rsid w:val="00CA600E"/>
    <w:rsid w:val="00CB0C4B"/>
    <w:rsid w:val="00CB2116"/>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3A6"/>
    <w:rsid w:val="00CC7EEB"/>
    <w:rsid w:val="00CD0751"/>
    <w:rsid w:val="00CD091D"/>
    <w:rsid w:val="00CD11E2"/>
    <w:rsid w:val="00CD1B3F"/>
    <w:rsid w:val="00CD1C26"/>
    <w:rsid w:val="00CD1F92"/>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DE6"/>
    <w:rsid w:val="00CF0E69"/>
    <w:rsid w:val="00CF104B"/>
    <w:rsid w:val="00CF14DF"/>
    <w:rsid w:val="00CF1735"/>
    <w:rsid w:val="00CF1CAF"/>
    <w:rsid w:val="00CF1F9F"/>
    <w:rsid w:val="00CF28E2"/>
    <w:rsid w:val="00CF3C28"/>
    <w:rsid w:val="00CF48F9"/>
    <w:rsid w:val="00CF5145"/>
    <w:rsid w:val="00CF546A"/>
    <w:rsid w:val="00CF61F1"/>
    <w:rsid w:val="00D0172F"/>
    <w:rsid w:val="00D01914"/>
    <w:rsid w:val="00D01BB1"/>
    <w:rsid w:val="00D022AA"/>
    <w:rsid w:val="00D051AC"/>
    <w:rsid w:val="00D05EB1"/>
    <w:rsid w:val="00D0608A"/>
    <w:rsid w:val="00D0634D"/>
    <w:rsid w:val="00D101E0"/>
    <w:rsid w:val="00D108E8"/>
    <w:rsid w:val="00D12250"/>
    <w:rsid w:val="00D1293C"/>
    <w:rsid w:val="00D130F4"/>
    <w:rsid w:val="00D13309"/>
    <w:rsid w:val="00D13593"/>
    <w:rsid w:val="00D14F01"/>
    <w:rsid w:val="00D1585A"/>
    <w:rsid w:val="00D1646C"/>
    <w:rsid w:val="00D17B88"/>
    <w:rsid w:val="00D17BE9"/>
    <w:rsid w:val="00D20675"/>
    <w:rsid w:val="00D20BBE"/>
    <w:rsid w:val="00D21E02"/>
    <w:rsid w:val="00D221C6"/>
    <w:rsid w:val="00D24975"/>
    <w:rsid w:val="00D24BE8"/>
    <w:rsid w:val="00D26D4B"/>
    <w:rsid w:val="00D26EDC"/>
    <w:rsid w:val="00D278A2"/>
    <w:rsid w:val="00D30BB9"/>
    <w:rsid w:val="00D32854"/>
    <w:rsid w:val="00D333E0"/>
    <w:rsid w:val="00D33E3B"/>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3CEC"/>
    <w:rsid w:val="00D54607"/>
    <w:rsid w:val="00D55A79"/>
    <w:rsid w:val="00D57377"/>
    <w:rsid w:val="00D57AC8"/>
    <w:rsid w:val="00D57CAB"/>
    <w:rsid w:val="00D61EDF"/>
    <w:rsid w:val="00D6231C"/>
    <w:rsid w:val="00D629CC"/>
    <w:rsid w:val="00D63E78"/>
    <w:rsid w:val="00D643B7"/>
    <w:rsid w:val="00D665E0"/>
    <w:rsid w:val="00D66AB7"/>
    <w:rsid w:val="00D6720F"/>
    <w:rsid w:val="00D67961"/>
    <w:rsid w:val="00D67E69"/>
    <w:rsid w:val="00D702ED"/>
    <w:rsid w:val="00D71751"/>
    <w:rsid w:val="00D73C76"/>
    <w:rsid w:val="00D742D6"/>
    <w:rsid w:val="00D742DE"/>
    <w:rsid w:val="00D748B7"/>
    <w:rsid w:val="00D74DC5"/>
    <w:rsid w:val="00D76693"/>
    <w:rsid w:val="00D83591"/>
    <w:rsid w:val="00D838F5"/>
    <w:rsid w:val="00D8449A"/>
    <w:rsid w:val="00D84C92"/>
    <w:rsid w:val="00D85B09"/>
    <w:rsid w:val="00D86A99"/>
    <w:rsid w:val="00D86DAA"/>
    <w:rsid w:val="00D903B4"/>
    <w:rsid w:val="00D906AE"/>
    <w:rsid w:val="00D91722"/>
    <w:rsid w:val="00D924F0"/>
    <w:rsid w:val="00D94403"/>
    <w:rsid w:val="00D94476"/>
    <w:rsid w:val="00D94D60"/>
    <w:rsid w:val="00D9601E"/>
    <w:rsid w:val="00DA0A65"/>
    <w:rsid w:val="00DA116B"/>
    <w:rsid w:val="00DA1199"/>
    <w:rsid w:val="00DA132B"/>
    <w:rsid w:val="00DA20E3"/>
    <w:rsid w:val="00DA3823"/>
    <w:rsid w:val="00DA3A53"/>
    <w:rsid w:val="00DA4EBE"/>
    <w:rsid w:val="00DA6E7A"/>
    <w:rsid w:val="00DB03BD"/>
    <w:rsid w:val="00DB0612"/>
    <w:rsid w:val="00DB0B52"/>
    <w:rsid w:val="00DB0FE1"/>
    <w:rsid w:val="00DB1A95"/>
    <w:rsid w:val="00DB1E95"/>
    <w:rsid w:val="00DB1FE5"/>
    <w:rsid w:val="00DB224A"/>
    <w:rsid w:val="00DB4764"/>
    <w:rsid w:val="00DB5BDE"/>
    <w:rsid w:val="00DB5CEE"/>
    <w:rsid w:val="00DB68D8"/>
    <w:rsid w:val="00DB6CB5"/>
    <w:rsid w:val="00DB6F45"/>
    <w:rsid w:val="00DB7FC6"/>
    <w:rsid w:val="00DC0029"/>
    <w:rsid w:val="00DC0674"/>
    <w:rsid w:val="00DC1985"/>
    <w:rsid w:val="00DC1C35"/>
    <w:rsid w:val="00DC2AF1"/>
    <w:rsid w:val="00DC3CE6"/>
    <w:rsid w:val="00DC3E59"/>
    <w:rsid w:val="00DC4A97"/>
    <w:rsid w:val="00DC62E8"/>
    <w:rsid w:val="00DC6E03"/>
    <w:rsid w:val="00DC7B92"/>
    <w:rsid w:val="00DD0094"/>
    <w:rsid w:val="00DD1510"/>
    <w:rsid w:val="00DD26AC"/>
    <w:rsid w:val="00DD2B84"/>
    <w:rsid w:val="00DD451E"/>
    <w:rsid w:val="00DD46E9"/>
    <w:rsid w:val="00DD4729"/>
    <w:rsid w:val="00DD4FD1"/>
    <w:rsid w:val="00DD5C9F"/>
    <w:rsid w:val="00DD5DB0"/>
    <w:rsid w:val="00DD5DCD"/>
    <w:rsid w:val="00DE0FDB"/>
    <w:rsid w:val="00DE3805"/>
    <w:rsid w:val="00DE42C6"/>
    <w:rsid w:val="00DE53D1"/>
    <w:rsid w:val="00DE561F"/>
    <w:rsid w:val="00DE599C"/>
    <w:rsid w:val="00DE5BC0"/>
    <w:rsid w:val="00DE67D1"/>
    <w:rsid w:val="00DF06C6"/>
    <w:rsid w:val="00DF1306"/>
    <w:rsid w:val="00DF17B2"/>
    <w:rsid w:val="00DF26BD"/>
    <w:rsid w:val="00DF2C65"/>
    <w:rsid w:val="00DF2E95"/>
    <w:rsid w:val="00DF4937"/>
    <w:rsid w:val="00DF4CBB"/>
    <w:rsid w:val="00DF7725"/>
    <w:rsid w:val="00DF7B42"/>
    <w:rsid w:val="00DF7D7B"/>
    <w:rsid w:val="00DF7DD8"/>
    <w:rsid w:val="00E00C00"/>
    <w:rsid w:val="00E00F77"/>
    <w:rsid w:val="00E013A3"/>
    <w:rsid w:val="00E02F71"/>
    <w:rsid w:val="00E032A1"/>
    <w:rsid w:val="00E03FF7"/>
    <w:rsid w:val="00E043C1"/>
    <w:rsid w:val="00E04883"/>
    <w:rsid w:val="00E0553B"/>
    <w:rsid w:val="00E05719"/>
    <w:rsid w:val="00E0619F"/>
    <w:rsid w:val="00E06B2C"/>
    <w:rsid w:val="00E07499"/>
    <w:rsid w:val="00E07744"/>
    <w:rsid w:val="00E07884"/>
    <w:rsid w:val="00E134FA"/>
    <w:rsid w:val="00E13CDF"/>
    <w:rsid w:val="00E156F5"/>
    <w:rsid w:val="00E163A1"/>
    <w:rsid w:val="00E16F49"/>
    <w:rsid w:val="00E175E0"/>
    <w:rsid w:val="00E22924"/>
    <w:rsid w:val="00E23567"/>
    <w:rsid w:val="00E23634"/>
    <w:rsid w:val="00E23C43"/>
    <w:rsid w:val="00E240D4"/>
    <w:rsid w:val="00E2581A"/>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4784E"/>
    <w:rsid w:val="00E50065"/>
    <w:rsid w:val="00E50DE0"/>
    <w:rsid w:val="00E50E11"/>
    <w:rsid w:val="00E51578"/>
    <w:rsid w:val="00E517F9"/>
    <w:rsid w:val="00E51BE7"/>
    <w:rsid w:val="00E52069"/>
    <w:rsid w:val="00E52AED"/>
    <w:rsid w:val="00E53751"/>
    <w:rsid w:val="00E53E8F"/>
    <w:rsid w:val="00E54DC4"/>
    <w:rsid w:val="00E5628E"/>
    <w:rsid w:val="00E570E3"/>
    <w:rsid w:val="00E6006D"/>
    <w:rsid w:val="00E60893"/>
    <w:rsid w:val="00E6091B"/>
    <w:rsid w:val="00E6289D"/>
    <w:rsid w:val="00E62B94"/>
    <w:rsid w:val="00E632B0"/>
    <w:rsid w:val="00E63F09"/>
    <w:rsid w:val="00E6421F"/>
    <w:rsid w:val="00E6430E"/>
    <w:rsid w:val="00E64435"/>
    <w:rsid w:val="00E65379"/>
    <w:rsid w:val="00E70598"/>
    <w:rsid w:val="00E70B38"/>
    <w:rsid w:val="00E713D5"/>
    <w:rsid w:val="00E71404"/>
    <w:rsid w:val="00E7160B"/>
    <w:rsid w:val="00E71D5E"/>
    <w:rsid w:val="00E72387"/>
    <w:rsid w:val="00E72AF7"/>
    <w:rsid w:val="00E72B90"/>
    <w:rsid w:val="00E7345C"/>
    <w:rsid w:val="00E739F6"/>
    <w:rsid w:val="00E73F0F"/>
    <w:rsid w:val="00E74215"/>
    <w:rsid w:val="00E743A5"/>
    <w:rsid w:val="00E743E4"/>
    <w:rsid w:val="00E74EC0"/>
    <w:rsid w:val="00E752B7"/>
    <w:rsid w:val="00E77920"/>
    <w:rsid w:val="00E80F80"/>
    <w:rsid w:val="00E810A1"/>
    <w:rsid w:val="00E82623"/>
    <w:rsid w:val="00E82CAF"/>
    <w:rsid w:val="00E8373C"/>
    <w:rsid w:val="00E83A35"/>
    <w:rsid w:val="00E840B6"/>
    <w:rsid w:val="00E847DD"/>
    <w:rsid w:val="00E86B6B"/>
    <w:rsid w:val="00E86E4A"/>
    <w:rsid w:val="00E8727E"/>
    <w:rsid w:val="00E87902"/>
    <w:rsid w:val="00E87B83"/>
    <w:rsid w:val="00E93BC0"/>
    <w:rsid w:val="00E9473C"/>
    <w:rsid w:val="00E95CD8"/>
    <w:rsid w:val="00E968CF"/>
    <w:rsid w:val="00E979A8"/>
    <w:rsid w:val="00E97E85"/>
    <w:rsid w:val="00E97FCE"/>
    <w:rsid w:val="00EA1C72"/>
    <w:rsid w:val="00EA37C0"/>
    <w:rsid w:val="00EA3AA9"/>
    <w:rsid w:val="00EA4D22"/>
    <w:rsid w:val="00EA6B75"/>
    <w:rsid w:val="00EA6DDF"/>
    <w:rsid w:val="00EA6EE4"/>
    <w:rsid w:val="00EA73D6"/>
    <w:rsid w:val="00EA78C4"/>
    <w:rsid w:val="00EB07CD"/>
    <w:rsid w:val="00EB1445"/>
    <w:rsid w:val="00EB288C"/>
    <w:rsid w:val="00EB505D"/>
    <w:rsid w:val="00EB5399"/>
    <w:rsid w:val="00EB60C3"/>
    <w:rsid w:val="00EB6323"/>
    <w:rsid w:val="00EB69A2"/>
    <w:rsid w:val="00EB714C"/>
    <w:rsid w:val="00EB7CAD"/>
    <w:rsid w:val="00EC131C"/>
    <w:rsid w:val="00EC2A40"/>
    <w:rsid w:val="00EC2D67"/>
    <w:rsid w:val="00EC3ABB"/>
    <w:rsid w:val="00EC3FD5"/>
    <w:rsid w:val="00EC4E58"/>
    <w:rsid w:val="00EC66DA"/>
    <w:rsid w:val="00EC6F2F"/>
    <w:rsid w:val="00EC7042"/>
    <w:rsid w:val="00EC7FE1"/>
    <w:rsid w:val="00ED0064"/>
    <w:rsid w:val="00ED08AC"/>
    <w:rsid w:val="00ED1794"/>
    <w:rsid w:val="00ED226C"/>
    <w:rsid w:val="00ED25E0"/>
    <w:rsid w:val="00ED48CC"/>
    <w:rsid w:val="00ED614F"/>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0253"/>
    <w:rsid w:val="00F01475"/>
    <w:rsid w:val="00F01B23"/>
    <w:rsid w:val="00F01B4D"/>
    <w:rsid w:val="00F02307"/>
    <w:rsid w:val="00F026CD"/>
    <w:rsid w:val="00F039AB"/>
    <w:rsid w:val="00F05024"/>
    <w:rsid w:val="00F05F76"/>
    <w:rsid w:val="00F06070"/>
    <w:rsid w:val="00F06ED2"/>
    <w:rsid w:val="00F07774"/>
    <w:rsid w:val="00F07A71"/>
    <w:rsid w:val="00F07DD5"/>
    <w:rsid w:val="00F07FF2"/>
    <w:rsid w:val="00F106A3"/>
    <w:rsid w:val="00F11177"/>
    <w:rsid w:val="00F11DDD"/>
    <w:rsid w:val="00F11FC7"/>
    <w:rsid w:val="00F13F43"/>
    <w:rsid w:val="00F14096"/>
    <w:rsid w:val="00F14580"/>
    <w:rsid w:val="00F14D10"/>
    <w:rsid w:val="00F14ECE"/>
    <w:rsid w:val="00F1546A"/>
    <w:rsid w:val="00F1659B"/>
    <w:rsid w:val="00F175BB"/>
    <w:rsid w:val="00F20002"/>
    <w:rsid w:val="00F26F2D"/>
    <w:rsid w:val="00F27D9C"/>
    <w:rsid w:val="00F30247"/>
    <w:rsid w:val="00F30378"/>
    <w:rsid w:val="00F31AC3"/>
    <w:rsid w:val="00F31BB8"/>
    <w:rsid w:val="00F320D0"/>
    <w:rsid w:val="00F32264"/>
    <w:rsid w:val="00F339F2"/>
    <w:rsid w:val="00F33FFA"/>
    <w:rsid w:val="00F34B1F"/>
    <w:rsid w:val="00F352F3"/>
    <w:rsid w:val="00F35FD9"/>
    <w:rsid w:val="00F367A7"/>
    <w:rsid w:val="00F37C05"/>
    <w:rsid w:val="00F4004D"/>
    <w:rsid w:val="00F40BA1"/>
    <w:rsid w:val="00F40FEB"/>
    <w:rsid w:val="00F41BEE"/>
    <w:rsid w:val="00F421A7"/>
    <w:rsid w:val="00F42750"/>
    <w:rsid w:val="00F42F3A"/>
    <w:rsid w:val="00F43467"/>
    <w:rsid w:val="00F4350B"/>
    <w:rsid w:val="00F44AA5"/>
    <w:rsid w:val="00F4630C"/>
    <w:rsid w:val="00F46430"/>
    <w:rsid w:val="00F4685C"/>
    <w:rsid w:val="00F47BB1"/>
    <w:rsid w:val="00F5150F"/>
    <w:rsid w:val="00F51C7C"/>
    <w:rsid w:val="00F527AF"/>
    <w:rsid w:val="00F52E85"/>
    <w:rsid w:val="00F540C6"/>
    <w:rsid w:val="00F54142"/>
    <w:rsid w:val="00F54FB8"/>
    <w:rsid w:val="00F55834"/>
    <w:rsid w:val="00F56567"/>
    <w:rsid w:val="00F5734D"/>
    <w:rsid w:val="00F57481"/>
    <w:rsid w:val="00F57ABC"/>
    <w:rsid w:val="00F6096B"/>
    <w:rsid w:val="00F60A0C"/>
    <w:rsid w:val="00F61648"/>
    <w:rsid w:val="00F61A65"/>
    <w:rsid w:val="00F62B53"/>
    <w:rsid w:val="00F62CE0"/>
    <w:rsid w:val="00F62E98"/>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0EED"/>
    <w:rsid w:val="00F81938"/>
    <w:rsid w:val="00F81EAC"/>
    <w:rsid w:val="00F834D3"/>
    <w:rsid w:val="00F839F6"/>
    <w:rsid w:val="00F842FB"/>
    <w:rsid w:val="00F8488A"/>
    <w:rsid w:val="00F852EA"/>
    <w:rsid w:val="00F85A21"/>
    <w:rsid w:val="00F901FA"/>
    <w:rsid w:val="00F91B90"/>
    <w:rsid w:val="00F91BF2"/>
    <w:rsid w:val="00F92073"/>
    <w:rsid w:val="00F921E5"/>
    <w:rsid w:val="00F92BA4"/>
    <w:rsid w:val="00F9353F"/>
    <w:rsid w:val="00F94044"/>
    <w:rsid w:val="00F94E29"/>
    <w:rsid w:val="00F96F4F"/>
    <w:rsid w:val="00FA17D0"/>
    <w:rsid w:val="00FA24E9"/>
    <w:rsid w:val="00FA25F2"/>
    <w:rsid w:val="00FA271F"/>
    <w:rsid w:val="00FA2B81"/>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681B"/>
    <w:rsid w:val="00FC7229"/>
    <w:rsid w:val="00FC7526"/>
    <w:rsid w:val="00FC7634"/>
    <w:rsid w:val="00FD1065"/>
    <w:rsid w:val="00FD1A72"/>
    <w:rsid w:val="00FD29D9"/>
    <w:rsid w:val="00FD2FC1"/>
    <w:rsid w:val="00FD41FF"/>
    <w:rsid w:val="00FD53E5"/>
    <w:rsid w:val="00FD5B51"/>
    <w:rsid w:val="00FD74B5"/>
    <w:rsid w:val="00FE0177"/>
    <w:rsid w:val="00FE02B8"/>
    <w:rsid w:val="00FE0606"/>
    <w:rsid w:val="00FE1574"/>
    <w:rsid w:val="00FE1B76"/>
    <w:rsid w:val="00FE316A"/>
    <w:rsid w:val="00FE32CC"/>
    <w:rsid w:val="00FE3900"/>
    <w:rsid w:val="00FE5014"/>
    <w:rsid w:val="00FE5143"/>
    <w:rsid w:val="00FE59F6"/>
    <w:rsid w:val="00FE6925"/>
    <w:rsid w:val="00FE7A0E"/>
    <w:rsid w:val="00FE7E1C"/>
    <w:rsid w:val="00FE7F9B"/>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image" Target="media/image9.png"/><Relationship Id="rId39" Type="http://schemas.openxmlformats.org/officeDocument/2006/relationships/oleObject" Target="embeddings/oleObject14.bin"/><Relationship Id="rId21" Type="http://schemas.openxmlformats.org/officeDocument/2006/relationships/image" Target="media/image6.wmf"/><Relationship Id="rId34" Type="http://schemas.openxmlformats.org/officeDocument/2006/relationships/oleObject" Target="embeddings/oleObject11.bin"/><Relationship Id="rId42" Type="http://schemas.openxmlformats.org/officeDocument/2006/relationships/image" Target="media/image17.wmf"/><Relationship Id="rId47" Type="http://schemas.openxmlformats.org/officeDocument/2006/relationships/oleObject" Target="embeddings/oleObject18.bin"/><Relationship Id="rId50" Type="http://schemas.openxmlformats.org/officeDocument/2006/relationships/image" Target="media/image21.w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image" Target="media/image29.wmf"/><Relationship Id="rId76" Type="http://schemas.openxmlformats.org/officeDocument/2006/relationships/oleObject" Target="embeddings/oleObject33.bin"/><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1.wmf"/><Relationship Id="rId11" Type="http://schemas.microsoft.com/office/2018/08/relationships/commentsExtensible" Target="commentsExtensible.xml"/><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6.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image" Target="media/image32.png"/><Relationship Id="rId79" Type="http://schemas.openxmlformats.org/officeDocument/2006/relationships/image" Target="media/image35.wmf"/><Relationship Id="rId102"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image" Target="media/image37.png"/><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image" Target="media/image20.wmf"/><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oleObject" Target="embeddings/oleObject30.bin"/><Relationship Id="rId77" Type="http://schemas.openxmlformats.org/officeDocument/2006/relationships/image" Target="media/image34.wmf"/><Relationship Id="rId100" Type="http://schemas.openxmlformats.org/officeDocument/2006/relationships/image" Target="media/image39.png"/><Relationship Id="rId105" Type="http://schemas.microsoft.com/office/2011/relationships/people" Target="people.xml"/><Relationship Id="rId8" Type="http://schemas.openxmlformats.org/officeDocument/2006/relationships/comments" Target="comments.xml"/><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oleObject" Target="embeddings/oleObject35.bin"/><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image" Target="media/image33.wmf"/><Relationship Id="rId83"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4.bin"/><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5.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oleObject" Target="embeddings/oleObject34.bin"/><Relationship Id="rId81" Type="http://schemas.openxmlformats.org/officeDocument/2006/relationships/image" Target="media/image36.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39</Pages>
  <Words>13544</Words>
  <Characters>74492</Characters>
  <Application>Microsoft Office Word</Application>
  <DocSecurity>0</DocSecurity>
  <Lines>620</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366</cp:revision>
  <cp:lastPrinted>2024-10-23T10:12:00Z</cp:lastPrinted>
  <dcterms:created xsi:type="dcterms:W3CDTF">2024-10-27T23:01:00Z</dcterms:created>
  <dcterms:modified xsi:type="dcterms:W3CDTF">2024-12-16T18:55:00Z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