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282E39" w14:textId="6130C78F" w:rsidR="00DA4EBE" w:rsidRPr="0050535F" w:rsidRDefault="00F94330" w:rsidP="00DF3B00">
      <w:pPr>
        <w:spacing w:line="360" w:lineRule="auto"/>
        <w:jc w:val="center"/>
        <w:rPr>
          <w:rFonts w:cs="Times New Roman"/>
          <w:b/>
          <w:bCs/>
          <w:sz w:val="24"/>
          <w:szCs w:val="24"/>
          <w:lang w:val="en-US"/>
        </w:rPr>
      </w:pPr>
      <w:bookmarkStart w:id="0" w:name="_Hlk176365291"/>
      <w:r w:rsidRPr="0050535F">
        <w:rPr>
          <w:rFonts w:cs="Times New Roman"/>
          <w:b/>
          <w:bCs/>
          <w:sz w:val="24"/>
          <w:szCs w:val="24"/>
          <w:lang w:val="en-US"/>
        </w:rPr>
        <w:t>Probability-based Efficiency Analysis through Machine Learning Techniques</w:t>
      </w:r>
    </w:p>
    <w:bookmarkEnd w:id="0"/>
    <w:p w14:paraId="405269FA" w14:textId="77777777" w:rsidR="003378EA" w:rsidRPr="0050535F" w:rsidRDefault="003378EA" w:rsidP="00DF3B00">
      <w:pPr>
        <w:spacing w:line="360" w:lineRule="auto"/>
        <w:rPr>
          <w:rFonts w:cs="Times New Roman"/>
          <w:lang w:val="en-US"/>
        </w:rPr>
      </w:pPr>
    </w:p>
    <w:p w14:paraId="34B86660" w14:textId="3B5BE74F" w:rsidR="003378EA" w:rsidRPr="007A5D94" w:rsidRDefault="003378EA" w:rsidP="00DF3B00">
      <w:pPr>
        <w:spacing w:line="360" w:lineRule="auto"/>
        <w:jc w:val="center"/>
        <w:rPr>
          <w:rFonts w:cs="Times New Roman"/>
          <w:lang w:val="es-ES"/>
        </w:rPr>
      </w:pPr>
      <w:r w:rsidRPr="007A5D94">
        <w:rPr>
          <w:rFonts w:cs="Times New Roman"/>
          <w:lang w:val="es-ES"/>
        </w:rPr>
        <w:t>Ricardo González-Moyano</w:t>
      </w:r>
      <w:r w:rsidRPr="007A5D94">
        <w:rPr>
          <w:rFonts w:cs="Times New Roman"/>
          <w:vertAlign w:val="superscript"/>
          <w:lang w:val="es-ES"/>
        </w:rPr>
        <w:t>1</w:t>
      </w:r>
      <w:r w:rsidRPr="007A5D94">
        <w:rPr>
          <w:rFonts w:cs="Times New Roman"/>
          <w:lang w:val="es-ES"/>
        </w:rPr>
        <w:t>, Juan Aparicio</w:t>
      </w:r>
      <w:r w:rsidRPr="007A5D94">
        <w:rPr>
          <w:rFonts w:cs="Times New Roman"/>
          <w:vertAlign w:val="superscript"/>
          <w:lang w:val="es-ES"/>
        </w:rPr>
        <w:t>1,2</w:t>
      </w:r>
      <w:r w:rsidR="003C6817" w:rsidRPr="007A5D94">
        <w:rPr>
          <w:rFonts w:cs="Times New Roman"/>
          <w:vertAlign w:val="superscript"/>
          <w:lang w:val="es-ES"/>
        </w:rPr>
        <w:t>*</w:t>
      </w:r>
      <w:r w:rsidRPr="007A5D94">
        <w:rPr>
          <w:rFonts w:cs="Times New Roman"/>
          <w:lang w:val="es-ES"/>
        </w:rPr>
        <w:t xml:space="preserve">, </w:t>
      </w:r>
      <w:r w:rsidR="0040490F" w:rsidRPr="007A5D94">
        <w:rPr>
          <w:rFonts w:cs="Times New Roman"/>
          <w:lang w:val="es-ES"/>
        </w:rPr>
        <w:t>Víctor</w:t>
      </w:r>
      <w:r w:rsidR="00B72AFB" w:rsidRPr="007A5D94">
        <w:rPr>
          <w:rFonts w:cs="Times New Roman"/>
          <w:lang w:val="es-ES"/>
        </w:rPr>
        <w:t xml:space="preserve"> J. España</w:t>
      </w:r>
      <w:r w:rsidR="00B72AFB" w:rsidRPr="007A5D94">
        <w:rPr>
          <w:rFonts w:cs="Times New Roman"/>
          <w:vertAlign w:val="superscript"/>
          <w:lang w:val="es-ES"/>
        </w:rPr>
        <w:t>1</w:t>
      </w:r>
      <w:r w:rsidR="00B72AFB" w:rsidRPr="007A5D94">
        <w:rPr>
          <w:rFonts w:cs="Times New Roman"/>
          <w:lang w:val="es-ES"/>
        </w:rPr>
        <w:t xml:space="preserve"> and </w:t>
      </w:r>
      <w:r w:rsidRPr="007A5D94">
        <w:rPr>
          <w:rFonts w:cs="Times New Roman"/>
          <w:lang w:val="es-ES"/>
        </w:rPr>
        <w:t>José L. Zofío</w:t>
      </w:r>
      <w:r w:rsidRPr="007A5D94">
        <w:rPr>
          <w:rFonts w:cs="Times New Roman"/>
          <w:vertAlign w:val="superscript"/>
          <w:lang w:val="es-ES"/>
        </w:rPr>
        <w:t>3,4</w:t>
      </w:r>
    </w:p>
    <w:p w14:paraId="1F8151DF" w14:textId="77777777" w:rsidR="003378EA" w:rsidRPr="0050535F" w:rsidRDefault="003378EA" w:rsidP="00DF3B00">
      <w:pPr>
        <w:spacing w:after="120" w:line="360" w:lineRule="auto"/>
        <w:ind w:left="86" w:hanging="86"/>
        <w:rPr>
          <w:rFonts w:eastAsia="Times New Roman" w:cs="Times New Roman"/>
          <w:sz w:val="20"/>
          <w:szCs w:val="20"/>
          <w:lang w:val="en-US"/>
        </w:rPr>
      </w:pPr>
      <w:r w:rsidRPr="0050535F">
        <w:rPr>
          <w:rFonts w:eastAsia="Times New Roman" w:cs="Times New Roman"/>
          <w:sz w:val="20"/>
          <w:szCs w:val="20"/>
          <w:vertAlign w:val="superscript"/>
          <w:lang w:val="en-US"/>
        </w:rPr>
        <w:t>1</w:t>
      </w:r>
      <w:r w:rsidRPr="0050535F">
        <w:rPr>
          <w:rFonts w:eastAsia="Times New Roman" w:cs="Times New Roman"/>
          <w:sz w:val="20"/>
          <w:szCs w:val="20"/>
          <w:lang w:val="en-US"/>
        </w:rPr>
        <w:t xml:space="preserve"> Center of Operations Research (CIO). Miguel Hernandez University, Elche, Spain.</w:t>
      </w:r>
    </w:p>
    <w:p w14:paraId="3F2EA689" w14:textId="77777777" w:rsidR="003378EA" w:rsidRPr="0050535F" w:rsidRDefault="003378EA" w:rsidP="00DF3B00">
      <w:pPr>
        <w:spacing w:after="120" w:line="360" w:lineRule="auto"/>
        <w:ind w:left="86" w:hanging="86"/>
        <w:rPr>
          <w:rFonts w:eastAsia="Times New Roman" w:cs="Times New Roman"/>
          <w:sz w:val="20"/>
          <w:szCs w:val="20"/>
          <w:lang w:val="en-US"/>
        </w:rPr>
      </w:pPr>
      <w:r w:rsidRPr="0050535F">
        <w:rPr>
          <w:rFonts w:eastAsia="Times New Roman" w:cs="Times New Roman"/>
          <w:sz w:val="20"/>
          <w:szCs w:val="20"/>
          <w:vertAlign w:val="superscript"/>
          <w:lang w:val="en-US"/>
        </w:rPr>
        <w:t>2</w:t>
      </w:r>
      <w:r w:rsidRPr="0050535F">
        <w:rPr>
          <w:rFonts w:eastAsia="Times New Roman" w:cs="Times New Roman"/>
          <w:sz w:val="20"/>
          <w:szCs w:val="20"/>
          <w:lang w:val="en-US"/>
        </w:rPr>
        <w:t xml:space="preserve"> </w:t>
      </w:r>
      <w:proofErr w:type="spellStart"/>
      <w:r w:rsidRPr="0050535F">
        <w:rPr>
          <w:rFonts w:eastAsia="Times New Roman" w:cs="Times New Roman"/>
          <w:sz w:val="20"/>
          <w:szCs w:val="20"/>
          <w:lang w:val="en-US"/>
        </w:rPr>
        <w:t>ValgrAI</w:t>
      </w:r>
      <w:proofErr w:type="spellEnd"/>
      <w:r w:rsidRPr="0050535F">
        <w:rPr>
          <w:rFonts w:eastAsia="Times New Roman" w:cs="Times New Roman"/>
          <w:sz w:val="20"/>
          <w:szCs w:val="20"/>
          <w:lang w:val="en-US"/>
        </w:rPr>
        <w:t xml:space="preserve"> - Valencian Graduate School and Research Network of Artificial Intelligence, Valencia, Spain.</w:t>
      </w:r>
    </w:p>
    <w:p w14:paraId="7BB7BD64" w14:textId="56D33F8F" w:rsidR="003378EA" w:rsidRPr="007A5D94" w:rsidRDefault="003378EA" w:rsidP="00DF3B00">
      <w:pPr>
        <w:spacing w:after="120" w:line="360" w:lineRule="auto"/>
        <w:ind w:left="86" w:hanging="86"/>
        <w:rPr>
          <w:rFonts w:eastAsia="Times New Roman" w:cs="Times New Roman"/>
          <w:sz w:val="20"/>
          <w:szCs w:val="20"/>
          <w:lang w:val="es-ES"/>
        </w:rPr>
      </w:pPr>
      <w:r w:rsidRPr="007A5D94">
        <w:rPr>
          <w:rFonts w:eastAsia="Times New Roman" w:cs="Times New Roman"/>
          <w:sz w:val="20"/>
          <w:szCs w:val="20"/>
          <w:vertAlign w:val="superscript"/>
          <w:lang w:val="es-ES"/>
        </w:rPr>
        <w:t>3</w:t>
      </w:r>
      <w:r w:rsidRPr="007A5D94">
        <w:rPr>
          <w:rFonts w:eastAsia="Times New Roman" w:cs="Times New Roman"/>
          <w:sz w:val="20"/>
          <w:szCs w:val="20"/>
          <w:lang w:val="es-ES"/>
        </w:rPr>
        <w:t xml:space="preserve"> </w:t>
      </w:r>
      <w:proofErr w:type="spellStart"/>
      <w:r w:rsidRPr="007A5D94">
        <w:rPr>
          <w:rFonts w:eastAsia="Times New Roman" w:cs="Times New Roman"/>
          <w:sz w:val="20"/>
          <w:szCs w:val="20"/>
          <w:lang w:val="es-ES"/>
        </w:rPr>
        <w:t>Department</w:t>
      </w:r>
      <w:proofErr w:type="spellEnd"/>
      <w:r w:rsidRPr="007A5D94">
        <w:rPr>
          <w:rFonts w:eastAsia="Times New Roman" w:cs="Times New Roman"/>
          <w:sz w:val="20"/>
          <w:szCs w:val="20"/>
          <w:lang w:val="es-ES"/>
        </w:rPr>
        <w:t xml:space="preserve"> </w:t>
      </w:r>
      <w:proofErr w:type="spellStart"/>
      <w:r w:rsidRPr="007A5D94">
        <w:rPr>
          <w:rFonts w:eastAsia="Times New Roman" w:cs="Times New Roman"/>
          <w:sz w:val="20"/>
          <w:szCs w:val="20"/>
          <w:lang w:val="es-ES"/>
        </w:rPr>
        <w:t>of</w:t>
      </w:r>
      <w:proofErr w:type="spellEnd"/>
      <w:r w:rsidRPr="007A5D94">
        <w:rPr>
          <w:rFonts w:eastAsia="Times New Roman" w:cs="Times New Roman"/>
          <w:sz w:val="20"/>
          <w:szCs w:val="20"/>
          <w:lang w:val="es-ES"/>
        </w:rPr>
        <w:t xml:space="preserve"> </w:t>
      </w:r>
      <w:proofErr w:type="spellStart"/>
      <w:r w:rsidRPr="007A5D94">
        <w:rPr>
          <w:rFonts w:eastAsia="Times New Roman" w:cs="Times New Roman"/>
          <w:sz w:val="20"/>
          <w:szCs w:val="20"/>
          <w:lang w:val="es-ES"/>
        </w:rPr>
        <w:t>Economics</w:t>
      </w:r>
      <w:proofErr w:type="spellEnd"/>
      <w:r w:rsidRPr="007A5D94">
        <w:rPr>
          <w:rFonts w:eastAsia="Times New Roman" w:cs="Times New Roman"/>
          <w:sz w:val="20"/>
          <w:szCs w:val="20"/>
          <w:lang w:val="es-ES"/>
        </w:rPr>
        <w:t xml:space="preserve">, Universidad Autónoma de Madrid, Madrid, </w:t>
      </w:r>
      <w:proofErr w:type="spellStart"/>
      <w:r w:rsidRPr="007A5D94">
        <w:rPr>
          <w:rFonts w:eastAsia="Times New Roman" w:cs="Times New Roman"/>
          <w:sz w:val="20"/>
          <w:szCs w:val="20"/>
          <w:lang w:val="es-ES"/>
        </w:rPr>
        <w:t>Spain</w:t>
      </w:r>
      <w:proofErr w:type="spellEnd"/>
      <w:r w:rsidRPr="007A5D94">
        <w:rPr>
          <w:rFonts w:eastAsia="Times New Roman" w:cs="Times New Roman"/>
          <w:sz w:val="20"/>
          <w:szCs w:val="20"/>
          <w:lang w:val="es-ES"/>
        </w:rPr>
        <w:t>.</w:t>
      </w:r>
    </w:p>
    <w:p w14:paraId="52E9AD8C" w14:textId="77777777" w:rsidR="003378EA" w:rsidRPr="0050535F" w:rsidRDefault="003378EA" w:rsidP="00DF3B00">
      <w:pPr>
        <w:spacing w:after="120" w:line="360" w:lineRule="auto"/>
        <w:ind w:left="86" w:hanging="86"/>
        <w:rPr>
          <w:rFonts w:eastAsia="Times New Roman" w:cs="Times New Roman"/>
          <w:sz w:val="20"/>
          <w:szCs w:val="20"/>
          <w:lang w:val="en-US"/>
        </w:rPr>
      </w:pPr>
      <w:r w:rsidRPr="0050535F">
        <w:rPr>
          <w:rFonts w:eastAsia="Times New Roman" w:cs="Times New Roman"/>
          <w:sz w:val="20"/>
          <w:szCs w:val="20"/>
          <w:vertAlign w:val="superscript"/>
          <w:lang w:val="en-US"/>
        </w:rPr>
        <w:t>4</w:t>
      </w:r>
      <w:r w:rsidRPr="0050535F">
        <w:rPr>
          <w:rFonts w:eastAsia="Times New Roman" w:cs="Times New Roman"/>
          <w:sz w:val="20"/>
          <w:szCs w:val="20"/>
          <w:lang w:val="en-US"/>
        </w:rPr>
        <w:t xml:space="preserve"> Erasmus Research Institute of Management, Erasmus University, Rotterdam, The Netherlands.</w:t>
      </w:r>
    </w:p>
    <w:p w14:paraId="79DB06B2" w14:textId="48B7095D" w:rsidR="003C6817" w:rsidRPr="0050535F" w:rsidRDefault="003C6817" w:rsidP="00DF3B00">
      <w:pPr>
        <w:spacing w:after="120" w:line="360" w:lineRule="auto"/>
        <w:rPr>
          <w:rFonts w:eastAsia="Times New Roman" w:cs="Times New Roman"/>
          <w:sz w:val="20"/>
          <w:szCs w:val="20"/>
          <w:lang w:val="en-US"/>
        </w:rPr>
      </w:pPr>
      <w:r w:rsidRPr="0050535F">
        <w:rPr>
          <w:rFonts w:eastAsia="Times New Roman" w:cs="Times New Roman"/>
          <w:sz w:val="20"/>
          <w:szCs w:val="20"/>
          <w:vertAlign w:val="superscript"/>
          <w:lang w:val="en-US"/>
        </w:rPr>
        <w:t>*</w:t>
      </w:r>
      <w:r w:rsidRPr="0050535F">
        <w:rPr>
          <w:rFonts w:eastAsia="Times New Roman" w:cs="Times New Roman"/>
          <w:sz w:val="20"/>
          <w:szCs w:val="20"/>
          <w:lang w:val="en-US"/>
        </w:rPr>
        <w:t xml:space="preserve"> Corresponding author: </w:t>
      </w:r>
      <w:r w:rsidR="00B93F76" w:rsidRPr="0050535F">
        <w:rPr>
          <w:rFonts w:eastAsia="Times New Roman" w:cs="Times New Roman"/>
          <w:sz w:val="20"/>
          <w:szCs w:val="20"/>
          <w:lang w:val="en-US"/>
        </w:rPr>
        <w:t>j.aparicio@umh.es.</w:t>
      </w:r>
    </w:p>
    <w:p w14:paraId="343802FC" w14:textId="77777777" w:rsidR="003C6817" w:rsidRPr="0050535F" w:rsidRDefault="003C6817" w:rsidP="00DF3B00">
      <w:pPr>
        <w:spacing w:after="120" w:line="360" w:lineRule="auto"/>
        <w:ind w:left="86" w:hanging="86"/>
        <w:rPr>
          <w:rFonts w:eastAsia="Times New Roman" w:cs="Times New Roman"/>
          <w:lang w:val="en-US"/>
        </w:rPr>
      </w:pPr>
    </w:p>
    <w:p w14:paraId="1C124CAD" w14:textId="77777777" w:rsidR="00F64D69" w:rsidRPr="0050535F" w:rsidRDefault="00F64D69" w:rsidP="00DF3B00">
      <w:pPr>
        <w:spacing w:line="360" w:lineRule="auto"/>
        <w:rPr>
          <w:rFonts w:cs="Times New Roman"/>
          <w:b/>
          <w:bCs/>
          <w:lang w:val="en-US"/>
        </w:rPr>
      </w:pPr>
      <w:r w:rsidRPr="0050535F">
        <w:rPr>
          <w:rFonts w:cs="Times New Roman"/>
          <w:b/>
          <w:bCs/>
          <w:lang w:val="en-US"/>
        </w:rPr>
        <w:t>Abstract</w:t>
      </w:r>
    </w:p>
    <w:p w14:paraId="257018F1" w14:textId="41B3286A" w:rsidR="002F7FF4" w:rsidRPr="0050535F" w:rsidRDefault="002F7FF4" w:rsidP="002F7FF4">
      <w:pPr>
        <w:spacing w:line="360" w:lineRule="auto"/>
        <w:rPr>
          <w:rFonts w:cs="Times New Roman"/>
          <w:lang w:val="en-US"/>
        </w:rPr>
      </w:pPr>
      <w:r w:rsidRPr="0050535F">
        <w:rPr>
          <w:rFonts w:cs="Times New Roman"/>
          <w:lang w:val="en-US"/>
        </w:rPr>
        <w:t xml:space="preserve">The integration of Data Envelopment Analysis (DEA) and Machine Learning (ML) has paved the way for more robust efficiency assessments of decision-making units (DMUs). Traditional DEA models, while effective, present challenges such as sensitivity to noise, deterministic outputs, and limited ability to account for uncertainty. This paper introduces an innovative classification-based ML approach to enhance DEA by incorporating probabilistic efficiency analysis. Our methodology reformulates DEA as a classification problem, using neural networks to predict efficiency status and estimate the probability of a DMU being classified as efficient. This enables counterfactual-based efficiency benchmarking, where the minimum adjustments required for an inefficient DMU to become efficient </w:t>
      </w:r>
      <w:r w:rsidR="00A87A87" w:rsidRPr="0050535F">
        <w:rPr>
          <w:rFonts w:cs="Times New Roman"/>
          <w:lang w:val="en-US"/>
        </w:rPr>
        <w:t>can be quantified</w:t>
      </w:r>
      <w:r w:rsidRPr="0050535F">
        <w:rPr>
          <w:rFonts w:cs="Times New Roman"/>
          <w:lang w:val="en-US"/>
        </w:rPr>
        <w:t xml:space="preserve">. A key contribution of this approach is its explainability, achieved through Explainable Artificial Intelligence (XAI) techniques, specifically sensitivity analysis (SA) and counterfactual explanations. We employ variable importance methods to provide targeted efficiency improvement strategies, ensuring that DMUs receive </w:t>
      </w:r>
      <w:r w:rsidR="00931350" w:rsidRPr="0050535F">
        <w:rPr>
          <w:rFonts w:cs="Times New Roman"/>
          <w:lang w:val="en-US"/>
        </w:rPr>
        <w:t>appropriate</w:t>
      </w:r>
      <w:r w:rsidRPr="0050535F">
        <w:rPr>
          <w:rFonts w:cs="Times New Roman"/>
          <w:lang w:val="en-US"/>
        </w:rPr>
        <w:t xml:space="preserve"> recommendations based on their specific inefficiencies. Additionally, our framework introduces dynamic peer selection at different probability thresholds, allowing for adaptable benchmarking strategies. The proposed methodology is validated using a real-world dataset from Spain’s food industry, demonstrating its applicability. Results highlight the advantages of this ML-DEA hybrid framework, </w:t>
      </w:r>
      <w:r w:rsidR="007630FB" w:rsidRPr="0050535F">
        <w:rPr>
          <w:rFonts w:cs="Times New Roman"/>
          <w:lang w:val="en-US"/>
        </w:rPr>
        <w:t xml:space="preserve">as a complement of standard DEA, </w:t>
      </w:r>
      <w:r w:rsidRPr="0050535F">
        <w:rPr>
          <w:rFonts w:cs="Times New Roman"/>
          <w:lang w:val="en-US"/>
        </w:rPr>
        <w:t xml:space="preserve">including inferential power, improved discriminatory </w:t>
      </w:r>
      <w:r w:rsidR="00003E24" w:rsidRPr="0050535F">
        <w:rPr>
          <w:rFonts w:cs="Times New Roman"/>
          <w:lang w:val="en-US"/>
        </w:rPr>
        <w:t>capacity</w:t>
      </w:r>
      <w:r w:rsidRPr="0050535F">
        <w:rPr>
          <w:rFonts w:cs="Times New Roman"/>
          <w:lang w:val="en-US"/>
        </w:rPr>
        <w:t>, and enhanced robustness</w:t>
      </w:r>
      <w:r w:rsidR="00003E24" w:rsidRPr="0050535F">
        <w:rPr>
          <w:rFonts w:cs="Times New Roman"/>
          <w:lang w:val="en-US"/>
        </w:rPr>
        <w:t>.</w:t>
      </w:r>
    </w:p>
    <w:p w14:paraId="313E48E4" w14:textId="77777777" w:rsidR="002F7FF4" w:rsidRPr="0050535F" w:rsidRDefault="002F7FF4" w:rsidP="00DF3B00">
      <w:pPr>
        <w:spacing w:line="360" w:lineRule="auto"/>
        <w:rPr>
          <w:rFonts w:cs="Times New Roman"/>
          <w:lang w:val="en-US"/>
        </w:rPr>
      </w:pPr>
    </w:p>
    <w:p w14:paraId="3556C947" w14:textId="6CE756B6" w:rsidR="006E48EB" w:rsidRPr="0050535F" w:rsidRDefault="006C4ED4" w:rsidP="00DF3B00">
      <w:pPr>
        <w:spacing w:line="360" w:lineRule="auto"/>
        <w:rPr>
          <w:rFonts w:cs="Times New Roman"/>
          <w:lang w:val="en-US"/>
        </w:rPr>
      </w:pPr>
      <w:r w:rsidRPr="0050535F">
        <w:rPr>
          <w:rFonts w:cs="Times New Roman"/>
          <w:b/>
          <w:bCs/>
          <w:lang w:val="en-US"/>
        </w:rPr>
        <w:t>Keywords:</w:t>
      </w:r>
      <w:r w:rsidRPr="0050535F">
        <w:rPr>
          <w:rFonts w:cs="Times New Roman"/>
          <w:lang w:val="en-US"/>
        </w:rPr>
        <w:t xml:space="preserve"> Data Envelopment Analysis, </w:t>
      </w:r>
      <w:r w:rsidR="00DC7B92" w:rsidRPr="0050535F">
        <w:rPr>
          <w:rFonts w:cs="Times New Roman"/>
          <w:lang w:val="en-US"/>
        </w:rPr>
        <w:t xml:space="preserve">Machine Learning, Classification models, </w:t>
      </w:r>
      <w:r w:rsidR="00F3764D" w:rsidRPr="0050535F">
        <w:rPr>
          <w:rFonts w:cs="Times New Roman"/>
          <w:lang w:val="en-US"/>
        </w:rPr>
        <w:t>Neural Networks</w:t>
      </w:r>
      <w:r w:rsidR="00F31BB8" w:rsidRPr="0050535F">
        <w:rPr>
          <w:rFonts w:cs="Times New Roman"/>
          <w:lang w:val="en-US"/>
        </w:rPr>
        <w:t xml:space="preserve">, </w:t>
      </w:r>
      <w:r w:rsidR="00705E9A" w:rsidRPr="0050535F">
        <w:rPr>
          <w:rFonts w:cs="Times New Roman"/>
          <w:lang w:val="en-US"/>
        </w:rPr>
        <w:t>variable importance.</w:t>
      </w:r>
      <w:r w:rsidR="006E48EB" w:rsidRPr="0050535F">
        <w:rPr>
          <w:rFonts w:cs="Times New Roman"/>
          <w:lang w:val="en-US"/>
        </w:rPr>
        <w:br w:type="page"/>
      </w:r>
    </w:p>
    <w:p w14:paraId="51F2801B" w14:textId="5355C58E" w:rsidR="006E48EB" w:rsidRPr="0050535F" w:rsidRDefault="00953589" w:rsidP="003A3649">
      <w:pPr>
        <w:pStyle w:val="Ttulo1"/>
        <w:rPr>
          <w:lang w:val="en-US"/>
        </w:rPr>
      </w:pPr>
      <w:r>
        <w:rPr>
          <w:lang w:val="en-US"/>
        </w:rPr>
        <w:lastRenderedPageBreak/>
        <w:t xml:space="preserve">1. </w:t>
      </w:r>
      <w:r w:rsidR="006E48EB" w:rsidRPr="0050535F">
        <w:rPr>
          <w:lang w:val="en-US"/>
        </w:rPr>
        <w:t>Introduction</w:t>
      </w:r>
    </w:p>
    <w:p w14:paraId="6AAA888B" w14:textId="4B2A4B96" w:rsidR="004D2CDE" w:rsidRPr="0050535F" w:rsidRDefault="004D2CDE" w:rsidP="00DF3B00">
      <w:pPr>
        <w:spacing w:line="360" w:lineRule="auto"/>
        <w:rPr>
          <w:rFonts w:cs="Times New Roman"/>
          <w:lang w:val="en-US"/>
        </w:rPr>
      </w:pPr>
      <w:r w:rsidRPr="0050535F">
        <w:rPr>
          <w:rFonts w:cs="Times New Roman"/>
          <w:lang w:val="en-US"/>
        </w:rPr>
        <w:t xml:space="preserve">In recent decades, the field of efficiency analysis has witnessed significant advancements, particularly in the evaluation of </w:t>
      </w:r>
      <w:r w:rsidR="000A595B" w:rsidRPr="0050535F">
        <w:rPr>
          <w:rFonts w:cs="Times New Roman"/>
          <w:lang w:val="en-US"/>
        </w:rPr>
        <w:t xml:space="preserve">firms, institutions and organizations </w:t>
      </w:r>
      <w:r w:rsidRPr="0050535F">
        <w:rPr>
          <w:rFonts w:cs="Times New Roman"/>
          <w:lang w:val="en-US"/>
        </w:rPr>
        <w:t xml:space="preserve">across various sectors such as finance, healthcare, education, and manufacturing. One prominent methodology that has garnered substantial attention is Data Envelopment Analysis (DEA), initially introduced by Charnes, Cooper, and Rhodes in the late 1970s (Charnes et al., 1978). DEA offers a non-parametric approach to assess the relative efficiency of DMUs by comparing their input-output </w:t>
      </w:r>
      <w:r w:rsidR="00F3764D" w:rsidRPr="0050535F">
        <w:rPr>
          <w:rFonts w:cs="Times New Roman"/>
          <w:lang w:val="en-US"/>
        </w:rPr>
        <w:t>profiles</w:t>
      </w:r>
      <w:r w:rsidRPr="0050535F">
        <w:rPr>
          <w:rFonts w:cs="Times New Roman"/>
          <w:lang w:val="en-US"/>
        </w:rPr>
        <w:t>.</w:t>
      </w:r>
      <w:r w:rsidR="00E03FF7" w:rsidRPr="0050535F">
        <w:rPr>
          <w:rFonts w:cs="Times New Roman"/>
          <w:lang w:val="en-US"/>
        </w:rPr>
        <w:t xml:space="preserve"> </w:t>
      </w:r>
      <w:r w:rsidRPr="0050535F">
        <w:rPr>
          <w:rFonts w:cs="Times New Roman"/>
          <w:lang w:val="en-US"/>
        </w:rPr>
        <w:t xml:space="preserve">The fundamental premise of DEA lies in its ability to evaluate the efficiency of DMUs that operate under multiple inputs and outputs, without imposing restrictive assumptions about functional forms or underlying distributions. This characteristic makes DEA particularly appealing for </w:t>
      </w:r>
      <w:r w:rsidR="00925B61" w:rsidRPr="0050535F">
        <w:rPr>
          <w:rFonts w:cs="Times New Roman"/>
          <w:lang w:val="en-US"/>
        </w:rPr>
        <w:t>analy</w:t>
      </w:r>
      <w:r w:rsidR="000F17DA">
        <w:rPr>
          <w:rFonts w:cs="Times New Roman"/>
          <w:lang w:val="en-US"/>
        </w:rPr>
        <w:t>z</w:t>
      </w:r>
      <w:r w:rsidR="00925B61" w:rsidRPr="0050535F">
        <w:rPr>
          <w:rFonts w:cs="Times New Roman"/>
          <w:lang w:val="en-US"/>
        </w:rPr>
        <w:t>ing</w:t>
      </w:r>
      <w:r w:rsidRPr="0050535F">
        <w:rPr>
          <w:rFonts w:cs="Times New Roman"/>
          <w:lang w:val="en-US"/>
        </w:rPr>
        <w:t xml:space="preserve"> complex real-world systems where the relationships between inputs and outputs </w:t>
      </w:r>
      <w:r w:rsidR="007057B0" w:rsidRPr="0050535F">
        <w:rPr>
          <w:rFonts w:cs="Times New Roman"/>
          <w:lang w:val="en-US"/>
        </w:rPr>
        <w:t xml:space="preserve">are likely </w:t>
      </w:r>
      <w:r w:rsidRPr="0050535F">
        <w:rPr>
          <w:rFonts w:cs="Times New Roman"/>
          <w:lang w:val="en-US"/>
        </w:rPr>
        <w:t xml:space="preserve">nonlinear </w:t>
      </w:r>
      <w:r w:rsidR="00F73A3D" w:rsidRPr="0050535F">
        <w:rPr>
          <w:rFonts w:cs="Times New Roman"/>
          <w:lang w:val="en-US"/>
        </w:rPr>
        <w:t>and</w:t>
      </w:r>
      <w:r w:rsidRPr="0050535F">
        <w:rPr>
          <w:rFonts w:cs="Times New Roman"/>
          <w:lang w:val="en-US"/>
        </w:rPr>
        <w:t xml:space="preserve"> unknown. Over the years, DEA has been applied to diverse domains, including banking (</w:t>
      </w:r>
      <w:r w:rsidR="003D6266" w:rsidRPr="0050535F">
        <w:rPr>
          <w:rFonts w:cs="Times New Roman"/>
          <w:lang w:val="en-US"/>
        </w:rPr>
        <w:t>Berger et al.</w:t>
      </w:r>
      <w:r w:rsidRPr="0050535F">
        <w:rPr>
          <w:rFonts w:cs="Times New Roman"/>
          <w:lang w:val="en-US"/>
        </w:rPr>
        <w:t xml:space="preserve">, </w:t>
      </w:r>
      <w:r w:rsidR="003D6266" w:rsidRPr="0050535F">
        <w:rPr>
          <w:rFonts w:cs="Times New Roman"/>
          <w:lang w:val="en-US"/>
        </w:rPr>
        <w:t>1997</w:t>
      </w:r>
      <w:r w:rsidRPr="0050535F">
        <w:rPr>
          <w:rFonts w:cs="Times New Roman"/>
          <w:lang w:val="en-US"/>
        </w:rPr>
        <w:t>), healthcare (Olesen et al., 2007), and environmental performance assessment (Zhou et al., 2008), among others.</w:t>
      </w:r>
    </w:p>
    <w:p w14:paraId="7053F085" w14:textId="55A1FB54" w:rsidR="00F01B23" w:rsidRPr="0050535F" w:rsidRDefault="00186D75" w:rsidP="00DF3B00">
      <w:pPr>
        <w:spacing w:line="360" w:lineRule="auto"/>
        <w:rPr>
          <w:rFonts w:cs="Times New Roman"/>
          <w:lang w:val="en-US"/>
        </w:rPr>
      </w:pPr>
      <w:r w:rsidRPr="0050535F">
        <w:rPr>
          <w:rFonts w:cs="Times New Roman"/>
          <w:lang w:val="en-US"/>
        </w:rPr>
        <w:t xml:space="preserve">However, despite its widespread adoption and commendable performance, traditional DEA approaches may encounter limitations in capturing the intricate patterns and structures </w:t>
      </w:r>
      <w:r w:rsidR="003F4E6E" w:rsidRPr="0050535F">
        <w:rPr>
          <w:rFonts w:cs="Times New Roman"/>
          <w:lang w:val="en-US"/>
        </w:rPr>
        <w:t xml:space="preserve">characterizing </w:t>
      </w:r>
      <w:r w:rsidR="009777C2" w:rsidRPr="0050535F">
        <w:rPr>
          <w:rFonts w:cs="Times New Roman"/>
          <w:lang w:val="en-US"/>
        </w:rPr>
        <w:t xml:space="preserve">involved </w:t>
      </w:r>
      <w:r w:rsidR="00444FDC" w:rsidRPr="0050535F">
        <w:rPr>
          <w:rFonts w:cs="Times New Roman"/>
          <w:lang w:val="en-US"/>
        </w:rPr>
        <w:t xml:space="preserve">processes and </w:t>
      </w:r>
      <w:r w:rsidRPr="0050535F">
        <w:rPr>
          <w:rFonts w:cs="Times New Roman"/>
          <w:lang w:val="en-US"/>
        </w:rPr>
        <w:t>datasets. One notable challenge lies in the potential for overfitting, wherein the model captures noise or idiosyncratic features in the data rather than true underlying relationships</w:t>
      </w:r>
      <w:r w:rsidR="005E104B" w:rsidRPr="0050535F">
        <w:rPr>
          <w:rFonts w:cs="Times New Roman"/>
          <w:lang w:val="en-US"/>
        </w:rPr>
        <w:t xml:space="preserve"> (</w:t>
      </w:r>
      <w:r w:rsidR="00EC3FD5" w:rsidRPr="0050535F">
        <w:rPr>
          <w:rFonts w:cs="Times New Roman"/>
          <w:lang w:val="en-US"/>
        </w:rPr>
        <w:t>Esteve e</w:t>
      </w:r>
      <w:r w:rsidR="003431C8" w:rsidRPr="0050535F">
        <w:rPr>
          <w:rFonts w:cs="Times New Roman"/>
          <w:lang w:val="en-US"/>
        </w:rPr>
        <w:t>t al., 2020</w:t>
      </w:r>
      <w:r w:rsidR="005E104B" w:rsidRPr="0050535F">
        <w:rPr>
          <w:rFonts w:cs="Times New Roman"/>
          <w:lang w:val="en-US"/>
        </w:rPr>
        <w:t>)</w:t>
      </w:r>
      <w:r w:rsidRPr="0050535F">
        <w:rPr>
          <w:rFonts w:cs="Times New Roman"/>
          <w:lang w:val="en-US"/>
        </w:rPr>
        <w:t>. This issue is particularly pronounced in DEA when dealing with high-dimensional datasets or when the number of DMUs is relatively small compared to the number of inputs and outputs</w:t>
      </w:r>
      <w:r w:rsidR="000829B4" w:rsidRPr="0050535F">
        <w:rPr>
          <w:rFonts w:cs="Times New Roman"/>
          <w:lang w:val="en-US"/>
        </w:rPr>
        <w:t xml:space="preserve">, where overfitting is mixed </w:t>
      </w:r>
      <w:r w:rsidR="00A64F79" w:rsidRPr="0050535F">
        <w:rPr>
          <w:rFonts w:cs="Times New Roman"/>
          <w:lang w:val="en-US"/>
        </w:rPr>
        <w:t>with the curse of dimensionality problem</w:t>
      </w:r>
      <w:r w:rsidR="005E104B" w:rsidRPr="0050535F">
        <w:rPr>
          <w:rFonts w:cs="Times New Roman"/>
          <w:lang w:val="en-US"/>
        </w:rPr>
        <w:t xml:space="preserve"> (C</w:t>
      </w:r>
      <w:r w:rsidR="0071157D" w:rsidRPr="0050535F">
        <w:rPr>
          <w:rFonts w:cs="Times New Roman"/>
          <w:lang w:val="en-US"/>
        </w:rPr>
        <w:t>harles et al., 2019</w:t>
      </w:r>
      <w:r w:rsidR="005E104B" w:rsidRPr="0050535F">
        <w:rPr>
          <w:rFonts w:cs="Times New Roman"/>
          <w:lang w:val="en-US"/>
        </w:rPr>
        <w:t>)</w:t>
      </w:r>
      <w:r w:rsidRPr="0050535F">
        <w:rPr>
          <w:rFonts w:cs="Times New Roman"/>
          <w:lang w:val="en-US"/>
        </w:rPr>
        <w:t>.</w:t>
      </w:r>
      <w:r w:rsidR="005E104B" w:rsidRPr="0050535F">
        <w:rPr>
          <w:rFonts w:cs="Times New Roman"/>
          <w:lang w:val="en-US"/>
        </w:rPr>
        <w:t xml:space="preserve"> </w:t>
      </w:r>
      <w:r w:rsidR="00B9642E" w:rsidRPr="0050535F">
        <w:rPr>
          <w:rFonts w:cs="Times New Roman"/>
          <w:lang w:val="en-US"/>
        </w:rPr>
        <w:t>Then,</w:t>
      </w:r>
      <w:r w:rsidRPr="0050535F">
        <w:rPr>
          <w:rFonts w:cs="Times New Roman"/>
          <w:lang w:val="en-US"/>
        </w:rPr>
        <w:t xml:space="preserve"> DEA can lead to inflated efficiency scores for certain DMUs, thereby distorting the assessment of relative efficiency and potentially misleading decision-makers. Moreover, traditional DEA models rely on linear programming techniques to estimate efficiency scores, which may not adequately capture nonlinear relationships or interactions among inputs and outputs. As a result, the model may overlook </w:t>
      </w:r>
      <w:r w:rsidR="00B9642E" w:rsidRPr="0050535F">
        <w:rPr>
          <w:rFonts w:cs="Times New Roman"/>
          <w:lang w:val="en-US"/>
        </w:rPr>
        <w:t>certain</w:t>
      </w:r>
      <w:r w:rsidRPr="0050535F">
        <w:rPr>
          <w:rFonts w:cs="Times New Roman"/>
          <w:lang w:val="en-US"/>
        </w:rPr>
        <w:t xml:space="preserve"> patterns in the data, leading to biased efficiency estimates.</w:t>
      </w:r>
      <w:r w:rsidR="00DE0FDB" w:rsidRPr="0050535F">
        <w:rPr>
          <w:rFonts w:cs="Times New Roman"/>
          <w:lang w:val="en-US"/>
        </w:rPr>
        <w:t xml:space="preserve"> A</w:t>
      </w:r>
      <w:r w:rsidR="00F01B23" w:rsidRPr="0050535F">
        <w:rPr>
          <w:rFonts w:cs="Times New Roman"/>
          <w:lang w:val="en-US"/>
        </w:rPr>
        <w:t xml:space="preserve">nother significant limitation of traditional DEA is its deterministic nature. </w:t>
      </w:r>
      <w:r w:rsidR="008F21DC" w:rsidRPr="0050535F">
        <w:rPr>
          <w:rFonts w:cs="Times New Roman"/>
          <w:lang w:val="en-US"/>
        </w:rPr>
        <w:t xml:space="preserve">Standard </w:t>
      </w:r>
      <w:r w:rsidR="00F01B23" w:rsidRPr="0050535F">
        <w:rPr>
          <w:rFonts w:cs="Times New Roman"/>
          <w:lang w:val="en-US"/>
        </w:rPr>
        <w:t xml:space="preserve">DEA models produce a single efficiency score for each DMU based on the observed input-output data, without accounting </w:t>
      </w:r>
      <w:r w:rsidR="0018171D" w:rsidRPr="0050535F">
        <w:rPr>
          <w:rFonts w:cs="Times New Roman"/>
          <w:lang w:val="en-US"/>
        </w:rPr>
        <w:t xml:space="preserve">for </w:t>
      </w:r>
      <w:r w:rsidR="00E57F35" w:rsidRPr="0050535F">
        <w:rPr>
          <w:rFonts w:cs="Times New Roman"/>
          <w:lang w:val="en-US"/>
        </w:rPr>
        <w:t xml:space="preserve">the </w:t>
      </w:r>
      <w:r w:rsidR="0018171D" w:rsidRPr="0050535F">
        <w:rPr>
          <w:rFonts w:cs="Times New Roman"/>
          <w:lang w:val="en-US"/>
        </w:rPr>
        <w:t xml:space="preserve">volatile, uncertain, complex, and ambiguous (VUCA) </w:t>
      </w:r>
      <w:r w:rsidR="00E57F35" w:rsidRPr="0050535F">
        <w:rPr>
          <w:rFonts w:cs="Times New Roman"/>
          <w:lang w:val="en-US"/>
        </w:rPr>
        <w:t xml:space="preserve">scenarios inherent observed </w:t>
      </w:r>
      <w:r w:rsidR="00F01B23" w:rsidRPr="0050535F">
        <w:rPr>
          <w:rFonts w:cs="Times New Roman"/>
          <w:lang w:val="en-US"/>
        </w:rPr>
        <w:t>in real-world systems. This deterministic approach fails to acknowledge the stochastic nature of many decision-making processes.</w:t>
      </w:r>
      <w:r w:rsidR="008B6F44" w:rsidRPr="0050535F">
        <w:rPr>
          <w:rFonts w:cs="Times New Roman"/>
          <w:lang w:val="en-US"/>
        </w:rPr>
        <w:t xml:space="preserve"> </w:t>
      </w:r>
    </w:p>
    <w:p w14:paraId="5F3F1141" w14:textId="77777777" w:rsidR="00F01B23" w:rsidRPr="0050535F" w:rsidRDefault="00F01B23" w:rsidP="00DF3B00">
      <w:pPr>
        <w:spacing w:line="360" w:lineRule="auto"/>
        <w:rPr>
          <w:rFonts w:cs="Times New Roman"/>
          <w:lang w:val="en-US"/>
        </w:rPr>
      </w:pPr>
    </w:p>
    <w:p w14:paraId="1470BA08" w14:textId="0998EEBF" w:rsidR="002B790E" w:rsidRPr="0050535F" w:rsidRDefault="00D86DAA" w:rsidP="00DF3B00">
      <w:pPr>
        <w:spacing w:line="360" w:lineRule="auto"/>
        <w:rPr>
          <w:rFonts w:cs="Times New Roman"/>
          <w:lang w:val="en-US"/>
        </w:rPr>
      </w:pPr>
      <w:r w:rsidRPr="0050535F">
        <w:rPr>
          <w:rFonts w:cs="Times New Roman"/>
          <w:lang w:val="en-US"/>
        </w:rPr>
        <w:t xml:space="preserve">With the advent of machine learning techniques, there exists a compelling opportunity to enhance the capabilities of DEA by </w:t>
      </w:r>
      <w:r w:rsidR="00B9642E" w:rsidRPr="0050535F">
        <w:rPr>
          <w:rFonts w:cs="Times New Roman"/>
          <w:lang w:val="en-US"/>
        </w:rPr>
        <w:t>exploiting</w:t>
      </w:r>
      <w:r w:rsidRPr="0050535F">
        <w:rPr>
          <w:rFonts w:cs="Times New Roman"/>
          <w:lang w:val="en-US"/>
        </w:rPr>
        <w:t xml:space="preserve"> the computational power and flexibility offered by these </w:t>
      </w:r>
      <w:r w:rsidRPr="0050535F">
        <w:rPr>
          <w:rFonts w:cs="Times New Roman"/>
          <w:lang w:val="en-US"/>
        </w:rPr>
        <w:lastRenderedPageBreak/>
        <w:t xml:space="preserve">methods. By integrating machine learning algorithms with DEA, researchers </w:t>
      </w:r>
      <w:r w:rsidR="006D52B8" w:rsidRPr="0050535F">
        <w:rPr>
          <w:rFonts w:cs="Times New Roman"/>
          <w:lang w:val="en-US"/>
        </w:rPr>
        <w:t xml:space="preserve">can </w:t>
      </w:r>
      <w:r w:rsidRPr="0050535F">
        <w:rPr>
          <w:rFonts w:cs="Times New Roman"/>
          <w:lang w:val="en-US"/>
        </w:rPr>
        <w:t>improve the accuracy, robustness, and interpretability of efficiency assessments, thereby advancing the state-of-the-art in performance analysis.</w:t>
      </w:r>
      <w:r w:rsidR="009D1A09" w:rsidRPr="0050535F">
        <w:rPr>
          <w:rFonts w:cs="Times New Roman"/>
          <w:lang w:val="en-US"/>
        </w:rPr>
        <w:t xml:space="preserve"> </w:t>
      </w:r>
      <w:r w:rsidR="00C00C24" w:rsidRPr="0050535F">
        <w:rPr>
          <w:rFonts w:cs="Times New Roman"/>
          <w:lang w:val="en-US"/>
        </w:rPr>
        <w:t xml:space="preserve">In this context, it </w:t>
      </w:r>
      <w:r w:rsidR="00B06560" w:rsidRPr="0050535F">
        <w:rPr>
          <w:rFonts w:cs="Times New Roman"/>
          <w:lang w:val="en-US"/>
        </w:rPr>
        <w:t xml:space="preserve">is imperative to </w:t>
      </w:r>
      <w:r w:rsidR="00E913BD" w:rsidRPr="0050535F">
        <w:rPr>
          <w:rFonts w:cs="Times New Roman"/>
          <w:lang w:val="en-US"/>
        </w:rPr>
        <w:t xml:space="preserve">build </w:t>
      </w:r>
      <w:r w:rsidR="00C00C24" w:rsidRPr="0050535F">
        <w:rPr>
          <w:rFonts w:cs="Times New Roman"/>
          <w:lang w:val="en-US"/>
        </w:rPr>
        <w:t xml:space="preserve">the necessary bridges between machine learning and </w:t>
      </w:r>
      <w:r w:rsidR="008E59CF" w:rsidRPr="0050535F">
        <w:rPr>
          <w:rFonts w:cs="Times New Roman"/>
          <w:lang w:val="en-US"/>
        </w:rPr>
        <w:t>other</w:t>
      </w:r>
      <w:r w:rsidR="00C00C24" w:rsidRPr="0050535F">
        <w:rPr>
          <w:rFonts w:cs="Times New Roman"/>
          <w:lang w:val="en-US"/>
        </w:rPr>
        <w:t xml:space="preserve"> fields, such as Data Envelopment Analysis</w:t>
      </w:r>
      <w:r w:rsidR="007E631F" w:rsidRPr="0050535F">
        <w:rPr>
          <w:rFonts w:cs="Times New Roman"/>
          <w:lang w:val="en-US"/>
        </w:rPr>
        <w:t>.</w:t>
      </w:r>
      <w:r w:rsidR="00C00C24" w:rsidRPr="0050535F">
        <w:rPr>
          <w:rFonts w:cs="Times New Roman"/>
          <w:lang w:val="en-US"/>
        </w:rPr>
        <w:t xml:space="preserve"> Machine learning algorithms complement DEA by providing advanced techniques for</w:t>
      </w:r>
      <w:r w:rsidR="008557FB" w:rsidRPr="0050535F">
        <w:rPr>
          <w:rFonts w:cs="Times New Roman"/>
          <w:lang w:val="en-US"/>
        </w:rPr>
        <w:t xml:space="preserve">, </w:t>
      </w:r>
      <w:r w:rsidR="00345440" w:rsidRPr="0050535F">
        <w:rPr>
          <w:rFonts w:cs="Times New Roman"/>
          <w:i/>
          <w:iCs/>
          <w:lang w:val="en-US"/>
        </w:rPr>
        <w:t>inter alia</w:t>
      </w:r>
      <w:r w:rsidR="008557FB" w:rsidRPr="0050535F">
        <w:rPr>
          <w:rFonts w:cs="Times New Roman"/>
          <w:lang w:val="en-US"/>
        </w:rPr>
        <w:t>,</w:t>
      </w:r>
      <w:r w:rsidR="00C00C24" w:rsidRPr="0050535F">
        <w:rPr>
          <w:rFonts w:cs="Times New Roman"/>
          <w:lang w:val="en-US"/>
        </w:rPr>
        <w:t xml:space="preserve"> data preprocessing</w:t>
      </w:r>
      <w:r w:rsidR="001A52C7" w:rsidRPr="0050535F">
        <w:rPr>
          <w:rFonts w:cs="Times New Roman"/>
          <w:lang w:val="en-US"/>
        </w:rPr>
        <w:t xml:space="preserve"> (</w:t>
      </w:r>
      <w:r w:rsidR="0046403C" w:rsidRPr="0050535F">
        <w:rPr>
          <w:rFonts w:cs="Times New Roman"/>
          <w:lang w:val="en-US"/>
        </w:rPr>
        <w:t>Chen et al., 2014</w:t>
      </w:r>
      <w:r w:rsidR="001A52C7" w:rsidRPr="0050535F">
        <w:rPr>
          <w:rFonts w:cs="Times New Roman"/>
          <w:lang w:val="en-US"/>
        </w:rPr>
        <w:t>)</w:t>
      </w:r>
      <w:r w:rsidR="00C00C24" w:rsidRPr="0050535F">
        <w:rPr>
          <w:rFonts w:cs="Times New Roman"/>
          <w:lang w:val="en-US"/>
        </w:rPr>
        <w:t xml:space="preserve">, </w:t>
      </w:r>
      <w:r w:rsidR="008F5FA2" w:rsidRPr="0050535F">
        <w:rPr>
          <w:rFonts w:cs="Times New Roman"/>
          <w:lang w:val="en-US"/>
        </w:rPr>
        <w:t>variable importance measurement</w:t>
      </w:r>
      <w:r w:rsidR="001A52C7" w:rsidRPr="0050535F">
        <w:rPr>
          <w:rFonts w:cs="Times New Roman"/>
          <w:lang w:val="en-US"/>
        </w:rPr>
        <w:t xml:space="preserve"> (</w:t>
      </w:r>
      <w:r w:rsidR="00B60846" w:rsidRPr="0050535F">
        <w:rPr>
          <w:rFonts w:cs="Times New Roman"/>
          <w:lang w:val="en-US"/>
        </w:rPr>
        <w:t xml:space="preserve">Valero-Carreras </w:t>
      </w:r>
      <w:r w:rsidR="002F0002" w:rsidRPr="0050535F">
        <w:rPr>
          <w:rFonts w:cs="Times New Roman"/>
          <w:lang w:val="en-US"/>
        </w:rPr>
        <w:t>et al., 202</w:t>
      </w:r>
      <w:r w:rsidR="00B60846" w:rsidRPr="0050535F">
        <w:rPr>
          <w:rFonts w:cs="Times New Roman"/>
          <w:lang w:val="en-US"/>
        </w:rPr>
        <w:t>4</w:t>
      </w:r>
      <w:r w:rsidR="001A52C7" w:rsidRPr="0050535F">
        <w:rPr>
          <w:rFonts w:cs="Times New Roman"/>
          <w:lang w:val="en-US"/>
        </w:rPr>
        <w:t>)</w:t>
      </w:r>
      <w:r w:rsidR="00C00C24" w:rsidRPr="0050535F">
        <w:rPr>
          <w:rFonts w:cs="Times New Roman"/>
          <w:lang w:val="en-US"/>
        </w:rPr>
        <w:t xml:space="preserve">, and </w:t>
      </w:r>
      <w:r w:rsidR="008557FB" w:rsidRPr="0050535F">
        <w:rPr>
          <w:rFonts w:cs="Times New Roman"/>
          <w:lang w:val="en-US"/>
        </w:rPr>
        <w:t xml:space="preserve">the treatment of the curse of </w:t>
      </w:r>
      <w:r w:rsidR="00C00C24" w:rsidRPr="0050535F">
        <w:rPr>
          <w:rFonts w:cs="Times New Roman"/>
          <w:lang w:val="en-US"/>
        </w:rPr>
        <w:t xml:space="preserve">dimensionality </w:t>
      </w:r>
      <w:r w:rsidR="001A52C7" w:rsidRPr="0050535F">
        <w:rPr>
          <w:rFonts w:cs="Times New Roman"/>
          <w:lang w:val="en-US"/>
        </w:rPr>
        <w:t>(</w:t>
      </w:r>
      <w:r w:rsidR="00256AD3" w:rsidRPr="0050535F">
        <w:rPr>
          <w:rFonts w:cs="Times New Roman"/>
          <w:lang w:val="en-US"/>
        </w:rPr>
        <w:t>Esteve</w:t>
      </w:r>
      <w:r w:rsidR="0046403C" w:rsidRPr="0050535F">
        <w:rPr>
          <w:rFonts w:cs="Times New Roman"/>
          <w:lang w:val="en-US"/>
        </w:rPr>
        <w:t xml:space="preserve"> et al., 20</w:t>
      </w:r>
      <w:r w:rsidR="00256AD3" w:rsidRPr="0050535F">
        <w:rPr>
          <w:rFonts w:cs="Times New Roman"/>
          <w:lang w:val="en-US"/>
        </w:rPr>
        <w:t>23</w:t>
      </w:r>
      <w:r w:rsidR="001A52C7" w:rsidRPr="0050535F">
        <w:rPr>
          <w:rFonts w:cs="Times New Roman"/>
          <w:lang w:val="en-US"/>
        </w:rPr>
        <w:t>)</w:t>
      </w:r>
      <w:r w:rsidR="00C00C24" w:rsidRPr="0050535F">
        <w:rPr>
          <w:rFonts w:cs="Times New Roman"/>
          <w:lang w:val="en-US"/>
        </w:rPr>
        <w:t>, thereby facilitating more accurate and comprehensive efficiency assessments. Moreover, machine learning models can capture nonlinear relationships and interactions among inputs and outputs, addressing one of the key limitations of traditional DEA approaches.</w:t>
      </w:r>
      <w:r w:rsidR="008F2B63" w:rsidRPr="0050535F">
        <w:rPr>
          <w:rFonts w:cs="Times New Roman"/>
          <w:lang w:val="en-US"/>
        </w:rPr>
        <w:t xml:space="preserve"> </w:t>
      </w:r>
    </w:p>
    <w:p w14:paraId="213966F4" w14:textId="7CB48E42" w:rsidR="00802307" w:rsidRPr="0050535F" w:rsidRDefault="00BC4173" w:rsidP="00DF3B00">
      <w:pPr>
        <w:spacing w:line="360" w:lineRule="auto"/>
        <w:rPr>
          <w:rFonts w:cs="Times New Roman"/>
          <w:lang w:val="en-US"/>
        </w:rPr>
      </w:pPr>
      <w:r w:rsidRPr="0050535F">
        <w:rPr>
          <w:rFonts w:cs="Times New Roman"/>
          <w:lang w:val="en-US"/>
        </w:rPr>
        <w:t xml:space="preserve">In the literature, several bridges between machine learning (ML) and Data Envelopment Analysis (DEA) have already been established. However, </w:t>
      </w:r>
      <w:r w:rsidR="00847B81" w:rsidRPr="0050535F">
        <w:rPr>
          <w:rFonts w:cs="Times New Roman"/>
          <w:lang w:val="en-US"/>
        </w:rPr>
        <w:t xml:space="preserve">there exist </w:t>
      </w:r>
      <w:r w:rsidRPr="0050535F">
        <w:rPr>
          <w:rFonts w:cs="Times New Roman"/>
          <w:lang w:val="en-US"/>
        </w:rPr>
        <w:t xml:space="preserve">certain gaps that we believe </w:t>
      </w:r>
      <w:r w:rsidR="003A3662" w:rsidRPr="0050535F">
        <w:rPr>
          <w:rFonts w:cs="Times New Roman"/>
          <w:lang w:val="en-US"/>
        </w:rPr>
        <w:t xml:space="preserve">the novel </w:t>
      </w:r>
      <w:r w:rsidRPr="0050535F">
        <w:rPr>
          <w:rFonts w:cs="Times New Roman"/>
          <w:lang w:val="en-US"/>
        </w:rPr>
        <w:t>approach introduced in this paper can address.</w:t>
      </w:r>
      <w:r w:rsidR="0088586C" w:rsidRPr="0050535F">
        <w:rPr>
          <w:rFonts w:cs="Times New Roman"/>
          <w:lang w:val="en-US"/>
        </w:rPr>
        <w:t xml:space="preserve"> Before mentioning these gaps, </w:t>
      </w:r>
      <w:r w:rsidR="001E6A05" w:rsidRPr="0050535F">
        <w:rPr>
          <w:rFonts w:cs="Times New Roman"/>
          <w:lang w:val="en-US"/>
        </w:rPr>
        <w:t xml:space="preserve">we briefly review the main contributions related to ML and DEA. </w:t>
      </w:r>
      <w:r w:rsidR="000606ED" w:rsidRPr="0050535F">
        <w:rPr>
          <w:rFonts w:cs="Times New Roman"/>
          <w:lang w:val="en-US"/>
        </w:rPr>
        <w:t xml:space="preserve">As we are aware, </w:t>
      </w:r>
      <w:r w:rsidR="00317ADB" w:rsidRPr="0050535F">
        <w:rPr>
          <w:rFonts w:cs="Times New Roman"/>
          <w:lang w:val="en-US"/>
        </w:rPr>
        <w:t xml:space="preserve">there are two predominant streams of research </w:t>
      </w:r>
      <w:r w:rsidR="003A3662" w:rsidRPr="0050535F">
        <w:rPr>
          <w:rFonts w:cs="Times New Roman"/>
          <w:lang w:val="en-US"/>
        </w:rPr>
        <w:t xml:space="preserve">in </w:t>
      </w:r>
      <w:proofErr w:type="gramStart"/>
      <w:r w:rsidR="003A3662" w:rsidRPr="0050535F">
        <w:rPr>
          <w:rFonts w:cs="Times New Roman"/>
          <w:lang w:val="en-US"/>
        </w:rPr>
        <w:t>the literature</w:t>
      </w:r>
      <w:proofErr w:type="gramEnd"/>
      <w:r w:rsidR="003A3662" w:rsidRPr="0050535F">
        <w:rPr>
          <w:rFonts w:cs="Times New Roman"/>
          <w:lang w:val="en-US"/>
        </w:rPr>
        <w:t xml:space="preserve"> </w:t>
      </w:r>
      <w:r w:rsidR="00317ADB" w:rsidRPr="0050535F">
        <w:rPr>
          <w:rFonts w:cs="Times New Roman"/>
          <w:lang w:val="en-US"/>
        </w:rPr>
        <w:t>that explore the integration of machine learning with Data Envelopment Analysis</w:t>
      </w:r>
      <w:r w:rsidR="003A3662" w:rsidRPr="0050535F">
        <w:rPr>
          <w:rFonts w:cs="Times New Roman"/>
          <w:lang w:val="en-US"/>
        </w:rPr>
        <w:t>.</w:t>
      </w:r>
      <w:r w:rsidR="00ED25E0" w:rsidRPr="0050535F">
        <w:rPr>
          <w:rStyle w:val="Refdenotaalpie"/>
          <w:rFonts w:cs="Times New Roman"/>
          <w:lang w:val="en-US"/>
        </w:rPr>
        <w:footnoteReference w:id="2"/>
      </w:r>
    </w:p>
    <w:p w14:paraId="3B944C44" w14:textId="2D529813" w:rsidR="00802307" w:rsidRPr="0050535F" w:rsidRDefault="00317ADB" w:rsidP="00DF3B00">
      <w:pPr>
        <w:spacing w:line="360" w:lineRule="auto"/>
        <w:rPr>
          <w:rFonts w:cs="Times New Roman"/>
          <w:lang w:val="en-US"/>
        </w:rPr>
      </w:pPr>
      <w:r w:rsidRPr="0050535F">
        <w:rPr>
          <w:rFonts w:cs="Times New Roman"/>
          <w:lang w:val="en-US"/>
        </w:rPr>
        <w:t>The first stream focuses on adapting existing ML techniques to ensure that the predictive function, typically representing a production function in our context, complies with various shape constraints such as monotonicity or concavity.</w:t>
      </w:r>
      <w:r w:rsidR="00666725" w:rsidRPr="0050535F">
        <w:rPr>
          <w:rFonts w:cs="Times New Roman"/>
          <w:lang w:val="en-US"/>
        </w:rPr>
        <w:t xml:space="preserve"> </w:t>
      </w:r>
      <w:r w:rsidRPr="0050535F">
        <w:rPr>
          <w:rFonts w:cs="Times New Roman"/>
          <w:lang w:val="en-US"/>
        </w:rPr>
        <w:t xml:space="preserve">Researchers in this stream </w:t>
      </w:r>
      <w:r w:rsidR="00D05822" w:rsidRPr="0050535F">
        <w:rPr>
          <w:rFonts w:cs="Times New Roman"/>
          <w:lang w:val="en-US"/>
        </w:rPr>
        <w:t>use</w:t>
      </w:r>
      <w:r w:rsidRPr="0050535F">
        <w:rPr>
          <w:rFonts w:cs="Times New Roman"/>
          <w:lang w:val="en-US"/>
        </w:rPr>
        <w:t xml:space="preserve"> techniques from ML, such as support vector machines (SVM), neural networks</w:t>
      </w:r>
      <w:r w:rsidR="00E33DC5" w:rsidRPr="0050535F">
        <w:rPr>
          <w:rFonts w:cs="Times New Roman"/>
          <w:lang w:val="en-US"/>
        </w:rPr>
        <w:t xml:space="preserve"> (NN)</w:t>
      </w:r>
      <w:r w:rsidRPr="0050535F">
        <w:rPr>
          <w:rFonts w:cs="Times New Roman"/>
          <w:lang w:val="en-US"/>
        </w:rPr>
        <w:t>, or decision trees, to develop models that capture the underlying relationships between inputs and outputs</w:t>
      </w:r>
      <w:r w:rsidR="000519A3" w:rsidRPr="0050535F">
        <w:rPr>
          <w:rFonts w:cs="Times New Roman"/>
          <w:lang w:val="en-US"/>
        </w:rPr>
        <w:t xml:space="preserve"> b</w:t>
      </w:r>
      <w:r w:rsidRPr="0050535F">
        <w:rPr>
          <w:rFonts w:cs="Times New Roman"/>
          <w:lang w:val="en-US"/>
        </w:rPr>
        <w:t>y imposing shape constraints on the predictive function.</w:t>
      </w:r>
      <w:r w:rsidR="003E5607" w:rsidRPr="0050535F">
        <w:rPr>
          <w:rFonts w:cs="Times New Roman"/>
          <w:lang w:val="en-US"/>
        </w:rPr>
        <w:t xml:space="preserve"> </w:t>
      </w:r>
      <w:r w:rsidR="004E0920" w:rsidRPr="0050535F">
        <w:rPr>
          <w:rFonts w:cs="Times New Roman"/>
          <w:lang w:val="en-US"/>
        </w:rPr>
        <w:t xml:space="preserve">Milestones in this domain </w:t>
      </w:r>
      <w:r w:rsidR="00352D61" w:rsidRPr="0050535F">
        <w:rPr>
          <w:rFonts w:cs="Times New Roman"/>
          <w:lang w:val="en-US"/>
        </w:rPr>
        <w:t xml:space="preserve">are the following: </w:t>
      </w:r>
      <w:r w:rsidR="00544D21" w:rsidRPr="0050535F">
        <w:rPr>
          <w:rFonts w:cs="Times New Roman"/>
          <w:lang w:val="en-US"/>
        </w:rPr>
        <w:t xml:space="preserve">Kuosmanen and Johnson (2010) demonstrated </w:t>
      </w:r>
      <w:r w:rsidR="00395787" w:rsidRPr="0050535F">
        <w:rPr>
          <w:rFonts w:cs="Times New Roman"/>
          <w:lang w:val="en-US"/>
        </w:rPr>
        <w:t>the</w:t>
      </w:r>
      <w:r w:rsidR="00544D21" w:rsidRPr="0050535F">
        <w:rPr>
          <w:rFonts w:cs="Times New Roman"/>
          <w:lang w:val="en-US"/>
        </w:rPr>
        <w:t xml:space="preserve"> connection between DEA and least-squares regression, introducing </w:t>
      </w:r>
      <w:r w:rsidR="00E742B0" w:rsidRPr="0050535F">
        <w:rPr>
          <w:rFonts w:cs="Times New Roman"/>
          <w:lang w:val="en-US"/>
        </w:rPr>
        <w:t>Corrected Concave Nonparametric Least Squares</w:t>
      </w:r>
      <w:r w:rsidR="00E87902" w:rsidRPr="0050535F">
        <w:rPr>
          <w:rFonts w:cs="Times New Roman"/>
          <w:lang w:val="en-US"/>
        </w:rPr>
        <w:t xml:space="preserve"> (</w:t>
      </w:r>
      <w:r w:rsidR="00E742B0" w:rsidRPr="0050535F">
        <w:rPr>
          <w:rFonts w:cs="Times New Roman"/>
          <w:lang w:val="en-US"/>
        </w:rPr>
        <w:t>C</w:t>
      </w:r>
      <w:r w:rsidR="00E742B0" w:rsidRPr="0050535F">
        <w:rPr>
          <w:rFonts w:cs="Times New Roman"/>
          <w:vertAlign w:val="superscript"/>
          <w:lang w:val="en-US"/>
        </w:rPr>
        <w:t>2</w:t>
      </w:r>
      <w:r w:rsidR="00E742B0" w:rsidRPr="0050535F">
        <w:rPr>
          <w:rFonts w:cs="Times New Roman"/>
          <w:lang w:val="en-US"/>
        </w:rPr>
        <w:t>NLS</w:t>
      </w:r>
      <w:r w:rsidR="00E87902" w:rsidRPr="0050535F">
        <w:rPr>
          <w:rFonts w:cs="Times New Roman"/>
          <w:lang w:val="en-US"/>
        </w:rPr>
        <w:t>)</w:t>
      </w:r>
      <w:r w:rsidR="00544D21" w:rsidRPr="0050535F">
        <w:rPr>
          <w:rFonts w:cs="Times New Roman"/>
          <w:lang w:val="en-US"/>
        </w:rPr>
        <w:t xml:space="preserve">. Parmeter and Racine (2013) proposed innovative smooth constrained nonparametric frontier estimators, incorporating production theory axioms. </w:t>
      </w:r>
      <w:proofErr w:type="spellStart"/>
      <w:r w:rsidR="00544D21" w:rsidRPr="0050535F">
        <w:rPr>
          <w:rFonts w:cs="Times New Roman"/>
          <w:lang w:val="en-US"/>
        </w:rPr>
        <w:t>Daouia</w:t>
      </w:r>
      <w:proofErr w:type="spellEnd"/>
      <w:r w:rsidR="00544D21" w:rsidRPr="0050535F">
        <w:rPr>
          <w:rFonts w:cs="Times New Roman"/>
          <w:lang w:val="en-US"/>
        </w:rPr>
        <w:t xml:space="preserve"> et al. (2016) introduced a method using constrained polynomial spline smoothing for data envelop</w:t>
      </w:r>
      <w:r w:rsidR="003A4589" w:rsidRPr="0050535F">
        <w:rPr>
          <w:rFonts w:cs="Times New Roman"/>
          <w:lang w:val="en-US"/>
        </w:rPr>
        <w:t>ment</w:t>
      </w:r>
      <w:r w:rsidR="00544D21" w:rsidRPr="0050535F">
        <w:rPr>
          <w:rFonts w:cs="Times New Roman"/>
          <w:lang w:val="en-US"/>
        </w:rPr>
        <w:t xml:space="preserve"> fitting, enhancing precision and smoothness. Esteve et al. (2020) </w:t>
      </w:r>
      <w:r w:rsidR="003A4589" w:rsidRPr="0050535F">
        <w:rPr>
          <w:rFonts w:cs="Times New Roman"/>
          <w:lang w:val="en-US"/>
        </w:rPr>
        <w:t xml:space="preserve">and Aparicio et al. (2021) </w:t>
      </w:r>
      <w:r w:rsidR="00544D21" w:rsidRPr="0050535F">
        <w:rPr>
          <w:rFonts w:cs="Times New Roman"/>
          <w:lang w:val="en-US"/>
        </w:rPr>
        <w:t>developed Efficiency Analysis Trees (EAT), improving production frontier estimation</w:t>
      </w:r>
      <w:r w:rsidR="00744357" w:rsidRPr="0050535F">
        <w:rPr>
          <w:rFonts w:cs="Times New Roman"/>
          <w:lang w:val="en-US"/>
        </w:rPr>
        <w:t xml:space="preserve"> through decision trees</w:t>
      </w:r>
      <w:r w:rsidR="00544D21" w:rsidRPr="0050535F">
        <w:rPr>
          <w:rFonts w:cs="Times New Roman"/>
          <w:lang w:val="en-US"/>
        </w:rPr>
        <w:t xml:space="preserve">. Valero-Carreras et al. (2021) introduced Support Vector Frontiers (SVF), adapting Support Vector Regression for production function estimation. Olesen and Ruggiero (2022) proposed hinging hyperplanes as a nonparametric </w:t>
      </w:r>
      <w:r w:rsidR="00544D21" w:rsidRPr="0050535F">
        <w:rPr>
          <w:rFonts w:cs="Times New Roman"/>
          <w:lang w:val="en-US"/>
        </w:rPr>
        <w:lastRenderedPageBreak/>
        <w:t>estimator for production functions. Guerrero et al. (2022) introduced Data Envelopment Analysis-based Machines (DEAM) for estimating polyhedral technologies. Valero-Carreras et al. (2022) adapted SVF for multi-output scenarios, improving efficiency measurement. Guillen et al. (2023a, 2023b, 2023c</w:t>
      </w:r>
      <w:r w:rsidR="006C3C79" w:rsidRPr="0050535F">
        <w:rPr>
          <w:rFonts w:cs="Times New Roman"/>
          <w:lang w:val="en-US"/>
        </w:rPr>
        <w:t>, 2024</w:t>
      </w:r>
      <w:r w:rsidR="00544D21" w:rsidRPr="0050535F">
        <w:rPr>
          <w:rFonts w:cs="Times New Roman"/>
          <w:lang w:val="en-US"/>
        </w:rPr>
        <w:t>) introduced boosting techniques for efficiency estimation</w:t>
      </w:r>
      <w:r w:rsidR="005453E4" w:rsidRPr="0050535F">
        <w:rPr>
          <w:rFonts w:cs="Times New Roman"/>
          <w:lang w:val="en-US"/>
        </w:rPr>
        <w:t xml:space="preserve"> in different scenarios</w:t>
      </w:r>
      <w:r w:rsidR="00544D21" w:rsidRPr="0050535F">
        <w:rPr>
          <w:rFonts w:cs="Times New Roman"/>
          <w:lang w:val="en-US"/>
        </w:rPr>
        <w:t xml:space="preserve">. </w:t>
      </w:r>
      <w:proofErr w:type="spellStart"/>
      <w:r w:rsidR="00544D21" w:rsidRPr="0050535F">
        <w:rPr>
          <w:rFonts w:cs="Times New Roman"/>
          <w:lang w:val="en-US"/>
        </w:rPr>
        <w:t>Tsionas</w:t>
      </w:r>
      <w:proofErr w:type="spellEnd"/>
      <w:r w:rsidR="00544D21" w:rsidRPr="0050535F">
        <w:rPr>
          <w:rFonts w:cs="Times New Roman"/>
          <w:lang w:val="en-US"/>
        </w:rPr>
        <w:t xml:space="preserve"> et al. (2023) proposed a Bayesian Artificial Neural Network approach for frontier efficiency analysis</w:t>
      </w:r>
      <w:r w:rsidR="00F839F6" w:rsidRPr="0050535F">
        <w:rPr>
          <w:rFonts w:cs="Times New Roman"/>
          <w:lang w:val="en-US"/>
        </w:rPr>
        <w:t xml:space="preserve"> under shape constraints</w:t>
      </w:r>
      <w:r w:rsidR="00544D21" w:rsidRPr="0050535F">
        <w:rPr>
          <w:rFonts w:cs="Times New Roman"/>
          <w:lang w:val="en-US"/>
        </w:rPr>
        <w:t>. Liao et al. (2024) proposed Convex Support Vector Regression (CSVR) to improve predictive accuracy and robustness in nonparametric regression.</w:t>
      </w:r>
    </w:p>
    <w:p w14:paraId="501750B2" w14:textId="6F98FAF4" w:rsidR="00317ADB" w:rsidRPr="0050535F" w:rsidRDefault="0081108D" w:rsidP="00DF3B00">
      <w:pPr>
        <w:spacing w:line="360" w:lineRule="auto"/>
        <w:rPr>
          <w:rFonts w:cs="Times New Roman"/>
          <w:lang w:val="en-US"/>
        </w:rPr>
      </w:pPr>
      <w:r w:rsidRPr="0050535F">
        <w:rPr>
          <w:rFonts w:cs="Times New Roman"/>
          <w:lang w:val="en-US"/>
        </w:rPr>
        <w:t>T</w:t>
      </w:r>
      <w:r w:rsidR="00317ADB" w:rsidRPr="0050535F">
        <w:rPr>
          <w:rFonts w:cs="Times New Roman"/>
          <w:lang w:val="en-US"/>
        </w:rPr>
        <w:t xml:space="preserve">he second stream of literature adopts a two-stage approach to integrate DEA with ML techniques. In the first stage, researchers apply a pre-existing DEA model, such as </w:t>
      </w:r>
      <w:r w:rsidR="001C0BF1" w:rsidRPr="0050535F">
        <w:rPr>
          <w:rFonts w:cs="Times New Roman"/>
          <w:lang w:val="en-US"/>
        </w:rPr>
        <w:t>the</w:t>
      </w:r>
      <w:r w:rsidR="00317ADB" w:rsidRPr="0050535F">
        <w:rPr>
          <w:rFonts w:cs="Times New Roman"/>
          <w:lang w:val="en-US"/>
        </w:rPr>
        <w:t xml:space="preserve"> </w:t>
      </w:r>
      <w:r w:rsidR="001C0BF1" w:rsidRPr="0050535F">
        <w:rPr>
          <w:rFonts w:cs="Times New Roman"/>
          <w:lang w:val="en-US"/>
        </w:rPr>
        <w:t xml:space="preserve">output-oriented </w:t>
      </w:r>
      <w:r w:rsidR="00317ADB" w:rsidRPr="0050535F">
        <w:rPr>
          <w:rFonts w:cs="Times New Roman"/>
          <w:lang w:val="en-US"/>
        </w:rPr>
        <w:t>radial m</w:t>
      </w:r>
      <w:r w:rsidR="001C0BF1" w:rsidRPr="0050535F">
        <w:rPr>
          <w:rFonts w:cs="Times New Roman"/>
          <w:lang w:val="en-US"/>
        </w:rPr>
        <w:t>odel</w:t>
      </w:r>
      <w:r w:rsidR="00317ADB" w:rsidRPr="0050535F">
        <w:rPr>
          <w:rFonts w:cs="Times New Roman"/>
          <w:lang w:val="en-US"/>
        </w:rPr>
        <w:t>, to compute efficiency scores for each observation in the sample (DMUs). In th</w:t>
      </w:r>
      <w:r w:rsidR="002D6906" w:rsidRPr="0050535F">
        <w:rPr>
          <w:rFonts w:cs="Times New Roman"/>
          <w:lang w:val="en-US"/>
        </w:rPr>
        <w:t>e</w:t>
      </w:r>
      <w:r w:rsidR="00317ADB" w:rsidRPr="0050535F">
        <w:rPr>
          <w:rFonts w:cs="Times New Roman"/>
          <w:lang w:val="en-US"/>
        </w:rPr>
        <w:t xml:space="preserve"> second stage, the efficiency scores obtained from DEA are treated as the response variable in a </w:t>
      </w:r>
      <w:r w:rsidR="0023474C" w:rsidRPr="0050535F">
        <w:rPr>
          <w:rFonts w:cs="Times New Roman"/>
          <w:lang w:val="en-US"/>
        </w:rPr>
        <w:t>‘</w:t>
      </w:r>
      <w:r w:rsidR="00317ADB" w:rsidRPr="0050535F">
        <w:rPr>
          <w:rFonts w:cs="Times New Roman"/>
          <w:lang w:val="en-US"/>
        </w:rPr>
        <w:t>regression</w:t>
      </w:r>
      <w:r w:rsidR="0023474C" w:rsidRPr="0050535F">
        <w:rPr>
          <w:rFonts w:cs="Times New Roman"/>
          <w:lang w:val="en-US"/>
        </w:rPr>
        <w:t>’</w:t>
      </w:r>
      <w:r w:rsidR="00317ADB" w:rsidRPr="0050535F">
        <w:rPr>
          <w:rFonts w:cs="Times New Roman"/>
          <w:lang w:val="en-US"/>
        </w:rPr>
        <w:t xml:space="preserve"> model based on standard ML techniques</w:t>
      </w:r>
      <w:r w:rsidR="002D6906" w:rsidRPr="0050535F">
        <w:rPr>
          <w:rFonts w:cs="Times New Roman"/>
          <w:lang w:val="en-US"/>
        </w:rPr>
        <w:t xml:space="preserve"> (without shape constraints)</w:t>
      </w:r>
      <w:r w:rsidR="00317ADB" w:rsidRPr="0050535F">
        <w:rPr>
          <w:rFonts w:cs="Times New Roman"/>
          <w:lang w:val="en-US"/>
        </w:rPr>
        <w:t>. The original inputs and outputs, along with potentially additional environmental variables, serve as predictor variables in the regression model. By incorporating</w:t>
      </w:r>
      <w:r w:rsidR="00367D1A" w:rsidRPr="0050535F">
        <w:rPr>
          <w:rFonts w:cs="Times New Roman"/>
          <w:lang w:val="en-US"/>
        </w:rPr>
        <w:t xml:space="preserve"> ML techniques </w:t>
      </w:r>
      <w:proofErr w:type="gramStart"/>
      <w:r w:rsidR="00367D1A" w:rsidRPr="0050535F">
        <w:rPr>
          <w:rFonts w:cs="Times New Roman"/>
          <w:lang w:val="en-US"/>
        </w:rPr>
        <w:t>to</w:t>
      </w:r>
      <w:proofErr w:type="gramEnd"/>
      <w:r w:rsidR="00367D1A" w:rsidRPr="0050535F">
        <w:rPr>
          <w:rFonts w:cs="Times New Roman"/>
          <w:lang w:val="en-US"/>
        </w:rPr>
        <w:t xml:space="preserve"> the </w:t>
      </w:r>
      <w:r w:rsidR="006B2739" w:rsidRPr="0050535F">
        <w:rPr>
          <w:rFonts w:cs="Times New Roman"/>
          <w:lang w:val="en-US"/>
        </w:rPr>
        <w:t>performance evaluation framework</w:t>
      </w:r>
      <w:r w:rsidR="00317ADB" w:rsidRPr="0050535F">
        <w:rPr>
          <w:rFonts w:cs="Times New Roman"/>
          <w:lang w:val="en-US"/>
        </w:rPr>
        <w:t>, researchers aim to develop more robust and accurate predictive models for assessing efficiency.</w:t>
      </w:r>
      <w:r w:rsidR="002D6906" w:rsidRPr="0050535F">
        <w:rPr>
          <w:rFonts w:cs="Times New Roman"/>
          <w:lang w:val="en-US"/>
        </w:rPr>
        <w:t xml:space="preserve"> </w:t>
      </w:r>
      <w:r w:rsidR="00D505D6" w:rsidRPr="0050535F">
        <w:rPr>
          <w:rFonts w:cs="Times New Roman"/>
          <w:lang w:val="en-US"/>
        </w:rPr>
        <w:t xml:space="preserve">Some of these </w:t>
      </w:r>
      <w:r w:rsidR="00E328E4" w:rsidRPr="0050535F">
        <w:rPr>
          <w:rFonts w:cs="Times New Roman"/>
          <w:lang w:val="en-US"/>
        </w:rPr>
        <w:t xml:space="preserve">contributions are the following: </w:t>
      </w:r>
      <w:proofErr w:type="spellStart"/>
      <w:r w:rsidR="00E7345C" w:rsidRPr="0050535F">
        <w:rPr>
          <w:rFonts w:cs="Times New Roman"/>
          <w:color w:val="000000"/>
          <w:lang w:val="en-US"/>
        </w:rPr>
        <w:t>Emrouznejad</w:t>
      </w:r>
      <w:proofErr w:type="spellEnd"/>
      <w:r w:rsidR="00E7345C" w:rsidRPr="0050535F">
        <w:rPr>
          <w:rFonts w:cs="Times New Roman"/>
          <w:color w:val="000000"/>
          <w:lang w:val="en-US"/>
        </w:rPr>
        <w:t xml:space="preserve"> </w:t>
      </w:r>
      <w:r w:rsidR="00BE6866" w:rsidRPr="0050535F">
        <w:rPr>
          <w:rFonts w:cs="Times New Roman"/>
          <w:color w:val="000000"/>
          <w:lang w:val="en-US"/>
        </w:rPr>
        <w:t>and</w:t>
      </w:r>
      <w:r w:rsidR="00E7345C" w:rsidRPr="0050535F">
        <w:rPr>
          <w:rFonts w:cs="Times New Roman"/>
          <w:color w:val="000000"/>
          <w:lang w:val="en-US"/>
        </w:rPr>
        <w:t xml:space="preserve"> Shale (2009) explore</w:t>
      </w:r>
      <w:r w:rsidR="00FC651F" w:rsidRPr="0050535F">
        <w:rPr>
          <w:rFonts w:cs="Times New Roman"/>
          <w:color w:val="000000"/>
          <w:lang w:val="en-US"/>
        </w:rPr>
        <w:t>d</w:t>
      </w:r>
      <w:r w:rsidR="00E7345C" w:rsidRPr="0050535F">
        <w:rPr>
          <w:rFonts w:cs="Times New Roman"/>
          <w:color w:val="000000"/>
          <w:lang w:val="en-US"/>
        </w:rPr>
        <w:t xml:space="preserve"> a novel approach by combining a neural network with Data Envelopment Analysis (DEA) to address the computational challenges posed by large datasets. Liu et al. (2013) compare</w:t>
      </w:r>
      <w:r w:rsidR="00FC651F" w:rsidRPr="0050535F">
        <w:rPr>
          <w:rFonts w:cs="Times New Roman"/>
          <w:color w:val="000000"/>
          <w:lang w:val="en-US"/>
        </w:rPr>
        <w:t>d</w:t>
      </w:r>
      <w:r w:rsidR="00E7345C" w:rsidRPr="0050535F">
        <w:rPr>
          <w:rFonts w:cs="Times New Roman"/>
          <w:color w:val="000000"/>
          <w:lang w:val="en-US"/>
        </w:rPr>
        <w:t xml:space="preserve"> </w:t>
      </w:r>
      <w:r w:rsidR="00FC651F" w:rsidRPr="0050535F">
        <w:rPr>
          <w:rFonts w:cs="Times New Roman"/>
          <w:color w:val="000000"/>
          <w:lang w:val="en-US"/>
        </w:rPr>
        <w:t>standard</w:t>
      </w:r>
      <w:r w:rsidR="00E7345C" w:rsidRPr="0050535F">
        <w:rPr>
          <w:rFonts w:cs="Times New Roman"/>
          <w:color w:val="000000"/>
          <w:lang w:val="en-US"/>
        </w:rPr>
        <w:t xml:space="preserve"> DEA, three-stage DEA, and neural network approaches to measure the technical efficiency of 29 semi-conductor firms in Taiwan. </w:t>
      </w:r>
      <w:proofErr w:type="spellStart"/>
      <w:r w:rsidR="00E7345C" w:rsidRPr="0050535F">
        <w:rPr>
          <w:rFonts w:cs="Times New Roman"/>
          <w:color w:val="000000"/>
          <w:lang w:val="en-US"/>
        </w:rPr>
        <w:t>Fallahpour</w:t>
      </w:r>
      <w:proofErr w:type="spellEnd"/>
      <w:r w:rsidR="00E7345C" w:rsidRPr="0050535F">
        <w:rPr>
          <w:rFonts w:cs="Times New Roman"/>
          <w:color w:val="000000"/>
          <w:lang w:val="en-US"/>
        </w:rPr>
        <w:t xml:space="preserve"> et al. (2016) present</w:t>
      </w:r>
      <w:r w:rsidR="00443F71" w:rsidRPr="0050535F">
        <w:rPr>
          <w:rFonts w:cs="Times New Roman"/>
          <w:color w:val="000000"/>
          <w:lang w:val="en-US"/>
        </w:rPr>
        <w:t>ed</w:t>
      </w:r>
      <w:r w:rsidR="00E7345C" w:rsidRPr="0050535F">
        <w:rPr>
          <w:rFonts w:cs="Times New Roman"/>
          <w:color w:val="000000"/>
          <w:lang w:val="en-US"/>
        </w:rPr>
        <w:t xml:space="preserve"> an integrated model for green supplier selection under a fuzzy environment, combining DEA with genetic programming to address the shortcomings of previous DEA models in supplier evaluation. Kwon </w:t>
      </w:r>
      <w:r w:rsidR="00813AA1" w:rsidRPr="0050535F">
        <w:rPr>
          <w:rFonts w:cs="Times New Roman"/>
          <w:color w:val="000000"/>
          <w:lang w:val="en-US"/>
        </w:rPr>
        <w:t>et al.</w:t>
      </w:r>
      <w:r w:rsidR="00E7345C" w:rsidRPr="0050535F">
        <w:rPr>
          <w:rFonts w:cs="Times New Roman"/>
          <w:color w:val="000000"/>
          <w:lang w:val="en-US"/>
        </w:rPr>
        <w:t xml:space="preserve"> (2016) explore</w:t>
      </w:r>
      <w:r w:rsidR="00EB6323" w:rsidRPr="0050535F">
        <w:rPr>
          <w:rFonts w:cs="Times New Roman"/>
          <w:color w:val="000000"/>
          <w:lang w:val="en-US"/>
        </w:rPr>
        <w:t>d</w:t>
      </w:r>
      <w:r w:rsidR="00E7345C" w:rsidRPr="0050535F">
        <w:rPr>
          <w:rFonts w:cs="Times New Roman"/>
          <w:color w:val="000000"/>
          <w:lang w:val="en-US"/>
        </w:rPr>
        <w:t xml:space="preserve"> a novel method of performance measurement and prediction by integrating DEA and </w:t>
      </w:r>
      <w:r w:rsidR="00572FFD" w:rsidRPr="0050535F">
        <w:rPr>
          <w:rFonts w:cs="Times New Roman"/>
          <w:color w:val="000000"/>
          <w:lang w:val="en-US"/>
        </w:rPr>
        <w:t>n</w:t>
      </w:r>
      <w:r w:rsidR="00E7345C" w:rsidRPr="0050535F">
        <w:rPr>
          <w:rFonts w:cs="Times New Roman"/>
          <w:color w:val="000000"/>
          <w:lang w:val="en-US"/>
        </w:rPr>
        <w:t xml:space="preserve">eural </w:t>
      </w:r>
      <w:r w:rsidR="00572FFD" w:rsidRPr="0050535F">
        <w:rPr>
          <w:rFonts w:cs="Times New Roman"/>
          <w:color w:val="000000"/>
          <w:lang w:val="en-US"/>
        </w:rPr>
        <w:t>n</w:t>
      </w:r>
      <w:r w:rsidR="00E7345C" w:rsidRPr="0050535F">
        <w:rPr>
          <w:rFonts w:cs="Times New Roman"/>
          <w:color w:val="000000"/>
          <w:lang w:val="en-US"/>
        </w:rPr>
        <w:t>etwork</w:t>
      </w:r>
      <w:r w:rsidR="00572FFD" w:rsidRPr="0050535F">
        <w:rPr>
          <w:rFonts w:cs="Times New Roman"/>
          <w:color w:val="000000"/>
          <w:lang w:val="en-US"/>
        </w:rPr>
        <w:t>s</w:t>
      </w:r>
      <w:r w:rsidR="00E7345C" w:rsidRPr="0050535F">
        <w:rPr>
          <w:rFonts w:cs="Times New Roman"/>
          <w:color w:val="000000"/>
          <w:lang w:val="en-US"/>
        </w:rPr>
        <w:t>. The study use</w:t>
      </w:r>
      <w:r w:rsidR="00572FFD" w:rsidRPr="0050535F">
        <w:rPr>
          <w:rFonts w:cs="Times New Roman"/>
          <w:color w:val="000000"/>
          <w:lang w:val="en-US"/>
        </w:rPr>
        <w:t>d</w:t>
      </w:r>
      <w:r w:rsidR="00E7345C" w:rsidRPr="0050535F">
        <w:rPr>
          <w:rFonts w:cs="Times New Roman"/>
          <w:color w:val="000000"/>
          <w:lang w:val="en-US"/>
        </w:rPr>
        <w:t xml:space="preserve"> longitudinal data from Japanese electronics manufacturing firms to show the effectiveness of this combined approach. Aydin </w:t>
      </w:r>
      <w:r w:rsidR="00664E01" w:rsidRPr="0050535F">
        <w:rPr>
          <w:rFonts w:cs="Times New Roman"/>
          <w:color w:val="000000"/>
          <w:lang w:val="en-US"/>
        </w:rPr>
        <w:t>and</w:t>
      </w:r>
      <w:r w:rsidR="00E7345C" w:rsidRPr="0050535F">
        <w:rPr>
          <w:rFonts w:cs="Times New Roman"/>
          <w:color w:val="000000"/>
          <w:lang w:val="en-US"/>
        </w:rPr>
        <w:t xml:space="preserve"> Yurdakul (2020) introduce</w:t>
      </w:r>
      <w:r w:rsidR="00761C5D" w:rsidRPr="0050535F">
        <w:rPr>
          <w:rFonts w:cs="Times New Roman"/>
          <w:color w:val="000000"/>
          <w:lang w:val="en-US"/>
        </w:rPr>
        <w:t>d</w:t>
      </w:r>
      <w:r w:rsidR="00E7345C" w:rsidRPr="0050535F">
        <w:rPr>
          <w:rFonts w:cs="Times New Roman"/>
          <w:color w:val="000000"/>
          <w:lang w:val="en-US"/>
        </w:rPr>
        <w:t xml:space="preserve"> a three-staged framework utilizing Weighted Stochastic Imprecise Data Envelopment Analysis and </w:t>
      </w:r>
      <w:r w:rsidR="00761C5D" w:rsidRPr="0050535F">
        <w:rPr>
          <w:rFonts w:cs="Times New Roman"/>
          <w:color w:val="000000"/>
          <w:lang w:val="en-US"/>
        </w:rPr>
        <w:t xml:space="preserve">ML </w:t>
      </w:r>
      <w:r w:rsidR="00E7345C" w:rsidRPr="0050535F">
        <w:rPr>
          <w:rFonts w:cs="Times New Roman"/>
          <w:color w:val="000000"/>
          <w:lang w:val="en-US"/>
        </w:rPr>
        <w:t>algorithms to assess the performance of 142 countries against the COVID-19 pandemic. Tayal et al. (2020) present</w:t>
      </w:r>
      <w:r w:rsidR="00970AF3" w:rsidRPr="0050535F">
        <w:rPr>
          <w:rFonts w:cs="Times New Roman"/>
          <w:color w:val="000000"/>
          <w:lang w:val="en-US"/>
        </w:rPr>
        <w:t>ed</w:t>
      </w:r>
      <w:r w:rsidR="00E7345C" w:rsidRPr="0050535F">
        <w:rPr>
          <w:rFonts w:cs="Times New Roman"/>
          <w:color w:val="000000"/>
          <w:lang w:val="en-US"/>
        </w:rPr>
        <w:t xml:space="preserve"> an integrated framework for identifying sustainable manufacturing layouts using Big Data Analytics, Machine Learning, Hybrid Meta-heuristic</w:t>
      </w:r>
      <w:r w:rsidR="00970AF3" w:rsidRPr="0050535F">
        <w:rPr>
          <w:rFonts w:cs="Times New Roman"/>
          <w:color w:val="000000"/>
          <w:lang w:val="en-US"/>
        </w:rPr>
        <w:t xml:space="preserve"> and DEA</w:t>
      </w:r>
      <w:r w:rsidR="00E7345C" w:rsidRPr="0050535F">
        <w:rPr>
          <w:rFonts w:cs="Times New Roman"/>
          <w:color w:val="000000"/>
          <w:lang w:val="en-US"/>
        </w:rPr>
        <w:t xml:space="preserve">. The </w:t>
      </w:r>
      <w:r w:rsidR="005D51B9" w:rsidRPr="0050535F">
        <w:rPr>
          <w:rFonts w:cs="Times New Roman"/>
          <w:color w:val="000000"/>
          <w:lang w:val="en-US"/>
        </w:rPr>
        <w:t>paper</w:t>
      </w:r>
      <w:r w:rsidR="00E7345C" w:rsidRPr="0050535F">
        <w:rPr>
          <w:rFonts w:cs="Times New Roman"/>
          <w:color w:val="000000"/>
          <w:lang w:val="en-US"/>
        </w:rPr>
        <w:t xml:space="preserve"> by Nandy </w:t>
      </w:r>
      <w:r w:rsidR="00664E01" w:rsidRPr="0050535F">
        <w:rPr>
          <w:rFonts w:cs="Times New Roman"/>
          <w:color w:val="000000"/>
          <w:lang w:val="en-US"/>
        </w:rPr>
        <w:t>and</w:t>
      </w:r>
      <w:r w:rsidR="00E7345C" w:rsidRPr="0050535F">
        <w:rPr>
          <w:rFonts w:cs="Times New Roman"/>
          <w:color w:val="000000"/>
          <w:lang w:val="en-US"/>
        </w:rPr>
        <w:t xml:space="preserve"> Singh (2020) present</w:t>
      </w:r>
      <w:r w:rsidR="004C504A" w:rsidRPr="0050535F">
        <w:rPr>
          <w:rFonts w:cs="Times New Roman"/>
          <w:color w:val="000000"/>
          <w:lang w:val="en-US"/>
        </w:rPr>
        <w:t>ed</w:t>
      </w:r>
      <w:r w:rsidR="00E7345C" w:rsidRPr="0050535F">
        <w:rPr>
          <w:rFonts w:cs="Times New Roman"/>
          <w:color w:val="000000"/>
          <w:lang w:val="en-US"/>
        </w:rPr>
        <w:t xml:space="preserve"> a hybrid approach utilizing DEA and Machine Learning, specifically the Random Forest (RF) algorithm, to evaluate and predict farm efficiency among paddy producers in rural eastern India. Zhu et al. (2021) propose</w:t>
      </w:r>
      <w:r w:rsidR="004C504A" w:rsidRPr="0050535F">
        <w:rPr>
          <w:rFonts w:cs="Times New Roman"/>
          <w:color w:val="000000"/>
          <w:lang w:val="en-US"/>
        </w:rPr>
        <w:t>d</w:t>
      </w:r>
      <w:r w:rsidR="00E7345C" w:rsidRPr="0050535F">
        <w:rPr>
          <w:rFonts w:cs="Times New Roman"/>
          <w:color w:val="000000"/>
          <w:lang w:val="en-US"/>
        </w:rPr>
        <w:t xml:space="preserve"> a novel approach that combines DEA with ML algorithms to measure and predict the efficiency of Chinese manufacturing companies. </w:t>
      </w:r>
      <w:proofErr w:type="spellStart"/>
      <w:r w:rsidR="00E7345C" w:rsidRPr="0050535F">
        <w:rPr>
          <w:rFonts w:cs="Times New Roman"/>
          <w:color w:val="000000"/>
          <w:lang w:val="en-US"/>
        </w:rPr>
        <w:t>Jomthanachai</w:t>
      </w:r>
      <w:proofErr w:type="spellEnd"/>
      <w:r w:rsidR="00E7345C" w:rsidRPr="0050535F">
        <w:rPr>
          <w:rFonts w:cs="Times New Roman"/>
          <w:color w:val="000000"/>
          <w:lang w:val="en-US"/>
        </w:rPr>
        <w:t xml:space="preserve"> et al. (2021) proposed an integrated method combining Data Envelopment Analysis and </w:t>
      </w:r>
      <w:r w:rsidR="005A4ABD" w:rsidRPr="0050535F">
        <w:rPr>
          <w:rFonts w:cs="Times New Roman"/>
          <w:color w:val="000000"/>
          <w:lang w:val="en-US"/>
        </w:rPr>
        <w:t>M</w:t>
      </w:r>
      <w:r w:rsidR="00E7345C" w:rsidRPr="0050535F">
        <w:rPr>
          <w:rFonts w:cs="Times New Roman"/>
          <w:color w:val="000000"/>
          <w:lang w:val="en-US"/>
        </w:rPr>
        <w:t xml:space="preserve">achine </w:t>
      </w:r>
      <w:r w:rsidR="005A4ABD" w:rsidRPr="0050535F">
        <w:rPr>
          <w:rFonts w:cs="Times New Roman"/>
          <w:color w:val="000000"/>
          <w:lang w:val="en-US"/>
        </w:rPr>
        <w:t>L</w:t>
      </w:r>
      <w:r w:rsidR="00E7345C" w:rsidRPr="0050535F">
        <w:rPr>
          <w:rFonts w:cs="Times New Roman"/>
          <w:color w:val="000000"/>
          <w:lang w:val="en-US"/>
        </w:rPr>
        <w:t xml:space="preserve">earning for risk management. Boubaker et al. (2023) </w:t>
      </w:r>
      <w:r w:rsidR="00E7345C" w:rsidRPr="0050535F">
        <w:rPr>
          <w:rFonts w:cs="Times New Roman"/>
          <w:color w:val="000000"/>
          <w:lang w:val="en-US"/>
        </w:rPr>
        <w:lastRenderedPageBreak/>
        <w:t xml:space="preserve">proposed a novel method for estimating a common set of weights based on regression analysis </w:t>
      </w:r>
      <w:r w:rsidR="00091302" w:rsidRPr="0050535F">
        <w:rPr>
          <w:rFonts w:cs="Times New Roman"/>
          <w:color w:val="000000"/>
          <w:lang w:val="en-US"/>
        </w:rPr>
        <w:t xml:space="preserve">(such as Tobit, LASSO, and Random Forest regression) </w:t>
      </w:r>
      <w:r w:rsidR="00E7345C" w:rsidRPr="0050535F">
        <w:rPr>
          <w:rFonts w:cs="Times New Roman"/>
          <w:color w:val="000000"/>
          <w:lang w:val="en-US"/>
        </w:rPr>
        <w:t>for DEA to predict the performance of over 5400 Vietnamese</w:t>
      </w:r>
      <w:r w:rsidR="00C7604E" w:rsidRPr="0050535F">
        <w:rPr>
          <w:rFonts w:cs="Times New Roman"/>
          <w:color w:val="000000"/>
          <w:lang w:val="en-US"/>
        </w:rPr>
        <w:t xml:space="preserve"> micro, small and medium enterprises</w:t>
      </w:r>
      <w:r w:rsidR="00E7345C" w:rsidRPr="0050535F">
        <w:rPr>
          <w:rFonts w:cs="Times New Roman"/>
          <w:color w:val="000000"/>
          <w:lang w:val="en-US"/>
        </w:rPr>
        <w:t xml:space="preserve">. </w:t>
      </w:r>
      <w:proofErr w:type="spellStart"/>
      <w:r w:rsidR="00E7345C" w:rsidRPr="0050535F">
        <w:rPr>
          <w:rFonts w:cs="Times New Roman"/>
          <w:color w:val="000000"/>
          <w:lang w:val="en-US"/>
        </w:rPr>
        <w:t>Amirteimoori</w:t>
      </w:r>
      <w:proofErr w:type="spellEnd"/>
      <w:r w:rsidR="00E7345C" w:rsidRPr="0050535F">
        <w:rPr>
          <w:rFonts w:cs="Times New Roman"/>
          <w:color w:val="000000"/>
          <w:lang w:val="en-US"/>
        </w:rPr>
        <w:t xml:space="preserve"> et al. (2023) introduce</w:t>
      </w:r>
      <w:r w:rsidR="007F32BC" w:rsidRPr="0050535F">
        <w:rPr>
          <w:rFonts w:cs="Times New Roman"/>
          <w:color w:val="000000"/>
          <w:lang w:val="en-US"/>
        </w:rPr>
        <w:t>d</w:t>
      </w:r>
      <w:r w:rsidR="00E7345C" w:rsidRPr="0050535F">
        <w:rPr>
          <w:rFonts w:cs="Times New Roman"/>
          <w:color w:val="000000"/>
          <w:lang w:val="en-US"/>
        </w:rPr>
        <w:t xml:space="preserve"> a novel modified Fuzzy Undesirable Non-discretionary DEA model combined with artificial intelligence algorithms to analyze environmental efficiency and predict optimal values for inefficient DMUs, focusing on CO</w:t>
      </w:r>
      <w:r w:rsidR="00E7345C" w:rsidRPr="0050535F">
        <w:rPr>
          <w:rFonts w:cs="Times New Roman"/>
          <w:color w:val="000000"/>
          <w:vertAlign w:val="subscript"/>
          <w:lang w:val="en-US"/>
        </w:rPr>
        <w:t>2</w:t>
      </w:r>
      <w:r w:rsidR="00E7345C" w:rsidRPr="0050535F">
        <w:rPr>
          <w:rFonts w:cs="Times New Roman"/>
          <w:color w:val="000000"/>
          <w:lang w:val="en-US"/>
        </w:rPr>
        <w:t xml:space="preserve"> emissions in forest management systems. Lin </w:t>
      </w:r>
      <w:r w:rsidR="00664E01" w:rsidRPr="0050535F">
        <w:rPr>
          <w:rFonts w:cs="Times New Roman"/>
          <w:color w:val="000000"/>
          <w:lang w:val="en-US"/>
        </w:rPr>
        <w:t>and</w:t>
      </w:r>
      <w:r w:rsidR="00E7345C" w:rsidRPr="0050535F">
        <w:rPr>
          <w:rFonts w:cs="Times New Roman"/>
          <w:color w:val="000000"/>
          <w:lang w:val="en-US"/>
        </w:rPr>
        <w:t xml:space="preserve"> Lu (2024) present</w:t>
      </w:r>
      <w:r w:rsidR="00263B90" w:rsidRPr="0050535F">
        <w:rPr>
          <w:rFonts w:cs="Times New Roman"/>
          <w:color w:val="000000"/>
          <w:lang w:val="en-US"/>
        </w:rPr>
        <w:t>ed</w:t>
      </w:r>
      <w:r w:rsidR="00E7345C" w:rsidRPr="0050535F">
        <w:rPr>
          <w:rFonts w:cs="Times New Roman"/>
          <w:color w:val="000000"/>
          <w:lang w:val="en-US"/>
        </w:rPr>
        <w:t xml:space="preserve"> a novel analytical framework utilizing inverse Data Envelopment Analysis and </w:t>
      </w:r>
      <w:r w:rsidR="00263B90" w:rsidRPr="0050535F">
        <w:rPr>
          <w:rFonts w:cs="Times New Roman"/>
          <w:color w:val="000000"/>
          <w:lang w:val="en-US"/>
        </w:rPr>
        <w:t>ML</w:t>
      </w:r>
      <w:r w:rsidR="00E7345C" w:rsidRPr="0050535F">
        <w:rPr>
          <w:rFonts w:cs="Times New Roman"/>
          <w:color w:val="000000"/>
          <w:lang w:val="en-US"/>
        </w:rPr>
        <w:t xml:space="preserve"> algorithms to evaluate and predict suppliers' performance in a sustainable supply chain context.</w:t>
      </w:r>
      <w:r w:rsidR="009D1A09" w:rsidRPr="0050535F">
        <w:rPr>
          <w:rFonts w:cs="Times New Roman"/>
          <w:color w:val="000000"/>
          <w:lang w:val="en-US"/>
        </w:rPr>
        <w:t xml:space="preserve"> Omrani et al. (2024) </w:t>
      </w:r>
      <w:r w:rsidR="00043F67" w:rsidRPr="0050535F">
        <w:rPr>
          <w:rFonts w:cs="Times New Roman"/>
          <w:color w:val="000000"/>
          <w:lang w:val="en-US"/>
        </w:rPr>
        <w:t>e</w:t>
      </w:r>
      <w:r w:rsidR="009D1A09" w:rsidRPr="0050535F">
        <w:rPr>
          <w:rFonts w:cs="Times New Roman"/>
          <w:lang w:val="en-US"/>
        </w:rPr>
        <w:t xml:space="preserve">valuated the efficiency of electricity distribution companies (EDCs) from 2011 to 2020 using a combination of DEA, corrected ordinary least squares (COLS), and machine learning techniques. </w:t>
      </w:r>
      <w:proofErr w:type="gramStart"/>
      <w:r w:rsidR="009D1A09" w:rsidRPr="0050535F">
        <w:rPr>
          <w:rFonts w:cs="Times New Roman"/>
          <w:lang w:val="en-US"/>
        </w:rPr>
        <w:t>In particular, a</w:t>
      </w:r>
      <w:proofErr w:type="gramEnd"/>
      <w:r w:rsidR="009D1A09" w:rsidRPr="0050535F">
        <w:rPr>
          <w:rFonts w:cs="Times New Roman"/>
          <w:lang w:val="en-US"/>
        </w:rPr>
        <w:t xml:space="preserve"> three-stage process involving DEA, COLS, </w:t>
      </w:r>
      <w:proofErr w:type="gramStart"/>
      <w:r w:rsidR="009D1A09" w:rsidRPr="0050535F">
        <w:rPr>
          <w:rFonts w:cs="Times New Roman"/>
          <w:lang w:val="en-US"/>
        </w:rPr>
        <w:t>support</w:t>
      </w:r>
      <w:proofErr w:type="gramEnd"/>
      <w:r w:rsidR="009D1A09" w:rsidRPr="0050535F">
        <w:rPr>
          <w:rFonts w:cs="Times New Roman"/>
          <w:lang w:val="en-US"/>
        </w:rPr>
        <w:t xml:space="preserve"> vector regression (SVR), fuzzy triangular numbers, and fuzzy TOPSIS methods </w:t>
      </w:r>
      <w:r w:rsidR="00B307AA" w:rsidRPr="0050535F">
        <w:rPr>
          <w:rFonts w:cs="Times New Roman"/>
          <w:lang w:val="en-US"/>
        </w:rPr>
        <w:t>are</w:t>
      </w:r>
      <w:r w:rsidR="009D1A09" w:rsidRPr="0050535F">
        <w:rPr>
          <w:rFonts w:cs="Times New Roman"/>
          <w:lang w:val="en-US"/>
        </w:rPr>
        <w:t xml:space="preserve"> employed, revealing trends in EDC performance and identifying areas needing improvement.</w:t>
      </w:r>
    </w:p>
    <w:p w14:paraId="3201F1DA" w14:textId="372D9981" w:rsidR="00E047CC" w:rsidRPr="0050535F" w:rsidRDefault="00317ADB" w:rsidP="00DF3B00">
      <w:pPr>
        <w:spacing w:line="360" w:lineRule="auto"/>
        <w:rPr>
          <w:rFonts w:cs="Times New Roman"/>
          <w:lang w:val="en-US"/>
        </w:rPr>
      </w:pPr>
      <w:r w:rsidRPr="0050535F">
        <w:rPr>
          <w:rFonts w:cs="Times New Roman"/>
          <w:lang w:val="en-US"/>
        </w:rPr>
        <w:t>Both streams of research have contributed valuable insights and methodologies for integrating</w:t>
      </w:r>
      <w:r w:rsidR="00E9799F" w:rsidRPr="0050535F">
        <w:rPr>
          <w:rFonts w:cs="Times New Roman"/>
          <w:lang w:val="en-US"/>
        </w:rPr>
        <w:t xml:space="preserve"> </w:t>
      </w:r>
      <w:r w:rsidRPr="0050535F">
        <w:rPr>
          <w:rFonts w:cs="Times New Roman"/>
          <w:lang w:val="en-US"/>
        </w:rPr>
        <w:t xml:space="preserve">ML with DEA. </w:t>
      </w:r>
      <w:r w:rsidR="00C44C00" w:rsidRPr="0050535F">
        <w:rPr>
          <w:rFonts w:cs="Times New Roman"/>
          <w:lang w:val="en-US"/>
        </w:rPr>
        <w:t xml:space="preserve">However, despite these advancements, </w:t>
      </w:r>
      <w:proofErr w:type="gramStart"/>
      <w:r w:rsidR="0079571C" w:rsidRPr="0050535F">
        <w:rPr>
          <w:rFonts w:cs="Times New Roman"/>
          <w:lang w:val="en-US"/>
        </w:rPr>
        <w:t>important</w:t>
      </w:r>
      <w:proofErr w:type="gramEnd"/>
      <w:r w:rsidR="0079571C" w:rsidRPr="0050535F">
        <w:rPr>
          <w:rFonts w:cs="Times New Roman"/>
          <w:lang w:val="en-US"/>
        </w:rPr>
        <w:t xml:space="preserve"> </w:t>
      </w:r>
      <w:r w:rsidR="001410F0" w:rsidRPr="0050535F">
        <w:rPr>
          <w:rFonts w:cs="Times New Roman"/>
          <w:lang w:val="en-US"/>
        </w:rPr>
        <w:t xml:space="preserve">questions </w:t>
      </w:r>
      <w:r w:rsidR="00343379" w:rsidRPr="0050535F">
        <w:rPr>
          <w:rFonts w:cs="Times New Roman"/>
          <w:lang w:val="en-US"/>
        </w:rPr>
        <w:t xml:space="preserve">that offer opportunities for further improvement and innovation </w:t>
      </w:r>
      <w:r w:rsidR="008610A2" w:rsidRPr="0050535F">
        <w:rPr>
          <w:rFonts w:cs="Times New Roman"/>
          <w:lang w:val="en-US"/>
        </w:rPr>
        <w:t xml:space="preserve">remain </w:t>
      </w:r>
      <w:r w:rsidR="00D47919" w:rsidRPr="0050535F">
        <w:rPr>
          <w:rFonts w:cs="Times New Roman"/>
          <w:lang w:val="en-US"/>
        </w:rPr>
        <w:t>unaddressed</w:t>
      </w:r>
      <w:r w:rsidR="00C44C00" w:rsidRPr="0050535F">
        <w:rPr>
          <w:rFonts w:cs="Times New Roman"/>
          <w:lang w:val="en-US"/>
        </w:rPr>
        <w:t>.</w:t>
      </w:r>
      <w:r w:rsidR="00C65664" w:rsidRPr="0050535F">
        <w:rPr>
          <w:rFonts w:cs="Times New Roman"/>
          <w:lang w:val="en-US"/>
        </w:rPr>
        <w:t xml:space="preserve"> In this regard, our approach introduc</w:t>
      </w:r>
      <w:r w:rsidR="00DD7056" w:rsidRPr="0050535F">
        <w:rPr>
          <w:rFonts w:cs="Times New Roman"/>
          <w:lang w:val="en-US"/>
        </w:rPr>
        <w:t>es</w:t>
      </w:r>
      <w:r w:rsidR="00C65664" w:rsidRPr="0050535F">
        <w:rPr>
          <w:rFonts w:cs="Times New Roman"/>
          <w:lang w:val="en-US"/>
        </w:rPr>
        <w:t xml:space="preserve"> novel functionalities and complementary methodologies to traditional DEA-based analysis</w:t>
      </w:r>
      <w:r w:rsidR="0045674C" w:rsidRPr="0050535F">
        <w:rPr>
          <w:rFonts w:cs="Times New Roman"/>
          <w:lang w:val="en-US"/>
        </w:rPr>
        <w:t xml:space="preserve"> by</w:t>
      </w:r>
      <w:r w:rsidR="00C65664" w:rsidRPr="0050535F">
        <w:rPr>
          <w:rFonts w:cs="Times New Roman"/>
          <w:lang w:val="en-US"/>
        </w:rPr>
        <w:t xml:space="preserve"> </w:t>
      </w:r>
      <w:r w:rsidR="00FF1CFD" w:rsidRPr="0050535F">
        <w:rPr>
          <w:rFonts w:cs="Times New Roman"/>
          <w:lang w:val="en-US"/>
        </w:rPr>
        <w:t xml:space="preserve">taking advantage of </w:t>
      </w:r>
      <w:r w:rsidR="00C65664" w:rsidRPr="0050535F">
        <w:rPr>
          <w:rFonts w:cs="Times New Roman"/>
          <w:lang w:val="en-US"/>
        </w:rPr>
        <w:t>the favorable properties exhibited by classification models in machine learning.</w:t>
      </w:r>
      <w:r w:rsidR="008009E8" w:rsidRPr="0050535F">
        <w:rPr>
          <w:rFonts w:cs="Times New Roman"/>
          <w:lang w:val="en-US"/>
        </w:rPr>
        <w:t xml:space="preserve"> </w:t>
      </w:r>
      <w:r w:rsidR="00E047CC" w:rsidRPr="0050535F">
        <w:rPr>
          <w:rFonts w:cs="Times New Roman"/>
          <w:lang w:val="en-US"/>
        </w:rPr>
        <w:t xml:space="preserve">Next, we outline the key contributions of our approach, highlighting its methodological innovations, interpretative advantages, and practical implications for efficiency </w:t>
      </w:r>
      <w:r w:rsidR="0090119F" w:rsidRPr="0050535F">
        <w:rPr>
          <w:rFonts w:cs="Times New Roman"/>
          <w:lang w:val="en-US"/>
        </w:rPr>
        <w:t>measurement</w:t>
      </w:r>
      <w:r w:rsidR="00E047CC" w:rsidRPr="0050535F">
        <w:rPr>
          <w:rFonts w:cs="Times New Roman"/>
          <w:lang w:val="en-US"/>
        </w:rPr>
        <w:t>:</w:t>
      </w:r>
    </w:p>
    <w:p w14:paraId="0FA81197" w14:textId="021A9D1B" w:rsidR="00E047CC" w:rsidRDefault="00E047CC" w:rsidP="00415FE2">
      <w:pPr>
        <w:pStyle w:val="Prrafodelista"/>
        <w:numPr>
          <w:ilvl w:val="0"/>
          <w:numId w:val="5"/>
        </w:numPr>
        <w:spacing w:line="360" w:lineRule="auto"/>
        <w:rPr>
          <w:rFonts w:cs="Times New Roman"/>
          <w:lang w:val="en-US"/>
        </w:rPr>
      </w:pPr>
      <w:r w:rsidRPr="00AC4C1B">
        <w:rPr>
          <w:rFonts w:cs="Times New Roman"/>
          <w:i/>
          <w:iCs/>
          <w:lang w:val="en-US"/>
        </w:rPr>
        <w:t>Methodological Innovation</w:t>
      </w:r>
      <w:r w:rsidRPr="00AC4C1B">
        <w:rPr>
          <w:rFonts w:cs="Times New Roman"/>
          <w:lang w:val="en-US"/>
        </w:rPr>
        <w:t xml:space="preserve">: </w:t>
      </w:r>
      <w:r w:rsidR="00B1128C" w:rsidRPr="00AC4C1B">
        <w:rPr>
          <w:rFonts w:cs="Times New Roman"/>
          <w:lang w:val="en-US"/>
        </w:rPr>
        <w:t xml:space="preserve">As we are aware, for the first time in </w:t>
      </w:r>
      <w:r w:rsidR="0090119F" w:rsidRPr="006C0E5E">
        <w:rPr>
          <w:rFonts w:cs="Times New Roman"/>
          <w:lang w:val="en-US"/>
        </w:rPr>
        <w:t xml:space="preserve">the </w:t>
      </w:r>
      <w:r w:rsidR="004E6820" w:rsidRPr="006C0E5E">
        <w:rPr>
          <w:rFonts w:cs="Times New Roman"/>
          <w:lang w:val="en-US"/>
        </w:rPr>
        <w:t>literature</w:t>
      </w:r>
      <w:r w:rsidR="00B1128C" w:rsidRPr="006C0E5E">
        <w:rPr>
          <w:rFonts w:cs="Times New Roman"/>
          <w:lang w:val="en-US"/>
        </w:rPr>
        <w:t xml:space="preserve">, we propose a classification-based machine learning approach in the second stage of a DEA-ML hybrid framework, moving beyond the conventional regression-based techniques. In the first stage, we </w:t>
      </w:r>
      <w:r w:rsidR="004220FF" w:rsidRPr="006C0E5E">
        <w:rPr>
          <w:rFonts w:cs="Times New Roman"/>
          <w:lang w:val="en-US"/>
        </w:rPr>
        <w:t xml:space="preserve">rely on </w:t>
      </w:r>
      <w:r w:rsidR="00DB3628" w:rsidRPr="006C0E5E">
        <w:rPr>
          <w:rFonts w:cs="Times New Roman"/>
          <w:lang w:val="en-US"/>
        </w:rPr>
        <w:t xml:space="preserve">the concept of Pareto-dominance </w:t>
      </w:r>
      <w:r w:rsidR="004220FF" w:rsidRPr="006C0E5E">
        <w:rPr>
          <w:rFonts w:cs="Times New Roman"/>
          <w:lang w:val="en-US"/>
        </w:rPr>
        <w:t xml:space="preserve">to </w:t>
      </w:r>
      <w:r w:rsidR="00977472" w:rsidRPr="006C0E5E">
        <w:rPr>
          <w:rFonts w:cs="Times New Roman"/>
          <w:lang w:val="en-US"/>
        </w:rPr>
        <w:t>distinguish</w:t>
      </w:r>
      <w:r w:rsidR="00B1128C" w:rsidRPr="006C0E5E">
        <w:rPr>
          <w:rFonts w:cs="Times New Roman"/>
          <w:lang w:val="en-US"/>
        </w:rPr>
        <w:t xml:space="preserve"> between </w:t>
      </w:r>
      <w:r w:rsidR="00977472" w:rsidRPr="006C0E5E">
        <w:rPr>
          <w:rFonts w:cs="Times New Roman"/>
          <w:lang w:val="en-US"/>
        </w:rPr>
        <w:t xml:space="preserve">two classes of DMUs: </w:t>
      </w:r>
      <w:r w:rsidR="00B1128C" w:rsidRPr="006C0E5E">
        <w:rPr>
          <w:rFonts w:cs="Times New Roman"/>
          <w:lang w:val="en-US"/>
        </w:rPr>
        <w:t xml:space="preserve">efficient and inefficient. </w:t>
      </w:r>
      <w:r w:rsidR="00702BA1" w:rsidRPr="006C0E5E">
        <w:rPr>
          <w:rFonts w:cs="Times New Roman"/>
          <w:lang w:val="en-US"/>
        </w:rPr>
        <w:t xml:space="preserve">A DMU </w:t>
      </w:r>
      <w:r w:rsidR="004B46CE" w:rsidRPr="006C0E5E">
        <w:rPr>
          <w:rFonts w:cs="Times New Roman"/>
          <w:lang w:val="en-US"/>
        </w:rPr>
        <w:t xml:space="preserve">is </w:t>
      </w:r>
      <w:r w:rsidR="00702BA1" w:rsidRPr="006C0E5E">
        <w:rPr>
          <w:rFonts w:cs="Times New Roman"/>
        </w:rPr>
        <w:t>Pareto efficien</w:t>
      </w:r>
      <w:r w:rsidR="004B46CE" w:rsidRPr="006C0E5E">
        <w:rPr>
          <w:rFonts w:cs="Times New Roman"/>
        </w:rPr>
        <w:t xml:space="preserve">t </w:t>
      </w:r>
      <w:r w:rsidR="00702BA1" w:rsidRPr="006C0E5E">
        <w:rPr>
          <w:rFonts w:cs="Times New Roman"/>
        </w:rPr>
        <w:t>if and only if it is impossible to improve any input or output without worsening some other input or output.</w:t>
      </w:r>
      <w:r w:rsidR="004B46CE" w:rsidRPr="006C0E5E">
        <w:rPr>
          <w:rFonts w:cs="Times New Roman"/>
        </w:rPr>
        <w:t xml:space="preserve"> </w:t>
      </w:r>
      <w:r w:rsidR="00E21933" w:rsidRPr="006C0E5E">
        <w:rPr>
          <w:rFonts w:cs="Times New Roman"/>
          <w:lang w:val="en-US"/>
        </w:rPr>
        <w:t xml:space="preserve">We show that </w:t>
      </w:r>
      <w:r w:rsidR="00702BA1" w:rsidRPr="006C0E5E">
        <w:rPr>
          <w:rFonts w:cs="Times New Roman"/>
          <w:lang w:val="en-US"/>
        </w:rPr>
        <w:t>this</w:t>
      </w:r>
      <w:r w:rsidR="005D03C8" w:rsidRPr="006C0E5E">
        <w:rPr>
          <w:rFonts w:cs="Times New Roman"/>
          <w:lang w:val="en-US"/>
        </w:rPr>
        <w:t xml:space="preserve"> initial classification can be </w:t>
      </w:r>
      <w:r w:rsidR="001A3434" w:rsidRPr="006C0E5E">
        <w:rPr>
          <w:rFonts w:cs="Times New Roman"/>
          <w:lang w:val="en-US"/>
        </w:rPr>
        <w:t xml:space="preserve">effectively </w:t>
      </w:r>
      <w:r w:rsidR="00666812" w:rsidRPr="006C0E5E">
        <w:rPr>
          <w:rFonts w:cs="Times New Roman"/>
          <w:lang w:val="en-US"/>
        </w:rPr>
        <w:t xml:space="preserve">performed with </w:t>
      </w:r>
      <w:r w:rsidR="00E21933" w:rsidRPr="006C0E5E">
        <w:rPr>
          <w:rFonts w:cs="Times New Roman"/>
          <w:lang w:val="en-US"/>
        </w:rPr>
        <w:t xml:space="preserve">the standard additive </w:t>
      </w:r>
      <w:r w:rsidR="00F210A2" w:rsidRPr="006C0E5E">
        <w:rPr>
          <w:rFonts w:cs="Times New Roman"/>
          <w:lang w:val="en-US"/>
        </w:rPr>
        <w:t>DEA model</w:t>
      </w:r>
      <w:r w:rsidR="002C774C" w:rsidRPr="006C0E5E">
        <w:rPr>
          <w:rFonts w:cs="Times New Roman"/>
          <w:lang w:val="en-US"/>
        </w:rPr>
        <w:t>.</w:t>
      </w:r>
      <w:r w:rsidR="005D03C8" w:rsidRPr="006C0E5E">
        <w:rPr>
          <w:rFonts w:cs="Times New Roman"/>
          <w:lang w:val="en-US"/>
        </w:rPr>
        <w:t xml:space="preserve"> </w:t>
      </w:r>
      <w:r w:rsidR="00457E59" w:rsidRPr="006C0E5E">
        <w:rPr>
          <w:rFonts w:cs="Times New Roman"/>
          <w:lang w:val="en-US"/>
        </w:rPr>
        <w:t>However, i</w:t>
      </w:r>
      <w:r w:rsidR="00B1128C" w:rsidRPr="006C0E5E">
        <w:rPr>
          <w:rFonts w:cs="Times New Roman"/>
          <w:lang w:val="en-US"/>
        </w:rPr>
        <w:t xml:space="preserve">n contrast to regression-based methods that, in the first stage, </w:t>
      </w:r>
      <w:r w:rsidR="00365B28" w:rsidRPr="006C0E5E">
        <w:rPr>
          <w:rFonts w:cs="Times New Roman"/>
          <w:lang w:val="en-US"/>
        </w:rPr>
        <w:t xml:space="preserve">require </w:t>
      </w:r>
      <w:r w:rsidR="00992716" w:rsidRPr="006C0E5E">
        <w:rPr>
          <w:rFonts w:cs="Times New Roman"/>
          <w:lang w:val="en-US"/>
        </w:rPr>
        <w:t>for each DMU</w:t>
      </w:r>
      <w:r w:rsidR="00992716" w:rsidRPr="006C0E5E" w:rsidDel="00365B28">
        <w:rPr>
          <w:rFonts w:cs="Times New Roman"/>
          <w:lang w:val="en-US"/>
        </w:rPr>
        <w:t xml:space="preserve"> </w:t>
      </w:r>
      <w:r w:rsidR="00B1128C" w:rsidRPr="006C0E5E">
        <w:rPr>
          <w:rFonts w:cs="Times New Roman"/>
          <w:lang w:val="en-US"/>
        </w:rPr>
        <w:t xml:space="preserve">a precise numerical efficiency </w:t>
      </w:r>
      <w:proofErr w:type="gramStart"/>
      <w:r w:rsidR="00B1128C" w:rsidRPr="006C0E5E">
        <w:rPr>
          <w:rFonts w:cs="Times New Roman"/>
          <w:lang w:val="en-US"/>
        </w:rPr>
        <w:t>score</w:t>
      </w:r>
      <w:r w:rsidR="001A3434" w:rsidRPr="006C0E5E">
        <w:rPr>
          <w:rFonts w:cs="Times New Roman"/>
          <w:lang w:val="en-US"/>
        </w:rPr>
        <w:t>—</w:t>
      </w:r>
      <w:r w:rsidR="00992716" w:rsidRPr="006C0E5E">
        <w:rPr>
          <w:rFonts w:cs="Times New Roman"/>
          <w:lang w:val="en-US"/>
        </w:rPr>
        <w:t>i</w:t>
      </w:r>
      <w:proofErr w:type="gramEnd"/>
      <w:r w:rsidR="00992716" w:rsidRPr="006C0E5E">
        <w:rPr>
          <w:rFonts w:cs="Times New Roman"/>
          <w:lang w:val="en-US"/>
        </w:rPr>
        <w:t xml:space="preserve">.e., </w:t>
      </w:r>
      <w:r w:rsidR="001A3434" w:rsidRPr="006C0E5E">
        <w:rPr>
          <w:rFonts w:cs="Times New Roman"/>
          <w:lang w:val="en-US"/>
        </w:rPr>
        <w:t xml:space="preserve">a </w:t>
      </w:r>
      <w:r w:rsidR="00742599" w:rsidRPr="006C0E5E">
        <w:rPr>
          <w:rFonts w:cs="Times New Roman"/>
          <w:lang w:val="en-US"/>
        </w:rPr>
        <w:t xml:space="preserve">real valued </w:t>
      </w:r>
      <w:r w:rsidR="00992716" w:rsidRPr="006C0E5E">
        <w:rPr>
          <w:rFonts w:cs="Times New Roman"/>
          <w:lang w:val="en-US"/>
        </w:rPr>
        <w:t>dependent variable</w:t>
      </w:r>
      <w:r w:rsidR="00B91B04" w:rsidRPr="006C0E5E">
        <w:rPr>
          <w:rFonts w:cs="Times New Roman"/>
          <w:lang w:val="en-US"/>
        </w:rPr>
        <w:t>—</w:t>
      </w:r>
      <w:r w:rsidR="00742599" w:rsidRPr="006C0E5E">
        <w:rPr>
          <w:rFonts w:cs="Times New Roman"/>
          <w:lang w:val="en-US"/>
        </w:rPr>
        <w:t xml:space="preserve">that is </w:t>
      </w:r>
      <w:r w:rsidR="00B1128C" w:rsidRPr="006C0E5E">
        <w:rPr>
          <w:rFonts w:cs="Times New Roman"/>
          <w:lang w:val="en-US"/>
        </w:rPr>
        <w:t>subsequently regressed against the set of input and output variables</w:t>
      </w:r>
      <w:r w:rsidR="0088337C" w:rsidRPr="006C0E5E">
        <w:rPr>
          <w:rFonts w:cs="Times New Roman"/>
          <w:lang w:val="en-US"/>
        </w:rPr>
        <w:t xml:space="preserve">, </w:t>
      </w:r>
      <w:r w:rsidR="00B1128C" w:rsidRPr="006C0E5E">
        <w:rPr>
          <w:rFonts w:cs="Times New Roman"/>
          <w:lang w:val="en-US"/>
        </w:rPr>
        <w:t xml:space="preserve">our approach circumvents the challenges and potential inaccuracies associated with predicting exact numerical outcomes. By adopting a robust binary classification framework as the response variable (efficient vs. inefficient), we eliminate the risk of propagating errors inherent in continuous value predictions, thereby providing a clearer and more reliable distinction between the two classes. </w:t>
      </w:r>
      <w:r w:rsidR="00B1128C" w:rsidRPr="006C0E5E">
        <w:rPr>
          <w:rFonts w:cs="Times New Roman"/>
          <w:lang w:val="en-US"/>
        </w:rPr>
        <w:lastRenderedPageBreak/>
        <w:t>In the second stage, we apply classification models to predict th</w:t>
      </w:r>
      <w:r w:rsidR="006C0E5E" w:rsidRPr="006C0E5E">
        <w:rPr>
          <w:rFonts w:cs="Times New Roman"/>
          <w:lang w:val="en-US"/>
        </w:rPr>
        <w:t>e</w:t>
      </w:r>
      <w:r w:rsidR="00B1128C" w:rsidRPr="006C0E5E">
        <w:rPr>
          <w:rFonts w:cs="Times New Roman"/>
          <w:lang w:val="en-US"/>
        </w:rPr>
        <w:t xml:space="preserve"> </w:t>
      </w:r>
      <w:r w:rsidR="006C0E5E" w:rsidRPr="006C0E5E">
        <w:rPr>
          <w:rFonts w:cs="Times New Roman"/>
          <w:lang w:val="en-US"/>
        </w:rPr>
        <w:t xml:space="preserve">probability of being classified as efficient </w:t>
      </w:r>
      <w:r w:rsidR="00B1128C" w:rsidRPr="006C0E5E">
        <w:rPr>
          <w:rFonts w:cs="Times New Roman"/>
          <w:lang w:val="en-US"/>
        </w:rPr>
        <w:t xml:space="preserve">using </w:t>
      </w:r>
      <w:r w:rsidR="006C0E5E">
        <w:rPr>
          <w:rFonts w:cs="Times New Roman"/>
          <w:lang w:val="en-US"/>
        </w:rPr>
        <w:t xml:space="preserve">the </w:t>
      </w:r>
      <w:r w:rsidR="00B1128C" w:rsidRPr="00AC4C1B">
        <w:rPr>
          <w:rFonts w:cs="Times New Roman"/>
          <w:lang w:val="en-US"/>
        </w:rPr>
        <w:t>input and output variables.</w:t>
      </w:r>
    </w:p>
    <w:p w14:paraId="6AE24B28" w14:textId="77777777" w:rsidR="006C0E5E" w:rsidRPr="00AC4C1B" w:rsidRDefault="006C0E5E" w:rsidP="00CB4174">
      <w:pPr>
        <w:pStyle w:val="Prrafodelista"/>
        <w:spacing w:line="360" w:lineRule="auto"/>
        <w:ind w:left="360"/>
        <w:jc w:val="left"/>
        <w:rPr>
          <w:rFonts w:cs="Times New Roman"/>
          <w:lang w:val="en-US"/>
        </w:rPr>
      </w:pPr>
    </w:p>
    <w:p w14:paraId="3DB775B8" w14:textId="3C5F87F9" w:rsidR="00E047CC" w:rsidRDefault="00E047CC" w:rsidP="00DF3B00">
      <w:pPr>
        <w:pStyle w:val="Prrafodelista"/>
        <w:numPr>
          <w:ilvl w:val="0"/>
          <w:numId w:val="5"/>
        </w:numPr>
        <w:spacing w:line="360" w:lineRule="auto"/>
        <w:rPr>
          <w:rFonts w:cs="Times New Roman"/>
          <w:lang w:val="en-US"/>
        </w:rPr>
      </w:pPr>
      <w:r w:rsidRPr="00CB4174">
        <w:rPr>
          <w:rFonts w:cs="Times New Roman"/>
          <w:i/>
          <w:iCs/>
          <w:lang w:val="en-US"/>
        </w:rPr>
        <w:t>Inferential Power</w:t>
      </w:r>
      <w:r w:rsidR="00BA796A">
        <w:rPr>
          <w:rFonts w:cs="Times New Roman"/>
          <w:i/>
          <w:iCs/>
          <w:lang w:val="en-US"/>
        </w:rPr>
        <w:t xml:space="preserve"> with Probability Estimation</w:t>
      </w:r>
      <w:r w:rsidRPr="0050535F">
        <w:rPr>
          <w:rFonts w:cs="Times New Roman"/>
          <w:lang w:val="en-US"/>
        </w:rPr>
        <w:t xml:space="preserve">: </w:t>
      </w:r>
      <w:r w:rsidR="006C0E5E">
        <w:rPr>
          <w:rFonts w:cs="Times New Roman"/>
          <w:lang w:val="en-US"/>
        </w:rPr>
        <w:t>Indeed, o</w:t>
      </w:r>
      <w:r w:rsidRPr="0050535F">
        <w:rPr>
          <w:rFonts w:cs="Times New Roman"/>
          <w:lang w:val="en-US"/>
        </w:rPr>
        <w:t>ne of the key advantages of our classification-based approach is that it enables the estimation of the probability</w:t>
      </w:r>
      <w:r w:rsidR="00D560B2" w:rsidRPr="0050535F">
        <w:rPr>
          <w:rFonts w:cs="Times New Roman"/>
          <w:lang w:val="en-US"/>
        </w:rPr>
        <w:t xml:space="preserve"> </w:t>
      </w:r>
      <w:r w:rsidRPr="0050535F">
        <w:rPr>
          <w:rFonts w:cs="Times New Roman"/>
          <w:lang w:val="en-US"/>
        </w:rPr>
        <w:t xml:space="preserve">of a DMU being classified as efficient. </w:t>
      </w:r>
      <w:r w:rsidR="00513052" w:rsidRPr="0050535F">
        <w:rPr>
          <w:rFonts w:cs="Times New Roman"/>
          <w:lang w:val="en-US"/>
        </w:rPr>
        <w:t xml:space="preserve">In our novel </w:t>
      </w:r>
      <w:r w:rsidR="009175E0" w:rsidRPr="0050535F">
        <w:rPr>
          <w:rFonts w:cs="Times New Roman"/>
          <w:lang w:val="en-US"/>
        </w:rPr>
        <w:t xml:space="preserve">approach </w:t>
      </w:r>
      <w:r w:rsidR="00513052" w:rsidRPr="0050535F">
        <w:rPr>
          <w:rFonts w:cs="Times New Roman"/>
          <w:lang w:val="en-US"/>
        </w:rPr>
        <w:t>t</w:t>
      </w:r>
      <w:r w:rsidR="00D560B2" w:rsidRPr="0050535F">
        <w:rPr>
          <w:rFonts w:cs="Times New Roman"/>
          <w:lang w:val="en-US"/>
        </w:rPr>
        <w:t xml:space="preserve">his probability </w:t>
      </w:r>
      <w:r w:rsidR="008F3087" w:rsidRPr="0050535F">
        <w:rPr>
          <w:rFonts w:cs="Times New Roman"/>
          <w:lang w:val="en-US"/>
        </w:rPr>
        <w:t xml:space="preserve">constitutes </w:t>
      </w:r>
      <w:r w:rsidR="00D560B2" w:rsidRPr="0050535F">
        <w:rPr>
          <w:rFonts w:cs="Times New Roman"/>
          <w:lang w:val="en-US"/>
        </w:rPr>
        <w:t>the real valued response variable</w:t>
      </w:r>
      <w:r w:rsidR="008F3087" w:rsidRPr="0050535F">
        <w:rPr>
          <w:rFonts w:cs="Times New Roman"/>
          <w:lang w:val="en-US"/>
        </w:rPr>
        <w:t xml:space="preserve">—i.e., </w:t>
      </w:r>
      <w:r w:rsidR="00752E30" w:rsidRPr="0050535F">
        <w:rPr>
          <w:rFonts w:cs="Times New Roman"/>
          <w:lang w:val="en-US"/>
        </w:rPr>
        <w:t xml:space="preserve">the output of </w:t>
      </w:r>
      <w:r w:rsidR="007C44DD" w:rsidRPr="0050535F">
        <w:rPr>
          <w:rFonts w:cs="Times New Roman"/>
          <w:lang w:val="en-US"/>
        </w:rPr>
        <w:t>a</w:t>
      </w:r>
      <w:r w:rsidR="00C8249B" w:rsidRPr="0050535F">
        <w:rPr>
          <w:rFonts w:cs="Times New Roman"/>
          <w:lang w:val="en-US"/>
        </w:rPr>
        <w:t xml:space="preserve"> </w:t>
      </w:r>
      <w:r w:rsidR="00752E30" w:rsidRPr="0050535F">
        <w:rPr>
          <w:rFonts w:cs="Times New Roman"/>
          <w:lang w:val="en-US"/>
        </w:rPr>
        <w:t xml:space="preserve">classification </w:t>
      </w:r>
      <w:r w:rsidR="00C8249B" w:rsidRPr="0050535F">
        <w:rPr>
          <w:rFonts w:cs="Times New Roman"/>
          <w:lang w:val="en-US"/>
        </w:rPr>
        <w:t>method based on machine learning</w:t>
      </w:r>
      <w:r w:rsidR="009175E0" w:rsidRPr="0050535F">
        <w:rPr>
          <w:rFonts w:cs="Times New Roman"/>
          <w:lang w:val="en-US"/>
        </w:rPr>
        <w:t>,</w:t>
      </w:r>
      <w:r w:rsidR="00C8249B" w:rsidRPr="0050535F">
        <w:rPr>
          <w:rFonts w:cs="Times New Roman"/>
          <w:lang w:val="en-US"/>
        </w:rPr>
        <w:t xml:space="preserve"> </w:t>
      </w:r>
      <w:r w:rsidR="007C44DD" w:rsidRPr="0050535F">
        <w:rPr>
          <w:rFonts w:cs="Times New Roman"/>
          <w:lang w:val="en-US"/>
        </w:rPr>
        <w:t>that enables</w:t>
      </w:r>
      <w:r w:rsidR="009175E0" w:rsidRPr="0050535F">
        <w:rPr>
          <w:rFonts w:cs="Times New Roman"/>
          <w:lang w:val="en-US"/>
        </w:rPr>
        <w:t xml:space="preserve"> </w:t>
      </w:r>
      <w:r w:rsidR="001664B8" w:rsidRPr="0050535F">
        <w:rPr>
          <w:rFonts w:cs="Times New Roman"/>
          <w:lang w:val="en-US"/>
        </w:rPr>
        <w:t>efficiency</w:t>
      </w:r>
      <w:r w:rsidR="009175E0" w:rsidRPr="0050535F">
        <w:rPr>
          <w:rFonts w:cs="Times New Roman"/>
          <w:lang w:val="en-US"/>
        </w:rPr>
        <w:t xml:space="preserve"> measurement</w:t>
      </w:r>
      <w:r w:rsidR="001664B8" w:rsidRPr="0050535F">
        <w:rPr>
          <w:rFonts w:cs="Times New Roman"/>
          <w:lang w:val="en-US"/>
        </w:rPr>
        <w:t xml:space="preserve">. </w:t>
      </w:r>
      <w:r w:rsidR="00B52E56" w:rsidRPr="0050535F">
        <w:rPr>
          <w:rFonts w:cs="Times New Roman"/>
          <w:lang w:val="en-US"/>
        </w:rPr>
        <w:t>What is utterly relevant</w:t>
      </w:r>
      <w:r w:rsidR="00DB7B67" w:rsidRPr="0050535F">
        <w:rPr>
          <w:rFonts w:cs="Times New Roman"/>
          <w:lang w:val="en-US"/>
        </w:rPr>
        <w:t>, and u</w:t>
      </w:r>
      <w:r w:rsidRPr="0050535F">
        <w:rPr>
          <w:rFonts w:cs="Times New Roman"/>
          <w:lang w:val="en-US"/>
        </w:rPr>
        <w:t>nlike traditional DEA models</w:t>
      </w:r>
      <w:r w:rsidR="00DB7B67" w:rsidRPr="0050535F">
        <w:rPr>
          <w:rFonts w:cs="Times New Roman"/>
          <w:lang w:val="en-US"/>
        </w:rPr>
        <w:t xml:space="preserve"> that </w:t>
      </w:r>
      <w:r w:rsidR="009A7350" w:rsidRPr="0050535F">
        <w:rPr>
          <w:rFonts w:cs="Times New Roman"/>
          <w:lang w:val="en-US"/>
        </w:rPr>
        <w:t>mainly</w:t>
      </w:r>
      <w:r w:rsidRPr="0050535F">
        <w:rPr>
          <w:rFonts w:cs="Times New Roman"/>
          <w:lang w:val="en-US"/>
        </w:rPr>
        <w:t xml:space="preserve"> serve as descriptive tools, our framework incorporates</w:t>
      </w:r>
      <w:r w:rsidR="0088337C" w:rsidRPr="0050535F">
        <w:rPr>
          <w:rFonts w:cs="Times New Roman"/>
          <w:lang w:val="en-US"/>
        </w:rPr>
        <w:t xml:space="preserve"> </w:t>
      </w:r>
      <w:r w:rsidR="001D6B42" w:rsidRPr="0050535F">
        <w:rPr>
          <w:rFonts w:cs="Times New Roman"/>
          <w:lang w:val="en-US"/>
        </w:rPr>
        <w:t xml:space="preserve">the </w:t>
      </w:r>
      <w:r w:rsidRPr="0050535F">
        <w:rPr>
          <w:rFonts w:cs="Times New Roman"/>
          <w:lang w:val="en-US"/>
        </w:rPr>
        <w:t xml:space="preserve">probabilistic perspective, allowing researchers and practitioners to infer efficiency status based on statistical learning principles. This conceptual shift aligns </w:t>
      </w:r>
      <w:r w:rsidR="00752BD9" w:rsidRPr="0050535F">
        <w:rPr>
          <w:rFonts w:cs="Times New Roman"/>
          <w:lang w:val="en-US"/>
        </w:rPr>
        <w:t xml:space="preserve">efficiency measurement </w:t>
      </w:r>
      <w:r w:rsidRPr="0050535F">
        <w:rPr>
          <w:rFonts w:cs="Times New Roman"/>
          <w:lang w:val="en-US"/>
        </w:rPr>
        <w:t xml:space="preserve">with modern inferential analytics, bridging the gap between efficiency measurement and </w:t>
      </w:r>
      <w:r w:rsidR="00834ED0" w:rsidRPr="0050535F">
        <w:rPr>
          <w:rFonts w:cs="Times New Roman"/>
          <w:lang w:val="en-US"/>
        </w:rPr>
        <w:t>probability-based</w:t>
      </w:r>
      <w:r w:rsidRPr="0050535F">
        <w:rPr>
          <w:rFonts w:cs="Times New Roman"/>
          <w:lang w:val="en-US"/>
        </w:rPr>
        <w:t xml:space="preserve"> decision-making.</w:t>
      </w:r>
    </w:p>
    <w:p w14:paraId="63298D2B" w14:textId="77777777" w:rsidR="0088741E" w:rsidRPr="0050535F" w:rsidRDefault="0088741E" w:rsidP="00F05459">
      <w:pPr>
        <w:pStyle w:val="Prrafodelista"/>
        <w:spacing w:line="360" w:lineRule="auto"/>
        <w:ind w:left="360"/>
        <w:rPr>
          <w:rFonts w:cs="Times New Roman"/>
          <w:lang w:val="en-US"/>
        </w:rPr>
      </w:pPr>
    </w:p>
    <w:p w14:paraId="422BDF99" w14:textId="49DB24A4" w:rsidR="00E047CC" w:rsidRPr="00415FE2" w:rsidRDefault="00E047CC">
      <w:pPr>
        <w:pStyle w:val="Prrafodelista"/>
        <w:numPr>
          <w:ilvl w:val="0"/>
          <w:numId w:val="5"/>
        </w:numPr>
        <w:spacing w:line="360" w:lineRule="auto"/>
        <w:rPr>
          <w:rFonts w:cs="Times New Roman"/>
          <w:lang w:val="en-US"/>
        </w:rPr>
      </w:pPr>
      <w:r w:rsidRPr="00415FE2">
        <w:rPr>
          <w:rFonts w:cs="Times New Roman"/>
          <w:i/>
          <w:iCs/>
          <w:lang w:val="en-US"/>
        </w:rPr>
        <w:t>Reinterpreting DEA as a Classification Problem</w:t>
      </w:r>
      <w:r w:rsidRPr="00415FE2">
        <w:rPr>
          <w:rFonts w:cs="Times New Roman"/>
          <w:lang w:val="en-US"/>
        </w:rPr>
        <w:t xml:space="preserve">: Our approach </w:t>
      </w:r>
      <w:r w:rsidR="00C97851" w:rsidRPr="00415FE2">
        <w:rPr>
          <w:rFonts w:cs="Times New Roman"/>
          <w:lang w:val="en-US"/>
        </w:rPr>
        <w:t xml:space="preserve">allows </w:t>
      </w:r>
      <w:r w:rsidR="002B1BB5" w:rsidRPr="00415FE2">
        <w:rPr>
          <w:rFonts w:cs="Times New Roman"/>
          <w:lang w:val="en-US"/>
        </w:rPr>
        <w:t xml:space="preserve">recasting </w:t>
      </w:r>
      <w:r w:rsidR="00C41409" w:rsidRPr="00415FE2">
        <w:rPr>
          <w:rFonts w:cs="Times New Roman"/>
          <w:lang w:val="en-US"/>
        </w:rPr>
        <w:t xml:space="preserve">traditional </w:t>
      </w:r>
      <w:r w:rsidRPr="00415FE2">
        <w:rPr>
          <w:rFonts w:cs="Times New Roman"/>
          <w:lang w:val="en-US"/>
        </w:rPr>
        <w:t>DEA as a classification problem</w:t>
      </w:r>
      <w:r w:rsidR="00977472" w:rsidRPr="00415FE2">
        <w:rPr>
          <w:rFonts w:cs="Times New Roman"/>
          <w:lang w:val="en-US"/>
        </w:rPr>
        <w:t xml:space="preserve">. </w:t>
      </w:r>
      <w:r w:rsidR="00AC4C1B" w:rsidRPr="00415FE2">
        <w:rPr>
          <w:rFonts w:cs="Times New Roman"/>
          <w:lang w:val="en-US"/>
        </w:rPr>
        <w:t xml:space="preserve">First, </w:t>
      </w:r>
      <w:proofErr w:type="gramStart"/>
      <w:r w:rsidR="00AC4C1B" w:rsidRPr="00415FE2">
        <w:rPr>
          <w:rFonts w:cs="Times New Roman"/>
          <w:lang w:val="en-US"/>
        </w:rPr>
        <w:t>the DEA</w:t>
      </w:r>
      <w:proofErr w:type="gramEnd"/>
      <w:r w:rsidR="00AC4C1B" w:rsidRPr="00415FE2">
        <w:rPr>
          <w:rFonts w:cs="Times New Roman"/>
          <w:lang w:val="en-US"/>
        </w:rPr>
        <w:t xml:space="preserve"> technology differentiates the variable space between two categories</w:t>
      </w:r>
      <w:r w:rsidR="00382DD4" w:rsidRPr="00415FE2">
        <w:rPr>
          <w:rFonts w:cs="Times New Roman"/>
          <w:lang w:val="en-US"/>
        </w:rPr>
        <w:t xml:space="preserve"> or regions</w:t>
      </w:r>
      <w:r w:rsidR="00AC4C1B" w:rsidRPr="00415FE2">
        <w:rPr>
          <w:rFonts w:cs="Times New Roman"/>
          <w:lang w:val="en-US"/>
        </w:rPr>
        <w:t xml:space="preserve">: technically feasible and </w:t>
      </w:r>
      <w:r w:rsidR="0002279C" w:rsidRPr="00415FE2">
        <w:rPr>
          <w:rFonts w:cs="Times New Roman"/>
          <w:lang w:val="en-US"/>
        </w:rPr>
        <w:t xml:space="preserve">technically </w:t>
      </w:r>
      <w:r w:rsidR="00AC4C1B" w:rsidRPr="00415FE2">
        <w:rPr>
          <w:rFonts w:cs="Times New Roman"/>
          <w:lang w:val="en-US"/>
        </w:rPr>
        <w:t xml:space="preserve">infeasible production processes. Second, DEA technical efficiency measures </w:t>
      </w:r>
      <w:proofErr w:type="gramStart"/>
      <w:r w:rsidR="00AC4C1B" w:rsidRPr="00415FE2">
        <w:rPr>
          <w:rFonts w:cs="Times New Roman"/>
          <w:lang w:val="en-US"/>
        </w:rPr>
        <w:t>allows</w:t>
      </w:r>
      <w:proofErr w:type="gramEnd"/>
      <w:r w:rsidR="00AC4C1B" w:rsidRPr="00415FE2">
        <w:rPr>
          <w:rFonts w:cs="Times New Roman"/>
          <w:lang w:val="en-US"/>
        </w:rPr>
        <w:t xml:space="preserve"> classifying DMUs into the efficient and inefficient classes through the identification of the Pareto-efficient </w:t>
      </w:r>
      <w:r w:rsidR="00572D91" w:rsidRPr="00415FE2">
        <w:rPr>
          <w:rFonts w:cs="Times New Roman"/>
          <w:lang w:val="en-US"/>
        </w:rPr>
        <w:t xml:space="preserve">production </w:t>
      </w:r>
      <w:r w:rsidR="00AC4C1B" w:rsidRPr="00415FE2">
        <w:rPr>
          <w:rFonts w:cs="Times New Roman"/>
          <w:lang w:val="en-US"/>
        </w:rPr>
        <w:t xml:space="preserve">frontier, which can be interpreted as </w:t>
      </w:r>
      <w:r w:rsidRPr="00415FE2">
        <w:rPr>
          <w:rFonts w:cs="Times New Roman"/>
          <w:lang w:val="en-US"/>
        </w:rPr>
        <w:t xml:space="preserve">the separating surface </w:t>
      </w:r>
      <w:r w:rsidR="00AC4C1B" w:rsidRPr="00415FE2">
        <w:rPr>
          <w:rFonts w:cs="Times New Roman"/>
          <w:lang w:val="en-US"/>
        </w:rPr>
        <w:t xml:space="preserve">between the feasible and unfeasible categories. </w:t>
      </w:r>
      <w:r w:rsidR="00572D91" w:rsidRPr="00415FE2">
        <w:rPr>
          <w:rFonts w:cs="Times New Roman"/>
          <w:lang w:val="en-US"/>
        </w:rPr>
        <w:t xml:space="preserve">Under this reinterpretation, </w:t>
      </w:r>
      <w:r w:rsidR="006C0036" w:rsidRPr="00415FE2">
        <w:rPr>
          <w:rFonts w:cs="Times New Roman"/>
          <w:lang w:val="en-US"/>
        </w:rPr>
        <w:t xml:space="preserve">technical </w:t>
      </w:r>
      <w:r w:rsidR="00572D91" w:rsidRPr="00415FE2">
        <w:rPr>
          <w:rFonts w:cs="Times New Roman"/>
          <w:lang w:val="en-US"/>
        </w:rPr>
        <w:t xml:space="preserve">efficiency measures can be seen as quantifying the minimum required input and/or output modifications necessary for an inefficient unit to transition from the inefficient class to the efficient class, coinciding with the separating Pareto-efficient frontier. </w:t>
      </w:r>
      <w:r w:rsidR="00AC4C1B" w:rsidRPr="00415FE2">
        <w:rPr>
          <w:rFonts w:cs="Times New Roman"/>
          <w:lang w:val="en-US"/>
        </w:rPr>
        <w:t>In contrast, the new method estimat</w:t>
      </w:r>
      <w:r w:rsidR="006C0036" w:rsidRPr="00415FE2">
        <w:rPr>
          <w:rFonts w:cs="Times New Roman"/>
          <w:lang w:val="en-US"/>
        </w:rPr>
        <w:t>es</w:t>
      </w:r>
      <w:r w:rsidR="00AC4C1B" w:rsidRPr="00415FE2">
        <w:rPr>
          <w:rFonts w:cs="Times New Roman"/>
          <w:lang w:val="en-US"/>
        </w:rPr>
        <w:t xml:space="preserve"> </w:t>
      </w:r>
      <w:r w:rsidR="00977472" w:rsidRPr="00415FE2">
        <w:rPr>
          <w:rFonts w:cs="Times New Roman"/>
          <w:lang w:val="en-US"/>
        </w:rPr>
        <w:t xml:space="preserve">the </w:t>
      </w:r>
      <w:r w:rsidR="00AC4C1B" w:rsidRPr="00415FE2">
        <w:rPr>
          <w:rFonts w:cs="Times New Roman"/>
          <w:lang w:val="en-US"/>
        </w:rPr>
        <w:t xml:space="preserve">probability </w:t>
      </w:r>
      <w:r w:rsidR="00977472" w:rsidRPr="00415FE2">
        <w:rPr>
          <w:rFonts w:cs="Times New Roman"/>
          <w:lang w:val="en-US"/>
        </w:rPr>
        <w:t xml:space="preserve">value at which one specific input-output combination belongs to the efficient boundary of the </w:t>
      </w:r>
      <w:r w:rsidR="006C0036" w:rsidRPr="00415FE2">
        <w:rPr>
          <w:rFonts w:cs="Times New Roman"/>
          <w:lang w:val="en-US"/>
        </w:rPr>
        <w:t>feasible region</w:t>
      </w:r>
      <w:r w:rsidR="00551C0B" w:rsidRPr="00415FE2">
        <w:rPr>
          <w:rFonts w:cs="Times New Roman"/>
          <w:lang w:val="en-US"/>
        </w:rPr>
        <w:t xml:space="preserve">. </w:t>
      </w:r>
      <w:r w:rsidR="006C0036" w:rsidRPr="00415FE2">
        <w:rPr>
          <w:rFonts w:cs="Times New Roman"/>
          <w:lang w:val="en-US"/>
        </w:rPr>
        <w:t xml:space="preserve">As a result, for any pre-defined level of probability, </w:t>
      </w:r>
      <w:r w:rsidR="00627B70" w:rsidRPr="00415FE2">
        <w:rPr>
          <w:rFonts w:cs="Times New Roman"/>
          <w:lang w:val="en-US"/>
        </w:rPr>
        <w:t xml:space="preserve">our method </w:t>
      </w:r>
      <w:r w:rsidR="006C0036" w:rsidRPr="00415FE2">
        <w:rPr>
          <w:rFonts w:cs="Times New Roman"/>
          <w:lang w:val="en-US"/>
        </w:rPr>
        <w:t xml:space="preserve">allows classifying </w:t>
      </w:r>
      <w:r w:rsidR="00627B70" w:rsidRPr="00415FE2">
        <w:rPr>
          <w:rFonts w:cs="Times New Roman"/>
          <w:lang w:val="en-US"/>
        </w:rPr>
        <w:t xml:space="preserve">DMUs into </w:t>
      </w:r>
      <w:proofErr w:type="gramStart"/>
      <w:r w:rsidR="006C0E5E" w:rsidRPr="00415FE2">
        <w:rPr>
          <w:rFonts w:cs="Times New Roman"/>
          <w:lang w:val="en-US"/>
        </w:rPr>
        <w:t>the efficient</w:t>
      </w:r>
      <w:proofErr w:type="gramEnd"/>
      <w:r w:rsidR="00992BFE" w:rsidRPr="00415FE2">
        <w:rPr>
          <w:rFonts w:cs="Times New Roman"/>
          <w:lang w:val="en-US"/>
        </w:rPr>
        <w:t xml:space="preserve"> or </w:t>
      </w:r>
      <w:r w:rsidR="006C0E5E" w:rsidRPr="00415FE2">
        <w:rPr>
          <w:rFonts w:cs="Times New Roman"/>
          <w:lang w:val="en-US"/>
        </w:rPr>
        <w:t>inefficient class</w:t>
      </w:r>
      <w:r w:rsidR="00992BFE" w:rsidRPr="00415FE2">
        <w:rPr>
          <w:rFonts w:cs="Times New Roman"/>
          <w:lang w:val="en-US"/>
        </w:rPr>
        <w:t xml:space="preserve">es. </w:t>
      </w:r>
    </w:p>
    <w:p w14:paraId="4FD14DD0" w14:textId="77777777" w:rsidR="00BA796A" w:rsidRPr="00415FE2" w:rsidRDefault="00BA796A" w:rsidP="00BA503B">
      <w:pPr>
        <w:pStyle w:val="Prrafodelista"/>
        <w:spacing w:line="360" w:lineRule="auto"/>
        <w:ind w:left="360"/>
        <w:rPr>
          <w:rFonts w:cs="Times New Roman"/>
          <w:lang w:val="en-US"/>
        </w:rPr>
      </w:pPr>
    </w:p>
    <w:p w14:paraId="282DBC90" w14:textId="56AAAFC6" w:rsidR="00E047CC" w:rsidRDefault="00E047CC" w:rsidP="00DF3B00">
      <w:pPr>
        <w:pStyle w:val="Prrafodelista"/>
        <w:numPr>
          <w:ilvl w:val="0"/>
          <w:numId w:val="5"/>
        </w:numPr>
        <w:spacing w:line="360" w:lineRule="auto"/>
        <w:rPr>
          <w:rFonts w:cs="Times New Roman"/>
          <w:lang w:val="en-US"/>
        </w:rPr>
      </w:pPr>
      <w:r w:rsidRPr="00BA503B">
        <w:rPr>
          <w:rFonts w:cs="Times New Roman"/>
          <w:i/>
          <w:iCs/>
          <w:lang w:val="en-US"/>
        </w:rPr>
        <w:t>Algorithm-Agnostic Approach for Robust Efficiency Assessments</w:t>
      </w:r>
      <w:r w:rsidRPr="0050535F">
        <w:rPr>
          <w:rFonts w:cs="Times New Roman"/>
          <w:lang w:val="en-US"/>
        </w:rPr>
        <w:t>: A key advantage of our framework is its flexibility in algorithm selection. Unlike conventional DEA-ML models that rely on a specific regression technique, our method is not tied to a particular classification algorithm.</w:t>
      </w:r>
      <w:r w:rsidR="000F0C05" w:rsidRPr="0050535F">
        <w:rPr>
          <w:lang w:val="en-US"/>
        </w:rPr>
        <w:t xml:space="preserve"> </w:t>
      </w:r>
      <w:r w:rsidR="000F0C05" w:rsidRPr="0050535F">
        <w:rPr>
          <w:rFonts w:cs="Times New Roman"/>
          <w:lang w:val="en-US"/>
        </w:rPr>
        <w:t>This flexibility might eventually allow us to experiment with a wider range of machine learning models</w:t>
      </w:r>
      <w:r w:rsidRPr="0050535F">
        <w:rPr>
          <w:rFonts w:cs="Times New Roman"/>
          <w:lang w:val="en-US"/>
        </w:rPr>
        <w:t xml:space="preserve">—including decision trees, Support Vector Machines, Neural Networks, and ensemble </w:t>
      </w:r>
      <w:proofErr w:type="gramStart"/>
      <w:r w:rsidRPr="0050535F">
        <w:rPr>
          <w:rFonts w:cs="Times New Roman"/>
          <w:lang w:val="en-US"/>
        </w:rPr>
        <w:t>methods—ensuring</w:t>
      </w:r>
      <w:proofErr w:type="gramEnd"/>
      <w:r w:rsidRPr="0050535F">
        <w:rPr>
          <w:rFonts w:cs="Times New Roman"/>
          <w:lang w:val="en-US"/>
        </w:rPr>
        <w:t xml:space="preserve"> that the results remain robust and consistent across multiple techniques. Nevertheless, </w:t>
      </w:r>
      <w:r w:rsidR="00693EFB" w:rsidRPr="0050535F">
        <w:rPr>
          <w:rFonts w:cs="Times New Roman"/>
          <w:lang w:val="en-US"/>
        </w:rPr>
        <w:t xml:space="preserve">for the sake of </w:t>
      </w:r>
      <w:r w:rsidRPr="0050535F">
        <w:rPr>
          <w:rFonts w:cs="Times New Roman"/>
          <w:lang w:val="en-US"/>
        </w:rPr>
        <w:t xml:space="preserve">simplicity, in this </w:t>
      </w:r>
      <w:r w:rsidR="00662717" w:rsidRPr="0050535F">
        <w:rPr>
          <w:rFonts w:cs="Times New Roman"/>
          <w:lang w:val="en-US"/>
        </w:rPr>
        <w:t xml:space="preserve">seminal </w:t>
      </w:r>
      <w:r w:rsidR="001239A7" w:rsidRPr="0050535F">
        <w:rPr>
          <w:rFonts w:cs="Times New Roman"/>
          <w:lang w:val="en-US"/>
        </w:rPr>
        <w:t xml:space="preserve">study </w:t>
      </w:r>
      <w:r w:rsidRPr="0050535F">
        <w:rPr>
          <w:rFonts w:cs="Times New Roman"/>
          <w:lang w:val="en-US"/>
        </w:rPr>
        <w:t xml:space="preserve">we focus on Neural </w:t>
      </w:r>
      <w:r w:rsidR="00740740" w:rsidRPr="0050535F">
        <w:rPr>
          <w:rFonts w:cs="Times New Roman"/>
          <w:lang w:val="en-US"/>
        </w:rPr>
        <w:t>Networks</w:t>
      </w:r>
      <w:r w:rsidRPr="0050535F">
        <w:rPr>
          <w:rFonts w:cs="Times New Roman"/>
          <w:lang w:val="en-US"/>
        </w:rPr>
        <w:t>.</w:t>
      </w:r>
    </w:p>
    <w:p w14:paraId="28A47FEF" w14:textId="77777777" w:rsidR="00BA796A" w:rsidRPr="0050535F" w:rsidRDefault="00BA796A" w:rsidP="00026B12">
      <w:pPr>
        <w:pStyle w:val="Prrafodelista"/>
        <w:spacing w:line="360" w:lineRule="auto"/>
        <w:ind w:left="360"/>
        <w:rPr>
          <w:rFonts w:cs="Times New Roman"/>
          <w:lang w:val="en-US"/>
        </w:rPr>
      </w:pPr>
    </w:p>
    <w:p w14:paraId="7DA79AD4" w14:textId="32CF7236" w:rsidR="00E047CC" w:rsidRDefault="00E047CC" w:rsidP="00DF3B00">
      <w:pPr>
        <w:pStyle w:val="Prrafodelista"/>
        <w:numPr>
          <w:ilvl w:val="0"/>
          <w:numId w:val="5"/>
        </w:numPr>
        <w:spacing w:line="360" w:lineRule="auto"/>
        <w:rPr>
          <w:rFonts w:cs="Times New Roman"/>
          <w:lang w:val="en-US"/>
        </w:rPr>
      </w:pPr>
      <w:r w:rsidRPr="00026B12">
        <w:rPr>
          <w:rFonts w:cs="Times New Roman"/>
          <w:i/>
          <w:iCs/>
          <w:lang w:val="en-US"/>
        </w:rPr>
        <w:lastRenderedPageBreak/>
        <w:t>XAI and Counterfactuals</w:t>
      </w:r>
      <w:r w:rsidRPr="0050535F">
        <w:rPr>
          <w:rFonts w:cs="Times New Roman"/>
          <w:lang w:val="en-US"/>
        </w:rPr>
        <w:t xml:space="preserve">: Another major contribution of our study is the integration of Explainable Artificial Intelligence (XAI), specifically counterfactual methods, into efficiency analysis. Instead of relying solely on conventional </w:t>
      </w:r>
      <w:r w:rsidR="0027098F" w:rsidRPr="0050535F">
        <w:rPr>
          <w:rFonts w:cs="Times New Roman"/>
          <w:lang w:val="en-US"/>
        </w:rPr>
        <w:t xml:space="preserve">efficiency </w:t>
      </w:r>
      <w:r w:rsidRPr="0050535F">
        <w:rPr>
          <w:rFonts w:cs="Times New Roman"/>
          <w:lang w:val="en-US"/>
        </w:rPr>
        <w:t>scores, we define technical inefficiency for an inefficient DMU as the minimum changes required in inputs and</w:t>
      </w:r>
      <w:r w:rsidR="00267812" w:rsidRPr="0050535F">
        <w:rPr>
          <w:rFonts w:cs="Times New Roman"/>
          <w:lang w:val="en-US"/>
        </w:rPr>
        <w:t>/or</w:t>
      </w:r>
      <w:r w:rsidRPr="0050535F">
        <w:rPr>
          <w:rFonts w:cs="Times New Roman"/>
          <w:lang w:val="en-US"/>
        </w:rPr>
        <w:t xml:space="preserve"> outputs</w:t>
      </w:r>
      <w:r w:rsidR="00267812" w:rsidRPr="0050535F">
        <w:rPr>
          <w:rFonts w:cs="Times New Roman"/>
          <w:lang w:val="en-US"/>
        </w:rPr>
        <w:t xml:space="preserve"> (depending on the selected orientation)</w:t>
      </w:r>
      <w:r w:rsidRPr="0050535F">
        <w:rPr>
          <w:rFonts w:cs="Times New Roman"/>
          <w:lang w:val="en-US"/>
        </w:rPr>
        <w:t xml:space="preserve"> to transition </w:t>
      </w:r>
      <w:r w:rsidR="007773BA" w:rsidRPr="0050535F">
        <w:rPr>
          <w:rFonts w:cs="Times New Roman"/>
          <w:lang w:val="en-US"/>
        </w:rPr>
        <w:t xml:space="preserve">with some probability </w:t>
      </w:r>
      <w:r w:rsidRPr="0050535F">
        <w:rPr>
          <w:rFonts w:cs="Times New Roman"/>
          <w:lang w:val="en-US"/>
        </w:rPr>
        <w:t xml:space="preserve">from </w:t>
      </w:r>
      <w:r w:rsidR="00625089" w:rsidRPr="0050535F">
        <w:rPr>
          <w:rFonts w:cs="Times New Roman"/>
          <w:lang w:val="en-US"/>
        </w:rPr>
        <w:t>the</w:t>
      </w:r>
      <w:r w:rsidRPr="0050535F">
        <w:rPr>
          <w:rFonts w:cs="Times New Roman"/>
          <w:lang w:val="en-US"/>
        </w:rPr>
        <w:t xml:space="preserve"> inefficient sta</w:t>
      </w:r>
      <w:r w:rsidR="00625089" w:rsidRPr="0050535F">
        <w:rPr>
          <w:rFonts w:cs="Times New Roman"/>
          <w:lang w:val="en-US"/>
        </w:rPr>
        <w:t>tus</w:t>
      </w:r>
      <w:r w:rsidRPr="0050535F">
        <w:rPr>
          <w:rFonts w:cs="Times New Roman"/>
          <w:lang w:val="en-US"/>
        </w:rPr>
        <w:t xml:space="preserve"> to </w:t>
      </w:r>
      <w:r w:rsidR="00625089" w:rsidRPr="0050535F">
        <w:rPr>
          <w:rFonts w:cs="Times New Roman"/>
          <w:lang w:val="en-US"/>
        </w:rPr>
        <w:t>the</w:t>
      </w:r>
      <w:r w:rsidRPr="0050535F">
        <w:rPr>
          <w:rFonts w:cs="Times New Roman"/>
          <w:lang w:val="en-US"/>
        </w:rPr>
        <w:t xml:space="preserve"> efficient one. These counterfactual-based adjustments </w:t>
      </w:r>
      <w:r w:rsidR="000113DD" w:rsidRPr="0050535F">
        <w:rPr>
          <w:rFonts w:cs="Times New Roman"/>
          <w:lang w:val="en-US"/>
        </w:rPr>
        <w:t xml:space="preserve">can </w:t>
      </w:r>
      <w:r w:rsidRPr="0050535F">
        <w:rPr>
          <w:rFonts w:cs="Times New Roman"/>
          <w:lang w:val="en-US"/>
        </w:rPr>
        <w:t>offer an intuitive and interpretable way to assess inefficiency.</w:t>
      </w:r>
      <w:r w:rsidR="0044218A" w:rsidRPr="0050535F">
        <w:rPr>
          <w:rFonts w:cs="Times New Roman"/>
          <w:lang w:val="en-US"/>
        </w:rPr>
        <w:t xml:space="preserve"> For illustrative purposes</w:t>
      </w:r>
      <w:r w:rsidR="00456767" w:rsidRPr="0050535F">
        <w:rPr>
          <w:rFonts w:cs="Times New Roman"/>
          <w:lang w:val="en-US"/>
        </w:rPr>
        <w:t xml:space="preserve">, and given </w:t>
      </w:r>
      <w:proofErr w:type="gramStart"/>
      <w:r w:rsidR="00456767" w:rsidRPr="0050535F">
        <w:rPr>
          <w:rFonts w:cs="Times New Roman"/>
          <w:lang w:val="en-US"/>
        </w:rPr>
        <w:t>its</w:t>
      </w:r>
      <w:proofErr w:type="gramEnd"/>
      <w:r w:rsidR="00456767" w:rsidRPr="0050535F">
        <w:rPr>
          <w:rFonts w:cs="Times New Roman"/>
          <w:lang w:val="en-US"/>
        </w:rPr>
        <w:t xml:space="preserve"> increasing popularity in efficiency studies</w:t>
      </w:r>
      <w:r w:rsidR="00E8592E" w:rsidRPr="0050535F">
        <w:rPr>
          <w:rFonts w:cs="Times New Roman"/>
          <w:lang w:val="en-US"/>
        </w:rPr>
        <w:t xml:space="preserve">, </w:t>
      </w:r>
      <w:r w:rsidR="0044218A" w:rsidRPr="0050535F">
        <w:rPr>
          <w:rFonts w:cs="Times New Roman"/>
          <w:lang w:val="en-US"/>
        </w:rPr>
        <w:t xml:space="preserve">we choose </w:t>
      </w:r>
      <w:r w:rsidR="00E8592E" w:rsidRPr="0050535F">
        <w:rPr>
          <w:rFonts w:cs="Times New Roman"/>
          <w:lang w:val="en-US"/>
        </w:rPr>
        <w:t xml:space="preserve">the Directional Distance Function (Chambers et al., 1998) as the </w:t>
      </w:r>
      <w:r w:rsidR="00EF349B" w:rsidRPr="0050535F">
        <w:rPr>
          <w:rFonts w:cs="Times New Roman"/>
          <w:lang w:val="en-US"/>
        </w:rPr>
        <w:t xml:space="preserve">reference </w:t>
      </w:r>
      <w:r w:rsidR="00F45632" w:rsidRPr="0050535F">
        <w:rPr>
          <w:rFonts w:cs="Times New Roman"/>
          <w:lang w:val="en-US"/>
        </w:rPr>
        <w:t xml:space="preserve">measure allowing for efficiency improvements through joint </w:t>
      </w:r>
      <w:r w:rsidR="00C83952" w:rsidRPr="0050535F">
        <w:rPr>
          <w:rFonts w:cs="Times New Roman"/>
          <w:lang w:val="en-US"/>
        </w:rPr>
        <w:t xml:space="preserve">input </w:t>
      </w:r>
      <w:r w:rsidR="00F45632" w:rsidRPr="0050535F">
        <w:rPr>
          <w:rFonts w:cs="Times New Roman"/>
          <w:lang w:val="en-US"/>
        </w:rPr>
        <w:t xml:space="preserve">reductions </w:t>
      </w:r>
      <w:r w:rsidR="00C83952" w:rsidRPr="0050535F">
        <w:rPr>
          <w:rFonts w:cs="Times New Roman"/>
          <w:lang w:val="en-US"/>
        </w:rPr>
        <w:t xml:space="preserve">and output </w:t>
      </w:r>
      <w:r w:rsidR="00F45632" w:rsidRPr="0050535F">
        <w:rPr>
          <w:rFonts w:cs="Times New Roman"/>
          <w:lang w:val="en-US"/>
        </w:rPr>
        <w:t>increments</w:t>
      </w:r>
      <w:r w:rsidR="00C83952" w:rsidRPr="0050535F">
        <w:rPr>
          <w:rFonts w:cs="Times New Roman"/>
          <w:lang w:val="en-US"/>
        </w:rPr>
        <w:t>.</w:t>
      </w:r>
    </w:p>
    <w:p w14:paraId="4D041215" w14:textId="77777777" w:rsidR="00BA796A" w:rsidRPr="0050535F" w:rsidRDefault="00BA796A" w:rsidP="00415FE2">
      <w:pPr>
        <w:pStyle w:val="Prrafodelista"/>
        <w:spacing w:line="360" w:lineRule="auto"/>
        <w:ind w:left="360"/>
        <w:rPr>
          <w:rFonts w:cs="Times New Roman"/>
          <w:lang w:val="en-US"/>
        </w:rPr>
      </w:pPr>
    </w:p>
    <w:p w14:paraId="21EBB1E6" w14:textId="24F0A231" w:rsidR="00E047CC" w:rsidRDefault="00E047CC" w:rsidP="00DF3B00">
      <w:pPr>
        <w:pStyle w:val="Prrafodelista"/>
        <w:numPr>
          <w:ilvl w:val="0"/>
          <w:numId w:val="5"/>
        </w:numPr>
        <w:spacing w:line="360" w:lineRule="auto"/>
        <w:rPr>
          <w:rFonts w:cs="Times New Roman"/>
          <w:lang w:val="en-US"/>
        </w:rPr>
      </w:pPr>
      <w:r w:rsidRPr="00415FE2">
        <w:rPr>
          <w:rFonts w:cs="Times New Roman"/>
          <w:i/>
          <w:iCs/>
          <w:lang w:val="en-US"/>
        </w:rPr>
        <w:t>Benchmarking with Variable Importance and Directed Projections</w:t>
      </w:r>
      <w:r w:rsidRPr="0050535F">
        <w:rPr>
          <w:rFonts w:cs="Times New Roman"/>
          <w:lang w:val="en-US"/>
        </w:rPr>
        <w:t xml:space="preserve">: Our methodology also introduces a novel benchmarking approach by </w:t>
      </w:r>
      <w:r w:rsidR="00D811E1" w:rsidRPr="0050535F">
        <w:rPr>
          <w:rFonts w:cs="Times New Roman"/>
          <w:lang w:val="en-US"/>
        </w:rPr>
        <w:t xml:space="preserve">offering </w:t>
      </w:r>
      <w:r w:rsidR="007F1144" w:rsidRPr="0050535F">
        <w:rPr>
          <w:rFonts w:cs="Times New Roman"/>
          <w:lang w:val="en-US"/>
        </w:rPr>
        <w:t xml:space="preserve">a </w:t>
      </w:r>
      <w:r w:rsidRPr="0050535F">
        <w:rPr>
          <w:rFonts w:cs="Times New Roman"/>
          <w:lang w:val="en-US"/>
        </w:rPr>
        <w:t xml:space="preserve">ranking of </w:t>
      </w:r>
      <w:r w:rsidR="007F1144" w:rsidRPr="0050535F">
        <w:rPr>
          <w:rFonts w:cs="Times New Roman"/>
          <w:lang w:val="en-US"/>
        </w:rPr>
        <w:t xml:space="preserve">importance of </w:t>
      </w:r>
      <w:r w:rsidR="002B3D7C" w:rsidRPr="0050535F">
        <w:rPr>
          <w:rFonts w:cs="Times New Roman"/>
          <w:lang w:val="en-US"/>
        </w:rPr>
        <w:t xml:space="preserve">the </w:t>
      </w:r>
      <w:r w:rsidRPr="0050535F">
        <w:rPr>
          <w:rFonts w:cs="Times New Roman"/>
          <w:lang w:val="en-US"/>
        </w:rPr>
        <w:t>inputs and outputs</w:t>
      </w:r>
      <w:r w:rsidR="007F1144" w:rsidRPr="0050535F">
        <w:rPr>
          <w:rFonts w:cs="Times New Roman"/>
          <w:lang w:val="en-US"/>
        </w:rPr>
        <w:t>,</w:t>
      </w:r>
      <w:r w:rsidRPr="0050535F">
        <w:rPr>
          <w:rFonts w:cs="Times New Roman"/>
          <w:lang w:val="en-US"/>
        </w:rPr>
        <w:t xml:space="preserve"> identified through machine learning models. As highlighted in the literature (e.g., Banker and Morey, 1986; </w:t>
      </w:r>
      <w:proofErr w:type="spellStart"/>
      <w:r w:rsidRPr="0050535F">
        <w:rPr>
          <w:rFonts w:cs="Times New Roman"/>
          <w:lang w:val="en-US"/>
        </w:rPr>
        <w:t>Thanassoulis</w:t>
      </w:r>
      <w:proofErr w:type="spellEnd"/>
      <w:r w:rsidRPr="0050535F">
        <w:rPr>
          <w:rFonts w:cs="Times New Roman"/>
          <w:lang w:val="en-US"/>
        </w:rPr>
        <w:t xml:space="preserve"> et al., 2015), understanding the relative importance of variables in efficiency assessments is crucial for strategic decision-making. We propose using this information to assign data-driven weights to inputs and outputs, guiding the projection of inefficient DMUs towards more meaningful and customized improvement paths</w:t>
      </w:r>
      <w:r w:rsidR="00C83952" w:rsidRPr="0050535F">
        <w:rPr>
          <w:rFonts w:cs="Times New Roman"/>
          <w:lang w:val="en-US"/>
        </w:rPr>
        <w:t xml:space="preserve"> (directional vectors)</w:t>
      </w:r>
      <w:r w:rsidRPr="0050535F">
        <w:rPr>
          <w:rFonts w:cs="Times New Roman"/>
          <w:lang w:val="en-US"/>
        </w:rPr>
        <w:t>. This is a significant departure from traditional DEA projections</w:t>
      </w:r>
      <w:r w:rsidR="0092625A" w:rsidRPr="0050535F">
        <w:rPr>
          <w:rFonts w:cs="Times New Roman"/>
          <w:lang w:val="en-US"/>
        </w:rPr>
        <w:t xml:space="preserve"> grounded on the Directional Distance Function</w:t>
      </w:r>
      <w:r w:rsidRPr="0050535F">
        <w:rPr>
          <w:rFonts w:cs="Times New Roman"/>
          <w:lang w:val="en-US"/>
        </w:rPr>
        <w:t xml:space="preserve">, which often rely on </w:t>
      </w:r>
      <w:r w:rsidR="00CA0308" w:rsidRPr="0050535F">
        <w:rPr>
          <w:rFonts w:cs="Times New Roman"/>
          <w:lang w:val="en-US"/>
        </w:rPr>
        <w:t xml:space="preserve">subjective or arbitrary </w:t>
      </w:r>
      <w:r w:rsidRPr="0050535F">
        <w:rPr>
          <w:rFonts w:cs="Times New Roman"/>
          <w:lang w:val="en-US"/>
        </w:rPr>
        <w:t>directional vectors</w:t>
      </w:r>
      <w:r w:rsidR="00A800B3" w:rsidRPr="0050535F">
        <w:rPr>
          <w:rFonts w:cs="Times New Roman"/>
          <w:lang w:val="en-US"/>
        </w:rPr>
        <w:t xml:space="preserve"> (Wang et al., 2019)</w:t>
      </w:r>
      <w:r w:rsidRPr="0050535F">
        <w:rPr>
          <w:rFonts w:cs="Times New Roman"/>
          <w:lang w:val="en-US"/>
        </w:rPr>
        <w:t>.</w:t>
      </w:r>
      <w:r w:rsidR="007C4632" w:rsidRPr="0050535F">
        <w:rPr>
          <w:rFonts w:cs="Times New Roman"/>
          <w:lang w:val="en-US"/>
        </w:rPr>
        <w:t xml:space="preserve"> </w:t>
      </w:r>
    </w:p>
    <w:p w14:paraId="36BD7858" w14:textId="77777777" w:rsidR="00BA796A" w:rsidRPr="0050535F" w:rsidRDefault="00BA796A" w:rsidP="00503BEC">
      <w:pPr>
        <w:pStyle w:val="Prrafodelista"/>
        <w:spacing w:line="360" w:lineRule="auto"/>
        <w:ind w:left="360"/>
        <w:rPr>
          <w:rFonts w:cs="Times New Roman"/>
          <w:lang w:val="en-US"/>
        </w:rPr>
      </w:pPr>
    </w:p>
    <w:p w14:paraId="6A149A32" w14:textId="1DBEA33C" w:rsidR="00E047CC" w:rsidRDefault="00E047CC" w:rsidP="00DF3B00">
      <w:pPr>
        <w:pStyle w:val="Prrafodelista"/>
        <w:numPr>
          <w:ilvl w:val="0"/>
          <w:numId w:val="5"/>
        </w:numPr>
        <w:spacing w:line="360" w:lineRule="auto"/>
        <w:rPr>
          <w:rFonts w:cs="Times New Roman"/>
          <w:lang w:val="en-US"/>
        </w:rPr>
      </w:pPr>
      <w:r w:rsidRPr="00677560">
        <w:rPr>
          <w:rFonts w:cs="Times New Roman"/>
          <w:i/>
          <w:iCs/>
          <w:lang w:val="en-US"/>
        </w:rPr>
        <w:t>Target Setting Through Counterfactual Benchmarking</w:t>
      </w:r>
      <w:r w:rsidRPr="0050535F">
        <w:rPr>
          <w:rFonts w:cs="Times New Roman"/>
          <w:lang w:val="en-US"/>
        </w:rPr>
        <w:t>: The benchmarking framework we propose is further enhanced by incorporating probabilistic efficiency thresholds and applying counterfactual analysis to determine the minimum necessary changes in inputs and outputs that would allow a DMU to be reclassified as efficient. This technique not only generates concrete improvement targets but also allows practitioners to prioritize adjustments based on their impact on efficiency classification.</w:t>
      </w:r>
    </w:p>
    <w:p w14:paraId="3588F16A" w14:textId="77777777" w:rsidR="00BA796A" w:rsidRPr="0050535F" w:rsidRDefault="00BA796A" w:rsidP="00837D29">
      <w:pPr>
        <w:pStyle w:val="Prrafodelista"/>
        <w:spacing w:line="360" w:lineRule="auto"/>
        <w:ind w:left="360"/>
        <w:rPr>
          <w:rFonts w:cs="Times New Roman"/>
          <w:lang w:val="en-US"/>
        </w:rPr>
      </w:pPr>
    </w:p>
    <w:p w14:paraId="336C619B" w14:textId="61A24752" w:rsidR="00E047CC" w:rsidRDefault="00E047CC" w:rsidP="00DF3B00">
      <w:pPr>
        <w:pStyle w:val="Prrafodelista"/>
        <w:numPr>
          <w:ilvl w:val="0"/>
          <w:numId w:val="5"/>
        </w:numPr>
        <w:spacing w:line="360" w:lineRule="auto"/>
        <w:rPr>
          <w:rFonts w:cs="Times New Roman"/>
          <w:lang w:val="en-US"/>
        </w:rPr>
      </w:pPr>
      <w:r w:rsidRPr="00837D29">
        <w:rPr>
          <w:rFonts w:cs="Times New Roman"/>
          <w:i/>
          <w:iCs/>
          <w:lang w:val="en-US"/>
        </w:rPr>
        <w:t>Ranking DMUs and Confidence Thresholds</w:t>
      </w:r>
      <w:r w:rsidRPr="0050535F">
        <w:rPr>
          <w:rFonts w:cs="Times New Roman"/>
          <w:lang w:val="en-US"/>
        </w:rPr>
        <w:t xml:space="preserve">: Expanding on previous works (e.g., Sexton, 1986; </w:t>
      </w:r>
      <w:proofErr w:type="spellStart"/>
      <w:r w:rsidRPr="0050535F">
        <w:rPr>
          <w:rFonts w:cs="Times New Roman"/>
          <w:lang w:val="en-US"/>
        </w:rPr>
        <w:t>Thanassoulis</w:t>
      </w:r>
      <w:proofErr w:type="spellEnd"/>
      <w:r w:rsidRPr="0050535F">
        <w:rPr>
          <w:rFonts w:cs="Times New Roman"/>
          <w:lang w:val="en-US"/>
        </w:rPr>
        <w:t xml:space="preserve"> et al., 2008), we propose a novel ranking system for DMUs based on their probabilistic efficiency scores. By exploiting the information provided by directional projections onto the separating surface of the two classes (efficient vs inefficient), we can rank units according to their likelihood of being classified as efficient, providing an interesting evaluation framework compared to traditional DEA-based ranking methods.</w:t>
      </w:r>
    </w:p>
    <w:p w14:paraId="2997107F" w14:textId="77777777" w:rsidR="00BA796A" w:rsidRPr="0050535F" w:rsidRDefault="00BA796A" w:rsidP="00D527F0">
      <w:pPr>
        <w:pStyle w:val="Prrafodelista"/>
        <w:spacing w:line="360" w:lineRule="auto"/>
        <w:ind w:left="360"/>
        <w:rPr>
          <w:rFonts w:cs="Times New Roman"/>
          <w:lang w:val="en-US"/>
        </w:rPr>
      </w:pPr>
    </w:p>
    <w:p w14:paraId="5FE9514C" w14:textId="64943602" w:rsidR="00E047CC" w:rsidRPr="0050535F" w:rsidRDefault="00E047CC" w:rsidP="00DF3B00">
      <w:pPr>
        <w:pStyle w:val="Prrafodelista"/>
        <w:numPr>
          <w:ilvl w:val="0"/>
          <w:numId w:val="5"/>
        </w:numPr>
        <w:spacing w:line="360" w:lineRule="auto"/>
        <w:rPr>
          <w:rFonts w:cs="Times New Roman"/>
          <w:lang w:val="en-US"/>
        </w:rPr>
      </w:pPr>
      <w:r w:rsidRPr="00E33A50">
        <w:rPr>
          <w:rFonts w:cs="Times New Roman"/>
          <w:i/>
          <w:iCs/>
          <w:lang w:val="en-US"/>
        </w:rPr>
        <w:lastRenderedPageBreak/>
        <w:t xml:space="preserve">Proximity-Based </w:t>
      </w:r>
      <w:r w:rsidR="00DD12BC" w:rsidRPr="00E33A50">
        <w:rPr>
          <w:rFonts w:cs="Times New Roman"/>
          <w:i/>
          <w:iCs/>
          <w:lang w:val="en-US"/>
        </w:rPr>
        <w:t>Peer</w:t>
      </w:r>
      <w:r w:rsidRPr="00E33A50">
        <w:rPr>
          <w:rFonts w:cs="Times New Roman"/>
          <w:i/>
          <w:iCs/>
          <w:lang w:val="en-US"/>
        </w:rPr>
        <w:t xml:space="preserve"> Identification</w:t>
      </w:r>
      <w:r w:rsidRPr="0050535F">
        <w:rPr>
          <w:rFonts w:cs="Times New Roman"/>
          <w:lang w:val="en-US"/>
        </w:rPr>
        <w:t>: Finally, our approach facilitates a more refined peer selection process by identifying, for each DMU and at every efficiency probability threshold, the closest efficient benchmark unit. This selection is performed using proximity-based metrics, such as Euclidean distance, ensuring that benchmark comparisons are contextually relevant and practically achievable.</w:t>
      </w:r>
    </w:p>
    <w:p w14:paraId="711CE02E" w14:textId="575A4FE2" w:rsidR="004D2CDE" w:rsidRPr="0050535F" w:rsidRDefault="005B397D" w:rsidP="00DF3B00">
      <w:pPr>
        <w:spacing w:line="360" w:lineRule="auto"/>
        <w:rPr>
          <w:rFonts w:cs="Times New Roman"/>
          <w:lang w:val="en-US"/>
        </w:rPr>
      </w:pPr>
      <w:r w:rsidRPr="0050535F">
        <w:rPr>
          <w:rFonts w:cs="Times New Roman"/>
          <w:lang w:val="en-US"/>
        </w:rPr>
        <w:t xml:space="preserve">The paper is structured as follows: In Section 2, we provide background information on Data Envelopment Analysis (DEA) and the machine learning techniques we will utilize, </w:t>
      </w:r>
      <w:r w:rsidR="00DA132B" w:rsidRPr="0050535F">
        <w:rPr>
          <w:rFonts w:cs="Times New Roman"/>
          <w:lang w:val="en-US"/>
        </w:rPr>
        <w:t xml:space="preserve">(Artificial) </w:t>
      </w:r>
      <w:r w:rsidRPr="0050535F">
        <w:rPr>
          <w:rFonts w:cs="Times New Roman"/>
          <w:lang w:val="en-US"/>
        </w:rPr>
        <w:t>Neural Networks</w:t>
      </w:r>
      <w:r w:rsidR="00DA132B" w:rsidRPr="0050535F">
        <w:rPr>
          <w:rFonts w:cs="Times New Roman"/>
          <w:lang w:val="en-US"/>
        </w:rPr>
        <w:t xml:space="preserve"> (NN)</w:t>
      </w:r>
      <w:r w:rsidRPr="0050535F">
        <w:rPr>
          <w:rFonts w:cs="Times New Roman"/>
          <w:lang w:val="en-US"/>
        </w:rPr>
        <w:t xml:space="preserve">. Section 3 introduces our novel approach, which integrates DEA with </w:t>
      </w:r>
      <w:r w:rsidR="00EA407E" w:rsidRPr="0050535F">
        <w:rPr>
          <w:rFonts w:cs="Times New Roman"/>
          <w:lang w:val="en-US"/>
        </w:rPr>
        <w:t>the</w:t>
      </w:r>
      <w:r w:rsidRPr="0050535F">
        <w:rPr>
          <w:rFonts w:cs="Times New Roman"/>
          <w:lang w:val="en-US"/>
        </w:rPr>
        <w:t xml:space="preserve"> classification technique, aiming to enhance efficiency assessment for DMUs.</w:t>
      </w:r>
      <w:r w:rsidR="00090F8E" w:rsidRPr="0050535F">
        <w:rPr>
          <w:rFonts w:cs="Times New Roman"/>
          <w:lang w:val="en-US"/>
        </w:rPr>
        <w:t xml:space="preserve"> W</w:t>
      </w:r>
      <w:r w:rsidR="004D2CDE" w:rsidRPr="0050535F">
        <w:rPr>
          <w:rFonts w:cs="Times New Roman"/>
          <w:lang w:val="en-US"/>
        </w:rPr>
        <w:t xml:space="preserve">e demonstrate the practical implications of this integration and its implications for decision-making </w:t>
      </w:r>
      <w:r w:rsidR="00090F8E" w:rsidRPr="0050535F">
        <w:rPr>
          <w:rFonts w:cs="Times New Roman"/>
          <w:lang w:val="en-US"/>
        </w:rPr>
        <w:t xml:space="preserve">through an empirical example based on </w:t>
      </w:r>
      <w:r w:rsidR="00EA407E" w:rsidRPr="0050535F">
        <w:rPr>
          <w:rFonts w:cs="Times New Roman"/>
          <w:lang w:val="en-US"/>
        </w:rPr>
        <w:t>SABI</w:t>
      </w:r>
      <w:r w:rsidR="00090F8E" w:rsidRPr="0050535F">
        <w:rPr>
          <w:rFonts w:cs="Times New Roman"/>
          <w:lang w:val="en-US"/>
        </w:rPr>
        <w:t xml:space="preserve"> (</w:t>
      </w:r>
      <w:r w:rsidR="0041663F" w:rsidRPr="0050535F">
        <w:rPr>
          <w:rFonts w:cs="Times New Roman"/>
          <w:lang w:val="en-US"/>
        </w:rPr>
        <w:t>Iberian Balance Sheet Analysis System</w:t>
      </w:r>
      <w:r w:rsidR="00090F8E" w:rsidRPr="0050535F">
        <w:rPr>
          <w:rFonts w:cs="Times New Roman"/>
          <w:lang w:val="en-US"/>
        </w:rPr>
        <w:t>) in Section 4</w:t>
      </w:r>
      <w:r w:rsidR="004D2CDE" w:rsidRPr="0050535F">
        <w:rPr>
          <w:rFonts w:cs="Times New Roman"/>
          <w:lang w:val="en-US"/>
        </w:rPr>
        <w:t>.</w:t>
      </w:r>
      <w:r w:rsidR="00414ED3" w:rsidRPr="0050535F">
        <w:rPr>
          <w:rFonts w:cs="Times New Roman"/>
          <w:lang w:val="en-US"/>
        </w:rPr>
        <w:t xml:space="preserve"> Section 5 concludes and points out further research lines.</w:t>
      </w:r>
    </w:p>
    <w:p w14:paraId="4552D512" w14:textId="2B1CE1E6" w:rsidR="00C64032" w:rsidRPr="0050535F" w:rsidRDefault="00551C0B" w:rsidP="00E33A50">
      <w:pPr>
        <w:pStyle w:val="Ttulo1"/>
        <w:rPr>
          <w:lang w:val="en-US"/>
        </w:rPr>
      </w:pPr>
      <w:r>
        <w:rPr>
          <w:lang w:val="en-US"/>
        </w:rPr>
        <w:t xml:space="preserve">1. </w:t>
      </w:r>
      <w:r w:rsidR="00C64032" w:rsidRPr="0050535F">
        <w:rPr>
          <w:lang w:val="en-US"/>
        </w:rPr>
        <w:t>Background</w:t>
      </w:r>
    </w:p>
    <w:p w14:paraId="584BC377" w14:textId="7DD5E1ED" w:rsidR="006E48EB" w:rsidRPr="0050535F" w:rsidRDefault="00EC6F2F" w:rsidP="00DF3B00">
      <w:pPr>
        <w:spacing w:line="360" w:lineRule="auto"/>
        <w:rPr>
          <w:rFonts w:cs="Times New Roman"/>
          <w:lang w:val="en-US"/>
        </w:rPr>
      </w:pPr>
      <w:r w:rsidRPr="0050535F">
        <w:rPr>
          <w:rFonts w:cs="Times New Roman"/>
          <w:lang w:val="en-US"/>
        </w:rPr>
        <w:t xml:space="preserve">This background section provides a concise overview of DEA and the </w:t>
      </w:r>
      <w:r w:rsidR="00462653" w:rsidRPr="0050535F">
        <w:rPr>
          <w:rFonts w:cs="Times New Roman"/>
          <w:lang w:val="en-US"/>
        </w:rPr>
        <w:t xml:space="preserve">classifying </w:t>
      </w:r>
      <w:r w:rsidRPr="0050535F">
        <w:rPr>
          <w:rFonts w:cs="Times New Roman"/>
          <w:lang w:val="en-US"/>
        </w:rPr>
        <w:t xml:space="preserve">ML technique </w:t>
      </w:r>
      <w:r w:rsidR="00B73D84" w:rsidRPr="0050535F">
        <w:rPr>
          <w:rFonts w:cs="Times New Roman"/>
          <w:lang w:val="en-US"/>
        </w:rPr>
        <w:t xml:space="preserve">of choice </w:t>
      </w:r>
      <w:r w:rsidR="00462653" w:rsidRPr="0050535F">
        <w:rPr>
          <w:rFonts w:cs="Times New Roman"/>
          <w:lang w:val="en-US"/>
        </w:rPr>
        <w:t xml:space="preserve">in </w:t>
      </w:r>
      <w:r w:rsidR="000F7D3C" w:rsidRPr="0050535F">
        <w:rPr>
          <w:rFonts w:cs="Times New Roman"/>
          <w:lang w:val="en-US"/>
        </w:rPr>
        <w:t>this study</w:t>
      </w:r>
      <w:r w:rsidR="00964A66" w:rsidRPr="0050535F">
        <w:rPr>
          <w:rFonts w:cs="Times New Roman"/>
          <w:lang w:val="en-US"/>
        </w:rPr>
        <w:t xml:space="preserve">, corresponding to </w:t>
      </w:r>
      <w:r w:rsidRPr="0050535F">
        <w:rPr>
          <w:rFonts w:cs="Times New Roman"/>
          <w:lang w:val="en-US"/>
        </w:rPr>
        <w:t xml:space="preserve">Neural Networks. </w:t>
      </w:r>
    </w:p>
    <w:p w14:paraId="370F5FB7" w14:textId="05F8B6DC" w:rsidR="00C64032" w:rsidRPr="0050535F" w:rsidRDefault="00DF589B" w:rsidP="00E33A50">
      <w:pPr>
        <w:pStyle w:val="Ttulo2"/>
        <w:rPr>
          <w:lang w:val="en-US"/>
        </w:rPr>
      </w:pPr>
      <w:r>
        <w:rPr>
          <w:lang w:val="en-US"/>
        </w:rPr>
        <w:t>1</w:t>
      </w:r>
      <w:r w:rsidR="00551C0B">
        <w:rPr>
          <w:lang w:val="en-US"/>
        </w:rPr>
        <w:t xml:space="preserve">.1 </w:t>
      </w:r>
      <w:r w:rsidR="00C64032" w:rsidRPr="0050535F">
        <w:rPr>
          <w:lang w:val="en-US"/>
        </w:rPr>
        <w:t>Data Envelopment Analysis</w:t>
      </w:r>
    </w:p>
    <w:p w14:paraId="1DDA5B42" w14:textId="5C0DF864" w:rsidR="00E8373C" w:rsidRPr="0050535F" w:rsidRDefault="003D26DB" w:rsidP="00DF3B00">
      <w:pPr>
        <w:spacing w:line="360" w:lineRule="auto"/>
        <w:rPr>
          <w:rFonts w:cs="Times New Roman"/>
          <w:lang w:val="en-US"/>
        </w:rPr>
      </w:pPr>
      <w:r w:rsidRPr="0050535F">
        <w:rPr>
          <w:rFonts w:cs="Times New Roman"/>
          <w:lang w:val="en-US"/>
        </w:rPr>
        <w:t xml:space="preserve">As </w:t>
      </w:r>
      <w:r w:rsidR="0014224F" w:rsidRPr="0050535F">
        <w:rPr>
          <w:rFonts w:cs="Times New Roman"/>
          <w:lang w:val="en-US"/>
        </w:rPr>
        <w:t>aforementioned,</w:t>
      </w:r>
      <w:r w:rsidRPr="0050535F">
        <w:rPr>
          <w:rFonts w:cs="Times New Roman"/>
          <w:lang w:val="en-US"/>
        </w:rPr>
        <w:t xml:space="preserve"> </w:t>
      </w:r>
      <w:r w:rsidR="00E46C47" w:rsidRPr="0050535F">
        <w:rPr>
          <w:rFonts w:cs="Times New Roman"/>
          <w:lang w:val="en-US"/>
        </w:rPr>
        <w:t xml:space="preserve">Data Envelopment Analysis (DEA) is a non-parametric method widely used for evaluating the relative efficiency of </w:t>
      </w:r>
      <w:r w:rsidR="001D7EB4" w:rsidRPr="0050535F">
        <w:rPr>
          <w:rFonts w:cs="Times New Roman"/>
          <w:lang w:val="en-US"/>
        </w:rPr>
        <w:t xml:space="preserve">a set of observations or </w:t>
      </w:r>
      <w:r w:rsidR="00E46C47" w:rsidRPr="0050535F">
        <w:rPr>
          <w:rFonts w:cs="Times New Roman"/>
          <w:lang w:val="en-US"/>
        </w:rPr>
        <w:t xml:space="preserve">decision-making units (DMUs). DEA offers a powerful framework for assessing the efficiency of DMUs </w:t>
      </w:r>
      <w:r w:rsidR="003257BF" w:rsidRPr="0050535F">
        <w:rPr>
          <w:rFonts w:cs="Times New Roman"/>
          <w:lang w:val="en-US"/>
        </w:rPr>
        <w:t xml:space="preserve">transforming </w:t>
      </w:r>
      <w:r w:rsidR="00E46C47" w:rsidRPr="0050535F">
        <w:rPr>
          <w:rFonts w:cs="Times New Roman"/>
          <w:lang w:val="en-US"/>
        </w:rPr>
        <w:t>multiple inputs into multiple outputs</w:t>
      </w:r>
      <w:r w:rsidR="00FD5B16" w:rsidRPr="0050535F">
        <w:rPr>
          <w:rFonts w:cs="Times New Roman"/>
          <w:lang w:val="en-US"/>
        </w:rPr>
        <w:t xml:space="preserve">. From a technological perspective, DEA offers great flexibility when modeling </w:t>
      </w:r>
      <w:r w:rsidR="002F06C2" w:rsidRPr="0050535F">
        <w:rPr>
          <w:rFonts w:cs="Times New Roman"/>
          <w:lang w:val="en-US"/>
        </w:rPr>
        <w:t xml:space="preserve">the production </w:t>
      </w:r>
      <w:r w:rsidR="00F95FC4" w:rsidRPr="0050535F">
        <w:rPr>
          <w:rFonts w:cs="Times New Roman"/>
          <w:lang w:val="en-US"/>
        </w:rPr>
        <w:t>technology,</w:t>
      </w:r>
      <w:r w:rsidR="002F06C2" w:rsidRPr="0050535F">
        <w:rPr>
          <w:rFonts w:cs="Times New Roman"/>
          <w:lang w:val="en-US"/>
        </w:rPr>
        <w:t xml:space="preserve"> e.g., convex</w:t>
      </w:r>
      <w:r w:rsidR="00F1175F" w:rsidRPr="0050535F">
        <w:rPr>
          <w:rFonts w:cs="Times New Roman"/>
          <w:lang w:val="en-US"/>
        </w:rPr>
        <w:t xml:space="preserve"> or non-convex, strong </w:t>
      </w:r>
      <w:r w:rsidR="00281D47" w:rsidRPr="0050535F">
        <w:rPr>
          <w:rFonts w:cs="Times New Roman"/>
          <w:lang w:val="en-US"/>
        </w:rPr>
        <w:t xml:space="preserve">or weak </w:t>
      </w:r>
      <w:r w:rsidR="00F1175F" w:rsidRPr="0050535F">
        <w:rPr>
          <w:rFonts w:cs="Times New Roman"/>
          <w:lang w:val="en-US"/>
        </w:rPr>
        <w:t xml:space="preserve">disposability </w:t>
      </w:r>
      <w:r w:rsidR="00281D47" w:rsidRPr="0050535F">
        <w:rPr>
          <w:rFonts w:cs="Times New Roman"/>
          <w:lang w:val="en-US"/>
        </w:rPr>
        <w:t xml:space="preserve">of inputs and outputs, constant or variable returns to scale, etc. </w:t>
      </w:r>
      <w:r w:rsidR="00F95FC4" w:rsidRPr="0050535F">
        <w:rPr>
          <w:rFonts w:cs="Times New Roman"/>
          <w:lang w:val="en-US"/>
        </w:rPr>
        <w:t xml:space="preserve">(Orea and </w:t>
      </w:r>
      <w:proofErr w:type="spellStart"/>
      <w:r w:rsidR="00F95FC4" w:rsidRPr="0050535F">
        <w:rPr>
          <w:rFonts w:cs="Times New Roman"/>
          <w:lang w:val="en-US"/>
        </w:rPr>
        <w:t>Zofío</w:t>
      </w:r>
      <w:proofErr w:type="spellEnd"/>
      <w:r w:rsidR="00F95FC4" w:rsidRPr="0050535F">
        <w:rPr>
          <w:rFonts w:cs="Times New Roman"/>
          <w:lang w:val="en-US"/>
        </w:rPr>
        <w:t>, 2019</w:t>
      </w:r>
      <w:r w:rsidR="006F1D59" w:rsidRPr="0050535F">
        <w:rPr>
          <w:rFonts w:cs="Times New Roman"/>
          <w:lang w:val="en-US"/>
        </w:rPr>
        <w:t>).</w:t>
      </w:r>
      <w:r w:rsidR="00F95FC4" w:rsidRPr="0050535F">
        <w:rPr>
          <w:rFonts w:cs="Times New Roman"/>
          <w:lang w:val="en-US"/>
        </w:rPr>
        <w:t xml:space="preserve"> </w:t>
      </w:r>
      <w:r w:rsidR="00F930CB" w:rsidRPr="0050535F">
        <w:rPr>
          <w:rFonts w:cs="Times New Roman"/>
          <w:lang w:val="en-US"/>
        </w:rPr>
        <w:t>In what follows we rely on the canonical model characterized by convexity, strong disposability and variable returns to scale</w:t>
      </w:r>
      <w:r w:rsidR="00E46C47" w:rsidRPr="0050535F">
        <w:rPr>
          <w:rFonts w:cs="Times New Roman"/>
          <w:lang w:val="en-US"/>
        </w:rPr>
        <w:t xml:space="preserve">. </w:t>
      </w:r>
      <w:r w:rsidR="00A138E2" w:rsidRPr="0050535F">
        <w:rPr>
          <w:rFonts w:cs="Times New Roman"/>
          <w:lang w:val="en-US"/>
        </w:rPr>
        <w:t xml:space="preserve">The former feature is </w:t>
      </w:r>
      <w:r w:rsidR="00994AB3" w:rsidRPr="0050535F">
        <w:rPr>
          <w:rFonts w:cs="Times New Roman"/>
          <w:lang w:val="en-US"/>
        </w:rPr>
        <w:t xml:space="preserve">particularly </w:t>
      </w:r>
      <w:r w:rsidR="00A138E2" w:rsidRPr="0050535F">
        <w:rPr>
          <w:rFonts w:cs="Times New Roman"/>
          <w:lang w:val="en-US"/>
        </w:rPr>
        <w:t>sui</w:t>
      </w:r>
      <w:r w:rsidR="00994AB3" w:rsidRPr="0050535F">
        <w:rPr>
          <w:rFonts w:cs="Times New Roman"/>
          <w:lang w:val="en-US"/>
        </w:rPr>
        <w:t xml:space="preserve">ted </w:t>
      </w:r>
      <w:r w:rsidR="00F95FC4" w:rsidRPr="0050535F">
        <w:rPr>
          <w:rFonts w:cs="Times New Roman"/>
          <w:lang w:val="en-US"/>
        </w:rPr>
        <w:t xml:space="preserve">for </w:t>
      </w:r>
      <w:r w:rsidR="006F3493" w:rsidRPr="0050535F">
        <w:rPr>
          <w:rFonts w:cs="Times New Roman"/>
          <w:lang w:val="en-US"/>
        </w:rPr>
        <w:t>analyzing</w:t>
      </w:r>
      <w:r w:rsidR="00E46C47" w:rsidRPr="0050535F">
        <w:rPr>
          <w:rFonts w:cs="Times New Roman"/>
          <w:lang w:val="en-US"/>
        </w:rPr>
        <w:t xml:space="preserve"> real-world production processes where economies of scale may vary across different units.</w:t>
      </w:r>
      <w:r w:rsidR="00EC4E58" w:rsidRPr="0050535F">
        <w:rPr>
          <w:rFonts w:cs="Times New Roman"/>
          <w:lang w:val="en-US"/>
        </w:rPr>
        <w:t xml:space="preserve"> </w:t>
      </w:r>
    </w:p>
    <w:p w14:paraId="53412C7D" w14:textId="29E5B4AF" w:rsidR="00EF2740" w:rsidRPr="0050535F" w:rsidRDefault="0021662E" w:rsidP="00DB5BDF">
      <w:pPr>
        <w:spacing w:line="360" w:lineRule="auto"/>
        <w:rPr>
          <w:rFonts w:cs="Times New Roman"/>
          <w:lang w:val="en-US"/>
        </w:rPr>
      </w:pPr>
      <w:r w:rsidRPr="0050535F">
        <w:rPr>
          <w:rFonts w:cs="Times New Roman"/>
          <w:lang w:val="en-US"/>
        </w:rPr>
        <w:t xml:space="preserve">The </w:t>
      </w:r>
      <w:r w:rsidR="000027AF" w:rsidRPr="0050535F">
        <w:rPr>
          <w:rFonts w:cs="Times New Roman"/>
          <w:lang w:val="en-US"/>
        </w:rPr>
        <w:t xml:space="preserve">process of evaluating </w:t>
      </w:r>
      <w:r w:rsidR="0071093F" w:rsidRPr="0050535F">
        <w:rPr>
          <w:rFonts w:cs="Times New Roman"/>
          <w:lang w:val="en-US"/>
        </w:rPr>
        <w:t xml:space="preserve">the </w:t>
      </w:r>
      <w:r w:rsidR="00F95FC4" w:rsidRPr="0050535F">
        <w:rPr>
          <w:rFonts w:cs="Times New Roman"/>
          <w:lang w:val="en-US"/>
        </w:rPr>
        <w:t xml:space="preserve">technical </w:t>
      </w:r>
      <w:r w:rsidR="008F666C" w:rsidRPr="0050535F">
        <w:rPr>
          <w:rFonts w:cs="Times New Roman"/>
          <w:lang w:val="en-US"/>
        </w:rPr>
        <w:t>efficiency</w:t>
      </w:r>
      <w:r w:rsidR="0071093F" w:rsidRPr="0050535F">
        <w:rPr>
          <w:rFonts w:cs="Times New Roman"/>
          <w:lang w:val="en-US"/>
        </w:rPr>
        <w:t xml:space="preserve"> </w:t>
      </w:r>
      <w:r w:rsidR="00EF2740" w:rsidRPr="0050535F">
        <w:rPr>
          <w:rFonts w:cs="Times New Roman"/>
          <w:lang w:val="en-US"/>
        </w:rPr>
        <w:t xml:space="preserve">of </w:t>
      </w:r>
      <w:r w:rsidR="00846988" w:rsidRPr="0050535F">
        <w:rPr>
          <w:rFonts w:cs="Times New Roman"/>
          <w:i/>
          <w:iCs/>
          <w:lang w:val="en-US"/>
        </w:rPr>
        <w:t>n</w:t>
      </w:r>
      <w:r w:rsidR="00846988" w:rsidRPr="0050535F">
        <w:rPr>
          <w:rFonts w:cs="Times New Roman"/>
          <w:lang w:val="en-US"/>
        </w:rPr>
        <w:t xml:space="preserve"> </w:t>
      </w:r>
      <w:r w:rsidR="003257BF" w:rsidRPr="0050535F">
        <w:rPr>
          <w:rFonts w:cs="Times New Roman"/>
          <w:lang w:val="en-US"/>
        </w:rPr>
        <w:t>observations</w:t>
      </w:r>
      <w:r w:rsidR="00857AAE" w:rsidRPr="0050535F">
        <w:rPr>
          <w:rFonts w:cs="Times New Roman"/>
          <w:lang w:val="en-US"/>
        </w:rPr>
        <w:t xml:space="preserve"> </w:t>
      </w:r>
      <w:r w:rsidR="004163D6" w:rsidRPr="0050535F">
        <w:rPr>
          <w:rFonts w:cs="Times New Roman"/>
          <w:lang w:val="en-US"/>
        </w:rPr>
        <w:t>requires comp</w:t>
      </w:r>
      <w:r w:rsidR="0071093F" w:rsidRPr="0050535F">
        <w:rPr>
          <w:rFonts w:cs="Times New Roman"/>
          <w:lang w:val="en-US"/>
        </w:rPr>
        <w:t>a</w:t>
      </w:r>
      <w:r w:rsidR="004163D6" w:rsidRPr="0050535F">
        <w:rPr>
          <w:rFonts w:cs="Times New Roman"/>
          <w:lang w:val="en-US"/>
        </w:rPr>
        <w:t xml:space="preserve">ring the </w:t>
      </w:r>
      <w:r w:rsidR="0071093F" w:rsidRPr="0050535F">
        <w:rPr>
          <w:rFonts w:cs="Times New Roman"/>
          <w:lang w:val="en-US"/>
        </w:rPr>
        <w:t xml:space="preserve">performance of these </w:t>
      </w:r>
      <w:r w:rsidR="003257BF" w:rsidRPr="0050535F">
        <w:rPr>
          <w:rFonts w:cs="Times New Roman"/>
          <w:lang w:val="en-US"/>
        </w:rPr>
        <w:t>DMUs</w:t>
      </w:r>
      <w:r w:rsidR="00EF2740" w:rsidRPr="0050535F">
        <w:rPr>
          <w:rFonts w:cs="Times New Roman"/>
          <w:lang w:val="en-US"/>
        </w:rPr>
        <w:t xml:space="preserve"> </w:t>
      </w:r>
      <w:r w:rsidR="0071093F" w:rsidRPr="0050535F">
        <w:rPr>
          <w:rFonts w:cs="Times New Roman"/>
          <w:lang w:val="en-US"/>
        </w:rPr>
        <w:t xml:space="preserve">in terms of the </w:t>
      </w:r>
      <w:r w:rsidR="003257BF" w:rsidRPr="0050535F">
        <w:rPr>
          <w:rFonts w:cs="Times New Roman"/>
          <w:i/>
          <w:iCs/>
          <w:lang w:val="en-US"/>
        </w:rPr>
        <w:t xml:space="preserve">m </w:t>
      </w:r>
      <w:r w:rsidR="00EF2740" w:rsidRPr="0050535F">
        <w:rPr>
          <w:rFonts w:cs="Times New Roman"/>
          <w:lang w:val="en-US"/>
        </w:rPr>
        <w:t>inputs</w:t>
      </w:r>
      <w:r w:rsidR="00FD1065" w:rsidRPr="0050535F">
        <w:rPr>
          <w:rFonts w:cs="Times New Roman"/>
          <w:lang w:val="en-US"/>
        </w:rPr>
        <w:t xml:space="preserve"> </w:t>
      </w:r>
      <w:r w:rsidR="0071093F" w:rsidRPr="0050535F">
        <w:rPr>
          <w:rFonts w:cs="Times New Roman"/>
          <w:lang w:val="en-US"/>
        </w:rPr>
        <w:t xml:space="preserve">that they use, </w:t>
      </w:r>
      <w:r w:rsidR="00EB6266" w:rsidRPr="0050535F">
        <w:rPr>
          <w:position w:val="-16"/>
          <w:lang w:val="en-US"/>
        </w:rPr>
        <w:object w:dxaOrig="2000" w:dyaOrig="420" w14:anchorId="625C2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20.25pt" o:ole="">
            <v:imagedata r:id="rId8" o:title=""/>
          </v:shape>
          <o:OLEObject Type="Embed" ProgID="Equation.DSMT4" ShapeID="_x0000_i1025" DrawAspect="Content" ObjectID="_1803729870" r:id="rId9"/>
        </w:object>
      </w:r>
      <w:r w:rsidR="00EF2740" w:rsidRPr="0050535F">
        <w:rPr>
          <w:rFonts w:cs="Times New Roman"/>
          <w:lang w:val="en-US"/>
        </w:rPr>
        <w:t xml:space="preserve">, such as </w:t>
      </w:r>
      <w:r w:rsidR="000B1034" w:rsidRPr="0050535F">
        <w:rPr>
          <w:rFonts w:cs="Times New Roman"/>
          <w:lang w:val="en-US"/>
        </w:rPr>
        <w:t xml:space="preserve">labor, capital, and other </w:t>
      </w:r>
      <w:r w:rsidR="00EF2740" w:rsidRPr="0050535F">
        <w:rPr>
          <w:rFonts w:cs="Times New Roman"/>
          <w:lang w:val="en-US"/>
        </w:rPr>
        <w:t xml:space="preserve">resources, to generate </w:t>
      </w:r>
      <w:r w:rsidR="003257BF" w:rsidRPr="0050535F">
        <w:rPr>
          <w:rFonts w:cs="Times New Roman"/>
          <w:i/>
          <w:iCs/>
          <w:lang w:val="en-US"/>
        </w:rPr>
        <w:t xml:space="preserve">s </w:t>
      </w:r>
      <w:r w:rsidR="00EF2740" w:rsidRPr="0050535F">
        <w:rPr>
          <w:rFonts w:cs="Times New Roman"/>
          <w:lang w:val="en-US"/>
        </w:rPr>
        <w:t>outputs</w:t>
      </w:r>
      <w:r w:rsidR="00FD1065" w:rsidRPr="0050535F">
        <w:rPr>
          <w:rFonts w:cs="Times New Roman"/>
          <w:lang w:val="en-US"/>
        </w:rPr>
        <w:t xml:space="preserve"> </w:t>
      </w:r>
      <w:r w:rsidR="00EB6266" w:rsidRPr="0050535F">
        <w:rPr>
          <w:position w:val="-16"/>
          <w:lang w:val="en-US"/>
        </w:rPr>
        <w:object w:dxaOrig="1960" w:dyaOrig="420" w14:anchorId="72F4F7A9">
          <v:shape id="_x0000_i1026" type="#_x0000_t75" style="width:99pt;height:20.25pt" o:ole="">
            <v:imagedata r:id="rId10" o:title=""/>
          </v:shape>
          <o:OLEObject Type="Embed" ProgID="Equation.DSMT4" ShapeID="_x0000_i1026" DrawAspect="Content" ObjectID="_1803729871" r:id="rId11"/>
        </w:object>
      </w:r>
      <w:r w:rsidR="00EF2740" w:rsidRPr="0050535F">
        <w:rPr>
          <w:rFonts w:cs="Times New Roman"/>
          <w:lang w:val="en-US"/>
        </w:rPr>
        <w:t>, like goods or services</w:t>
      </w:r>
      <w:r w:rsidR="003257BF" w:rsidRPr="0050535F">
        <w:rPr>
          <w:rFonts w:cs="Times New Roman"/>
          <w:lang w:val="en-US"/>
        </w:rPr>
        <w:t>.</w:t>
      </w:r>
      <w:r w:rsidR="004A253D" w:rsidRPr="0050535F">
        <w:rPr>
          <w:rFonts w:cs="Times New Roman"/>
          <w:lang w:val="en-US"/>
        </w:rPr>
        <w:t xml:space="preserve"> </w:t>
      </w:r>
      <w:r w:rsidR="003257BF" w:rsidRPr="0050535F">
        <w:rPr>
          <w:rFonts w:cs="Times New Roman"/>
          <w:lang w:val="en-US"/>
        </w:rPr>
        <w:t>In this notation</w:t>
      </w:r>
      <w:r w:rsidR="004A253D" w:rsidRPr="0050535F">
        <w:rPr>
          <w:rFonts w:cs="Times New Roman"/>
          <w:lang w:val="en-US"/>
        </w:rPr>
        <w:t xml:space="preserve">, input and output vectors for a </w:t>
      </w:r>
      <w:r w:rsidR="003330C2" w:rsidRPr="0050535F">
        <w:rPr>
          <w:rFonts w:cs="Times New Roman"/>
          <w:lang w:val="en-US"/>
        </w:rPr>
        <w:t>specific</w:t>
      </w:r>
      <w:r w:rsidR="004A253D" w:rsidRPr="0050535F">
        <w:rPr>
          <w:rFonts w:cs="Times New Roman"/>
          <w:lang w:val="en-US"/>
        </w:rPr>
        <w:t xml:space="preserve"> observation </w:t>
      </w:r>
      <w:r w:rsidR="004A253D" w:rsidRPr="0050535F">
        <w:rPr>
          <w:rFonts w:cs="Times New Roman"/>
          <w:i/>
          <w:iCs/>
          <w:lang w:val="en-US"/>
        </w:rPr>
        <w:t xml:space="preserve">j </w:t>
      </w:r>
      <w:r w:rsidR="004A253D" w:rsidRPr="0050535F">
        <w:rPr>
          <w:rFonts w:cs="Times New Roman"/>
          <w:lang w:val="en-US"/>
        </w:rPr>
        <w:t xml:space="preserve">are presented in </w:t>
      </w:r>
      <w:r w:rsidR="00DA1199" w:rsidRPr="0050535F">
        <w:rPr>
          <w:rFonts w:cs="Times New Roman"/>
          <w:lang w:val="en-US"/>
        </w:rPr>
        <w:t xml:space="preserve">bold typeface. </w:t>
      </w:r>
      <w:r w:rsidR="00EF2740" w:rsidRPr="0050535F">
        <w:rPr>
          <w:rFonts w:cs="Times New Roman"/>
          <w:lang w:val="en-US"/>
        </w:rPr>
        <w:t xml:space="preserve">In a conceptual framework, the term </w:t>
      </w:r>
      <w:r w:rsidR="00FD1065" w:rsidRPr="0050535F">
        <w:rPr>
          <w:rFonts w:cs="Times New Roman"/>
          <w:lang w:val="en-US"/>
        </w:rPr>
        <w:t>‘</w:t>
      </w:r>
      <w:r w:rsidR="00EF2740" w:rsidRPr="0050535F">
        <w:rPr>
          <w:rFonts w:cs="Times New Roman"/>
          <w:lang w:val="en-US"/>
        </w:rPr>
        <w:t>technology</w:t>
      </w:r>
      <w:r w:rsidR="00FD1065" w:rsidRPr="0050535F">
        <w:rPr>
          <w:rFonts w:cs="Times New Roman"/>
          <w:lang w:val="en-US"/>
        </w:rPr>
        <w:t xml:space="preserve">’ </w:t>
      </w:r>
      <w:r w:rsidR="00EF2740" w:rsidRPr="0050535F">
        <w:rPr>
          <w:rFonts w:cs="Times New Roman"/>
          <w:lang w:val="en-US"/>
        </w:rPr>
        <w:t>encompasses all feasible input-output combinations. This concept is typically represented as:</w:t>
      </w:r>
    </w:p>
    <w:p w14:paraId="5022D1E5" w14:textId="01102D1F" w:rsidR="00C833EB" w:rsidRPr="0050535F" w:rsidRDefault="00C833EB" w:rsidP="00DF3B00">
      <w:pPr>
        <w:pStyle w:val="MTDisplayEquation"/>
        <w:spacing w:before="120" w:after="120"/>
        <w:rPr>
          <w:rFonts w:cs="Times New Roman"/>
          <w:lang w:val="en-US"/>
        </w:rPr>
      </w:pPr>
      <w:r w:rsidRPr="0050535F">
        <w:rPr>
          <w:rFonts w:cs="Times New Roman"/>
          <w:lang w:val="en-US"/>
        </w:rPr>
        <w:tab/>
      </w:r>
      <w:r w:rsidR="00EB6266" w:rsidRPr="0050535F">
        <w:rPr>
          <w:position w:val="-16"/>
          <w:lang w:val="en-US"/>
        </w:rPr>
        <w:object w:dxaOrig="3240" w:dyaOrig="420" w14:anchorId="3E42645D">
          <v:shape id="_x0000_i1027" type="#_x0000_t75" style="width:162pt;height:20.25pt" o:ole="">
            <v:imagedata r:id="rId12" o:title=""/>
          </v:shape>
          <o:OLEObject Type="Embed" ProgID="Equation.DSMT4" ShapeID="_x0000_i1027" DrawAspect="Content" ObjectID="_1803729872" r:id="rId13"/>
        </w:object>
      </w:r>
      <w:r w:rsidRPr="0050535F">
        <w:rPr>
          <w:rFonts w:cs="Times New Roman"/>
          <w:lang w:val="en-US"/>
        </w:rPr>
        <w:t>.</w:t>
      </w:r>
      <w:r w:rsidRPr="0050535F">
        <w:rPr>
          <w:rFonts w:cs="Times New Roman"/>
          <w:lang w:val="en-US"/>
        </w:rPr>
        <w:tab/>
      </w:r>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bookmarkStart w:id="1" w:name="ZEqnNum737396"/>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AB32F0">
        <w:rPr>
          <w:rFonts w:cs="Times New Roman"/>
          <w:noProof/>
          <w:lang w:val="en-US"/>
        </w:rPr>
        <w:instrText>1</w:instrText>
      </w:r>
      <w:r w:rsidRPr="0050535F">
        <w:rPr>
          <w:rFonts w:cs="Times New Roman"/>
          <w:lang w:val="en-US"/>
        </w:rPr>
        <w:fldChar w:fldCharType="end"/>
      </w:r>
      <w:r w:rsidRPr="0050535F">
        <w:rPr>
          <w:rFonts w:cs="Times New Roman"/>
          <w:lang w:val="en-US"/>
        </w:rPr>
        <w:instrText>)</w:instrText>
      </w:r>
      <w:bookmarkEnd w:id="1"/>
      <w:r w:rsidRPr="0050535F">
        <w:rPr>
          <w:rFonts w:cs="Times New Roman"/>
          <w:lang w:val="en-US"/>
        </w:rPr>
        <w:fldChar w:fldCharType="end"/>
      </w:r>
      <w:r w:rsidRPr="0050535F">
        <w:rPr>
          <w:rFonts w:cs="Times New Roman"/>
          <w:lang w:val="en-US"/>
        </w:rPr>
        <w:t xml:space="preserve"> </w:t>
      </w:r>
    </w:p>
    <w:p w14:paraId="448A5D43" w14:textId="1F2A2447" w:rsidR="00840AD4" w:rsidRPr="0050535F" w:rsidRDefault="0076536A" w:rsidP="00DF3B00">
      <w:pPr>
        <w:spacing w:line="360" w:lineRule="auto"/>
        <w:rPr>
          <w:rFonts w:cs="Times New Roman"/>
          <w:lang w:val="en-US"/>
        </w:rPr>
      </w:pPr>
      <w:r w:rsidRPr="0050535F">
        <w:rPr>
          <w:rFonts w:cs="Times New Roman"/>
          <w:lang w:val="en-US" w:eastAsia="es-ES"/>
        </w:rPr>
        <w:lastRenderedPageBreak/>
        <w:t>Based on the observed input-output processes</w:t>
      </w:r>
      <w:r w:rsidR="00C77982" w:rsidRPr="0050535F">
        <w:rPr>
          <w:rFonts w:cs="Times New Roman"/>
          <w:lang w:val="en-US" w:eastAsia="es-ES"/>
        </w:rPr>
        <w:t>,</w:t>
      </w:r>
      <w:r w:rsidRPr="0050535F">
        <w:rPr>
          <w:rFonts w:cs="Times New Roman"/>
          <w:lang w:val="en-US" w:eastAsia="es-ES"/>
        </w:rPr>
        <w:t xml:space="preserve"> </w:t>
      </w:r>
      <w:r w:rsidR="00840AD4" w:rsidRPr="0050535F">
        <w:rPr>
          <w:rFonts w:cs="Times New Roman"/>
          <w:lang w:val="en-US" w:eastAsia="es-ES"/>
        </w:rPr>
        <w:t>DEA</w:t>
      </w:r>
      <w:r w:rsidR="007C2E50" w:rsidRPr="0050535F">
        <w:rPr>
          <w:rFonts w:cs="Times New Roman"/>
          <w:lang w:val="en-US" w:eastAsia="es-ES"/>
        </w:rPr>
        <w:t xml:space="preserve"> empirically approximates </w:t>
      </w:r>
      <w:r w:rsidR="007C2E50" w:rsidRPr="0050535F">
        <w:rPr>
          <w:position w:val="-4"/>
          <w:lang w:val="en-US"/>
        </w:rPr>
        <w:object w:dxaOrig="220" w:dyaOrig="240" w14:anchorId="5A5F1D43">
          <v:shape id="_x0000_i1028" type="#_x0000_t75" style="width:11.25pt;height:11.25pt" o:ole="">
            <v:imagedata r:id="rId14" o:title=""/>
          </v:shape>
          <o:OLEObject Type="Embed" ProgID="Equation.DSMT4" ShapeID="_x0000_i1028" DrawAspect="Content" ObjectID="_1803729873" r:id="rId15"/>
        </w:object>
      </w:r>
      <w:r w:rsidR="00A21415" w:rsidRPr="0050535F">
        <w:rPr>
          <w:rFonts w:cs="Times New Roman"/>
          <w:lang w:val="en-US" w:eastAsia="es-ES"/>
        </w:rPr>
        <w:t>through</w:t>
      </w:r>
      <w:r w:rsidR="006C333D" w:rsidRPr="0050535F">
        <w:rPr>
          <w:rFonts w:cs="Times New Roman"/>
          <w:lang w:val="en-US" w:eastAsia="es-ES"/>
        </w:rPr>
        <w:t xml:space="preserve"> the following production possibility set,</w:t>
      </w:r>
      <w:r w:rsidR="00840AD4" w:rsidRPr="0050535F">
        <w:rPr>
          <w:rFonts w:cs="Times New Roman"/>
          <w:lang w:val="en-US" w:eastAsia="es-ES"/>
        </w:rPr>
        <w:t xml:space="preserve"> </w:t>
      </w:r>
      <w:r w:rsidR="00AD19B4" w:rsidRPr="0050535F">
        <w:rPr>
          <w:rFonts w:cs="Times New Roman"/>
          <w:lang w:val="en-US" w:eastAsia="es-ES"/>
        </w:rPr>
        <w:t>Banker et al. (1984)</w:t>
      </w:r>
      <w:r w:rsidR="006C333D" w:rsidRPr="0050535F">
        <w:rPr>
          <w:rFonts w:cs="Times New Roman"/>
          <w:lang w:val="en-US" w:eastAsia="es-ES"/>
        </w:rPr>
        <w:t>:</w:t>
      </w:r>
    </w:p>
    <w:p w14:paraId="5A8D7BC4" w14:textId="21808A40" w:rsidR="007D4D84" w:rsidRPr="0050535F" w:rsidRDefault="007D4D84" w:rsidP="00DF3B00">
      <w:pPr>
        <w:pStyle w:val="MTDisplayEquation"/>
        <w:spacing w:before="120" w:after="120"/>
        <w:rPr>
          <w:rFonts w:cs="Times New Roman"/>
          <w:lang w:val="en-US"/>
        </w:rPr>
      </w:pPr>
      <w:r w:rsidRPr="0050535F">
        <w:rPr>
          <w:rFonts w:cs="Times New Roman"/>
          <w:lang w:val="en-US"/>
        </w:rPr>
        <w:tab/>
      </w:r>
      <w:r w:rsidR="004F148C" w:rsidRPr="0050535F">
        <w:rPr>
          <w:position w:val="-30"/>
          <w:lang w:val="en-US"/>
        </w:rPr>
        <w:object w:dxaOrig="6680" w:dyaOrig="720" w14:anchorId="0AA96EFA">
          <v:shape id="_x0000_i1029" type="#_x0000_t75" style="width:333pt;height:36.75pt" o:ole="">
            <v:imagedata r:id="rId16" o:title=""/>
          </v:shape>
          <o:OLEObject Type="Embed" ProgID="Equation.DSMT4" ShapeID="_x0000_i1029" DrawAspect="Content" ObjectID="_1803729874" r:id="rId17"/>
        </w:object>
      </w:r>
      <w:r w:rsidRPr="0050535F">
        <w:rPr>
          <w:rFonts w:cs="Times New Roman"/>
          <w:lang w:val="en-US"/>
        </w:rPr>
        <w:t>.</w:t>
      </w:r>
      <w:r w:rsidRPr="0050535F">
        <w:rPr>
          <w:rFonts w:cs="Times New Roman"/>
          <w:lang w:val="en-US"/>
        </w:rPr>
        <w:tab/>
      </w:r>
      <w:bookmarkStart w:id="2" w:name="eq_2"/>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bookmarkStart w:id="3" w:name="ZEqnNum119909"/>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AB32F0">
        <w:rPr>
          <w:rFonts w:cs="Times New Roman"/>
          <w:noProof/>
          <w:lang w:val="en-US"/>
        </w:rPr>
        <w:instrText>2</w:instrText>
      </w:r>
      <w:r w:rsidRPr="0050535F">
        <w:rPr>
          <w:rFonts w:cs="Times New Roman"/>
          <w:lang w:val="en-US"/>
        </w:rPr>
        <w:fldChar w:fldCharType="end"/>
      </w:r>
      <w:r w:rsidRPr="0050535F">
        <w:rPr>
          <w:rFonts w:cs="Times New Roman"/>
          <w:lang w:val="en-US"/>
        </w:rPr>
        <w:instrText>)</w:instrText>
      </w:r>
      <w:bookmarkEnd w:id="3"/>
      <w:r w:rsidRPr="0050535F">
        <w:rPr>
          <w:rFonts w:cs="Times New Roman"/>
          <w:lang w:val="en-US"/>
        </w:rPr>
        <w:fldChar w:fldCharType="end"/>
      </w:r>
      <w:bookmarkEnd w:id="2"/>
    </w:p>
    <w:p w14:paraId="3DF9E58E" w14:textId="5F047B84" w:rsidR="00F540C6" w:rsidRPr="0050535F" w:rsidRDefault="006C0036" w:rsidP="00DF3B00">
      <w:pPr>
        <w:spacing w:line="360" w:lineRule="auto"/>
        <w:rPr>
          <w:rFonts w:cs="Times New Roman"/>
          <w:lang w:val="en-US"/>
        </w:rPr>
      </w:pPr>
      <w:r>
        <w:rPr>
          <w:rFonts w:cs="Times New Roman"/>
          <w:lang w:val="en-US"/>
        </w:rPr>
        <w:t xml:space="preserve">The DEA technology </w:t>
      </w:r>
      <w:r w:rsidR="004F148C">
        <w:rPr>
          <w:rFonts w:cs="Times New Roman"/>
          <w:lang w:val="en-US"/>
        </w:rPr>
        <w:t xml:space="preserve">allows </w:t>
      </w:r>
      <w:r>
        <w:rPr>
          <w:rFonts w:cs="Times New Roman"/>
          <w:lang w:val="en-US"/>
        </w:rPr>
        <w:t>differentiat</w:t>
      </w:r>
      <w:r w:rsidR="004F148C">
        <w:rPr>
          <w:rFonts w:cs="Times New Roman"/>
          <w:lang w:val="en-US"/>
        </w:rPr>
        <w:t>es</w:t>
      </w:r>
      <w:r>
        <w:rPr>
          <w:rFonts w:cs="Times New Roman"/>
          <w:lang w:val="en-US"/>
        </w:rPr>
        <w:t xml:space="preserve"> </w:t>
      </w:r>
      <w:r w:rsidRPr="006C0036">
        <w:rPr>
          <w:rFonts w:cs="Times New Roman"/>
          <w:lang w:val="en-US"/>
        </w:rPr>
        <w:t xml:space="preserve">the </w:t>
      </w:r>
      <w:r>
        <w:rPr>
          <w:rFonts w:cs="Times New Roman"/>
          <w:lang w:val="en-US"/>
        </w:rPr>
        <w:t xml:space="preserve">input-output </w:t>
      </w:r>
      <w:r w:rsidRPr="006C0036">
        <w:rPr>
          <w:rFonts w:cs="Times New Roman"/>
          <w:lang w:val="en-US"/>
        </w:rPr>
        <w:t xml:space="preserve">variable space </w:t>
      </w:r>
      <w:r>
        <w:rPr>
          <w:rFonts w:cs="Times New Roman"/>
          <w:lang w:val="en-US"/>
        </w:rPr>
        <w:t>(</w:t>
      </w:r>
      <w:r w:rsidR="004F148C">
        <w:rPr>
          <w:rFonts w:cs="Times New Roman"/>
          <w:lang w:val="en-US"/>
        </w:rPr>
        <w:t>i.e.</w:t>
      </w:r>
      <w:r>
        <w:rPr>
          <w:rFonts w:cs="Times New Roman"/>
          <w:lang w:val="en-US"/>
        </w:rPr>
        <w:t xml:space="preserve">, </w:t>
      </w:r>
      <w:r w:rsidR="004F148C">
        <w:rPr>
          <w:rFonts w:cs="Times New Roman"/>
          <w:lang w:val="en-US"/>
        </w:rPr>
        <w:t xml:space="preserve">the </w:t>
      </w:r>
      <w:r>
        <w:rPr>
          <w:rFonts w:cs="Times New Roman"/>
          <w:lang w:val="en-US"/>
        </w:rPr>
        <w:t xml:space="preserve">non-negative orthant </w:t>
      </w:r>
      <w:r w:rsidR="004F148C" w:rsidRPr="007A5D94">
        <w:rPr>
          <w:position w:val="-10"/>
        </w:rPr>
        <w:object w:dxaOrig="480" w:dyaOrig="340" w14:anchorId="3BEA8381">
          <v:shape id="_x0000_i1030" type="#_x0000_t75" style="width:24pt;height:17.25pt" o:ole="">
            <v:imagedata r:id="rId18" o:title=""/>
          </v:shape>
          <o:OLEObject Type="Embed" ProgID="Equation.DSMT4" ShapeID="_x0000_i1030" DrawAspect="Content" ObjectID="_1803729875" r:id="rId19"/>
        </w:object>
      </w:r>
      <w:r>
        <w:rPr>
          <w:rFonts w:cs="Times New Roman"/>
          <w:lang w:val="en-US"/>
        </w:rPr>
        <w:t xml:space="preserve">) </w:t>
      </w:r>
      <w:r w:rsidR="004F148C">
        <w:rPr>
          <w:rFonts w:cs="Times New Roman"/>
          <w:lang w:val="en-US"/>
        </w:rPr>
        <w:t xml:space="preserve">in </w:t>
      </w:r>
      <w:r w:rsidRPr="006C0036">
        <w:rPr>
          <w:rFonts w:cs="Times New Roman"/>
          <w:lang w:val="en-US"/>
        </w:rPr>
        <w:t xml:space="preserve">two regions: technically feasible and technically infeasible production processes. </w:t>
      </w:r>
      <w:r w:rsidR="004F148C">
        <w:rPr>
          <w:rFonts w:cs="Times New Roman"/>
          <w:lang w:val="en-US"/>
        </w:rPr>
        <w:t xml:space="preserve">Within the feasible region represented by </w:t>
      </w:r>
      <w:r w:rsidR="004F148C" w:rsidRPr="0050535F">
        <w:rPr>
          <w:position w:val="-10"/>
          <w:lang w:val="en-US"/>
        </w:rPr>
        <w:object w:dxaOrig="420" w:dyaOrig="320" w14:anchorId="56D8C3DF">
          <v:shape id="_x0000_i1031" type="#_x0000_t75" style="width:20.25pt;height:15pt" o:ole="">
            <v:imagedata r:id="rId20" o:title=""/>
          </v:shape>
          <o:OLEObject Type="Embed" ProgID="Equation.DSMT4" ShapeID="_x0000_i1031" DrawAspect="Content" ObjectID="_1803729876" r:id="rId21"/>
        </w:object>
      </w:r>
      <w:r w:rsidR="004F148C">
        <w:rPr>
          <w:rFonts w:cs="Times New Roman"/>
          <w:lang w:val="en-US"/>
        </w:rPr>
        <w:t>, n</w:t>
      </w:r>
      <w:r w:rsidR="00670631" w:rsidRPr="0050535F">
        <w:rPr>
          <w:rFonts w:cs="Times New Roman"/>
          <w:lang w:val="en-US"/>
        </w:rPr>
        <w:t>umerous technical efficiency me</w:t>
      </w:r>
      <w:r w:rsidR="00880913" w:rsidRPr="0050535F">
        <w:rPr>
          <w:rFonts w:cs="Times New Roman"/>
          <w:lang w:val="en-US"/>
        </w:rPr>
        <w:t>asures</w:t>
      </w:r>
      <w:r w:rsidR="00670631" w:rsidRPr="0050535F">
        <w:rPr>
          <w:rFonts w:cs="Times New Roman"/>
          <w:lang w:val="en-US"/>
        </w:rPr>
        <w:t xml:space="preserve"> are available </w:t>
      </w:r>
      <w:r w:rsidR="003402E3" w:rsidRPr="0050535F">
        <w:rPr>
          <w:rFonts w:cs="Times New Roman"/>
          <w:lang w:val="en-US"/>
        </w:rPr>
        <w:t>to calculate the technical efficiency of observations</w:t>
      </w:r>
      <w:r w:rsidR="003402E3" w:rsidRPr="0050535F">
        <w:rPr>
          <w:rFonts w:cs="Times New Roman"/>
          <w:lang w:val="en-US"/>
        </w:rPr>
        <w:sym w:font="Symbol" w:char="F0BE"/>
      </w:r>
      <w:r w:rsidR="00670631" w:rsidRPr="0050535F">
        <w:rPr>
          <w:rFonts w:cs="Times New Roman"/>
          <w:lang w:val="en-US"/>
        </w:rPr>
        <w:t xml:space="preserve">for </w:t>
      </w:r>
      <w:r w:rsidR="003402E3" w:rsidRPr="0050535F">
        <w:rPr>
          <w:rFonts w:cs="Times New Roman"/>
          <w:lang w:val="en-US"/>
        </w:rPr>
        <w:t>a general definition of these measures see</w:t>
      </w:r>
      <w:r w:rsidR="00670631" w:rsidRPr="0050535F">
        <w:rPr>
          <w:rFonts w:cs="Times New Roman"/>
          <w:lang w:val="en-US"/>
        </w:rPr>
        <w:t xml:space="preserve"> Pastor et al. </w:t>
      </w:r>
      <w:r w:rsidR="003402E3" w:rsidRPr="0050535F">
        <w:rPr>
          <w:rFonts w:cs="Times New Roman"/>
          <w:lang w:val="en-US"/>
        </w:rPr>
        <w:t>(</w:t>
      </w:r>
      <w:r w:rsidR="00670631" w:rsidRPr="0050535F">
        <w:rPr>
          <w:rFonts w:cs="Times New Roman"/>
          <w:lang w:val="en-US"/>
        </w:rPr>
        <w:t xml:space="preserve">2012). </w:t>
      </w:r>
      <w:r w:rsidR="00A13B76" w:rsidRPr="0050535F">
        <w:rPr>
          <w:rFonts w:cs="Times New Roman"/>
          <w:lang w:val="en-US"/>
        </w:rPr>
        <w:t>Here</w:t>
      </w:r>
      <w:r w:rsidR="00A84FD5" w:rsidRPr="0050535F">
        <w:rPr>
          <w:rFonts w:cs="Times New Roman"/>
          <w:lang w:val="en-US"/>
        </w:rPr>
        <w:t>,</w:t>
      </w:r>
      <w:r w:rsidR="003402E3" w:rsidRPr="0050535F">
        <w:rPr>
          <w:rFonts w:cs="Times New Roman"/>
          <w:lang w:val="en-US"/>
        </w:rPr>
        <w:t xml:space="preserve"> </w:t>
      </w:r>
      <w:r w:rsidR="00A13B76" w:rsidRPr="0050535F">
        <w:rPr>
          <w:rFonts w:cs="Times New Roman"/>
          <w:lang w:val="en-US"/>
        </w:rPr>
        <w:t xml:space="preserve">we consider one of the most </w:t>
      </w:r>
      <w:r w:rsidR="006E76EF" w:rsidRPr="0050535F">
        <w:rPr>
          <w:rFonts w:cs="Times New Roman"/>
          <w:lang w:val="en-US"/>
        </w:rPr>
        <w:t xml:space="preserve">prominent </w:t>
      </w:r>
      <w:r w:rsidR="00880913" w:rsidRPr="0050535F">
        <w:rPr>
          <w:rFonts w:cs="Times New Roman"/>
          <w:lang w:val="en-US"/>
        </w:rPr>
        <w:t>measure</w:t>
      </w:r>
      <w:r w:rsidR="00A13B76" w:rsidRPr="0050535F">
        <w:rPr>
          <w:rFonts w:cs="Times New Roman"/>
          <w:lang w:val="en-US"/>
        </w:rPr>
        <w:t>s</w:t>
      </w:r>
      <w:r w:rsidR="006D1BF8" w:rsidRPr="0050535F">
        <w:rPr>
          <w:rFonts w:cs="Times New Roman"/>
          <w:lang w:val="en-US"/>
        </w:rPr>
        <w:t>,</w:t>
      </w:r>
      <w:r w:rsidR="00670631" w:rsidRPr="0050535F">
        <w:rPr>
          <w:rFonts w:cs="Times New Roman"/>
          <w:lang w:val="en-US"/>
        </w:rPr>
        <w:t xml:space="preserve"> the </w:t>
      </w:r>
      <w:r w:rsidR="00B45559" w:rsidRPr="0050535F">
        <w:rPr>
          <w:rFonts w:cs="Times New Roman"/>
          <w:lang w:val="en-US"/>
        </w:rPr>
        <w:t xml:space="preserve">Directional Distance Function (DDF) </w:t>
      </w:r>
      <w:r w:rsidR="006D1BF8" w:rsidRPr="0050535F">
        <w:rPr>
          <w:rFonts w:cs="Times New Roman"/>
          <w:lang w:val="en-US"/>
        </w:rPr>
        <w:t xml:space="preserve">proposed </w:t>
      </w:r>
      <w:r w:rsidR="00B45559" w:rsidRPr="0050535F">
        <w:rPr>
          <w:rFonts w:cs="Times New Roman"/>
          <w:lang w:val="en-US"/>
        </w:rPr>
        <w:t>by Chambers et al. (1998)</w:t>
      </w:r>
      <w:r w:rsidR="00F527AF" w:rsidRPr="0050535F">
        <w:rPr>
          <w:rFonts w:cs="Times New Roman"/>
          <w:lang w:val="en-US"/>
        </w:rPr>
        <w:t xml:space="preserve">. </w:t>
      </w:r>
      <w:r w:rsidR="0080152B" w:rsidRPr="0050535F">
        <w:rPr>
          <w:rFonts w:cs="Times New Roman"/>
          <w:lang w:val="en-US"/>
        </w:rPr>
        <w:t xml:space="preserve">For a </w:t>
      </w:r>
      <w:r w:rsidR="00F527AF" w:rsidRPr="0050535F">
        <w:rPr>
          <w:rFonts w:cs="Times New Roman"/>
          <w:lang w:val="en-US"/>
        </w:rPr>
        <w:t>specific DMU</w:t>
      </w:r>
      <w:r w:rsidR="001A1F1B" w:rsidRPr="0050535F">
        <w:rPr>
          <w:rFonts w:cs="Times New Roman"/>
          <w:lang w:val="en-US"/>
        </w:rPr>
        <w:t xml:space="preserve"> </w:t>
      </w:r>
      <w:r w:rsidR="00EB6266" w:rsidRPr="0050535F">
        <w:rPr>
          <w:position w:val="-12"/>
          <w:lang w:val="en-US"/>
        </w:rPr>
        <w:object w:dxaOrig="760" w:dyaOrig="360" w14:anchorId="5F066B3F">
          <v:shape id="_x0000_i1032" type="#_x0000_t75" style="width:39pt;height:18pt" o:ole="">
            <v:imagedata r:id="rId22" o:title=""/>
          </v:shape>
          <o:OLEObject Type="Embed" ProgID="Equation.DSMT4" ShapeID="_x0000_i1032" DrawAspect="Content" ObjectID="_1803729877" r:id="rId23"/>
        </w:object>
      </w:r>
      <w:r w:rsidR="00D11CAF" w:rsidRPr="0050535F">
        <w:rPr>
          <w:rFonts w:cs="Times New Roman"/>
          <w:lang w:val="en-US"/>
        </w:rPr>
        <w:t>,</w:t>
      </w:r>
      <w:r w:rsidR="001A1F1B" w:rsidRPr="0050535F">
        <w:rPr>
          <w:rFonts w:cs="Times New Roman"/>
          <w:lang w:val="en-US"/>
        </w:rPr>
        <w:t xml:space="preserve"> </w:t>
      </w:r>
      <w:r w:rsidR="00E91617" w:rsidRPr="0050535F">
        <w:rPr>
          <w:rFonts w:cs="Times New Roman"/>
          <w:lang w:val="en-US"/>
        </w:rPr>
        <w:t xml:space="preserve">and </w:t>
      </w:r>
      <w:r w:rsidR="003265AC" w:rsidRPr="0050535F">
        <w:rPr>
          <w:rFonts w:cs="Times New Roman"/>
          <w:lang w:val="en-US"/>
        </w:rPr>
        <w:t xml:space="preserve">associated </w:t>
      </w:r>
      <w:r w:rsidR="00E91617" w:rsidRPr="0050535F">
        <w:rPr>
          <w:rFonts w:cs="Times New Roman"/>
          <w:lang w:val="en-US"/>
        </w:rPr>
        <w:t>directional vector</w:t>
      </w:r>
      <w:r w:rsidR="00DE155B" w:rsidRPr="0050535F">
        <w:rPr>
          <w:rFonts w:cs="Times New Roman"/>
          <w:lang w:val="en-US"/>
        </w:rPr>
        <w:t xml:space="preserve"> </w:t>
      </w:r>
      <w:r w:rsidR="00EB6266" w:rsidRPr="0050535F">
        <w:rPr>
          <w:position w:val="-16"/>
          <w:lang w:val="en-US"/>
        </w:rPr>
        <w:object w:dxaOrig="780" w:dyaOrig="420" w14:anchorId="6A029F72">
          <v:shape id="_x0000_i1033" type="#_x0000_t75" style="width:39pt;height:20.25pt" o:ole="">
            <v:imagedata r:id="rId24" o:title=""/>
          </v:shape>
          <o:OLEObject Type="Embed" ProgID="Equation.DSMT4" ShapeID="_x0000_i1033" DrawAspect="Content" ObjectID="_1803729878" r:id="rId25"/>
        </w:object>
      </w:r>
      <w:r w:rsidR="00E91617" w:rsidRPr="0050535F">
        <w:rPr>
          <w:rFonts w:cs="Times New Roman"/>
          <w:lang w:val="en-US"/>
        </w:rPr>
        <w:t xml:space="preserve"> </w:t>
      </w:r>
      <w:r w:rsidR="0080152B" w:rsidRPr="0050535F">
        <w:rPr>
          <w:rFonts w:cs="Times New Roman"/>
          <w:lang w:val="en-US"/>
        </w:rPr>
        <w:t>specifying the</w:t>
      </w:r>
      <w:r w:rsidR="00DE155B" w:rsidRPr="0050535F">
        <w:rPr>
          <w:rFonts w:cs="Times New Roman"/>
          <w:lang w:val="en-US"/>
        </w:rPr>
        <w:t xml:space="preserve"> direction for </w:t>
      </w:r>
      <w:r w:rsidR="003265AC" w:rsidRPr="0050535F">
        <w:rPr>
          <w:rFonts w:cs="Times New Roman"/>
          <w:lang w:val="en-US"/>
        </w:rPr>
        <w:t xml:space="preserve">its </w:t>
      </w:r>
      <w:r w:rsidR="00DE155B" w:rsidRPr="0050535F">
        <w:rPr>
          <w:rFonts w:cs="Times New Roman"/>
          <w:lang w:val="en-US"/>
        </w:rPr>
        <w:t>projecti</w:t>
      </w:r>
      <w:r w:rsidR="003265AC" w:rsidRPr="0050535F">
        <w:rPr>
          <w:rFonts w:cs="Times New Roman"/>
          <w:lang w:val="en-US"/>
        </w:rPr>
        <w:t>o</w:t>
      </w:r>
      <w:r w:rsidR="00DE155B" w:rsidRPr="0050535F">
        <w:rPr>
          <w:rFonts w:cs="Times New Roman"/>
          <w:lang w:val="en-US"/>
        </w:rPr>
        <w:t xml:space="preserve">n onto the efficient frontier of </w:t>
      </w:r>
      <w:r w:rsidR="00EB6266" w:rsidRPr="0050535F">
        <w:rPr>
          <w:position w:val="-10"/>
          <w:lang w:val="en-US"/>
        </w:rPr>
        <w:object w:dxaOrig="420" w:dyaOrig="320" w14:anchorId="04D60125">
          <v:shape id="_x0000_i1034" type="#_x0000_t75" style="width:20.25pt;height:15pt" o:ole="">
            <v:imagedata r:id="rId20" o:title=""/>
          </v:shape>
          <o:OLEObject Type="Embed" ProgID="Equation.DSMT4" ShapeID="_x0000_i1034" DrawAspect="Content" ObjectID="_1803729879" r:id="rId26"/>
        </w:object>
      </w:r>
      <w:r w:rsidR="00DE155B" w:rsidRPr="0050535F">
        <w:rPr>
          <w:rFonts w:cs="Times New Roman"/>
          <w:lang w:val="en-US"/>
        </w:rPr>
        <w:t xml:space="preserve">, </w:t>
      </w:r>
      <w:r w:rsidR="00F527AF" w:rsidRPr="0050535F">
        <w:rPr>
          <w:rFonts w:cs="Times New Roman"/>
          <w:lang w:val="en-US"/>
        </w:rPr>
        <w:t xml:space="preserve">its technical efficiency </w:t>
      </w:r>
      <w:r w:rsidR="00284FC0" w:rsidRPr="0050535F">
        <w:rPr>
          <w:rFonts w:cs="Times New Roman"/>
          <w:lang w:val="en-US"/>
        </w:rPr>
        <w:t xml:space="preserve">corresponds to the distance between the observation and the frontier, which is </w:t>
      </w:r>
      <w:r w:rsidR="00F527AF" w:rsidRPr="0050535F">
        <w:rPr>
          <w:rFonts w:cs="Times New Roman"/>
          <w:lang w:val="en-US"/>
        </w:rPr>
        <w:t>be calculated through the following program</w:t>
      </w:r>
      <w:r w:rsidR="00E74FC4" w:rsidRPr="0050535F">
        <w:rPr>
          <w:rFonts w:cs="Times New Roman"/>
          <w:lang w:val="en-US"/>
        </w:rPr>
        <w:t>:</w:t>
      </w:r>
    </w:p>
    <w:p w14:paraId="17A0C5FE" w14:textId="3A8DDB54" w:rsidR="0038294E" w:rsidRPr="0050535F" w:rsidRDefault="0038294E" w:rsidP="00DF3B00">
      <w:pPr>
        <w:pStyle w:val="MTDisplayEquation"/>
        <w:rPr>
          <w:rFonts w:cs="Times New Roman"/>
          <w:lang w:val="en-US"/>
        </w:rPr>
      </w:pPr>
      <w:r w:rsidRPr="0050535F">
        <w:rPr>
          <w:rFonts w:cs="Times New Roman"/>
          <w:lang w:val="en-US"/>
        </w:rPr>
        <w:tab/>
      </w:r>
      <w:r w:rsidR="00EB6266" w:rsidRPr="0050535F">
        <w:rPr>
          <w:position w:val="-148"/>
          <w:lang w:val="en-US"/>
        </w:rPr>
        <w:object w:dxaOrig="6100" w:dyaOrig="3080" w14:anchorId="565CA1A9">
          <v:shape id="_x0000_i1035" type="#_x0000_t75" style="width:306pt;height:153.75pt" o:ole="">
            <v:imagedata r:id="rId27" o:title=""/>
          </v:shape>
          <o:OLEObject Type="Embed" ProgID="Equation.DSMT4" ShapeID="_x0000_i1035" DrawAspect="Content" ObjectID="_1803729880" r:id="rId28"/>
        </w:object>
      </w:r>
      <w:r w:rsidRPr="0050535F">
        <w:rPr>
          <w:rFonts w:cs="Times New Roman"/>
          <w:lang w:val="en-US"/>
        </w:rPr>
        <w:tab/>
      </w:r>
      <w:bookmarkStart w:id="4" w:name="BCC_model"/>
      <w:bookmarkStart w:id="5" w:name="eq_3"/>
      <w:bookmarkEnd w:id="4"/>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bookmarkStart w:id="6" w:name="ZEqnNum518479"/>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AB32F0">
        <w:rPr>
          <w:rFonts w:cs="Times New Roman"/>
          <w:noProof/>
          <w:lang w:val="en-US"/>
        </w:rPr>
        <w:instrText>3</w:instrText>
      </w:r>
      <w:r w:rsidRPr="0050535F">
        <w:rPr>
          <w:rFonts w:cs="Times New Roman"/>
          <w:lang w:val="en-US"/>
        </w:rPr>
        <w:fldChar w:fldCharType="end"/>
      </w:r>
      <w:r w:rsidRPr="0050535F">
        <w:rPr>
          <w:rFonts w:cs="Times New Roman"/>
          <w:lang w:val="en-US"/>
        </w:rPr>
        <w:instrText>)</w:instrText>
      </w:r>
      <w:bookmarkEnd w:id="6"/>
      <w:r w:rsidRPr="0050535F">
        <w:rPr>
          <w:rFonts w:cs="Times New Roman"/>
          <w:lang w:val="en-US"/>
        </w:rPr>
        <w:fldChar w:fldCharType="end"/>
      </w:r>
      <w:bookmarkEnd w:id="5"/>
    </w:p>
    <w:p w14:paraId="67C0870E" w14:textId="07655EFE" w:rsidR="00C64032" w:rsidRPr="0050535F" w:rsidRDefault="00DA3CB1" w:rsidP="00DF3B00">
      <w:pPr>
        <w:spacing w:line="360" w:lineRule="auto"/>
        <w:rPr>
          <w:rFonts w:cs="Times New Roman"/>
          <w:lang w:val="en-US"/>
        </w:rPr>
      </w:pPr>
      <w:r w:rsidRPr="003D4C01">
        <w:rPr>
          <w:rFonts w:cs="Times New Roman"/>
          <w:lang w:val="en-US"/>
        </w:rPr>
        <w:t xml:space="preserve">This program allows </w:t>
      </w:r>
      <w:r w:rsidR="004F148C" w:rsidRPr="003D4C01">
        <w:rPr>
          <w:rFonts w:cs="Times New Roman"/>
          <w:lang w:val="en-US"/>
        </w:rPr>
        <w:t>classif</w:t>
      </w:r>
      <w:r w:rsidRPr="003D4C01">
        <w:rPr>
          <w:rFonts w:cs="Times New Roman"/>
          <w:lang w:val="en-US"/>
        </w:rPr>
        <w:t>ying DMUs as technically efficient</w:t>
      </w:r>
      <w:r w:rsidR="004F148C" w:rsidRPr="003D4C01">
        <w:rPr>
          <w:rFonts w:cs="Times New Roman"/>
          <w:lang w:val="en-US"/>
        </w:rPr>
        <w:t xml:space="preserve"> </w:t>
      </w:r>
      <w:r w:rsidRPr="003D4C01">
        <w:rPr>
          <w:rFonts w:cs="Times New Roman"/>
          <w:lang w:val="en-US"/>
        </w:rPr>
        <w:t>and technically inefficient.</w:t>
      </w:r>
      <w:r w:rsidRPr="00DA3CB1">
        <w:rPr>
          <w:rFonts w:cs="Times New Roman"/>
          <w:lang w:val="en-US"/>
        </w:rPr>
        <w:t xml:space="preserve"> A</w:t>
      </w:r>
      <w:r w:rsidR="00E46C47" w:rsidRPr="00DA3CB1">
        <w:rPr>
          <w:rFonts w:cs="Times New Roman"/>
          <w:lang w:val="en-US"/>
        </w:rPr>
        <w:t xml:space="preserve"> </w:t>
      </w:r>
      <w:r w:rsidR="00E46C47" w:rsidRPr="0050535F">
        <w:rPr>
          <w:rFonts w:cs="Times New Roman"/>
          <w:lang w:val="en-US"/>
        </w:rPr>
        <w:t>DMU with a</w:t>
      </w:r>
      <w:r w:rsidR="00F14DE4" w:rsidRPr="0050535F">
        <w:rPr>
          <w:rFonts w:cs="Times New Roman"/>
          <w:lang w:val="en-US"/>
        </w:rPr>
        <w:t xml:space="preserve">n efficiency </w:t>
      </w:r>
      <w:r w:rsidR="00F6096B" w:rsidRPr="0050535F">
        <w:rPr>
          <w:rFonts w:cs="Times New Roman"/>
          <w:lang w:val="en-US"/>
        </w:rPr>
        <w:t>score</w:t>
      </w:r>
      <w:r w:rsidR="00E46C47" w:rsidRPr="0050535F">
        <w:rPr>
          <w:rFonts w:cs="Times New Roman"/>
          <w:lang w:val="en-US"/>
        </w:rPr>
        <w:t xml:space="preserve"> of </w:t>
      </w:r>
      <w:r w:rsidR="007F6F37" w:rsidRPr="0050535F">
        <w:rPr>
          <w:rFonts w:cs="Times New Roman"/>
          <w:lang w:val="en-US"/>
        </w:rPr>
        <w:t>zero</w:t>
      </w:r>
      <w:r w:rsidR="00F527AF" w:rsidRPr="0050535F">
        <w:rPr>
          <w:rFonts w:cs="Times New Roman"/>
          <w:lang w:val="en-US"/>
        </w:rPr>
        <w:t xml:space="preserve">, </w:t>
      </w:r>
      <w:r w:rsidR="00DA344F" w:rsidRPr="0050535F">
        <w:rPr>
          <w:rFonts w:cs="Times New Roman"/>
          <w:lang w:val="en-US"/>
        </w:rPr>
        <w:t xml:space="preserve">i.e., </w:t>
      </w:r>
      <w:r w:rsidR="00EB6266" w:rsidRPr="0050535F">
        <w:rPr>
          <w:position w:val="-16"/>
          <w:lang w:val="en-US"/>
        </w:rPr>
        <w:object w:dxaOrig="2340" w:dyaOrig="420" w14:anchorId="34FD8F1E">
          <v:shape id="_x0000_i1036" type="#_x0000_t75" style="width:117pt;height:20.25pt" o:ole="">
            <v:imagedata r:id="rId29" o:title=""/>
          </v:shape>
          <o:OLEObject Type="Embed" ProgID="Equation.DSMT4" ShapeID="_x0000_i1036" DrawAspect="Content" ObjectID="_1803729881" r:id="rId30"/>
        </w:object>
      </w:r>
      <w:r w:rsidR="00DA344F" w:rsidRPr="0050535F">
        <w:rPr>
          <w:rFonts w:cs="Times New Roman"/>
          <w:lang w:val="en-US"/>
        </w:rPr>
        <w:t xml:space="preserve"> (with * indicating optimality)</w:t>
      </w:r>
      <w:r w:rsidR="00F527AF" w:rsidRPr="0050535F">
        <w:rPr>
          <w:rFonts w:cs="Times New Roman"/>
          <w:lang w:val="en-US"/>
        </w:rPr>
        <w:t>,</w:t>
      </w:r>
      <w:r w:rsidR="00E46C47" w:rsidRPr="0050535F">
        <w:rPr>
          <w:rFonts w:cs="Times New Roman"/>
          <w:lang w:val="en-US"/>
        </w:rPr>
        <w:t xml:space="preserve"> is considered efficient, </w:t>
      </w:r>
      <w:r w:rsidR="004056D6" w:rsidRPr="0050535F">
        <w:rPr>
          <w:rFonts w:cs="Times New Roman"/>
          <w:lang w:val="en-US"/>
        </w:rPr>
        <w:t>signaling</w:t>
      </w:r>
      <w:r w:rsidR="00E46C47" w:rsidRPr="0050535F">
        <w:rPr>
          <w:rFonts w:cs="Times New Roman"/>
          <w:lang w:val="en-US"/>
        </w:rPr>
        <w:t xml:space="preserve"> that it operates on the efficien</w:t>
      </w:r>
      <w:r w:rsidR="007A1E61" w:rsidRPr="0050535F">
        <w:rPr>
          <w:rFonts w:cs="Times New Roman"/>
          <w:lang w:val="en-US"/>
        </w:rPr>
        <w:t>t</w:t>
      </w:r>
      <w:r w:rsidR="00E46C47" w:rsidRPr="0050535F">
        <w:rPr>
          <w:rFonts w:cs="Times New Roman"/>
          <w:lang w:val="en-US"/>
        </w:rPr>
        <w:t xml:space="preserve"> frontier</w:t>
      </w:r>
      <w:r w:rsidR="00552AFA" w:rsidRPr="0050535F">
        <w:rPr>
          <w:rFonts w:cs="Times New Roman"/>
          <w:lang w:val="en-US"/>
        </w:rPr>
        <w:t xml:space="preserve"> of </w:t>
      </w:r>
      <w:r w:rsidR="00EB6266" w:rsidRPr="0050535F">
        <w:rPr>
          <w:position w:val="-10"/>
          <w:lang w:val="en-US"/>
        </w:rPr>
        <w:object w:dxaOrig="420" w:dyaOrig="320" w14:anchorId="5B111AD3">
          <v:shape id="_x0000_i1037" type="#_x0000_t75" style="width:20.25pt;height:15pt" o:ole="">
            <v:imagedata r:id="rId31" o:title=""/>
          </v:shape>
          <o:OLEObject Type="Embed" ProgID="Equation.DSMT4" ShapeID="_x0000_i1037" DrawAspect="Content" ObjectID="_1803729882" r:id="rId32"/>
        </w:object>
      </w:r>
      <w:r>
        <w:rPr>
          <w:lang w:val="en-US"/>
        </w:rPr>
        <w:sym w:font="Symbol" w:char="F0BE"/>
      </w:r>
      <w:r w:rsidRPr="00C64248">
        <w:rPr>
          <w:lang w:val="en-US"/>
        </w:rPr>
        <w:t>i.e., the boundary separating the feasible and infeasible regions</w:t>
      </w:r>
      <w:r>
        <w:rPr>
          <w:rFonts w:cs="Times New Roman"/>
          <w:lang w:val="en-US"/>
        </w:rPr>
        <w:t>.</w:t>
      </w:r>
      <w:r w:rsidR="00D10FE2" w:rsidRPr="0050535F">
        <w:rPr>
          <w:rFonts w:cs="Times New Roman"/>
          <w:lang w:val="en-US"/>
        </w:rPr>
        <w:t xml:space="preserve"> </w:t>
      </w:r>
      <w:r>
        <w:rPr>
          <w:rFonts w:cs="Times New Roman"/>
          <w:lang w:val="en-US"/>
        </w:rPr>
        <w:t xml:space="preserve">That is, </w:t>
      </w:r>
      <w:r w:rsidR="0080217D" w:rsidRPr="0050535F">
        <w:rPr>
          <w:rFonts w:cs="Times New Roman"/>
          <w:lang w:val="en-US"/>
        </w:rPr>
        <w:t xml:space="preserve">it is </w:t>
      </w:r>
      <w:r w:rsidR="00E04086" w:rsidRPr="0050535F">
        <w:rPr>
          <w:rFonts w:cs="Times New Roman"/>
          <w:lang w:val="en-US"/>
        </w:rPr>
        <w:t xml:space="preserve">impossible </w:t>
      </w:r>
      <w:r w:rsidR="0080217D" w:rsidRPr="0050535F">
        <w:rPr>
          <w:rFonts w:cs="Times New Roman"/>
          <w:lang w:val="en-US"/>
        </w:rPr>
        <w:t xml:space="preserve">to </w:t>
      </w:r>
      <w:r w:rsidR="00E04086" w:rsidRPr="0050535F">
        <w:rPr>
          <w:rFonts w:cs="Times New Roman"/>
          <w:lang w:val="en-US"/>
        </w:rPr>
        <w:t xml:space="preserve">simultaneously </w:t>
      </w:r>
      <w:r w:rsidR="0080217D" w:rsidRPr="0050535F">
        <w:rPr>
          <w:rFonts w:cs="Times New Roman"/>
          <w:lang w:val="en-US"/>
        </w:rPr>
        <w:t xml:space="preserve">reduce inputs and increase outputs </w:t>
      </w:r>
      <w:r w:rsidR="00D179C9" w:rsidRPr="0050535F">
        <w:rPr>
          <w:rFonts w:cs="Times New Roman"/>
          <w:lang w:val="en-US"/>
        </w:rPr>
        <w:t xml:space="preserve">given </w:t>
      </w:r>
      <w:r w:rsidR="0080217D" w:rsidRPr="0050535F">
        <w:rPr>
          <w:rFonts w:cs="Times New Roman"/>
          <w:lang w:val="en-US"/>
        </w:rPr>
        <w:t>the technology</w:t>
      </w:r>
      <w:r w:rsidR="00E04086" w:rsidRPr="0050535F">
        <w:rPr>
          <w:rFonts w:cs="Times New Roman"/>
          <w:lang w:val="en-US"/>
        </w:rPr>
        <w:t>.</w:t>
      </w:r>
      <w:r w:rsidR="00E46C47" w:rsidRPr="0050535F">
        <w:rPr>
          <w:rFonts w:cs="Times New Roman"/>
          <w:lang w:val="en-US"/>
        </w:rPr>
        <w:t xml:space="preserve"> Conversely, a </w:t>
      </w:r>
      <w:r w:rsidR="00250449" w:rsidRPr="0050535F">
        <w:rPr>
          <w:rFonts w:cs="Times New Roman"/>
          <w:lang w:val="en-US"/>
        </w:rPr>
        <w:t>value</w:t>
      </w:r>
      <w:r w:rsidR="00E46C47" w:rsidRPr="0050535F">
        <w:rPr>
          <w:rFonts w:cs="Times New Roman"/>
          <w:lang w:val="en-US"/>
        </w:rPr>
        <w:t xml:space="preserve"> </w:t>
      </w:r>
      <w:r w:rsidR="00552AFA" w:rsidRPr="0050535F">
        <w:rPr>
          <w:rFonts w:cs="Times New Roman"/>
          <w:lang w:val="en-US"/>
        </w:rPr>
        <w:t xml:space="preserve">strictly </w:t>
      </w:r>
      <w:r w:rsidR="004A245F" w:rsidRPr="0050535F">
        <w:rPr>
          <w:rFonts w:cs="Times New Roman"/>
          <w:lang w:val="en-US"/>
        </w:rPr>
        <w:t>greater</w:t>
      </w:r>
      <w:r w:rsidR="00E46C47" w:rsidRPr="0050535F">
        <w:rPr>
          <w:rFonts w:cs="Times New Roman"/>
          <w:lang w:val="en-US"/>
        </w:rPr>
        <w:t xml:space="preserve"> than </w:t>
      </w:r>
      <w:r w:rsidR="00552AFA" w:rsidRPr="0050535F">
        <w:rPr>
          <w:rFonts w:cs="Times New Roman"/>
          <w:lang w:val="en-US"/>
        </w:rPr>
        <w:t>zero</w:t>
      </w:r>
      <w:r w:rsidR="00B77A39" w:rsidRPr="0050535F">
        <w:rPr>
          <w:rFonts w:cs="Times New Roman"/>
          <w:lang w:val="en-US"/>
        </w:rPr>
        <w:t xml:space="preserve">, </w:t>
      </w:r>
      <w:r w:rsidR="00250449" w:rsidRPr="0050535F">
        <w:rPr>
          <w:rFonts w:cs="Times New Roman"/>
          <w:lang w:val="en-US"/>
        </w:rPr>
        <w:t xml:space="preserve">i.e., </w:t>
      </w:r>
      <w:r w:rsidR="00EB6266" w:rsidRPr="0050535F">
        <w:rPr>
          <w:position w:val="-16"/>
          <w:lang w:val="en-US"/>
        </w:rPr>
        <w:object w:dxaOrig="2340" w:dyaOrig="420" w14:anchorId="51F1DC24">
          <v:shape id="_x0000_i1038" type="#_x0000_t75" style="width:117pt;height:20.25pt" o:ole="">
            <v:imagedata r:id="rId33" o:title=""/>
          </v:shape>
          <o:OLEObject Type="Embed" ProgID="Equation.DSMT4" ShapeID="_x0000_i1038" DrawAspect="Content" ObjectID="_1803729883" r:id="rId34"/>
        </w:object>
      </w:r>
      <w:r w:rsidR="00250449" w:rsidRPr="0050535F">
        <w:rPr>
          <w:rFonts w:cs="Times New Roman"/>
          <w:lang w:val="en-US"/>
        </w:rPr>
        <w:t xml:space="preserve">, </w:t>
      </w:r>
      <w:r w:rsidR="00E46C47" w:rsidRPr="0050535F">
        <w:rPr>
          <w:rFonts w:cs="Times New Roman"/>
          <w:lang w:val="en-US"/>
        </w:rPr>
        <w:t xml:space="preserve">implies inefficiency relative to </w:t>
      </w:r>
      <w:r w:rsidR="00552AFA" w:rsidRPr="0050535F">
        <w:rPr>
          <w:rFonts w:cs="Times New Roman"/>
          <w:lang w:val="en-US"/>
        </w:rPr>
        <w:t xml:space="preserve">the </w:t>
      </w:r>
      <w:r w:rsidR="008D1DE6" w:rsidRPr="0050535F">
        <w:rPr>
          <w:rFonts w:cs="Times New Roman"/>
          <w:lang w:val="en-US"/>
        </w:rPr>
        <w:t>reference</w:t>
      </w:r>
      <w:r w:rsidR="004A245F" w:rsidRPr="0050535F">
        <w:rPr>
          <w:rFonts w:cs="Times New Roman"/>
          <w:lang w:val="en-US"/>
        </w:rPr>
        <w:t xml:space="preserve"> technology</w:t>
      </w:r>
      <w:r w:rsidR="00552AFA" w:rsidRPr="0050535F">
        <w:rPr>
          <w:rFonts w:cs="Times New Roman"/>
          <w:lang w:val="en-US"/>
        </w:rPr>
        <w:t xml:space="preserve"> </w:t>
      </w:r>
      <w:r w:rsidR="00EB6266" w:rsidRPr="0050535F">
        <w:rPr>
          <w:position w:val="-10"/>
          <w:lang w:val="en-US"/>
        </w:rPr>
        <w:object w:dxaOrig="420" w:dyaOrig="320" w14:anchorId="08C0FE37">
          <v:shape id="_x0000_i1039" type="#_x0000_t75" style="width:20.25pt;height:15pt" o:ole="">
            <v:imagedata r:id="rId35" o:title=""/>
          </v:shape>
          <o:OLEObject Type="Embed" ProgID="Equation.DSMT4" ShapeID="_x0000_i1039" DrawAspect="Content" ObjectID="_1803729884" r:id="rId36"/>
        </w:object>
      </w:r>
      <w:r w:rsidR="00E46C47" w:rsidRPr="0050535F">
        <w:rPr>
          <w:rFonts w:cs="Times New Roman"/>
          <w:lang w:val="en-US"/>
        </w:rPr>
        <w:t xml:space="preserve">, with a </w:t>
      </w:r>
      <w:r w:rsidR="00F37C05" w:rsidRPr="0050535F">
        <w:rPr>
          <w:rFonts w:cs="Times New Roman"/>
          <w:lang w:val="en-US"/>
        </w:rPr>
        <w:t>bigger</w:t>
      </w:r>
      <w:r w:rsidR="00E46C47" w:rsidRPr="0050535F">
        <w:rPr>
          <w:rFonts w:cs="Times New Roman"/>
          <w:lang w:val="en-US"/>
        </w:rPr>
        <w:t xml:space="preserve"> value indicating a </w:t>
      </w:r>
      <w:r w:rsidR="00F37C05" w:rsidRPr="0050535F">
        <w:rPr>
          <w:rFonts w:cs="Times New Roman"/>
          <w:lang w:val="en-US"/>
        </w:rPr>
        <w:t>worse</w:t>
      </w:r>
      <w:r w:rsidR="00E46C47" w:rsidRPr="0050535F">
        <w:rPr>
          <w:rFonts w:cs="Times New Roman"/>
          <w:lang w:val="en-US"/>
        </w:rPr>
        <w:t xml:space="preserve"> degree of </w:t>
      </w:r>
      <w:r w:rsidR="004E4039" w:rsidRPr="0050535F">
        <w:rPr>
          <w:rFonts w:cs="Times New Roman"/>
          <w:lang w:val="en-US"/>
        </w:rPr>
        <w:t xml:space="preserve">technical </w:t>
      </w:r>
      <w:r w:rsidR="00E46C47" w:rsidRPr="0050535F">
        <w:rPr>
          <w:rFonts w:cs="Times New Roman"/>
          <w:lang w:val="en-US"/>
        </w:rPr>
        <w:t>efficiency.</w:t>
      </w:r>
    </w:p>
    <w:p w14:paraId="215901CA" w14:textId="59896D6F" w:rsidR="004A3527" w:rsidRPr="0050535F" w:rsidRDefault="00DF589B" w:rsidP="001E6444">
      <w:pPr>
        <w:pStyle w:val="Ttulo2"/>
        <w:rPr>
          <w:lang w:val="en-US"/>
        </w:rPr>
      </w:pPr>
      <w:r>
        <w:rPr>
          <w:lang w:val="en-US"/>
        </w:rPr>
        <w:t>1</w:t>
      </w:r>
      <w:r w:rsidR="00953589">
        <w:rPr>
          <w:lang w:val="en-US"/>
        </w:rPr>
        <w:t xml:space="preserve">.2 </w:t>
      </w:r>
      <w:r w:rsidR="00765BC9" w:rsidRPr="0050535F">
        <w:rPr>
          <w:lang w:val="en-US"/>
        </w:rPr>
        <w:t>Neural Networks</w:t>
      </w:r>
    </w:p>
    <w:p w14:paraId="46963C33" w14:textId="2E0ECE68" w:rsidR="008F0011" w:rsidRPr="0050535F" w:rsidRDefault="008167BA" w:rsidP="005B6EAD">
      <w:pPr>
        <w:tabs>
          <w:tab w:val="left" w:pos="8280"/>
        </w:tabs>
        <w:spacing w:line="360" w:lineRule="auto"/>
        <w:rPr>
          <w:rFonts w:cs="Times New Roman"/>
          <w:lang w:val="en-US"/>
        </w:rPr>
      </w:pPr>
      <w:r w:rsidRPr="0050535F">
        <w:rPr>
          <w:rFonts w:cs="Times New Roman"/>
          <w:lang w:val="en-US"/>
        </w:rPr>
        <w:t>Here</w:t>
      </w:r>
      <w:r w:rsidR="00522F7F" w:rsidRPr="0050535F">
        <w:rPr>
          <w:rFonts w:cs="Times New Roman"/>
          <w:lang w:val="en-US"/>
        </w:rPr>
        <w:t xml:space="preserve"> we outline the fundamentals of</w:t>
      </w:r>
      <w:r w:rsidR="0034668B" w:rsidRPr="0050535F">
        <w:rPr>
          <w:rFonts w:cs="Times New Roman"/>
          <w:lang w:val="en-US"/>
        </w:rPr>
        <w:t xml:space="preserve"> </w:t>
      </w:r>
      <w:r w:rsidR="00B236BB" w:rsidRPr="0050535F">
        <w:rPr>
          <w:rFonts w:cs="Times New Roman"/>
          <w:lang w:val="en-US"/>
        </w:rPr>
        <w:t>Neural Networks (NN</w:t>
      </w:r>
      <w:r w:rsidRPr="0050535F">
        <w:rPr>
          <w:rFonts w:cs="Times New Roman"/>
          <w:lang w:val="en-US"/>
        </w:rPr>
        <w:t>s</w:t>
      </w:r>
      <w:r w:rsidR="00B236BB" w:rsidRPr="0050535F">
        <w:rPr>
          <w:rFonts w:cs="Times New Roman"/>
          <w:lang w:val="en-US"/>
        </w:rPr>
        <w:t xml:space="preserve">) as </w:t>
      </w:r>
      <w:r w:rsidRPr="0050535F">
        <w:rPr>
          <w:rFonts w:cs="Times New Roman"/>
          <w:lang w:val="en-US"/>
        </w:rPr>
        <w:t xml:space="preserve">our </w:t>
      </w:r>
      <w:r w:rsidR="00522F7F" w:rsidRPr="0050535F">
        <w:rPr>
          <w:rFonts w:cs="Times New Roman"/>
          <w:lang w:val="en-US"/>
        </w:rPr>
        <w:t xml:space="preserve">machine learning technique </w:t>
      </w:r>
      <w:r w:rsidRPr="0050535F">
        <w:rPr>
          <w:rFonts w:cs="Times New Roman"/>
          <w:lang w:val="en-US"/>
        </w:rPr>
        <w:t xml:space="preserve">of choice </w:t>
      </w:r>
      <w:r w:rsidR="00194A42" w:rsidRPr="0050535F">
        <w:rPr>
          <w:rFonts w:cs="Times New Roman"/>
          <w:lang w:val="en-US"/>
        </w:rPr>
        <w:t xml:space="preserve">to undertake </w:t>
      </w:r>
      <w:r w:rsidR="002C656D" w:rsidRPr="0050535F">
        <w:rPr>
          <w:rFonts w:cs="Times New Roman"/>
          <w:lang w:val="en-US"/>
        </w:rPr>
        <w:t xml:space="preserve">classification tasks, highlighting their versatility, theoretical foundations, </w:t>
      </w:r>
      <w:r w:rsidR="002C656D" w:rsidRPr="0050535F">
        <w:rPr>
          <w:rFonts w:cs="Times New Roman"/>
          <w:lang w:val="en-US"/>
        </w:rPr>
        <w:lastRenderedPageBreak/>
        <w:t xml:space="preserve">and practical implications. </w:t>
      </w:r>
      <w:r w:rsidR="00B236BB" w:rsidRPr="0050535F">
        <w:rPr>
          <w:rFonts w:cs="Times New Roman"/>
          <w:lang w:val="en-US"/>
        </w:rPr>
        <w:t>NN</w:t>
      </w:r>
      <w:r w:rsidRPr="0050535F">
        <w:rPr>
          <w:rFonts w:cs="Times New Roman"/>
          <w:lang w:val="en-US"/>
        </w:rPr>
        <w:t>s</w:t>
      </w:r>
      <w:r w:rsidR="008F0011" w:rsidRPr="0050535F">
        <w:rPr>
          <w:rFonts w:cs="Times New Roman"/>
          <w:lang w:val="en-US"/>
        </w:rPr>
        <w:t xml:space="preserve"> represent a cornerstone in the field of machine learning, </w:t>
      </w:r>
      <w:r w:rsidR="001D3ECE" w:rsidRPr="0050535F">
        <w:rPr>
          <w:rFonts w:cs="Times New Roman"/>
          <w:lang w:val="en-US"/>
        </w:rPr>
        <w:t xml:space="preserve">recognized </w:t>
      </w:r>
      <w:r w:rsidR="008F0011" w:rsidRPr="0050535F">
        <w:rPr>
          <w:rFonts w:cs="Times New Roman"/>
          <w:lang w:val="en-US"/>
        </w:rPr>
        <w:t>for their ability to learn complex patterns and relationships from data</w:t>
      </w:r>
      <w:r w:rsidR="00BA1D68" w:rsidRPr="0050535F">
        <w:rPr>
          <w:rFonts w:cs="Times New Roman"/>
          <w:lang w:val="en-US"/>
        </w:rPr>
        <w:t xml:space="preserve"> (LeCun et al., 2015; </w:t>
      </w:r>
      <w:r w:rsidR="00366A82" w:rsidRPr="0050535F">
        <w:rPr>
          <w:rFonts w:cs="Times New Roman"/>
          <w:lang w:val="en-US"/>
        </w:rPr>
        <w:t>Goodfellow et al., 2016)</w:t>
      </w:r>
      <w:r w:rsidR="008F0011" w:rsidRPr="0050535F">
        <w:rPr>
          <w:rFonts w:cs="Times New Roman"/>
          <w:lang w:val="en-US"/>
        </w:rPr>
        <w:t xml:space="preserve">. </w:t>
      </w:r>
      <w:r w:rsidR="00A37920" w:rsidRPr="0050535F">
        <w:rPr>
          <w:rFonts w:cs="Times New Roman"/>
          <w:lang w:val="en-US"/>
        </w:rPr>
        <w:t>By understanding the principles of NN</w:t>
      </w:r>
      <w:r w:rsidR="00B96C22" w:rsidRPr="0050535F">
        <w:rPr>
          <w:rFonts w:cs="Times New Roman"/>
          <w:lang w:val="en-US"/>
        </w:rPr>
        <w:t>s</w:t>
      </w:r>
      <w:r w:rsidR="00A37920" w:rsidRPr="0050535F">
        <w:rPr>
          <w:rFonts w:cs="Times New Roman"/>
          <w:lang w:val="en-US"/>
        </w:rPr>
        <w:t xml:space="preserve">, which will allow us to determine both the label and the probability of belonging to that label, we can leverage their capabilities to enhance </w:t>
      </w:r>
      <w:r w:rsidR="008A03DC" w:rsidRPr="0050535F">
        <w:rPr>
          <w:rFonts w:cs="Times New Roman"/>
          <w:lang w:val="en-US"/>
        </w:rPr>
        <w:t>efficiency</w:t>
      </w:r>
      <w:r w:rsidR="004E07FF" w:rsidRPr="0050535F">
        <w:rPr>
          <w:rFonts w:cs="Times New Roman"/>
          <w:lang w:val="en-US"/>
        </w:rPr>
        <w:t xml:space="preserve"> </w:t>
      </w:r>
      <w:r w:rsidR="003D3892" w:rsidRPr="0050535F">
        <w:rPr>
          <w:rFonts w:cs="Times New Roman"/>
          <w:lang w:val="en-US"/>
        </w:rPr>
        <w:t>methods</w:t>
      </w:r>
      <w:r w:rsidR="00A37920" w:rsidRPr="0050535F">
        <w:rPr>
          <w:rFonts w:cs="Times New Roman"/>
          <w:lang w:val="en-US"/>
        </w:rPr>
        <w:t xml:space="preserve">. </w:t>
      </w:r>
      <w:r w:rsidR="00FD15C9" w:rsidRPr="0050535F">
        <w:rPr>
          <w:rFonts w:cs="Times New Roman"/>
          <w:lang w:val="en-US"/>
        </w:rPr>
        <w:t>NNs</w:t>
      </w:r>
      <w:r w:rsidR="008F0011" w:rsidRPr="0050535F">
        <w:rPr>
          <w:rFonts w:cs="Times New Roman"/>
          <w:lang w:val="en-US"/>
        </w:rPr>
        <w:t xml:space="preserve"> are inspired by the structure and function of the human brain, comprising interconnected layers of artificial neurons</w:t>
      </w:r>
      <w:r w:rsidR="003D3892" w:rsidRPr="0050535F">
        <w:rPr>
          <w:rFonts w:cs="Times New Roman"/>
          <w:lang w:val="en-US"/>
        </w:rPr>
        <w:t xml:space="preserve"> </w:t>
      </w:r>
      <w:r w:rsidR="008F0011" w:rsidRPr="0050535F">
        <w:rPr>
          <w:rFonts w:cs="Times New Roman"/>
          <w:lang w:val="en-US"/>
        </w:rPr>
        <w:t>or nodes</w:t>
      </w:r>
      <w:r w:rsidR="003D3892" w:rsidRPr="0050535F">
        <w:rPr>
          <w:rFonts w:cs="Times New Roman"/>
          <w:lang w:val="en-US"/>
        </w:rPr>
        <w:t xml:space="preserve">. These neurons </w:t>
      </w:r>
      <w:r w:rsidR="0089347D" w:rsidRPr="0050535F">
        <w:rPr>
          <w:rFonts w:cs="Times New Roman"/>
          <w:lang w:val="en-US"/>
        </w:rPr>
        <w:t>that process</w:t>
      </w:r>
      <w:r w:rsidR="00925656" w:rsidRPr="0050535F">
        <w:rPr>
          <w:rFonts w:cs="Times New Roman"/>
          <w:lang w:val="en-US"/>
        </w:rPr>
        <w:t xml:space="preserve"> </w:t>
      </w:r>
      <w:r w:rsidR="0089347D" w:rsidRPr="0050535F">
        <w:rPr>
          <w:rFonts w:cs="Times New Roman"/>
          <w:lang w:val="en-US"/>
        </w:rPr>
        <w:t>input data through nonlinear transformations to learn complex patterns and relationships</w:t>
      </w:r>
      <w:r w:rsidR="003D1818" w:rsidRPr="0050535F">
        <w:rPr>
          <w:rFonts w:cs="Times New Roman"/>
          <w:lang w:val="en-US"/>
        </w:rPr>
        <w:t xml:space="preserve"> and predict, in this case, the probability of being efficient</w:t>
      </w:r>
      <w:r w:rsidR="0089347D" w:rsidRPr="0050535F">
        <w:rPr>
          <w:rFonts w:cs="Times New Roman"/>
          <w:lang w:val="en-US"/>
        </w:rPr>
        <w:t xml:space="preserve">. </w:t>
      </w:r>
      <w:r w:rsidR="008F0011" w:rsidRPr="0050535F">
        <w:rPr>
          <w:rFonts w:cs="Times New Roman"/>
          <w:lang w:val="en-US"/>
        </w:rPr>
        <w:t xml:space="preserve">The core principle underlying </w:t>
      </w:r>
      <w:r w:rsidR="00AB14BF" w:rsidRPr="0050535F">
        <w:rPr>
          <w:rFonts w:cs="Times New Roman"/>
          <w:lang w:val="en-US"/>
        </w:rPr>
        <w:t>NNs</w:t>
      </w:r>
      <w:r w:rsidR="008F0011" w:rsidRPr="0050535F">
        <w:rPr>
          <w:rFonts w:cs="Times New Roman"/>
          <w:lang w:val="en-US"/>
        </w:rPr>
        <w:t xml:space="preserve"> is the process of</w:t>
      </w:r>
      <w:r w:rsidR="00313E4E" w:rsidRPr="0050535F">
        <w:rPr>
          <w:rFonts w:cs="Times New Roman"/>
          <w:lang w:val="en-US"/>
        </w:rPr>
        <w:t xml:space="preserve"> </w:t>
      </w:r>
      <w:r w:rsidR="008F0011" w:rsidRPr="0050535F">
        <w:rPr>
          <w:rFonts w:cs="Times New Roman"/>
          <w:lang w:val="en-US"/>
        </w:rPr>
        <w:t>propagation, where input data is sequentially passed through multiple layers of neurons, each layer applying a set of weights and activation functions to produce a</w:t>
      </w:r>
      <w:r w:rsidR="00FD15C9" w:rsidRPr="0050535F">
        <w:rPr>
          <w:rFonts w:cs="Times New Roman"/>
          <w:lang w:val="en-US"/>
        </w:rPr>
        <w:t xml:space="preserve"> response variable or</w:t>
      </w:r>
      <w:r w:rsidR="003D3892" w:rsidRPr="0050535F">
        <w:rPr>
          <w:rFonts w:cs="Times New Roman"/>
          <w:lang w:val="en-US"/>
        </w:rPr>
        <w:t xml:space="preserve"> </w:t>
      </w:r>
      <w:r w:rsidR="008F0011" w:rsidRPr="0050535F">
        <w:rPr>
          <w:rFonts w:cs="Times New Roman"/>
          <w:lang w:val="en-US"/>
        </w:rPr>
        <w:t xml:space="preserve">output. Through an iterative process known as backpropagation, </w:t>
      </w:r>
      <w:r w:rsidR="00AD533D" w:rsidRPr="0050535F">
        <w:rPr>
          <w:rFonts w:cs="Times New Roman"/>
          <w:lang w:val="en-US"/>
        </w:rPr>
        <w:t xml:space="preserve">NNs </w:t>
      </w:r>
      <w:r w:rsidR="008F0011" w:rsidRPr="0050535F">
        <w:rPr>
          <w:rFonts w:cs="Times New Roman"/>
          <w:lang w:val="en-US"/>
        </w:rPr>
        <w:t xml:space="preserve">adjust the weights of connections between neurons based on the error between predicted and actual outputs, thereby minimizing </w:t>
      </w:r>
      <w:r w:rsidR="001C7063" w:rsidRPr="0050535F">
        <w:rPr>
          <w:rFonts w:cs="Times New Roman"/>
          <w:lang w:val="en-US"/>
        </w:rPr>
        <w:t>a certain</w:t>
      </w:r>
      <w:r w:rsidR="008F0011" w:rsidRPr="0050535F">
        <w:rPr>
          <w:rFonts w:cs="Times New Roman"/>
          <w:lang w:val="en-US"/>
        </w:rPr>
        <w:t xml:space="preserve"> loss function and improving predictive accuracy.</w:t>
      </w:r>
      <w:r w:rsidR="001C7063" w:rsidRPr="0050535F">
        <w:rPr>
          <w:rFonts w:cs="Times New Roman"/>
          <w:lang w:val="en-US"/>
        </w:rPr>
        <w:t xml:space="preserve"> In this sense, a</w:t>
      </w:r>
      <w:r w:rsidR="008F0011" w:rsidRPr="0050535F">
        <w:rPr>
          <w:rFonts w:cs="Times New Roman"/>
          <w:lang w:val="en-US"/>
        </w:rPr>
        <w:t xml:space="preserve">ctivation functions play a crucial role in </w:t>
      </w:r>
      <w:r w:rsidR="0053560F" w:rsidRPr="0050535F">
        <w:rPr>
          <w:rFonts w:cs="Times New Roman"/>
          <w:lang w:val="en-US"/>
        </w:rPr>
        <w:t xml:space="preserve">NNs </w:t>
      </w:r>
      <w:r w:rsidR="008F0011" w:rsidRPr="0050535F">
        <w:rPr>
          <w:rFonts w:cs="Times New Roman"/>
          <w:lang w:val="en-US"/>
        </w:rPr>
        <w:t>by introducing non-linearity into the model, enabling it to capture complex relationships within the data. Common activation functions include the sigmoid</w:t>
      </w:r>
      <w:r w:rsidR="00DD26AC" w:rsidRPr="0050535F">
        <w:rPr>
          <w:rFonts w:cs="Times New Roman"/>
          <w:lang w:val="en-US"/>
        </w:rPr>
        <w:t>al</w:t>
      </w:r>
      <w:r w:rsidR="008F0011" w:rsidRPr="0050535F">
        <w:rPr>
          <w:rFonts w:cs="Times New Roman"/>
          <w:lang w:val="en-US"/>
        </w:rPr>
        <w:t xml:space="preserve"> function, hyperbolic tangent (tanh) function, and rectified linear unit (</w:t>
      </w:r>
      <w:proofErr w:type="spellStart"/>
      <w:r w:rsidR="008F0011" w:rsidRPr="0050535F">
        <w:rPr>
          <w:rFonts w:cs="Times New Roman"/>
          <w:lang w:val="en-US"/>
        </w:rPr>
        <w:t>ReLU</w:t>
      </w:r>
      <w:proofErr w:type="spellEnd"/>
      <w:r w:rsidR="008F0011" w:rsidRPr="0050535F">
        <w:rPr>
          <w:rFonts w:cs="Times New Roman"/>
          <w:lang w:val="en-US"/>
        </w:rPr>
        <w:t>) function. Each activation function introduces different properties to the model, influencing its ability to learn and generalize from data.</w:t>
      </w:r>
    </w:p>
    <w:p w14:paraId="03AE94C4" w14:textId="6E5F732A" w:rsidR="005E74C4" w:rsidRPr="0050535F" w:rsidRDefault="00745479" w:rsidP="00745479">
      <w:pPr>
        <w:spacing w:line="360" w:lineRule="auto"/>
        <w:rPr>
          <w:rFonts w:cs="Times New Roman"/>
          <w:lang w:val="en-US"/>
        </w:rPr>
      </w:pPr>
      <w:r w:rsidRPr="0050535F">
        <w:rPr>
          <w:rFonts w:cs="Times New Roman"/>
          <w:lang w:val="en-US"/>
        </w:rPr>
        <w:t>In a binary classification problem</w:t>
      </w:r>
      <w:r w:rsidR="0009014B" w:rsidRPr="0050535F">
        <w:rPr>
          <w:rFonts w:cs="Times New Roman"/>
          <w:lang w:val="en-US"/>
        </w:rPr>
        <w:t xml:space="preserve"> as the one </w:t>
      </w:r>
      <w:r w:rsidR="0053560F" w:rsidRPr="0050535F">
        <w:rPr>
          <w:rFonts w:cs="Times New Roman"/>
          <w:lang w:val="en-US"/>
        </w:rPr>
        <w:t xml:space="preserve">we propose </w:t>
      </w:r>
      <w:r w:rsidR="00B77DD3" w:rsidRPr="0050535F">
        <w:rPr>
          <w:rFonts w:cs="Times New Roman"/>
          <w:lang w:val="en-US"/>
        </w:rPr>
        <w:t xml:space="preserve">to </w:t>
      </w:r>
      <w:r w:rsidR="00213602" w:rsidRPr="0050535F">
        <w:rPr>
          <w:rFonts w:cs="Times New Roman"/>
          <w:lang w:val="en-US"/>
        </w:rPr>
        <w:t xml:space="preserve">identify </w:t>
      </w:r>
      <w:r w:rsidR="0053560F" w:rsidRPr="0050535F">
        <w:rPr>
          <w:rFonts w:cs="Times New Roman"/>
          <w:lang w:val="en-US"/>
        </w:rPr>
        <w:t>efficient and inefficient observations</w:t>
      </w:r>
      <w:r w:rsidRPr="0050535F">
        <w:rPr>
          <w:rFonts w:cs="Times New Roman"/>
          <w:lang w:val="en-US"/>
        </w:rPr>
        <w:t>, the neural network is designed to distinguish between two possible classes: a positive class (</w:t>
      </w:r>
      <w:r w:rsidR="00EB6266" w:rsidRPr="0050535F">
        <w:rPr>
          <w:position w:val="-10"/>
          <w:lang w:val="en-US"/>
        </w:rPr>
        <w:object w:dxaOrig="639" w:dyaOrig="300" w14:anchorId="725B9413">
          <v:shape id="_x0000_i1040" type="#_x0000_t75" style="width:31.5pt;height:14.25pt" o:ole="">
            <v:imagedata r:id="rId37" o:title=""/>
          </v:shape>
          <o:OLEObject Type="Embed" ProgID="Equation.DSMT4" ShapeID="_x0000_i1040" DrawAspect="Content" ObjectID="_1803729885" r:id="rId38"/>
        </w:object>
      </w:r>
      <w:r w:rsidRPr="0050535F">
        <w:rPr>
          <w:rFonts w:cs="Times New Roman"/>
          <w:lang w:val="en-US"/>
        </w:rPr>
        <w:t>) and a negative class (</w:t>
      </w:r>
      <w:r w:rsidR="00EB6266" w:rsidRPr="0050535F">
        <w:rPr>
          <w:position w:val="-10"/>
          <w:lang w:val="en-US"/>
        </w:rPr>
        <w:object w:dxaOrig="639" w:dyaOrig="300" w14:anchorId="56A13B0B">
          <v:shape id="_x0000_i1041" type="#_x0000_t75" style="width:31.5pt;height:14.25pt" o:ole="">
            <v:imagedata r:id="rId39" o:title=""/>
          </v:shape>
          <o:OLEObject Type="Embed" ProgID="Equation.DSMT4" ShapeID="_x0000_i1041" DrawAspect="Content" ObjectID="_1803729886" r:id="rId40"/>
        </w:object>
      </w:r>
      <w:r w:rsidRPr="0050535F">
        <w:rPr>
          <w:rFonts w:cs="Times New Roman"/>
          <w:lang w:val="en-US"/>
        </w:rPr>
        <w:t>). The network processes an input</w:t>
      </w:r>
      <w:r w:rsidR="00F61C95" w:rsidRPr="0050535F">
        <w:rPr>
          <w:rFonts w:cs="Times New Roman"/>
          <w:lang w:val="en-US"/>
        </w:rPr>
        <w:t xml:space="preserve"> </w:t>
      </w:r>
      <w:r w:rsidR="00EB6266" w:rsidRPr="0050535F">
        <w:rPr>
          <w:position w:val="-6"/>
          <w:lang w:val="en-US"/>
        </w:rPr>
        <w:object w:dxaOrig="220" w:dyaOrig="220" w14:anchorId="6C7D87F2">
          <v:shape id="_x0000_i1042" type="#_x0000_t75" style="width:11.25pt;height:11.25pt" o:ole="">
            <v:imagedata r:id="rId41" o:title=""/>
          </v:shape>
          <o:OLEObject Type="Embed" ProgID="Equation.DSMT4" ShapeID="_x0000_i1042" DrawAspect="Content" ObjectID="_1803729887" r:id="rId42"/>
        </w:object>
      </w:r>
      <w:r w:rsidRPr="0050535F">
        <w:rPr>
          <w:rFonts w:cs="Times New Roman"/>
          <w:lang w:val="en-US"/>
        </w:rPr>
        <w:t xml:space="preserve"> through multiple layers of neurons, applying weighted transformations and nonlinear activation functions. The hidden layers compute intermediate representations:</w:t>
      </w:r>
    </w:p>
    <w:p w14:paraId="79A852C5" w14:textId="4FE285F1" w:rsidR="004A48B7" w:rsidRPr="0050535F" w:rsidRDefault="004A48B7" w:rsidP="004A48B7">
      <w:pPr>
        <w:pStyle w:val="MTDisplayEquation"/>
        <w:rPr>
          <w:rFonts w:cs="Times New Roman"/>
          <w:lang w:val="en-US"/>
        </w:rPr>
      </w:pPr>
      <w:r w:rsidRPr="0050535F">
        <w:rPr>
          <w:rFonts w:cs="Times New Roman"/>
          <w:lang w:val="en-US"/>
        </w:rPr>
        <w:tab/>
      </w:r>
      <w:r w:rsidR="00EB6266" w:rsidRPr="0050535F">
        <w:rPr>
          <w:position w:val="-18"/>
          <w:lang w:val="en-US"/>
        </w:rPr>
        <w:object w:dxaOrig="2100" w:dyaOrig="460" w14:anchorId="03CC8922">
          <v:shape id="_x0000_i1043" type="#_x0000_t75" style="width:105pt;height:23.25pt" o:ole="">
            <v:imagedata r:id="rId43" o:title=""/>
          </v:shape>
          <o:OLEObject Type="Embed" ProgID="Equation.DSMT4" ShapeID="_x0000_i1043" DrawAspect="Content" ObjectID="_1803729888" r:id="rId44"/>
        </w:object>
      </w:r>
      <w:r w:rsidR="005D5349" w:rsidRPr="0050535F">
        <w:rPr>
          <w:rFonts w:cs="Times New Roman"/>
          <w:lang w:val="en-US"/>
        </w:rPr>
        <w:t>,</w:t>
      </w:r>
      <w:r w:rsidRPr="0050535F">
        <w:rPr>
          <w:rFonts w:cs="Times New Roman"/>
          <w:lang w:val="en-US"/>
        </w:rPr>
        <w:tab/>
      </w:r>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AB32F0">
        <w:rPr>
          <w:rFonts w:cs="Times New Roman"/>
          <w:noProof/>
          <w:lang w:val="en-US"/>
        </w:rPr>
        <w:instrText>4</w:instrText>
      </w:r>
      <w:r w:rsidRPr="0050535F">
        <w:rPr>
          <w:rFonts w:cs="Times New Roman"/>
          <w:lang w:val="en-US"/>
        </w:rPr>
        <w:fldChar w:fldCharType="end"/>
      </w:r>
      <w:r w:rsidRPr="0050535F">
        <w:rPr>
          <w:rFonts w:cs="Times New Roman"/>
          <w:lang w:val="en-US"/>
        </w:rPr>
        <w:instrText>)</w:instrText>
      </w:r>
      <w:r w:rsidRPr="0050535F">
        <w:rPr>
          <w:rFonts w:cs="Times New Roman"/>
          <w:lang w:val="en-US"/>
        </w:rPr>
        <w:fldChar w:fldCharType="end"/>
      </w:r>
    </w:p>
    <w:p w14:paraId="1B396AC2" w14:textId="6D3718D4" w:rsidR="00745479" w:rsidRPr="0050535F" w:rsidRDefault="00745479" w:rsidP="00745479">
      <w:pPr>
        <w:spacing w:line="360" w:lineRule="auto"/>
        <w:rPr>
          <w:rFonts w:cs="Times New Roman"/>
          <w:lang w:val="en-US"/>
        </w:rPr>
      </w:pPr>
      <w:r w:rsidRPr="0050535F">
        <w:rPr>
          <w:rFonts w:cs="Times New Roman"/>
          <w:lang w:val="en-US"/>
        </w:rPr>
        <w:t xml:space="preserve">where </w:t>
      </w:r>
      <w:r w:rsidR="00EB6266" w:rsidRPr="0050535F">
        <w:rPr>
          <w:position w:val="-6"/>
          <w:lang w:val="en-US"/>
        </w:rPr>
        <w:object w:dxaOrig="340" w:dyaOrig="300" w14:anchorId="580CC988">
          <v:shape id="_x0000_i1044" type="#_x0000_t75" style="width:16.5pt;height:14.25pt" o:ole="">
            <v:imagedata r:id="rId45" o:title=""/>
          </v:shape>
          <o:OLEObject Type="Embed" ProgID="Equation.DSMT4" ShapeID="_x0000_i1044" DrawAspect="Content" ObjectID="_1803729889" r:id="rId46"/>
        </w:object>
      </w:r>
      <w:r w:rsidRPr="0050535F">
        <w:rPr>
          <w:rFonts w:cs="Times New Roman"/>
          <w:lang w:val="en-US"/>
        </w:rPr>
        <w:t xml:space="preserve"> and </w:t>
      </w:r>
      <w:r w:rsidR="00EB6266" w:rsidRPr="0050535F">
        <w:rPr>
          <w:position w:val="-6"/>
          <w:lang w:val="en-US"/>
        </w:rPr>
        <w:object w:dxaOrig="340" w:dyaOrig="320" w14:anchorId="1EEE9C1A">
          <v:shape id="_x0000_i1045" type="#_x0000_t75" style="width:16.5pt;height:15pt" o:ole="">
            <v:imagedata r:id="rId47" o:title=""/>
          </v:shape>
          <o:OLEObject Type="Embed" ProgID="Equation.DSMT4" ShapeID="_x0000_i1045" DrawAspect="Content" ObjectID="_1803729890" r:id="rId48"/>
        </w:object>
      </w:r>
      <w:r w:rsidRPr="0050535F">
        <w:rPr>
          <w:rFonts w:cs="Times New Roman"/>
          <w:lang w:val="en-US"/>
        </w:rPr>
        <w:t xml:space="preserve"> are the weight matrix and bias vector at layer</w:t>
      </w:r>
      <w:r w:rsidR="00A55FAD" w:rsidRPr="0050535F">
        <w:rPr>
          <w:rFonts w:cs="Times New Roman"/>
          <w:lang w:val="en-US"/>
        </w:rPr>
        <w:t xml:space="preserve"> </w:t>
      </w:r>
      <w:r w:rsidR="00EB6266" w:rsidRPr="0050535F">
        <w:rPr>
          <w:position w:val="-6"/>
          <w:lang w:val="en-US"/>
        </w:rPr>
        <w:object w:dxaOrig="139" w:dyaOrig="260" w14:anchorId="75A81448">
          <v:shape id="_x0000_i1046" type="#_x0000_t75" style="width:6pt;height:12.75pt" o:ole="">
            <v:imagedata r:id="rId49" o:title=""/>
          </v:shape>
          <o:OLEObject Type="Embed" ProgID="Equation.DSMT4" ShapeID="_x0000_i1046" DrawAspect="Content" ObjectID="_1803729891" r:id="rId50"/>
        </w:object>
      </w:r>
      <w:r w:rsidRPr="0050535F">
        <w:rPr>
          <w:rFonts w:cs="Times New Roman"/>
          <w:lang w:val="en-US"/>
        </w:rPr>
        <w:t xml:space="preserve">, and </w:t>
      </w:r>
      <w:r w:rsidR="00EB6266" w:rsidRPr="0050535F">
        <w:rPr>
          <w:position w:val="-12"/>
          <w:lang w:val="en-US"/>
        </w:rPr>
        <w:object w:dxaOrig="460" w:dyaOrig="360" w14:anchorId="267FACBF">
          <v:shape id="_x0000_i1047" type="#_x0000_t75" style="width:23.25pt;height:18pt" o:ole="">
            <v:imagedata r:id="rId51" o:title=""/>
          </v:shape>
          <o:OLEObject Type="Embed" ProgID="Equation.DSMT4" ShapeID="_x0000_i1047" DrawAspect="Content" ObjectID="_1803729892" r:id="rId52"/>
        </w:object>
      </w:r>
      <w:r w:rsidR="004609C9" w:rsidRPr="0050535F">
        <w:rPr>
          <w:rFonts w:cs="Times New Roman"/>
          <w:lang w:val="en-US"/>
        </w:rPr>
        <w:t xml:space="preserve"> </w:t>
      </w:r>
      <w:r w:rsidRPr="0050535F">
        <w:rPr>
          <w:rFonts w:cs="Times New Roman"/>
          <w:lang w:val="en-US"/>
        </w:rPr>
        <w:t>is a nonlinear activation function.</w:t>
      </w:r>
      <w:r w:rsidR="006B7A7F" w:rsidRPr="0050535F">
        <w:rPr>
          <w:rFonts w:cs="Times New Roman"/>
          <w:lang w:val="en-US"/>
        </w:rPr>
        <w:t xml:space="preserve"> </w:t>
      </w:r>
      <w:r w:rsidRPr="0050535F">
        <w:rPr>
          <w:rFonts w:cs="Times New Roman"/>
          <w:lang w:val="en-US"/>
        </w:rPr>
        <w:t xml:space="preserve">At the final layer, a single neuron outputs a logit </w:t>
      </w:r>
      <w:r w:rsidR="00EB6266" w:rsidRPr="0050535F">
        <w:rPr>
          <w:position w:val="-4"/>
          <w:lang w:val="en-US"/>
        </w:rPr>
        <w:object w:dxaOrig="180" w:dyaOrig="180" w14:anchorId="71042B72">
          <v:shape id="_x0000_i1048" type="#_x0000_t75" style="width:9.75pt;height:9.75pt" o:ole="">
            <v:imagedata r:id="rId53" o:title=""/>
          </v:shape>
          <o:OLEObject Type="Embed" ProgID="Equation.DSMT4" ShapeID="_x0000_i1048" DrawAspect="Content" ObjectID="_1803729893" r:id="rId54"/>
        </w:object>
      </w:r>
      <w:r w:rsidRPr="0050535F">
        <w:rPr>
          <w:rFonts w:cs="Times New Roman"/>
          <w:lang w:val="en-US"/>
        </w:rPr>
        <w:t>, which is mapped to a probability using the sigmoid function:</w:t>
      </w:r>
    </w:p>
    <w:p w14:paraId="6078D085" w14:textId="31BDF61E" w:rsidR="008F08FA" w:rsidRPr="0050535F" w:rsidRDefault="008F08FA" w:rsidP="008F08FA">
      <w:pPr>
        <w:pStyle w:val="MTDisplayEquation"/>
        <w:rPr>
          <w:rFonts w:cs="Times New Roman"/>
          <w:lang w:val="en-US"/>
        </w:rPr>
      </w:pPr>
      <w:r w:rsidRPr="0050535F">
        <w:rPr>
          <w:rFonts w:cs="Times New Roman"/>
          <w:lang w:val="en-US"/>
        </w:rPr>
        <w:tab/>
      </w:r>
      <w:r w:rsidR="00EB6266" w:rsidRPr="0050535F">
        <w:rPr>
          <w:position w:val="-22"/>
          <w:lang w:val="en-US"/>
        </w:rPr>
        <w:object w:dxaOrig="2680" w:dyaOrig="580" w14:anchorId="24B49077">
          <v:shape id="_x0000_i1049" type="#_x0000_t75" style="width:135pt;height:29.25pt" o:ole="">
            <v:imagedata r:id="rId55" o:title=""/>
          </v:shape>
          <o:OLEObject Type="Embed" ProgID="Equation.DSMT4" ShapeID="_x0000_i1049" DrawAspect="Content" ObjectID="_1803729894" r:id="rId56"/>
        </w:object>
      </w:r>
      <w:r w:rsidR="00DF3B93" w:rsidRPr="0050535F">
        <w:rPr>
          <w:rFonts w:cs="Times New Roman"/>
          <w:lang w:val="en-US"/>
        </w:rPr>
        <w:t>.</w:t>
      </w:r>
      <w:r w:rsidRPr="0050535F">
        <w:rPr>
          <w:rFonts w:cs="Times New Roman"/>
          <w:lang w:val="en-US"/>
        </w:rPr>
        <w:tab/>
      </w:r>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AB32F0">
        <w:rPr>
          <w:rFonts w:cs="Times New Roman"/>
          <w:noProof/>
          <w:lang w:val="en-US"/>
        </w:rPr>
        <w:instrText>5</w:instrText>
      </w:r>
      <w:r w:rsidRPr="0050535F">
        <w:rPr>
          <w:rFonts w:cs="Times New Roman"/>
          <w:lang w:val="en-US"/>
        </w:rPr>
        <w:fldChar w:fldCharType="end"/>
      </w:r>
      <w:r w:rsidRPr="0050535F">
        <w:rPr>
          <w:rFonts w:cs="Times New Roman"/>
          <w:lang w:val="en-US"/>
        </w:rPr>
        <w:instrText>)</w:instrText>
      </w:r>
      <w:r w:rsidRPr="0050535F">
        <w:rPr>
          <w:rFonts w:cs="Times New Roman"/>
          <w:lang w:val="en-US"/>
        </w:rPr>
        <w:fldChar w:fldCharType="end"/>
      </w:r>
    </w:p>
    <w:p w14:paraId="090E697E" w14:textId="1BA0AB66" w:rsidR="00745479" w:rsidRPr="0050535F" w:rsidRDefault="00745479" w:rsidP="00745479">
      <w:pPr>
        <w:spacing w:line="360" w:lineRule="auto"/>
        <w:rPr>
          <w:rFonts w:cs="Times New Roman"/>
          <w:lang w:val="en-US"/>
        </w:rPr>
      </w:pPr>
      <w:r w:rsidRPr="0050535F">
        <w:rPr>
          <w:rFonts w:cs="Times New Roman"/>
          <w:lang w:val="en-US"/>
        </w:rPr>
        <w:t>This probability represents the likelihood that the given input belongs to the positive clas</w:t>
      </w:r>
      <w:r w:rsidR="003E7F00" w:rsidRPr="0050535F">
        <w:rPr>
          <w:rFonts w:cs="Times New Roman"/>
          <w:lang w:val="en-US"/>
        </w:rPr>
        <w:t xml:space="preserve">s </w:t>
      </w:r>
      <w:r w:rsidR="003E7F00" w:rsidRPr="0050535F">
        <w:rPr>
          <w:position w:val="-12"/>
          <w:lang w:val="en-US"/>
        </w:rPr>
        <w:object w:dxaOrig="800" w:dyaOrig="360" w14:anchorId="5B4CBAAF">
          <v:shape id="_x0000_i1050" type="#_x0000_t75" style="width:41.25pt;height:18pt" o:ole="">
            <v:imagedata r:id="rId57" o:title=""/>
          </v:shape>
          <o:OLEObject Type="Embed" ProgID="Equation.DSMT4" ShapeID="_x0000_i1050" DrawAspect="Content" ObjectID="_1803729895" r:id="rId58"/>
        </w:object>
      </w:r>
      <w:r w:rsidRPr="0050535F">
        <w:rPr>
          <w:rFonts w:cs="Times New Roman"/>
          <w:lang w:val="en-US"/>
        </w:rPr>
        <w:t>. Since there are only two possible outcomes, the probability of the negative clas</w:t>
      </w:r>
      <w:r w:rsidR="003E7F00" w:rsidRPr="0050535F">
        <w:rPr>
          <w:rFonts w:cs="Times New Roman"/>
          <w:lang w:val="en-US"/>
        </w:rPr>
        <w:t xml:space="preserve">s </w:t>
      </w:r>
      <w:r w:rsidR="003E7F00" w:rsidRPr="0050535F">
        <w:rPr>
          <w:position w:val="-12"/>
          <w:lang w:val="en-US"/>
        </w:rPr>
        <w:object w:dxaOrig="800" w:dyaOrig="360" w14:anchorId="1CFD4444">
          <v:shape id="_x0000_i1051" type="#_x0000_t75" style="width:41.25pt;height:18pt" o:ole="">
            <v:imagedata r:id="rId59" o:title=""/>
          </v:shape>
          <o:OLEObject Type="Embed" ProgID="Equation.DSMT4" ShapeID="_x0000_i1051" DrawAspect="Content" ObjectID="_1803729896" r:id="rId60"/>
        </w:object>
      </w:r>
      <w:r w:rsidR="003E7F00" w:rsidRPr="0050535F">
        <w:rPr>
          <w:lang w:val="en-US"/>
        </w:rPr>
        <w:t xml:space="preserve"> </w:t>
      </w:r>
      <w:r w:rsidRPr="0050535F">
        <w:rPr>
          <w:rFonts w:cs="Times New Roman"/>
          <w:lang w:val="en-US"/>
        </w:rPr>
        <w:t>is simply:</w:t>
      </w:r>
      <w:r w:rsidR="00DF3B93" w:rsidRPr="0050535F">
        <w:rPr>
          <w:rFonts w:cs="Times New Roman"/>
          <w:lang w:val="en-US"/>
        </w:rPr>
        <w:t xml:space="preserve"> </w:t>
      </w:r>
      <w:r w:rsidR="00EB6266" w:rsidRPr="0050535F">
        <w:rPr>
          <w:position w:val="-12"/>
          <w:lang w:val="en-US"/>
        </w:rPr>
        <w:object w:dxaOrig="2860" w:dyaOrig="360" w14:anchorId="5F431FEF">
          <v:shape id="_x0000_i1052" type="#_x0000_t75" style="width:2in;height:18pt" o:ole="">
            <v:imagedata r:id="rId61" o:title=""/>
          </v:shape>
          <o:OLEObject Type="Embed" ProgID="Equation.DSMT4" ShapeID="_x0000_i1052" DrawAspect="Content" ObjectID="_1803729897" r:id="rId62"/>
        </w:object>
      </w:r>
      <w:r w:rsidR="0088584A" w:rsidRPr="0050535F">
        <w:rPr>
          <w:rFonts w:cs="Times New Roman"/>
          <w:lang w:val="en-US"/>
        </w:rPr>
        <w:t>.</w:t>
      </w:r>
    </w:p>
    <w:p w14:paraId="20E99DDD" w14:textId="6F84AC01" w:rsidR="007F24E3" w:rsidRPr="0050535F" w:rsidRDefault="001B69FE" w:rsidP="007F24E3">
      <w:pPr>
        <w:spacing w:line="360" w:lineRule="auto"/>
        <w:rPr>
          <w:rFonts w:cs="Times New Roman"/>
          <w:lang w:val="en-US"/>
        </w:rPr>
      </w:pPr>
      <w:r w:rsidRPr="0050535F">
        <w:rPr>
          <w:rFonts w:cs="Times New Roman"/>
          <w:lang w:val="en-US"/>
        </w:rPr>
        <w:lastRenderedPageBreak/>
        <w:t>The</w:t>
      </w:r>
      <w:r w:rsidR="008F0011" w:rsidRPr="0050535F">
        <w:rPr>
          <w:rFonts w:cs="Times New Roman"/>
          <w:lang w:val="en-US"/>
        </w:rPr>
        <w:t xml:space="preserve"> performance of </w:t>
      </w:r>
      <w:r w:rsidR="00C869D0" w:rsidRPr="0050535F">
        <w:rPr>
          <w:rFonts w:cs="Times New Roman"/>
          <w:lang w:val="en-US"/>
        </w:rPr>
        <w:t>NNs</w:t>
      </w:r>
      <w:r w:rsidR="008F0011" w:rsidRPr="0050535F">
        <w:rPr>
          <w:rFonts w:cs="Times New Roman"/>
          <w:lang w:val="en-US"/>
        </w:rPr>
        <w:t xml:space="preserve"> hinges on the selection of hyperparameters such as the number of layers, the number of neurons per layer, learning rate, and regularization parameters. Hyperparameter tuning is essential to optimize model performance and prevent issues like overfitting or underfitting. </w:t>
      </w:r>
    </w:p>
    <w:p w14:paraId="2342B5F6" w14:textId="1209003C" w:rsidR="00D71751" w:rsidRPr="0050535F" w:rsidRDefault="00D71751" w:rsidP="007F24E3">
      <w:pPr>
        <w:spacing w:line="360" w:lineRule="auto"/>
        <w:rPr>
          <w:rFonts w:cs="Times New Roman"/>
          <w:lang w:val="en-US"/>
        </w:rPr>
      </w:pPr>
      <w:r w:rsidRPr="0050535F">
        <w:rPr>
          <w:rFonts w:cs="Times New Roman"/>
          <w:lang w:val="en-US"/>
        </w:rPr>
        <w:t xml:space="preserve">An illustrative example of the configuration of a neural network in the context of a binary classification problem, with two predictor </w:t>
      </w:r>
      <w:r w:rsidR="00A36B12" w:rsidRPr="0050535F">
        <w:rPr>
          <w:rFonts w:cs="Times New Roman"/>
          <w:lang w:val="en-US"/>
        </w:rPr>
        <w:t>variables,</w:t>
      </w:r>
      <w:r w:rsidRPr="0050535F">
        <w:rPr>
          <w:rFonts w:cs="Times New Roman"/>
          <w:lang w:val="en-US"/>
        </w:rPr>
        <w:t xml:space="preserve"> would consist of two neurons in the input layer, reflecting the number of variables involved in the model.</w:t>
      </w:r>
      <w:r w:rsidR="00A36B12" w:rsidRPr="0050535F">
        <w:rPr>
          <w:rFonts w:cs="Times New Roman"/>
          <w:lang w:val="en-US"/>
        </w:rPr>
        <w:t xml:space="preserve"> In </w:t>
      </w:r>
      <w:r w:rsidR="003F3ED8" w:rsidRPr="0050535F">
        <w:rPr>
          <w:rFonts w:cs="Times New Roman"/>
          <w:lang w:val="en-US"/>
        </w:rPr>
        <w:t>simple</w:t>
      </w:r>
      <w:r w:rsidR="00CE5F1D" w:rsidRPr="0050535F">
        <w:rPr>
          <w:rFonts w:cs="Times New Roman"/>
          <w:lang w:val="en-US"/>
        </w:rPr>
        <w:t>st</w:t>
      </w:r>
      <w:r w:rsidR="003F3ED8" w:rsidRPr="0050535F">
        <w:rPr>
          <w:rFonts w:cs="Times New Roman"/>
          <w:lang w:val="en-US"/>
        </w:rPr>
        <w:t xml:space="preserve"> technology </w:t>
      </w:r>
      <w:r w:rsidR="00410E35" w:rsidRPr="0050535F">
        <w:rPr>
          <w:rFonts w:cs="Times New Roman"/>
          <w:lang w:val="en-US"/>
        </w:rPr>
        <w:t>these</w:t>
      </w:r>
      <w:r w:rsidR="003F3ED8" w:rsidRPr="0050535F">
        <w:rPr>
          <w:rFonts w:cs="Times New Roman"/>
          <w:lang w:val="en-US"/>
        </w:rPr>
        <w:t xml:space="preserve"> two variables would be the input and output of the production process. </w:t>
      </w:r>
      <w:r w:rsidRPr="0050535F">
        <w:rPr>
          <w:rFonts w:cs="Times New Roman"/>
          <w:lang w:val="en-US"/>
        </w:rPr>
        <w:t xml:space="preserve">In the </w:t>
      </w:r>
      <w:r w:rsidR="00EA7DDC" w:rsidRPr="0050535F">
        <w:rPr>
          <w:rFonts w:cs="Times New Roman"/>
          <w:lang w:val="en-US"/>
        </w:rPr>
        <w:t xml:space="preserve">response </w:t>
      </w:r>
      <w:r w:rsidRPr="0050535F">
        <w:rPr>
          <w:rFonts w:cs="Times New Roman"/>
          <w:lang w:val="en-US"/>
        </w:rPr>
        <w:t>layer, a single neuron would be located to assign the corresponding class to each observation</w:t>
      </w:r>
      <w:r w:rsidR="00410E35" w:rsidRPr="0050535F">
        <w:rPr>
          <w:rFonts w:cs="Times New Roman"/>
          <w:lang w:val="en-US"/>
        </w:rPr>
        <w:t>: efficient or inefficient with some probability.</w:t>
      </w:r>
      <w:r w:rsidRPr="0050535F">
        <w:rPr>
          <w:rFonts w:cs="Times New Roman"/>
          <w:lang w:val="en-US"/>
        </w:rPr>
        <w:t xml:space="preserve"> Between these layers lies</w:t>
      </w:r>
      <w:r w:rsidR="007652DE" w:rsidRPr="0050535F">
        <w:rPr>
          <w:rFonts w:cs="Times New Roman"/>
          <w:lang w:val="en-US"/>
        </w:rPr>
        <w:t>, in this case, one</w:t>
      </w:r>
      <w:r w:rsidRPr="0050535F">
        <w:rPr>
          <w:rFonts w:cs="Times New Roman"/>
          <w:lang w:val="en-US"/>
        </w:rPr>
        <w:t xml:space="preserve"> hidden layer, composed of </w:t>
      </w:r>
      <w:r w:rsidR="00970A26" w:rsidRPr="0050535F">
        <w:rPr>
          <w:rFonts w:cs="Times New Roman"/>
          <w:lang w:val="en-US"/>
        </w:rPr>
        <w:t xml:space="preserve">a pre-defined number of </w:t>
      </w:r>
      <w:r w:rsidRPr="0050535F">
        <w:rPr>
          <w:rFonts w:cs="Times New Roman"/>
          <w:lang w:val="en-US"/>
        </w:rPr>
        <w:t>neurons</w:t>
      </w:r>
      <w:r w:rsidR="00970A26" w:rsidRPr="0050535F">
        <w:rPr>
          <w:rFonts w:cs="Times New Roman"/>
          <w:lang w:val="en-US"/>
        </w:rPr>
        <w:t>, three in this case</w:t>
      </w:r>
      <w:r w:rsidRPr="0050535F">
        <w:rPr>
          <w:rFonts w:cs="Times New Roman"/>
          <w:lang w:val="en-US"/>
        </w:rPr>
        <w:t xml:space="preserve">. Figure </w:t>
      </w:r>
      <w:r w:rsidR="00F94A32" w:rsidRPr="0050535F">
        <w:rPr>
          <w:rFonts w:cs="Times New Roman"/>
          <w:lang w:val="en-US"/>
        </w:rPr>
        <w:t>1</w:t>
      </w:r>
      <w:r w:rsidRPr="0050535F">
        <w:rPr>
          <w:rFonts w:cs="Times New Roman"/>
          <w:lang w:val="en-US"/>
        </w:rPr>
        <w:t xml:space="preserve"> depicts the structure of this neural network with a configuration of 2-3-1.</w:t>
      </w:r>
    </w:p>
    <w:p w14:paraId="23C10F25" w14:textId="10A44CF4" w:rsidR="00CF28E2" w:rsidRPr="0050535F" w:rsidRDefault="00C3402F" w:rsidP="00DF3B00">
      <w:pPr>
        <w:keepNext/>
        <w:spacing w:line="360" w:lineRule="auto"/>
        <w:jc w:val="center"/>
        <w:rPr>
          <w:rFonts w:cs="Times New Roman"/>
          <w:lang w:val="en-US"/>
        </w:rPr>
      </w:pPr>
      <w:r w:rsidRPr="0050535F">
        <w:rPr>
          <w:rFonts w:cs="Times New Roman"/>
          <w:noProof/>
          <w:lang w:val="en-US"/>
        </w:rPr>
        <w:drawing>
          <wp:inline distT="0" distB="0" distL="0" distR="0" wp14:anchorId="0A28F4E0" wp14:editId="6F0E33D3">
            <wp:extent cx="2602871" cy="1715135"/>
            <wp:effectExtent l="0" t="0" r="6985" b="0"/>
            <wp:docPr id="1973016559"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16559" name="Imagen 2" descr="Diagrama&#10;&#10;Descripción generada automáticamente"/>
                    <pic:cNvPicPr/>
                  </pic:nvPicPr>
                  <pic:blipFill rotWithShape="1">
                    <a:blip r:embed="rId63">
                      <a:extLst>
                        <a:ext uri="{28A0092B-C50C-407E-A947-70E740481C1C}">
                          <a14:useLocalDpi xmlns:a14="http://schemas.microsoft.com/office/drawing/2010/main" val="0"/>
                        </a:ext>
                      </a:extLst>
                    </a:blip>
                    <a:srcRect l="11398" t="18490" r="12353" b="12105"/>
                    <a:stretch/>
                  </pic:blipFill>
                  <pic:spPr bwMode="auto">
                    <a:xfrm>
                      <a:off x="0" y="0"/>
                      <a:ext cx="2604983" cy="1716527"/>
                    </a:xfrm>
                    <a:prstGeom prst="rect">
                      <a:avLst/>
                    </a:prstGeom>
                    <a:ln>
                      <a:noFill/>
                    </a:ln>
                    <a:extLst>
                      <a:ext uri="{53640926-AAD7-44D8-BBD7-CCE9431645EC}">
                        <a14:shadowObscured xmlns:a14="http://schemas.microsoft.com/office/drawing/2010/main"/>
                      </a:ext>
                    </a:extLst>
                  </pic:spPr>
                </pic:pic>
              </a:graphicData>
            </a:graphic>
          </wp:inline>
        </w:drawing>
      </w:r>
    </w:p>
    <w:p w14:paraId="5308092C" w14:textId="24AA56AF" w:rsidR="000E7B71" w:rsidRPr="000E7B71" w:rsidRDefault="00B71FDF" w:rsidP="000E7B71">
      <w:pPr>
        <w:pStyle w:val="Descripcin"/>
        <w:spacing w:line="360" w:lineRule="auto"/>
        <w:jc w:val="center"/>
        <w:rPr>
          <w:lang w:val="en-US"/>
        </w:rPr>
      </w:pPr>
      <w:r w:rsidRPr="00001C9B">
        <w:rPr>
          <w:rFonts w:cs="Times New Roman"/>
          <w:color w:val="auto"/>
          <w:sz w:val="22"/>
          <w:szCs w:val="22"/>
          <w:lang w:val="en-US"/>
        </w:rPr>
        <w:t xml:space="preserve">Figure </w:t>
      </w:r>
      <w:r w:rsidRPr="00001C9B">
        <w:rPr>
          <w:rFonts w:cs="Times New Roman"/>
          <w:color w:val="auto"/>
          <w:sz w:val="22"/>
          <w:szCs w:val="22"/>
          <w:lang w:val="en-US"/>
        </w:rPr>
        <w:fldChar w:fldCharType="begin"/>
      </w:r>
      <w:r w:rsidRPr="00001C9B">
        <w:rPr>
          <w:rFonts w:cs="Times New Roman"/>
          <w:color w:val="auto"/>
          <w:sz w:val="22"/>
          <w:szCs w:val="22"/>
          <w:lang w:val="en-US"/>
        </w:rPr>
        <w:instrText xml:space="preserve"> SEQ Figure \* ARABIC </w:instrText>
      </w:r>
      <w:r w:rsidRPr="00001C9B">
        <w:rPr>
          <w:rFonts w:cs="Times New Roman"/>
          <w:color w:val="auto"/>
          <w:sz w:val="22"/>
          <w:szCs w:val="22"/>
          <w:lang w:val="en-US"/>
        </w:rPr>
        <w:fldChar w:fldCharType="separate"/>
      </w:r>
      <w:r w:rsidR="00AB32F0">
        <w:rPr>
          <w:rFonts w:cs="Times New Roman"/>
          <w:noProof/>
          <w:color w:val="auto"/>
          <w:sz w:val="22"/>
          <w:szCs w:val="22"/>
          <w:lang w:val="en-US"/>
        </w:rPr>
        <w:t>1</w:t>
      </w:r>
      <w:r w:rsidRPr="00001C9B">
        <w:rPr>
          <w:rFonts w:cs="Times New Roman"/>
          <w:color w:val="auto"/>
          <w:sz w:val="22"/>
          <w:szCs w:val="22"/>
          <w:lang w:val="en-US"/>
        </w:rPr>
        <w:fldChar w:fldCharType="end"/>
      </w:r>
      <w:r w:rsidRPr="00001C9B">
        <w:rPr>
          <w:rFonts w:cs="Times New Roman"/>
          <w:color w:val="auto"/>
          <w:sz w:val="22"/>
          <w:szCs w:val="22"/>
          <w:lang w:val="en-US"/>
        </w:rPr>
        <w:t xml:space="preserve">. </w:t>
      </w:r>
      <w:r w:rsidR="00750C54" w:rsidRPr="00001C9B">
        <w:rPr>
          <w:rFonts w:cs="Times New Roman"/>
          <w:color w:val="auto"/>
          <w:sz w:val="22"/>
          <w:szCs w:val="22"/>
          <w:lang w:val="en-US"/>
        </w:rPr>
        <w:t>An example of a</w:t>
      </w:r>
      <w:r w:rsidR="009C02F3" w:rsidRPr="00001C9B">
        <w:rPr>
          <w:rFonts w:cs="Times New Roman"/>
          <w:color w:val="auto"/>
          <w:sz w:val="22"/>
          <w:szCs w:val="22"/>
          <w:lang w:val="en-US"/>
        </w:rPr>
        <w:t xml:space="preserve"> very simple</w:t>
      </w:r>
      <w:r w:rsidR="00750C54" w:rsidRPr="00001C9B">
        <w:rPr>
          <w:rFonts w:cs="Times New Roman"/>
          <w:color w:val="auto"/>
          <w:sz w:val="22"/>
          <w:szCs w:val="22"/>
          <w:lang w:val="en-US"/>
        </w:rPr>
        <w:t xml:space="preserve"> artificial </w:t>
      </w:r>
      <w:r w:rsidRPr="00001C9B">
        <w:rPr>
          <w:rFonts w:cs="Times New Roman"/>
          <w:color w:val="auto"/>
          <w:sz w:val="22"/>
          <w:szCs w:val="22"/>
          <w:lang w:val="en-US"/>
        </w:rPr>
        <w:t>Neural Network</w:t>
      </w:r>
      <w:r w:rsidR="00E74FC4" w:rsidRPr="00001C9B">
        <w:rPr>
          <w:rFonts w:cs="Times New Roman"/>
          <w:color w:val="auto"/>
          <w:sz w:val="22"/>
          <w:szCs w:val="22"/>
          <w:lang w:val="en-US"/>
        </w:rPr>
        <w:t>.</w:t>
      </w:r>
    </w:p>
    <w:p w14:paraId="0B74460B" w14:textId="6D6394DB" w:rsidR="00192D87" w:rsidRPr="0050535F" w:rsidRDefault="00B514A7" w:rsidP="00DF3B00">
      <w:pPr>
        <w:spacing w:line="360" w:lineRule="auto"/>
        <w:rPr>
          <w:rFonts w:cs="Times New Roman"/>
          <w:lang w:val="en-US"/>
        </w:rPr>
      </w:pPr>
      <w:r w:rsidRPr="0050535F">
        <w:rPr>
          <w:rFonts w:cs="Times New Roman"/>
          <w:lang w:val="en-US"/>
        </w:rPr>
        <w:t>Figure 2 illustrates the nonlinear decision boundary</w:t>
      </w:r>
      <w:r w:rsidR="00184D82" w:rsidRPr="0050535F">
        <w:rPr>
          <w:rFonts w:cs="Times New Roman"/>
          <w:lang w:val="en-US"/>
        </w:rPr>
        <w:t xml:space="preserve"> (separating surface)</w:t>
      </w:r>
      <w:r w:rsidRPr="0050535F">
        <w:rPr>
          <w:rFonts w:cs="Times New Roman"/>
          <w:lang w:val="en-US"/>
        </w:rPr>
        <w:t xml:space="preserve"> generated by the neural network, which partitions the feature space into two distinct regions. One region is associated with class </w:t>
      </w:r>
      <w:r w:rsidR="007F5D44" w:rsidRPr="0050535F">
        <w:rPr>
          <w:position w:val="-10"/>
          <w:lang w:val="en-US"/>
        </w:rPr>
        <w:object w:dxaOrig="639" w:dyaOrig="300" w14:anchorId="07205EDA">
          <v:shape id="_x0000_i1053" type="#_x0000_t75" style="width:31.5pt;height:14.25pt" o:ole="">
            <v:imagedata r:id="rId64" o:title=""/>
          </v:shape>
          <o:OLEObject Type="Embed" ProgID="Equation.DSMT4" ShapeID="_x0000_i1053" DrawAspect="Content" ObjectID="_1803729898" r:id="rId65"/>
        </w:object>
      </w:r>
      <w:r w:rsidR="006A7B79" w:rsidRPr="0050535F">
        <w:rPr>
          <w:lang w:val="en-US"/>
        </w:rPr>
        <w:t xml:space="preserve"> (i.e., efficient class)</w:t>
      </w:r>
      <w:r w:rsidRPr="0050535F">
        <w:rPr>
          <w:rFonts w:cs="Times New Roman"/>
          <w:lang w:val="en-US"/>
        </w:rPr>
        <w:t xml:space="preserve">, while the other corresponds to class </w:t>
      </w:r>
      <w:r w:rsidR="007E108D" w:rsidRPr="0050535F">
        <w:rPr>
          <w:position w:val="-10"/>
          <w:lang w:val="en-US"/>
        </w:rPr>
        <w:object w:dxaOrig="639" w:dyaOrig="300" w14:anchorId="474892AE">
          <v:shape id="_x0000_i1054" type="#_x0000_t75" style="width:31.5pt;height:14.25pt" o:ole="">
            <v:imagedata r:id="rId66" o:title=""/>
          </v:shape>
          <o:OLEObject Type="Embed" ProgID="Equation.DSMT4" ShapeID="_x0000_i1054" DrawAspect="Content" ObjectID="_1803729899" r:id="rId67"/>
        </w:object>
      </w:r>
      <w:r w:rsidR="006A7B79" w:rsidRPr="0050535F">
        <w:rPr>
          <w:lang w:val="en-US"/>
        </w:rPr>
        <w:t xml:space="preserve"> (</w:t>
      </w:r>
      <w:r w:rsidR="00FC7AD1" w:rsidRPr="0050535F">
        <w:rPr>
          <w:lang w:val="en-US"/>
        </w:rPr>
        <w:t>i.e., inefficient class)</w:t>
      </w:r>
      <w:r w:rsidRPr="0050535F">
        <w:rPr>
          <w:rFonts w:cs="Times New Roman"/>
          <w:lang w:val="en-US"/>
        </w:rPr>
        <w:t xml:space="preserve">. This </w:t>
      </w:r>
      <w:r w:rsidR="00184D82" w:rsidRPr="0050535F">
        <w:rPr>
          <w:rFonts w:cs="Times New Roman"/>
          <w:lang w:val="en-US"/>
        </w:rPr>
        <w:t>separating surface</w:t>
      </w:r>
      <w:r w:rsidRPr="0050535F">
        <w:rPr>
          <w:rFonts w:cs="Times New Roman"/>
          <w:lang w:val="en-US"/>
        </w:rPr>
        <w:t xml:space="preserve"> emerges </w:t>
      </w:r>
      <w:proofErr w:type="gramStart"/>
      <w:r w:rsidRPr="0050535F">
        <w:rPr>
          <w:rFonts w:cs="Times New Roman"/>
          <w:lang w:val="en-US"/>
        </w:rPr>
        <w:t>as a result of</w:t>
      </w:r>
      <w:proofErr w:type="gramEnd"/>
      <w:r w:rsidRPr="0050535F">
        <w:rPr>
          <w:rFonts w:cs="Times New Roman"/>
          <w:lang w:val="en-US"/>
        </w:rPr>
        <w:t xml:space="preserve"> the network’s learned transformations, effectively capturing complex patterns in the data that a linear classifier would fail to model. The figure provides a visual representation of how the network adapts to the underlying structure of the dataset</w:t>
      </w:r>
      <w:r w:rsidR="00956CBD">
        <w:rPr>
          <w:rFonts w:cs="Times New Roman"/>
          <w:lang w:val="en-US"/>
        </w:rPr>
        <w:t xml:space="preserve"> (technology)</w:t>
      </w:r>
      <w:r w:rsidRPr="0050535F">
        <w:rPr>
          <w:rFonts w:cs="Times New Roman"/>
          <w:lang w:val="en-US"/>
        </w:rPr>
        <w:t>, demonstrating its ability to perform nonlinear classification.</w:t>
      </w:r>
    </w:p>
    <w:p w14:paraId="3935298F" w14:textId="0C245D74" w:rsidR="00E608F1" w:rsidRDefault="003E7F00" w:rsidP="00E608F1">
      <w:pPr>
        <w:keepNext/>
        <w:spacing w:line="360" w:lineRule="auto"/>
        <w:jc w:val="center"/>
        <w:rPr>
          <w:lang w:val="en-US"/>
        </w:rPr>
      </w:pPr>
      <w:commentRangeStart w:id="7"/>
      <w:commentRangeEnd w:id="7"/>
      <w:r w:rsidRPr="0050535F">
        <w:rPr>
          <w:rStyle w:val="Refdecomentario"/>
          <w:lang w:val="en-US"/>
        </w:rPr>
        <w:lastRenderedPageBreak/>
        <w:commentReference w:id="7"/>
      </w:r>
    </w:p>
    <w:p w14:paraId="69137546" w14:textId="545E12FD" w:rsidR="000F24FE" w:rsidRPr="0050535F" w:rsidRDefault="00A434B4" w:rsidP="00E608F1">
      <w:pPr>
        <w:keepNext/>
        <w:spacing w:line="360" w:lineRule="auto"/>
        <w:jc w:val="center"/>
        <w:rPr>
          <w:lang w:val="en-US"/>
        </w:rPr>
      </w:pPr>
      <w:r>
        <w:rPr>
          <w:noProof/>
          <w:lang w:val="en-US"/>
        </w:rPr>
        <w:drawing>
          <wp:inline distT="0" distB="0" distL="0" distR="0" wp14:anchorId="0273DAC4" wp14:editId="52C8E038">
            <wp:extent cx="5232607" cy="3139564"/>
            <wp:effectExtent l="0" t="0" r="6350" b="3810"/>
            <wp:docPr id="145304308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43086" name="Imagen 3"/>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5232607" cy="3139564"/>
                    </a:xfrm>
                    <a:prstGeom prst="rect">
                      <a:avLst/>
                    </a:prstGeom>
                    <a:noFill/>
                    <a:ln>
                      <a:noFill/>
                    </a:ln>
                  </pic:spPr>
                </pic:pic>
              </a:graphicData>
            </a:graphic>
          </wp:inline>
        </w:drawing>
      </w:r>
    </w:p>
    <w:p w14:paraId="599157A8" w14:textId="12B58DAD" w:rsidR="00B514A7" w:rsidRPr="000E7B71" w:rsidRDefault="00E608F1" w:rsidP="00E608F1">
      <w:pPr>
        <w:pStyle w:val="Descripcin"/>
        <w:jc w:val="center"/>
        <w:rPr>
          <w:color w:val="auto"/>
          <w:sz w:val="22"/>
          <w:szCs w:val="22"/>
          <w:lang w:val="en-US"/>
        </w:rPr>
      </w:pPr>
      <w:r w:rsidRPr="000E7B71">
        <w:rPr>
          <w:color w:val="auto"/>
          <w:sz w:val="22"/>
          <w:szCs w:val="22"/>
          <w:lang w:val="en-US"/>
        </w:rPr>
        <w:t xml:space="preserve">Figure 2. Nonlinear </w:t>
      </w:r>
      <w:r w:rsidR="002D44CF" w:rsidRPr="000E7B71">
        <w:rPr>
          <w:color w:val="auto"/>
          <w:sz w:val="22"/>
          <w:szCs w:val="22"/>
          <w:lang w:val="en-US"/>
        </w:rPr>
        <w:t>separating surface</w:t>
      </w:r>
      <w:r w:rsidRPr="000E7B71">
        <w:rPr>
          <w:color w:val="auto"/>
          <w:sz w:val="22"/>
          <w:szCs w:val="22"/>
          <w:lang w:val="en-US"/>
        </w:rPr>
        <w:t xml:space="preserve"> generated by a Neural Network.</w:t>
      </w:r>
    </w:p>
    <w:p w14:paraId="79D5D23C" w14:textId="77777777" w:rsidR="000A1D38" w:rsidRPr="0050535F" w:rsidRDefault="000A1D38" w:rsidP="000A1D38">
      <w:pPr>
        <w:rPr>
          <w:highlight w:val="yellow"/>
          <w:lang w:val="en-US"/>
        </w:rPr>
      </w:pPr>
    </w:p>
    <w:p w14:paraId="550E88BD" w14:textId="1D752501" w:rsidR="0032435D" w:rsidRPr="009B6B0A" w:rsidRDefault="00953589" w:rsidP="00D36C35">
      <w:pPr>
        <w:pStyle w:val="Ttulo1"/>
        <w:rPr>
          <w:lang w:val="en-US"/>
        </w:rPr>
      </w:pPr>
      <w:r>
        <w:rPr>
          <w:lang w:val="en-US"/>
        </w:rPr>
        <w:t xml:space="preserve">2. </w:t>
      </w:r>
      <w:proofErr w:type="spellStart"/>
      <w:proofErr w:type="gramStart"/>
      <w:r w:rsidR="0032435D" w:rsidRPr="00A96069">
        <w:rPr>
          <w:lang w:val="en-US"/>
        </w:rPr>
        <w:t>eXplainable</w:t>
      </w:r>
      <w:proofErr w:type="spellEnd"/>
      <w:proofErr w:type="gramEnd"/>
      <w:r w:rsidR="0032435D" w:rsidRPr="00A96069">
        <w:rPr>
          <w:lang w:val="en-US"/>
        </w:rPr>
        <w:t xml:space="preserve"> Artificial Intelligence</w:t>
      </w:r>
    </w:p>
    <w:p w14:paraId="6763EBA0" w14:textId="3462B3D6" w:rsidR="00564200" w:rsidRPr="0050535F" w:rsidRDefault="00C52D90" w:rsidP="00DF3B00">
      <w:pPr>
        <w:spacing w:line="360" w:lineRule="auto"/>
        <w:rPr>
          <w:rFonts w:cs="Times New Roman"/>
          <w:lang w:val="en-US"/>
        </w:rPr>
      </w:pPr>
      <w:r w:rsidRPr="0050535F">
        <w:rPr>
          <w:rFonts w:cs="Times New Roman"/>
          <w:lang w:val="en-US"/>
        </w:rPr>
        <w:t xml:space="preserve">The so-called </w:t>
      </w:r>
      <w:proofErr w:type="spellStart"/>
      <w:r w:rsidRPr="0050535F">
        <w:rPr>
          <w:rFonts w:cs="Times New Roman"/>
          <w:lang w:val="en-US"/>
        </w:rPr>
        <w:t>eXplainable</w:t>
      </w:r>
      <w:proofErr w:type="spellEnd"/>
      <w:r w:rsidRPr="0050535F">
        <w:rPr>
          <w:rFonts w:cs="Times New Roman"/>
          <w:lang w:val="en-US"/>
        </w:rPr>
        <w:t xml:space="preserve"> Artificial Intelligence (XAI) has emerged as a critical area of research aimed at enhancing the transparency, interpretability, and trustworthiness of machine learning models (Wachter et al., 2017).</w:t>
      </w:r>
      <w:r w:rsidR="00564200" w:rsidRPr="0050535F">
        <w:rPr>
          <w:rFonts w:cs="Times New Roman"/>
          <w:lang w:val="en-US"/>
        </w:rPr>
        <w:t xml:space="preserve"> </w:t>
      </w:r>
      <w:r w:rsidR="00AD4AFF" w:rsidRPr="0050535F">
        <w:rPr>
          <w:rFonts w:cs="Times New Roman"/>
          <w:lang w:val="en-US"/>
        </w:rPr>
        <w:t>As before</w:t>
      </w:r>
      <w:r w:rsidR="00564200" w:rsidRPr="0050535F">
        <w:rPr>
          <w:rFonts w:cs="Times New Roman"/>
          <w:lang w:val="en-US"/>
        </w:rPr>
        <w:t>, we provide an overview of XAI principles and delve into the concept of counterfactual methods, a subset of XAI techniques that facilitate insightful explanations of model predictions</w:t>
      </w:r>
      <w:r w:rsidR="0053031C" w:rsidRPr="0050535F">
        <w:rPr>
          <w:rFonts w:cs="Times New Roman"/>
          <w:lang w:val="en-US"/>
        </w:rPr>
        <w:t xml:space="preserve">. This will allow us to determine the relative importance of the input and output variables in the prediction </w:t>
      </w:r>
      <w:r w:rsidR="004B4AE4" w:rsidRPr="0050535F">
        <w:rPr>
          <w:rFonts w:cs="Times New Roman"/>
          <w:lang w:val="en-US"/>
        </w:rPr>
        <w:t xml:space="preserve">of the </w:t>
      </w:r>
      <w:r w:rsidR="007D4448" w:rsidRPr="0050535F">
        <w:rPr>
          <w:rFonts w:cs="Times New Roman"/>
          <w:lang w:val="en-US"/>
        </w:rPr>
        <w:t xml:space="preserve">productively </w:t>
      </w:r>
      <w:r w:rsidR="004B4AE4" w:rsidRPr="0050535F">
        <w:rPr>
          <w:rFonts w:cs="Times New Roman"/>
          <w:lang w:val="en-US"/>
        </w:rPr>
        <w:t>efficient and inefficient classes</w:t>
      </w:r>
      <w:r w:rsidR="00564200" w:rsidRPr="0050535F">
        <w:rPr>
          <w:rFonts w:cs="Times New Roman"/>
          <w:lang w:val="en-US"/>
        </w:rPr>
        <w:t>.</w:t>
      </w:r>
    </w:p>
    <w:p w14:paraId="46050755" w14:textId="1124028E" w:rsidR="00427295" w:rsidRPr="0050535F" w:rsidRDefault="000049D1" w:rsidP="00DF3B00">
      <w:pPr>
        <w:spacing w:line="360" w:lineRule="auto"/>
        <w:rPr>
          <w:rFonts w:cs="Times New Roman"/>
          <w:lang w:val="en-US"/>
        </w:rPr>
      </w:pPr>
      <w:r w:rsidRPr="0050535F">
        <w:rPr>
          <w:rFonts w:cs="Times New Roman"/>
          <w:lang w:val="en-US"/>
        </w:rPr>
        <w:t>Overall, XAI encompasses a diverse set of methodologies and techniques designed to elucidate the decision-making process of machine learning models</w:t>
      </w:r>
      <w:r w:rsidR="00AA154A" w:rsidRPr="0050535F">
        <w:rPr>
          <w:rFonts w:cs="Times New Roman"/>
          <w:lang w:val="en-US"/>
        </w:rPr>
        <w:t xml:space="preserve">, thereby </w:t>
      </w:r>
      <w:r w:rsidR="00111041" w:rsidRPr="0050535F">
        <w:rPr>
          <w:rFonts w:cs="Times New Roman"/>
          <w:lang w:val="en-US"/>
        </w:rPr>
        <w:t xml:space="preserve">facilitating human </w:t>
      </w:r>
      <w:r w:rsidR="00EA70C0" w:rsidRPr="0050535F">
        <w:rPr>
          <w:rFonts w:cs="Times New Roman"/>
          <w:lang w:val="en-US"/>
        </w:rPr>
        <w:t xml:space="preserve">understanding and interpretability of model </w:t>
      </w:r>
      <w:r w:rsidR="0050535F" w:rsidRPr="0050535F">
        <w:rPr>
          <w:rFonts w:cs="Times New Roman"/>
          <w:lang w:val="en-US"/>
        </w:rPr>
        <w:t>behavior</w:t>
      </w:r>
      <w:r w:rsidR="00EA70C0" w:rsidRPr="0050535F">
        <w:rPr>
          <w:rFonts w:cs="Times New Roman"/>
          <w:lang w:val="en-US"/>
        </w:rPr>
        <w:t xml:space="preserve"> </w:t>
      </w:r>
      <w:r w:rsidR="00111041" w:rsidRPr="0050535F">
        <w:rPr>
          <w:rFonts w:cs="Times New Roman"/>
          <w:lang w:val="en-US"/>
        </w:rPr>
        <w:t xml:space="preserve">and increasing </w:t>
      </w:r>
      <w:r w:rsidR="00794BDD" w:rsidRPr="0050535F">
        <w:rPr>
          <w:rFonts w:cs="Times New Roman"/>
          <w:lang w:val="en-US"/>
        </w:rPr>
        <w:t>our trust in the attained results</w:t>
      </w:r>
      <w:r w:rsidRPr="0050535F">
        <w:rPr>
          <w:rFonts w:cs="Times New Roman"/>
          <w:lang w:val="en-US"/>
        </w:rPr>
        <w:t>. XAI aims to address this need by not only providing explanations that are understandable, intuitive, and actionable for end-users, stakeholders, and domain experts</w:t>
      </w:r>
      <w:r w:rsidR="00794BDD" w:rsidRPr="0050535F">
        <w:rPr>
          <w:rFonts w:cs="Times New Roman"/>
          <w:lang w:val="en-US"/>
        </w:rPr>
        <w:t>,</w:t>
      </w:r>
      <w:r w:rsidRPr="0050535F">
        <w:rPr>
          <w:rFonts w:cs="Times New Roman"/>
          <w:lang w:val="en-US"/>
        </w:rPr>
        <w:t xml:space="preserve"> but also by enhancing accountability, fairness, and regulatory compliance in AI-driven decision-making. These methodologies play a crucial role in mitigating biases, ensuring ethical AI practices, and enabling more robust model validation. By clarifying the decision-making process of ML models, XAI facilitates the identification of meaningful relationships within data, ultimately leading to more reliable and trustworthy AI systems. </w:t>
      </w:r>
    </w:p>
    <w:p w14:paraId="5BD41E0C" w14:textId="02B6F5C8" w:rsidR="009040CB" w:rsidRPr="0050535F" w:rsidRDefault="00427295" w:rsidP="00182328">
      <w:pPr>
        <w:pStyle w:val="Ttulo2"/>
        <w:rPr>
          <w:lang w:val="en-US"/>
        </w:rPr>
      </w:pPr>
      <w:r w:rsidRPr="0050535F">
        <w:rPr>
          <w:lang w:val="en-US"/>
        </w:rPr>
        <w:t>2.1</w:t>
      </w:r>
      <w:r w:rsidR="002419AB" w:rsidRPr="0050535F">
        <w:rPr>
          <w:lang w:val="en-US"/>
        </w:rPr>
        <w:tab/>
      </w:r>
      <w:r w:rsidRPr="0050535F">
        <w:rPr>
          <w:lang w:val="en-US"/>
        </w:rPr>
        <w:t>Counterfactual Explanations</w:t>
      </w:r>
    </w:p>
    <w:p w14:paraId="55154135" w14:textId="5FCF3BBF" w:rsidR="009040CB" w:rsidRPr="0050535F" w:rsidRDefault="00653B54" w:rsidP="00DF3B00">
      <w:pPr>
        <w:spacing w:line="360" w:lineRule="auto"/>
        <w:rPr>
          <w:rFonts w:cs="Times New Roman"/>
          <w:lang w:val="en-US"/>
        </w:rPr>
      </w:pPr>
      <w:r>
        <w:rPr>
          <w:rFonts w:cs="Times New Roman"/>
          <w:lang w:val="en-US"/>
        </w:rPr>
        <w:t>C</w:t>
      </w:r>
      <w:r w:rsidR="009040CB" w:rsidRPr="0050535F">
        <w:rPr>
          <w:rFonts w:cs="Times New Roman"/>
          <w:lang w:val="en-US"/>
        </w:rPr>
        <w:t xml:space="preserve">ounterfactual methods represent a prominent approach within the realm of XAI, focusing on the generation of alternative scenarios or ‘counterfactuals’ to explain model predictions. The fundamental concept underlying counterfactual methods is the creation of hypothetical instances </w:t>
      </w:r>
      <w:r w:rsidR="009040CB" w:rsidRPr="0050535F">
        <w:rPr>
          <w:rFonts w:cs="Times New Roman"/>
          <w:lang w:val="en-US"/>
        </w:rPr>
        <w:lastRenderedPageBreak/>
        <w:t xml:space="preserve">that are </w:t>
      </w:r>
      <w:proofErr w:type="gramStart"/>
      <w:r w:rsidR="009040CB" w:rsidRPr="0050535F">
        <w:rPr>
          <w:rFonts w:cs="Times New Roman"/>
          <w:lang w:val="en-US"/>
        </w:rPr>
        <w:t>similar to</w:t>
      </w:r>
      <w:proofErr w:type="gramEnd"/>
      <w:r w:rsidR="009040CB" w:rsidRPr="0050535F">
        <w:rPr>
          <w:rFonts w:cs="Times New Roman"/>
          <w:lang w:val="en-US"/>
        </w:rPr>
        <w:t xml:space="preserve"> the observed data but differ in one or more attributes. By systematically altering the features of a given instance and observing the corresponding changes in model predictions, counterfactual methods provide valuable insights into the factors driving model decisions and predictions. Moreover, counterfactual explanations offer intuitive and interpretable insights into machine learning models by highlighting the causal relationships between features and model outcomes. These explanations typically take the form of ‘what-if’ scenarios, where adjustments are made to features to generate counterfactual instances that lead to desired outcomes. By identifying the minimal changes required to alter a model prediction, counterfactual explanations shed light on the underlying decision-making process and enable decision-makers to understand the model's </w:t>
      </w:r>
      <w:r w:rsidR="00956CBD" w:rsidRPr="0050535F">
        <w:rPr>
          <w:rFonts w:cs="Times New Roman"/>
          <w:lang w:val="en-US"/>
        </w:rPr>
        <w:t>behavior</w:t>
      </w:r>
      <w:r w:rsidR="009040CB" w:rsidRPr="0050535F">
        <w:rPr>
          <w:rFonts w:cs="Times New Roman"/>
          <w:lang w:val="en-US"/>
        </w:rPr>
        <w:t xml:space="preserve"> in specific contexts</w:t>
      </w:r>
      <w:r w:rsidR="004A30AA">
        <w:rPr>
          <w:rFonts w:cs="Times New Roman"/>
          <w:lang w:val="en-US"/>
        </w:rPr>
        <w:t>.</w:t>
      </w:r>
      <w:r w:rsidR="009040CB" w:rsidRPr="0050535F">
        <w:rPr>
          <w:rFonts w:cs="Times New Roman"/>
          <w:lang w:val="en-US"/>
        </w:rPr>
        <w:t xml:space="preserve"> </w:t>
      </w:r>
      <w:r w:rsidR="004A30AA">
        <w:rPr>
          <w:rFonts w:cs="Times New Roman"/>
          <w:lang w:val="en-US"/>
        </w:rPr>
        <w:t>F</w:t>
      </w:r>
      <w:r w:rsidR="009040CB" w:rsidRPr="0050535F">
        <w:rPr>
          <w:rFonts w:cs="Times New Roman"/>
          <w:lang w:val="en-US"/>
        </w:rPr>
        <w:t xml:space="preserve">or example, in our production context the question </w:t>
      </w:r>
      <w:r w:rsidR="0095749F">
        <w:rPr>
          <w:rFonts w:cs="Times New Roman"/>
          <w:lang w:val="en-US"/>
        </w:rPr>
        <w:t xml:space="preserve">will </w:t>
      </w:r>
      <w:r w:rsidR="009040CB" w:rsidRPr="0050535F">
        <w:rPr>
          <w:rFonts w:cs="Times New Roman"/>
          <w:lang w:val="en-US"/>
        </w:rPr>
        <w:t>be ‘What is the minimum amount of adjustment in inputs and/or outputs that a technically inefficient DMU would need to undertake to transition into being considered efficient</w:t>
      </w:r>
      <w:r w:rsidR="0052662A" w:rsidRPr="0050535F">
        <w:rPr>
          <w:rFonts w:cs="Times New Roman"/>
          <w:lang w:val="en-US"/>
        </w:rPr>
        <w:t xml:space="preserve"> with a certain probability</w:t>
      </w:r>
      <w:r w:rsidR="009040CB" w:rsidRPr="0050535F">
        <w:rPr>
          <w:rFonts w:cs="Times New Roman"/>
          <w:lang w:val="en-US"/>
        </w:rPr>
        <w:t xml:space="preserve">?’ Thus, the counterfactual method involves projecting an observation from one class onto the separating surface of the two classes, meaning the projection stops just before a change in label occurs. This ‘projection’ strategy </w:t>
      </w:r>
      <w:r w:rsidR="00941BEF">
        <w:rPr>
          <w:rFonts w:cs="Times New Roman"/>
          <w:lang w:val="en-US"/>
        </w:rPr>
        <w:t>is</w:t>
      </w:r>
      <w:r w:rsidR="00DA3CB1">
        <w:rPr>
          <w:rFonts w:cs="Times New Roman"/>
          <w:lang w:val="en-US"/>
        </w:rPr>
        <w:t xml:space="preserve"> </w:t>
      </w:r>
      <w:r w:rsidR="009040CB" w:rsidRPr="0050535F">
        <w:rPr>
          <w:rFonts w:cs="Times New Roman"/>
          <w:lang w:val="en-US"/>
        </w:rPr>
        <w:t xml:space="preserve">incorporated </w:t>
      </w:r>
      <w:r w:rsidR="00604193" w:rsidRPr="0050535F">
        <w:rPr>
          <w:rFonts w:cs="Times New Roman"/>
          <w:lang w:val="en-US"/>
        </w:rPr>
        <w:t>into</w:t>
      </w:r>
      <w:r w:rsidR="009040CB" w:rsidRPr="0050535F">
        <w:rPr>
          <w:rFonts w:cs="Times New Roman"/>
          <w:lang w:val="en-US"/>
        </w:rPr>
        <w:t xml:space="preserve"> our approach to measure technical efficiency in the context of machine learning and efficiency analysis (</w:t>
      </w:r>
      <w:r w:rsidR="00941BEF">
        <w:rPr>
          <w:rFonts w:cs="Times New Roman"/>
          <w:lang w:val="en-US"/>
        </w:rPr>
        <w:t xml:space="preserve">next </w:t>
      </w:r>
      <w:r w:rsidR="009040CB" w:rsidRPr="0050535F">
        <w:rPr>
          <w:rFonts w:cs="Times New Roman"/>
          <w:lang w:val="en-US"/>
        </w:rPr>
        <w:t>Section 3).</w:t>
      </w:r>
    </w:p>
    <w:p w14:paraId="21778304" w14:textId="40CB01E2" w:rsidR="00427295" w:rsidRPr="0050535F" w:rsidRDefault="00427295" w:rsidP="003F3E84">
      <w:pPr>
        <w:pStyle w:val="Ttulo2"/>
        <w:rPr>
          <w:lang w:val="en-US"/>
        </w:rPr>
      </w:pPr>
      <w:r w:rsidRPr="0050535F">
        <w:rPr>
          <w:lang w:val="en-US"/>
        </w:rPr>
        <w:t>2.2</w:t>
      </w:r>
      <w:r w:rsidR="00DF589B">
        <w:rPr>
          <w:lang w:val="en-US"/>
        </w:rPr>
        <w:t xml:space="preserve">. </w:t>
      </w:r>
      <w:r w:rsidRPr="0050535F">
        <w:rPr>
          <w:lang w:val="en-US"/>
        </w:rPr>
        <w:t>Feature Significance Analysis and Sensitivity Analysis</w:t>
      </w:r>
    </w:p>
    <w:p w14:paraId="574ACEB0" w14:textId="46253995" w:rsidR="00534E2F" w:rsidRPr="0050535F" w:rsidRDefault="00417F5A" w:rsidP="00417F5A">
      <w:pPr>
        <w:spacing w:line="360" w:lineRule="auto"/>
        <w:rPr>
          <w:rFonts w:cs="Times New Roman"/>
          <w:lang w:val="en-US"/>
        </w:rPr>
      </w:pPr>
      <w:r w:rsidRPr="0050535F">
        <w:rPr>
          <w:rFonts w:cs="Times New Roman"/>
          <w:lang w:val="en-US"/>
        </w:rPr>
        <w:t xml:space="preserve">To complement counterfactual analysis, we incorporate feature significance analysis, focusing on understanding the contribution of variables to the model’s predictions. In this regard, several approaches exist for feature significance analysis. One approach is </w:t>
      </w:r>
      <w:proofErr w:type="gramStart"/>
      <w:r w:rsidRPr="0050535F">
        <w:rPr>
          <w:rFonts w:cs="Times New Roman"/>
          <w:lang w:val="en-US"/>
        </w:rPr>
        <w:t>rule</w:t>
      </w:r>
      <w:proofErr w:type="gramEnd"/>
      <w:r w:rsidRPr="0050535F">
        <w:rPr>
          <w:rFonts w:cs="Times New Roman"/>
          <w:lang w:val="en-US"/>
        </w:rPr>
        <w:t xml:space="preserve"> extraction methods, which aim to derive interpretable decision rules from complex models (Tickle et al., 1998; Fogel &amp; Robinson, 2003; Martens et al., 2007). Another method involves visualization techniques, which provide graphical representations of feature influence (Craven &amp; Shavlik, 1992; Tzeng &amp; Ma, 2005; Cho et al., 2008). Additionally, a widely used approach is Sensitivity Analysis (SA), which assesses the impact of input variations on model predictions (</w:t>
      </w:r>
      <w:proofErr w:type="spellStart"/>
      <w:r w:rsidRPr="0050535F">
        <w:rPr>
          <w:rFonts w:cs="Times New Roman"/>
          <w:lang w:val="en-US"/>
        </w:rPr>
        <w:t>Saltelli</w:t>
      </w:r>
      <w:proofErr w:type="spellEnd"/>
      <w:r w:rsidRPr="0050535F">
        <w:rPr>
          <w:rFonts w:cs="Times New Roman"/>
          <w:lang w:val="en-US"/>
        </w:rPr>
        <w:t xml:space="preserve"> et al., 2008; Sobol’, 1993; Hamby, 1994).</w:t>
      </w:r>
      <w:r w:rsidR="00534E2F" w:rsidRPr="0050535F">
        <w:rPr>
          <w:rFonts w:cs="Times New Roman"/>
          <w:lang w:val="en-US"/>
        </w:rPr>
        <w:t xml:space="preserve"> </w:t>
      </w:r>
      <w:r w:rsidRPr="0050535F">
        <w:rPr>
          <w:rFonts w:cs="Times New Roman"/>
          <w:lang w:val="en-US"/>
        </w:rPr>
        <w:t>Lastly, more recent techniques include SHAP (Lundberg &amp; Lee, 2017), based on cooperative game theory, and LIME (Ribeiro et al., 2016), which builds local surrogate models to approximate feature influence.</w:t>
      </w:r>
    </w:p>
    <w:p w14:paraId="5EA94692" w14:textId="6CD2CB17" w:rsidR="00071A7D" w:rsidRPr="0050535F" w:rsidRDefault="006447A7" w:rsidP="00417F5A">
      <w:pPr>
        <w:spacing w:line="360" w:lineRule="auto"/>
        <w:rPr>
          <w:rFonts w:cs="Times New Roman"/>
          <w:lang w:val="en-US"/>
        </w:rPr>
      </w:pPr>
      <w:r w:rsidRPr="0050535F">
        <w:rPr>
          <w:rFonts w:cs="Times New Roman"/>
          <w:lang w:val="en-US"/>
        </w:rPr>
        <w:t>Given the variety of feature significance methods, w</w:t>
      </w:r>
      <w:r w:rsidR="006D1945" w:rsidRPr="0050535F">
        <w:rPr>
          <w:rFonts w:cs="Times New Roman"/>
          <w:lang w:val="en-US"/>
        </w:rPr>
        <w:t xml:space="preserve">e </w:t>
      </w:r>
      <w:r w:rsidR="008A09C8">
        <w:rPr>
          <w:rFonts w:cs="Times New Roman"/>
          <w:lang w:val="en-US"/>
        </w:rPr>
        <w:t xml:space="preserve">choose </w:t>
      </w:r>
      <w:r w:rsidR="0053279A" w:rsidRPr="0050535F">
        <w:rPr>
          <w:rFonts w:cs="Times New Roman"/>
          <w:lang w:val="en-US"/>
        </w:rPr>
        <w:t xml:space="preserve">SA </w:t>
      </w:r>
      <w:r w:rsidR="001E4271" w:rsidRPr="0050535F">
        <w:rPr>
          <w:rFonts w:cs="Times New Roman"/>
          <w:lang w:val="en-US"/>
        </w:rPr>
        <w:t xml:space="preserve">for several reasons. First, extraction rules typically simplify the model's complexity to produce more understandable rules, which involves discretizing the classifier, leading to information loss, and failing to accurately represent the original model. </w:t>
      </w:r>
      <w:r w:rsidR="009E4BFA" w:rsidRPr="0050535F">
        <w:rPr>
          <w:rFonts w:cs="Times New Roman"/>
          <w:lang w:val="en-US"/>
        </w:rPr>
        <w:t>Instead</w:t>
      </w:r>
      <w:r w:rsidR="001E4271" w:rsidRPr="0050535F">
        <w:rPr>
          <w:rFonts w:cs="Times New Roman"/>
          <w:lang w:val="en-US"/>
        </w:rPr>
        <w:t xml:space="preserve">, SA is a straightforward method that </w:t>
      </w:r>
      <w:r w:rsidR="00381091">
        <w:rPr>
          <w:rFonts w:cs="Times New Roman"/>
          <w:lang w:val="en-US"/>
        </w:rPr>
        <w:t>works with</w:t>
      </w:r>
      <w:r w:rsidR="00E556B2" w:rsidRPr="0050535F">
        <w:rPr>
          <w:rFonts w:cs="Times New Roman"/>
          <w:lang w:val="en-US"/>
        </w:rPr>
        <w:t xml:space="preserve"> </w:t>
      </w:r>
      <w:r w:rsidR="001E4271" w:rsidRPr="0050535F">
        <w:rPr>
          <w:rFonts w:cs="Times New Roman"/>
          <w:lang w:val="en-US"/>
        </w:rPr>
        <w:t>the original fitted model</w:t>
      </w:r>
      <w:r w:rsidR="00E556B2" w:rsidRPr="0050535F">
        <w:rPr>
          <w:rFonts w:cs="Times New Roman"/>
          <w:lang w:val="en-US"/>
        </w:rPr>
        <w:t xml:space="preserve"> by systematically perturbing input features and measuring the corresponding changes in output, without requiring additional model retraining</w:t>
      </w:r>
      <w:r w:rsidR="001E4271" w:rsidRPr="0050535F">
        <w:rPr>
          <w:rFonts w:cs="Times New Roman"/>
          <w:lang w:val="en-US"/>
        </w:rPr>
        <w:t>. Second, visualization techniques are often designed for a specific machine learning method</w:t>
      </w:r>
      <w:r w:rsidR="00E556B2" w:rsidRPr="0050535F">
        <w:rPr>
          <w:rFonts w:cs="Times New Roman"/>
          <w:lang w:val="en-US"/>
        </w:rPr>
        <w:t>,</w:t>
      </w:r>
      <w:r w:rsidR="001E4271" w:rsidRPr="0050535F">
        <w:rPr>
          <w:rFonts w:cs="Times New Roman"/>
          <w:lang w:val="en-US"/>
        </w:rPr>
        <w:t xml:space="preserve"> limiting their general applicability. This </w:t>
      </w:r>
      <w:r w:rsidR="001E4271" w:rsidRPr="0050535F">
        <w:rPr>
          <w:rFonts w:cs="Times New Roman"/>
          <w:lang w:val="en-US"/>
        </w:rPr>
        <w:lastRenderedPageBreak/>
        <w:t xml:space="preserve">is a disadvantage compared to SA, which </w:t>
      </w:r>
      <w:r w:rsidR="00E556B2" w:rsidRPr="0050535F">
        <w:rPr>
          <w:rFonts w:cs="Times New Roman"/>
          <w:lang w:val="en-US"/>
        </w:rPr>
        <w:t xml:space="preserve">is model-agnostic and </w:t>
      </w:r>
      <w:r w:rsidR="001E4271" w:rsidRPr="0050535F">
        <w:rPr>
          <w:rFonts w:cs="Times New Roman"/>
          <w:lang w:val="en-US"/>
        </w:rPr>
        <w:t xml:space="preserve">can be applied to any supervised machine learning method. </w:t>
      </w:r>
      <w:r w:rsidR="00D479A9" w:rsidRPr="0050535F">
        <w:rPr>
          <w:rFonts w:cs="Times New Roman"/>
          <w:lang w:val="en-US"/>
        </w:rPr>
        <w:t>Third, methods like SHAP and LIME pose challenges in high-dimensional datasets. SHAP, for instance, relies on Shapley values, which require exponential complexity in the number of features. Meanwhile, LIME constructs local surrogate models to approximate feature influence, but its reliance on sampling around a given instance can lead to high variance in the explanations, especially as dimensionality increases. This makes LIME’s interpretability less stable in complex settings</w:t>
      </w:r>
      <w:r w:rsidR="007A66B9">
        <w:rPr>
          <w:rFonts w:cs="Times New Roman"/>
          <w:lang w:val="en-US"/>
        </w:rPr>
        <w:t xml:space="preserve"> like production processes</w:t>
      </w:r>
      <w:r w:rsidR="00D479A9" w:rsidRPr="0050535F">
        <w:rPr>
          <w:rFonts w:cs="Times New Roman"/>
          <w:lang w:val="en-US"/>
        </w:rPr>
        <w:t>.</w:t>
      </w:r>
      <w:r w:rsidR="00D0730C" w:rsidRPr="0050535F">
        <w:rPr>
          <w:rFonts w:cs="Times New Roman"/>
          <w:lang w:val="en-US"/>
        </w:rPr>
        <w:t xml:space="preserve"> In contrast, SA directly analyzes the original model, mitigating these issues while remaining computationally efficient, simple to implement, and providing clear, actionable insights for decision-makers.</w:t>
      </w:r>
    </w:p>
    <w:p w14:paraId="72830417" w14:textId="00B025FB" w:rsidR="00C716F1" w:rsidRPr="003F3E84" w:rsidRDefault="001536B5" w:rsidP="001767C7">
      <w:pPr>
        <w:spacing w:line="360" w:lineRule="auto"/>
        <w:rPr>
          <w:rFonts w:cs="Times New Roman"/>
          <w:lang w:val="en-US"/>
        </w:rPr>
      </w:pPr>
      <w:r>
        <w:rPr>
          <w:rFonts w:cs="Times New Roman"/>
          <w:lang w:val="en-US"/>
        </w:rPr>
        <w:t>Specifically</w:t>
      </w:r>
      <w:r w:rsidR="005F145D" w:rsidRPr="0050535F">
        <w:rPr>
          <w:rFonts w:cs="Times New Roman"/>
          <w:lang w:val="en-US"/>
        </w:rPr>
        <w:t>, SA quantifies feature influence by systematically perturbing input variables (either one at a time or through global variance decomposition) while keeping others fixed at their baseline values. This allows for an intuitive assessment of how variations in individual features influence model predictions. Several forms of SA exist, including local sensitivity analysis, which examines small perturbations in feature values to estimate their immediate effect (Hamby, 1994), and global sensitivity analysis, which explores the entire input space to assess broader variable importance (</w:t>
      </w:r>
      <w:proofErr w:type="spellStart"/>
      <w:r w:rsidR="005F145D" w:rsidRPr="0050535F">
        <w:rPr>
          <w:rFonts w:cs="Times New Roman"/>
          <w:lang w:val="en-US"/>
        </w:rPr>
        <w:t>Saltelli</w:t>
      </w:r>
      <w:proofErr w:type="spellEnd"/>
      <w:r w:rsidR="005F145D" w:rsidRPr="0050535F">
        <w:rPr>
          <w:rFonts w:cs="Times New Roman"/>
          <w:lang w:val="en-US"/>
        </w:rPr>
        <w:t xml:space="preserve"> et al., 2008).</w:t>
      </w:r>
      <w:r w:rsidR="00F9545E" w:rsidRPr="0050535F">
        <w:rPr>
          <w:rFonts w:cs="Times New Roman"/>
          <w:lang w:val="en-US"/>
        </w:rPr>
        <w:t xml:space="preserve"> SA has been widely applied </w:t>
      </w:r>
      <w:r w:rsidR="00A8435E">
        <w:rPr>
          <w:rFonts w:cs="Times New Roman"/>
          <w:lang w:val="en-US"/>
        </w:rPr>
        <w:t xml:space="preserve">not only </w:t>
      </w:r>
      <w:r w:rsidR="00F9545E" w:rsidRPr="0050535F">
        <w:rPr>
          <w:rFonts w:cs="Times New Roman"/>
          <w:lang w:val="en-US"/>
        </w:rPr>
        <w:t xml:space="preserve">in </w:t>
      </w:r>
      <w:r w:rsidR="00007F97">
        <w:rPr>
          <w:rFonts w:cs="Times New Roman"/>
          <w:lang w:val="en-US"/>
        </w:rPr>
        <w:t xml:space="preserve">the </w:t>
      </w:r>
      <w:proofErr w:type="spellStart"/>
      <w:proofErr w:type="gramStart"/>
      <w:r w:rsidR="00F9545E" w:rsidRPr="0050535F">
        <w:rPr>
          <w:rFonts w:cs="Times New Roman"/>
          <w:lang w:val="en-US"/>
        </w:rPr>
        <w:t>field</w:t>
      </w:r>
      <w:r w:rsidR="00007F97">
        <w:rPr>
          <w:rFonts w:cs="Times New Roman"/>
          <w:lang w:val="en-US"/>
        </w:rPr>
        <w:t>of</w:t>
      </w:r>
      <w:proofErr w:type="spellEnd"/>
      <w:proofErr w:type="gramEnd"/>
      <w:r w:rsidR="00007F97">
        <w:rPr>
          <w:rFonts w:cs="Times New Roman"/>
          <w:lang w:val="en-US"/>
        </w:rPr>
        <w:t xml:space="preserve"> </w:t>
      </w:r>
      <w:r w:rsidR="00F9545E" w:rsidRPr="0050535F">
        <w:rPr>
          <w:rFonts w:cs="Times New Roman"/>
          <w:lang w:val="en-US"/>
        </w:rPr>
        <w:t>neural networks (Dimopoulos et al., 199</w:t>
      </w:r>
      <w:r w:rsidR="00210795" w:rsidRPr="0050535F">
        <w:rPr>
          <w:rFonts w:cs="Times New Roman"/>
          <w:lang w:val="en-US"/>
        </w:rPr>
        <w:t>9</w:t>
      </w:r>
      <w:r w:rsidR="00F9545E" w:rsidRPr="0050535F">
        <w:rPr>
          <w:rFonts w:cs="Times New Roman"/>
          <w:lang w:val="en-US"/>
        </w:rPr>
        <w:t xml:space="preserve">), </w:t>
      </w:r>
      <w:r w:rsidR="00A8435E">
        <w:rPr>
          <w:rFonts w:cs="Times New Roman"/>
          <w:lang w:val="en-US"/>
        </w:rPr>
        <w:t xml:space="preserve">but also </w:t>
      </w:r>
      <w:r w:rsidR="00F9545E" w:rsidRPr="0050535F">
        <w:rPr>
          <w:rFonts w:cs="Times New Roman"/>
          <w:lang w:val="en-US"/>
        </w:rPr>
        <w:t>finance (</w:t>
      </w:r>
      <w:proofErr w:type="spellStart"/>
      <w:r w:rsidR="00F9545E" w:rsidRPr="0050535F">
        <w:rPr>
          <w:rFonts w:cs="Times New Roman"/>
          <w:lang w:val="en-US"/>
        </w:rPr>
        <w:t>Saltelli</w:t>
      </w:r>
      <w:proofErr w:type="spellEnd"/>
      <w:r w:rsidR="00F9545E" w:rsidRPr="0050535F">
        <w:rPr>
          <w:rFonts w:cs="Times New Roman"/>
          <w:lang w:val="en-US"/>
        </w:rPr>
        <w:t xml:space="preserve"> et al., 2004), and </w:t>
      </w:r>
      <w:r w:rsidR="004D2792">
        <w:rPr>
          <w:rFonts w:cs="Times New Roman"/>
          <w:lang w:val="en-US"/>
        </w:rPr>
        <w:t>engineering</w:t>
      </w:r>
      <w:r w:rsidR="00A8435E">
        <w:rPr>
          <w:rFonts w:cs="Times New Roman"/>
          <w:lang w:val="en-US"/>
        </w:rPr>
        <w:t xml:space="preserve"> </w:t>
      </w:r>
      <w:r w:rsidR="00F9545E" w:rsidRPr="0050535F">
        <w:rPr>
          <w:rFonts w:cs="Times New Roman"/>
          <w:lang w:val="en-US"/>
        </w:rPr>
        <w:t>(Song et al., 2015) due to its flexibility and efficiency.</w:t>
      </w:r>
      <w:r w:rsidR="00115AE9" w:rsidRPr="0050535F">
        <w:rPr>
          <w:rFonts w:cs="Times New Roman"/>
          <w:lang w:val="en-US"/>
        </w:rPr>
        <w:t xml:space="preserve"> In Machine Learning, SA has been particularly useful for improving the interpretability of predictive models. Ruck et al. (1990) introduced gradient-based SA for neural networks, estimating feature relevance by computing partial derivatives of the output with respect to each input feature. Later, Dimopoulos et al. (1999) expanded this approach, integrating perturbation-based methods to assess variable importance in neural networks. </w:t>
      </w:r>
      <w:proofErr w:type="spellStart"/>
      <w:r w:rsidR="00115AE9" w:rsidRPr="0050535F">
        <w:rPr>
          <w:rFonts w:cs="Times New Roman"/>
          <w:lang w:val="en-US"/>
        </w:rPr>
        <w:t>Gevrey</w:t>
      </w:r>
      <w:proofErr w:type="spellEnd"/>
      <w:r w:rsidR="00115AE9" w:rsidRPr="0050535F">
        <w:rPr>
          <w:rFonts w:cs="Times New Roman"/>
          <w:lang w:val="en-US"/>
        </w:rPr>
        <w:t xml:space="preserve"> et al. (2003) further compared multiple SA techniques, evaluating their advantages and limitations in complex models. These contributions have established SA as a key tool for feature significance analysis in Machine </w:t>
      </w:r>
      <w:r w:rsidR="00115AE9" w:rsidRPr="00382DD4">
        <w:rPr>
          <w:rFonts w:cs="Times New Roman"/>
          <w:lang w:val="en-US"/>
        </w:rPr>
        <w:t>Learning. Despite its advantages, it is important to note that SA assumes feature independence, meaning that in cases where input variables are highly correlated, results may be misleading (Li et al., 2010). However, this limitation can often be mitigated through careful preprocessing or complementary analytical techniques.</w:t>
      </w:r>
    </w:p>
    <w:p w14:paraId="561EF8AA" w14:textId="7EB205BD" w:rsidR="00664629" w:rsidRPr="0050535F" w:rsidRDefault="00871B95" w:rsidP="001767C7">
      <w:pPr>
        <w:spacing w:line="360" w:lineRule="auto"/>
        <w:rPr>
          <w:rFonts w:cs="Times New Roman"/>
          <w:lang w:val="en-US"/>
        </w:rPr>
      </w:pPr>
      <w:r>
        <w:rPr>
          <w:rFonts w:cs="Times New Roman"/>
          <w:lang w:val="en-US"/>
        </w:rPr>
        <w:t>To summarize</w:t>
      </w:r>
      <w:r w:rsidR="00664629" w:rsidRPr="0050535F">
        <w:rPr>
          <w:rFonts w:cs="Times New Roman"/>
          <w:lang w:val="en-US"/>
        </w:rPr>
        <w:t xml:space="preserve">, we employ local SA to assess </w:t>
      </w:r>
      <w:proofErr w:type="gramStart"/>
      <w:r w:rsidR="00664629" w:rsidRPr="0050535F">
        <w:rPr>
          <w:rFonts w:cs="Times New Roman"/>
          <w:lang w:val="en-US"/>
        </w:rPr>
        <w:t>feature</w:t>
      </w:r>
      <w:proofErr w:type="gramEnd"/>
      <w:r w:rsidR="00664629" w:rsidRPr="0050535F">
        <w:rPr>
          <w:rFonts w:cs="Times New Roman"/>
          <w:lang w:val="en-US"/>
        </w:rPr>
        <w:t xml:space="preserve"> significance in Machine Learning models, emphasizing computational efficiency and interpretability. By perturbing one variable at a time while keeping others fixed, we obtain a direct and isolated measure of feature influence, avoiding the added complexity of global methods. Furthermore, our approach does not rely on gradient computations, making it applicable to a broader range of models. This design choice ensures a scalable, interpretable, and robust framework for feature importance assessment.</w:t>
      </w:r>
    </w:p>
    <w:p w14:paraId="65C6F999" w14:textId="7AE86319" w:rsidR="00A1274E" w:rsidRPr="0050535F" w:rsidRDefault="00F91887" w:rsidP="003F3E84">
      <w:pPr>
        <w:pStyle w:val="Ttulo1"/>
        <w:rPr>
          <w:lang w:val="en-US"/>
        </w:rPr>
      </w:pPr>
      <w:bookmarkStart w:id="8" w:name="_Hlk176366173"/>
      <w:r>
        <w:rPr>
          <w:lang w:val="en-US"/>
        </w:rPr>
        <w:lastRenderedPageBreak/>
        <w:t>3. In</w:t>
      </w:r>
      <w:r w:rsidR="00B772CE" w:rsidRPr="0050535F">
        <w:rPr>
          <w:lang w:val="en-US"/>
        </w:rPr>
        <w:t>tegrating ML</w:t>
      </w:r>
      <w:r w:rsidR="00B0507F" w:rsidRPr="0050535F">
        <w:rPr>
          <w:lang w:val="en-US"/>
        </w:rPr>
        <w:t xml:space="preserve"> techniques for </w:t>
      </w:r>
      <w:r w:rsidR="00B0507F" w:rsidRPr="003F3E84">
        <w:t>classification</w:t>
      </w:r>
      <w:r w:rsidR="00B0507F" w:rsidRPr="0050535F">
        <w:rPr>
          <w:lang w:val="en-US"/>
        </w:rPr>
        <w:t xml:space="preserve"> and Data Envelopment Analysis</w:t>
      </w:r>
    </w:p>
    <w:bookmarkEnd w:id="8"/>
    <w:p w14:paraId="2EF1D7DD" w14:textId="311CC0AB" w:rsidR="00C55407" w:rsidRPr="0050535F" w:rsidRDefault="00C55407" w:rsidP="00DF3B00">
      <w:pPr>
        <w:spacing w:line="360" w:lineRule="auto"/>
        <w:rPr>
          <w:rFonts w:cs="Times New Roman"/>
          <w:lang w:val="en-US"/>
        </w:rPr>
      </w:pPr>
      <w:r w:rsidRPr="0050535F">
        <w:rPr>
          <w:rFonts w:cs="Times New Roman"/>
          <w:lang w:val="en-US"/>
        </w:rPr>
        <w:t xml:space="preserve">In this section, we </w:t>
      </w:r>
      <w:r w:rsidR="006C42C9" w:rsidRPr="0050535F">
        <w:rPr>
          <w:rFonts w:cs="Times New Roman"/>
          <w:lang w:val="en-US"/>
        </w:rPr>
        <w:t xml:space="preserve">perform </w:t>
      </w:r>
      <w:r w:rsidRPr="0050535F">
        <w:rPr>
          <w:rFonts w:cs="Times New Roman"/>
          <w:lang w:val="en-US"/>
        </w:rPr>
        <w:t>the integration of machine learning technique</w:t>
      </w:r>
      <w:r w:rsidR="008F2B26" w:rsidRPr="0050535F">
        <w:rPr>
          <w:rFonts w:cs="Times New Roman"/>
          <w:lang w:val="en-US"/>
        </w:rPr>
        <w:t>s</w:t>
      </w:r>
      <w:r w:rsidR="00220CD0" w:rsidRPr="0050535F">
        <w:rPr>
          <w:rFonts w:cs="Times New Roman"/>
          <w:lang w:val="en-US"/>
        </w:rPr>
        <w:t xml:space="preserve"> for classification tasks </w:t>
      </w:r>
      <w:r w:rsidRPr="0050535F">
        <w:rPr>
          <w:rFonts w:cs="Times New Roman"/>
          <w:lang w:val="en-US"/>
        </w:rPr>
        <w:t xml:space="preserve">with Data Envelopment Analysis (DEA) to enhance the measurement of technical efficiency. By combining the strengths of both methodologies, we aim to provide robust and insightful efficiency assessments </w:t>
      </w:r>
      <w:r w:rsidR="00832402" w:rsidRPr="0050535F">
        <w:rPr>
          <w:rFonts w:cs="Times New Roman"/>
          <w:lang w:val="en-US"/>
        </w:rPr>
        <w:t>of a set of DMUs</w:t>
      </w:r>
      <w:r w:rsidRPr="0050535F">
        <w:rPr>
          <w:rFonts w:cs="Times New Roman"/>
          <w:lang w:val="en-US"/>
        </w:rPr>
        <w:t>.</w:t>
      </w:r>
      <w:r w:rsidR="00C64752" w:rsidRPr="0050535F">
        <w:rPr>
          <w:rFonts w:cs="Times New Roman"/>
          <w:lang w:val="en-US"/>
        </w:rPr>
        <w:t xml:space="preserve"> </w:t>
      </w:r>
      <w:r w:rsidR="003A243B">
        <w:rPr>
          <w:rFonts w:cs="Times New Roman"/>
          <w:lang w:val="en-US"/>
        </w:rPr>
        <w:t>As previously mentioned</w:t>
      </w:r>
      <w:r w:rsidR="00C64752" w:rsidRPr="0050535F">
        <w:rPr>
          <w:rFonts w:cs="Times New Roman"/>
          <w:lang w:val="en-US"/>
        </w:rPr>
        <w:t>,</w:t>
      </w:r>
      <w:r w:rsidR="008F2B26" w:rsidRPr="0050535F">
        <w:rPr>
          <w:rFonts w:cs="Times New Roman"/>
          <w:lang w:val="en-US"/>
        </w:rPr>
        <w:t xml:space="preserve"> while other ML classification methods could be considered, we </w:t>
      </w:r>
      <w:r w:rsidR="00C64752" w:rsidRPr="0050535F">
        <w:rPr>
          <w:rFonts w:cs="Times New Roman"/>
          <w:lang w:val="en-US"/>
        </w:rPr>
        <w:t>focus on N</w:t>
      </w:r>
      <w:r w:rsidR="003C1C18" w:rsidRPr="0050535F">
        <w:rPr>
          <w:rFonts w:cs="Times New Roman"/>
          <w:lang w:val="en-US"/>
        </w:rPr>
        <w:t xml:space="preserve">eural </w:t>
      </w:r>
      <w:r w:rsidR="00C64752" w:rsidRPr="0050535F">
        <w:rPr>
          <w:rFonts w:cs="Times New Roman"/>
          <w:lang w:val="en-US"/>
        </w:rPr>
        <w:t>N</w:t>
      </w:r>
      <w:r w:rsidR="003C1C18" w:rsidRPr="0050535F">
        <w:rPr>
          <w:rFonts w:cs="Times New Roman"/>
          <w:lang w:val="en-US"/>
        </w:rPr>
        <w:t>etworks</w:t>
      </w:r>
      <w:r w:rsidR="00C64752" w:rsidRPr="0050535F">
        <w:rPr>
          <w:rFonts w:cs="Times New Roman"/>
          <w:lang w:val="en-US"/>
        </w:rPr>
        <w:t>.</w:t>
      </w:r>
    </w:p>
    <w:p w14:paraId="5D013979" w14:textId="66B6F6E9" w:rsidR="00306903" w:rsidRPr="0050535F" w:rsidRDefault="00306903" w:rsidP="003A751C">
      <w:pPr>
        <w:pStyle w:val="Ttulo2"/>
        <w:rPr>
          <w:lang w:val="en-US"/>
        </w:rPr>
      </w:pPr>
      <w:r w:rsidRPr="0050535F">
        <w:rPr>
          <w:lang w:val="en-US"/>
        </w:rPr>
        <w:t>3.1</w:t>
      </w:r>
      <w:r w:rsidR="008F7DE3" w:rsidRPr="0050535F">
        <w:rPr>
          <w:lang w:val="en-US"/>
        </w:rPr>
        <w:t>.</w:t>
      </w:r>
      <w:r w:rsidRPr="0050535F">
        <w:rPr>
          <w:lang w:val="en-US"/>
        </w:rPr>
        <w:t xml:space="preserve"> </w:t>
      </w:r>
      <w:r w:rsidR="00B81D9C" w:rsidRPr="0050535F">
        <w:rPr>
          <w:lang w:val="en-US"/>
        </w:rPr>
        <w:t xml:space="preserve">Reinterpreting DEA as a Classification Machine Learning Technique and </w:t>
      </w:r>
      <w:r w:rsidR="00677CCF" w:rsidRPr="0050535F">
        <w:rPr>
          <w:lang w:val="en-US"/>
        </w:rPr>
        <w:t xml:space="preserve">its way to measure technical efficiency as a XAI </w:t>
      </w:r>
      <w:r w:rsidR="006F3FB2" w:rsidRPr="0050535F">
        <w:rPr>
          <w:lang w:val="en-US"/>
        </w:rPr>
        <w:t>method</w:t>
      </w:r>
      <w:r w:rsidR="00F138CD" w:rsidRPr="0050535F">
        <w:rPr>
          <w:lang w:val="en-US"/>
        </w:rPr>
        <w:t>.</w:t>
      </w:r>
      <w:r w:rsidRPr="0050535F">
        <w:rPr>
          <w:lang w:val="en-US"/>
        </w:rPr>
        <w:t xml:space="preserve"> </w:t>
      </w:r>
    </w:p>
    <w:p w14:paraId="1E4648DA" w14:textId="235F4B77" w:rsidR="00E0619F" w:rsidRPr="0050535F" w:rsidRDefault="003322B6" w:rsidP="00DF3B00">
      <w:pPr>
        <w:spacing w:line="360" w:lineRule="auto"/>
        <w:rPr>
          <w:rFonts w:cs="Times New Roman"/>
          <w:lang w:val="en-US"/>
        </w:rPr>
      </w:pPr>
      <w:r w:rsidRPr="003A751C">
        <w:rPr>
          <w:rFonts w:cs="Times New Roman"/>
          <w:lang w:val="en-US"/>
        </w:rPr>
        <w:t xml:space="preserve">Before introducing </w:t>
      </w:r>
      <w:r w:rsidR="006B00FF" w:rsidRPr="003A751C">
        <w:rPr>
          <w:rFonts w:cs="Times New Roman"/>
          <w:lang w:val="en-US"/>
        </w:rPr>
        <w:t xml:space="preserve">the </w:t>
      </w:r>
      <w:r w:rsidR="0086628A" w:rsidRPr="003A751C">
        <w:rPr>
          <w:rFonts w:cs="Times New Roman"/>
          <w:lang w:val="en-US"/>
        </w:rPr>
        <w:t>methodology</w:t>
      </w:r>
      <w:r w:rsidRPr="003A751C">
        <w:rPr>
          <w:rFonts w:cs="Times New Roman"/>
          <w:lang w:val="en-US"/>
        </w:rPr>
        <w:t xml:space="preserve">, we </w:t>
      </w:r>
      <w:r w:rsidR="004F501A" w:rsidRPr="003A751C">
        <w:rPr>
          <w:rFonts w:cs="Times New Roman"/>
          <w:lang w:val="en-US"/>
        </w:rPr>
        <w:t>illustrate</w:t>
      </w:r>
      <w:r w:rsidRPr="003A751C">
        <w:rPr>
          <w:rFonts w:cs="Times New Roman"/>
          <w:lang w:val="en-US"/>
        </w:rPr>
        <w:t xml:space="preserve"> the </w:t>
      </w:r>
      <w:r w:rsidR="00BF6BE3" w:rsidRPr="003A751C">
        <w:rPr>
          <w:rFonts w:cs="Times New Roman"/>
          <w:lang w:val="en-US"/>
        </w:rPr>
        <w:t>re</w:t>
      </w:r>
      <w:r w:rsidRPr="003A751C">
        <w:rPr>
          <w:rFonts w:cs="Times New Roman"/>
          <w:lang w:val="en-US"/>
        </w:rPr>
        <w:t>interpretation of D</w:t>
      </w:r>
      <w:r w:rsidR="00BF6BE3" w:rsidRPr="003A751C">
        <w:rPr>
          <w:rFonts w:cs="Times New Roman"/>
          <w:lang w:val="en-US"/>
        </w:rPr>
        <w:t>EA</w:t>
      </w:r>
      <w:r w:rsidR="007D1D5C" w:rsidRPr="003A751C">
        <w:rPr>
          <w:rFonts w:cs="Times New Roman"/>
          <w:lang w:val="en-US"/>
        </w:rPr>
        <w:t xml:space="preserve"> </w:t>
      </w:r>
      <w:r w:rsidR="00C3043D" w:rsidRPr="003A751C">
        <w:rPr>
          <w:rFonts w:cs="Times New Roman"/>
          <w:lang w:val="en-US"/>
        </w:rPr>
        <w:t>as a classification method that also resorts to counterfactual analysis</w:t>
      </w:r>
      <w:r w:rsidR="00FB0DCE" w:rsidRPr="003A751C">
        <w:rPr>
          <w:rFonts w:cs="Times New Roman"/>
          <w:lang w:val="en-US"/>
        </w:rPr>
        <w:t xml:space="preserve"> </w:t>
      </w:r>
      <w:r w:rsidR="0002279C" w:rsidRPr="003A751C">
        <w:rPr>
          <w:rFonts w:cs="Times New Roman"/>
          <w:lang w:val="en-US"/>
        </w:rPr>
        <w:t xml:space="preserve">when </w:t>
      </w:r>
      <w:r w:rsidR="00FB0DCE" w:rsidRPr="003A751C">
        <w:rPr>
          <w:rFonts w:cs="Times New Roman"/>
          <w:lang w:val="en-US"/>
        </w:rPr>
        <w:t>measur</w:t>
      </w:r>
      <w:r w:rsidR="0002279C" w:rsidRPr="003A751C">
        <w:rPr>
          <w:rFonts w:cs="Times New Roman"/>
          <w:lang w:val="en-US"/>
        </w:rPr>
        <w:t>ing</w:t>
      </w:r>
      <w:r w:rsidR="00FB0DCE" w:rsidRPr="003A751C">
        <w:rPr>
          <w:rFonts w:cs="Times New Roman"/>
          <w:lang w:val="en-US"/>
        </w:rPr>
        <w:t xml:space="preserve"> technical efficiency</w:t>
      </w:r>
      <w:r w:rsidRPr="003A751C">
        <w:rPr>
          <w:rFonts w:cs="Times New Roman"/>
          <w:lang w:val="en-US"/>
        </w:rPr>
        <w:t xml:space="preserve">. </w:t>
      </w:r>
      <w:r w:rsidR="007B384D" w:rsidRPr="003A751C">
        <w:rPr>
          <w:rFonts w:cs="Times New Roman"/>
          <w:lang w:val="en-US"/>
        </w:rPr>
        <w:t>First, f</w:t>
      </w:r>
      <w:r w:rsidR="008F2019" w:rsidRPr="003A751C">
        <w:rPr>
          <w:rFonts w:cs="Times New Roman"/>
          <w:lang w:val="en-US"/>
        </w:rPr>
        <w:t>ollowing</w:t>
      </w:r>
      <w:r w:rsidR="007D1D5C" w:rsidRPr="003A751C">
        <w:rPr>
          <w:rFonts w:cs="Times New Roman"/>
          <w:lang w:val="en-US"/>
        </w:rPr>
        <w:t xml:space="preserve"> Figure 3, </w:t>
      </w:r>
      <w:r w:rsidR="00AB32F0" w:rsidRPr="003A751C">
        <w:rPr>
          <w:rFonts w:cs="Times New Roman"/>
          <w:lang w:val="en-US"/>
        </w:rPr>
        <w:t xml:space="preserve">the </w:t>
      </w:r>
      <w:r w:rsidRPr="003A751C">
        <w:rPr>
          <w:rFonts w:cs="Times New Roman"/>
          <w:lang w:val="en-US"/>
        </w:rPr>
        <w:t xml:space="preserve">DEA </w:t>
      </w:r>
      <w:r w:rsidR="00AB32F0" w:rsidRPr="003A751C">
        <w:rPr>
          <w:rFonts w:cs="Times New Roman"/>
          <w:lang w:val="en-US"/>
        </w:rPr>
        <w:t xml:space="preserve">technology </w:t>
      </w:r>
      <w:hyperlink w:anchor="eq_2" w:history="1">
        <w:r w:rsidR="00EC604E" w:rsidRPr="003411E9">
          <w:rPr>
            <w:rStyle w:val="Hipervnculo"/>
            <w:rFonts w:cs="Times New Roman"/>
            <w:iCs/>
            <w:lang w:val="en-US"/>
          </w:rPr>
          <w:fldChar w:fldCharType="begin"/>
        </w:r>
        <w:r w:rsidR="00EC604E" w:rsidRPr="003411E9">
          <w:rPr>
            <w:rStyle w:val="Hipervnculo"/>
            <w:rFonts w:cs="Times New Roman"/>
            <w:iCs/>
            <w:lang w:val="en-US"/>
          </w:rPr>
          <w:instrText xml:space="preserve"> GOTOBUTTON ZEqnNum119909  \* MERGEFORMAT </w:instrText>
        </w:r>
        <w:r w:rsidR="00EC604E" w:rsidRPr="003411E9">
          <w:rPr>
            <w:rStyle w:val="Hipervnculo"/>
            <w:rFonts w:cs="Times New Roman"/>
            <w:iCs/>
            <w:lang w:val="en-US"/>
          </w:rPr>
          <w:fldChar w:fldCharType="begin"/>
        </w:r>
        <w:r w:rsidR="00EC604E" w:rsidRPr="003411E9">
          <w:rPr>
            <w:rStyle w:val="Hipervnculo"/>
            <w:rFonts w:cs="Times New Roman"/>
            <w:iCs/>
            <w:lang w:val="en-US"/>
          </w:rPr>
          <w:instrText xml:space="preserve"> REF ZEqnNum119909 \* Charformat \! \* MERGEFORMAT </w:instrText>
        </w:r>
        <w:r w:rsidR="00EC604E" w:rsidRPr="003411E9">
          <w:rPr>
            <w:rStyle w:val="Hipervnculo"/>
            <w:rFonts w:cs="Times New Roman"/>
            <w:iCs/>
            <w:lang w:val="en-US"/>
          </w:rPr>
          <w:fldChar w:fldCharType="separate"/>
        </w:r>
        <w:r w:rsidR="00EC604E" w:rsidRPr="00EC604E">
          <w:rPr>
            <w:rStyle w:val="Hipervnculo"/>
            <w:rFonts w:cs="Times New Roman"/>
            <w:iCs/>
            <w:lang w:val="en-US"/>
          </w:rPr>
          <w:instrText>(2)</w:instrText>
        </w:r>
        <w:r w:rsidR="00EC604E" w:rsidRPr="003411E9">
          <w:rPr>
            <w:rStyle w:val="Hipervnculo"/>
            <w:rFonts w:cs="Times New Roman"/>
            <w:iCs/>
            <w:lang w:val="en-US"/>
          </w:rPr>
          <w:fldChar w:fldCharType="end"/>
        </w:r>
        <w:r w:rsidR="00EC604E" w:rsidRPr="003411E9">
          <w:rPr>
            <w:rStyle w:val="Hipervnculo"/>
            <w:rFonts w:cs="Times New Roman"/>
            <w:iCs/>
            <w:lang w:val="en-US"/>
          </w:rPr>
          <w:fldChar w:fldCharType="end"/>
        </w:r>
      </w:hyperlink>
      <w:r w:rsidR="00AB32F0" w:rsidRPr="003A751C">
        <w:rPr>
          <w:rFonts w:cs="Times New Roman"/>
          <w:iCs/>
          <w:lang w:val="en-US"/>
        </w:rPr>
        <w:t xml:space="preserve"> differentiates the input-output space into feasible and infeasible </w:t>
      </w:r>
      <w:r w:rsidR="007B384D" w:rsidRPr="003A751C">
        <w:rPr>
          <w:rFonts w:cs="Times New Roman"/>
          <w:iCs/>
          <w:lang w:val="en-US"/>
        </w:rPr>
        <w:t>regions</w:t>
      </w:r>
      <w:r w:rsidR="00AB32F0" w:rsidRPr="003A751C">
        <w:rPr>
          <w:rFonts w:cs="Times New Roman"/>
          <w:iCs/>
          <w:lang w:val="en-US"/>
        </w:rPr>
        <w:t xml:space="preserve">. </w:t>
      </w:r>
      <w:r w:rsidR="007B384D" w:rsidRPr="003A751C">
        <w:rPr>
          <w:rFonts w:cs="Times New Roman"/>
          <w:iCs/>
          <w:lang w:val="en-US"/>
        </w:rPr>
        <w:t>Second</w:t>
      </w:r>
      <w:r w:rsidR="00AB32F0" w:rsidRPr="003A751C">
        <w:rPr>
          <w:rFonts w:cs="Times New Roman"/>
          <w:iCs/>
          <w:lang w:val="en-US"/>
        </w:rPr>
        <w:t xml:space="preserve">, DEA technical efficiency measures </w:t>
      </w:r>
      <w:r w:rsidRPr="003A751C">
        <w:rPr>
          <w:rFonts w:cs="Times New Roman"/>
          <w:lang w:val="en-US"/>
        </w:rPr>
        <w:t xml:space="preserve">can be conceptualized as a classification model </w:t>
      </w:r>
      <w:r w:rsidR="00AB32F0" w:rsidRPr="003A751C">
        <w:rPr>
          <w:rFonts w:cs="Times New Roman"/>
          <w:lang w:val="en-US"/>
        </w:rPr>
        <w:t xml:space="preserve">within the feasible </w:t>
      </w:r>
      <w:r w:rsidR="007B384D" w:rsidRPr="003A751C">
        <w:rPr>
          <w:rFonts w:cs="Times New Roman"/>
          <w:lang w:val="en-US"/>
        </w:rPr>
        <w:t xml:space="preserve">category </w:t>
      </w:r>
      <w:r w:rsidRPr="003A751C">
        <w:rPr>
          <w:rFonts w:cs="Times New Roman"/>
          <w:lang w:val="en-US"/>
        </w:rPr>
        <w:t xml:space="preserve">wherein </w:t>
      </w:r>
      <w:r w:rsidR="007B384D" w:rsidRPr="003A751C">
        <w:rPr>
          <w:rFonts w:cs="Times New Roman"/>
          <w:lang w:val="en-US"/>
        </w:rPr>
        <w:t xml:space="preserve">the </w:t>
      </w:r>
      <w:r w:rsidRPr="003A751C">
        <w:rPr>
          <w:rFonts w:cs="Times New Roman"/>
          <w:lang w:val="en-US"/>
        </w:rPr>
        <w:t xml:space="preserve">two </w:t>
      </w:r>
      <w:r w:rsidR="00AB32F0" w:rsidRPr="003A751C">
        <w:rPr>
          <w:rFonts w:cs="Times New Roman"/>
          <w:lang w:val="en-US"/>
        </w:rPr>
        <w:t>classes</w:t>
      </w:r>
      <w:r w:rsidR="00A86BD0" w:rsidRPr="003A751C">
        <w:rPr>
          <w:rFonts w:cs="Times New Roman"/>
          <w:lang w:val="en-US"/>
        </w:rPr>
        <w:t xml:space="preserve"> </w:t>
      </w:r>
      <w:r w:rsidRPr="003A751C">
        <w:rPr>
          <w:rFonts w:cs="Times New Roman"/>
          <w:lang w:val="en-US"/>
        </w:rPr>
        <w:t xml:space="preserve">represent </w:t>
      </w:r>
      <w:r w:rsidR="00AB32F0" w:rsidRPr="003A751C">
        <w:rPr>
          <w:rFonts w:cs="Times New Roman"/>
          <w:lang w:val="en-US"/>
        </w:rPr>
        <w:t xml:space="preserve">efficient </w:t>
      </w:r>
      <w:r w:rsidRPr="003A751C">
        <w:rPr>
          <w:rFonts w:cs="Times New Roman"/>
          <w:lang w:val="en-US"/>
        </w:rPr>
        <w:t xml:space="preserve">and </w:t>
      </w:r>
      <w:r w:rsidR="00AB32F0" w:rsidRPr="003A751C">
        <w:rPr>
          <w:rFonts w:cs="Times New Roman"/>
          <w:lang w:val="en-US"/>
        </w:rPr>
        <w:t xml:space="preserve">inefficient </w:t>
      </w:r>
      <w:r w:rsidR="006C01DC" w:rsidRPr="003A751C">
        <w:rPr>
          <w:rFonts w:cs="Times New Roman"/>
          <w:lang w:val="en-US"/>
        </w:rPr>
        <w:t xml:space="preserve">input-output </w:t>
      </w:r>
      <w:r w:rsidR="005F4329" w:rsidRPr="003A751C">
        <w:rPr>
          <w:rFonts w:cs="Times New Roman"/>
          <w:lang w:val="en-US"/>
        </w:rPr>
        <w:t>production processes</w:t>
      </w:r>
      <w:r w:rsidRPr="003A751C">
        <w:rPr>
          <w:rFonts w:cs="Times New Roman"/>
          <w:lang w:val="en-US"/>
        </w:rPr>
        <w:t xml:space="preserve">, with </w:t>
      </w:r>
      <w:r w:rsidR="00AB32F0" w:rsidRPr="003A751C">
        <w:rPr>
          <w:rFonts w:cs="Times New Roman"/>
          <w:lang w:val="en-US"/>
        </w:rPr>
        <w:t>the efficient units positioned precisely onto the boundary of the feasible-unfeasible regions</w:t>
      </w:r>
      <w:r w:rsidR="007B384D" w:rsidRPr="003A751C">
        <w:rPr>
          <w:rFonts w:cs="Times New Roman"/>
          <w:lang w:val="en-US"/>
        </w:rPr>
        <w:t>, i.e., the Pareto-efficient frontier</w:t>
      </w:r>
      <w:r w:rsidRPr="003A751C">
        <w:rPr>
          <w:rFonts w:cs="Times New Roman"/>
          <w:lang w:val="en-US"/>
        </w:rPr>
        <w:t xml:space="preserve">. </w:t>
      </w:r>
      <w:r w:rsidR="007B384D" w:rsidRPr="003A751C">
        <w:rPr>
          <w:rFonts w:cs="Times New Roman"/>
          <w:lang w:val="en-US"/>
        </w:rPr>
        <w:t xml:space="preserve">As a classification method </w:t>
      </w:r>
      <w:r w:rsidR="007E7952" w:rsidRPr="005F4329">
        <w:rPr>
          <w:rFonts w:cs="Times New Roman"/>
          <w:lang w:val="en-US"/>
        </w:rPr>
        <w:t xml:space="preserve">within the feasible </w:t>
      </w:r>
      <w:r w:rsidR="007B384D" w:rsidRPr="003A751C">
        <w:rPr>
          <w:rFonts w:cs="Times New Roman"/>
          <w:lang w:val="en-US"/>
        </w:rPr>
        <w:t xml:space="preserve">region, technical efficiency measurement </w:t>
      </w:r>
      <w:r w:rsidRPr="005F4329">
        <w:rPr>
          <w:rFonts w:cs="Times New Roman"/>
          <w:lang w:val="en-US"/>
        </w:rPr>
        <w:t xml:space="preserve">implies that </w:t>
      </w:r>
      <w:r w:rsidR="007E7952" w:rsidRPr="005F4329">
        <w:rPr>
          <w:rFonts w:cs="Times New Roman"/>
          <w:lang w:val="en-US"/>
        </w:rPr>
        <w:t xml:space="preserve">the </w:t>
      </w:r>
      <w:r w:rsidR="002874B6" w:rsidRPr="005F4329">
        <w:rPr>
          <w:rFonts w:cs="Times New Roman"/>
          <w:lang w:val="en-US"/>
        </w:rPr>
        <w:t xml:space="preserve">typical </w:t>
      </w:r>
      <w:r w:rsidRPr="005F4329">
        <w:rPr>
          <w:rFonts w:cs="Times New Roman"/>
          <w:lang w:val="en-US"/>
        </w:rPr>
        <w:t xml:space="preserve">efficiency measures utilized in DEA </w:t>
      </w:r>
      <w:r w:rsidR="007E7952" w:rsidRPr="005F4329">
        <w:rPr>
          <w:rFonts w:cs="Times New Roman"/>
          <w:lang w:val="en-US"/>
        </w:rPr>
        <w:t xml:space="preserve">can be reinterpreted within the realm </w:t>
      </w:r>
      <w:r w:rsidRPr="005F4329">
        <w:rPr>
          <w:rFonts w:cs="Times New Roman"/>
          <w:lang w:val="en-US"/>
        </w:rPr>
        <w:t xml:space="preserve">of </w:t>
      </w:r>
      <w:proofErr w:type="spellStart"/>
      <w:r w:rsidRPr="005F4329">
        <w:rPr>
          <w:rFonts w:cs="Times New Roman"/>
          <w:lang w:val="en-US"/>
        </w:rPr>
        <w:t>eXplainable</w:t>
      </w:r>
      <w:proofErr w:type="spellEnd"/>
      <w:r w:rsidRPr="005F4329">
        <w:rPr>
          <w:rFonts w:cs="Times New Roman"/>
          <w:lang w:val="en-US"/>
        </w:rPr>
        <w:t xml:space="preserve"> Artificial Intelligence (XAI) principles, particularly </w:t>
      </w:r>
      <w:r w:rsidR="007E7952" w:rsidRPr="005F4329">
        <w:rPr>
          <w:rFonts w:cs="Times New Roman"/>
          <w:lang w:val="en-US"/>
        </w:rPr>
        <w:t xml:space="preserve">in relation to the </w:t>
      </w:r>
      <w:r w:rsidRPr="005F4329">
        <w:rPr>
          <w:rFonts w:cs="Times New Roman"/>
          <w:lang w:val="en-US"/>
        </w:rPr>
        <w:t>notion of counterfactual scenario</w:t>
      </w:r>
      <w:r w:rsidR="007E7952" w:rsidRPr="005F4329">
        <w:rPr>
          <w:rFonts w:cs="Times New Roman"/>
          <w:lang w:val="en-US"/>
        </w:rPr>
        <w:t>s</w:t>
      </w:r>
      <w:r w:rsidRPr="005F4329">
        <w:rPr>
          <w:rFonts w:cs="Times New Roman"/>
          <w:lang w:val="en-US"/>
        </w:rPr>
        <w:t>. Spe</w:t>
      </w:r>
      <w:r w:rsidRPr="0050535F">
        <w:rPr>
          <w:rFonts w:cs="Times New Roman"/>
          <w:lang w:val="en-US"/>
        </w:rPr>
        <w:t>cifically, the movement of an inefficient DMU, by improving its observed inputs and/or outputs in accordance with the orientation and type of efficiency measure</w:t>
      </w:r>
      <w:r w:rsidR="00C8706C" w:rsidRPr="0050535F">
        <w:rPr>
          <w:rFonts w:cs="Times New Roman"/>
          <w:lang w:val="en-US"/>
        </w:rPr>
        <w:t xml:space="preserve"> selected</w:t>
      </w:r>
      <w:r w:rsidR="0086628A" w:rsidRPr="0050535F">
        <w:rPr>
          <w:rFonts w:cs="Times New Roman"/>
          <w:lang w:val="en-US"/>
        </w:rPr>
        <w:t xml:space="preserve"> (e.g., using the </w:t>
      </w:r>
      <w:r w:rsidR="002874B6" w:rsidRPr="0050535F">
        <w:rPr>
          <w:rFonts w:cs="Times New Roman"/>
          <w:lang w:val="en-US"/>
        </w:rPr>
        <w:t>Directional Distance Function</w:t>
      </w:r>
      <w:r w:rsidR="0016360C" w:rsidRPr="0050535F">
        <w:rPr>
          <w:rFonts w:cs="Times New Roman"/>
          <w:lang w:val="en-US"/>
        </w:rPr>
        <w:t xml:space="preserve"> defined by </w:t>
      </w:r>
      <w:hyperlink w:anchor="eq_3" w:history="1">
        <w:r w:rsidR="00057CDB" w:rsidRPr="00A04A7F">
          <w:rPr>
            <w:rStyle w:val="Hipervnculo"/>
            <w:rFonts w:cs="Times New Roman"/>
            <w:iCs/>
            <w:lang w:val="en-US"/>
          </w:rPr>
          <w:fldChar w:fldCharType="begin"/>
        </w:r>
        <w:r w:rsidR="00057CDB" w:rsidRPr="00A04A7F">
          <w:rPr>
            <w:rStyle w:val="Hipervnculo"/>
            <w:rFonts w:cs="Times New Roman"/>
            <w:iCs/>
            <w:lang w:val="en-US"/>
          </w:rPr>
          <w:instrText xml:space="preserve"> GOTOBUTTON ZEqnNum518479  \* MERGEFORMAT </w:instrText>
        </w:r>
        <w:r w:rsidR="00057CDB" w:rsidRPr="00A04A7F">
          <w:rPr>
            <w:rStyle w:val="Hipervnculo"/>
            <w:rFonts w:cs="Times New Roman"/>
            <w:iCs/>
            <w:lang w:val="en-US"/>
          </w:rPr>
          <w:fldChar w:fldCharType="begin"/>
        </w:r>
        <w:r w:rsidR="00057CDB" w:rsidRPr="00A04A7F">
          <w:rPr>
            <w:rStyle w:val="Hipervnculo"/>
            <w:rFonts w:cs="Times New Roman"/>
            <w:iCs/>
            <w:lang w:val="en-US"/>
          </w:rPr>
          <w:instrText xml:space="preserve"> REF ZEqnNum518479 \* Charformat \! \* MERGEFORMAT </w:instrText>
        </w:r>
        <w:r w:rsidR="00057CDB" w:rsidRPr="00A04A7F">
          <w:rPr>
            <w:rStyle w:val="Hipervnculo"/>
            <w:rFonts w:cs="Times New Roman"/>
            <w:iCs/>
            <w:lang w:val="en-US"/>
          </w:rPr>
          <w:fldChar w:fldCharType="separate"/>
        </w:r>
        <w:r w:rsidR="00A04A7F" w:rsidRPr="00A04A7F">
          <w:rPr>
            <w:rStyle w:val="Hipervnculo"/>
            <w:rFonts w:cs="Times New Roman"/>
            <w:iCs/>
            <w:lang w:val="en-US"/>
          </w:rPr>
          <w:instrText>(3)</w:instrText>
        </w:r>
        <w:r w:rsidR="00057CDB" w:rsidRPr="00A04A7F">
          <w:rPr>
            <w:rStyle w:val="Hipervnculo"/>
            <w:rFonts w:cs="Times New Roman"/>
            <w:iCs/>
            <w:lang w:val="en-US"/>
          </w:rPr>
          <w:fldChar w:fldCharType="end"/>
        </w:r>
        <w:r w:rsidR="00057CDB" w:rsidRPr="00A04A7F">
          <w:rPr>
            <w:rStyle w:val="Hipervnculo"/>
            <w:rFonts w:cs="Times New Roman"/>
            <w:iCs/>
            <w:lang w:val="en-US"/>
          </w:rPr>
          <w:fldChar w:fldCharType="end"/>
        </w:r>
      </w:hyperlink>
      <w:r w:rsidR="0086628A" w:rsidRPr="0050535F">
        <w:rPr>
          <w:rFonts w:cs="Times New Roman"/>
          <w:lang w:val="en-US"/>
        </w:rPr>
        <w:t>)</w:t>
      </w:r>
      <w:r w:rsidRPr="0050535F">
        <w:rPr>
          <w:rFonts w:cs="Times New Roman"/>
          <w:lang w:val="en-US"/>
        </w:rPr>
        <w:t xml:space="preserve">, signifies </w:t>
      </w:r>
      <w:r w:rsidR="00060872" w:rsidRPr="0050535F">
        <w:rPr>
          <w:rFonts w:cs="Times New Roman"/>
          <w:lang w:val="en-US"/>
        </w:rPr>
        <w:t>transition within its original class 'feasible' toward the exact threshold where any further minimal change would result in the unit being classified as 'unfeasible'</w:t>
      </w:r>
      <w:r w:rsidR="00EE5AD7" w:rsidRPr="0050535F">
        <w:rPr>
          <w:rFonts w:cs="Times New Roman"/>
          <w:lang w:val="en-US"/>
        </w:rPr>
        <w:t xml:space="preserve"> (</w:t>
      </w:r>
      <w:r w:rsidR="00A41C17" w:rsidRPr="0050535F">
        <w:rPr>
          <w:rFonts w:cs="Times New Roman"/>
          <w:lang w:val="en-US"/>
        </w:rPr>
        <w:t>through its projection onto the efficient frontier</w:t>
      </w:r>
      <w:r w:rsidR="00EE5AD7" w:rsidRPr="0050535F">
        <w:rPr>
          <w:rFonts w:cs="Times New Roman"/>
          <w:lang w:val="en-US"/>
        </w:rPr>
        <w:t xml:space="preserve">, i.e., </w:t>
      </w:r>
      <w:r w:rsidR="00A41C17" w:rsidRPr="0050535F">
        <w:rPr>
          <w:rFonts w:cs="Times New Roman"/>
          <w:lang w:val="en-US"/>
        </w:rPr>
        <w:t>the separating surface)</w:t>
      </w:r>
      <w:r w:rsidRPr="0050535F">
        <w:rPr>
          <w:rFonts w:cs="Times New Roman"/>
          <w:lang w:val="en-US"/>
        </w:rPr>
        <w:t xml:space="preserve">. This movement </w:t>
      </w:r>
      <w:r w:rsidR="008D1DE6" w:rsidRPr="0050535F">
        <w:rPr>
          <w:rFonts w:cs="Times New Roman"/>
          <w:lang w:val="en-US"/>
        </w:rPr>
        <w:t xml:space="preserve">resembles </w:t>
      </w:r>
      <w:r w:rsidR="004913BD" w:rsidRPr="0050535F">
        <w:rPr>
          <w:rFonts w:cs="Times New Roman"/>
          <w:lang w:val="en-US"/>
        </w:rPr>
        <w:t xml:space="preserve">a </w:t>
      </w:r>
      <w:r w:rsidR="007E7952" w:rsidRPr="0050535F">
        <w:rPr>
          <w:rFonts w:cs="Times New Roman"/>
          <w:lang w:val="en-US"/>
        </w:rPr>
        <w:t xml:space="preserve">counterfactual that </w:t>
      </w:r>
      <w:r w:rsidRPr="0050535F">
        <w:rPr>
          <w:rFonts w:cs="Times New Roman"/>
          <w:lang w:val="en-US"/>
        </w:rPr>
        <w:t xml:space="preserve">quantifies the level of technical inefficiency within </w:t>
      </w:r>
      <w:r w:rsidR="004913BD" w:rsidRPr="0050535F">
        <w:rPr>
          <w:rFonts w:cs="Times New Roman"/>
          <w:lang w:val="en-US"/>
        </w:rPr>
        <w:t xml:space="preserve">the ‘feasible’ class through </w:t>
      </w:r>
      <w:r w:rsidRPr="0050535F">
        <w:rPr>
          <w:rFonts w:cs="Times New Roman"/>
          <w:lang w:val="en-US"/>
        </w:rPr>
        <w:t>DEA, thus highlighting the conceptual linkage between DEA and XAI principles.</w:t>
      </w:r>
    </w:p>
    <w:p w14:paraId="24F530D0" w14:textId="50B7973E" w:rsidR="007B12FD" w:rsidRPr="0050535F" w:rsidRDefault="007B12FD" w:rsidP="00DF3B00">
      <w:pPr>
        <w:keepNext/>
        <w:spacing w:line="360" w:lineRule="auto"/>
        <w:jc w:val="center"/>
        <w:rPr>
          <w:rFonts w:cs="Times New Roman"/>
          <w:lang w:val="en-US"/>
        </w:rPr>
      </w:pPr>
    </w:p>
    <w:p w14:paraId="15F90D12" w14:textId="12B2F33F" w:rsidR="00BD0975" w:rsidRPr="0050535F" w:rsidRDefault="00BD0975" w:rsidP="00DF3B00">
      <w:pPr>
        <w:keepNext/>
        <w:spacing w:line="360" w:lineRule="auto"/>
        <w:jc w:val="center"/>
        <w:rPr>
          <w:rFonts w:cs="Times New Roman"/>
          <w:lang w:val="en-US"/>
        </w:rPr>
      </w:pPr>
      <w:r w:rsidRPr="0050535F">
        <w:rPr>
          <w:rFonts w:cs="Times New Roman"/>
          <w:noProof/>
          <w:lang w:val="en-US"/>
        </w:rPr>
        <w:drawing>
          <wp:inline distT="0" distB="0" distL="0" distR="0" wp14:anchorId="6FFAEC31" wp14:editId="3AC01E27">
            <wp:extent cx="4838700" cy="2903219"/>
            <wp:effectExtent l="0" t="0" r="0" b="0"/>
            <wp:docPr id="5751106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10633" name="Imagen 3"/>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4881589" cy="2928953"/>
                    </a:xfrm>
                    <a:prstGeom prst="rect">
                      <a:avLst/>
                    </a:prstGeom>
                    <a:noFill/>
                    <a:ln>
                      <a:noFill/>
                    </a:ln>
                  </pic:spPr>
                </pic:pic>
              </a:graphicData>
            </a:graphic>
          </wp:inline>
        </w:drawing>
      </w:r>
    </w:p>
    <w:p w14:paraId="76BC2057" w14:textId="7CDF3735" w:rsidR="00DD0094" w:rsidRPr="000E7B71" w:rsidRDefault="007B12FD" w:rsidP="00DF3B00">
      <w:pPr>
        <w:pStyle w:val="Descripcin"/>
        <w:spacing w:line="360" w:lineRule="auto"/>
        <w:jc w:val="center"/>
        <w:rPr>
          <w:rFonts w:cs="Times New Roman"/>
          <w:color w:val="auto"/>
          <w:sz w:val="22"/>
          <w:szCs w:val="22"/>
          <w:lang w:val="en-US"/>
        </w:rPr>
      </w:pPr>
      <w:r w:rsidRPr="000E7B71">
        <w:rPr>
          <w:rFonts w:cs="Times New Roman"/>
          <w:color w:val="auto"/>
          <w:sz w:val="22"/>
          <w:szCs w:val="22"/>
          <w:lang w:val="en-US"/>
        </w:rPr>
        <w:t xml:space="preserve">Figure </w:t>
      </w:r>
      <w:r w:rsidR="00E3519C" w:rsidRPr="000E7B71">
        <w:rPr>
          <w:rFonts w:cs="Times New Roman"/>
          <w:color w:val="auto"/>
          <w:sz w:val="22"/>
          <w:szCs w:val="22"/>
          <w:lang w:val="en-US"/>
        </w:rPr>
        <w:t>3</w:t>
      </w:r>
      <w:r w:rsidRPr="000E7B71">
        <w:rPr>
          <w:rFonts w:cs="Times New Roman"/>
          <w:color w:val="auto"/>
          <w:sz w:val="22"/>
          <w:szCs w:val="22"/>
          <w:lang w:val="en-US"/>
        </w:rPr>
        <w:t xml:space="preserve">. </w:t>
      </w:r>
      <w:r w:rsidR="00CC5D03" w:rsidRPr="000E7B71">
        <w:rPr>
          <w:rFonts w:cs="Times New Roman"/>
          <w:color w:val="auto"/>
          <w:sz w:val="22"/>
          <w:szCs w:val="22"/>
          <w:lang w:val="en-US"/>
        </w:rPr>
        <w:t>Data Envelopment Analysis and the Directional Distance Function</w:t>
      </w:r>
      <w:r w:rsidR="003C1543" w:rsidRPr="000E7B71">
        <w:rPr>
          <w:rFonts w:cs="Times New Roman"/>
          <w:color w:val="auto"/>
          <w:sz w:val="22"/>
          <w:szCs w:val="22"/>
          <w:lang w:val="en-US"/>
        </w:rPr>
        <w:t>.</w:t>
      </w:r>
    </w:p>
    <w:p w14:paraId="797C1EB4" w14:textId="77777777" w:rsidR="00E0619F" w:rsidRPr="0050535F" w:rsidRDefault="00E0619F" w:rsidP="00DF3B00">
      <w:pPr>
        <w:spacing w:line="360" w:lineRule="auto"/>
        <w:rPr>
          <w:rFonts w:cs="Times New Roman"/>
          <w:lang w:val="en-US"/>
        </w:rPr>
      </w:pPr>
    </w:p>
    <w:p w14:paraId="7F0BA6AD" w14:textId="1E8E8211" w:rsidR="00AB77AC" w:rsidRPr="0050535F" w:rsidRDefault="00DD0094" w:rsidP="00DF3B00">
      <w:pPr>
        <w:spacing w:line="360" w:lineRule="auto"/>
        <w:rPr>
          <w:rFonts w:cs="Times New Roman"/>
          <w:lang w:val="en-US"/>
        </w:rPr>
      </w:pPr>
      <w:r w:rsidRPr="0050535F">
        <w:rPr>
          <w:rFonts w:cs="Times New Roman"/>
          <w:lang w:val="en-US"/>
        </w:rPr>
        <w:t xml:space="preserve">After drawing a parallel between standard DEA approaches and classification ML methods, </w:t>
      </w:r>
      <w:r w:rsidR="00E6289D" w:rsidRPr="0050535F">
        <w:rPr>
          <w:rFonts w:cs="Times New Roman"/>
          <w:lang w:val="en-US"/>
        </w:rPr>
        <w:t xml:space="preserve">showing </w:t>
      </w:r>
      <w:r w:rsidRPr="0050535F">
        <w:rPr>
          <w:rFonts w:cs="Times New Roman"/>
          <w:lang w:val="en-US"/>
        </w:rPr>
        <w:t xml:space="preserve">that DEA efficiency measures can be </w:t>
      </w:r>
      <w:r w:rsidR="000E5A10" w:rsidRPr="0050535F">
        <w:rPr>
          <w:rFonts w:cs="Times New Roman"/>
          <w:lang w:val="en-US"/>
        </w:rPr>
        <w:t xml:space="preserve">considered as a specific case of </w:t>
      </w:r>
      <w:r w:rsidRPr="0050535F">
        <w:rPr>
          <w:rFonts w:cs="Times New Roman"/>
          <w:lang w:val="en-US"/>
        </w:rPr>
        <w:t xml:space="preserve">XAI, we now proceed to introduce </w:t>
      </w:r>
      <w:r w:rsidR="006D0162">
        <w:rPr>
          <w:rFonts w:cs="Times New Roman"/>
          <w:lang w:val="en-US"/>
        </w:rPr>
        <w:t>the proposed</w:t>
      </w:r>
      <w:r w:rsidR="006D0162" w:rsidRPr="0050535F">
        <w:rPr>
          <w:rFonts w:cs="Times New Roman"/>
          <w:lang w:val="en-US"/>
        </w:rPr>
        <w:t xml:space="preserve"> </w:t>
      </w:r>
      <w:r w:rsidR="00F85A21" w:rsidRPr="0050535F">
        <w:rPr>
          <w:rFonts w:cs="Times New Roman"/>
          <w:lang w:val="en-US"/>
        </w:rPr>
        <w:t>method</w:t>
      </w:r>
      <w:r w:rsidR="006D0162">
        <w:rPr>
          <w:rFonts w:cs="Times New Roman"/>
          <w:lang w:val="en-US"/>
        </w:rPr>
        <w:t>ology</w:t>
      </w:r>
      <w:r w:rsidRPr="0050535F">
        <w:rPr>
          <w:rFonts w:cs="Times New Roman"/>
          <w:lang w:val="en-US"/>
        </w:rPr>
        <w:t>.</w:t>
      </w:r>
      <w:r w:rsidR="006E3FDD" w:rsidRPr="0050535F">
        <w:rPr>
          <w:rFonts w:cs="Times New Roman"/>
          <w:lang w:val="en-US"/>
        </w:rPr>
        <w:t xml:space="preserve"> </w:t>
      </w:r>
    </w:p>
    <w:p w14:paraId="11325867" w14:textId="6FE2B069" w:rsidR="00AB77AC" w:rsidRPr="0050535F" w:rsidRDefault="00AB77AC" w:rsidP="0089515D">
      <w:pPr>
        <w:pStyle w:val="Ttulo2"/>
        <w:rPr>
          <w:lang w:val="en-US"/>
        </w:rPr>
      </w:pPr>
      <w:r w:rsidRPr="0050535F">
        <w:rPr>
          <w:lang w:val="en-US"/>
        </w:rPr>
        <w:t>3.</w:t>
      </w:r>
      <w:r w:rsidR="008F7DE3" w:rsidRPr="0050535F">
        <w:rPr>
          <w:lang w:val="en-US"/>
        </w:rPr>
        <w:t>2.</w:t>
      </w:r>
      <w:r w:rsidRPr="0050535F">
        <w:rPr>
          <w:lang w:val="en-US"/>
        </w:rPr>
        <w:t xml:space="preserve"> Classifying DMUs by their (in)efficiency class and measuring technical efficiency </w:t>
      </w:r>
    </w:p>
    <w:p w14:paraId="2766DAC4" w14:textId="4003D178" w:rsidR="004D0A65" w:rsidRPr="0050535F" w:rsidRDefault="00EF7863" w:rsidP="00DF3B00">
      <w:pPr>
        <w:spacing w:line="360" w:lineRule="auto"/>
        <w:rPr>
          <w:rFonts w:cs="Times New Roman"/>
          <w:lang w:val="en-US"/>
        </w:rPr>
      </w:pPr>
      <w:r w:rsidRPr="0050535F">
        <w:rPr>
          <w:rFonts w:cs="Times New Roman"/>
          <w:lang w:val="en-US"/>
        </w:rPr>
        <w:t xml:space="preserve">The core concept underlying our </w:t>
      </w:r>
      <w:r w:rsidR="006E3FDD" w:rsidRPr="0050535F">
        <w:rPr>
          <w:rFonts w:cs="Times New Roman"/>
          <w:lang w:val="en-US"/>
        </w:rPr>
        <w:t>model</w:t>
      </w:r>
      <w:r w:rsidRPr="0050535F">
        <w:rPr>
          <w:rFonts w:cs="Times New Roman"/>
          <w:lang w:val="en-US"/>
        </w:rPr>
        <w:t xml:space="preserve"> is a multi-stage methodology aimed at enhancing efficiency assessment through the fusion of DEA and ML techniques. </w:t>
      </w:r>
      <w:r w:rsidR="0066492A">
        <w:rPr>
          <w:rFonts w:cs="Times New Roman"/>
          <w:lang w:val="en-US"/>
        </w:rPr>
        <w:t xml:space="preserve">The </w:t>
      </w:r>
      <w:r w:rsidR="00BC29A5" w:rsidRPr="0050535F">
        <w:rPr>
          <w:rFonts w:cs="Times New Roman"/>
          <w:lang w:val="en-US"/>
        </w:rPr>
        <w:t>approach</w:t>
      </w:r>
      <w:r w:rsidRPr="0050535F">
        <w:rPr>
          <w:rFonts w:cs="Times New Roman"/>
          <w:lang w:val="en-US"/>
        </w:rPr>
        <w:t xml:space="preserve"> operates in three distinct phases: Firstly, we employ standard DEA to categorize </w:t>
      </w:r>
      <w:r w:rsidR="00C8706C" w:rsidRPr="0050535F">
        <w:rPr>
          <w:rFonts w:cs="Times New Roman"/>
          <w:lang w:val="en-US"/>
        </w:rPr>
        <w:t>DMUs</w:t>
      </w:r>
      <w:r w:rsidRPr="0050535F">
        <w:rPr>
          <w:rFonts w:cs="Times New Roman"/>
          <w:lang w:val="en-US"/>
        </w:rPr>
        <w:t xml:space="preserve"> into efficient and inefficient categories. Subsequently, in </w:t>
      </w:r>
      <w:r w:rsidR="0073759A" w:rsidRPr="0050535F">
        <w:rPr>
          <w:rFonts w:cs="Times New Roman"/>
          <w:lang w:val="en-US"/>
        </w:rPr>
        <w:t>the second</w:t>
      </w:r>
      <w:r w:rsidRPr="0050535F">
        <w:rPr>
          <w:rFonts w:cs="Times New Roman"/>
          <w:lang w:val="en-US"/>
        </w:rPr>
        <w:t xml:space="preserve"> phase, </w:t>
      </w:r>
      <w:r w:rsidR="000C30DB" w:rsidRPr="0050535F">
        <w:rPr>
          <w:rFonts w:cs="Times New Roman"/>
          <w:lang w:val="en-US"/>
        </w:rPr>
        <w:t xml:space="preserve">we address the challenge of class imbalance </w:t>
      </w:r>
      <w:r w:rsidR="005E6A7D" w:rsidRPr="0050535F">
        <w:rPr>
          <w:rFonts w:cs="Times New Roman"/>
          <w:lang w:val="en-US"/>
        </w:rPr>
        <w:t xml:space="preserve">(efficient vs inefficient). In the third phase, </w:t>
      </w:r>
      <w:r w:rsidRPr="0050535F">
        <w:rPr>
          <w:rFonts w:cs="Times New Roman"/>
          <w:lang w:val="en-US"/>
        </w:rPr>
        <w:t xml:space="preserve">we employ a classification ML model, wherein the response variable is the </w:t>
      </w:r>
      <w:r w:rsidR="00180EF9" w:rsidRPr="0050535F">
        <w:rPr>
          <w:rFonts w:cs="Times New Roman"/>
          <w:lang w:val="en-US"/>
        </w:rPr>
        <w:t>efficiency status</w:t>
      </w:r>
      <w:r w:rsidRPr="0050535F">
        <w:rPr>
          <w:rFonts w:cs="Times New Roman"/>
          <w:lang w:val="en-US"/>
        </w:rPr>
        <w:t xml:space="preserve">, and the </w:t>
      </w:r>
      <w:r w:rsidR="00E6289D" w:rsidRPr="0050535F">
        <w:rPr>
          <w:rFonts w:cs="Times New Roman"/>
          <w:lang w:val="en-US"/>
        </w:rPr>
        <w:t xml:space="preserve">classification </w:t>
      </w:r>
      <w:r w:rsidRPr="0050535F">
        <w:rPr>
          <w:rFonts w:cs="Times New Roman"/>
          <w:lang w:val="en-US"/>
        </w:rPr>
        <w:t xml:space="preserve">features </w:t>
      </w:r>
      <w:r w:rsidR="001F6DDE" w:rsidRPr="0050535F">
        <w:rPr>
          <w:rFonts w:cs="Times New Roman"/>
          <w:lang w:val="en-US"/>
        </w:rPr>
        <w:t>include</w:t>
      </w:r>
      <w:r w:rsidR="00E6289D" w:rsidRPr="0050535F">
        <w:rPr>
          <w:rFonts w:cs="Times New Roman"/>
          <w:lang w:val="en-US"/>
        </w:rPr>
        <w:t xml:space="preserve"> </w:t>
      </w:r>
      <w:r w:rsidRPr="0050535F">
        <w:rPr>
          <w:rFonts w:cs="Times New Roman"/>
          <w:lang w:val="en-US"/>
        </w:rPr>
        <w:t xml:space="preserve">both inputs and outputs. Finally, in the </w:t>
      </w:r>
      <w:r w:rsidR="005E6A7D" w:rsidRPr="0050535F">
        <w:rPr>
          <w:rFonts w:cs="Times New Roman"/>
          <w:lang w:val="en-US"/>
        </w:rPr>
        <w:t>fourth</w:t>
      </w:r>
      <w:r w:rsidRPr="0050535F">
        <w:rPr>
          <w:rFonts w:cs="Times New Roman"/>
          <w:lang w:val="en-US"/>
        </w:rPr>
        <w:t xml:space="preserve"> phase of our approach, we ascertain a robust measure of technical inefficiency through the application of XAI. Specifically, given a model measuring technical efficiency (such as </w:t>
      </w:r>
      <w:r w:rsidR="002B7014">
        <w:rPr>
          <w:rFonts w:cs="Times New Roman"/>
          <w:lang w:val="en-US"/>
        </w:rPr>
        <w:t>the DDF</w:t>
      </w:r>
      <w:r w:rsidRPr="0050535F">
        <w:rPr>
          <w:rFonts w:cs="Times New Roman"/>
          <w:lang w:val="en-US"/>
        </w:rPr>
        <w:t xml:space="preserve"> model</w:t>
      </w:r>
      <w:r w:rsidR="002B7014">
        <w:rPr>
          <w:rFonts w:cs="Times New Roman"/>
          <w:lang w:val="en-US"/>
        </w:rPr>
        <w:t xml:space="preserve"> </w:t>
      </w:r>
      <w:hyperlink w:anchor="eq_3" w:history="1">
        <w:r w:rsidR="002B7014" w:rsidRPr="004927D8">
          <w:rPr>
            <w:rStyle w:val="Hipervnculo"/>
            <w:rFonts w:cs="Times New Roman"/>
            <w:iCs/>
            <w:lang w:val="en-US"/>
          </w:rPr>
          <w:fldChar w:fldCharType="begin"/>
        </w:r>
        <w:r w:rsidR="002B7014" w:rsidRPr="004927D8">
          <w:rPr>
            <w:rStyle w:val="Hipervnculo"/>
            <w:rFonts w:cs="Times New Roman"/>
            <w:iCs/>
            <w:lang w:val="en-US"/>
          </w:rPr>
          <w:instrText xml:space="preserve"> GOTOBUTTON ZEqnNum518479  \* MERGEFORMAT </w:instrText>
        </w:r>
        <w:r w:rsidR="002B7014" w:rsidRPr="004927D8">
          <w:rPr>
            <w:rStyle w:val="Hipervnculo"/>
            <w:rFonts w:cs="Times New Roman"/>
            <w:iCs/>
            <w:lang w:val="en-US"/>
          </w:rPr>
          <w:fldChar w:fldCharType="begin"/>
        </w:r>
        <w:r w:rsidR="002B7014" w:rsidRPr="004927D8">
          <w:rPr>
            <w:rStyle w:val="Hipervnculo"/>
            <w:rFonts w:cs="Times New Roman"/>
            <w:iCs/>
            <w:lang w:val="en-US"/>
          </w:rPr>
          <w:instrText xml:space="preserve"> REF ZEqnNum518479 \* Charformat \! \* MERGEFORMAT </w:instrText>
        </w:r>
        <w:r w:rsidR="002B7014" w:rsidRPr="004927D8">
          <w:rPr>
            <w:rStyle w:val="Hipervnculo"/>
            <w:rFonts w:cs="Times New Roman"/>
            <w:iCs/>
            <w:lang w:val="en-US"/>
          </w:rPr>
          <w:fldChar w:fldCharType="separate"/>
        </w:r>
        <w:r w:rsidR="004927D8" w:rsidRPr="004927D8">
          <w:rPr>
            <w:rStyle w:val="Hipervnculo"/>
            <w:rFonts w:cs="Times New Roman"/>
            <w:iCs/>
            <w:lang w:val="en-US"/>
          </w:rPr>
          <w:instrText>(3)</w:instrText>
        </w:r>
        <w:r w:rsidR="002B7014" w:rsidRPr="004927D8">
          <w:rPr>
            <w:rStyle w:val="Hipervnculo"/>
            <w:rFonts w:cs="Times New Roman"/>
            <w:iCs/>
            <w:lang w:val="en-US"/>
          </w:rPr>
          <w:fldChar w:fldCharType="end"/>
        </w:r>
        <w:r w:rsidR="002B7014" w:rsidRPr="004927D8">
          <w:rPr>
            <w:rStyle w:val="Hipervnculo"/>
            <w:rFonts w:cs="Times New Roman"/>
            <w:iCs/>
            <w:lang w:val="en-US"/>
          </w:rPr>
          <w:fldChar w:fldCharType="end"/>
        </w:r>
      </w:hyperlink>
      <w:r w:rsidRPr="0050535F">
        <w:rPr>
          <w:rFonts w:cs="Times New Roman"/>
          <w:lang w:val="en-US"/>
        </w:rPr>
        <w:t>), we determine the required in</w:t>
      </w:r>
      <w:r w:rsidR="00F221E9">
        <w:rPr>
          <w:rFonts w:cs="Times New Roman"/>
          <w:lang w:val="en-US"/>
        </w:rPr>
        <w:t xml:space="preserve">put </w:t>
      </w:r>
      <w:r w:rsidR="000F5C85">
        <w:rPr>
          <w:rFonts w:cs="Times New Roman"/>
          <w:lang w:val="en-US"/>
        </w:rPr>
        <w:t xml:space="preserve">reductions </w:t>
      </w:r>
      <w:r w:rsidR="00F221E9">
        <w:rPr>
          <w:rFonts w:cs="Times New Roman"/>
          <w:lang w:val="en-US"/>
        </w:rPr>
        <w:t xml:space="preserve">and </w:t>
      </w:r>
      <w:r w:rsidRPr="0050535F">
        <w:rPr>
          <w:rFonts w:cs="Times New Roman"/>
          <w:lang w:val="en-US"/>
        </w:rPr>
        <w:t xml:space="preserve">output </w:t>
      </w:r>
      <w:r w:rsidR="000F5C85">
        <w:rPr>
          <w:rFonts w:cs="Times New Roman"/>
          <w:lang w:val="en-US"/>
        </w:rPr>
        <w:t xml:space="preserve">expansions </w:t>
      </w:r>
      <w:r w:rsidRPr="0050535F">
        <w:rPr>
          <w:rFonts w:cs="Times New Roman"/>
          <w:lang w:val="en-US"/>
        </w:rPr>
        <w:t>of each inefficient DMU to transition its class from inefficient to efficient.</w:t>
      </w:r>
    </w:p>
    <w:p w14:paraId="3D195585" w14:textId="48F56676" w:rsidR="004D0A65" w:rsidRPr="0050535F" w:rsidRDefault="00B36099" w:rsidP="00DF3B00">
      <w:pPr>
        <w:spacing w:line="360" w:lineRule="auto"/>
        <w:rPr>
          <w:rFonts w:cs="Times New Roman"/>
          <w:lang w:val="en-US"/>
        </w:rPr>
      </w:pPr>
      <w:r w:rsidRPr="0050535F">
        <w:rPr>
          <w:rFonts w:cs="Times New Roman"/>
          <w:lang w:val="en-US"/>
        </w:rPr>
        <w:t xml:space="preserve">Next, we introduce our approach </w:t>
      </w:r>
      <w:r w:rsidR="00967F04" w:rsidRPr="0050535F">
        <w:rPr>
          <w:rFonts w:cs="Times New Roman"/>
          <w:lang w:val="en-US"/>
        </w:rPr>
        <w:t xml:space="preserve">in the form of </w:t>
      </w:r>
      <w:r w:rsidRPr="0050535F">
        <w:rPr>
          <w:rFonts w:cs="Times New Roman"/>
          <w:lang w:val="en-US"/>
        </w:rPr>
        <w:t>an algorithm with different steps</w:t>
      </w:r>
      <w:r w:rsidR="00967F04" w:rsidRPr="0050535F">
        <w:rPr>
          <w:rFonts w:cs="Times New Roman"/>
          <w:lang w:val="en-US"/>
        </w:rPr>
        <w:t>:</w:t>
      </w:r>
    </w:p>
    <w:p w14:paraId="10460372" w14:textId="77777777" w:rsidR="005C1FA8" w:rsidRPr="0050535F" w:rsidRDefault="005C1FA8" w:rsidP="00DF3B00">
      <w:pPr>
        <w:spacing w:line="360" w:lineRule="auto"/>
        <w:rPr>
          <w:rFonts w:cs="Times New Roman"/>
          <w:lang w:val="en-US"/>
        </w:rPr>
      </w:pPr>
    </w:p>
    <w:p w14:paraId="0E0BFDFE" w14:textId="26F152AF" w:rsidR="00C504D6" w:rsidRPr="0050535F" w:rsidRDefault="00C73E9B" w:rsidP="00DF3B00">
      <w:pPr>
        <w:spacing w:line="360" w:lineRule="auto"/>
        <w:rPr>
          <w:rFonts w:cs="Times New Roman"/>
          <w:lang w:val="en-US"/>
        </w:rPr>
      </w:pPr>
      <w:r w:rsidRPr="0050535F">
        <w:rPr>
          <w:rFonts w:cs="Times New Roman"/>
          <w:b/>
          <w:bCs/>
          <w:lang w:val="en-US"/>
        </w:rPr>
        <w:t>Step 1</w:t>
      </w:r>
      <w:r w:rsidR="00F62743" w:rsidRPr="0050535F">
        <w:rPr>
          <w:rFonts w:cs="Times New Roman"/>
          <w:b/>
          <w:bCs/>
          <w:lang w:val="en-US"/>
        </w:rPr>
        <w:t xml:space="preserve"> [</w:t>
      </w:r>
      <w:r w:rsidR="00141E00" w:rsidRPr="0050535F">
        <w:rPr>
          <w:rFonts w:cs="Times New Roman"/>
          <w:b/>
          <w:bCs/>
          <w:lang w:val="en-US"/>
        </w:rPr>
        <w:t xml:space="preserve">Data </w:t>
      </w:r>
      <w:r w:rsidR="00A8298B">
        <w:rPr>
          <w:rFonts w:cs="Times New Roman"/>
          <w:b/>
          <w:bCs/>
          <w:lang w:val="en-US"/>
        </w:rPr>
        <w:t>l</w:t>
      </w:r>
      <w:r w:rsidR="00F62743" w:rsidRPr="0050535F">
        <w:rPr>
          <w:rFonts w:cs="Times New Roman"/>
          <w:b/>
          <w:bCs/>
          <w:lang w:val="en-US"/>
        </w:rPr>
        <w:t>abel</w:t>
      </w:r>
      <w:r w:rsidR="00484F82" w:rsidRPr="0050535F">
        <w:rPr>
          <w:rFonts w:cs="Times New Roman"/>
          <w:b/>
          <w:bCs/>
          <w:lang w:val="en-US"/>
        </w:rPr>
        <w:t>ing</w:t>
      </w:r>
      <w:r w:rsidR="00A410C1" w:rsidRPr="0050535F">
        <w:rPr>
          <w:rFonts w:cs="Times New Roman"/>
          <w:b/>
          <w:bCs/>
          <w:lang w:val="en-US"/>
        </w:rPr>
        <w:t xml:space="preserve"> </w:t>
      </w:r>
      <w:r w:rsidR="00F62743" w:rsidRPr="0050535F">
        <w:rPr>
          <w:rFonts w:cs="Times New Roman"/>
          <w:b/>
          <w:bCs/>
          <w:lang w:val="en-US"/>
        </w:rPr>
        <w:t>process]</w:t>
      </w:r>
      <w:r w:rsidRPr="0050535F">
        <w:rPr>
          <w:rFonts w:cs="Times New Roman"/>
          <w:b/>
          <w:bCs/>
          <w:lang w:val="en-US"/>
        </w:rPr>
        <w:t>:</w:t>
      </w:r>
      <w:r w:rsidRPr="0050535F">
        <w:rPr>
          <w:rFonts w:cs="Times New Roman"/>
          <w:lang w:val="en-US"/>
        </w:rPr>
        <w:t xml:space="preserve"> </w:t>
      </w:r>
      <w:r w:rsidR="0049668D">
        <w:rPr>
          <w:rFonts w:cs="Times New Roman"/>
          <w:lang w:val="en-US"/>
        </w:rPr>
        <w:t xml:space="preserve">Based on the concept of Pareto-dominance, </w:t>
      </w:r>
      <w:r w:rsidR="008E35C0">
        <w:rPr>
          <w:rFonts w:cs="Times New Roman"/>
          <w:lang w:val="en-US"/>
        </w:rPr>
        <w:t xml:space="preserve">we </w:t>
      </w:r>
      <w:r w:rsidR="003B6295">
        <w:rPr>
          <w:rFonts w:cs="Times New Roman"/>
          <w:lang w:val="en-US"/>
        </w:rPr>
        <w:t>resort to</w:t>
      </w:r>
      <w:r w:rsidR="008E35C0">
        <w:rPr>
          <w:rFonts w:cs="Times New Roman"/>
          <w:lang w:val="en-US"/>
        </w:rPr>
        <w:t xml:space="preserve"> </w:t>
      </w:r>
      <w:r w:rsidR="005D42ED" w:rsidRPr="0050535F">
        <w:rPr>
          <w:rFonts w:cs="Times New Roman"/>
          <w:lang w:val="en-US"/>
        </w:rPr>
        <w:t xml:space="preserve">the </w:t>
      </w:r>
      <w:r w:rsidR="004F4784" w:rsidRPr="0050535F">
        <w:rPr>
          <w:rFonts w:cs="Times New Roman"/>
          <w:lang w:val="en-US"/>
        </w:rPr>
        <w:t xml:space="preserve">additive </w:t>
      </w:r>
      <w:r w:rsidRPr="0050535F">
        <w:rPr>
          <w:rFonts w:cs="Times New Roman"/>
          <w:lang w:val="en-US"/>
        </w:rPr>
        <w:t xml:space="preserve">DEA </w:t>
      </w:r>
      <w:r w:rsidR="005D42ED" w:rsidRPr="0050535F">
        <w:rPr>
          <w:rFonts w:cs="Times New Roman"/>
          <w:lang w:val="en-US"/>
        </w:rPr>
        <w:t xml:space="preserve">model </w:t>
      </w:r>
      <w:hyperlink w:anchor="eq_6" w:history="1">
        <w:r w:rsidR="008E35C0" w:rsidRPr="00520C27">
          <w:rPr>
            <w:rStyle w:val="Hipervnculo"/>
            <w:iCs/>
            <w:lang w:val="en-US"/>
          </w:rPr>
          <w:fldChar w:fldCharType="begin"/>
        </w:r>
        <w:r w:rsidR="008E35C0" w:rsidRPr="00520C27">
          <w:rPr>
            <w:rStyle w:val="Hipervnculo"/>
            <w:iCs/>
            <w:lang w:val="en-US"/>
          </w:rPr>
          <w:instrText xml:space="preserve"> GOTOBUTTON ZEqnNum131568  \* MERGEFORMAT </w:instrText>
        </w:r>
        <w:r w:rsidR="008E35C0" w:rsidRPr="00520C27">
          <w:rPr>
            <w:rStyle w:val="Hipervnculo"/>
            <w:iCs/>
            <w:lang w:val="en-US"/>
          </w:rPr>
          <w:fldChar w:fldCharType="begin"/>
        </w:r>
        <w:r w:rsidR="008E35C0" w:rsidRPr="00520C27">
          <w:rPr>
            <w:rStyle w:val="Hipervnculo"/>
            <w:iCs/>
            <w:lang w:val="en-US"/>
          </w:rPr>
          <w:instrText xml:space="preserve"> REF ZEqnNum131568 \* Charformat \! \* MERGEFORMAT </w:instrText>
        </w:r>
        <w:r w:rsidR="008E35C0" w:rsidRPr="00520C27">
          <w:rPr>
            <w:rStyle w:val="Hipervnculo"/>
            <w:iCs/>
            <w:lang w:val="en-US"/>
          </w:rPr>
          <w:fldChar w:fldCharType="separate"/>
        </w:r>
        <w:r w:rsidR="00520C27" w:rsidRPr="00520C27">
          <w:rPr>
            <w:rStyle w:val="Hipervnculo"/>
            <w:iCs/>
            <w:lang w:val="en-US"/>
          </w:rPr>
          <w:instrText>(6)</w:instrText>
        </w:r>
        <w:r w:rsidR="008E35C0" w:rsidRPr="00520C27">
          <w:rPr>
            <w:rStyle w:val="Hipervnculo"/>
            <w:iCs/>
            <w:lang w:val="en-US"/>
          </w:rPr>
          <w:fldChar w:fldCharType="end"/>
        </w:r>
        <w:r w:rsidR="008E35C0" w:rsidRPr="00520C27">
          <w:rPr>
            <w:rStyle w:val="Hipervnculo"/>
            <w:iCs/>
            <w:lang w:val="en-US"/>
          </w:rPr>
          <w:fldChar w:fldCharType="end"/>
        </w:r>
      </w:hyperlink>
      <w:r w:rsidR="008E35C0">
        <w:rPr>
          <w:iCs/>
          <w:lang w:val="en-US"/>
        </w:rPr>
        <w:t xml:space="preserve"> </w:t>
      </w:r>
      <w:r w:rsidR="009161DC">
        <w:rPr>
          <w:iCs/>
          <w:lang w:val="en-US"/>
        </w:rPr>
        <w:t xml:space="preserve">below </w:t>
      </w:r>
      <w:r w:rsidR="005D42ED" w:rsidRPr="0050535F">
        <w:rPr>
          <w:rFonts w:cs="Times New Roman"/>
          <w:lang w:val="en-US"/>
        </w:rPr>
        <w:t>(</w:t>
      </w:r>
      <w:r w:rsidR="004F4784" w:rsidRPr="0050535F">
        <w:rPr>
          <w:rFonts w:cs="Times New Roman"/>
          <w:lang w:val="en-US"/>
        </w:rPr>
        <w:t>Charnes et al., 1985</w:t>
      </w:r>
      <w:r w:rsidR="005D42ED" w:rsidRPr="0050535F">
        <w:rPr>
          <w:rFonts w:cs="Times New Roman"/>
          <w:lang w:val="en-US"/>
        </w:rPr>
        <w:t>)</w:t>
      </w:r>
      <w:r w:rsidR="00CE4A4D" w:rsidRPr="0050535F">
        <w:rPr>
          <w:rFonts w:cs="Times New Roman"/>
          <w:lang w:val="en-US"/>
        </w:rPr>
        <w:t xml:space="preserve"> </w:t>
      </w:r>
      <w:r w:rsidRPr="0050535F">
        <w:rPr>
          <w:rFonts w:cs="Times New Roman"/>
          <w:lang w:val="en-US"/>
        </w:rPr>
        <w:t>to partition</w:t>
      </w:r>
      <w:r w:rsidR="00C8706C" w:rsidRPr="0050535F">
        <w:rPr>
          <w:rFonts w:cs="Times New Roman"/>
          <w:lang w:val="en-US"/>
        </w:rPr>
        <w:t xml:space="preserve"> the set of DMUs</w:t>
      </w:r>
      <w:r w:rsidRPr="0050535F">
        <w:rPr>
          <w:rFonts w:cs="Times New Roman"/>
          <w:lang w:val="en-US"/>
        </w:rPr>
        <w:t xml:space="preserve"> into </w:t>
      </w:r>
      <w:r w:rsidR="00BC29A5" w:rsidRPr="0050535F">
        <w:rPr>
          <w:rFonts w:cs="Times New Roman"/>
          <w:lang w:val="en-US"/>
        </w:rPr>
        <w:t xml:space="preserve">two </w:t>
      </w:r>
      <w:r w:rsidRPr="0050535F">
        <w:rPr>
          <w:rFonts w:cs="Times New Roman"/>
          <w:lang w:val="en-US"/>
        </w:rPr>
        <w:t>categories</w:t>
      </w:r>
      <w:r w:rsidR="00915353">
        <w:rPr>
          <w:rFonts w:cs="Times New Roman"/>
          <w:lang w:val="en-US"/>
        </w:rPr>
        <w:t>:</w:t>
      </w:r>
      <w:r w:rsidR="008E35C0">
        <w:rPr>
          <w:rFonts w:cs="Times New Roman"/>
          <w:lang w:val="en-US"/>
        </w:rPr>
        <w:t xml:space="preserve"> </w:t>
      </w:r>
      <w:r w:rsidR="00BC29A5" w:rsidRPr="0050535F">
        <w:rPr>
          <w:rFonts w:cs="Times New Roman"/>
          <w:lang w:val="en-US"/>
        </w:rPr>
        <w:t>efficient vs</w:t>
      </w:r>
      <w:r w:rsidR="00010DB7">
        <w:rPr>
          <w:rFonts w:cs="Times New Roman"/>
          <w:lang w:val="en-US"/>
        </w:rPr>
        <w:t>.</w:t>
      </w:r>
      <w:r w:rsidR="00BC29A5" w:rsidRPr="0050535F">
        <w:rPr>
          <w:rFonts w:cs="Times New Roman"/>
          <w:lang w:val="en-US"/>
        </w:rPr>
        <w:t xml:space="preserve"> inefficient</w:t>
      </w:r>
      <w:r w:rsidR="00AE44F4">
        <w:rPr>
          <w:rFonts w:cs="Times New Roman"/>
          <w:lang w:val="en-US"/>
        </w:rPr>
        <w:t>.</w:t>
      </w:r>
      <w:r w:rsidRPr="0050535F">
        <w:rPr>
          <w:rFonts w:cs="Times New Roman"/>
          <w:lang w:val="en-US"/>
        </w:rPr>
        <w:t xml:space="preserve"> </w:t>
      </w:r>
      <w:r w:rsidR="00773FDB" w:rsidRPr="0050535F">
        <w:rPr>
          <w:rFonts w:cs="Times New Roman"/>
          <w:lang w:val="en-US"/>
        </w:rPr>
        <w:t xml:space="preserve">A value of </w:t>
      </w:r>
      <w:r w:rsidR="004C1731" w:rsidRPr="0050535F">
        <w:rPr>
          <w:rFonts w:cs="Times New Roman"/>
          <w:lang w:val="en-US"/>
        </w:rPr>
        <w:t xml:space="preserve">zero </w:t>
      </w:r>
      <w:r w:rsidR="003B3B41">
        <w:rPr>
          <w:rFonts w:cs="Times New Roman"/>
          <w:lang w:val="en-US"/>
        </w:rPr>
        <w:t>in the</w:t>
      </w:r>
      <w:r w:rsidR="00F214B7">
        <w:rPr>
          <w:rFonts w:cs="Times New Roman"/>
          <w:lang w:val="en-US"/>
        </w:rPr>
        <w:t xml:space="preserve"> optimal solution </w:t>
      </w:r>
      <w:r w:rsidR="00CC0D0E">
        <w:rPr>
          <w:rFonts w:cs="Times New Roman"/>
          <w:lang w:val="en-US"/>
        </w:rPr>
        <w:t>of</w:t>
      </w:r>
      <w:r w:rsidR="00F214B7">
        <w:rPr>
          <w:rFonts w:cs="Times New Roman"/>
          <w:lang w:val="en-US"/>
        </w:rPr>
        <w:t xml:space="preserve"> the </w:t>
      </w:r>
      <w:r w:rsidR="005C6087">
        <w:rPr>
          <w:rFonts w:cs="Times New Roman"/>
          <w:lang w:val="en-US"/>
        </w:rPr>
        <w:t xml:space="preserve">linear program </w:t>
      </w:r>
      <w:r w:rsidR="00773FDB" w:rsidRPr="0050535F">
        <w:rPr>
          <w:rFonts w:cs="Times New Roman"/>
          <w:lang w:val="en-US"/>
        </w:rPr>
        <w:t xml:space="preserve">indicates that the evaluated </w:t>
      </w:r>
      <w:r w:rsidR="0001005D">
        <w:rPr>
          <w:rFonts w:cs="Times New Roman"/>
          <w:lang w:val="en-US"/>
        </w:rPr>
        <w:t xml:space="preserve">DMU </w:t>
      </w:r>
      <w:r w:rsidR="00DB0E65" w:rsidRPr="0050535F">
        <w:rPr>
          <w:position w:val="-12"/>
          <w:lang w:val="en-US"/>
        </w:rPr>
        <w:object w:dxaOrig="760" w:dyaOrig="360" w14:anchorId="76D58461">
          <v:shape id="_x0000_i1055" type="#_x0000_t75" style="width:39pt;height:18pt" o:ole="">
            <v:imagedata r:id="rId74" o:title=""/>
          </v:shape>
          <o:OLEObject Type="Embed" ProgID="Equation.DSMT4" ShapeID="_x0000_i1055" DrawAspect="Content" ObjectID="_1803729900" r:id="rId75"/>
        </w:object>
      </w:r>
      <w:r w:rsidR="0001005D">
        <w:rPr>
          <w:rFonts w:cs="Times New Roman"/>
          <w:i/>
          <w:iCs/>
          <w:lang w:val="en-US"/>
        </w:rPr>
        <w:t xml:space="preserve"> </w:t>
      </w:r>
      <w:r w:rsidR="00773FDB" w:rsidRPr="0050535F">
        <w:rPr>
          <w:rFonts w:cs="Times New Roman"/>
          <w:lang w:val="en-US"/>
        </w:rPr>
        <w:t xml:space="preserve">is not Pareto-dominated by any technically feasible </w:t>
      </w:r>
      <w:r w:rsidR="00773FDB" w:rsidRPr="0050535F">
        <w:rPr>
          <w:rFonts w:cs="Times New Roman"/>
          <w:lang w:val="en-US"/>
        </w:rPr>
        <w:lastRenderedPageBreak/>
        <w:t xml:space="preserve">input-output combination within the DEA </w:t>
      </w:r>
      <w:r w:rsidR="001C6AB7">
        <w:rPr>
          <w:rFonts w:cs="Times New Roman"/>
          <w:lang w:val="en-US"/>
        </w:rPr>
        <w:t xml:space="preserve">technology </w:t>
      </w:r>
      <w:hyperlink w:anchor="eq_2" w:history="1">
        <w:r w:rsidR="001C6AB7" w:rsidRPr="00520C27">
          <w:rPr>
            <w:rStyle w:val="Hipervnculo"/>
            <w:rFonts w:cs="Times New Roman"/>
            <w:iCs/>
            <w:lang w:val="en-US"/>
          </w:rPr>
          <w:fldChar w:fldCharType="begin"/>
        </w:r>
        <w:r w:rsidR="001C6AB7" w:rsidRPr="00520C27">
          <w:rPr>
            <w:rStyle w:val="Hipervnculo"/>
            <w:rFonts w:cs="Times New Roman"/>
            <w:iCs/>
            <w:lang w:val="en-US"/>
          </w:rPr>
          <w:instrText xml:space="preserve"> GOTOBUTTON ZEqnNum119909  \* MERGEFORMAT </w:instrText>
        </w:r>
        <w:r w:rsidR="001C6AB7" w:rsidRPr="00520C27">
          <w:rPr>
            <w:rStyle w:val="Hipervnculo"/>
            <w:rFonts w:cs="Times New Roman"/>
            <w:iCs/>
            <w:lang w:val="en-US"/>
          </w:rPr>
          <w:fldChar w:fldCharType="begin"/>
        </w:r>
        <w:r w:rsidR="001C6AB7" w:rsidRPr="00520C27">
          <w:rPr>
            <w:rStyle w:val="Hipervnculo"/>
            <w:rFonts w:cs="Times New Roman"/>
            <w:iCs/>
            <w:lang w:val="en-US"/>
          </w:rPr>
          <w:instrText xml:space="preserve"> REF ZEqnNum119909 \* Charformat \! \* MERGEFORMAT </w:instrText>
        </w:r>
        <w:r w:rsidR="001C6AB7" w:rsidRPr="00520C27">
          <w:rPr>
            <w:rStyle w:val="Hipervnculo"/>
            <w:rFonts w:cs="Times New Roman"/>
            <w:iCs/>
            <w:lang w:val="en-US"/>
          </w:rPr>
          <w:fldChar w:fldCharType="separate"/>
        </w:r>
        <w:r w:rsidR="00520C27" w:rsidRPr="00520C27">
          <w:rPr>
            <w:rStyle w:val="Hipervnculo"/>
            <w:rFonts w:cs="Times New Roman"/>
            <w:iCs/>
            <w:lang w:val="en-US"/>
          </w:rPr>
          <w:instrText>(2)</w:instrText>
        </w:r>
        <w:r w:rsidR="001C6AB7" w:rsidRPr="00520C27">
          <w:rPr>
            <w:rStyle w:val="Hipervnculo"/>
            <w:rFonts w:cs="Times New Roman"/>
            <w:iCs/>
            <w:lang w:val="en-US"/>
          </w:rPr>
          <w:fldChar w:fldCharType="end"/>
        </w:r>
        <w:r w:rsidR="001C6AB7" w:rsidRPr="00520C27">
          <w:rPr>
            <w:rStyle w:val="Hipervnculo"/>
            <w:rFonts w:cs="Times New Roman"/>
            <w:iCs/>
            <w:lang w:val="en-US"/>
          </w:rPr>
          <w:fldChar w:fldCharType="end"/>
        </w:r>
      </w:hyperlink>
      <w:r w:rsidR="00773FDB" w:rsidRPr="0050535F">
        <w:rPr>
          <w:rFonts w:cs="Times New Roman"/>
          <w:lang w:val="en-US"/>
        </w:rPr>
        <w:t>.</w:t>
      </w:r>
      <w:r w:rsidR="00F81938" w:rsidRPr="0050535F">
        <w:rPr>
          <w:rFonts w:cs="Times New Roman"/>
          <w:lang w:val="en-US"/>
        </w:rPr>
        <w:t xml:space="preserve"> </w:t>
      </w:r>
      <w:r w:rsidR="00FB519D" w:rsidRPr="0050535F">
        <w:rPr>
          <w:rFonts w:cs="Times New Roman"/>
          <w:lang w:val="en-US"/>
        </w:rPr>
        <w:t xml:space="preserve">This condition underscores </w:t>
      </w:r>
      <w:r w:rsidR="00920A0F">
        <w:rPr>
          <w:rFonts w:cs="Times New Roman"/>
          <w:lang w:val="en-US"/>
        </w:rPr>
        <w:t xml:space="preserve">that for </w:t>
      </w:r>
      <w:r w:rsidR="00E9093A">
        <w:rPr>
          <w:rFonts w:cs="Times New Roman"/>
          <w:lang w:val="en-US"/>
        </w:rPr>
        <w:t xml:space="preserve">the DMU under evaluation </w:t>
      </w:r>
      <w:r w:rsidR="00FB519D" w:rsidRPr="0050535F">
        <w:rPr>
          <w:rFonts w:cs="Times New Roman"/>
          <w:lang w:val="en-US"/>
        </w:rPr>
        <w:t xml:space="preserve">there is no </w:t>
      </w:r>
      <w:r w:rsidR="00E9093A">
        <w:rPr>
          <w:rFonts w:cs="Times New Roman"/>
          <w:lang w:val="en-US"/>
        </w:rPr>
        <w:t xml:space="preserve">room </w:t>
      </w:r>
      <w:r w:rsidR="00FB519D" w:rsidRPr="0050535F">
        <w:rPr>
          <w:rFonts w:cs="Times New Roman"/>
          <w:lang w:val="en-US"/>
        </w:rPr>
        <w:t xml:space="preserve">for enhancing </w:t>
      </w:r>
      <w:r w:rsidR="0048401A">
        <w:rPr>
          <w:rFonts w:cs="Times New Roman"/>
          <w:lang w:val="en-US"/>
        </w:rPr>
        <w:t>its</w:t>
      </w:r>
      <w:r w:rsidR="00FB519D" w:rsidRPr="0050535F">
        <w:rPr>
          <w:rFonts w:cs="Times New Roman"/>
          <w:lang w:val="en-US"/>
        </w:rPr>
        <w:t xml:space="preserve"> input </w:t>
      </w:r>
      <w:r w:rsidR="00AD0594" w:rsidRPr="0050535F">
        <w:rPr>
          <w:rFonts w:cs="Times New Roman"/>
          <w:lang w:val="en-US"/>
        </w:rPr>
        <w:t xml:space="preserve">and/or output </w:t>
      </w:r>
      <w:r w:rsidR="00F95D29">
        <w:rPr>
          <w:rFonts w:cs="Times New Roman"/>
          <w:lang w:val="en-US"/>
        </w:rPr>
        <w:t xml:space="preserve">combination </w:t>
      </w:r>
      <w:r w:rsidR="00FB519D" w:rsidRPr="0050535F">
        <w:rPr>
          <w:rFonts w:cs="Times New Roman"/>
          <w:lang w:val="en-US"/>
        </w:rPr>
        <w:t xml:space="preserve">without compromising </w:t>
      </w:r>
      <w:r w:rsidR="00457689">
        <w:rPr>
          <w:rFonts w:cs="Times New Roman"/>
          <w:lang w:val="en-US"/>
        </w:rPr>
        <w:t xml:space="preserve">its technological </w:t>
      </w:r>
      <w:r w:rsidR="00AD0594" w:rsidRPr="0050535F">
        <w:rPr>
          <w:rFonts w:cs="Times New Roman"/>
          <w:lang w:val="en-US"/>
        </w:rPr>
        <w:t xml:space="preserve">feasibility </w:t>
      </w:r>
      <w:r w:rsidR="00457689">
        <w:rPr>
          <w:rFonts w:cs="Times New Roman"/>
          <w:lang w:val="en-US"/>
        </w:rPr>
        <w:t xml:space="preserve">(i.e., </w:t>
      </w:r>
      <w:r w:rsidR="00A658E2">
        <w:rPr>
          <w:rFonts w:cs="Times New Roman"/>
          <w:lang w:val="en-US"/>
        </w:rPr>
        <w:t xml:space="preserve">both </w:t>
      </w:r>
      <w:r w:rsidR="00457689">
        <w:rPr>
          <w:rFonts w:cs="Times New Roman"/>
          <w:lang w:val="en-US"/>
        </w:rPr>
        <w:t xml:space="preserve">input slack reductions </w:t>
      </w:r>
      <w:r w:rsidR="00A658E2">
        <w:t xml:space="preserve">and </w:t>
      </w:r>
      <w:r w:rsidR="00457689">
        <w:t>output slack increments</w:t>
      </w:r>
      <w:r w:rsidR="00A658E2">
        <w:t xml:space="preserve"> </w:t>
      </w:r>
      <w:r w:rsidR="000D7855">
        <w:t>are infeasible</w:t>
      </w:r>
      <w:r w:rsidR="00BF4F48">
        <w:t xml:space="preserve">: </w:t>
      </w:r>
      <w:r w:rsidR="00BF4F48" w:rsidRPr="00DC09FE">
        <w:rPr>
          <w:position w:val="-10"/>
        </w:rPr>
        <w:object w:dxaOrig="260" w:dyaOrig="340" w14:anchorId="2F0FEDAE">
          <v:shape id="_x0000_i1056" type="#_x0000_t75" style="width:12.75pt;height:17.25pt" o:ole="">
            <v:imagedata r:id="rId76" o:title=""/>
          </v:shape>
          <o:OLEObject Type="Embed" ProgID="Equation.DSMT4" ShapeID="_x0000_i1056" DrawAspect="Content" ObjectID="_1803729901" r:id="rId77"/>
        </w:object>
      </w:r>
      <w:r w:rsidR="00BF4F48">
        <w:t xml:space="preserve"> = </w:t>
      </w:r>
      <w:r w:rsidR="00BF4F48" w:rsidRPr="00DC09FE">
        <w:rPr>
          <w:position w:val="-10"/>
        </w:rPr>
        <w:object w:dxaOrig="279" w:dyaOrig="340" w14:anchorId="119F1138">
          <v:shape id="_x0000_i1057" type="#_x0000_t75" style="width:14.25pt;height:17.25pt" o:ole="">
            <v:imagedata r:id="rId78" o:title=""/>
          </v:shape>
          <o:OLEObject Type="Embed" ProgID="Equation.DSMT4" ShapeID="_x0000_i1057" DrawAspect="Content" ObjectID="_1803729902" r:id="rId79"/>
        </w:object>
      </w:r>
      <w:r w:rsidR="00BF4F48">
        <w:t xml:space="preserve">  = 0</w:t>
      </w:r>
      <w:r w:rsidR="00B3066B">
        <w:t xml:space="preserve">, </w:t>
      </w:r>
      <w:r w:rsidR="003726C5">
        <w:sym w:font="Symbol" w:char="F022"/>
      </w:r>
      <w:proofErr w:type="spellStart"/>
      <w:r w:rsidR="003726C5">
        <w:rPr>
          <w:i/>
          <w:iCs/>
        </w:rPr>
        <w:t>i</w:t>
      </w:r>
      <w:proofErr w:type="spellEnd"/>
      <w:r w:rsidR="003726C5">
        <w:t xml:space="preserve">, </w:t>
      </w:r>
      <w:r w:rsidR="003726C5" w:rsidRPr="00855E74">
        <w:rPr>
          <w:i/>
          <w:iCs/>
        </w:rPr>
        <w:t>r</w:t>
      </w:r>
      <w:r w:rsidR="00457689">
        <w:t>)</w:t>
      </w:r>
      <w:r w:rsidR="00DD451E" w:rsidRPr="0050535F">
        <w:rPr>
          <w:rFonts w:cs="Times New Roman"/>
          <w:lang w:val="en-US"/>
        </w:rPr>
        <w:t>.</w:t>
      </w:r>
    </w:p>
    <w:p w14:paraId="7B79CDAB" w14:textId="4E3F29C4" w:rsidR="00D924F0" w:rsidRPr="0050535F" w:rsidRDefault="001C6AB7" w:rsidP="00DF3B00">
      <w:pPr>
        <w:spacing w:line="360" w:lineRule="auto"/>
        <w:ind w:left="708" w:firstLine="708"/>
        <w:jc w:val="center"/>
        <w:rPr>
          <w:rFonts w:cs="Times New Roman"/>
          <w:lang w:val="en-US"/>
        </w:rPr>
      </w:pPr>
      <w:r w:rsidRPr="0050535F">
        <w:rPr>
          <w:position w:val="-160"/>
          <w:lang w:val="en-US"/>
        </w:rPr>
        <w:object w:dxaOrig="5480" w:dyaOrig="3300" w14:anchorId="6A83ECA0">
          <v:shape id="_x0000_i1058" type="#_x0000_t75" style="width:264.75pt;height:159pt" o:ole="">
            <v:imagedata r:id="rId80" o:title=""/>
          </v:shape>
          <o:OLEObject Type="Embed" ProgID="Equation.DSMT4" ShapeID="_x0000_i1058" DrawAspect="Content" ObjectID="_1803729903" r:id="rId81"/>
        </w:object>
      </w:r>
      <w:r w:rsidR="00B9542A" w:rsidRPr="0050535F">
        <w:rPr>
          <w:rFonts w:cs="Times New Roman"/>
          <w:lang w:val="en-US"/>
        </w:rPr>
        <w:tab/>
      </w:r>
      <w:bookmarkStart w:id="9" w:name="eq_6"/>
      <w:r w:rsidR="00883172">
        <w:rPr>
          <w:rFonts w:cs="Times New Roman"/>
          <w:lang w:val="en-US"/>
        </w:rPr>
        <w:tab/>
        <w:t xml:space="preserve">        </w:t>
      </w:r>
      <w:r w:rsidR="003B083A" w:rsidRPr="0050535F">
        <w:rPr>
          <w:rFonts w:cs="Times New Roman"/>
          <w:lang w:val="en-US"/>
        </w:rPr>
        <w:fldChar w:fldCharType="begin"/>
      </w:r>
      <w:r w:rsidR="003B083A" w:rsidRPr="0050535F">
        <w:rPr>
          <w:rFonts w:cs="Times New Roman"/>
          <w:lang w:val="en-US"/>
        </w:rPr>
        <w:instrText xml:space="preserve"> MACROBUTTON MTPlaceRef \* MERGEFORMAT </w:instrText>
      </w:r>
      <w:r w:rsidR="003B083A" w:rsidRPr="0050535F">
        <w:rPr>
          <w:rFonts w:cs="Times New Roman"/>
          <w:lang w:val="en-US"/>
        </w:rPr>
        <w:fldChar w:fldCharType="begin"/>
      </w:r>
      <w:r w:rsidR="003B083A" w:rsidRPr="0050535F">
        <w:rPr>
          <w:rFonts w:cs="Times New Roman"/>
          <w:lang w:val="en-US"/>
        </w:rPr>
        <w:instrText xml:space="preserve"> SEQ MTEqn \h \* MERGEFORMAT </w:instrText>
      </w:r>
      <w:r w:rsidR="003B083A" w:rsidRPr="0050535F">
        <w:rPr>
          <w:rFonts w:cs="Times New Roman"/>
          <w:lang w:val="en-US"/>
        </w:rPr>
        <w:fldChar w:fldCharType="end"/>
      </w:r>
      <w:bookmarkStart w:id="10" w:name="ZEqnNum131568"/>
      <w:r w:rsidR="003B083A" w:rsidRPr="0050535F">
        <w:rPr>
          <w:rFonts w:cs="Times New Roman"/>
          <w:lang w:val="en-US"/>
        </w:rPr>
        <w:instrText>(</w:instrText>
      </w:r>
      <w:r w:rsidR="003B083A" w:rsidRPr="0050535F">
        <w:rPr>
          <w:rFonts w:cs="Times New Roman"/>
          <w:lang w:val="en-US"/>
        </w:rPr>
        <w:fldChar w:fldCharType="begin"/>
      </w:r>
      <w:r w:rsidR="003B083A" w:rsidRPr="0050535F">
        <w:rPr>
          <w:rFonts w:cs="Times New Roman"/>
          <w:lang w:val="en-US"/>
        </w:rPr>
        <w:instrText xml:space="preserve"> SEQ MTEqn \c \* Arabic \* MERGEFORMAT </w:instrText>
      </w:r>
      <w:r w:rsidR="003B083A" w:rsidRPr="0050535F">
        <w:rPr>
          <w:rFonts w:cs="Times New Roman"/>
          <w:lang w:val="en-US"/>
        </w:rPr>
        <w:fldChar w:fldCharType="separate"/>
      </w:r>
      <w:r w:rsidR="00AB32F0">
        <w:rPr>
          <w:rFonts w:cs="Times New Roman"/>
          <w:noProof/>
          <w:lang w:val="en-US"/>
        </w:rPr>
        <w:instrText>6</w:instrText>
      </w:r>
      <w:r w:rsidR="003B083A" w:rsidRPr="0050535F">
        <w:rPr>
          <w:rFonts w:cs="Times New Roman"/>
          <w:lang w:val="en-US"/>
        </w:rPr>
        <w:fldChar w:fldCharType="end"/>
      </w:r>
      <w:r w:rsidR="003B083A" w:rsidRPr="0050535F">
        <w:rPr>
          <w:rFonts w:cs="Times New Roman"/>
          <w:lang w:val="en-US"/>
        </w:rPr>
        <w:instrText>)</w:instrText>
      </w:r>
      <w:bookmarkEnd w:id="10"/>
      <w:r w:rsidR="003B083A" w:rsidRPr="0050535F">
        <w:rPr>
          <w:rFonts w:cs="Times New Roman"/>
          <w:lang w:val="en-US"/>
        </w:rPr>
        <w:fldChar w:fldCharType="end"/>
      </w:r>
      <w:bookmarkEnd w:id="9"/>
    </w:p>
    <w:p w14:paraId="3CA59734" w14:textId="768A1C6E" w:rsidR="00484104" w:rsidRPr="0050535F" w:rsidRDefault="007B2349" w:rsidP="00DF3B00">
      <w:pPr>
        <w:spacing w:line="360" w:lineRule="auto"/>
        <w:rPr>
          <w:rFonts w:cs="Times New Roman"/>
          <w:lang w:val="en-US"/>
        </w:rPr>
      </w:pPr>
      <w:r>
        <w:rPr>
          <w:rFonts w:cs="Times New Roman"/>
          <w:lang w:val="en-US"/>
        </w:rPr>
        <w:t>Consequently,</w:t>
      </w:r>
      <w:r w:rsidR="00C504D6" w:rsidRPr="0050535F">
        <w:rPr>
          <w:rFonts w:cs="Times New Roman"/>
          <w:lang w:val="en-US"/>
        </w:rPr>
        <w:t xml:space="preserve"> </w:t>
      </w:r>
      <w:r>
        <w:rPr>
          <w:rFonts w:cs="Times New Roman"/>
          <w:lang w:val="en-US"/>
        </w:rPr>
        <w:t xml:space="preserve">if </w:t>
      </w:r>
      <w:r w:rsidR="00EB6266" w:rsidRPr="0050535F">
        <w:rPr>
          <w:position w:val="-14"/>
          <w:lang w:val="en-US"/>
        </w:rPr>
        <w:object w:dxaOrig="1480" w:dyaOrig="380" w14:anchorId="2368D6EC">
          <v:shape id="_x0000_i1059" type="#_x0000_t75" style="width:74.25pt;height:19.5pt" o:ole="">
            <v:imagedata r:id="rId82" o:title=""/>
          </v:shape>
          <o:OLEObject Type="Embed" ProgID="Equation.DSMT4" ShapeID="_x0000_i1059" DrawAspect="Content" ObjectID="_1803729904" r:id="rId83"/>
        </w:object>
      </w:r>
      <w:r w:rsidR="00703F71" w:rsidRPr="0050535F">
        <w:rPr>
          <w:rFonts w:cs="Times New Roman"/>
          <w:lang w:val="en-US"/>
        </w:rPr>
        <w:t>,</w:t>
      </w:r>
      <w:r w:rsidR="009F3C3B" w:rsidRPr="0050535F">
        <w:rPr>
          <w:rFonts w:cs="Times New Roman"/>
          <w:lang w:val="en-US"/>
        </w:rPr>
        <w:t xml:space="preserve"> </w:t>
      </w:r>
      <w:r w:rsidR="00EE1C45" w:rsidRPr="0050535F">
        <w:rPr>
          <w:rFonts w:cs="Times New Roman"/>
          <w:lang w:val="en-US"/>
        </w:rPr>
        <w:t xml:space="preserve">then DMU </w:t>
      </w:r>
      <w:r w:rsidR="00EB6266" w:rsidRPr="0050535F">
        <w:rPr>
          <w:position w:val="-12"/>
          <w:lang w:val="en-US"/>
        </w:rPr>
        <w:object w:dxaOrig="760" w:dyaOrig="360" w14:anchorId="63A6B1F4">
          <v:shape id="_x0000_i1060" type="#_x0000_t75" style="width:39pt;height:18pt" o:ole="">
            <v:imagedata r:id="rId74" o:title=""/>
          </v:shape>
          <o:OLEObject Type="Embed" ProgID="Equation.DSMT4" ShapeID="_x0000_i1060" DrawAspect="Content" ObjectID="_1803729905" r:id="rId84"/>
        </w:object>
      </w:r>
      <w:r w:rsidR="00EE1C45" w:rsidRPr="0050535F">
        <w:rPr>
          <w:rFonts w:cs="Times New Roman"/>
          <w:lang w:val="en-US"/>
        </w:rPr>
        <w:t xml:space="preserve"> is (technically) inefficient. The set of </w:t>
      </w:r>
      <w:r w:rsidR="00165F09" w:rsidRPr="0050535F">
        <w:rPr>
          <w:rFonts w:cs="Times New Roman"/>
          <w:lang w:val="en-US"/>
        </w:rPr>
        <w:t>all inefficient DMUs is denote</w:t>
      </w:r>
      <w:r w:rsidR="00886BDA" w:rsidRPr="0050535F">
        <w:rPr>
          <w:rFonts w:cs="Times New Roman"/>
          <w:lang w:val="en-US"/>
        </w:rPr>
        <w:t>d</w:t>
      </w:r>
      <w:r w:rsidR="00165F09" w:rsidRPr="0050535F">
        <w:rPr>
          <w:rFonts w:cs="Times New Roman"/>
          <w:lang w:val="en-US"/>
        </w:rPr>
        <w:t xml:space="preserve"> as </w:t>
      </w:r>
      <w:r w:rsidR="00EB6266" w:rsidRPr="0050535F">
        <w:rPr>
          <w:position w:val="-4"/>
          <w:lang w:val="en-US"/>
        </w:rPr>
        <w:object w:dxaOrig="180" w:dyaOrig="240" w14:anchorId="73E0D792">
          <v:shape id="_x0000_i1061" type="#_x0000_t75" style="width:9.75pt;height:11.25pt" o:ole="">
            <v:imagedata r:id="rId85" o:title=""/>
          </v:shape>
          <o:OLEObject Type="Embed" ProgID="Equation.DSMT4" ShapeID="_x0000_i1061" DrawAspect="Content" ObjectID="_1803729906" r:id="rId86"/>
        </w:object>
      </w:r>
      <w:r w:rsidR="00165F09" w:rsidRPr="0050535F">
        <w:rPr>
          <w:rFonts w:cs="Times New Roman"/>
          <w:lang w:val="en-US"/>
        </w:rPr>
        <w:t>. Otherwise,</w:t>
      </w:r>
      <w:r w:rsidR="0045053D" w:rsidRPr="0050535F">
        <w:rPr>
          <w:rFonts w:cs="Times New Roman"/>
          <w:lang w:val="en-US"/>
        </w:rPr>
        <w:t xml:space="preserve"> </w:t>
      </w:r>
      <w:r w:rsidR="00165F09" w:rsidRPr="0050535F">
        <w:rPr>
          <w:rFonts w:cs="Times New Roman"/>
          <w:lang w:val="en-US"/>
        </w:rPr>
        <w:t>if</w:t>
      </w:r>
      <w:r w:rsidR="0045053D" w:rsidRPr="0050535F">
        <w:rPr>
          <w:rFonts w:cs="Times New Roman"/>
          <w:lang w:val="en-US"/>
        </w:rPr>
        <w:t xml:space="preserve"> </w:t>
      </w:r>
      <w:r w:rsidR="00EB6266" w:rsidRPr="0050535F">
        <w:rPr>
          <w:position w:val="-14"/>
          <w:lang w:val="en-US"/>
        </w:rPr>
        <w:object w:dxaOrig="1480" w:dyaOrig="380" w14:anchorId="660846D5">
          <v:shape id="_x0000_i1062" type="#_x0000_t75" style="width:74.25pt;height:19.5pt" o:ole="">
            <v:imagedata r:id="rId87" o:title=""/>
          </v:shape>
          <o:OLEObject Type="Embed" ProgID="Equation.DSMT4" ShapeID="_x0000_i1062" DrawAspect="Content" ObjectID="_1803729907" r:id="rId88"/>
        </w:object>
      </w:r>
      <w:r w:rsidR="0014739E" w:rsidRPr="0050535F">
        <w:rPr>
          <w:rFonts w:cs="Times New Roman"/>
          <w:lang w:val="en-US"/>
        </w:rPr>
        <w:t xml:space="preserve">, then DMU </w:t>
      </w:r>
      <w:r w:rsidR="00EB6266" w:rsidRPr="0050535F">
        <w:rPr>
          <w:position w:val="-12"/>
          <w:lang w:val="en-US"/>
        </w:rPr>
        <w:object w:dxaOrig="760" w:dyaOrig="360" w14:anchorId="04031C26">
          <v:shape id="_x0000_i1063" type="#_x0000_t75" style="width:39pt;height:18pt" o:ole="">
            <v:imagedata r:id="rId89" o:title=""/>
          </v:shape>
          <o:OLEObject Type="Embed" ProgID="Equation.DSMT4" ShapeID="_x0000_i1063" DrawAspect="Content" ObjectID="_1803729908" r:id="rId90"/>
        </w:object>
      </w:r>
      <w:r w:rsidR="0014739E" w:rsidRPr="0050535F">
        <w:rPr>
          <w:rFonts w:cs="Times New Roman"/>
          <w:lang w:val="en-US"/>
        </w:rPr>
        <w:t xml:space="preserve"> is (technically) efficient</w:t>
      </w:r>
      <w:r w:rsidR="00A92B22" w:rsidRPr="0050535F">
        <w:rPr>
          <w:rFonts w:cs="Times New Roman"/>
          <w:lang w:val="en-US"/>
        </w:rPr>
        <w:t>. The set of all efficient DMUs is denote</w:t>
      </w:r>
      <w:r w:rsidR="00F63024" w:rsidRPr="0050535F">
        <w:rPr>
          <w:rFonts w:cs="Times New Roman"/>
          <w:lang w:val="en-US"/>
        </w:rPr>
        <w:t>d</w:t>
      </w:r>
      <w:r w:rsidR="00A92B22" w:rsidRPr="0050535F">
        <w:rPr>
          <w:rFonts w:cs="Times New Roman"/>
          <w:lang w:val="en-US"/>
        </w:rPr>
        <w:t xml:space="preserve"> as </w:t>
      </w:r>
      <w:r w:rsidR="00EB6266" w:rsidRPr="0050535F">
        <w:rPr>
          <w:position w:val="-4"/>
          <w:lang w:val="en-US"/>
        </w:rPr>
        <w:object w:dxaOrig="240" w:dyaOrig="240" w14:anchorId="5B25F34E">
          <v:shape id="_x0000_i1064" type="#_x0000_t75" style="width:11.25pt;height:11.25pt" o:ole="">
            <v:imagedata r:id="rId91" o:title=""/>
          </v:shape>
          <o:OLEObject Type="Embed" ProgID="Equation.DSMT4" ShapeID="_x0000_i1064" DrawAspect="Content" ObjectID="_1803729909" r:id="rId92"/>
        </w:object>
      </w:r>
      <w:r w:rsidR="00A92B22" w:rsidRPr="0050535F">
        <w:rPr>
          <w:rFonts w:cs="Times New Roman"/>
          <w:lang w:val="en-US"/>
        </w:rPr>
        <w:t>.</w:t>
      </w:r>
    </w:p>
    <w:p w14:paraId="4459E809" w14:textId="77777777" w:rsidR="00542066" w:rsidRPr="0050535F" w:rsidRDefault="00542066" w:rsidP="00DF3B00">
      <w:pPr>
        <w:spacing w:line="360" w:lineRule="auto"/>
        <w:rPr>
          <w:rFonts w:cs="Times New Roman"/>
          <w:lang w:val="en-US"/>
        </w:rPr>
      </w:pPr>
    </w:p>
    <w:p w14:paraId="20BFBD4D" w14:textId="65198499" w:rsidR="000A4736" w:rsidRPr="0050535F" w:rsidRDefault="00542066" w:rsidP="0040327A">
      <w:pPr>
        <w:spacing w:line="360" w:lineRule="auto"/>
        <w:rPr>
          <w:rFonts w:cs="Times New Roman"/>
          <w:lang w:val="en-US"/>
        </w:rPr>
      </w:pPr>
      <w:r w:rsidRPr="0050535F">
        <w:rPr>
          <w:rFonts w:cs="Times New Roman"/>
          <w:b/>
          <w:bCs/>
          <w:lang w:val="en-US"/>
        </w:rPr>
        <w:t>Step 2</w:t>
      </w:r>
      <w:r w:rsidR="00CA0BED" w:rsidRPr="0050535F">
        <w:rPr>
          <w:rFonts w:cs="Times New Roman"/>
          <w:b/>
          <w:bCs/>
          <w:lang w:val="en-US"/>
        </w:rPr>
        <w:t xml:space="preserve"> [</w:t>
      </w:r>
      <w:r w:rsidR="009A22EF" w:rsidRPr="0050535F">
        <w:rPr>
          <w:rFonts w:cs="Times New Roman"/>
          <w:b/>
          <w:bCs/>
          <w:lang w:val="en-US"/>
        </w:rPr>
        <w:t>Class b</w:t>
      </w:r>
      <w:r w:rsidR="00CA0BED" w:rsidRPr="0050535F">
        <w:rPr>
          <w:rFonts w:cs="Times New Roman"/>
          <w:b/>
          <w:bCs/>
          <w:lang w:val="en-US"/>
        </w:rPr>
        <w:t>alanc</w:t>
      </w:r>
      <w:r w:rsidR="00867D6B" w:rsidRPr="0050535F">
        <w:rPr>
          <w:rFonts w:cs="Times New Roman"/>
          <w:b/>
          <w:bCs/>
          <w:lang w:val="en-US"/>
        </w:rPr>
        <w:t>ing</w:t>
      </w:r>
      <w:r w:rsidR="00CA0BED" w:rsidRPr="0050535F">
        <w:rPr>
          <w:rFonts w:cs="Times New Roman"/>
          <w:b/>
          <w:bCs/>
          <w:lang w:val="en-US"/>
        </w:rPr>
        <w:t xml:space="preserve"> phase]</w:t>
      </w:r>
      <w:r w:rsidRPr="0050535F">
        <w:rPr>
          <w:rFonts w:cs="Times New Roman"/>
          <w:lang w:val="en-US"/>
        </w:rPr>
        <w:t xml:space="preserve">: </w:t>
      </w:r>
      <w:r w:rsidR="00730291" w:rsidRPr="0050535F">
        <w:rPr>
          <w:rFonts w:cs="Times New Roman"/>
          <w:lang w:val="en-US"/>
        </w:rPr>
        <w:t xml:space="preserve">Addressing the challenge of class imbalance </w:t>
      </w:r>
      <w:r w:rsidR="00FF7D83">
        <w:rPr>
          <w:rFonts w:cs="Times New Roman"/>
          <w:lang w:val="en-US"/>
        </w:rPr>
        <w:t xml:space="preserve">between DMUs </w:t>
      </w:r>
      <w:r w:rsidR="00730291" w:rsidRPr="0050535F">
        <w:rPr>
          <w:rFonts w:cs="Times New Roman"/>
          <w:lang w:val="en-US"/>
        </w:rPr>
        <w:t xml:space="preserve">(efficient and inefficient) is crucial for prediction by means of ML techniques (see, for example, He &amp; Garcia, 2009). Imbalanced datasets often compromise the performance of standard algorithms, </w:t>
      </w:r>
      <w:r w:rsidR="00F95D29" w:rsidRPr="0050535F">
        <w:rPr>
          <w:rFonts w:cs="Times New Roman"/>
          <w:lang w:val="en-US"/>
        </w:rPr>
        <w:t>favoring</w:t>
      </w:r>
      <w:r w:rsidR="00730291" w:rsidRPr="0050535F">
        <w:rPr>
          <w:rFonts w:cs="Times New Roman"/>
          <w:lang w:val="en-US"/>
        </w:rPr>
        <w:t xml:space="preserve"> the majority class and neglecting the minority class</w:t>
      </w:r>
      <w:r w:rsidR="00DF7DD8" w:rsidRPr="0050535F">
        <w:rPr>
          <w:rFonts w:cs="Times New Roman"/>
          <w:lang w:val="en-US"/>
        </w:rPr>
        <w:t xml:space="preserve">. </w:t>
      </w:r>
      <w:r w:rsidR="008C2D66" w:rsidRPr="0050535F">
        <w:rPr>
          <w:rFonts w:cs="Times New Roman"/>
          <w:lang w:val="en-US"/>
        </w:rPr>
        <w:t xml:space="preserve">In our production context, </w:t>
      </w:r>
      <w:r w:rsidR="00446F43">
        <w:rPr>
          <w:rFonts w:cs="Times New Roman"/>
          <w:lang w:val="en-US"/>
        </w:rPr>
        <w:t xml:space="preserve">large </w:t>
      </w:r>
      <w:r w:rsidR="008C2D66" w:rsidRPr="0050535F">
        <w:rPr>
          <w:rFonts w:cs="Times New Roman"/>
          <w:lang w:val="en-US"/>
        </w:rPr>
        <w:t xml:space="preserve">datasets typically exhibit a higher proportion of inefficient units, which can skew model outcomes and adversely affect the accuracy of predictions. </w:t>
      </w:r>
      <w:r w:rsidR="005B6453" w:rsidRPr="0050535F">
        <w:rPr>
          <w:rFonts w:cs="Times New Roman"/>
          <w:lang w:val="en-US"/>
        </w:rPr>
        <w:t xml:space="preserve">To address this issue, </w:t>
      </w:r>
      <w:r w:rsidR="00601EE7" w:rsidRPr="0050535F">
        <w:rPr>
          <w:rFonts w:cs="Times New Roman"/>
          <w:lang w:val="en-US"/>
        </w:rPr>
        <w:t>we adopt a modified version of the</w:t>
      </w:r>
      <w:r w:rsidR="002D56F9" w:rsidRPr="0050535F">
        <w:rPr>
          <w:rFonts w:cs="Times New Roman"/>
          <w:lang w:val="en-US"/>
        </w:rPr>
        <w:t xml:space="preserve"> Synthetic Minority Oversampling Technique</w:t>
      </w:r>
      <w:r w:rsidR="00A472DC" w:rsidRPr="0050535F">
        <w:rPr>
          <w:rFonts w:cs="Times New Roman"/>
          <w:lang w:val="en-US"/>
        </w:rPr>
        <w:t xml:space="preserve"> (SMOTE)</w:t>
      </w:r>
      <w:r w:rsidR="00601EE7" w:rsidRPr="0050535F">
        <w:rPr>
          <w:rFonts w:cs="Times New Roman"/>
          <w:lang w:val="en-US"/>
        </w:rPr>
        <w:t xml:space="preserve"> </w:t>
      </w:r>
      <w:r w:rsidR="002D56F9" w:rsidRPr="0050535F">
        <w:rPr>
          <w:rFonts w:cs="Times New Roman"/>
          <w:lang w:val="en-US"/>
        </w:rPr>
        <w:t>(</w:t>
      </w:r>
      <w:r w:rsidR="00601EE7" w:rsidRPr="0050535F">
        <w:rPr>
          <w:rFonts w:cs="Times New Roman"/>
          <w:lang w:val="en-US"/>
        </w:rPr>
        <w:t>Chawla et al., 2002) to generate synthetic examples of the minority class (efficient units).</w:t>
      </w:r>
    </w:p>
    <w:p w14:paraId="067898DD" w14:textId="3B1C9122" w:rsidR="00C1575B" w:rsidRPr="0050535F" w:rsidRDefault="00034C8C" w:rsidP="0040327A">
      <w:pPr>
        <w:spacing w:line="360" w:lineRule="auto"/>
        <w:rPr>
          <w:rFonts w:cs="Times New Roman"/>
          <w:lang w:val="en-US"/>
        </w:rPr>
      </w:pPr>
      <w:r w:rsidRPr="0050535F">
        <w:rPr>
          <w:rFonts w:cs="Times New Roman"/>
          <w:lang w:val="en-US"/>
        </w:rPr>
        <w:t xml:space="preserve">However, our approach goes beyond simply balancing class proportions. Rather than just addressing class imbalance, we focus on refining the delimitation of the best-practice </w:t>
      </w:r>
      <w:r w:rsidR="00DF445A">
        <w:rPr>
          <w:rFonts w:cs="Times New Roman"/>
          <w:lang w:val="en-US"/>
        </w:rPr>
        <w:t xml:space="preserve">efficient </w:t>
      </w:r>
      <w:r w:rsidRPr="0050535F">
        <w:rPr>
          <w:rFonts w:cs="Times New Roman"/>
          <w:lang w:val="en-US"/>
        </w:rPr>
        <w:t>frontier, allowing the model to learn more effectively while minimizing biases introduced by the balancing process. Depending on the dataset structure, we generate either efficient or inefficient synthetic units</w:t>
      </w:r>
      <w:r w:rsidR="00AC73BA">
        <w:rPr>
          <w:rFonts w:cs="Times New Roman"/>
          <w:lang w:val="en-US"/>
        </w:rPr>
        <w:t xml:space="preserve"> until the desire</w:t>
      </w:r>
      <w:r w:rsidR="006334AA">
        <w:rPr>
          <w:rFonts w:cs="Times New Roman"/>
          <w:lang w:val="en-US"/>
        </w:rPr>
        <w:t>d</w:t>
      </w:r>
      <w:r w:rsidR="00AC73BA">
        <w:rPr>
          <w:rFonts w:cs="Times New Roman"/>
          <w:lang w:val="en-US"/>
        </w:rPr>
        <w:t xml:space="preserve"> balance threshold is met</w:t>
      </w:r>
      <w:r w:rsidRPr="0050535F">
        <w:rPr>
          <w:rFonts w:cs="Times New Roman"/>
          <w:lang w:val="en-US"/>
        </w:rPr>
        <w:t xml:space="preserve">, but not both simultaneously. If the minority class is composed of efficient units, we distribute </w:t>
      </w:r>
      <w:r w:rsidR="00E33AD2">
        <w:rPr>
          <w:rFonts w:cs="Times New Roman"/>
          <w:lang w:val="en-US"/>
        </w:rPr>
        <w:t xml:space="preserve">the </w:t>
      </w:r>
      <w:r w:rsidR="00E33AD2" w:rsidRPr="0050535F">
        <w:rPr>
          <w:rFonts w:cs="Times New Roman"/>
          <w:lang w:val="en-US"/>
        </w:rPr>
        <w:t>synthetic units</w:t>
      </w:r>
      <w:r w:rsidRPr="0050535F">
        <w:rPr>
          <w:rFonts w:cs="Times New Roman"/>
          <w:lang w:val="en-US"/>
        </w:rPr>
        <w:t xml:space="preserve"> along the entire frontier, ensuring that the model has enough references to properly define the efficiency boundary. If additional </w:t>
      </w:r>
      <w:r w:rsidR="002A736E">
        <w:rPr>
          <w:rFonts w:cs="Times New Roman"/>
          <w:lang w:val="en-US"/>
        </w:rPr>
        <w:t xml:space="preserve">data </w:t>
      </w:r>
      <w:r w:rsidRPr="0050535F">
        <w:rPr>
          <w:rFonts w:cs="Times New Roman"/>
          <w:lang w:val="en-US"/>
        </w:rPr>
        <w:t xml:space="preserve">are still needed to reach the desired proportion, we generate extra units randomly along the frontier. Conversely, if the minority class consists of inefficient units, we first calculate </w:t>
      </w:r>
      <w:r w:rsidRPr="0050535F">
        <w:rPr>
          <w:rFonts w:cs="Times New Roman"/>
          <w:lang w:val="en-US"/>
        </w:rPr>
        <w:lastRenderedPageBreak/>
        <w:t xml:space="preserve">their inefficiency scores and then distribute </w:t>
      </w:r>
      <w:r w:rsidR="00F4630A">
        <w:rPr>
          <w:rFonts w:cs="Times New Roman"/>
          <w:lang w:val="en-US"/>
        </w:rPr>
        <w:t xml:space="preserve">the </w:t>
      </w:r>
      <w:r w:rsidR="00F4630A" w:rsidRPr="0050535F">
        <w:rPr>
          <w:rFonts w:cs="Times New Roman"/>
          <w:lang w:val="en-US"/>
        </w:rPr>
        <w:t xml:space="preserve">synthetic </w:t>
      </w:r>
      <w:r w:rsidR="001758D2">
        <w:rPr>
          <w:rFonts w:cs="Times New Roman"/>
          <w:lang w:val="en-US"/>
        </w:rPr>
        <w:t xml:space="preserve">inefficient </w:t>
      </w:r>
      <w:r w:rsidR="00F4630A" w:rsidRPr="0050535F">
        <w:rPr>
          <w:rFonts w:cs="Times New Roman"/>
          <w:lang w:val="en-US"/>
        </w:rPr>
        <w:t>units</w:t>
      </w:r>
      <w:r w:rsidRPr="0050535F">
        <w:rPr>
          <w:rFonts w:cs="Times New Roman"/>
          <w:lang w:val="en-US"/>
        </w:rPr>
        <w:t xml:space="preserve"> evenly across the corresponding quartiles. This approach prevents an artificial increase in density within a specific region of the feature space</w:t>
      </w:r>
      <w:r w:rsidR="00B31A62">
        <w:rPr>
          <w:rFonts w:cs="Times New Roman"/>
          <w:lang w:val="en-US"/>
        </w:rPr>
        <w:sym w:font="Symbol" w:char="F0BE"/>
      </w:r>
      <w:r w:rsidR="00B31A62">
        <w:rPr>
          <w:rFonts w:cs="Times New Roman"/>
          <w:lang w:val="en-US"/>
        </w:rPr>
        <w:t>technology</w:t>
      </w:r>
      <w:r w:rsidR="00B31A62">
        <w:rPr>
          <w:rFonts w:cs="Times New Roman"/>
          <w:lang w:val="en-US"/>
        </w:rPr>
        <w:sym w:font="Symbol" w:char="F0BE"/>
      </w:r>
      <w:r w:rsidRPr="0050535F">
        <w:rPr>
          <w:rFonts w:cs="Times New Roman"/>
          <w:lang w:val="en-US"/>
        </w:rPr>
        <w:t>while ensuring a more accurate representation of the efficiency frontier.</w:t>
      </w:r>
      <w:r w:rsidR="000138D8" w:rsidRPr="0050535F">
        <w:rPr>
          <w:rFonts w:cs="Times New Roman"/>
          <w:lang w:val="en-US"/>
        </w:rPr>
        <w:t xml:space="preserve"> Finally, by evaluating the model's performance using a validation dataset that was not used during training, we further mitigate potential biases, as a biased model will exhibit lower performance when confronted with new data.</w:t>
      </w:r>
      <w:r w:rsidR="00EC47C1" w:rsidRPr="0050535F">
        <w:rPr>
          <w:rFonts w:cs="Times New Roman"/>
          <w:lang w:val="en-US"/>
        </w:rPr>
        <w:t xml:space="preserve"> </w:t>
      </w:r>
      <w:r w:rsidR="00601EE7" w:rsidRPr="0050535F">
        <w:rPr>
          <w:rFonts w:cs="Times New Roman"/>
          <w:lang w:val="en-US"/>
        </w:rPr>
        <w:t>This adaptation allows us to tailor the synthetic data generation process to better fit the characteristics of our dataset and context. Next, we describe the specific implementation process of our adapted approach to generate synthetic units</w:t>
      </w:r>
      <w:r w:rsidR="002577FB" w:rsidRPr="0050535F">
        <w:rPr>
          <w:rFonts w:cs="Times New Roman"/>
          <w:lang w:val="en-US"/>
        </w:rPr>
        <w:t>.</w:t>
      </w:r>
    </w:p>
    <w:p w14:paraId="7DDA7749" w14:textId="35DE5F39" w:rsidR="00350049" w:rsidRPr="0050535F" w:rsidRDefault="00334EB7" w:rsidP="00350049">
      <w:pPr>
        <w:spacing w:line="360" w:lineRule="auto"/>
        <w:rPr>
          <w:rFonts w:cs="Times New Roman"/>
          <w:lang w:val="en-US"/>
        </w:rPr>
      </w:pPr>
      <w:r w:rsidRPr="0050535F">
        <w:rPr>
          <w:rFonts w:cs="Times New Roman"/>
          <w:lang w:val="en-US"/>
        </w:rPr>
        <w:t xml:space="preserve">First, we determined the necessary number of synthetic units to balance the proportion of units in both classes (efficient vs. inefficient). </w:t>
      </w:r>
      <w:r w:rsidR="00C1575B" w:rsidRPr="0050535F">
        <w:rPr>
          <w:rFonts w:cs="Times New Roman"/>
          <w:lang w:val="en-US"/>
        </w:rPr>
        <w:t>Since there</w:t>
      </w:r>
      <w:r w:rsidRPr="0050535F">
        <w:rPr>
          <w:rFonts w:cs="Times New Roman"/>
          <w:lang w:val="en-US"/>
        </w:rPr>
        <w:t xml:space="preserve"> is no </w:t>
      </w:r>
      <w:r w:rsidR="00C1575B" w:rsidRPr="0050535F">
        <w:rPr>
          <w:rFonts w:cs="Times New Roman"/>
          <w:lang w:val="en-US"/>
        </w:rPr>
        <w:t xml:space="preserve">universally optimal ratio, </w:t>
      </w:r>
      <w:r w:rsidRPr="0050535F">
        <w:rPr>
          <w:rFonts w:cs="Times New Roman"/>
          <w:lang w:val="en-US"/>
        </w:rPr>
        <w:t xml:space="preserve">Weiss and Provost (2003) suggest testing different minority </w:t>
      </w:r>
      <w:r w:rsidR="00C1575B" w:rsidRPr="0050535F">
        <w:rPr>
          <w:rFonts w:cs="Times New Roman"/>
          <w:lang w:val="en-US"/>
        </w:rPr>
        <w:t>proportions</w:t>
      </w:r>
      <w:r w:rsidRPr="0050535F">
        <w:rPr>
          <w:rFonts w:cs="Times New Roman"/>
          <w:lang w:val="en-US"/>
        </w:rPr>
        <w:t xml:space="preserve"> to identify the </w:t>
      </w:r>
      <w:r w:rsidR="00C1575B" w:rsidRPr="0050535F">
        <w:rPr>
          <w:rFonts w:cs="Times New Roman"/>
          <w:lang w:val="en-US"/>
        </w:rPr>
        <w:t>most effective</w:t>
      </w:r>
      <w:r w:rsidRPr="0050535F">
        <w:rPr>
          <w:rFonts w:cs="Times New Roman"/>
          <w:lang w:val="en-US"/>
        </w:rPr>
        <w:t xml:space="preserve"> distribution for the training set. </w:t>
      </w:r>
      <w:r w:rsidR="00BA0FD6">
        <w:rPr>
          <w:rFonts w:cs="Times New Roman"/>
          <w:lang w:val="en-US"/>
        </w:rPr>
        <w:t xml:space="preserve">Considering the minimization of </w:t>
      </w:r>
      <w:r w:rsidR="00217FB0">
        <w:rPr>
          <w:rFonts w:cs="Times New Roman"/>
          <w:lang w:val="en-US"/>
        </w:rPr>
        <w:t xml:space="preserve">the </w:t>
      </w:r>
      <w:r w:rsidR="00BA0FD6">
        <w:rPr>
          <w:rFonts w:cs="Times New Roman"/>
          <w:lang w:val="en-US"/>
        </w:rPr>
        <w:t>classification error, t</w:t>
      </w:r>
      <w:r w:rsidR="00CE4C7C" w:rsidRPr="0050535F">
        <w:rPr>
          <w:rFonts w:cs="Times New Roman"/>
          <w:lang w:val="en-US"/>
        </w:rPr>
        <w:t xml:space="preserve">hey conclude that the </w:t>
      </w:r>
      <w:r w:rsidR="00C1575B" w:rsidRPr="0050535F">
        <w:rPr>
          <w:rFonts w:cs="Times New Roman"/>
          <w:lang w:val="en-US"/>
        </w:rPr>
        <w:t xml:space="preserve">ideal </w:t>
      </w:r>
      <w:r w:rsidR="00CE4C7C" w:rsidRPr="0050535F">
        <w:rPr>
          <w:rFonts w:cs="Times New Roman"/>
          <w:lang w:val="en-US"/>
        </w:rPr>
        <w:t xml:space="preserve">proportion of minority class should ideally fall between 20% and 40%. </w:t>
      </w:r>
      <w:r w:rsidR="00C1575B" w:rsidRPr="0050535F">
        <w:rPr>
          <w:rFonts w:cs="Times New Roman"/>
          <w:lang w:val="en-US"/>
        </w:rPr>
        <w:t>Following this approach</w:t>
      </w:r>
      <w:r w:rsidR="00217FB0">
        <w:rPr>
          <w:rFonts w:cs="Times New Roman"/>
          <w:lang w:val="en-US"/>
        </w:rPr>
        <w:t>.</w:t>
      </w:r>
      <w:r w:rsidR="00C1575B" w:rsidRPr="0050535F">
        <w:rPr>
          <w:rFonts w:cs="Times New Roman"/>
          <w:lang w:val="en-US"/>
        </w:rPr>
        <w:t xml:space="preserve"> </w:t>
      </w:r>
      <w:r w:rsidR="00217FB0">
        <w:rPr>
          <w:rFonts w:cs="Times New Roman"/>
          <w:lang w:val="en-US"/>
        </w:rPr>
        <w:t>W</w:t>
      </w:r>
      <w:r w:rsidR="00350049" w:rsidRPr="0050535F">
        <w:rPr>
          <w:rFonts w:cs="Times New Roman"/>
          <w:lang w:val="en-US"/>
        </w:rPr>
        <w:t xml:space="preserve">e treat this proportion as a hyperparameter, denoted by </w:t>
      </w:r>
      <w:r w:rsidR="004371C8" w:rsidRPr="0050535F">
        <w:rPr>
          <w:rFonts w:cs="Times New Roman"/>
          <w:position w:val="-12"/>
          <w:lang w:val="en-US"/>
        </w:rPr>
        <w:object w:dxaOrig="2700" w:dyaOrig="360" w14:anchorId="0B3056F7">
          <v:shape id="_x0000_i1065" type="#_x0000_t75" style="width:135.75pt;height:18pt" o:ole="">
            <v:imagedata r:id="rId93" o:title=""/>
          </v:shape>
          <o:OLEObject Type="Embed" ProgID="Equation.DSMT4" ShapeID="_x0000_i1065" DrawAspect="Content" ObjectID="_1803729910" r:id="rId94"/>
        </w:object>
      </w:r>
      <w:r w:rsidR="00350049" w:rsidRPr="0050535F">
        <w:rPr>
          <w:rFonts w:cs="Times New Roman"/>
          <w:lang w:val="en-US"/>
        </w:rPr>
        <w:t xml:space="preserve">. </w:t>
      </w:r>
      <w:r w:rsidR="005030DD">
        <w:rPr>
          <w:rFonts w:cs="Times New Roman"/>
          <w:lang w:val="en-US"/>
        </w:rPr>
        <w:t>T</w:t>
      </w:r>
      <w:r w:rsidR="00350049" w:rsidRPr="0050535F">
        <w:rPr>
          <w:rFonts w:cs="Times New Roman"/>
          <w:lang w:val="en-US"/>
        </w:rPr>
        <w:t xml:space="preserve">o achieve this </w:t>
      </w:r>
      <w:proofErr w:type="gramStart"/>
      <w:r w:rsidR="00350049" w:rsidRPr="0050535F">
        <w:rPr>
          <w:rFonts w:cs="Times New Roman"/>
          <w:lang w:val="en-US"/>
        </w:rPr>
        <w:t>balance</w:t>
      </w:r>
      <w:proofErr w:type="gramEnd"/>
      <w:r w:rsidR="00350049" w:rsidRPr="0050535F">
        <w:rPr>
          <w:rFonts w:cs="Times New Roman"/>
          <w:lang w:val="en-US"/>
        </w:rPr>
        <w:t xml:space="preserve"> we adopt two different strategies depending on the dataset’s observed class distribution and the selected minority class proportion </w:t>
      </w:r>
      <w:r w:rsidR="004371C8" w:rsidRPr="0050535F">
        <w:rPr>
          <w:position w:val="-10"/>
          <w:lang w:val="en-US"/>
        </w:rPr>
        <w:object w:dxaOrig="420" w:dyaOrig="320" w14:anchorId="1CEC4837">
          <v:shape id="_x0000_i1066" type="#_x0000_t75" style="width:20.25pt;height:16.5pt" o:ole="">
            <v:imagedata r:id="rId95" o:title=""/>
          </v:shape>
          <o:OLEObject Type="Embed" ProgID="Equation.DSMT4" ShapeID="_x0000_i1066" DrawAspect="Content" ObjectID="_1803729911" r:id="rId96"/>
        </w:object>
      </w:r>
      <w:r w:rsidR="00350049" w:rsidRPr="0050535F">
        <w:rPr>
          <w:lang w:val="en-US"/>
        </w:rPr>
        <w:t>.</w:t>
      </w:r>
      <w:r w:rsidR="001C45FC" w:rsidRPr="0050535F">
        <w:rPr>
          <w:lang w:val="en-US"/>
        </w:rPr>
        <w:t xml:space="preserve"> </w:t>
      </w:r>
    </w:p>
    <w:p w14:paraId="012B5F3B" w14:textId="30AD45D4" w:rsidR="00796609" w:rsidRPr="0050535F" w:rsidRDefault="00CE6B5C" w:rsidP="00DF3B00">
      <w:pPr>
        <w:spacing w:line="360" w:lineRule="auto"/>
        <w:rPr>
          <w:rFonts w:cs="Times New Roman"/>
          <w:highlight w:val="yellow"/>
          <w:lang w:val="en-US"/>
        </w:rPr>
      </w:pPr>
      <w:r>
        <w:rPr>
          <w:rFonts w:cs="Times New Roman"/>
          <w:i/>
          <w:iCs/>
          <w:lang w:val="en-US"/>
        </w:rPr>
        <w:t>Case</w:t>
      </w:r>
      <w:r w:rsidRPr="0050535F">
        <w:rPr>
          <w:rFonts w:cs="Times New Roman"/>
          <w:i/>
          <w:iCs/>
          <w:lang w:val="en-US"/>
        </w:rPr>
        <w:t xml:space="preserve"> </w:t>
      </w:r>
      <w:r w:rsidR="002A7A26">
        <w:rPr>
          <w:rFonts w:cs="Times New Roman"/>
          <w:i/>
          <w:iCs/>
          <w:lang w:val="en-US"/>
        </w:rPr>
        <w:t>2</w:t>
      </w:r>
      <w:r w:rsidR="00E50DE0" w:rsidRPr="0050535F">
        <w:rPr>
          <w:rFonts w:cs="Times New Roman"/>
          <w:i/>
          <w:iCs/>
          <w:lang w:val="en-US"/>
        </w:rPr>
        <w:t>a</w:t>
      </w:r>
      <w:r w:rsidR="000A158E">
        <w:rPr>
          <w:rFonts w:cs="Times New Roman"/>
          <w:i/>
          <w:iCs/>
          <w:lang w:val="en-US"/>
        </w:rPr>
        <w:t xml:space="preserve"> (</w:t>
      </w:r>
      <w:r w:rsidR="00A86264">
        <w:rPr>
          <w:rFonts w:cs="Times New Roman"/>
          <w:i/>
          <w:iCs/>
          <w:lang w:val="en-US"/>
        </w:rPr>
        <w:t>minority class: efficient DMUs</w:t>
      </w:r>
      <w:r w:rsidR="00A86264" w:rsidRPr="00A86264">
        <w:rPr>
          <w:rFonts w:cs="Times New Roman"/>
          <w:i/>
          <w:iCs/>
          <w:lang w:val="en-US"/>
        </w:rPr>
        <w:t>)</w:t>
      </w:r>
      <w:r w:rsidR="00E50DE0" w:rsidRPr="0050535F">
        <w:rPr>
          <w:rFonts w:cs="Times New Roman"/>
          <w:i/>
          <w:iCs/>
          <w:lang w:val="en-US"/>
        </w:rPr>
        <w:t>:</w:t>
      </w:r>
      <w:r w:rsidR="00E50DE0" w:rsidRPr="0050535F">
        <w:rPr>
          <w:rFonts w:cs="Times New Roman"/>
          <w:lang w:val="en-US"/>
        </w:rPr>
        <w:t xml:space="preserve"> </w:t>
      </w:r>
      <w:r w:rsidR="003C68A4">
        <w:rPr>
          <w:rFonts w:cs="Times New Roman"/>
          <w:lang w:val="en-US"/>
        </w:rPr>
        <w:t xml:space="preserve">As the </w:t>
      </w:r>
      <w:r w:rsidR="000E161E">
        <w:rPr>
          <w:rFonts w:cs="Times New Roman"/>
          <w:lang w:val="en-US"/>
        </w:rPr>
        <w:t xml:space="preserve">proportion of the </w:t>
      </w:r>
      <w:r w:rsidR="00D86125">
        <w:rPr>
          <w:rFonts w:cs="Times New Roman"/>
          <w:lang w:val="en-US"/>
        </w:rPr>
        <w:t>originally</w:t>
      </w:r>
      <w:r w:rsidR="00F707D4">
        <w:rPr>
          <w:rFonts w:cs="Times New Roman"/>
          <w:lang w:val="en-US"/>
        </w:rPr>
        <w:t xml:space="preserve"> </w:t>
      </w:r>
      <w:r w:rsidR="00365BF2">
        <w:rPr>
          <w:rFonts w:cs="Times New Roman"/>
          <w:lang w:val="en-US"/>
        </w:rPr>
        <w:t xml:space="preserve">observed efficient DMUs </w:t>
      </w:r>
      <w:r w:rsidR="000E161E">
        <w:rPr>
          <w:rFonts w:cs="Times New Roman"/>
          <w:lang w:val="en-US"/>
        </w:rPr>
        <w:t xml:space="preserve">does not reach the </w:t>
      </w:r>
      <w:r w:rsidR="002349A7" w:rsidRPr="0050535F">
        <w:rPr>
          <w:rFonts w:cs="Times New Roman"/>
          <w:lang w:val="en-US"/>
        </w:rPr>
        <w:t>balance level</w:t>
      </w:r>
      <w:r w:rsidR="00BC0522">
        <w:rPr>
          <w:rFonts w:cs="Times New Roman"/>
          <w:lang w:val="en-US"/>
        </w:rPr>
        <w:t xml:space="preserve"> </w:t>
      </w:r>
      <w:r w:rsidR="00BC0522" w:rsidRPr="0050535F">
        <w:rPr>
          <w:position w:val="-10"/>
          <w:lang w:val="en-US"/>
        </w:rPr>
        <w:object w:dxaOrig="420" w:dyaOrig="320" w14:anchorId="0E036CBE">
          <v:shape id="_x0000_i1067" type="#_x0000_t75" style="width:20.25pt;height:16.5pt" o:ole="">
            <v:imagedata r:id="rId95" o:title=""/>
          </v:shape>
          <o:OLEObject Type="Embed" ProgID="Equation.DSMT4" ShapeID="_x0000_i1067" DrawAspect="Content" ObjectID="_1803729912" r:id="rId97"/>
        </w:object>
      </w:r>
      <w:r w:rsidR="003C68A4">
        <w:rPr>
          <w:rFonts w:cs="Times New Roman"/>
          <w:lang w:val="en-US"/>
        </w:rPr>
        <w:t xml:space="preserve">, </w:t>
      </w:r>
      <w:r w:rsidR="00E4386D">
        <w:rPr>
          <w:rFonts w:cs="Times New Roman"/>
          <w:lang w:val="en-US"/>
        </w:rPr>
        <w:t xml:space="preserve">it is necessary to increase </w:t>
      </w:r>
      <w:r w:rsidR="00203796" w:rsidRPr="0050535F">
        <w:rPr>
          <w:rFonts w:cs="Times New Roman"/>
          <w:lang w:val="en-US"/>
        </w:rPr>
        <w:t>the</w:t>
      </w:r>
      <w:r w:rsidR="00AD24D0">
        <w:rPr>
          <w:rFonts w:cs="Times New Roman"/>
          <w:lang w:val="en-US"/>
        </w:rPr>
        <w:t xml:space="preserve">ir </w:t>
      </w:r>
      <w:r w:rsidR="00203796" w:rsidRPr="0050535F">
        <w:rPr>
          <w:rFonts w:cs="Times New Roman"/>
          <w:lang w:val="en-US"/>
        </w:rPr>
        <w:t>number</w:t>
      </w:r>
      <w:r w:rsidR="00AA7EA6" w:rsidRPr="0050535F">
        <w:rPr>
          <w:rFonts w:cs="Times New Roman"/>
          <w:lang w:val="en-US"/>
        </w:rPr>
        <w:t>. Specifically, we generate convex combinations</w:t>
      </w:r>
      <w:r w:rsidR="009822AD" w:rsidRPr="0050535F">
        <w:rPr>
          <w:rFonts w:cs="Times New Roman"/>
          <w:lang w:val="en-US"/>
        </w:rPr>
        <w:t xml:space="preserve"> </w:t>
      </w:r>
      <w:r w:rsidR="001C45FC" w:rsidRPr="0050535F">
        <w:rPr>
          <w:rFonts w:cs="Times New Roman"/>
          <w:lang w:val="en-US"/>
        </w:rPr>
        <w:t>from sets of</w:t>
      </w:r>
      <w:r w:rsidR="009822AD" w:rsidRPr="0050535F">
        <w:rPr>
          <w:rFonts w:cs="Times New Roman"/>
          <w:lang w:val="en-US"/>
        </w:rPr>
        <w:t xml:space="preserve"> </w:t>
      </w:r>
      <w:r w:rsidR="001C45FC" w:rsidRPr="0050535F">
        <w:rPr>
          <w:position w:val="-6"/>
          <w:lang w:val="en-US"/>
        </w:rPr>
        <w:object w:dxaOrig="540" w:dyaOrig="220" w14:anchorId="2D6C242A">
          <v:shape id="_x0000_i1068" type="#_x0000_t75" style="width:27pt;height:11.25pt" o:ole="">
            <v:imagedata r:id="rId98" o:title=""/>
          </v:shape>
          <o:OLEObject Type="Embed" ProgID="Equation.DSMT4" ShapeID="_x0000_i1068" DrawAspect="Content" ObjectID="_1803729913" r:id="rId99"/>
        </w:object>
      </w:r>
      <w:r w:rsidR="00AA7EA6" w:rsidRPr="0050535F">
        <w:rPr>
          <w:rFonts w:cs="Times New Roman"/>
          <w:lang w:val="en-US"/>
        </w:rPr>
        <w:t xml:space="preserve"> </w:t>
      </w:r>
      <w:r w:rsidR="00112B59" w:rsidRPr="0050535F">
        <w:rPr>
          <w:rFonts w:cs="Times New Roman"/>
          <w:lang w:val="en-US"/>
        </w:rPr>
        <w:t xml:space="preserve">DMUs </w:t>
      </w:r>
      <w:r w:rsidR="00BE0655" w:rsidRPr="0050535F">
        <w:rPr>
          <w:rFonts w:cs="Times New Roman"/>
          <w:lang w:val="en-US"/>
        </w:rPr>
        <w:t>labeled</w:t>
      </w:r>
      <w:r w:rsidR="00112B59" w:rsidRPr="0050535F">
        <w:rPr>
          <w:rFonts w:cs="Times New Roman"/>
          <w:lang w:val="en-US"/>
        </w:rPr>
        <w:t xml:space="preserve"> as efficient in </w:t>
      </w:r>
      <w:r w:rsidR="00F1659B" w:rsidRPr="0050535F">
        <w:rPr>
          <w:rFonts w:cs="Times New Roman"/>
          <w:lang w:val="en-US"/>
        </w:rPr>
        <w:t>Step</w:t>
      </w:r>
      <w:r w:rsidR="00112B59" w:rsidRPr="0050535F">
        <w:rPr>
          <w:rFonts w:cs="Times New Roman"/>
          <w:lang w:val="en-US"/>
        </w:rPr>
        <w:t xml:space="preserve"> 1</w:t>
      </w:r>
      <w:r w:rsidR="001C45FC" w:rsidRPr="0050535F">
        <w:rPr>
          <w:rFonts w:cs="Times New Roman"/>
          <w:lang w:val="en-US"/>
        </w:rPr>
        <w:t xml:space="preserve">. </w:t>
      </w:r>
      <w:r w:rsidR="009822AD" w:rsidRPr="0050535F">
        <w:rPr>
          <w:rFonts w:cs="Times New Roman"/>
          <w:lang w:val="en-US"/>
        </w:rPr>
        <w:t>The objective of this approach is to populate complete faces of the convex polyhedron</w:t>
      </w:r>
      <w:r w:rsidR="00112B59" w:rsidRPr="0050535F">
        <w:rPr>
          <w:rFonts w:cs="Times New Roman"/>
          <w:lang w:val="en-US"/>
        </w:rPr>
        <w:t>.</w:t>
      </w:r>
      <w:r w:rsidR="008720A9" w:rsidRPr="0050535F">
        <w:rPr>
          <w:rFonts w:cs="Times New Roman"/>
          <w:lang w:val="en-US"/>
        </w:rPr>
        <w:t xml:space="preserve"> </w:t>
      </w:r>
      <w:r w:rsidR="0070308F" w:rsidRPr="0050535F">
        <w:rPr>
          <w:rFonts w:cs="Times New Roman"/>
          <w:lang w:val="en-US"/>
        </w:rPr>
        <w:t>The total number of combinations is calculated as</w:t>
      </w:r>
      <w:r w:rsidR="00081153" w:rsidRPr="0050535F">
        <w:rPr>
          <w:rFonts w:cs="Times New Roman"/>
          <w:lang w:val="en-US"/>
        </w:rPr>
        <w:t xml:space="preserve"> </w:t>
      </w:r>
      <w:r w:rsidR="00EB6266" w:rsidRPr="0050535F">
        <w:rPr>
          <w:position w:val="-28"/>
          <w:lang w:val="en-US"/>
        </w:rPr>
        <w:object w:dxaOrig="760" w:dyaOrig="680" w14:anchorId="2FDEA7F1">
          <v:shape id="_x0000_i1069" type="#_x0000_t75" style="width:39pt;height:33pt" o:ole="">
            <v:imagedata r:id="rId100" o:title=""/>
          </v:shape>
          <o:OLEObject Type="Embed" ProgID="Equation.DSMT4" ShapeID="_x0000_i1069" DrawAspect="Content" ObjectID="_1803729914" r:id="rId101"/>
        </w:object>
      </w:r>
      <w:r w:rsidR="001C45FC" w:rsidRPr="0050535F">
        <w:rPr>
          <w:rFonts w:eastAsiaTheme="minorEastAsia" w:cs="Times New Roman"/>
          <w:lang w:val="en-US"/>
        </w:rPr>
        <w:t xml:space="preserve">, </w:t>
      </w:r>
      <w:r w:rsidR="001C45FC" w:rsidRPr="0050535F">
        <w:rPr>
          <w:rFonts w:cs="Times New Roman"/>
          <w:lang w:val="en-US"/>
        </w:rPr>
        <w:t xml:space="preserve">where </w:t>
      </w:r>
      <w:r w:rsidR="001C45FC" w:rsidRPr="0050535F">
        <w:rPr>
          <w:position w:val="-10"/>
          <w:lang w:val="en-US"/>
        </w:rPr>
        <w:object w:dxaOrig="279" w:dyaOrig="320" w14:anchorId="590DF502">
          <v:shape id="_x0000_i1070" type="#_x0000_t75" style="width:14.25pt;height:15pt" o:ole="">
            <v:imagedata r:id="rId102" o:title=""/>
          </v:shape>
          <o:OLEObject Type="Embed" ProgID="Equation.DSMT4" ShapeID="_x0000_i1070" DrawAspect="Content" ObjectID="_1803729915" r:id="rId103"/>
        </w:object>
      </w:r>
      <w:r w:rsidR="001C45FC" w:rsidRPr="0050535F">
        <w:rPr>
          <w:rFonts w:eastAsiaTheme="minorEastAsia" w:cs="Times New Roman"/>
          <w:lang w:val="en-US"/>
        </w:rPr>
        <w:t xml:space="preserve"> is the number of efficient DMUs labeled</w:t>
      </w:r>
      <w:r w:rsidR="002B0E95" w:rsidRPr="0050535F">
        <w:rPr>
          <w:rFonts w:eastAsiaTheme="minorEastAsia" w:cs="Times New Roman"/>
          <w:lang w:val="en-US"/>
        </w:rPr>
        <w:t xml:space="preserve"> as efficient in Step 1 and </w:t>
      </w:r>
      <w:r w:rsidR="002B0E95" w:rsidRPr="0050535F">
        <w:rPr>
          <w:position w:val="-6"/>
          <w:lang w:val="en-US"/>
        </w:rPr>
        <w:object w:dxaOrig="540" w:dyaOrig="220" w14:anchorId="077D40BF">
          <v:shape id="_x0000_i1071" type="#_x0000_t75" style="width:26.25pt;height:10.5pt" o:ole="">
            <v:imagedata r:id="rId104" o:title=""/>
          </v:shape>
          <o:OLEObject Type="Embed" ProgID="Equation.DSMT4" ShapeID="_x0000_i1071" DrawAspect="Content" ObjectID="_1803729916" r:id="rId105"/>
        </w:object>
      </w:r>
      <w:r w:rsidR="001C45FC" w:rsidRPr="0050535F">
        <w:rPr>
          <w:lang w:val="en-US"/>
        </w:rPr>
        <w:t xml:space="preserve"> </w:t>
      </w:r>
      <w:r w:rsidR="002B0E95" w:rsidRPr="0050535F">
        <w:rPr>
          <w:lang w:val="en-US"/>
        </w:rPr>
        <w:t xml:space="preserve">is </w:t>
      </w:r>
      <w:r w:rsidR="001C45FC" w:rsidRPr="0050535F">
        <w:rPr>
          <w:lang w:val="en-US"/>
        </w:rPr>
        <w:t xml:space="preserve">the </w:t>
      </w:r>
      <w:r w:rsidR="002B0E95" w:rsidRPr="0050535F">
        <w:rPr>
          <w:lang w:val="en-US"/>
        </w:rPr>
        <w:t>total number of variables considered in the problem.</w:t>
      </w:r>
      <w:r w:rsidR="002B0E95" w:rsidRPr="0050535F">
        <w:rPr>
          <w:rFonts w:cs="Times New Roman"/>
          <w:lang w:val="en-US"/>
        </w:rPr>
        <w:t xml:space="preserve"> </w:t>
      </w:r>
      <w:r w:rsidR="00A079A7" w:rsidRPr="0050535F">
        <w:rPr>
          <w:rFonts w:eastAsiaTheme="minorEastAsia" w:cs="Times New Roman"/>
          <w:lang w:val="en-US"/>
        </w:rPr>
        <w:t>For each combination</w:t>
      </w:r>
      <w:r w:rsidR="002B0E95" w:rsidRPr="0050535F">
        <w:rPr>
          <w:rFonts w:eastAsiaTheme="minorEastAsia" w:cs="Times New Roman"/>
          <w:lang w:val="en-US"/>
        </w:rPr>
        <w:t xml:space="preserve"> of </w:t>
      </w:r>
      <w:r w:rsidR="00C24D20">
        <w:rPr>
          <w:rFonts w:eastAsiaTheme="minorEastAsia" w:cs="Times New Roman"/>
          <w:lang w:val="en-US"/>
        </w:rPr>
        <w:t>observed</w:t>
      </w:r>
      <w:moveFromRangeStart w:id="11" w:author="Jose Luis Zofio Prieto" w:date="2025-03-03T12:16:00Z" w:name="move191896630"/>
      <w:moveFrom w:id="12" w:author="Jose Luis Zofio Prieto [2]" w:date="2025-03-03T12:16:00Z">
        <w:r w:rsidR="002B0E95" w:rsidRPr="0050535F" w:rsidDel="00CD0E7E">
          <w:rPr>
            <w:position w:val="-6"/>
            <w:lang w:val="en-US"/>
          </w:rPr>
          <w:object w:dxaOrig="540" w:dyaOrig="220" w14:anchorId="059F102D">
            <v:shape id="_x0000_i1072" type="#_x0000_t75" style="width:27pt;height:11.25pt" o:ole="">
              <v:imagedata r:id="rId98" o:title=""/>
            </v:shape>
            <o:OLEObject Type="Embed" ProgID="Equation.DSMT4" ShapeID="_x0000_i1072" DrawAspect="Content" ObjectID="_1803729917" r:id="rId106"/>
          </w:object>
        </w:r>
      </w:moveFrom>
      <w:moveFromRangeEnd w:id="11"/>
      <w:r w:rsidR="002B0E95" w:rsidRPr="0050535F">
        <w:rPr>
          <w:lang w:val="en-US"/>
        </w:rPr>
        <w:t xml:space="preserve"> efficient DMUs</w:t>
      </w:r>
      <w:r w:rsidR="00CD0E7E">
        <w:rPr>
          <w:lang w:val="en-US"/>
        </w:rPr>
        <w:t xml:space="preserve"> in the </w:t>
      </w:r>
      <w:moveToRangeStart w:id="13" w:author="Jose Luis Zofio Prieto" w:date="2025-03-03T12:16:00Z" w:name="move191896630"/>
      <w:moveTo w:id="14" w:author="Jose Luis Zofio Prieto [2]" w:date="2025-03-03T12:16:00Z">
        <w:r w:rsidR="00CD0E7E" w:rsidRPr="0050535F">
          <w:rPr>
            <w:position w:val="-6"/>
            <w:lang w:val="en-US"/>
          </w:rPr>
          <w:object w:dxaOrig="540" w:dyaOrig="220" w14:anchorId="25CC6A63">
            <v:shape id="_x0000_i1073" type="#_x0000_t75" style="width:27pt;height:11.25pt" o:ole="">
              <v:imagedata r:id="rId98" o:title=""/>
            </v:shape>
            <o:OLEObject Type="Embed" ProgID="Equation.DSMT4" ShapeID="_x0000_i1073" DrawAspect="Content" ObjectID="_1803729918" r:id="rId107"/>
          </w:object>
        </w:r>
      </w:moveTo>
      <w:moveToRangeEnd w:id="13"/>
      <w:r w:rsidR="00CD0E7E">
        <w:rPr>
          <w:lang w:val="en-US"/>
        </w:rPr>
        <w:t>dimensions</w:t>
      </w:r>
      <w:r w:rsidR="00A079A7" w:rsidRPr="0050535F">
        <w:rPr>
          <w:rFonts w:eastAsiaTheme="minorEastAsia" w:cs="Times New Roman"/>
          <w:lang w:val="en-US"/>
        </w:rPr>
        <w:t>,</w:t>
      </w:r>
      <w:r w:rsidR="00693F8E" w:rsidRPr="0050535F">
        <w:rPr>
          <w:rFonts w:eastAsiaTheme="minorEastAsia" w:cs="Times New Roman"/>
          <w:lang w:val="en-US"/>
        </w:rPr>
        <w:t xml:space="preserve"> a synthetic unit is generated by applying the same weights to </w:t>
      </w:r>
      <w:r w:rsidR="002B0E95" w:rsidRPr="0050535F">
        <w:rPr>
          <w:rFonts w:eastAsiaTheme="minorEastAsia" w:cs="Times New Roman"/>
          <w:lang w:val="en-US"/>
        </w:rPr>
        <w:t xml:space="preserve">all </w:t>
      </w:r>
      <w:r w:rsidR="00693F8E" w:rsidRPr="0050535F">
        <w:rPr>
          <w:rFonts w:eastAsiaTheme="minorEastAsia" w:cs="Times New Roman"/>
          <w:lang w:val="en-US"/>
        </w:rPr>
        <w:t xml:space="preserve">DMUs involved in that </w:t>
      </w:r>
      <w:r w:rsidR="00E437E7">
        <w:rPr>
          <w:rFonts w:eastAsiaTheme="minorEastAsia" w:cs="Times New Roman"/>
          <w:lang w:val="en-US"/>
        </w:rPr>
        <w:t xml:space="preserve">linear </w:t>
      </w:r>
      <w:r w:rsidR="00693F8E" w:rsidRPr="0050535F">
        <w:rPr>
          <w:rFonts w:eastAsiaTheme="minorEastAsia" w:cs="Times New Roman"/>
          <w:lang w:val="en-US"/>
        </w:rPr>
        <w:t>combination</w:t>
      </w:r>
      <w:r w:rsidR="00A079A7" w:rsidRPr="0050535F">
        <w:rPr>
          <w:rFonts w:eastAsiaTheme="minorEastAsia" w:cs="Times New Roman"/>
          <w:lang w:val="en-US"/>
        </w:rPr>
        <w:t>.</w:t>
      </w:r>
      <w:r w:rsidR="00D01BB1" w:rsidRPr="0050535F">
        <w:rPr>
          <w:rFonts w:eastAsiaTheme="minorEastAsia" w:cs="Times New Roman"/>
          <w:lang w:val="en-US"/>
        </w:rPr>
        <w:t xml:space="preserve"> The weight is defined as </w:t>
      </w:r>
      <w:r w:rsidR="00762F2C" w:rsidRPr="0050535F">
        <w:rPr>
          <w:lang w:val="en-US"/>
        </w:rPr>
        <w:t xml:space="preserve"> </w:t>
      </w:r>
      <w:r w:rsidR="002B0E95" w:rsidRPr="0050535F">
        <w:rPr>
          <w:position w:val="-22"/>
          <w:lang w:val="en-US"/>
        </w:rPr>
        <w:object w:dxaOrig="920" w:dyaOrig="580" w14:anchorId="568AE7B2">
          <v:shape id="_x0000_i1074" type="#_x0000_t75" style="width:45.75pt;height:29.25pt" o:ole="">
            <v:imagedata r:id="rId108" o:title=""/>
          </v:shape>
          <o:OLEObject Type="Embed" ProgID="Equation.DSMT4" ShapeID="_x0000_i1074" DrawAspect="Content" ObjectID="_1803729919" r:id="rId109"/>
        </w:object>
      </w:r>
      <w:r w:rsidR="0009490B" w:rsidRPr="0050535F">
        <w:rPr>
          <w:lang w:val="en-US"/>
        </w:rPr>
        <w:t xml:space="preserve">, </w:t>
      </w:r>
      <w:r w:rsidR="002B0E95" w:rsidRPr="0050535F">
        <w:rPr>
          <w:lang w:val="en-US"/>
        </w:rPr>
        <w:t xml:space="preserve">chosen </w:t>
      </w:r>
      <w:r w:rsidR="0009490B" w:rsidRPr="0050535F">
        <w:rPr>
          <w:lang w:val="en-US"/>
        </w:rPr>
        <w:t xml:space="preserve">arbitrarily to </w:t>
      </w:r>
      <w:r w:rsidR="002B0E95" w:rsidRPr="0050535F">
        <w:rPr>
          <w:lang w:val="en-US"/>
        </w:rPr>
        <w:t xml:space="preserve">position the </w:t>
      </w:r>
      <w:r w:rsidR="0009490B" w:rsidRPr="0050535F">
        <w:rPr>
          <w:lang w:val="en-US"/>
        </w:rPr>
        <w:t>synthetic units at the midpoint of the convex combination</w:t>
      </w:r>
      <w:r w:rsidR="00F41BEE" w:rsidRPr="0050535F">
        <w:rPr>
          <w:rFonts w:eastAsiaTheme="minorEastAsia" w:cs="Times New Roman"/>
          <w:lang w:val="en-US"/>
        </w:rPr>
        <w:t>.</w:t>
      </w:r>
      <w:r w:rsidR="00277F4D" w:rsidRPr="0050535F">
        <w:rPr>
          <w:rFonts w:eastAsiaTheme="minorEastAsia" w:cs="Times New Roman"/>
          <w:lang w:val="en-US"/>
        </w:rPr>
        <w:t xml:space="preserve"> </w:t>
      </w:r>
      <w:r w:rsidR="00827054">
        <w:rPr>
          <w:rFonts w:eastAsiaTheme="minorEastAsia" w:cs="Times New Roman"/>
          <w:lang w:val="en-US"/>
        </w:rPr>
        <w:t xml:space="preserve">Note that </w:t>
      </w:r>
      <w:r w:rsidR="002E5DFB">
        <w:rPr>
          <w:rFonts w:eastAsiaTheme="minorEastAsia" w:cs="Times New Roman"/>
          <w:lang w:val="en-US"/>
        </w:rPr>
        <w:t>the by choosing efficient DMU</w:t>
      </w:r>
      <w:r w:rsidR="00914FF7">
        <w:rPr>
          <w:rFonts w:eastAsiaTheme="minorEastAsia" w:cs="Times New Roman"/>
          <w:lang w:val="en-US"/>
        </w:rPr>
        <w:t>s</w:t>
      </w:r>
      <w:r w:rsidR="002E5DFB">
        <w:rPr>
          <w:rFonts w:eastAsiaTheme="minorEastAsia" w:cs="Times New Roman"/>
          <w:lang w:val="en-US"/>
        </w:rPr>
        <w:t xml:space="preserve"> in </w:t>
      </w:r>
      <w:r w:rsidR="00914FF7">
        <w:rPr>
          <w:rFonts w:eastAsiaTheme="minorEastAsia" w:cs="Times New Roman"/>
          <w:lang w:val="en-US"/>
        </w:rPr>
        <w:t xml:space="preserve">all input and output dimensions, </w:t>
      </w:r>
      <w:r w:rsidR="00827054" w:rsidRPr="0050535F">
        <w:rPr>
          <w:position w:val="-6"/>
          <w:lang w:val="en-US"/>
        </w:rPr>
        <w:object w:dxaOrig="540" w:dyaOrig="220" w14:anchorId="0ED682AB">
          <v:shape id="_x0000_i1075" type="#_x0000_t75" style="width:27pt;height:11.25pt" o:ole="">
            <v:imagedata r:id="rId98" o:title=""/>
          </v:shape>
          <o:OLEObject Type="Embed" ProgID="Equation.DSMT4" ShapeID="_x0000_i1075" DrawAspect="Content" ObjectID="_1803729920" r:id="rId110"/>
        </w:object>
      </w:r>
      <w:r w:rsidR="00914FF7">
        <w:rPr>
          <w:lang w:val="en-US"/>
        </w:rPr>
        <w:t xml:space="preserve">, </w:t>
      </w:r>
      <w:r w:rsidR="002E5DFB">
        <w:rPr>
          <w:rFonts w:eastAsiaTheme="minorEastAsia" w:cs="Times New Roman"/>
          <w:lang w:val="en-US"/>
        </w:rPr>
        <w:t xml:space="preserve">we </w:t>
      </w:r>
      <w:r w:rsidR="00335E09">
        <w:rPr>
          <w:rFonts w:eastAsiaTheme="minorEastAsia" w:cs="Times New Roman"/>
          <w:lang w:val="en-US"/>
        </w:rPr>
        <w:t xml:space="preserve">ensure that </w:t>
      </w:r>
      <w:r w:rsidR="000B4469">
        <w:rPr>
          <w:rFonts w:eastAsiaTheme="minorEastAsia" w:cs="Times New Roman"/>
          <w:lang w:val="en-US"/>
        </w:rPr>
        <w:t xml:space="preserve">the </w:t>
      </w:r>
      <w:r w:rsidR="00F76A2B">
        <w:rPr>
          <w:rFonts w:eastAsiaTheme="minorEastAsia" w:cs="Times New Roman"/>
          <w:lang w:val="en-US"/>
        </w:rPr>
        <w:t xml:space="preserve">reference frontier </w:t>
      </w:r>
      <w:r w:rsidR="0080267C">
        <w:rPr>
          <w:rFonts w:eastAsiaTheme="minorEastAsia" w:cs="Times New Roman"/>
          <w:lang w:val="en-US"/>
        </w:rPr>
        <w:t xml:space="preserve">used </w:t>
      </w:r>
      <w:r w:rsidR="00F76A2B">
        <w:rPr>
          <w:rFonts w:eastAsiaTheme="minorEastAsia" w:cs="Times New Roman"/>
          <w:lang w:val="en-US"/>
        </w:rPr>
        <w:t xml:space="preserve">to create the </w:t>
      </w:r>
      <w:r w:rsidR="00335E09">
        <w:rPr>
          <w:rFonts w:eastAsiaTheme="minorEastAsia" w:cs="Times New Roman"/>
          <w:lang w:val="en-US"/>
        </w:rPr>
        <w:t xml:space="preserve">synthetic DMUs </w:t>
      </w:r>
      <w:r w:rsidR="00F76A2B">
        <w:rPr>
          <w:rFonts w:eastAsiaTheme="minorEastAsia" w:cs="Times New Roman"/>
          <w:lang w:val="en-US"/>
        </w:rPr>
        <w:t>correspond</w:t>
      </w:r>
      <w:r w:rsidR="000B4469">
        <w:rPr>
          <w:rFonts w:eastAsiaTheme="minorEastAsia" w:cs="Times New Roman"/>
          <w:lang w:val="en-US"/>
        </w:rPr>
        <w:t xml:space="preserve">s to </w:t>
      </w:r>
      <w:r w:rsidR="00335E09">
        <w:rPr>
          <w:rFonts w:eastAsiaTheme="minorEastAsia" w:cs="Times New Roman"/>
          <w:lang w:val="en-US"/>
        </w:rPr>
        <w:t xml:space="preserve">full-dimensional facets. </w:t>
      </w:r>
      <w:r w:rsidR="00756A49" w:rsidRPr="0050535F">
        <w:rPr>
          <w:rFonts w:eastAsiaTheme="minorEastAsia" w:cs="Times New Roman"/>
          <w:lang w:val="en-US"/>
        </w:rPr>
        <w:t xml:space="preserve">Once all convex combinations have been created, we use the additive DEA model </w:t>
      </w:r>
      <w:r w:rsidR="002B0E95" w:rsidRPr="0050535F">
        <w:rPr>
          <w:rFonts w:eastAsiaTheme="minorEastAsia" w:cs="Times New Roman"/>
          <w:iCs/>
          <w:lang w:val="en-US"/>
        </w:rPr>
        <w:fldChar w:fldCharType="begin"/>
      </w:r>
      <w:r w:rsidR="002B0E95" w:rsidRPr="0050535F">
        <w:rPr>
          <w:rFonts w:eastAsiaTheme="minorEastAsia" w:cs="Times New Roman"/>
          <w:iCs/>
          <w:lang w:val="en-US"/>
        </w:rPr>
        <w:instrText xml:space="preserve"> GOTOBUTTON ZEqnNum131568  \* MERGEFORMAT </w:instrText>
      </w:r>
      <w:r w:rsidR="002B0E95" w:rsidRPr="0050535F">
        <w:rPr>
          <w:rFonts w:eastAsiaTheme="minorEastAsia" w:cs="Times New Roman"/>
          <w:iCs/>
          <w:lang w:val="en-US"/>
        </w:rPr>
        <w:fldChar w:fldCharType="begin"/>
      </w:r>
      <w:r w:rsidR="002B0E95" w:rsidRPr="0050535F">
        <w:rPr>
          <w:rFonts w:eastAsiaTheme="minorEastAsia" w:cs="Times New Roman"/>
          <w:iCs/>
          <w:lang w:val="en-US"/>
        </w:rPr>
        <w:instrText xml:space="preserve"> REF ZEqnNum131568 \* Charformat \! \* MERGEFORMAT </w:instrText>
      </w:r>
      <w:r w:rsidR="002B0E95" w:rsidRPr="0050535F">
        <w:rPr>
          <w:rFonts w:eastAsiaTheme="minorEastAsia" w:cs="Times New Roman"/>
          <w:iCs/>
          <w:lang w:val="en-US"/>
        </w:rPr>
        <w:fldChar w:fldCharType="separate"/>
      </w:r>
      <w:r w:rsidR="00AB32F0" w:rsidRPr="001B1E4C">
        <w:rPr>
          <w:rFonts w:eastAsiaTheme="minorEastAsia" w:cs="Times New Roman"/>
          <w:iCs/>
          <w:lang w:val="en-US"/>
        </w:rPr>
        <w:instrText>(6)</w:instrText>
      </w:r>
      <w:r w:rsidR="002B0E95" w:rsidRPr="0050535F">
        <w:rPr>
          <w:rFonts w:eastAsiaTheme="minorEastAsia" w:cs="Times New Roman"/>
          <w:iCs/>
          <w:lang w:val="en-US"/>
        </w:rPr>
        <w:fldChar w:fldCharType="end"/>
      </w:r>
      <w:r w:rsidR="002B0E95" w:rsidRPr="0050535F">
        <w:rPr>
          <w:rFonts w:eastAsiaTheme="minorEastAsia" w:cs="Times New Roman"/>
          <w:iCs/>
          <w:lang w:val="en-US"/>
        </w:rPr>
        <w:fldChar w:fldCharType="end"/>
      </w:r>
      <w:r w:rsidR="00756A49" w:rsidRPr="0050535F">
        <w:rPr>
          <w:rFonts w:eastAsiaTheme="minorEastAsia" w:cs="Times New Roman"/>
          <w:lang w:val="en-US"/>
        </w:rPr>
        <w:t xml:space="preserve"> to identify which of these combinations are Pareto-efficient.</w:t>
      </w:r>
      <w:r w:rsidR="005F2013" w:rsidRPr="0050535F">
        <w:rPr>
          <w:rFonts w:eastAsiaTheme="minorEastAsia" w:cs="Times New Roman"/>
          <w:lang w:val="en-US"/>
        </w:rPr>
        <w:t xml:space="preserve"> </w:t>
      </w:r>
      <w:r w:rsidR="007275AA" w:rsidRPr="0050535F">
        <w:rPr>
          <w:rFonts w:eastAsiaTheme="minorEastAsia" w:cs="Times New Roman"/>
          <w:lang w:val="en-US"/>
        </w:rPr>
        <w:t xml:space="preserve">If the number of </w:t>
      </w:r>
      <w:r w:rsidR="00F74E20" w:rsidRPr="0050535F">
        <w:rPr>
          <w:rFonts w:eastAsiaTheme="minorEastAsia" w:cs="Times New Roman"/>
          <w:lang w:val="en-US"/>
        </w:rPr>
        <w:t>efficient</w:t>
      </w:r>
      <w:r w:rsidR="007275AA" w:rsidRPr="0050535F">
        <w:rPr>
          <w:rFonts w:eastAsiaTheme="minorEastAsia" w:cs="Times New Roman"/>
          <w:lang w:val="en-US"/>
        </w:rPr>
        <w:t xml:space="preserve"> units remains insufficient, additional random DMUs are generated based on combinations</w:t>
      </w:r>
      <w:r w:rsidR="0021368D" w:rsidRPr="0050535F">
        <w:rPr>
          <w:rFonts w:eastAsiaTheme="minorEastAsia" w:cs="Times New Roman"/>
          <w:lang w:val="en-US"/>
        </w:rPr>
        <w:t xml:space="preserve"> where we found an efficient synthetic </w:t>
      </w:r>
      <w:r w:rsidR="00CF2357" w:rsidRPr="0050535F">
        <w:rPr>
          <w:rFonts w:eastAsiaTheme="minorEastAsia" w:cs="Times New Roman"/>
          <w:lang w:val="en-US"/>
        </w:rPr>
        <w:t>point</w:t>
      </w:r>
      <w:r w:rsidR="007275AA" w:rsidRPr="0050535F">
        <w:rPr>
          <w:rFonts w:eastAsiaTheme="minorEastAsia" w:cs="Times New Roman"/>
          <w:lang w:val="en-US"/>
        </w:rPr>
        <w:t xml:space="preserve">. In this process, the weights </w:t>
      </w:r>
      <w:r w:rsidR="003407D6">
        <w:rPr>
          <w:rFonts w:eastAsiaTheme="minorEastAsia" w:cs="Times New Roman"/>
          <w:lang w:val="en-US"/>
        </w:rPr>
        <w:t xml:space="preserve">for the </w:t>
      </w:r>
      <w:r w:rsidR="003407D6">
        <w:rPr>
          <w:rFonts w:eastAsiaTheme="minorEastAsia" w:cs="Times New Roman"/>
          <w:lang w:val="en-US"/>
        </w:rPr>
        <w:lastRenderedPageBreak/>
        <w:t xml:space="preserve">observed efficient DMUS </w:t>
      </w:r>
      <w:r w:rsidR="007275AA" w:rsidRPr="0050535F">
        <w:rPr>
          <w:rFonts w:eastAsiaTheme="minorEastAsia" w:cs="Times New Roman"/>
          <w:lang w:val="en-US"/>
        </w:rPr>
        <w:t xml:space="preserve">are randomly selected within the </w:t>
      </w:r>
      <w:r w:rsidR="008810B5">
        <w:rPr>
          <w:rFonts w:eastAsiaTheme="minorEastAsia" w:cs="Times New Roman"/>
          <w:lang w:val="en-US"/>
        </w:rPr>
        <w:t xml:space="preserve">open </w:t>
      </w:r>
      <w:r w:rsidR="00F43BB5">
        <w:rPr>
          <w:rFonts w:eastAsiaTheme="minorEastAsia" w:cs="Times New Roman"/>
          <w:lang w:val="en-US"/>
        </w:rPr>
        <w:t>interval</w:t>
      </w:r>
      <w:r w:rsidR="00F43BB5" w:rsidRPr="0050535F">
        <w:rPr>
          <w:rFonts w:eastAsiaTheme="minorEastAsia" w:cs="Times New Roman"/>
          <w:lang w:val="en-US"/>
        </w:rPr>
        <w:t xml:space="preserve"> </w:t>
      </w:r>
      <w:r w:rsidR="00210B76">
        <w:rPr>
          <w:rFonts w:eastAsiaTheme="minorEastAsia" w:cs="Times New Roman"/>
          <w:lang w:val="en-US"/>
        </w:rPr>
        <w:t>(0, 1)</w:t>
      </w:r>
      <w:r w:rsidR="007275AA" w:rsidRPr="0050535F">
        <w:rPr>
          <w:rFonts w:eastAsiaTheme="minorEastAsia" w:cs="Times New Roman"/>
          <w:lang w:val="en-US"/>
        </w:rPr>
        <w:t>. To maintain consistency and ensure that the sum of all weights equals 1, each weight is normalized by dividing it by the total sum of all weights, yielding a new relative weight for each DMU.</w:t>
      </w:r>
      <w:r w:rsidR="00F07A71" w:rsidRPr="0050535F">
        <w:rPr>
          <w:rFonts w:eastAsiaTheme="minorEastAsia" w:cs="Times New Roman"/>
          <w:lang w:val="en-US"/>
        </w:rPr>
        <w:t xml:space="preserve"> When the </w:t>
      </w:r>
      <w:r w:rsidR="00CF2357" w:rsidRPr="0050535F">
        <w:rPr>
          <w:rFonts w:eastAsiaTheme="minorEastAsia" w:cs="Times New Roman"/>
          <w:lang w:val="en-US"/>
        </w:rPr>
        <w:t xml:space="preserve">pre-fixed </w:t>
      </w:r>
      <w:r w:rsidR="006D7A58" w:rsidRPr="0050535F">
        <w:rPr>
          <w:rFonts w:eastAsiaTheme="minorEastAsia" w:cs="Times New Roman"/>
          <w:lang w:val="en-US"/>
        </w:rPr>
        <w:t>balance</w:t>
      </w:r>
      <w:r w:rsidR="00CF2357" w:rsidRPr="0050535F">
        <w:rPr>
          <w:rFonts w:eastAsiaTheme="minorEastAsia" w:cs="Times New Roman"/>
          <w:lang w:val="en-US"/>
        </w:rPr>
        <w:t xml:space="preserve"> level</w:t>
      </w:r>
      <w:r w:rsidR="006D7A58" w:rsidRPr="0050535F">
        <w:rPr>
          <w:rFonts w:eastAsiaTheme="minorEastAsia" w:cs="Times New Roman"/>
          <w:lang w:val="en-US"/>
        </w:rPr>
        <w:t xml:space="preserve"> is achieved, </w:t>
      </w:r>
      <w:r w:rsidR="006338C6" w:rsidRPr="0050535F">
        <w:rPr>
          <w:rFonts w:eastAsiaTheme="minorEastAsia" w:cs="Times New Roman"/>
          <w:lang w:val="en-US"/>
        </w:rPr>
        <w:t xml:space="preserve">the generation of synthetic units </w:t>
      </w:r>
      <w:r w:rsidR="009F70FA" w:rsidRPr="0050535F">
        <w:rPr>
          <w:rFonts w:eastAsiaTheme="minorEastAsia" w:cs="Times New Roman"/>
          <w:lang w:val="en-US"/>
        </w:rPr>
        <w:t xml:space="preserve">stops. </w:t>
      </w:r>
      <w:r w:rsidR="00796609" w:rsidRPr="0050535F">
        <w:rPr>
          <w:rFonts w:cs="Times New Roman"/>
          <w:lang w:val="en-US"/>
        </w:rPr>
        <w:t xml:space="preserve">If none of the </w:t>
      </w:r>
      <w:r w:rsidR="00EB6266" w:rsidRPr="0050535F">
        <w:rPr>
          <w:position w:val="-28"/>
          <w:lang w:val="en-US"/>
        </w:rPr>
        <w:object w:dxaOrig="760" w:dyaOrig="680" w14:anchorId="079534B6">
          <v:shape id="_x0000_i1076" type="#_x0000_t75" style="width:39pt;height:33pt" o:ole="">
            <v:imagedata r:id="rId111" o:title=""/>
          </v:shape>
          <o:OLEObject Type="Embed" ProgID="Equation.DSMT4" ShapeID="_x0000_i1076" DrawAspect="Content" ObjectID="_1803729921" r:id="rId112"/>
        </w:object>
      </w:r>
      <w:r w:rsidR="00796609" w:rsidRPr="0050535F">
        <w:rPr>
          <w:rFonts w:cs="Times New Roman"/>
          <w:lang w:val="en-US"/>
        </w:rPr>
        <w:t xml:space="preserve"> combinations yield a Pareto-efficient point, we proceed by selecting combinations of </w:t>
      </w:r>
      <w:r w:rsidR="00EB6266" w:rsidRPr="0050535F">
        <w:rPr>
          <w:position w:val="-6"/>
          <w:lang w:val="en-US"/>
        </w:rPr>
        <w:object w:dxaOrig="800" w:dyaOrig="260" w14:anchorId="1234B5B7">
          <v:shape id="_x0000_i1077" type="#_x0000_t75" style="width:41.25pt;height:12.75pt" o:ole="">
            <v:imagedata r:id="rId113" o:title=""/>
          </v:shape>
          <o:OLEObject Type="Embed" ProgID="Equation.DSMT4" ShapeID="_x0000_i1077" DrawAspect="Content" ObjectID="_1803729922" r:id="rId114"/>
        </w:object>
      </w:r>
      <w:r w:rsidR="00A74E49" w:rsidRPr="0050535F">
        <w:rPr>
          <w:rFonts w:cs="Times New Roman"/>
          <w:lang w:val="en-US"/>
        </w:rPr>
        <w:t xml:space="preserve"> </w:t>
      </w:r>
      <w:r w:rsidR="00796609" w:rsidRPr="0050535F">
        <w:rPr>
          <w:rFonts w:cs="Times New Roman"/>
          <w:lang w:val="en-US"/>
        </w:rPr>
        <w:t xml:space="preserve">efficient DMUs. If this approach also fails, we reduce the number to </w:t>
      </w:r>
      <w:r w:rsidR="00EB6266" w:rsidRPr="0050535F">
        <w:rPr>
          <w:position w:val="-6"/>
          <w:lang w:val="en-US"/>
        </w:rPr>
        <w:object w:dxaOrig="859" w:dyaOrig="260" w14:anchorId="312875C6">
          <v:shape id="_x0000_i1078" type="#_x0000_t75" style="width:42.75pt;height:12.75pt" o:ole="">
            <v:imagedata r:id="rId115" o:title=""/>
          </v:shape>
          <o:OLEObject Type="Embed" ProgID="Equation.DSMT4" ShapeID="_x0000_i1078" DrawAspect="Content" ObjectID="_1803729923" r:id="rId116"/>
        </w:object>
      </w:r>
      <w:r w:rsidR="00796609" w:rsidRPr="0050535F">
        <w:rPr>
          <w:rFonts w:cs="Times New Roman"/>
          <w:lang w:val="en-US"/>
        </w:rPr>
        <w:t xml:space="preserve"> and continue iterating in this manner until a solution is found.</w:t>
      </w:r>
    </w:p>
    <w:p w14:paraId="7502FD13" w14:textId="77777777" w:rsidR="00796609" w:rsidRPr="0050535F" w:rsidRDefault="00796609" w:rsidP="00DF3B00">
      <w:pPr>
        <w:spacing w:line="360" w:lineRule="auto"/>
        <w:rPr>
          <w:rFonts w:cs="Times New Roman"/>
          <w:lang w:val="en-US"/>
        </w:rPr>
      </w:pPr>
    </w:p>
    <w:p w14:paraId="53824579" w14:textId="740731F9" w:rsidR="00FE1144" w:rsidRPr="0050535F" w:rsidRDefault="00327EA8" w:rsidP="00DF3B00">
      <w:pPr>
        <w:spacing w:line="360" w:lineRule="auto"/>
        <w:rPr>
          <w:rFonts w:cs="Times New Roman"/>
          <w:lang w:val="en-US"/>
        </w:rPr>
      </w:pPr>
      <w:r>
        <w:rPr>
          <w:rFonts w:cs="Times New Roman"/>
          <w:i/>
          <w:iCs/>
          <w:lang w:val="en-US"/>
        </w:rPr>
        <w:t>Case</w:t>
      </w:r>
      <w:r w:rsidRPr="0050535F">
        <w:rPr>
          <w:rFonts w:cs="Times New Roman"/>
          <w:i/>
          <w:iCs/>
          <w:lang w:val="en-US"/>
        </w:rPr>
        <w:t xml:space="preserve"> </w:t>
      </w:r>
      <w:r w:rsidR="002A7A26">
        <w:rPr>
          <w:rFonts w:cs="Times New Roman"/>
          <w:i/>
          <w:iCs/>
          <w:lang w:val="en-US"/>
        </w:rPr>
        <w:t>2b</w:t>
      </w:r>
      <w:r>
        <w:rPr>
          <w:rFonts w:cs="Times New Roman"/>
          <w:i/>
          <w:iCs/>
          <w:lang w:val="en-US"/>
        </w:rPr>
        <w:t xml:space="preserve"> (minority class: inefficient DMUs)</w:t>
      </w:r>
      <w:r w:rsidR="00E50DE0" w:rsidRPr="0050535F">
        <w:rPr>
          <w:rFonts w:cs="Times New Roman"/>
          <w:i/>
          <w:iCs/>
          <w:lang w:val="en-US"/>
        </w:rPr>
        <w:t>:</w:t>
      </w:r>
      <w:r w:rsidR="00222974" w:rsidRPr="0050535F">
        <w:rPr>
          <w:rFonts w:cs="Times New Roman"/>
          <w:lang w:val="en-US"/>
        </w:rPr>
        <w:t xml:space="preserve"> </w:t>
      </w:r>
      <w:r w:rsidR="00AD24D0">
        <w:rPr>
          <w:rFonts w:cs="Times New Roman"/>
          <w:lang w:val="en-US"/>
        </w:rPr>
        <w:t xml:space="preserve">Now it is necessary </w:t>
      </w:r>
      <w:r w:rsidR="00AD1EF4">
        <w:rPr>
          <w:rFonts w:cs="Times New Roman"/>
          <w:lang w:val="en-US"/>
        </w:rPr>
        <w:t>to create a</w:t>
      </w:r>
      <w:r w:rsidR="00FE1144" w:rsidRPr="0050535F">
        <w:rPr>
          <w:rFonts w:cs="Times New Roman"/>
          <w:lang w:val="en-US"/>
        </w:rPr>
        <w:t xml:space="preserve">dditional synthetic inefficient DMUs. The process consists of four </w:t>
      </w:r>
      <w:r w:rsidR="00EA51C7">
        <w:rPr>
          <w:rFonts w:cs="Times New Roman"/>
          <w:lang w:val="en-US"/>
        </w:rPr>
        <w:t>stages</w:t>
      </w:r>
      <w:r w:rsidR="00FE1144" w:rsidRPr="0050535F">
        <w:rPr>
          <w:rFonts w:cs="Times New Roman"/>
          <w:lang w:val="en-US"/>
        </w:rPr>
        <w:t xml:space="preserve">. First, </w:t>
      </w:r>
      <w:r w:rsidR="00912CE9">
        <w:rPr>
          <w:rFonts w:cs="Times New Roman"/>
          <w:lang w:val="en-US"/>
        </w:rPr>
        <w:t xml:space="preserve">as in the </w:t>
      </w:r>
      <w:r w:rsidR="00A25BA8">
        <w:rPr>
          <w:rFonts w:cs="Times New Roman"/>
          <w:lang w:val="en-US"/>
        </w:rPr>
        <w:t>previous</w:t>
      </w:r>
      <w:r w:rsidR="00912CE9">
        <w:rPr>
          <w:rFonts w:cs="Times New Roman"/>
          <w:lang w:val="en-US"/>
        </w:rPr>
        <w:t xml:space="preserve"> case</w:t>
      </w:r>
      <w:r w:rsidR="00A25BA8">
        <w:rPr>
          <w:rFonts w:cs="Times New Roman"/>
          <w:lang w:val="en-US"/>
        </w:rPr>
        <w:t xml:space="preserve">, </w:t>
      </w:r>
      <w:r w:rsidR="00FE1144" w:rsidRPr="0050535F">
        <w:rPr>
          <w:rFonts w:cs="Times New Roman"/>
          <w:lang w:val="en-US"/>
        </w:rPr>
        <w:t>synthetic convex combinations</w:t>
      </w:r>
      <w:r w:rsidR="00A66A50" w:rsidRPr="0050535F">
        <w:rPr>
          <w:rFonts w:cs="Times New Roman"/>
          <w:lang w:val="en-US"/>
        </w:rPr>
        <w:t xml:space="preserve"> from efficient DMUs</w:t>
      </w:r>
      <w:r w:rsidR="0009490B" w:rsidRPr="0050535F">
        <w:rPr>
          <w:rFonts w:cs="Times New Roman"/>
          <w:lang w:val="en-US"/>
        </w:rPr>
        <w:t xml:space="preserve"> </w:t>
      </w:r>
      <w:r w:rsidR="00FE1144" w:rsidRPr="0050535F">
        <w:rPr>
          <w:rFonts w:cs="Times New Roman"/>
          <w:lang w:val="en-US"/>
        </w:rPr>
        <w:t xml:space="preserve">are </w:t>
      </w:r>
      <w:r w:rsidR="008A51E2">
        <w:rPr>
          <w:rFonts w:cs="Times New Roman"/>
          <w:lang w:val="en-US"/>
        </w:rPr>
        <w:t xml:space="preserve">obtained </w:t>
      </w:r>
      <w:r w:rsidR="00FE1144" w:rsidRPr="0050535F">
        <w:rPr>
          <w:rFonts w:cs="Times New Roman"/>
          <w:lang w:val="en-US"/>
        </w:rPr>
        <w:t xml:space="preserve">using equal weights. </w:t>
      </w:r>
      <w:r w:rsidR="00851D07">
        <w:rPr>
          <w:rFonts w:cs="Times New Roman"/>
          <w:lang w:val="en-US"/>
        </w:rPr>
        <w:t xml:space="preserve">However, rather than identifying and keeping </w:t>
      </w:r>
      <w:r w:rsidR="00DE1A65">
        <w:rPr>
          <w:rFonts w:cs="Times New Roman"/>
          <w:lang w:val="en-US"/>
        </w:rPr>
        <w:t xml:space="preserve">those combinations that are </w:t>
      </w:r>
      <w:r w:rsidR="00851D07">
        <w:rPr>
          <w:rFonts w:cs="Times New Roman"/>
          <w:lang w:val="en-US"/>
        </w:rPr>
        <w:t xml:space="preserve">efficient, </w:t>
      </w:r>
      <w:r w:rsidR="00235353">
        <w:rPr>
          <w:rFonts w:cs="Times New Roman"/>
          <w:lang w:val="en-US"/>
        </w:rPr>
        <w:t xml:space="preserve">we select those </w:t>
      </w:r>
      <w:r w:rsidR="00DE1A65">
        <w:rPr>
          <w:rFonts w:cs="Times New Roman"/>
          <w:lang w:val="en-US"/>
        </w:rPr>
        <w:t xml:space="preserve">that are </w:t>
      </w:r>
      <w:r w:rsidR="00235353">
        <w:rPr>
          <w:rFonts w:cs="Times New Roman"/>
          <w:lang w:val="en-US"/>
        </w:rPr>
        <w:t>ineffi</w:t>
      </w:r>
      <w:r w:rsidR="00DE1A65">
        <w:rPr>
          <w:rFonts w:cs="Times New Roman"/>
          <w:lang w:val="en-US"/>
        </w:rPr>
        <w:t>ci</w:t>
      </w:r>
      <w:r w:rsidR="00235353">
        <w:rPr>
          <w:rFonts w:cs="Times New Roman"/>
          <w:lang w:val="en-US"/>
        </w:rPr>
        <w:t xml:space="preserve">ent. Therefore, </w:t>
      </w:r>
      <w:r w:rsidR="00E25890">
        <w:rPr>
          <w:rFonts w:cs="Times New Roman"/>
          <w:lang w:val="en-US"/>
        </w:rPr>
        <w:t xml:space="preserve">in the </w:t>
      </w:r>
      <w:r w:rsidR="00DE1A65">
        <w:rPr>
          <w:rFonts w:cs="Times New Roman"/>
          <w:lang w:val="en-US"/>
        </w:rPr>
        <w:t>s</w:t>
      </w:r>
      <w:r w:rsidR="00FE1144" w:rsidRPr="0050535F">
        <w:rPr>
          <w:rFonts w:cs="Times New Roman"/>
          <w:lang w:val="en-US"/>
        </w:rPr>
        <w:t xml:space="preserve">econd </w:t>
      </w:r>
      <w:r w:rsidR="00EA51C7">
        <w:rPr>
          <w:rFonts w:cs="Times New Roman"/>
          <w:lang w:val="en-US"/>
        </w:rPr>
        <w:t xml:space="preserve">stage </w:t>
      </w:r>
      <w:r w:rsidR="00E25890">
        <w:rPr>
          <w:rFonts w:cs="Times New Roman"/>
          <w:lang w:val="en-US"/>
        </w:rPr>
        <w:t xml:space="preserve">we </w:t>
      </w:r>
      <w:r w:rsidR="00CD4191">
        <w:rPr>
          <w:rFonts w:cs="Times New Roman"/>
          <w:lang w:val="en-US"/>
        </w:rPr>
        <w:t xml:space="preserve">use </w:t>
      </w:r>
      <w:r w:rsidR="00FE1144" w:rsidRPr="0050535F">
        <w:rPr>
          <w:rFonts w:cs="Times New Roman"/>
          <w:lang w:val="en-US"/>
        </w:rPr>
        <w:t xml:space="preserve">the additive DEA model </w:t>
      </w:r>
      <w:hyperlink w:anchor="eq_6" w:history="1">
        <w:r w:rsidR="002B0E95" w:rsidRPr="00E3764F">
          <w:rPr>
            <w:rStyle w:val="Hipervnculo"/>
            <w:rFonts w:cs="Times New Roman"/>
            <w:iCs/>
            <w:lang w:val="en-US"/>
          </w:rPr>
          <w:fldChar w:fldCharType="begin"/>
        </w:r>
        <w:r w:rsidR="002B0E95" w:rsidRPr="00E3764F">
          <w:rPr>
            <w:rStyle w:val="Hipervnculo"/>
            <w:rFonts w:cs="Times New Roman"/>
            <w:iCs/>
            <w:lang w:val="en-US"/>
          </w:rPr>
          <w:instrText xml:space="preserve"> GOTOBUTTON ZEqnNum131568  \* MERGEFORMAT </w:instrText>
        </w:r>
        <w:r w:rsidR="002B0E95" w:rsidRPr="00E3764F">
          <w:rPr>
            <w:rStyle w:val="Hipervnculo"/>
            <w:rFonts w:cs="Times New Roman"/>
            <w:iCs/>
            <w:lang w:val="en-US"/>
          </w:rPr>
          <w:fldChar w:fldCharType="begin"/>
        </w:r>
        <w:r w:rsidR="002B0E95" w:rsidRPr="00E3764F">
          <w:rPr>
            <w:rStyle w:val="Hipervnculo"/>
            <w:rFonts w:cs="Times New Roman"/>
            <w:iCs/>
            <w:lang w:val="en-US"/>
          </w:rPr>
          <w:instrText xml:space="preserve"> REF ZEqnNum131568 \* Charformat \! \* MERGEFORMAT </w:instrText>
        </w:r>
        <w:r w:rsidR="002B0E95" w:rsidRPr="00E3764F">
          <w:rPr>
            <w:rStyle w:val="Hipervnculo"/>
            <w:rFonts w:cs="Times New Roman"/>
            <w:iCs/>
            <w:lang w:val="en-US"/>
          </w:rPr>
          <w:fldChar w:fldCharType="separate"/>
        </w:r>
        <w:r w:rsidR="00E3764F" w:rsidRPr="00E3764F">
          <w:rPr>
            <w:rStyle w:val="Hipervnculo"/>
            <w:rFonts w:cs="Times New Roman"/>
            <w:iCs/>
            <w:lang w:val="en-US"/>
          </w:rPr>
          <w:instrText>(6)</w:instrText>
        </w:r>
        <w:r w:rsidR="002B0E95" w:rsidRPr="00E3764F">
          <w:rPr>
            <w:rStyle w:val="Hipervnculo"/>
            <w:rFonts w:cs="Times New Roman"/>
            <w:iCs/>
            <w:lang w:val="en-US"/>
          </w:rPr>
          <w:fldChar w:fldCharType="end"/>
        </w:r>
        <w:r w:rsidR="002B0E95" w:rsidRPr="00E3764F">
          <w:rPr>
            <w:rStyle w:val="Hipervnculo"/>
            <w:rFonts w:cs="Times New Roman"/>
            <w:iCs/>
            <w:lang w:val="en-US"/>
          </w:rPr>
          <w:fldChar w:fldCharType="end"/>
        </w:r>
      </w:hyperlink>
      <w:r w:rsidR="00FE1144" w:rsidRPr="0050535F">
        <w:rPr>
          <w:rFonts w:cs="Times New Roman"/>
          <w:lang w:val="en-US"/>
        </w:rPr>
        <w:t xml:space="preserve"> to determine which of these combinations</w:t>
      </w:r>
      <w:r w:rsidR="002B0E95" w:rsidRPr="0050535F">
        <w:rPr>
          <w:rFonts w:cs="Times New Roman"/>
          <w:lang w:val="en-US"/>
        </w:rPr>
        <w:t xml:space="preserve"> </w:t>
      </w:r>
      <w:r w:rsidR="00FE1144" w:rsidRPr="0050535F">
        <w:rPr>
          <w:rFonts w:cs="Times New Roman"/>
          <w:lang w:val="en-US"/>
        </w:rPr>
        <w:t xml:space="preserve">are inefficient. Third, </w:t>
      </w:r>
      <w:r w:rsidR="00EA405F">
        <w:rPr>
          <w:rFonts w:cs="Times New Roman"/>
          <w:lang w:val="en-US"/>
        </w:rPr>
        <w:t xml:space="preserve">and separately, </w:t>
      </w:r>
      <w:r w:rsidR="00FE1144" w:rsidRPr="0050535F">
        <w:rPr>
          <w:rFonts w:cs="Times New Roman"/>
          <w:lang w:val="en-US"/>
        </w:rPr>
        <w:t>a large random sample of convex combinations</w:t>
      </w:r>
      <w:r w:rsidR="00D10966">
        <w:rPr>
          <w:rFonts w:cs="Times New Roman"/>
          <w:lang w:val="en-US"/>
        </w:rPr>
        <w:t xml:space="preserve"> of </w:t>
      </w:r>
      <w:r w:rsidR="00B466BB">
        <w:rPr>
          <w:rFonts w:cs="Times New Roman"/>
          <w:lang w:val="en-US"/>
        </w:rPr>
        <w:t xml:space="preserve">the </w:t>
      </w:r>
      <w:r w:rsidR="00D10966">
        <w:rPr>
          <w:rFonts w:cs="Times New Roman"/>
          <w:lang w:val="en-US"/>
        </w:rPr>
        <w:t xml:space="preserve">initially </w:t>
      </w:r>
      <w:r w:rsidR="001F3089">
        <w:rPr>
          <w:rFonts w:cs="Times New Roman"/>
          <w:lang w:val="en-US"/>
        </w:rPr>
        <w:t>identified inefficient DMUs is generated</w:t>
      </w:r>
      <w:r w:rsidR="00FE1144" w:rsidRPr="0050535F">
        <w:rPr>
          <w:rFonts w:cs="Times New Roman"/>
          <w:lang w:val="en-US"/>
        </w:rPr>
        <w:t xml:space="preserve">—for example, 20 times the desired number of synthetic inefficient units—is selected. Fourth, </w:t>
      </w:r>
      <w:r w:rsidR="00162FAE">
        <w:rPr>
          <w:rFonts w:cs="Times New Roman"/>
          <w:lang w:val="en-US"/>
        </w:rPr>
        <w:t xml:space="preserve">based on </w:t>
      </w:r>
      <w:r w:rsidR="00BB5AD2">
        <w:rPr>
          <w:rFonts w:cs="Times New Roman"/>
          <w:lang w:val="en-US"/>
        </w:rPr>
        <w:t xml:space="preserve">a </w:t>
      </w:r>
      <w:r w:rsidR="00CF2CB9">
        <w:rPr>
          <w:rFonts w:cs="Times New Roman"/>
          <w:lang w:val="en-US"/>
        </w:rPr>
        <w:t>quantile</w:t>
      </w:r>
      <w:r w:rsidR="001D1AAF">
        <w:rPr>
          <w:rFonts w:cs="Times New Roman"/>
          <w:lang w:val="en-US"/>
        </w:rPr>
        <w:t xml:space="preserve"> choice </w:t>
      </w:r>
      <w:r w:rsidR="00BB5AD2">
        <w:rPr>
          <w:rFonts w:cs="Times New Roman"/>
          <w:lang w:val="en-US"/>
        </w:rPr>
        <w:t xml:space="preserve">(e.g. quartiles, quintiles, etc.) </w:t>
      </w:r>
      <w:r w:rsidR="001D1AAF">
        <w:rPr>
          <w:rFonts w:cs="Times New Roman"/>
          <w:lang w:val="en-US"/>
        </w:rPr>
        <w:t xml:space="preserve">of the </w:t>
      </w:r>
      <w:r w:rsidR="00F0745C">
        <w:rPr>
          <w:rFonts w:cs="Times New Roman"/>
          <w:lang w:val="en-US"/>
        </w:rPr>
        <w:t xml:space="preserve">originally observed </w:t>
      </w:r>
      <w:r w:rsidR="00162FAE">
        <w:rPr>
          <w:rFonts w:cs="Times New Roman"/>
          <w:lang w:val="en-US"/>
        </w:rPr>
        <w:t xml:space="preserve">distribution of </w:t>
      </w:r>
      <w:r w:rsidR="00850F67">
        <w:rPr>
          <w:rFonts w:cs="Times New Roman"/>
          <w:lang w:val="en-US"/>
        </w:rPr>
        <w:t xml:space="preserve">inefficiency </w:t>
      </w:r>
      <w:r w:rsidR="00162FAE">
        <w:rPr>
          <w:rFonts w:cs="Times New Roman"/>
          <w:lang w:val="en-US"/>
        </w:rPr>
        <w:t xml:space="preserve">scores, </w:t>
      </w:r>
      <w:r w:rsidR="00162FAE" w:rsidRPr="00A62B5E">
        <w:rPr>
          <w:position w:val="-14"/>
        </w:rPr>
        <w:object w:dxaOrig="1140" w:dyaOrig="380" w14:anchorId="2039CF92">
          <v:shape id="_x0000_i1079" type="#_x0000_t75" style="width:57pt;height:19.5pt" o:ole="">
            <v:imagedata r:id="rId117" o:title=""/>
          </v:shape>
          <o:OLEObject Type="Embed" ProgID="Equation.DSMT4" ShapeID="_x0000_i1079" DrawAspect="Content" ObjectID="_1803729924" r:id="rId118"/>
        </w:object>
      </w:r>
      <w:r w:rsidR="00162FAE">
        <w:t xml:space="preserve"> &gt; 0</w:t>
      </w:r>
      <w:r w:rsidR="00125AC5">
        <w:rPr>
          <w:rFonts w:cs="Times New Roman"/>
          <w:lang w:val="en-US"/>
        </w:rPr>
        <w:t>,</w:t>
      </w:r>
      <w:r w:rsidR="00FE1144" w:rsidRPr="0050535F">
        <w:rPr>
          <w:rFonts w:cs="Times New Roman"/>
          <w:lang w:val="en-US"/>
        </w:rPr>
        <w:t xml:space="preserve"> </w:t>
      </w:r>
      <w:r w:rsidR="007A5CD2">
        <w:rPr>
          <w:rFonts w:cs="Times New Roman"/>
          <w:lang w:val="en-US"/>
        </w:rPr>
        <w:t xml:space="preserve">equally numbered </w:t>
      </w:r>
      <w:r w:rsidR="00FE1144" w:rsidRPr="0050535F">
        <w:rPr>
          <w:rFonts w:cs="Times New Roman"/>
          <w:lang w:val="en-US"/>
        </w:rPr>
        <w:t>subset</w:t>
      </w:r>
      <w:r w:rsidR="00125AC5">
        <w:rPr>
          <w:rFonts w:cs="Times New Roman"/>
          <w:lang w:val="en-US"/>
        </w:rPr>
        <w:t>s</w:t>
      </w:r>
      <w:r w:rsidR="00FE1144" w:rsidRPr="0050535F">
        <w:rPr>
          <w:rFonts w:cs="Times New Roman"/>
          <w:lang w:val="en-US"/>
        </w:rPr>
        <w:t xml:space="preserve"> </w:t>
      </w:r>
      <w:r w:rsidR="00125AC5">
        <w:rPr>
          <w:rFonts w:cs="Times New Roman"/>
          <w:lang w:val="en-US"/>
        </w:rPr>
        <w:t>of synthetic units</w:t>
      </w:r>
      <w:r w:rsidR="005D717F">
        <w:rPr>
          <w:rFonts w:cs="Times New Roman"/>
          <w:lang w:val="en-US"/>
        </w:rPr>
        <w:t xml:space="preserve"> by qu</w:t>
      </w:r>
      <w:r w:rsidR="00951DC0">
        <w:rPr>
          <w:rFonts w:cs="Times New Roman"/>
          <w:lang w:val="en-US"/>
        </w:rPr>
        <w:t>a</w:t>
      </w:r>
      <w:r w:rsidR="005D717F">
        <w:rPr>
          <w:rFonts w:cs="Times New Roman"/>
          <w:lang w:val="en-US"/>
        </w:rPr>
        <w:t xml:space="preserve">ntiles </w:t>
      </w:r>
      <w:proofErr w:type="gramStart"/>
      <w:r w:rsidR="005D717F">
        <w:rPr>
          <w:rFonts w:cs="Times New Roman"/>
          <w:lang w:val="en-US"/>
        </w:rPr>
        <w:t>is</w:t>
      </w:r>
      <w:proofErr w:type="gramEnd"/>
      <w:r w:rsidR="005D717F">
        <w:rPr>
          <w:rFonts w:cs="Times New Roman"/>
          <w:lang w:val="en-US"/>
        </w:rPr>
        <w:t xml:space="preserve"> </w:t>
      </w:r>
      <w:r w:rsidR="00FE1144" w:rsidRPr="0050535F">
        <w:rPr>
          <w:rFonts w:cs="Times New Roman"/>
          <w:lang w:val="en-US"/>
        </w:rPr>
        <w:t>randomly select</w:t>
      </w:r>
      <w:r w:rsidR="00125AC5">
        <w:rPr>
          <w:rFonts w:cs="Times New Roman"/>
          <w:lang w:val="en-US"/>
        </w:rPr>
        <w:t>ed</w:t>
      </w:r>
      <w:r w:rsidR="007F2FEF">
        <w:rPr>
          <w:rFonts w:cs="Times New Roman"/>
          <w:lang w:val="en-US"/>
        </w:rPr>
        <w:t xml:space="preserve"> </w:t>
      </w:r>
      <w:r w:rsidR="00FE1144" w:rsidRPr="0050535F">
        <w:rPr>
          <w:rFonts w:cs="Times New Roman"/>
          <w:lang w:val="en-US"/>
        </w:rPr>
        <w:t>until the target</w:t>
      </w:r>
      <w:r w:rsidR="005D717F">
        <w:rPr>
          <w:rFonts w:cs="Times New Roman"/>
          <w:lang w:val="en-US"/>
        </w:rPr>
        <w:t>ed</w:t>
      </w:r>
      <w:r w:rsidR="00FE1144" w:rsidRPr="0050535F">
        <w:rPr>
          <w:rFonts w:cs="Times New Roman"/>
          <w:lang w:val="en-US"/>
        </w:rPr>
        <w:t xml:space="preserve"> </w:t>
      </w:r>
      <w:r w:rsidR="005D717F">
        <w:rPr>
          <w:rFonts w:cs="Times New Roman"/>
          <w:lang w:val="en-US"/>
        </w:rPr>
        <w:t xml:space="preserve">balance </w:t>
      </w:r>
      <w:r w:rsidR="00C73228">
        <w:rPr>
          <w:rFonts w:cs="Times New Roman"/>
          <w:lang w:val="en-US"/>
        </w:rPr>
        <w:t xml:space="preserve">proportion </w:t>
      </w:r>
      <w:r w:rsidR="00FE1144" w:rsidRPr="0050535F">
        <w:rPr>
          <w:rFonts w:cs="Times New Roman"/>
          <w:lang w:val="en-US"/>
        </w:rPr>
        <w:t xml:space="preserve">is achieved. This systematic approach ensures a well-distributed </w:t>
      </w:r>
      <w:r w:rsidR="002F6C23">
        <w:rPr>
          <w:rFonts w:cs="Times New Roman"/>
          <w:lang w:val="en-US"/>
        </w:rPr>
        <w:t xml:space="preserve">(populated) </w:t>
      </w:r>
      <w:r w:rsidR="00FE1144" w:rsidRPr="0050535F">
        <w:rPr>
          <w:rFonts w:cs="Times New Roman"/>
          <w:lang w:val="en-US"/>
        </w:rPr>
        <w:t xml:space="preserve">set of synthetic inefficient DMUs </w:t>
      </w:r>
      <w:r w:rsidR="002F6C23">
        <w:rPr>
          <w:rFonts w:cs="Times New Roman"/>
          <w:lang w:val="en-US"/>
        </w:rPr>
        <w:t>by</w:t>
      </w:r>
      <w:r w:rsidR="002F6C23" w:rsidRPr="0050535F">
        <w:rPr>
          <w:rFonts w:cs="Times New Roman"/>
          <w:lang w:val="en-US"/>
        </w:rPr>
        <w:t xml:space="preserve"> </w:t>
      </w:r>
      <w:r w:rsidR="00FE1144" w:rsidRPr="0050535F">
        <w:rPr>
          <w:rFonts w:cs="Times New Roman"/>
          <w:lang w:val="en-US"/>
        </w:rPr>
        <w:t>maintaining representativeness across different inefficiency levels.</w:t>
      </w:r>
    </w:p>
    <w:p w14:paraId="3040D143" w14:textId="77777777" w:rsidR="00744481" w:rsidRPr="0050535F" w:rsidRDefault="00744481" w:rsidP="00DF3B00">
      <w:pPr>
        <w:spacing w:line="360" w:lineRule="auto"/>
        <w:rPr>
          <w:rFonts w:cs="Times New Roman"/>
          <w:lang w:val="en-US"/>
        </w:rPr>
      </w:pPr>
    </w:p>
    <w:p w14:paraId="113EBBD2" w14:textId="12A3E088" w:rsidR="005D12B9" w:rsidRPr="0050535F" w:rsidRDefault="00C73E9B" w:rsidP="00DF3B00">
      <w:pPr>
        <w:spacing w:line="360" w:lineRule="auto"/>
        <w:rPr>
          <w:rFonts w:cs="Times New Roman"/>
          <w:lang w:val="en-US"/>
        </w:rPr>
      </w:pPr>
      <w:r w:rsidRPr="0050535F">
        <w:rPr>
          <w:rFonts w:cs="Times New Roman"/>
          <w:b/>
          <w:bCs/>
          <w:lang w:val="en-US"/>
        </w:rPr>
        <w:t xml:space="preserve">Step </w:t>
      </w:r>
      <w:r w:rsidR="009C5D85" w:rsidRPr="0050535F">
        <w:rPr>
          <w:rFonts w:cs="Times New Roman"/>
          <w:b/>
          <w:bCs/>
          <w:lang w:val="en-US"/>
        </w:rPr>
        <w:t>3</w:t>
      </w:r>
      <w:r w:rsidR="00797475" w:rsidRPr="0050535F">
        <w:rPr>
          <w:rFonts w:cs="Times New Roman"/>
          <w:b/>
          <w:bCs/>
          <w:lang w:val="en-US"/>
        </w:rPr>
        <w:t xml:space="preserve"> [Fitting the ML model]</w:t>
      </w:r>
      <w:r w:rsidRPr="0050535F">
        <w:rPr>
          <w:rFonts w:cs="Times New Roman"/>
          <w:b/>
          <w:bCs/>
          <w:lang w:val="en-US"/>
        </w:rPr>
        <w:t>:</w:t>
      </w:r>
      <w:r w:rsidRPr="0050535F">
        <w:rPr>
          <w:rFonts w:cs="Times New Roman"/>
          <w:lang w:val="en-US"/>
        </w:rPr>
        <w:t xml:space="preserve"> </w:t>
      </w:r>
      <w:r w:rsidR="009D1098" w:rsidRPr="0050535F">
        <w:rPr>
          <w:rFonts w:cs="Times New Roman"/>
          <w:lang w:val="en-US"/>
        </w:rPr>
        <w:t>In this phase, a classification</w:t>
      </w:r>
      <w:r w:rsidR="005D0751" w:rsidRPr="0050535F">
        <w:rPr>
          <w:rFonts w:cs="Times New Roman"/>
          <w:lang w:val="en-US"/>
        </w:rPr>
        <w:t>-based</w:t>
      </w:r>
      <w:r w:rsidR="009D1098" w:rsidRPr="0050535F">
        <w:rPr>
          <w:rFonts w:cs="Times New Roman"/>
          <w:lang w:val="en-US"/>
        </w:rPr>
        <w:t xml:space="preserve"> ML model</w:t>
      </w:r>
      <w:r w:rsidR="00065615">
        <w:rPr>
          <w:rFonts w:cs="Times New Roman"/>
          <w:lang w:val="en-US"/>
        </w:rPr>
        <w:sym w:font="Symbol" w:char="F0BE"/>
      </w:r>
      <w:r w:rsidR="00065615">
        <w:rPr>
          <w:rFonts w:cs="Times New Roman"/>
          <w:lang w:val="en-US"/>
        </w:rPr>
        <w:t xml:space="preserve">NN in this </w:t>
      </w:r>
      <w:r w:rsidR="00FF51B5">
        <w:rPr>
          <w:rFonts w:cs="Times New Roman"/>
          <w:lang w:val="en-US"/>
        </w:rPr>
        <w:t>study</w:t>
      </w:r>
      <w:r w:rsidR="00065615">
        <w:rPr>
          <w:rFonts w:cs="Times New Roman"/>
          <w:lang w:val="en-US"/>
        </w:rPr>
        <w:sym w:font="Symbol" w:char="F0BE"/>
      </w:r>
      <w:r w:rsidR="009D1098" w:rsidRPr="0050535F">
        <w:rPr>
          <w:rFonts w:cs="Times New Roman"/>
          <w:lang w:val="en-US"/>
        </w:rPr>
        <w:t xml:space="preserve"> is implemented</w:t>
      </w:r>
      <w:r w:rsidR="005D0751" w:rsidRPr="0050535F">
        <w:rPr>
          <w:rFonts w:cs="Times New Roman"/>
          <w:lang w:val="en-US"/>
        </w:rPr>
        <w:t>,</w:t>
      </w:r>
      <w:r w:rsidRPr="0050535F">
        <w:rPr>
          <w:rFonts w:cs="Times New Roman"/>
          <w:lang w:val="en-US"/>
        </w:rPr>
        <w:t xml:space="preserve"> where the dependent variable denotes the efficiency status (efficient</w:t>
      </w:r>
      <w:r w:rsidR="00BF205E" w:rsidRPr="0050535F">
        <w:rPr>
          <w:rFonts w:cs="Times New Roman"/>
          <w:lang w:val="en-US"/>
        </w:rPr>
        <w:t xml:space="preserve"> [class +1]</w:t>
      </w:r>
      <w:r w:rsidRPr="0050535F">
        <w:rPr>
          <w:rFonts w:cs="Times New Roman"/>
          <w:lang w:val="en-US"/>
        </w:rPr>
        <w:t xml:space="preserve"> vs</w:t>
      </w:r>
      <w:r w:rsidR="003D16C9" w:rsidRPr="0050535F">
        <w:rPr>
          <w:rFonts w:cs="Times New Roman"/>
          <w:lang w:val="en-US"/>
        </w:rPr>
        <w:t>.</w:t>
      </w:r>
      <w:r w:rsidRPr="0050535F">
        <w:rPr>
          <w:rFonts w:cs="Times New Roman"/>
          <w:lang w:val="en-US"/>
        </w:rPr>
        <w:t xml:space="preserve"> inefficient</w:t>
      </w:r>
      <w:r w:rsidR="00BF205E" w:rsidRPr="0050535F">
        <w:rPr>
          <w:rFonts w:cs="Times New Roman"/>
          <w:lang w:val="en-US"/>
        </w:rPr>
        <w:t xml:space="preserve"> [class -1]</w:t>
      </w:r>
      <w:r w:rsidRPr="0050535F">
        <w:rPr>
          <w:rFonts w:cs="Times New Roman"/>
          <w:lang w:val="en-US"/>
        </w:rPr>
        <w:t>)</w:t>
      </w:r>
      <w:r w:rsidR="005D12B9" w:rsidRPr="0050535F">
        <w:rPr>
          <w:rFonts w:cs="Times New Roman"/>
          <w:lang w:val="en-US"/>
        </w:rPr>
        <w:t xml:space="preserve">, while </w:t>
      </w:r>
      <w:r w:rsidRPr="0050535F">
        <w:rPr>
          <w:rFonts w:cs="Times New Roman"/>
          <w:lang w:val="en-US"/>
        </w:rPr>
        <w:t>the independent variables</w:t>
      </w:r>
      <w:r w:rsidR="00BF205E" w:rsidRPr="0050535F">
        <w:rPr>
          <w:rFonts w:cs="Times New Roman"/>
          <w:lang w:val="en-US"/>
        </w:rPr>
        <w:t xml:space="preserve"> (features)</w:t>
      </w:r>
      <w:r w:rsidRPr="0050535F">
        <w:rPr>
          <w:rFonts w:cs="Times New Roman"/>
          <w:lang w:val="en-US"/>
        </w:rPr>
        <w:t xml:space="preserve"> comprise </w:t>
      </w:r>
      <w:r w:rsidR="00281A3E" w:rsidRPr="0050535F">
        <w:rPr>
          <w:rFonts w:cs="Times New Roman"/>
          <w:lang w:val="en-US"/>
        </w:rPr>
        <w:t>all</w:t>
      </w:r>
      <w:r w:rsidRPr="0050535F">
        <w:rPr>
          <w:rFonts w:cs="Times New Roman"/>
          <w:lang w:val="en-US"/>
        </w:rPr>
        <w:t xml:space="preserve"> input</w:t>
      </w:r>
      <w:r w:rsidR="00281A3E" w:rsidRPr="0050535F">
        <w:rPr>
          <w:rFonts w:cs="Times New Roman"/>
          <w:lang w:val="en-US"/>
        </w:rPr>
        <w:t>s</w:t>
      </w:r>
      <w:r w:rsidRPr="0050535F">
        <w:rPr>
          <w:rFonts w:cs="Times New Roman"/>
          <w:lang w:val="en-US"/>
        </w:rPr>
        <w:t xml:space="preserve"> and output</w:t>
      </w:r>
      <w:r w:rsidR="00281A3E" w:rsidRPr="0050535F">
        <w:rPr>
          <w:rFonts w:cs="Times New Roman"/>
          <w:lang w:val="en-US"/>
        </w:rPr>
        <w:t>s</w:t>
      </w:r>
      <w:r w:rsidRPr="0050535F">
        <w:rPr>
          <w:rFonts w:cs="Times New Roman"/>
          <w:lang w:val="en-US"/>
        </w:rPr>
        <w:t>.</w:t>
      </w:r>
      <w:r w:rsidR="000B68C1" w:rsidRPr="0050535F">
        <w:rPr>
          <w:rFonts w:cs="Times New Roman"/>
          <w:lang w:val="en-US"/>
        </w:rPr>
        <w:t xml:space="preserve"> </w:t>
      </w:r>
      <w:r w:rsidR="005D0751" w:rsidRPr="0050535F">
        <w:rPr>
          <w:rFonts w:cs="Times New Roman"/>
          <w:lang w:val="en-US"/>
        </w:rPr>
        <w:t>Additionally</w:t>
      </w:r>
      <w:r w:rsidR="00106C98" w:rsidRPr="0050535F">
        <w:rPr>
          <w:rFonts w:cs="Times New Roman"/>
          <w:lang w:val="en-US"/>
        </w:rPr>
        <w:t xml:space="preserve">, </w:t>
      </w:r>
      <w:r w:rsidR="005D12B9" w:rsidRPr="0050535F">
        <w:rPr>
          <w:rFonts w:cs="Times New Roman"/>
          <w:lang w:val="en-US"/>
        </w:rPr>
        <w:t xml:space="preserve">model </w:t>
      </w:r>
      <w:r w:rsidR="00106C98" w:rsidRPr="0050535F">
        <w:rPr>
          <w:rFonts w:cs="Times New Roman"/>
          <w:lang w:val="en-US"/>
        </w:rPr>
        <w:t xml:space="preserve">parameters </w:t>
      </w:r>
      <w:r w:rsidR="005D0751" w:rsidRPr="0050535F">
        <w:rPr>
          <w:rFonts w:cs="Times New Roman"/>
          <w:lang w:val="en-US"/>
        </w:rPr>
        <w:t>are fine-tuned at this stage</w:t>
      </w:r>
      <w:r w:rsidR="00390814" w:rsidRPr="0050535F">
        <w:rPr>
          <w:rFonts w:cs="Times New Roman"/>
          <w:lang w:val="en-US"/>
        </w:rPr>
        <w:t>.</w:t>
      </w:r>
      <w:r w:rsidR="005D12B9" w:rsidRPr="0050535F">
        <w:rPr>
          <w:rFonts w:cs="Times New Roman"/>
          <w:lang w:val="en-US"/>
        </w:rPr>
        <w:t xml:space="preserve"> Specifically, these parameters are determined by the minority class proportion </w:t>
      </w:r>
      <w:r w:rsidR="006C646C" w:rsidRPr="0050535F">
        <w:rPr>
          <w:rFonts w:cs="Times New Roman"/>
          <w:position w:val="-12"/>
          <w:lang w:val="en-US"/>
        </w:rPr>
        <w:object w:dxaOrig="600" w:dyaOrig="360" w14:anchorId="7381F245">
          <v:shape id="_x0000_i1080" type="#_x0000_t75" style="width:30pt;height:18pt" o:ole="">
            <v:imagedata r:id="rId119" o:title=""/>
          </v:shape>
          <o:OLEObject Type="Embed" ProgID="Equation.DSMT4" ShapeID="_x0000_i1080" DrawAspect="Content" ObjectID="_1803729925" r:id="rId120"/>
        </w:object>
      </w:r>
      <w:r w:rsidR="005D12B9" w:rsidRPr="0050535F">
        <w:rPr>
          <w:rFonts w:cs="Times New Roman"/>
          <w:lang w:val="en-US"/>
        </w:rPr>
        <w:t xml:space="preserve"> and the hyperparameters of the selected methodology </w:t>
      </w:r>
      <w:r w:rsidR="005D12B9" w:rsidRPr="0050535F">
        <w:rPr>
          <w:rFonts w:cs="Times New Roman"/>
          <w:position w:val="-12"/>
          <w:lang w:val="en-US"/>
        </w:rPr>
        <w:object w:dxaOrig="420" w:dyaOrig="360" w14:anchorId="2BFE6CAB">
          <v:shape id="_x0000_i1081" type="#_x0000_t75" style="width:20.25pt;height:18pt" o:ole="">
            <v:imagedata r:id="rId121" o:title=""/>
          </v:shape>
          <o:OLEObject Type="Embed" ProgID="Equation.DSMT4" ShapeID="_x0000_i1081" DrawAspect="Content" ObjectID="_1803729926" r:id="rId122"/>
        </w:object>
      </w:r>
      <w:r w:rsidR="005D12B9" w:rsidRPr="0050535F">
        <w:rPr>
          <w:rFonts w:cs="Times New Roman"/>
          <w:lang w:val="en-US"/>
        </w:rPr>
        <w:t xml:space="preserve">. </w:t>
      </w:r>
    </w:p>
    <w:p w14:paraId="667734D0" w14:textId="264375E9" w:rsidR="005D0751" w:rsidRPr="0050535F" w:rsidRDefault="005D0751" w:rsidP="00DF3B00">
      <w:pPr>
        <w:spacing w:line="360" w:lineRule="auto"/>
        <w:rPr>
          <w:lang w:val="en-US"/>
        </w:rPr>
      </w:pPr>
      <w:r w:rsidRPr="0050535F">
        <w:rPr>
          <w:rFonts w:cs="Times New Roman"/>
          <w:lang w:val="en-US"/>
        </w:rPr>
        <w:t>T</w:t>
      </w:r>
      <w:r w:rsidR="00390814" w:rsidRPr="0050535F">
        <w:rPr>
          <w:rFonts w:cs="Times New Roman"/>
          <w:lang w:val="en-US"/>
        </w:rPr>
        <w:t xml:space="preserve">he training phase </w:t>
      </w:r>
      <w:r w:rsidRPr="0050535F">
        <w:rPr>
          <w:rFonts w:cs="Times New Roman"/>
          <w:lang w:val="en-US"/>
        </w:rPr>
        <w:t xml:space="preserve">consists of </w:t>
      </w:r>
      <w:r w:rsidR="00390814" w:rsidRPr="0050535F">
        <w:rPr>
          <w:rFonts w:cs="Times New Roman"/>
          <w:lang w:val="en-US"/>
        </w:rPr>
        <w:t xml:space="preserve">two stages. In the first stage, </w:t>
      </w:r>
      <w:r w:rsidR="003B725C" w:rsidRPr="0050535F">
        <w:rPr>
          <w:lang w:val="en-US"/>
        </w:rPr>
        <w:t xml:space="preserve">we use </w:t>
      </w:r>
      <w:r w:rsidR="003B725C" w:rsidRPr="001E0DC8">
        <w:rPr>
          <w:i/>
          <w:iCs/>
          <w:lang w:val="en-US"/>
        </w:rPr>
        <w:t>k</w:t>
      </w:r>
      <w:r w:rsidR="003B725C" w:rsidRPr="0050535F">
        <w:rPr>
          <w:lang w:val="en-US"/>
        </w:rPr>
        <w:t xml:space="preserve">-fold cross-validation to determine the </w:t>
      </w:r>
      <w:r w:rsidR="003B725C" w:rsidRPr="0050535F">
        <w:rPr>
          <w:rFonts w:cs="Times New Roman"/>
          <w:lang w:val="en-US"/>
        </w:rPr>
        <w:t xml:space="preserve">optimal parameter configuration for the </w:t>
      </w:r>
      <w:r w:rsidR="00727BB7">
        <w:rPr>
          <w:rFonts w:cs="Times New Roman"/>
          <w:lang w:val="en-US"/>
        </w:rPr>
        <w:t xml:space="preserve">NN </w:t>
      </w:r>
      <w:r w:rsidR="003B725C" w:rsidRPr="0050535F">
        <w:rPr>
          <w:rFonts w:cs="Times New Roman"/>
          <w:lang w:val="en-US"/>
        </w:rPr>
        <w:t xml:space="preserve">model at each </w:t>
      </w:r>
      <w:r w:rsidR="006C646C" w:rsidRPr="0050535F">
        <w:rPr>
          <w:rFonts w:cs="Times New Roman"/>
          <w:position w:val="-10"/>
          <w:lang w:val="en-US"/>
        </w:rPr>
        <w:object w:dxaOrig="420" w:dyaOrig="320" w14:anchorId="2FE0A1B1">
          <v:shape id="_x0000_i1082" type="#_x0000_t75" style="width:20.25pt;height:16.5pt" o:ole="">
            <v:imagedata r:id="rId123" o:title=""/>
          </v:shape>
          <o:OLEObject Type="Embed" ProgID="Equation.DSMT4" ShapeID="_x0000_i1082" DrawAspect="Content" ObjectID="_1803729927" r:id="rId124"/>
        </w:object>
      </w:r>
      <w:r w:rsidR="003B725C" w:rsidRPr="0050535F">
        <w:rPr>
          <w:rFonts w:cs="Times New Roman"/>
          <w:lang w:val="en-US"/>
        </w:rPr>
        <w:t xml:space="preserve"> level </w:t>
      </w:r>
      <w:r w:rsidR="006C646C" w:rsidRPr="0050535F">
        <w:rPr>
          <w:rFonts w:cs="Times New Roman"/>
          <w:position w:val="-14"/>
          <w:lang w:val="en-US"/>
        </w:rPr>
        <w:object w:dxaOrig="960" w:dyaOrig="400" w14:anchorId="5ACBBF4B">
          <v:shape id="_x0000_i1083" type="#_x0000_t75" style="width:48pt;height:20.25pt" o:ole="">
            <v:imagedata r:id="rId125" o:title=""/>
          </v:shape>
          <o:OLEObject Type="Embed" ProgID="Equation.DSMT4" ShapeID="_x0000_i1083" DrawAspect="Content" ObjectID="_1803729928" r:id="rId126"/>
        </w:object>
      </w:r>
      <w:r w:rsidR="003B725C" w:rsidRPr="0050535F">
        <w:rPr>
          <w:rFonts w:cs="Times New Roman"/>
          <w:lang w:val="en-US"/>
        </w:rPr>
        <w:t xml:space="preserve">. </w:t>
      </w:r>
      <w:r w:rsidR="005D12B9" w:rsidRPr="0050535F">
        <w:rPr>
          <w:rFonts w:cs="Times New Roman"/>
          <w:lang w:val="en-US"/>
        </w:rPr>
        <w:t>In</w:t>
      </w:r>
      <w:r w:rsidR="003E5B81" w:rsidRPr="0050535F">
        <w:rPr>
          <w:rFonts w:cs="Times New Roman"/>
          <w:lang w:val="en-US"/>
        </w:rPr>
        <w:t xml:space="preserve"> the second stage, we compare the performance of the best</w:t>
      </w:r>
      <w:r w:rsidR="005D12B9" w:rsidRPr="0050535F">
        <w:rPr>
          <w:rFonts w:cs="Times New Roman"/>
          <w:lang w:val="en-US"/>
        </w:rPr>
        <w:t>-</w:t>
      </w:r>
      <w:r w:rsidR="00CA66F9" w:rsidRPr="0050535F">
        <w:rPr>
          <w:rFonts w:cs="Times New Roman"/>
          <w:lang w:val="en-US"/>
        </w:rPr>
        <w:t xml:space="preserve">trained </w:t>
      </w:r>
      <w:r w:rsidR="003E5B81" w:rsidRPr="0050535F">
        <w:rPr>
          <w:rFonts w:cs="Times New Roman"/>
          <w:lang w:val="en-US"/>
        </w:rPr>
        <w:t>model</w:t>
      </w:r>
      <w:r w:rsidR="00C2242C" w:rsidRPr="0050535F">
        <w:rPr>
          <w:rFonts w:cs="Times New Roman"/>
          <w:lang w:val="en-US"/>
        </w:rPr>
        <w:t>s</w:t>
      </w:r>
      <w:r w:rsidR="003E5B81" w:rsidRPr="0050535F">
        <w:rPr>
          <w:rFonts w:cs="Times New Roman"/>
          <w:lang w:val="en-US"/>
        </w:rPr>
        <w:t xml:space="preserve"> </w:t>
      </w:r>
      <w:r w:rsidR="00CA66F9" w:rsidRPr="0050535F">
        <w:rPr>
          <w:rFonts w:cs="Times New Roman"/>
          <w:lang w:val="en-US"/>
        </w:rPr>
        <w:t xml:space="preserve">to </w:t>
      </w:r>
      <w:r w:rsidR="005D12B9" w:rsidRPr="0050535F">
        <w:rPr>
          <w:rFonts w:cs="Times New Roman"/>
          <w:lang w:val="en-US"/>
        </w:rPr>
        <w:t xml:space="preserve">identify </w:t>
      </w:r>
      <w:r w:rsidR="00CA66F9" w:rsidRPr="0050535F">
        <w:rPr>
          <w:rFonts w:cs="Times New Roman"/>
          <w:lang w:val="en-US"/>
        </w:rPr>
        <w:t>the</w:t>
      </w:r>
      <w:r w:rsidR="004B73D3" w:rsidRPr="0050535F">
        <w:rPr>
          <w:rFonts w:cs="Times New Roman"/>
          <w:lang w:val="en-US"/>
        </w:rPr>
        <w:t xml:space="preserve"> ideal </w:t>
      </w:r>
      <w:r w:rsidR="004B73D3" w:rsidRPr="0050535F">
        <w:rPr>
          <w:rFonts w:cs="Times New Roman"/>
          <w:lang w:val="en-US"/>
        </w:rPr>
        <w:lastRenderedPageBreak/>
        <w:t xml:space="preserve">balance </w:t>
      </w:r>
      <w:r w:rsidR="00C73228">
        <w:rPr>
          <w:rFonts w:cs="Times New Roman"/>
          <w:lang w:val="en-US"/>
        </w:rPr>
        <w:t>proportion</w:t>
      </w:r>
      <w:r w:rsidR="008224C1">
        <w:rPr>
          <w:rFonts w:cs="Times New Roman"/>
          <w:lang w:val="en-US"/>
        </w:rPr>
        <w:t xml:space="preserve"> between efficient and inefficient DMUs</w:t>
      </w:r>
      <w:r w:rsidR="005D12B9" w:rsidRPr="0050535F">
        <w:rPr>
          <w:rFonts w:cs="Times New Roman"/>
          <w:lang w:val="en-US"/>
        </w:rPr>
        <w:t>.</w:t>
      </w:r>
      <w:r w:rsidR="00106C98" w:rsidRPr="0050535F">
        <w:rPr>
          <w:rFonts w:cs="Times New Roman"/>
          <w:lang w:val="en-US"/>
        </w:rPr>
        <w:t xml:space="preserve"> </w:t>
      </w:r>
      <w:r w:rsidR="005D12B9" w:rsidRPr="0050535F">
        <w:rPr>
          <w:rFonts w:cs="Times New Roman"/>
          <w:lang w:val="en-US"/>
        </w:rPr>
        <w:t>F</w:t>
      </w:r>
      <w:r w:rsidR="00FE7BE5" w:rsidRPr="0050535F">
        <w:rPr>
          <w:rFonts w:cs="Times New Roman"/>
          <w:lang w:val="en-US"/>
        </w:rPr>
        <w:t>inally, the</w:t>
      </w:r>
      <w:r w:rsidR="00106C98" w:rsidRPr="0050535F">
        <w:rPr>
          <w:rFonts w:cs="Times New Roman"/>
          <w:lang w:val="en-US"/>
        </w:rPr>
        <w:t xml:space="preserve"> </w:t>
      </w:r>
      <w:r w:rsidR="00FE7BE5" w:rsidRPr="0050535F">
        <w:rPr>
          <w:rFonts w:cs="Times New Roman"/>
          <w:lang w:val="en-US"/>
        </w:rPr>
        <w:t>best</w:t>
      </w:r>
      <w:r w:rsidR="00106C98" w:rsidRPr="0050535F">
        <w:rPr>
          <w:rFonts w:cs="Times New Roman"/>
          <w:lang w:val="en-US"/>
        </w:rPr>
        <w:t xml:space="preserve"> </w:t>
      </w:r>
      <w:r w:rsidR="00DE561F" w:rsidRPr="0050535F">
        <w:rPr>
          <w:rFonts w:cs="Times New Roman"/>
          <w:lang w:val="en-US"/>
        </w:rPr>
        <w:t xml:space="preserve">classification </w:t>
      </w:r>
      <w:r w:rsidR="00106C98" w:rsidRPr="0050535F">
        <w:rPr>
          <w:rFonts w:cs="Times New Roman"/>
          <w:lang w:val="en-US"/>
        </w:rPr>
        <w:t>model</w:t>
      </w:r>
      <w:r w:rsidR="005A5B0D" w:rsidRPr="0050535F">
        <w:rPr>
          <w:rFonts w:cs="Times New Roman"/>
          <w:lang w:val="en-US"/>
        </w:rPr>
        <w:t xml:space="preserve"> </w:t>
      </w:r>
      <w:r w:rsidR="006C646C" w:rsidRPr="0050535F">
        <w:rPr>
          <w:position w:val="-14"/>
          <w:lang w:val="en-US"/>
        </w:rPr>
        <w:object w:dxaOrig="1600" w:dyaOrig="400" w14:anchorId="150D5F33">
          <v:shape id="_x0000_i1084" type="#_x0000_t75" style="width:79.5pt;height:20.25pt" o:ole="">
            <v:imagedata r:id="rId127" o:title=""/>
          </v:shape>
          <o:OLEObject Type="Embed" ProgID="Equation.DSMT4" ShapeID="_x0000_i1084" DrawAspect="Content" ObjectID="_1803729929" r:id="rId128"/>
        </w:object>
      </w:r>
      <w:r w:rsidR="00FE7BE5" w:rsidRPr="0050535F">
        <w:rPr>
          <w:lang w:val="en-US"/>
        </w:rPr>
        <w:t xml:space="preserve"> </w:t>
      </w:r>
      <w:r w:rsidR="005D12B9" w:rsidRPr="0050535F">
        <w:rPr>
          <w:lang w:val="en-US"/>
        </w:rPr>
        <w:t xml:space="preserve">is </w:t>
      </w:r>
      <w:r w:rsidR="00FE7BE5" w:rsidRPr="0050535F">
        <w:rPr>
          <w:lang w:val="en-US"/>
        </w:rPr>
        <w:t>obtained</w:t>
      </w:r>
      <w:r w:rsidR="00106C98" w:rsidRPr="0050535F">
        <w:rPr>
          <w:rFonts w:cs="Times New Roman"/>
          <w:lang w:val="en-US"/>
        </w:rPr>
        <w:t>.</w:t>
      </w:r>
      <w:r w:rsidR="00B92549" w:rsidRPr="0050535F">
        <w:rPr>
          <w:rFonts w:cs="Times New Roman"/>
          <w:lang w:val="en-US"/>
        </w:rPr>
        <w:t xml:space="preserve"> </w:t>
      </w:r>
    </w:p>
    <w:p w14:paraId="7E99B0CF" w14:textId="3685139B" w:rsidR="005F0C55" w:rsidRPr="0050535F" w:rsidRDefault="00EB2331" w:rsidP="00DF3B00">
      <w:pPr>
        <w:spacing w:line="360" w:lineRule="auto"/>
        <w:rPr>
          <w:rFonts w:cs="Times New Roman"/>
          <w:lang w:val="en-US"/>
        </w:rPr>
      </w:pPr>
      <w:r w:rsidRPr="0050535F">
        <w:rPr>
          <w:rFonts w:cs="Times New Roman"/>
          <w:lang w:val="en-US"/>
        </w:rPr>
        <w:t>T</w:t>
      </w:r>
      <w:r w:rsidR="0093628A" w:rsidRPr="0050535F">
        <w:rPr>
          <w:rFonts w:cs="Times New Roman"/>
          <w:lang w:val="en-US"/>
        </w:rPr>
        <w:t xml:space="preserve">o measure </w:t>
      </w:r>
      <w:r w:rsidR="005F0C55" w:rsidRPr="0050535F">
        <w:rPr>
          <w:rFonts w:cs="Times New Roman"/>
          <w:lang w:val="en-US"/>
        </w:rPr>
        <w:t xml:space="preserve">the </w:t>
      </w:r>
      <w:r w:rsidR="0093628A" w:rsidRPr="0050535F">
        <w:rPr>
          <w:rFonts w:cs="Times New Roman"/>
          <w:lang w:val="en-US"/>
        </w:rPr>
        <w:t>performance</w:t>
      </w:r>
      <w:r w:rsidR="005F0C55" w:rsidRPr="0050535F">
        <w:rPr>
          <w:rFonts w:cs="Times New Roman"/>
          <w:lang w:val="en-US"/>
        </w:rPr>
        <w:t xml:space="preserve"> of a specific configuration </w:t>
      </w:r>
      <w:r w:rsidR="006C646C" w:rsidRPr="0050535F">
        <w:rPr>
          <w:position w:val="-12"/>
          <w:lang w:val="en-US"/>
        </w:rPr>
        <w:object w:dxaOrig="800" w:dyaOrig="360" w14:anchorId="505D098F">
          <v:shape id="_x0000_i1085" type="#_x0000_t75" style="width:39.75pt;height:18pt" o:ole="">
            <v:imagedata r:id="rId129" o:title=""/>
          </v:shape>
          <o:OLEObject Type="Embed" ProgID="Equation.DSMT4" ShapeID="_x0000_i1085" DrawAspect="Content" ObjectID="_1803729930" r:id="rId130"/>
        </w:object>
      </w:r>
      <w:r w:rsidR="0093628A" w:rsidRPr="0050535F">
        <w:rPr>
          <w:rFonts w:cs="Times New Roman"/>
          <w:lang w:val="en-US"/>
        </w:rPr>
        <w:t xml:space="preserve">, we can use </w:t>
      </w:r>
      <w:r w:rsidR="005F0C55" w:rsidRPr="0050535F">
        <w:rPr>
          <w:rFonts w:cs="Times New Roman"/>
          <w:lang w:val="en-US"/>
        </w:rPr>
        <w:t xml:space="preserve">standard </w:t>
      </w:r>
      <w:r w:rsidR="0093628A" w:rsidRPr="0050535F">
        <w:rPr>
          <w:rFonts w:cs="Times New Roman"/>
          <w:lang w:val="en-US"/>
        </w:rPr>
        <w:t xml:space="preserve">metrics </w:t>
      </w:r>
      <w:r w:rsidRPr="0050535F">
        <w:rPr>
          <w:rFonts w:cs="Times New Roman"/>
          <w:lang w:val="en-US"/>
        </w:rPr>
        <w:t xml:space="preserve">commonly used in ML classification problems. Our </w:t>
      </w:r>
      <w:r w:rsidR="005F0C55" w:rsidRPr="0050535F">
        <w:rPr>
          <w:rFonts w:cs="Times New Roman"/>
          <w:lang w:val="en-US"/>
        </w:rPr>
        <w:t xml:space="preserve">primary </w:t>
      </w:r>
      <w:r w:rsidRPr="0050535F">
        <w:rPr>
          <w:rFonts w:cs="Times New Roman"/>
          <w:lang w:val="en-US"/>
        </w:rPr>
        <w:t>focus is on metrics related to the 'efficient' (minority) class, such as sensitivity (</w:t>
      </w:r>
      <w:r w:rsidR="009679BD">
        <w:rPr>
          <w:rFonts w:cs="Times New Roman"/>
          <w:lang w:val="en-US"/>
        </w:rPr>
        <w:t xml:space="preserve">i.e., </w:t>
      </w:r>
      <w:r w:rsidRPr="0050535F">
        <w:rPr>
          <w:rFonts w:cs="Times New Roman"/>
          <w:lang w:val="en-US"/>
        </w:rPr>
        <w:t xml:space="preserve">the proportion of actual positives correctly identified), precision (the proportion of positive predictions that are actually correct), F1 score (the harmonic mean of precision and sensitivity, balancing detection accuracy and reliability), and balanced accuracy (the average of true predictions for each class). </w:t>
      </w:r>
      <w:r w:rsidR="001C7D49" w:rsidRPr="0050535F">
        <w:rPr>
          <w:rFonts w:cs="Times New Roman"/>
          <w:lang w:val="en-US"/>
        </w:rPr>
        <w:t>Depending on the specific context and the metrics of interest, we evaluate model performance by ranking the results according to our chosen criteria.</w:t>
      </w:r>
    </w:p>
    <w:p w14:paraId="626684AA" w14:textId="7A78EB60" w:rsidR="00915D39" w:rsidRPr="0050535F" w:rsidRDefault="001601C6" w:rsidP="00DF3B00">
      <w:pPr>
        <w:spacing w:line="360" w:lineRule="auto"/>
        <w:rPr>
          <w:rFonts w:cs="Times New Roman"/>
          <w:lang w:val="en-US"/>
        </w:rPr>
      </w:pPr>
      <w:r w:rsidRPr="003566C9">
        <w:rPr>
          <w:rFonts w:cs="Times New Roman"/>
          <w:lang w:val="en-US"/>
        </w:rPr>
        <w:t>If the original dataset is sufficiently large, we propose creating training and validation partitions to evaluate the model’s performance with data not used during the fitting phase.</w:t>
      </w:r>
      <w:r w:rsidR="00E5139C" w:rsidRPr="003566C9">
        <w:rPr>
          <w:rFonts w:cs="Times New Roman"/>
          <w:lang w:val="en-US"/>
        </w:rPr>
        <w:t xml:space="preserve"> </w:t>
      </w:r>
      <w:commentRangeStart w:id="15"/>
      <w:commentRangeStart w:id="16"/>
      <w:r w:rsidR="00E5139C" w:rsidRPr="00C76942">
        <w:rPr>
          <w:rFonts w:cs="Times New Roman"/>
          <w:highlight w:val="yellow"/>
        </w:rPr>
        <w:t>This approach</w:t>
      </w:r>
      <w:commentRangeEnd w:id="15"/>
      <w:r w:rsidR="00A5443E" w:rsidRPr="00882810">
        <w:rPr>
          <w:rStyle w:val="Refdecomentario"/>
          <w:highlight w:val="yellow"/>
        </w:rPr>
        <w:commentReference w:id="15"/>
      </w:r>
      <w:commentRangeEnd w:id="16"/>
      <w:r w:rsidR="003566C9" w:rsidRPr="00882810">
        <w:rPr>
          <w:rStyle w:val="Refdecomentario"/>
          <w:highlight w:val="yellow"/>
        </w:rPr>
        <w:commentReference w:id="16"/>
      </w:r>
      <w:r w:rsidR="00E5139C" w:rsidRPr="00C76942">
        <w:rPr>
          <w:rFonts w:cs="Times New Roman"/>
          <w:highlight w:val="yellow"/>
        </w:rPr>
        <w:t xml:space="preserve"> helps mitigate overfitting and provides a reliable estimate of the model’s real-world performance when applied to new data.</w:t>
      </w:r>
      <w:r w:rsidR="00B02515" w:rsidRPr="00C76942">
        <w:rPr>
          <w:rFonts w:cs="Times New Roman"/>
          <w:highlight w:val="yellow"/>
        </w:rPr>
        <w:t xml:space="preserve"> </w:t>
      </w:r>
      <w:r w:rsidR="00B02515" w:rsidRPr="00C76942">
        <w:rPr>
          <w:rFonts w:cs="Times New Roman"/>
          <w:highlight w:val="yellow"/>
          <w:lang w:val="en-US"/>
        </w:rPr>
        <w:t xml:space="preserve">However, if the dataset is too small to allow for such partitioning, we suggest testing the models </w:t>
      </w:r>
      <w:r w:rsidR="00B02515" w:rsidRPr="00C76942">
        <w:rPr>
          <w:rFonts w:cs="Times New Roman"/>
          <w:highlight w:val="yellow"/>
        </w:rPr>
        <w:t>trained with different balance levels</w:t>
      </w:r>
      <w:r w:rsidR="00B02515" w:rsidRPr="00C76942">
        <w:rPr>
          <w:rFonts w:cs="Times New Roman"/>
          <w:highlight w:val="yellow"/>
          <w:lang w:val="en-US"/>
        </w:rPr>
        <w:t xml:space="preserve"> on the original dataset. </w:t>
      </w:r>
      <w:r w:rsidR="00B02515" w:rsidRPr="00C76942">
        <w:rPr>
          <w:rFonts w:cs="Times New Roman"/>
          <w:highlight w:val="yellow"/>
        </w:rPr>
        <w:t xml:space="preserve">This ensures that all models are evaluated on the same dataset, allowing for a fair performance comparison. </w:t>
      </w:r>
      <w:r w:rsidR="00C76942" w:rsidRPr="00882810">
        <w:rPr>
          <w:rFonts w:cs="Times New Roman"/>
          <w:highlight w:val="yellow"/>
        </w:rPr>
        <w:t>If multiple models achieve the same performance on the original dataset, only the tied models will be further evaluated based on their performance when applied to their respective balanced datasets, whose sizes vary depending on the balance level</w:t>
      </w:r>
      <w:r w:rsidR="003566C9" w:rsidRPr="00882810">
        <w:rPr>
          <w:rFonts w:cs="Times New Roman"/>
          <w:highlight w:val="yellow"/>
        </w:rPr>
        <w:t>.</w:t>
      </w:r>
      <w:r w:rsidR="00C76942" w:rsidRPr="00882810">
        <w:rPr>
          <w:rFonts w:cs="Times New Roman"/>
          <w:highlight w:val="yellow"/>
        </w:rPr>
        <w:t xml:space="preserve"> </w:t>
      </w:r>
      <w:r w:rsidR="008F409F" w:rsidRPr="00882810">
        <w:rPr>
          <w:rFonts w:cs="Times New Roman"/>
          <w:highlight w:val="yellow"/>
        </w:rPr>
        <w:t xml:space="preserve">This restriction prevents the selection of models that </w:t>
      </w:r>
      <w:proofErr w:type="gramStart"/>
      <w:r w:rsidR="008F409F" w:rsidRPr="00882810">
        <w:rPr>
          <w:rFonts w:cs="Times New Roman"/>
          <w:highlight w:val="yellow"/>
        </w:rPr>
        <w:t>may</w:t>
      </w:r>
      <w:proofErr w:type="gramEnd"/>
      <w:r w:rsidR="008F409F" w:rsidRPr="00882810">
        <w:rPr>
          <w:rFonts w:cs="Times New Roman"/>
          <w:highlight w:val="yellow"/>
        </w:rPr>
        <w:t xml:space="preserve"> overfit to highly augmented datasets while performing poorly on real data</w:t>
      </w:r>
      <w:r w:rsidR="00B02515" w:rsidRPr="00C76942">
        <w:rPr>
          <w:rFonts w:cs="Times New Roman"/>
          <w:highlight w:val="yellow"/>
        </w:rPr>
        <w:t>.</w:t>
      </w:r>
      <w:r w:rsidR="002C6FE3" w:rsidRPr="003566C9">
        <w:rPr>
          <w:rFonts w:cs="Times New Roman"/>
        </w:rPr>
        <w:t xml:space="preserve"> </w:t>
      </w:r>
      <w:r w:rsidR="002C6FE3" w:rsidRPr="003566C9">
        <w:rPr>
          <w:rFonts w:cs="Times New Roman"/>
          <w:lang w:val="en-US"/>
        </w:rPr>
        <w:t xml:space="preserve">If equality persists, the smallest </w:t>
      </w:r>
      <w:r w:rsidR="002C6FE3" w:rsidRPr="003566C9">
        <w:rPr>
          <w:rFonts w:cs="Times New Roman"/>
          <w:position w:val="-10"/>
          <w:lang w:val="en-US"/>
        </w:rPr>
        <w:object w:dxaOrig="420" w:dyaOrig="320" w14:anchorId="3F0A4732">
          <v:shape id="_x0000_i1086" type="#_x0000_t75" style="width:20.25pt;height:16.5pt" o:ole="">
            <v:imagedata r:id="rId131" o:title=""/>
          </v:shape>
          <o:OLEObject Type="Embed" ProgID="Equation.DSMT4" ShapeID="_x0000_i1086" DrawAspect="Content" ObjectID="_1803729931" r:id="rId132"/>
        </w:object>
      </w:r>
      <w:r w:rsidR="002C6FE3" w:rsidRPr="003566C9">
        <w:rPr>
          <w:rFonts w:cs="Times New Roman"/>
          <w:lang w:val="en-US"/>
        </w:rPr>
        <w:t xml:space="preserve"> level is selected, following the principle of parsimony (as fewer synthetic observations are required to reach </w:t>
      </w:r>
      <w:r w:rsidR="002C6FE3" w:rsidRPr="003566C9">
        <w:rPr>
          <w:rFonts w:cs="Times New Roman"/>
          <w:position w:val="-10"/>
          <w:lang w:val="en-US"/>
        </w:rPr>
        <w:object w:dxaOrig="420" w:dyaOrig="320" w14:anchorId="085A300B">
          <v:shape id="_x0000_i1087" type="#_x0000_t75" style="width:20.25pt;height:16.5pt" o:ole="">
            <v:imagedata r:id="rId131" o:title=""/>
          </v:shape>
          <o:OLEObject Type="Embed" ProgID="Equation.DSMT4" ShapeID="_x0000_i1087" DrawAspect="Content" ObjectID="_1803729932" r:id="rId133"/>
        </w:object>
      </w:r>
      <w:r w:rsidR="002C6FE3" w:rsidRPr="003566C9">
        <w:rPr>
          <w:rFonts w:cs="Times New Roman"/>
          <w:lang w:val="en-US"/>
        </w:rPr>
        <w:t>).</w:t>
      </w:r>
    </w:p>
    <w:p w14:paraId="75A22BB6" w14:textId="3D7CBC5E" w:rsidR="00C73E9B" w:rsidRPr="0050535F" w:rsidRDefault="00C4658B" w:rsidP="00DF3B00">
      <w:pPr>
        <w:spacing w:line="360" w:lineRule="auto"/>
        <w:rPr>
          <w:rFonts w:cs="Times New Roman"/>
          <w:lang w:val="en-US"/>
        </w:rPr>
      </w:pPr>
      <w:r w:rsidRPr="0050535F">
        <w:rPr>
          <w:rFonts w:cs="Times New Roman"/>
          <w:lang w:val="en-US"/>
        </w:rPr>
        <w:t>Finally,</w:t>
      </w:r>
      <w:r w:rsidR="00B52D70" w:rsidRPr="0050535F">
        <w:rPr>
          <w:rFonts w:cs="Times New Roman"/>
          <w:lang w:val="en-US"/>
        </w:rPr>
        <w:t xml:space="preserve"> the best</w:t>
      </w:r>
      <w:r w:rsidR="00544E0E" w:rsidRPr="0050535F">
        <w:rPr>
          <w:rFonts w:cs="Times New Roman"/>
          <w:lang w:val="en-US"/>
        </w:rPr>
        <w:t xml:space="preserve"> </w:t>
      </w:r>
      <w:r w:rsidR="0085718E">
        <w:rPr>
          <w:rFonts w:cs="Times New Roman"/>
          <w:lang w:val="en-US"/>
        </w:rPr>
        <w:t xml:space="preserve">classification model </w:t>
      </w:r>
      <w:r w:rsidR="006C646C" w:rsidRPr="0050535F">
        <w:rPr>
          <w:position w:val="-14"/>
          <w:lang w:val="en-US"/>
        </w:rPr>
        <w:object w:dxaOrig="1600" w:dyaOrig="400" w14:anchorId="15459853">
          <v:shape id="_x0000_i1088" type="#_x0000_t75" style="width:79.5pt;height:20.25pt" o:ole="">
            <v:imagedata r:id="rId134" o:title=""/>
          </v:shape>
          <o:OLEObject Type="Embed" ProgID="Equation.DSMT4" ShapeID="_x0000_i1088" DrawAspect="Content" ObjectID="_1803729933" r:id="rId135"/>
        </w:object>
      </w:r>
      <w:r w:rsidR="00544E0E" w:rsidRPr="0050535F">
        <w:rPr>
          <w:lang w:val="en-US"/>
        </w:rPr>
        <w:t xml:space="preserve"> </w:t>
      </w:r>
      <w:r w:rsidR="00944A53" w:rsidRPr="0050535F">
        <w:rPr>
          <w:rFonts w:cs="Times New Roman"/>
          <w:lang w:val="en-US"/>
        </w:rPr>
        <w:t xml:space="preserve">predicts the </w:t>
      </w:r>
      <w:r w:rsidR="001E02E7" w:rsidRPr="0050535F">
        <w:rPr>
          <w:rFonts w:cs="Times New Roman"/>
          <w:lang w:val="en-US"/>
        </w:rPr>
        <w:t>probability of</w:t>
      </w:r>
      <w:r w:rsidR="006F37BC" w:rsidRPr="0050535F">
        <w:rPr>
          <w:rFonts w:cs="Times New Roman"/>
          <w:lang w:val="en-US"/>
        </w:rPr>
        <w:t xml:space="preserve"> </w:t>
      </w:r>
      <w:r w:rsidR="00544E0E" w:rsidRPr="0050535F">
        <w:rPr>
          <w:rFonts w:cs="Times New Roman"/>
          <w:lang w:val="en-US"/>
        </w:rPr>
        <w:t>being technically efficient</w:t>
      </w:r>
      <w:r w:rsidR="00E07744" w:rsidRPr="0050535F">
        <w:rPr>
          <w:rFonts w:cs="Times New Roman"/>
          <w:lang w:val="en-US"/>
        </w:rPr>
        <w:t xml:space="preserve"> and classifies the input-output bundle</w:t>
      </w:r>
      <w:r w:rsidR="001E02E7" w:rsidRPr="0050535F">
        <w:rPr>
          <w:rFonts w:cs="Times New Roman"/>
          <w:lang w:val="en-US"/>
        </w:rPr>
        <w:t xml:space="preserve"> </w:t>
      </w:r>
      <w:r w:rsidR="00EB6266" w:rsidRPr="0050535F">
        <w:rPr>
          <w:position w:val="-12"/>
          <w:lang w:val="en-US"/>
        </w:rPr>
        <w:object w:dxaOrig="600" w:dyaOrig="360" w14:anchorId="25D2C02B">
          <v:shape id="_x0000_i1089" type="#_x0000_t75" style="width:30pt;height:18pt" o:ole="">
            <v:imagedata r:id="rId136" o:title=""/>
          </v:shape>
          <o:OLEObject Type="Embed" ProgID="Equation.DSMT4" ShapeID="_x0000_i1089" DrawAspect="Content" ObjectID="_1803729934" r:id="rId137"/>
        </w:object>
      </w:r>
      <w:r w:rsidR="003F7042" w:rsidRPr="0050535F">
        <w:rPr>
          <w:rFonts w:cs="Times New Roman"/>
          <w:lang w:val="en-US"/>
        </w:rPr>
        <w:t xml:space="preserve"> as </w:t>
      </w:r>
      <w:r w:rsidR="00CC7EEB" w:rsidRPr="0050535F">
        <w:rPr>
          <w:rFonts w:cs="Times New Roman"/>
          <w:lang w:val="en-US"/>
        </w:rPr>
        <w:t xml:space="preserve">technically </w:t>
      </w:r>
      <w:r w:rsidR="003F7042" w:rsidRPr="0050535F">
        <w:rPr>
          <w:rFonts w:cs="Times New Roman"/>
          <w:lang w:val="en-US"/>
        </w:rPr>
        <w:t>efficient</w:t>
      </w:r>
      <w:r w:rsidR="000E598E" w:rsidRPr="0050535F">
        <w:rPr>
          <w:rFonts w:cs="Times New Roman"/>
          <w:lang w:val="en-US"/>
        </w:rPr>
        <w:t xml:space="preserve"> (+1)</w:t>
      </w:r>
      <w:r w:rsidR="003F7042" w:rsidRPr="0050535F">
        <w:rPr>
          <w:rFonts w:cs="Times New Roman"/>
          <w:lang w:val="en-US"/>
        </w:rPr>
        <w:t xml:space="preserve"> or inefficient</w:t>
      </w:r>
      <w:r w:rsidR="000E598E" w:rsidRPr="0050535F">
        <w:rPr>
          <w:rFonts w:cs="Times New Roman"/>
          <w:lang w:val="en-US"/>
        </w:rPr>
        <w:t xml:space="preserve"> (-1)</w:t>
      </w:r>
      <w:r w:rsidR="008C5423" w:rsidRPr="0050535F">
        <w:rPr>
          <w:rFonts w:cs="Times New Roman"/>
          <w:lang w:val="en-US"/>
        </w:rPr>
        <w:t xml:space="preserve"> through the </w:t>
      </w:r>
      <w:r w:rsidR="00A014FB">
        <w:rPr>
          <w:rFonts w:cs="Times New Roman"/>
          <w:lang w:val="en-US"/>
        </w:rPr>
        <w:t xml:space="preserve">following </w:t>
      </w:r>
      <w:r w:rsidR="008C5423" w:rsidRPr="0050535F">
        <w:rPr>
          <w:rFonts w:cs="Times New Roman"/>
          <w:lang w:val="en-US"/>
        </w:rPr>
        <w:t xml:space="preserve">rule: if </w:t>
      </w:r>
      <w:r w:rsidR="006C646C" w:rsidRPr="0050535F">
        <w:rPr>
          <w:position w:val="-14"/>
          <w:lang w:val="en-US"/>
        </w:rPr>
        <w:object w:dxaOrig="2079" w:dyaOrig="400" w14:anchorId="043F52CD">
          <v:shape id="_x0000_i1090" type="#_x0000_t75" style="width:102.75pt;height:20.25pt" o:ole="">
            <v:imagedata r:id="rId138" o:title=""/>
          </v:shape>
          <o:OLEObject Type="Embed" ProgID="Equation.DSMT4" ShapeID="_x0000_i1090" DrawAspect="Content" ObjectID="_1803729935" r:id="rId139"/>
        </w:object>
      </w:r>
      <w:r w:rsidR="00855AC7" w:rsidRPr="0050535F">
        <w:rPr>
          <w:rFonts w:cs="Times New Roman"/>
          <w:lang w:val="en-US"/>
        </w:rPr>
        <w:t xml:space="preserve">, then </w:t>
      </w:r>
      <w:r w:rsidR="00EB6266" w:rsidRPr="0050535F">
        <w:rPr>
          <w:position w:val="-12"/>
          <w:lang w:val="en-US"/>
        </w:rPr>
        <w:object w:dxaOrig="600" w:dyaOrig="360" w14:anchorId="550C1064">
          <v:shape id="_x0000_i1091" type="#_x0000_t75" style="width:30pt;height:18pt" o:ole="">
            <v:imagedata r:id="rId140" o:title=""/>
          </v:shape>
          <o:OLEObject Type="Embed" ProgID="Equation.DSMT4" ShapeID="_x0000_i1091" DrawAspect="Content" ObjectID="_1803729936" r:id="rId141"/>
        </w:object>
      </w:r>
      <w:r w:rsidR="00267C42" w:rsidRPr="0050535F">
        <w:rPr>
          <w:rFonts w:cs="Times New Roman"/>
          <w:lang w:val="en-US"/>
        </w:rPr>
        <w:t xml:space="preserve"> is classified as efficient; otherwise, </w:t>
      </w:r>
      <w:r w:rsidR="00EB6266" w:rsidRPr="0050535F">
        <w:rPr>
          <w:position w:val="-12"/>
          <w:lang w:val="en-US"/>
        </w:rPr>
        <w:object w:dxaOrig="600" w:dyaOrig="360" w14:anchorId="0B03195B">
          <v:shape id="_x0000_i1092" type="#_x0000_t75" style="width:30pt;height:18pt" o:ole="">
            <v:imagedata r:id="rId142" o:title=""/>
          </v:shape>
          <o:OLEObject Type="Embed" ProgID="Equation.DSMT4" ShapeID="_x0000_i1092" DrawAspect="Content" ObjectID="_1803729937" r:id="rId143"/>
        </w:object>
      </w:r>
      <w:r w:rsidR="00267C42" w:rsidRPr="0050535F">
        <w:rPr>
          <w:rFonts w:cs="Times New Roman"/>
          <w:lang w:val="en-US"/>
        </w:rPr>
        <w:t xml:space="preserve"> is classified as inefficient</w:t>
      </w:r>
      <w:r w:rsidR="00F331EE" w:rsidRPr="0050535F">
        <w:rPr>
          <w:rFonts w:cs="Times New Roman"/>
          <w:lang w:val="en-US"/>
        </w:rPr>
        <w:t>.</w:t>
      </w:r>
    </w:p>
    <w:p w14:paraId="7D2C1A44" w14:textId="77777777" w:rsidR="006A7607" w:rsidRPr="0050535F" w:rsidRDefault="006A7607" w:rsidP="00DF3B00">
      <w:pPr>
        <w:spacing w:line="360" w:lineRule="auto"/>
        <w:rPr>
          <w:rFonts w:cs="Times New Roman"/>
          <w:lang w:val="en-US"/>
        </w:rPr>
      </w:pPr>
    </w:p>
    <w:p w14:paraId="3C89C97E" w14:textId="6F77817F" w:rsidR="00AE4489" w:rsidRPr="0050535F" w:rsidRDefault="00C73E9B" w:rsidP="00DF3B00">
      <w:pPr>
        <w:spacing w:line="360" w:lineRule="auto"/>
        <w:rPr>
          <w:rFonts w:cs="Times New Roman"/>
          <w:lang w:val="en-US"/>
        </w:rPr>
      </w:pPr>
      <w:r w:rsidRPr="0050535F">
        <w:rPr>
          <w:rFonts w:cs="Times New Roman"/>
          <w:b/>
          <w:bCs/>
          <w:lang w:val="en-US"/>
        </w:rPr>
        <w:t xml:space="preserve">Step </w:t>
      </w:r>
      <w:r w:rsidR="009C5D85" w:rsidRPr="0050535F">
        <w:rPr>
          <w:rFonts w:cs="Times New Roman"/>
          <w:b/>
          <w:bCs/>
          <w:lang w:val="en-US"/>
        </w:rPr>
        <w:t>4</w:t>
      </w:r>
      <w:r w:rsidR="000E4904" w:rsidRPr="0050535F">
        <w:rPr>
          <w:rFonts w:cs="Times New Roman"/>
          <w:b/>
          <w:bCs/>
          <w:lang w:val="en-US"/>
        </w:rPr>
        <w:t xml:space="preserve"> [Measuring technical inefficiency]</w:t>
      </w:r>
      <w:r w:rsidRPr="0050535F">
        <w:rPr>
          <w:rFonts w:cs="Times New Roman"/>
          <w:b/>
          <w:bCs/>
          <w:lang w:val="en-US"/>
        </w:rPr>
        <w:t>:</w:t>
      </w:r>
      <w:r w:rsidRPr="0050535F">
        <w:rPr>
          <w:rFonts w:cs="Times New Roman"/>
          <w:lang w:val="en-US"/>
        </w:rPr>
        <w:t xml:space="preserve"> </w:t>
      </w:r>
      <w:r w:rsidR="004C721D" w:rsidRPr="0050535F">
        <w:rPr>
          <w:rFonts w:cs="Times New Roman"/>
          <w:lang w:val="en-US"/>
        </w:rPr>
        <w:t>The final step is t</w:t>
      </w:r>
      <w:r w:rsidR="00172634" w:rsidRPr="0050535F">
        <w:rPr>
          <w:rFonts w:cs="Times New Roman"/>
          <w:lang w:val="en-US"/>
        </w:rPr>
        <w:t>o measure technical efficiency</w:t>
      </w:r>
      <w:r w:rsidR="004C721D" w:rsidRPr="0050535F">
        <w:rPr>
          <w:rFonts w:cs="Times New Roman"/>
          <w:lang w:val="en-US"/>
        </w:rPr>
        <w:t xml:space="preserve"> </w:t>
      </w:r>
      <w:r w:rsidR="00CB6565">
        <w:rPr>
          <w:rFonts w:cs="Times New Roman"/>
          <w:lang w:val="en-US"/>
        </w:rPr>
        <w:t xml:space="preserve">using </w:t>
      </w:r>
      <w:r w:rsidR="00ED614F" w:rsidRPr="0050535F">
        <w:rPr>
          <w:rFonts w:cs="Times New Roman"/>
          <w:lang w:val="en-US"/>
        </w:rPr>
        <w:t>a standard technical efficiency measure</w:t>
      </w:r>
      <w:r w:rsidR="00CB656E" w:rsidRPr="0050535F">
        <w:rPr>
          <w:rFonts w:cs="Times New Roman"/>
          <w:lang w:val="en-US"/>
        </w:rPr>
        <w:t xml:space="preserve">. For example, </w:t>
      </w:r>
      <w:r w:rsidR="00903963" w:rsidRPr="0050535F">
        <w:rPr>
          <w:rFonts w:cs="Times New Roman"/>
          <w:lang w:val="en-US"/>
        </w:rPr>
        <w:t xml:space="preserve">the </w:t>
      </w:r>
      <w:r w:rsidR="00FC7002">
        <w:rPr>
          <w:rFonts w:cs="Times New Roman"/>
          <w:lang w:val="en-US"/>
        </w:rPr>
        <w:t xml:space="preserve">popular </w:t>
      </w:r>
      <w:r w:rsidR="00903963" w:rsidRPr="0050535F">
        <w:rPr>
          <w:rFonts w:cs="Times New Roman"/>
          <w:lang w:val="en-US"/>
        </w:rPr>
        <w:t>DDF</w:t>
      </w:r>
      <w:r w:rsidR="00CB6565">
        <w:rPr>
          <w:rFonts w:cs="Times New Roman"/>
          <w:lang w:val="en-US"/>
        </w:rPr>
        <w:t xml:space="preserve"> </w:t>
      </w:r>
      <w:r w:rsidR="00FC7002">
        <w:rPr>
          <w:rFonts w:cs="Times New Roman"/>
          <w:lang w:val="en-US"/>
        </w:rPr>
        <w:t xml:space="preserve">presented in model </w:t>
      </w:r>
      <w:r w:rsidR="00CB6565">
        <w:rPr>
          <w:rFonts w:cs="Times New Roman"/>
          <w:iCs/>
          <w:lang w:val="en-US"/>
        </w:rPr>
        <w:fldChar w:fldCharType="begin"/>
      </w:r>
      <w:r w:rsidR="00CB6565">
        <w:rPr>
          <w:rFonts w:cs="Times New Roman"/>
          <w:iCs/>
          <w:lang w:val="en-US"/>
        </w:rPr>
        <w:instrText xml:space="preserve"> GOTOBUTTON ZEqnNum518479  \* MERGEFORMAT </w:instrText>
      </w:r>
      <w:r w:rsidR="00CB6565">
        <w:rPr>
          <w:rFonts w:cs="Times New Roman"/>
          <w:iCs/>
          <w:lang w:val="en-US"/>
        </w:rPr>
        <w:fldChar w:fldCharType="begin"/>
      </w:r>
      <w:r w:rsidR="00CB6565">
        <w:rPr>
          <w:rFonts w:cs="Times New Roman"/>
          <w:iCs/>
          <w:lang w:val="en-US"/>
        </w:rPr>
        <w:instrText xml:space="preserve"> REF ZEqnNum518479 \* Charformat \! \* MERGEFORMAT </w:instrText>
      </w:r>
      <w:r w:rsidR="00CB6565">
        <w:rPr>
          <w:rFonts w:cs="Times New Roman"/>
          <w:iCs/>
          <w:lang w:val="en-US"/>
        </w:rPr>
        <w:fldChar w:fldCharType="separate"/>
      </w:r>
      <w:r w:rsidR="00AB32F0" w:rsidRPr="007A5D94">
        <w:rPr>
          <w:rFonts w:cs="Times New Roman"/>
          <w:iCs/>
          <w:lang w:val="en-US"/>
        </w:rPr>
        <w:instrText>(</w:instrText>
      </w:r>
      <w:r w:rsidR="00AB32F0" w:rsidRPr="002C6FE3">
        <w:rPr>
          <w:rFonts w:cs="Times New Roman"/>
          <w:iCs/>
          <w:lang w:val="en-US"/>
        </w:rPr>
        <w:instrText>3</w:instrText>
      </w:r>
      <w:r w:rsidR="00AB32F0" w:rsidRPr="007A5D94">
        <w:rPr>
          <w:rFonts w:cs="Times New Roman"/>
          <w:iCs/>
          <w:lang w:val="en-US"/>
        </w:rPr>
        <w:instrText>)</w:instrText>
      </w:r>
      <w:r w:rsidR="00CB6565">
        <w:rPr>
          <w:rFonts w:cs="Times New Roman"/>
          <w:iCs/>
          <w:lang w:val="en-US"/>
        </w:rPr>
        <w:fldChar w:fldCharType="end"/>
      </w:r>
      <w:r w:rsidR="00CB6565">
        <w:rPr>
          <w:rFonts w:cs="Times New Roman"/>
          <w:iCs/>
          <w:lang w:val="en-US"/>
        </w:rPr>
        <w:fldChar w:fldCharType="end"/>
      </w:r>
      <w:r w:rsidR="00CB6565">
        <w:rPr>
          <w:rFonts w:cs="Times New Roman"/>
          <w:lang w:val="en-US"/>
        </w:rPr>
        <w:t xml:space="preserve">, which </w:t>
      </w:r>
      <w:r w:rsidR="00ED614F" w:rsidRPr="0050535F">
        <w:rPr>
          <w:rFonts w:cs="Times New Roman"/>
          <w:lang w:val="en-US"/>
        </w:rPr>
        <w:t>simultaneously capture</w:t>
      </w:r>
      <w:r w:rsidR="00903963" w:rsidRPr="0050535F">
        <w:rPr>
          <w:rFonts w:cs="Times New Roman"/>
          <w:lang w:val="en-US"/>
        </w:rPr>
        <w:t>s</w:t>
      </w:r>
      <w:r w:rsidR="00ED614F" w:rsidRPr="0050535F">
        <w:rPr>
          <w:rFonts w:cs="Times New Roman"/>
          <w:lang w:val="en-US"/>
        </w:rPr>
        <w:t xml:space="preserve"> improvements across </w:t>
      </w:r>
      <w:r w:rsidR="00903963" w:rsidRPr="0050535F">
        <w:rPr>
          <w:rFonts w:cs="Times New Roman"/>
          <w:lang w:val="en-US"/>
        </w:rPr>
        <w:t>input-output</w:t>
      </w:r>
      <w:r w:rsidR="00ED614F" w:rsidRPr="0050535F">
        <w:rPr>
          <w:rFonts w:cs="Times New Roman"/>
          <w:lang w:val="en-US"/>
        </w:rPr>
        <w:t xml:space="preserve"> dimensions</w:t>
      </w:r>
      <w:r w:rsidR="00034053">
        <w:rPr>
          <w:rFonts w:cs="Times New Roman"/>
          <w:lang w:val="en-US"/>
        </w:rPr>
        <w:t xml:space="preserve"> by </w:t>
      </w:r>
      <w:r w:rsidR="00ED614F" w:rsidRPr="0050535F">
        <w:rPr>
          <w:rFonts w:cs="Times New Roman"/>
          <w:lang w:val="en-US"/>
        </w:rPr>
        <w:t>reduc</w:t>
      </w:r>
      <w:r w:rsidR="00034053">
        <w:rPr>
          <w:rFonts w:cs="Times New Roman"/>
          <w:lang w:val="en-US"/>
        </w:rPr>
        <w:t>ing</w:t>
      </w:r>
      <w:r w:rsidR="00ED614F" w:rsidRPr="0050535F">
        <w:rPr>
          <w:rFonts w:cs="Times New Roman"/>
          <w:lang w:val="en-US"/>
        </w:rPr>
        <w:t xml:space="preserve"> inputs</w:t>
      </w:r>
      <w:r w:rsidR="00034053">
        <w:rPr>
          <w:rFonts w:cs="Times New Roman"/>
          <w:lang w:val="en-US"/>
        </w:rPr>
        <w:t xml:space="preserve"> and </w:t>
      </w:r>
      <w:r w:rsidR="00ED614F" w:rsidRPr="0050535F">
        <w:rPr>
          <w:rFonts w:cs="Times New Roman"/>
          <w:lang w:val="en-US"/>
        </w:rPr>
        <w:t xml:space="preserve">increasing outputs. </w:t>
      </w:r>
      <w:r w:rsidR="00607BCC" w:rsidRPr="0050535F">
        <w:rPr>
          <w:rFonts w:cs="Times New Roman"/>
          <w:lang w:val="en-US"/>
        </w:rPr>
        <w:t xml:space="preserve">The directional vector </w:t>
      </w:r>
      <w:r w:rsidR="00ED614F" w:rsidRPr="0050535F">
        <w:rPr>
          <w:rFonts w:cs="Times New Roman"/>
          <w:lang w:val="en-US"/>
        </w:rPr>
        <w:t>is defined as</w:t>
      </w:r>
      <w:r w:rsidR="005C5A91" w:rsidRPr="0050535F">
        <w:rPr>
          <w:rFonts w:cs="Times New Roman"/>
          <w:lang w:val="en-US"/>
        </w:rPr>
        <w:t xml:space="preserve"> </w:t>
      </w:r>
      <w:r w:rsidR="00EB6266" w:rsidRPr="0050535F">
        <w:rPr>
          <w:position w:val="-16"/>
          <w:lang w:val="en-US"/>
        </w:rPr>
        <w:object w:dxaOrig="780" w:dyaOrig="420" w14:anchorId="5533495B">
          <v:shape id="_x0000_i1093" type="#_x0000_t75" style="width:39pt;height:21.75pt" o:ole="">
            <v:imagedata r:id="rId144" o:title=""/>
          </v:shape>
          <o:OLEObject Type="Embed" ProgID="Equation.DSMT4" ShapeID="_x0000_i1093" DrawAspect="Content" ObjectID="_1803729938" r:id="rId145"/>
        </w:object>
      </w:r>
      <w:r w:rsidR="00E127B8">
        <w:rPr>
          <w:lang w:val="en-US"/>
        </w:rPr>
        <w:t xml:space="preserve"> and can be interpreted as the rel</w:t>
      </w:r>
      <w:r w:rsidR="00FB2FF0">
        <w:rPr>
          <w:lang w:val="en-US"/>
        </w:rPr>
        <w:t>a</w:t>
      </w:r>
      <w:r w:rsidR="00E127B8">
        <w:rPr>
          <w:lang w:val="en-US"/>
        </w:rPr>
        <w:t>tive weight assigned to</w:t>
      </w:r>
      <w:r w:rsidR="00FB2FF0">
        <w:rPr>
          <w:lang w:val="en-US"/>
        </w:rPr>
        <w:t xml:space="preserve"> inputs and outputs when measuring inefficiency. </w:t>
      </w:r>
      <w:r w:rsidR="001F6B34">
        <w:rPr>
          <w:lang w:val="en-US"/>
        </w:rPr>
        <w:t xml:space="preserve">Each element </w:t>
      </w:r>
      <w:r w:rsidR="001F6B34">
        <w:rPr>
          <w:lang w:val="en-US"/>
        </w:rPr>
        <w:lastRenderedPageBreak/>
        <w:t>of</w:t>
      </w:r>
      <w:r w:rsidR="000C02C7">
        <w:rPr>
          <w:lang w:val="en-US"/>
        </w:rPr>
        <w:t xml:space="preserve"> </w:t>
      </w:r>
      <w:r w:rsidR="00EB6266" w:rsidRPr="0050535F">
        <w:rPr>
          <w:position w:val="-10"/>
          <w:lang w:val="en-US"/>
        </w:rPr>
        <w:object w:dxaOrig="279" w:dyaOrig="340" w14:anchorId="0AB3E3A3">
          <v:shape id="_x0000_i1094" type="#_x0000_t75" style="width:14.25pt;height:16.5pt" o:ole="">
            <v:imagedata r:id="rId146" o:title=""/>
          </v:shape>
          <o:OLEObject Type="Embed" ProgID="Equation.DSMT4" ShapeID="_x0000_i1094" DrawAspect="Content" ObjectID="_1803729939" r:id="rId147"/>
        </w:object>
      </w:r>
      <w:r w:rsidR="00865ECF" w:rsidRPr="0050535F">
        <w:rPr>
          <w:rFonts w:eastAsiaTheme="minorEastAsia" w:cs="Times New Roman"/>
          <w:lang w:val="en-US"/>
        </w:rPr>
        <w:t xml:space="preserve"> </w:t>
      </w:r>
      <w:r w:rsidR="00B1514D" w:rsidRPr="0050535F">
        <w:rPr>
          <w:rFonts w:eastAsiaTheme="minorEastAsia" w:cs="Times New Roman"/>
          <w:lang w:val="en-US"/>
        </w:rPr>
        <w:t xml:space="preserve">represents </w:t>
      </w:r>
      <w:r w:rsidR="001F6B34">
        <w:rPr>
          <w:rFonts w:eastAsiaTheme="minorEastAsia" w:cs="Times New Roman"/>
          <w:lang w:val="en-US"/>
        </w:rPr>
        <w:t xml:space="preserve">the </w:t>
      </w:r>
      <w:r w:rsidR="00E127B8">
        <w:rPr>
          <w:rFonts w:eastAsiaTheme="minorEastAsia" w:cs="Times New Roman"/>
          <w:lang w:val="en-US"/>
        </w:rPr>
        <w:t xml:space="preserve">weight capturing </w:t>
      </w:r>
      <w:r w:rsidR="00B1514D" w:rsidRPr="0050535F">
        <w:rPr>
          <w:rFonts w:eastAsiaTheme="minorEastAsia" w:cs="Times New Roman"/>
          <w:lang w:val="en-US"/>
        </w:rPr>
        <w:t xml:space="preserve">the relative importance of input </w:t>
      </w:r>
      <w:proofErr w:type="spellStart"/>
      <w:r w:rsidR="005E0B26">
        <w:rPr>
          <w:rFonts w:eastAsiaTheme="minorEastAsia" w:cs="Times New Roman"/>
          <w:i/>
          <w:iCs/>
          <w:lang w:val="en-US"/>
        </w:rPr>
        <w:t>i</w:t>
      </w:r>
      <w:proofErr w:type="spellEnd"/>
      <w:r w:rsidR="005E0B26">
        <w:rPr>
          <w:rFonts w:eastAsiaTheme="minorEastAsia" w:cs="Times New Roman"/>
          <w:i/>
          <w:iCs/>
          <w:lang w:val="en-US"/>
        </w:rPr>
        <w:t xml:space="preserve"> </w:t>
      </w:r>
      <w:r w:rsidR="00B1514D" w:rsidRPr="0050535F">
        <w:rPr>
          <w:rFonts w:eastAsiaTheme="minorEastAsia" w:cs="Times New Roman"/>
          <w:lang w:val="en-US"/>
        </w:rPr>
        <w:t>multiplied by its respective observed mean</w:t>
      </w:r>
      <w:r w:rsidR="008B3AB5" w:rsidRPr="0050535F">
        <w:rPr>
          <w:rFonts w:eastAsiaTheme="minorEastAsia" w:cs="Times New Roman"/>
          <w:lang w:val="en-US"/>
        </w:rPr>
        <w:t>, and</w:t>
      </w:r>
      <w:r w:rsidR="004E03A2" w:rsidRPr="0050535F">
        <w:rPr>
          <w:rFonts w:eastAsiaTheme="minorEastAsia" w:cs="Times New Roman"/>
          <w:lang w:val="en-US"/>
        </w:rPr>
        <w:t xml:space="preserve"> </w:t>
      </w:r>
      <w:r w:rsidR="000C02C7">
        <w:rPr>
          <w:rFonts w:eastAsiaTheme="minorEastAsia" w:cs="Times New Roman"/>
          <w:lang w:val="en-US"/>
        </w:rPr>
        <w:t xml:space="preserve">each element of </w:t>
      </w:r>
      <w:r w:rsidR="00EB6266" w:rsidRPr="0050535F">
        <w:rPr>
          <w:position w:val="-10"/>
          <w:lang w:val="en-US"/>
        </w:rPr>
        <w:object w:dxaOrig="300" w:dyaOrig="340" w14:anchorId="265161EB">
          <v:shape id="_x0000_i1095" type="#_x0000_t75" style="width:14.25pt;height:16.5pt" o:ole="">
            <v:imagedata r:id="rId148" o:title=""/>
          </v:shape>
          <o:OLEObject Type="Embed" ProgID="Equation.DSMT4" ShapeID="_x0000_i1095" DrawAspect="Content" ObjectID="_1803729940" r:id="rId149"/>
        </w:object>
      </w:r>
      <w:r w:rsidR="00E54D98" w:rsidRPr="0050535F">
        <w:rPr>
          <w:rFonts w:cs="Times New Roman"/>
          <w:lang w:val="en-US"/>
        </w:rPr>
        <w:t xml:space="preserve"> </w:t>
      </w:r>
      <w:r w:rsidR="00F4160C" w:rsidRPr="0050535F">
        <w:rPr>
          <w:rFonts w:eastAsiaTheme="minorEastAsia" w:cs="Times New Roman"/>
          <w:lang w:val="en-US"/>
        </w:rPr>
        <w:t>represents the relative importance of output</w:t>
      </w:r>
      <w:r w:rsidR="005E0B26">
        <w:rPr>
          <w:rFonts w:eastAsiaTheme="minorEastAsia" w:cs="Times New Roman"/>
          <w:lang w:val="en-US"/>
        </w:rPr>
        <w:t xml:space="preserve"> </w:t>
      </w:r>
      <w:r w:rsidR="005E0B26">
        <w:rPr>
          <w:rFonts w:eastAsiaTheme="minorEastAsia" w:cs="Times New Roman"/>
          <w:i/>
          <w:iCs/>
          <w:lang w:val="en-US"/>
        </w:rPr>
        <w:t>r</w:t>
      </w:r>
      <w:r w:rsidR="00F4160C" w:rsidRPr="0050535F">
        <w:rPr>
          <w:rFonts w:eastAsiaTheme="minorEastAsia" w:cs="Times New Roman"/>
          <w:lang w:val="en-US"/>
        </w:rPr>
        <w:t>,</w:t>
      </w:r>
      <w:r w:rsidR="008B3AB5" w:rsidRPr="0050535F">
        <w:rPr>
          <w:rFonts w:eastAsiaTheme="minorEastAsia" w:cs="Times New Roman"/>
          <w:lang w:val="en-US"/>
        </w:rPr>
        <w:t xml:space="preserve"> multiplied by its respective observed mean</w:t>
      </w:r>
      <w:r w:rsidR="00F4160C" w:rsidRPr="0050535F">
        <w:rPr>
          <w:rFonts w:eastAsiaTheme="minorEastAsia" w:cs="Times New Roman"/>
          <w:lang w:val="en-US"/>
        </w:rPr>
        <w:t>.</w:t>
      </w:r>
      <w:r w:rsidR="000C02C7">
        <w:rPr>
          <w:rFonts w:eastAsiaTheme="minorEastAsia" w:cs="Times New Roman"/>
          <w:lang w:val="en-US"/>
        </w:rPr>
        <w:t xml:space="preserve"> </w:t>
      </w:r>
      <w:r w:rsidR="008E4FAB" w:rsidRPr="0050535F">
        <w:rPr>
          <w:rFonts w:eastAsiaTheme="minorEastAsia" w:cs="Times New Roman"/>
          <w:lang w:val="en-US"/>
        </w:rPr>
        <w:t xml:space="preserve">The relative importance of each variable is calculated </w:t>
      </w:r>
      <w:r w:rsidR="00A344C5" w:rsidRPr="0050535F">
        <w:rPr>
          <w:rFonts w:eastAsiaTheme="minorEastAsia" w:cs="Times New Roman"/>
          <w:lang w:val="en-US"/>
        </w:rPr>
        <w:t>through the SA method (see Section 2.3.2).</w:t>
      </w:r>
      <w:r w:rsidR="00E21F9D" w:rsidRPr="0050535F">
        <w:rPr>
          <w:rFonts w:eastAsiaTheme="minorEastAsia" w:cs="Times New Roman"/>
          <w:lang w:val="en-US"/>
        </w:rPr>
        <w:t xml:space="preserve"> </w:t>
      </w:r>
      <w:r w:rsidR="00AE4489" w:rsidRPr="0050535F">
        <w:rPr>
          <w:rFonts w:eastAsiaTheme="minorEastAsia" w:cs="Times New Roman"/>
          <w:lang w:val="en-US"/>
        </w:rPr>
        <w:t>As we are aware, the selection of this type of directional vector is also original</w:t>
      </w:r>
      <w:r w:rsidR="008A3174" w:rsidRPr="0050535F">
        <w:rPr>
          <w:rFonts w:eastAsiaTheme="minorEastAsia" w:cs="Times New Roman"/>
          <w:lang w:val="en-US"/>
        </w:rPr>
        <w:t xml:space="preserve"> (Wang et al., 2019)</w:t>
      </w:r>
      <w:r w:rsidR="00AE4489" w:rsidRPr="0050535F">
        <w:rPr>
          <w:rFonts w:eastAsiaTheme="minorEastAsia" w:cs="Times New Roman"/>
          <w:lang w:val="en-US"/>
        </w:rPr>
        <w:t xml:space="preserve">. </w:t>
      </w:r>
      <w:r w:rsidR="00521A79" w:rsidRPr="0050535F">
        <w:rPr>
          <w:rFonts w:eastAsiaTheme="minorEastAsia" w:cs="Times New Roman"/>
          <w:lang w:val="en-US"/>
        </w:rPr>
        <w:t xml:space="preserve">This choice of directional vector is particularly noteworthy for several reasons. First, incorporating the relative importance of input and output variables—derived from their contribution to predicting efficiency </w:t>
      </w:r>
      <w:proofErr w:type="gramStart"/>
      <w:r w:rsidR="00521A79" w:rsidRPr="0050535F">
        <w:rPr>
          <w:rFonts w:eastAsiaTheme="minorEastAsia" w:cs="Times New Roman"/>
          <w:lang w:val="en-US"/>
        </w:rPr>
        <w:t>status—</w:t>
      </w:r>
      <w:proofErr w:type="gramEnd"/>
      <w:r w:rsidR="00521A79" w:rsidRPr="0050535F">
        <w:rPr>
          <w:rFonts w:eastAsiaTheme="minorEastAsia" w:cs="Times New Roman"/>
          <w:lang w:val="en-US"/>
        </w:rPr>
        <w:t xml:space="preserve">introduces a novel and objective criterion for defining the direction of improvement. Unlike traditional approaches that often rely on </w:t>
      </w:r>
      <w:r w:rsidR="00FF51B5">
        <w:rPr>
          <w:rFonts w:eastAsiaTheme="minorEastAsia" w:cs="Times New Roman"/>
          <w:lang w:val="en-US"/>
        </w:rPr>
        <w:t xml:space="preserve">subjective </w:t>
      </w:r>
      <w:r w:rsidR="00521A79" w:rsidRPr="0050535F">
        <w:rPr>
          <w:rFonts w:eastAsiaTheme="minorEastAsia" w:cs="Times New Roman"/>
          <w:lang w:val="en-US"/>
        </w:rPr>
        <w:t xml:space="preserve">or uniform weightings, this method </w:t>
      </w:r>
      <w:r w:rsidR="004746BD" w:rsidRPr="0050535F">
        <w:rPr>
          <w:rFonts w:eastAsiaTheme="minorEastAsia" w:cs="Times New Roman"/>
          <w:lang w:val="en-US"/>
        </w:rPr>
        <w:t>exploits</w:t>
      </w:r>
      <w:r w:rsidR="00521A79" w:rsidRPr="0050535F">
        <w:rPr>
          <w:rFonts w:eastAsiaTheme="minorEastAsia" w:cs="Times New Roman"/>
          <w:lang w:val="en-US"/>
        </w:rPr>
        <w:t xml:space="preserve"> data-driven insights obtained through sensitivity analysis.</w:t>
      </w:r>
      <w:r w:rsidR="004746BD" w:rsidRPr="0050535F">
        <w:rPr>
          <w:rFonts w:eastAsiaTheme="minorEastAsia" w:cs="Times New Roman"/>
          <w:lang w:val="en-US"/>
        </w:rPr>
        <w:t xml:space="preserve"> </w:t>
      </w:r>
      <w:r w:rsidR="004B692F">
        <w:rPr>
          <w:rFonts w:eastAsiaTheme="minorEastAsia" w:cs="Times New Roman"/>
          <w:lang w:val="en-US"/>
        </w:rPr>
        <w:t xml:space="preserve">This could result </w:t>
      </w:r>
      <w:r w:rsidR="00883172">
        <w:rPr>
          <w:rFonts w:eastAsiaTheme="minorEastAsia" w:cs="Times New Roman"/>
          <w:lang w:val="en-US"/>
        </w:rPr>
        <w:t xml:space="preserve">eventually </w:t>
      </w:r>
      <w:r w:rsidR="004B692F">
        <w:rPr>
          <w:rFonts w:eastAsiaTheme="minorEastAsia" w:cs="Times New Roman"/>
          <w:lang w:val="en-US"/>
        </w:rPr>
        <w:t xml:space="preserve">in inputs or outputs being dropped from the directional vector evaluating inefficiency if they do not contribute to the predictive status of the observations. </w:t>
      </w:r>
      <w:r w:rsidR="004746BD" w:rsidRPr="0050535F">
        <w:rPr>
          <w:rFonts w:eastAsiaTheme="minorEastAsia" w:cs="Times New Roman"/>
          <w:lang w:val="en-US"/>
        </w:rPr>
        <w:t>S</w:t>
      </w:r>
      <w:r w:rsidR="00521A79" w:rsidRPr="0050535F">
        <w:rPr>
          <w:rFonts w:eastAsiaTheme="minorEastAsia" w:cs="Times New Roman"/>
          <w:lang w:val="en-US"/>
        </w:rPr>
        <w:t xml:space="preserve">econd, using the same directional vector to evaluate inefficiency across all DMUs ensures that the </w:t>
      </w:r>
      <w:r w:rsidR="00883172">
        <w:rPr>
          <w:rFonts w:eastAsiaTheme="minorEastAsia" w:cs="Times New Roman"/>
          <w:lang w:val="en-US"/>
        </w:rPr>
        <w:t>inefficiency values</w:t>
      </w:r>
      <w:r w:rsidR="00883172">
        <w:rPr>
          <w:rFonts w:eastAsiaTheme="minorEastAsia" w:cs="Times New Roman"/>
          <w:lang w:val="en-US"/>
        </w:rPr>
        <w:sym w:font="Symbol" w:char="F0BE"/>
      </w:r>
      <w:r w:rsidR="00521A79" w:rsidRPr="0050535F">
        <w:rPr>
          <w:rFonts w:eastAsiaTheme="minorEastAsia" w:cs="Times New Roman"/>
          <w:lang w:val="en-US"/>
        </w:rPr>
        <w:t>optimal</w:t>
      </w:r>
      <w:r w:rsidR="004746BD" w:rsidRPr="0050535F">
        <w:rPr>
          <w:rFonts w:eastAsiaTheme="minorEastAsia" w:cs="Times New Roman"/>
          <w:lang w:val="en-US"/>
        </w:rPr>
        <w:t xml:space="preserve"> </w:t>
      </w:r>
      <w:r w:rsidR="00BA31F8" w:rsidRPr="0050535F">
        <w:rPr>
          <w:position w:val="-10"/>
          <w:lang w:val="en-US"/>
        </w:rPr>
        <w:object w:dxaOrig="279" w:dyaOrig="340" w14:anchorId="04792524">
          <v:shape id="_x0000_i1096" type="#_x0000_t75" style="width:13.5pt;height:17.25pt" o:ole="">
            <v:imagedata r:id="rId150" o:title=""/>
          </v:shape>
          <o:OLEObject Type="Embed" ProgID="Equation.DSMT4" ShapeID="_x0000_i1096" DrawAspect="Content" ObjectID="_1803729941" r:id="rId151"/>
        </w:object>
      </w:r>
      <w:r w:rsidR="00BA31F8">
        <w:rPr>
          <w:lang w:val="en-US"/>
        </w:rPr>
        <w:t>’s</w:t>
      </w:r>
      <w:r w:rsidR="00883172">
        <w:rPr>
          <w:lang w:val="en-US"/>
        </w:rPr>
        <w:sym w:font="Symbol" w:char="F0BE"/>
      </w:r>
      <w:r w:rsidR="00521A79" w:rsidRPr="0050535F">
        <w:rPr>
          <w:rFonts w:eastAsiaTheme="minorEastAsia" w:cs="Times New Roman"/>
          <w:lang w:val="en-US"/>
        </w:rPr>
        <w:t xml:space="preserve">remain comparable across units. This uniformity enhances the interpretability of inefficiency scores, as differences in inefficiency are not influenced by unit-specific directional choices but rather reflect genuine performance gaps relative to a common </w:t>
      </w:r>
      <w:r w:rsidR="00883172">
        <w:rPr>
          <w:rFonts w:eastAsiaTheme="minorEastAsia" w:cs="Times New Roman"/>
          <w:lang w:val="en-US"/>
        </w:rPr>
        <w:t>yardstick</w:t>
      </w:r>
      <w:r w:rsidR="00521A79" w:rsidRPr="0050535F">
        <w:rPr>
          <w:rFonts w:eastAsiaTheme="minorEastAsia" w:cs="Times New Roman"/>
          <w:lang w:val="en-US"/>
        </w:rPr>
        <w:t>.</w:t>
      </w:r>
      <w:r w:rsidR="00FD58D8" w:rsidRPr="0050535F">
        <w:rPr>
          <w:rFonts w:eastAsiaTheme="minorEastAsia" w:cs="Times New Roman"/>
          <w:lang w:val="en-US"/>
        </w:rPr>
        <w:t xml:space="preserve"> </w:t>
      </w:r>
      <w:r w:rsidR="00521A79" w:rsidRPr="0050535F">
        <w:rPr>
          <w:rFonts w:eastAsiaTheme="minorEastAsia" w:cs="Times New Roman"/>
          <w:lang w:val="en-US"/>
        </w:rPr>
        <w:t>Third, by constructing the directional vector based on the mean values of inputs and outputs, we ensure that the measure is inherently dependent on the original units of measurement. This property makes the inefficiency measure unit</w:t>
      </w:r>
      <w:r w:rsidR="00883172">
        <w:rPr>
          <w:rFonts w:eastAsiaTheme="minorEastAsia" w:cs="Times New Roman"/>
          <w:lang w:val="en-US"/>
        </w:rPr>
        <w:t xml:space="preserve">s’ </w:t>
      </w:r>
      <w:r w:rsidR="00521A79" w:rsidRPr="0050535F">
        <w:rPr>
          <w:rFonts w:eastAsiaTheme="minorEastAsia" w:cs="Times New Roman"/>
          <w:lang w:val="en-US"/>
        </w:rPr>
        <w:t>invariant, meaning that results remain consistent regardless of the scale or units in which the inputs and outputs are expressed. This avoids potential distortions that could arise from differences in variable magnitudes or measurement scales.</w:t>
      </w:r>
    </w:p>
    <w:p w14:paraId="3B6E19AF" w14:textId="7169178D" w:rsidR="007C32B8" w:rsidRPr="0050535F" w:rsidRDefault="00BA4624" w:rsidP="00DF3B00">
      <w:pPr>
        <w:spacing w:line="360" w:lineRule="auto"/>
        <w:rPr>
          <w:rFonts w:eastAsiaTheme="minorEastAsia" w:cs="Times New Roman"/>
          <w:lang w:val="en-US"/>
        </w:rPr>
      </w:pPr>
      <w:r w:rsidRPr="0050535F">
        <w:rPr>
          <w:rFonts w:eastAsiaTheme="minorEastAsia" w:cs="Times New Roman"/>
          <w:lang w:val="en-US"/>
        </w:rPr>
        <w:t>Next</w:t>
      </w:r>
      <w:r w:rsidR="00E21F9D" w:rsidRPr="0050535F">
        <w:rPr>
          <w:rFonts w:eastAsiaTheme="minorEastAsia" w:cs="Times New Roman"/>
          <w:lang w:val="en-US"/>
        </w:rPr>
        <w:t>,</w:t>
      </w:r>
      <w:r w:rsidR="00B609A9" w:rsidRPr="0050535F">
        <w:rPr>
          <w:rFonts w:eastAsiaTheme="minorEastAsia" w:cs="Times New Roman"/>
          <w:lang w:val="en-US"/>
        </w:rPr>
        <w:t xml:space="preserve"> the </w:t>
      </w:r>
      <w:r w:rsidR="002D3C15" w:rsidRPr="0050535F">
        <w:rPr>
          <w:rFonts w:eastAsiaTheme="minorEastAsia" w:cs="Times New Roman"/>
          <w:lang w:val="en-US"/>
        </w:rPr>
        <w:t xml:space="preserve">value </w:t>
      </w:r>
      <w:r w:rsidR="00150698" w:rsidRPr="0050535F">
        <w:rPr>
          <w:rFonts w:eastAsiaTheme="minorEastAsia" w:cs="Times New Roman"/>
          <w:lang w:val="en-US"/>
        </w:rPr>
        <w:t>of technical inefficiency</w:t>
      </w:r>
      <w:r w:rsidR="00883172" w:rsidRPr="0050535F">
        <w:rPr>
          <w:position w:val="-10"/>
          <w:lang w:val="en-US"/>
        </w:rPr>
        <w:object w:dxaOrig="279" w:dyaOrig="340" w14:anchorId="0400926C">
          <v:shape id="_x0000_i1097" type="#_x0000_t75" style="width:14.25pt;height:16.5pt" o:ole="">
            <v:imagedata r:id="rId152" o:title=""/>
          </v:shape>
          <o:OLEObject Type="Embed" ProgID="Equation.DSMT4" ShapeID="_x0000_i1097" DrawAspect="Content" ObjectID="_1803729942" r:id="rId153"/>
        </w:object>
      </w:r>
      <w:r w:rsidR="007146A5">
        <w:rPr>
          <w:rFonts w:eastAsiaTheme="minorEastAsia" w:cs="Times New Roman"/>
          <w:lang w:val="en-US"/>
        </w:rPr>
        <w:t xml:space="preserve"> </w:t>
      </w:r>
      <w:r w:rsidR="00B609A9" w:rsidRPr="0050535F">
        <w:rPr>
          <w:rFonts w:eastAsiaTheme="minorEastAsia" w:cs="Times New Roman"/>
          <w:lang w:val="en-US"/>
        </w:rPr>
        <w:t xml:space="preserve">is </w:t>
      </w:r>
      <w:proofErr w:type="gramStart"/>
      <w:r w:rsidR="00150698" w:rsidRPr="0050535F">
        <w:rPr>
          <w:rFonts w:eastAsiaTheme="minorEastAsia" w:cs="Times New Roman"/>
          <w:lang w:val="en-US"/>
        </w:rPr>
        <w:t>determined</w:t>
      </w:r>
      <w:proofErr w:type="gramEnd"/>
      <w:r w:rsidR="00B609A9" w:rsidRPr="0050535F">
        <w:rPr>
          <w:rFonts w:eastAsiaTheme="minorEastAsia" w:cs="Times New Roman"/>
          <w:lang w:val="en-US"/>
        </w:rPr>
        <w:t xml:space="preserve"> using co</w:t>
      </w:r>
      <w:r w:rsidR="00C555E3" w:rsidRPr="0050535F">
        <w:rPr>
          <w:rFonts w:eastAsiaTheme="minorEastAsia" w:cs="Times New Roman"/>
          <w:lang w:val="en-US"/>
        </w:rPr>
        <w:t>u</w:t>
      </w:r>
      <w:r w:rsidR="00B609A9" w:rsidRPr="0050535F">
        <w:rPr>
          <w:rFonts w:eastAsiaTheme="minorEastAsia" w:cs="Times New Roman"/>
          <w:lang w:val="en-US"/>
        </w:rPr>
        <w:t>nt</w:t>
      </w:r>
      <w:r w:rsidR="00C555E3" w:rsidRPr="0050535F">
        <w:rPr>
          <w:rFonts w:eastAsiaTheme="minorEastAsia" w:cs="Times New Roman"/>
          <w:lang w:val="en-US"/>
        </w:rPr>
        <w:t>er</w:t>
      </w:r>
      <w:r w:rsidR="00B609A9" w:rsidRPr="0050535F">
        <w:rPr>
          <w:rFonts w:eastAsiaTheme="minorEastAsia" w:cs="Times New Roman"/>
          <w:lang w:val="en-US"/>
        </w:rPr>
        <w:t xml:space="preserve">factual analysis. </w:t>
      </w:r>
      <w:proofErr w:type="gramStart"/>
      <w:r w:rsidR="00634626" w:rsidRPr="0050535F">
        <w:rPr>
          <w:rFonts w:eastAsiaTheme="minorEastAsia" w:cs="Times New Roman"/>
          <w:lang w:val="en-US"/>
        </w:rPr>
        <w:t xml:space="preserve">In particular, </w:t>
      </w:r>
      <w:r w:rsidR="00A342AA" w:rsidRPr="0050535F">
        <w:rPr>
          <w:rFonts w:eastAsiaTheme="minorEastAsia" w:cs="Times New Roman"/>
          <w:lang w:val="en-US"/>
        </w:rPr>
        <w:t>we</w:t>
      </w:r>
      <w:proofErr w:type="gramEnd"/>
      <w:r w:rsidR="00A342AA" w:rsidRPr="0050535F">
        <w:rPr>
          <w:rFonts w:eastAsiaTheme="minorEastAsia" w:cs="Times New Roman"/>
          <w:lang w:val="en-US"/>
        </w:rPr>
        <w:t xml:space="preserve"> answer the question: “What is the minimum modification required for the evaluated DMU to be classified as efficient with at least probability </w:t>
      </w:r>
      <w:r w:rsidR="00A342AA" w:rsidRPr="0050535F">
        <w:rPr>
          <w:rFonts w:eastAsiaTheme="minorEastAsia" w:cs="Times New Roman"/>
          <w:i/>
          <w:iCs/>
          <w:lang w:val="en-US"/>
        </w:rPr>
        <w:t>p</w:t>
      </w:r>
      <w:r w:rsidR="00A342AA" w:rsidRPr="0050535F">
        <w:rPr>
          <w:rFonts w:eastAsiaTheme="minorEastAsia" w:cs="Times New Roman"/>
          <w:lang w:val="en-US"/>
        </w:rPr>
        <w:t>?”</w:t>
      </w:r>
      <w:r w:rsidR="007D735B" w:rsidRPr="0050535F">
        <w:rPr>
          <w:rFonts w:eastAsiaTheme="minorEastAsia" w:cs="Times New Roman"/>
          <w:lang w:val="en-US"/>
        </w:rPr>
        <w:t>.</w:t>
      </w:r>
      <w:r w:rsidR="00107D4E" w:rsidRPr="0050535F">
        <w:rPr>
          <w:rFonts w:eastAsiaTheme="minorEastAsia" w:cs="Times New Roman"/>
          <w:lang w:val="en-US"/>
        </w:rPr>
        <w:t xml:space="preserve"> The </w:t>
      </w:r>
      <w:r w:rsidR="007D735B" w:rsidRPr="0050535F">
        <w:rPr>
          <w:rFonts w:eastAsiaTheme="minorEastAsia" w:cs="Times New Roman"/>
          <w:lang w:val="en-US"/>
        </w:rPr>
        <w:t>corresponding</w:t>
      </w:r>
      <w:r w:rsidR="00107D4E" w:rsidRPr="0050535F">
        <w:rPr>
          <w:rFonts w:eastAsiaTheme="minorEastAsia" w:cs="Times New Roman"/>
          <w:lang w:val="en-US"/>
        </w:rPr>
        <w:t xml:space="preserve"> projection</w:t>
      </w:r>
      <w:r w:rsidR="00263E4B" w:rsidRPr="0050535F">
        <w:rPr>
          <w:rFonts w:eastAsiaTheme="minorEastAsia" w:cs="Times New Roman"/>
          <w:lang w:val="en-US"/>
        </w:rPr>
        <w:t xml:space="preserve"> (input-output targets)</w:t>
      </w:r>
      <w:r w:rsidR="007D735B" w:rsidRPr="0050535F">
        <w:rPr>
          <w:rFonts w:eastAsiaTheme="minorEastAsia" w:cs="Times New Roman"/>
          <w:lang w:val="en-US"/>
        </w:rPr>
        <w:t xml:space="preserve"> is</w:t>
      </w:r>
      <w:r w:rsidR="00AA46FC" w:rsidRPr="0050535F">
        <w:rPr>
          <w:rFonts w:eastAsiaTheme="minorEastAsia" w:cs="Times New Roman"/>
          <w:lang w:val="en-US"/>
        </w:rPr>
        <w:t xml:space="preserve"> </w:t>
      </w:r>
      <w:r w:rsidR="00911819" w:rsidRPr="0050535F">
        <w:rPr>
          <w:rFonts w:eastAsiaTheme="minorEastAsia" w:cs="Times New Roman"/>
          <w:lang w:val="en-US"/>
        </w:rPr>
        <w:t xml:space="preserve">calculated </w:t>
      </w:r>
      <w:r w:rsidR="00B41038" w:rsidRPr="0050535F">
        <w:rPr>
          <w:rFonts w:eastAsiaTheme="minorEastAsia" w:cs="Times New Roman"/>
          <w:lang w:val="en-US"/>
        </w:rPr>
        <w:t>through</w:t>
      </w:r>
      <w:r w:rsidR="00387314" w:rsidRPr="0050535F">
        <w:rPr>
          <w:rFonts w:eastAsiaTheme="minorEastAsia" w:cs="Times New Roman"/>
          <w:lang w:val="en-US"/>
        </w:rPr>
        <w:t xml:space="preserve"> </w:t>
      </w:r>
      <w:r w:rsidR="005B706F" w:rsidRPr="0050535F">
        <w:rPr>
          <w:rFonts w:eastAsiaTheme="minorEastAsia" w:cs="Times New Roman"/>
          <w:iCs/>
          <w:lang w:val="en-US"/>
        </w:rPr>
        <w:fldChar w:fldCharType="begin"/>
      </w:r>
      <w:r w:rsidR="005B706F" w:rsidRPr="0050535F">
        <w:rPr>
          <w:rFonts w:eastAsiaTheme="minorEastAsia" w:cs="Times New Roman"/>
          <w:iCs/>
          <w:lang w:val="en-US"/>
        </w:rPr>
        <w:instrText xml:space="preserve"> GOTOBUTTON ZEqnNum482073  \* MERGEFORMAT </w:instrText>
      </w:r>
      <w:r w:rsidR="005B706F" w:rsidRPr="0050535F">
        <w:rPr>
          <w:rFonts w:eastAsiaTheme="minorEastAsia" w:cs="Times New Roman"/>
          <w:iCs/>
          <w:lang w:val="en-US"/>
        </w:rPr>
        <w:fldChar w:fldCharType="begin"/>
      </w:r>
      <w:r w:rsidR="005B706F" w:rsidRPr="0050535F">
        <w:rPr>
          <w:rFonts w:eastAsiaTheme="minorEastAsia" w:cs="Times New Roman"/>
          <w:iCs/>
          <w:lang w:val="en-US"/>
        </w:rPr>
        <w:instrText xml:space="preserve"> REF ZEqnNum482073 \* Charformat \! \* MERGEFORMAT </w:instrText>
      </w:r>
      <w:r w:rsidR="005B706F" w:rsidRPr="0050535F">
        <w:rPr>
          <w:rFonts w:eastAsiaTheme="minorEastAsia" w:cs="Times New Roman"/>
          <w:iCs/>
          <w:lang w:val="en-US"/>
        </w:rPr>
        <w:fldChar w:fldCharType="end"/>
      </w:r>
      <w:r w:rsidR="005B706F" w:rsidRPr="0050535F">
        <w:rPr>
          <w:rFonts w:eastAsiaTheme="minorEastAsia" w:cs="Times New Roman"/>
          <w:iCs/>
          <w:lang w:val="en-US"/>
        </w:rPr>
        <w:fldChar w:fldCharType="end"/>
      </w:r>
      <w:r w:rsidR="00387314" w:rsidRPr="0050535F">
        <w:rPr>
          <w:rFonts w:eastAsiaTheme="minorEastAsia" w:cs="Times New Roman"/>
          <w:lang w:val="en-US"/>
        </w:rPr>
        <w:t xml:space="preserve"> where </w:t>
      </w:r>
      <w:r w:rsidR="00EB6266" w:rsidRPr="0050535F">
        <w:rPr>
          <w:position w:val="-10"/>
          <w:lang w:val="en-US"/>
        </w:rPr>
        <w:object w:dxaOrig="240" w:dyaOrig="320" w14:anchorId="6ACA048F">
          <v:shape id="_x0000_i1098" type="#_x0000_t75" style="width:11.25pt;height:15pt" o:ole="">
            <v:imagedata r:id="rId154" o:title=""/>
          </v:shape>
          <o:OLEObject Type="Embed" ProgID="Equation.DSMT4" ShapeID="_x0000_i1098" DrawAspect="Content" ObjectID="_1803729943" r:id="rId155"/>
        </w:object>
      </w:r>
      <w:r w:rsidR="00387314" w:rsidRPr="0050535F">
        <w:rPr>
          <w:rFonts w:eastAsiaTheme="minorEastAsia" w:cs="Times New Roman"/>
          <w:lang w:val="en-US"/>
        </w:rPr>
        <w:t xml:space="preserve"> and </w:t>
      </w:r>
      <w:r w:rsidR="00EB6266" w:rsidRPr="0050535F">
        <w:rPr>
          <w:position w:val="-10"/>
          <w:lang w:val="en-US"/>
        </w:rPr>
        <w:object w:dxaOrig="240" w:dyaOrig="320" w14:anchorId="6B4F1346">
          <v:shape id="_x0000_i1099" type="#_x0000_t75" style="width:11.25pt;height:15pt" o:ole="">
            <v:imagedata r:id="rId156" o:title=""/>
          </v:shape>
          <o:OLEObject Type="Embed" ProgID="Equation.DSMT4" ShapeID="_x0000_i1099" DrawAspect="Content" ObjectID="_1803729944" r:id="rId157"/>
        </w:object>
      </w:r>
      <w:r w:rsidR="00387314" w:rsidRPr="0050535F">
        <w:rPr>
          <w:rFonts w:eastAsiaTheme="minorEastAsia" w:cs="Times New Roman"/>
          <w:lang w:val="en-US"/>
        </w:rPr>
        <w:t xml:space="preserve"> are the observed inputs and outputs for</w:t>
      </w:r>
      <w:r w:rsidR="00C555E3" w:rsidRPr="0050535F">
        <w:rPr>
          <w:rFonts w:eastAsiaTheme="minorEastAsia" w:cs="Times New Roman"/>
          <w:lang w:val="en-US"/>
        </w:rPr>
        <w:t xml:space="preserve"> </w:t>
      </w:r>
      <w:r w:rsidR="00C555E3" w:rsidRPr="0050535F">
        <w:rPr>
          <w:position w:val="-12"/>
          <w:lang w:val="en-US"/>
        </w:rPr>
        <w:object w:dxaOrig="680" w:dyaOrig="360" w14:anchorId="5D49B8A3">
          <v:shape id="_x0000_i1100" type="#_x0000_t75" style="width:33pt;height:18pt" o:ole="">
            <v:imagedata r:id="rId158" o:title=""/>
          </v:shape>
          <o:OLEObject Type="Embed" ProgID="Equation.DSMT4" ShapeID="_x0000_i1100" DrawAspect="Content" ObjectID="_1803729945" r:id="rId159"/>
        </w:object>
      </w:r>
      <w:r w:rsidR="00387314" w:rsidRPr="0050535F">
        <w:rPr>
          <w:rFonts w:eastAsiaTheme="minorEastAsia" w:cs="Times New Roman"/>
          <w:lang w:val="en-US"/>
        </w:rPr>
        <w:t>, respectively</w:t>
      </w:r>
      <w:r w:rsidR="00263E4B" w:rsidRPr="0050535F">
        <w:rPr>
          <w:rFonts w:eastAsiaTheme="minorEastAsia" w:cs="Times New Roman"/>
          <w:lang w:val="en-US"/>
        </w:rPr>
        <w:t>,</w:t>
      </w:r>
      <w:r w:rsidR="00F95DF2" w:rsidRPr="0050535F">
        <w:rPr>
          <w:rFonts w:eastAsiaTheme="minorEastAsia" w:cs="Times New Roman"/>
          <w:lang w:val="en-US"/>
        </w:rPr>
        <w:t xml:space="preserve"> </w:t>
      </w:r>
      <w:r w:rsidR="002C35E9" w:rsidRPr="0050535F">
        <w:rPr>
          <w:rFonts w:eastAsiaTheme="minorEastAsia" w:cs="Times New Roman"/>
          <w:lang w:val="en-US"/>
        </w:rPr>
        <w:t xml:space="preserve">and </w:t>
      </w:r>
      <w:r w:rsidR="00EB6266" w:rsidRPr="0050535F">
        <w:rPr>
          <w:position w:val="-10"/>
          <w:lang w:val="en-US"/>
        </w:rPr>
        <w:object w:dxaOrig="240" w:dyaOrig="300" w14:anchorId="31E7B4B2">
          <v:shape id="_x0000_i1101" type="#_x0000_t75" style="width:11.25pt;height:14.25pt" o:ole="">
            <v:imagedata r:id="rId160" o:title=""/>
          </v:shape>
          <o:OLEObject Type="Embed" ProgID="Equation.DSMT4" ShapeID="_x0000_i1101" DrawAspect="Content" ObjectID="_1803729946" r:id="rId161"/>
        </w:object>
      </w:r>
      <w:r w:rsidR="002C35E9" w:rsidRPr="0050535F">
        <w:rPr>
          <w:rFonts w:eastAsiaTheme="minorEastAsia" w:cs="Times New Roman"/>
          <w:lang w:val="en-US"/>
        </w:rPr>
        <w:t xml:space="preserve"> takes values within a predefined grid</w:t>
      </w:r>
      <w:r w:rsidR="00B52D70" w:rsidRPr="0050535F">
        <w:rPr>
          <w:rFonts w:eastAsiaTheme="minorEastAsia" w:cs="Times New Roman"/>
          <w:lang w:val="en-US"/>
        </w:rPr>
        <w:t>:</w:t>
      </w:r>
    </w:p>
    <w:p w14:paraId="048C19C2" w14:textId="734BE3A1" w:rsidR="00B41038" w:rsidRPr="0050535F" w:rsidRDefault="00EB6266" w:rsidP="002C6FE3">
      <w:pPr>
        <w:spacing w:line="360" w:lineRule="auto"/>
        <w:ind w:left="3150"/>
        <w:rPr>
          <w:rFonts w:cs="Times New Roman"/>
          <w:lang w:val="en-US"/>
        </w:rPr>
      </w:pPr>
      <w:r w:rsidRPr="0050535F">
        <w:rPr>
          <w:position w:val="-16"/>
          <w:lang w:val="en-US"/>
        </w:rPr>
        <w:object w:dxaOrig="1880" w:dyaOrig="420" w14:anchorId="641304C6">
          <v:shape id="_x0000_i1102" type="#_x0000_t75" style="width:93.75pt;height:21.75pt" o:ole="">
            <v:imagedata r:id="rId162" o:title=""/>
          </v:shape>
          <o:OLEObject Type="Embed" ProgID="Equation.DSMT4" ShapeID="_x0000_i1102" DrawAspect="Content" ObjectID="_1803729947" r:id="rId163"/>
        </w:object>
      </w:r>
      <w:r w:rsidR="00883172">
        <w:rPr>
          <w:lang w:val="en-US"/>
        </w:rPr>
        <w:t>.</w:t>
      </w:r>
      <w:r w:rsidR="00883172">
        <w:rPr>
          <w:lang w:val="en-US"/>
        </w:rPr>
        <w:tab/>
      </w:r>
      <w:r w:rsidR="00883172">
        <w:rPr>
          <w:lang w:val="en-US"/>
        </w:rPr>
        <w:tab/>
      </w:r>
      <w:r w:rsidR="007146A5">
        <w:rPr>
          <w:lang w:val="en-US"/>
        </w:rPr>
        <w:tab/>
      </w:r>
      <w:r w:rsidR="007146A5">
        <w:rPr>
          <w:lang w:val="en-US"/>
        </w:rPr>
        <w:tab/>
        <w:t xml:space="preserve">        </w:t>
      </w:r>
      <w:r w:rsidR="00883172" w:rsidRPr="0050535F">
        <w:rPr>
          <w:rFonts w:cs="Times New Roman"/>
          <w:lang w:val="en-US"/>
        </w:rPr>
        <w:fldChar w:fldCharType="begin"/>
      </w:r>
      <w:r w:rsidR="00883172" w:rsidRPr="0050535F">
        <w:rPr>
          <w:rFonts w:cs="Times New Roman"/>
          <w:lang w:val="en-US"/>
        </w:rPr>
        <w:instrText xml:space="preserve"> MACROBUTTON MTPlaceRef \* MERGEFORMAT </w:instrText>
      </w:r>
      <w:r w:rsidR="00883172" w:rsidRPr="0050535F">
        <w:rPr>
          <w:rFonts w:cs="Times New Roman"/>
          <w:lang w:val="en-US"/>
        </w:rPr>
        <w:fldChar w:fldCharType="begin"/>
      </w:r>
      <w:r w:rsidR="00883172" w:rsidRPr="0050535F">
        <w:rPr>
          <w:rFonts w:cs="Times New Roman"/>
          <w:lang w:val="en-US"/>
        </w:rPr>
        <w:instrText xml:space="preserve"> SEQ MTEqn \h \* MERGEFORMAT </w:instrText>
      </w:r>
      <w:r w:rsidR="00883172" w:rsidRPr="0050535F">
        <w:rPr>
          <w:rFonts w:cs="Times New Roman"/>
          <w:lang w:val="en-US"/>
        </w:rPr>
        <w:fldChar w:fldCharType="end"/>
      </w:r>
      <w:r w:rsidR="00883172" w:rsidRPr="0050535F">
        <w:rPr>
          <w:rFonts w:cs="Times New Roman"/>
          <w:lang w:val="en-US"/>
        </w:rPr>
        <w:instrText>(</w:instrText>
      </w:r>
      <w:r w:rsidR="00883172" w:rsidRPr="0050535F">
        <w:rPr>
          <w:rFonts w:cs="Times New Roman"/>
          <w:lang w:val="en-US"/>
        </w:rPr>
        <w:fldChar w:fldCharType="begin"/>
      </w:r>
      <w:r w:rsidR="00883172" w:rsidRPr="0050535F">
        <w:rPr>
          <w:rFonts w:cs="Times New Roman"/>
          <w:lang w:val="en-US"/>
        </w:rPr>
        <w:instrText xml:space="preserve"> SEQ MTEqn \c \* Arabic \* MERGEFORMAT </w:instrText>
      </w:r>
      <w:r w:rsidR="00883172" w:rsidRPr="0050535F">
        <w:rPr>
          <w:rFonts w:cs="Times New Roman"/>
          <w:lang w:val="en-US"/>
        </w:rPr>
        <w:fldChar w:fldCharType="separate"/>
      </w:r>
      <w:r w:rsidR="00AB32F0">
        <w:rPr>
          <w:rFonts w:cs="Times New Roman"/>
          <w:noProof/>
          <w:lang w:val="en-US"/>
        </w:rPr>
        <w:instrText>7</w:instrText>
      </w:r>
      <w:r w:rsidR="00883172" w:rsidRPr="0050535F">
        <w:rPr>
          <w:rFonts w:cs="Times New Roman"/>
          <w:lang w:val="en-US"/>
        </w:rPr>
        <w:fldChar w:fldCharType="end"/>
      </w:r>
      <w:r w:rsidR="00883172" w:rsidRPr="0050535F">
        <w:rPr>
          <w:rFonts w:cs="Times New Roman"/>
          <w:lang w:val="en-US"/>
        </w:rPr>
        <w:instrText>)</w:instrText>
      </w:r>
      <w:r w:rsidR="00883172" w:rsidRPr="0050535F">
        <w:rPr>
          <w:rFonts w:cs="Times New Roman"/>
          <w:lang w:val="en-US"/>
        </w:rPr>
        <w:fldChar w:fldCharType="end"/>
      </w:r>
    </w:p>
    <w:p w14:paraId="08490547" w14:textId="77777777" w:rsidR="00953589" w:rsidRDefault="009E23B4" w:rsidP="00BB4815">
      <w:pPr>
        <w:spacing w:line="360" w:lineRule="auto"/>
        <w:rPr>
          <w:rFonts w:cs="Times New Roman"/>
          <w:lang w:val="en-US"/>
        </w:rPr>
      </w:pPr>
      <w:r w:rsidRPr="0050535F">
        <w:rPr>
          <w:rFonts w:eastAsiaTheme="minorEastAsia" w:cs="Times New Roman"/>
          <w:lang w:val="en-US"/>
        </w:rPr>
        <w:t>If the target probability</w:t>
      </w:r>
      <w:r w:rsidR="00BE53B6" w:rsidRPr="0050535F">
        <w:rPr>
          <w:rFonts w:eastAsiaTheme="minorEastAsia" w:cs="Times New Roman"/>
          <w:lang w:val="en-US"/>
        </w:rPr>
        <w:t xml:space="preserve"> </w:t>
      </w:r>
      <w:r w:rsidR="00BE53B6" w:rsidRPr="0050535F">
        <w:rPr>
          <w:rFonts w:eastAsiaTheme="minorEastAsia" w:cs="Times New Roman"/>
          <w:i/>
          <w:iCs/>
          <w:lang w:val="en-US"/>
        </w:rPr>
        <w:t>p</w:t>
      </w:r>
      <w:r w:rsidRPr="0050535F">
        <w:rPr>
          <w:rFonts w:eastAsiaTheme="minorEastAsia" w:cs="Times New Roman"/>
          <w:lang w:val="en-US"/>
        </w:rPr>
        <w:t xml:space="preserve"> lies between two consecutive</w:t>
      </w:r>
      <w:r w:rsidR="00591E27" w:rsidRPr="0050535F">
        <w:rPr>
          <w:rFonts w:eastAsiaTheme="minorEastAsia" w:cs="Times New Roman"/>
          <w:lang w:val="en-US"/>
        </w:rPr>
        <w:t xml:space="preserve"> </w:t>
      </w:r>
      <w:r w:rsidR="00EB6266" w:rsidRPr="0050535F">
        <w:rPr>
          <w:position w:val="-10"/>
          <w:lang w:val="en-US"/>
        </w:rPr>
        <w:object w:dxaOrig="240" w:dyaOrig="300" w14:anchorId="4AAD374D">
          <v:shape id="_x0000_i1103" type="#_x0000_t75" style="width:11.25pt;height:14.25pt" o:ole="">
            <v:imagedata r:id="rId164" o:title=""/>
          </v:shape>
          <o:OLEObject Type="Embed" ProgID="Equation.DSMT4" ShapeID="_x0000_i1103" DrawAspect="Content" ObjectID="_1803729948" r:id="rId165"/>
        </w:object>
      </w:r>
      <w:r w:rsidRPr="0050535F">
        <w:rPr>
          <w:rFonts w:eastAsiaTheme="minorEastAsia" w:cs="Times New Roman"/>
          <w:lang w:val="en-US"/>
        </w:rPr>
        <w:t xml:space="preserve"> values, we refine the search by iteratively testing new </w:t>
      </w:r>
      <w:r w:rsidR="00EB6266" w:rsidRPr="0050535F">
        <w:rPr>
          <w:position w:val="-10"/>
          <w:lang w:val="en-US"/>
        </w:rPr>
        <w:object w:dxaOrig="240" w:dyaOrig="300" w14:anchorId="1CD933C4">
          <v:shape id="_x0000_i1104" type="#_x0000_t75" style="width:11.25pt;height:14.25pt" o:ole="">
            <v:imagedata r:id="rId164" o:title=""/>
          </v:shape>
          <o:OLEObject Type="Embed" ProgID="Equation.DSMT4" ShapeID="_x0000_i1104" DrawAspect="Content" ObjectID="_1803729949" r:id="rId166"/>
        </w:object>
      </w:r>
      <w:r w:rsidRPr="0050535F">
        <w:rPr>
          <w:rFonts w:eastAsiaTheme="minorEastAsia" w:cs="Times New Roman"/>
          <w:lang w:val="en-US"/>
        </w:rPr>
        <w:t xml:space="preserve"> values within that range and recalculating their associated probabilities</w:t>
      </w:r>
      <w:r w:rsidR="00E234E7" w:rsidRPr="0050535F">
        <w:rPr>
          <w:rFonts w:eastAsiaTheme="minorEastAsia" w:cs="Times New Roman"/>
          <w:lang w:val="en-US"/>
        </w:rPr>
        <w:t xml:space="preserve"> </w:t>
      </w:r>
      <w:r w:rsidR="006C646C" w:rsidRPr="0050535F">
        <w:rPr>
          <w:position w:val="-16"/>
          <w:lang w:val="en-US"/>
        </w:rPr>
        <w:object w:dxaOrig="2900" w:dyaOrig="420" w14:anchorId="05A2F490">
          <v:shape id="_x0000_i1105" type="#_x0000_t75" style="width:144.75pt;height:21.75pt" o:ole="">
            <v:imagedata r:id="rId167" o:title=""/>
          </v:shape>
          <o:OLEObject Type="Embed" ProgID="Equation.DSMT4" ShapeID="_x0000_i1105" DrawAspect="Content" ObjectID="_1803729950" r:id="rId168"/>
        </w:object>
      </w:r>
      <w:r w:rsidRPr="0050535F">
        <w:rPr>
          <w:rFonts w:eastAsiaTheme="minorEastAsia" w:cs="Times New Roman"/>
          <w:lang w:val="en-US"/>
        </w:rPr>
        <w:t xml:space="preserve">. When the algorithm converges to the probability that meets the desired confidence threshold, the corresponding </w:t>
      </w:r>
      <w:r w:rsidR="00C555E3" w:rsidRPr="0050535F">
        <w:rPr>
          <w:position w:val="-10"/>
          <w:lang w:val="en-US"/>
        </w:rPr>
        <w:object w:dxaOrig="279" w:dyaOrig="340" w14:anchorId="058CFCC0">
          <v:shape id="_x0000_i1106" type="#_x0000_t75" style="width:14.25pt;height:16.5pt" o:ole="">
            <v:imagedata r:id="rId169" o:title=""/>
          </v:shape>
          <o:OLEObject Type="Embed" ProgID="Equation.DSMT4" ShapeID="_x0000_i1106" DrawAspect="Content" ObjectID="_1803729951" r:id="rId170"/>
        </w:object>
      </w:r>
      <w:r w:rsidRPr="0050535F">
        <w:rPr>
          <w:rFonts w:eastAsiaTheme="minorEastAsia" w:cs="Times New Roman"/>
          <w:lang w:val="en-US"/>
        </w:rPr>
        <w:t xml:space="preserve"> value is recorded as the minimum adjustment required for the DMU to achieve</w:t>
      </w:r>
      <w:r w:rsidR="004C721D" w:rsidRPr="0050535F">
        <w:rPr>
          <w:rFonts w:eastAsiaTheme="minorEastAsia" w:cs="Times New Roman"/>
          <w:lang w:val="en-US"/>
        </w:rPr>
        <w:t xml:space="preserve"> technical</w:t>
      </w:r>
      <w:r w:rsidRPr="0050535F">
        <w:rPr>
          <w:rFonts w:eastAsiaTheme="minorEastAsia" w:cs="Times New Roman"/>
          <w:lang w:val="en-US"/>
        </w:rPr>
        <w:t xml:space="preserve"> efficiency</w:t>
      </w:r>
      <w:r w:rsidR="00844BC2">
        <w:rPr>
          <w:rFonts w:eastAsiaTheme="minorEastAsia" w:cs="Times New Roman"/>
          <w:lang w:val="en-US"/>
        </w:rPr>
        <w:t xml:space="preserve">. </w:t>
      </w:r>
      <w:r w:rsidR="00BB4815">
        <w:rPr>
          <w:rFonts w:cs="Times New Roman"/>
          <w:lang w:val="en-US"/>
        </w:rPr>
        <w:t>G</w:t>
      </w:r>
      <w:r w:rsidR="00BB4815" w:rsidRPr="0050535F">
        <w:rPr>
          <w:rFonts w:cs="Times New Roman"/>
          <w:lang w:val="en-US"/>
        </w:rPr>
        <w:t xml:space="preserve">iven a predefined threshold </w:t>
      </w:r>
      <w:r w:rsidR="00BB4815" w:rsidRPr="0050535F">
        <w:rPr>
          <w:rFonts w:cs="Times New Roman"/>
          <w:i/>
          <w:iCs/>
          <w:lang w:val="en-US"/>
        </w:rPr>
        <w:t>p</w:t>
      </w:r>
      <w:r w:rsidR="00BB4815" w:rsidRPr="0050535F">
        <w:rPr>
          <w:rFonts w:cs="Times New Roman"/>
          <w:lang w:val="en-US"/>
        </w:rPr>
        <w:t xml:space="preserve">, </w:t>
      </w:r>
      <w:r w:rsidR="00BB4815">
        <w:rPr>
          <w:rFonts w:cs="Times New Roman"/>
          <w:lang w:val="en-US"/>
        </w:rPr>
        <w:t xml:space="preserve">the benchmark </w:t>
      </w:r>
      <w:r w:rsidR="00BB4815" w:rsidRPr="0050535F">
        <w:rPr>
          <w:rFonts w:cs="Times New Roman"/>
          <w:lang w:val="en-US"/>
        </w:rPr>
        <w:t xml:space="preserve">for each evaluated DMU </w:t>
      </w:r>
      <w:r w:rsidR="00BB4815">
        <w:rPr>
          <w:rFonts w:cs="Times New Roman"/>
          <w:lang w:val="en-US"/>
        </w:rPr>
        <w:t xml:space="preserve">is </w:t>
      </w:r>
      <w:r w:rsidR="00BB4815" w:rsidRPr="0050535F">
        <w:rPr>
          <w:rFonts w:cs="Times New Roman"/>
          <w:lang w:val="en-US"/>
        </w:rPr>
        <w:t>identified as the closest unit</w:t>
      </w:r>
      <w:r w:rsidR="00BB4815">
        <w:rPr>
          <w:rFonts w:cs="Times New Roman"/>
          <w:lang w:val="en-US"/>
        </w:rPr>
        <w:sym w:font="Symbol" w:char="F0BE"/>
      </w:r>
      <w:r w:rsidR="00BB4815">
        <w:rPr>
          <w:rFonts w:cs="Times New Roman"/>
          <w:lang w:val="en-US"/>
        </w:rPr>
        <w:t xml:space="preserve">e.g., </w:t>
      </w:r>
      <w:r w:rsidR="00BB4815" w:rsidRPr="0050535F">
        <w:rPr>
          <w:rFonts w:cs="Times New Roman"/>
          <w:lang w:val="en-US"/>
        </w:rPr>
        <w:t xml:space="preserve">based on </w:t>
      </w:r>
      <w:r w:rsidR="00BB4815">
        <w:rPr>
          <w:rFonts w:cs="Times New Roman"/>
          <w:lang w:val="en-US"/>
        </w:rPr>
        <w:t xml:space="preserve">the </w:t>
      </w:r>
      <w:r w:rsidR="00BB4815" w:rsidRPr="0050535F">
        <w:rPr>
          <w:rFonts w:cs="Times New Roman"/>
          <w:lang w:val="en-US"/>
        </w:rPr>
        <w:t xml:space="preserve">Euclidean </w:t>
      </w:r>
      <w:r w:rsidR="00BB4815" w:rsidRPr="0050535F">
        <w:rPr>
          <w:rFonts w:cs="Times New Roman"/>
          <w:lang w:val="en-US"/>
        </w:rPr>
        <w:lastRenderedPageBreak/>
        <w:t xml:space="preserve">distance—classified as efficient at level </w:t>
      </w:r>
      <w:r w:rsidR="00BB4815" w:rsidRPr="0050535F">
        <w:rPr>
          <w:rFonts w:cs="Times New Roman"/>
          <w:i/>
          <w:iCs/>
          <w:lang w:val="en-US"/>
        </w:rPr>
        <w:t>p</w:t>
      </w:r>
      <w:r w:rsidR="00BB4815" w:rsidRPr="0050535F">
        <w:rPr>
          <w:rFonts w:cs="Times New Roman"/>
          <w:lang w:val="en-US"/>
        </w:rPr>
        <w:t xml:space="preserve">. This selection ensures that the chosen peer represents the most comparable efficient unit, providing a meaningful benchmark for performance evaluation. By resorting to proximity within the input-output space, the approach facilitates a more intuitive interpretation of efficiency adjustments required for the assessed DMU to reach the predefined efficiency level. Note that peers can change for each DMU depending on </w:t>
      </w:r>
      <w:r w:rsidR="00BB4815" w:rsidRPr="0050535F">
        <w:rPr>
          <w:rFonts w:cs="Times New Roman"/>
          <w:i/>
          <w:iCs/>
          <w:lang w:val="en-US"/>
        </w:rPr>
        <w:t>p</w:t>
      </w:r>
      <w:r w:rsidR="00BB4815" w:rsidRPr="0050535F">
        <w:rPr>
          <w:rFonts w:cs="Times New Roman"/>
          <w:lang w:val="en-US"/>
        </w:rPr>
        <w:t xml:space="preserve">. Formally, for DMU </w:t>
      </w:r>
      <w:r w:rsidR="00BB4815" w:rsidRPr="0050535F">
        <w:rPr>
          <w:position w:val="-12"/>
          <w:lang w:val="en-US"/>
        </w:rPr>
        <w:object w:dxaOrig="700" w:dyaOrig="360" w14:anchorId="6964AA19">
          <v:shape id="_x0000_i1107" type="#_x0000_t75" style="width:35.25pt;height:18pt" o:ole="">
            <v:imagedata r:id="rId171" o:title=""/>
          </v:shape>
          <o:OLEObject Type="Embed" ProgID="Equation.DSMT4" ShapeID="_x0000_i1107" DrawAspect="Content" ObjectID="_1803729952" r:id="rId172"/>
        </w:object>
      </w:r>
      <w:r w:rsidR="00BB4815" w:rsidRPr="0050535F">
        <w:rPr>
          <w:rFonts w:eastAsiaTheme="minorEastAsia" w:cs="Times New Roman"/>
          <w:lang w:val="en-US"/>
        </w:rPr>
        <w:t xml:space="preserve">, and given probability threshold </w:t>
      </w:r>
      <w:r w:rsidR="00BB4815" w:rsidRPr="0050535F">
        <w:rPr>
          <w:rFonts w:eastAsiaTheme="minorEastAsia" w:cs="Times New Roman"/>
          <w:i/>
          <w:iCs/>
          <w:lang w:val="en-US"/>
        </w:rPr>
        <w:t>p</w:t>
      </w:r>
      <w:r w:rsidR="00BB4815" w:rsidRPr="0050535F">
        <w:rPr>
          <w:rFonts w:eastAsiaTheme="minorEastAsia" w:cs="Times New Roman"/>
          <w:lang w:val="en-US"/>
        </w:rPr>
        <w:t xml:space="preserve">, its corresponding peer is determined as </w:t>
      </w:r>
      <w:r w:rsidR="00BB4815" w:rsidRPr="0050535F">
        <w:rPr>
          <w:position w:val="-20"/>
          <w:lang w:val="en-US"/>
        </w:rPr>
        <w:object w:dxaOrig="5880" w:dyaOrig="480" w14:anchorId="55DE632A">
          <v:shape id="_x0000_i1108" type="#_x0000_t75" style="width:295.5pt;height:24pt" o:ole="">
            <v:imagedata r:id="rId173" o:title=""/>
          </v:shape>
          <o:OLEObject Type="Embed" ProgID="Equation.DSMT4" ShapeID="_x0000_i1108" DrawAspect="Content" ObjectID="_1803729953" r:id="rId174"/>
        </w:object>
      </w:r>
      <w:r w:rsidR="00BB4815" w:rsidRPr="0050535F">
        <w:rPr>
          <w:rFonts w:cs="Times New Roman"/>
          <w:lang w:val="en-US"/>
        </w:rPr>
        <w:t xml:space="preserve">. In case of a tie, we </w:t>
      </w:r>
      <w:proofErr w:type="gramStart"/>
      <w:r w:rsidR="00953589">
        <w:rPr>
          <w:rFonts w:cs="Times New Roman"/>
          <w:lang w:val="en-US"/>
        </w:rPr>
        <w:t>report</w:t>
      </w:r>
      <w:proofErr w:type="gramEnd"/>
      <w:r w:rsidR="00953589">
        <w:rPr>
          <w:rFonts w:cs="Times New Roman"/>
          <w:lang w:val="en-US"/>
        </w:rPr>
        <w:t xml:space="preserve"> the group of peers and </w:t>
      </w:r>
      <w:r w:rsidR="00BB4815" w:rsidRPr="0050535F">
        <w:rPr>
          <w:rFonts w:cs="Times New Roman"/>
          <w:lang w:val="en-US"/>
        </w:rPr>
        <w:t>randomly select one of the possible solutions</w:t>
      </w:r>
      <w:r w:rsidR="00BB4815">
        <w:rPr>
          <w:rFonts w:cs="Times New Roman"/>
          <w:lang w:val="en-US"/>
        </w:rPr>
        <w:t xml:space="preserve">. </w:t>
      </w:r>
    </w:p>
    <w:p w14:paraId="5AEF77BD" w14:textId="32276B9C" w:rsidR="007263B5" w:rsidRPr="0050535F" w:rsidRDefault="00953589" w:rsidP="00A96069">
      <w:pPr>
        <w:spacing w:line="360" w:lineRule="auto"/>
        <w:rPr>
          <w:rFonts w:cs="Times New Roman"/>
          <w:lang w:val="en-US"/>
        </w:rPr>
      </w:pPr>
      <w:r>
        <w:rPr>
          <w:rFonts w:cs="Times New Roman"/>
          <w:lang w:val="en-US"/>
        </w:rPr>
        <w:t>Additionally, i</w:t>
      </w:r>
      <w:r w:rsidR="00BB4815" w:rsidRPr="0050535F">
        <w:rPr>
          <w:rFonts w:cs="Times New Roman"/>
          <w:lang w:val="en-US"/>
        </w:rPr>
        <w:t>f</w:t>
      </w:r>
      <w:r>
        <w:rPr>
          <w:rFonts w:cs="Times New Roman"/>
          <w:lang w:val="en-US"/>
        </w:rPr>
        <w:t xml:space="preserve"> in the evaluation process, </w:t>
      </w:r>
      <w:r w:rsidR="00BB4815" w:rsidRPr="0050535F">
        <w:rPr>
          <w:rFonts w:cs="Times New Roman"/>
          <w:lang w:val="en-US"/>
        </w:rPr>
        <w:t xml:space="preserve">the efficiency probability of an observed DMU exceeds the pre-fixed threshold </w:t>
      </w:r>
      <w:r w:rsidR="00BB4815" w:rsidRPr="0050535F">
        <w:rPr>
          <w:rFonts w:cs="Times New Roman"/>
          <w:i/>
          <w:iCs/>
          <w:lang w:val="en-US"/>
        </w:rPr>
        <w:t>p</w:t>
      </w:r>
      <w:r w:rsidR="00BB4815" w:rsidRPr="0050535F">
        <w:rPr>
          <w:rFonts w:cs="Times New Roman"/>
          <w:lang w:val="en-US"/>
        </w:rPr>
        <w:t xml:space="preserve">, </w:t>
      </w:r>
      <w:proofErr w:type="spellStart"/>
      <w:r w:rsidR="00BB4815">
        <w:rPr>
          <w:rFonts w:cs="Times New Roman"/>
          <w:lang w:val="en-US"/>
        </w:rPr>
        <w:t>its</w:t>
      </w:r>
      <w:proofErr w:type="spellEnd"/>
      <w:r w:rsidR="00BB4815">
        <w:rPr>
          <w:rFonts w:cs="Times New Roman"/>
          <w:lang w:val="en-US"/>
        </w:rPr>
        <w:t xml:space="preserve"> </w:t>
      </w:r>
      <w:r w:rsidR="00BB4815" w:rsidRPr="0050535F">
        <w:rPr>
          <w:position w:val="-10"/>
          <w:lang w:val="en-US"/>
        </w:rPr>
        <w:object w:dxaOrig="279" w:dyaOrig="340" w14:anchorId="5A9343E9">
          <v:shape id="_x0000_i1109" type="#_x0000_t75" style="width:14.25pt;height:16.5pt" o:ole="">
            <v:imagedata r:id="rId175" o:title=""/>
          </v:shape>
          <o:OLEObject Type="Embed" ProgID="Equation.DSMT4" ShapeID="_x0000_i1109" DrawAspect="Content" ObjectID="_1803729954" r:id="rId176"/>
        </w:object>
      </w:r>
      <w:r w:rsidR="00BB4815">
        <w:rPr>
          <w:rFonts w:eastAsiaTheme="minorEastAsia" w:cs="Times New Roman"/>
          <w:lang w:val="en-US"/>
        </w:rPr>
        <w:t xml:space="preserve">is set </w:t>
      </w:r>
      <w:r w:rsidR="00BB4815" w:rsidRPr="0050535F">
        <w:rPr>
          <w:rFonts w:eastAsiaTheme="minorEastAsia" w:cs="Times New Roman"/>
          <w:lang w:val="en-US"/>
        </w:rPr>
        <w:t>to 0</w:t>
      </w:r>
      <w:r w:rsidR="00BB4815">
        <w:rPr>
          <w:rFonts w:eastAsiaTheme="minorEastAsia" w:cs="Times New Roman"/>
          <w:lang w:val="en-US"/>
        </w:rPr>
        <w:t xml:space="preserve"> as it is ‘superefficient’ at the selected probability level. This implies that we do not calculate negative </w:t>
      </w:r>
      <w:r w:rsidR="00BB4815" w:rsidRPr="0050535F">
        <w:rPr>
          <w:position w:val="-10"/>
          <w:lang w:val="en-US"/>
        </w:rPr>
        <w:object w:dxaOrig="279" w:dyaOrig="340" w14:anchorId="5EA12406">
          <v:shape id="_x0000_i1110" type="#_x0000_t75" style="width:14.25pt;height:16.5pt" o:ole="">
            <v:imagedata r:id="rId177" o:title=""/>
          </v:shape>
          <o:OLEObject Type="Embed" ProgID="Equation.DSMT4" ShapeID="_x0000_i1110" DrawAspect="Content" ObjectID="_1803729955" r:id="rId178"/>
        </w:object>
      </w:r>
      <w:r w:rsidR="00BB4815">
        <w:rPr>
          <w:lang w:val="en-US"/>
        </w:rPr>
        <w:t xml:space="preserve">’s increasing inputs and reducing outputs to project the DMUs ‘backwards’ towards </w:t>
      </w:r>
      <w:proofErr w:type="gramStart"/>
      <w:r w:rsidR="00BB4815">
        <w:rPr>
          <w:lang w:val="en-US"/>
        </w:rPr>
        <w:t>lower level</w:t>
      </w:r>
      <w:proofErr w:type="gramEnd"/>
      <w:r w:rsidR="00BB4815">
        <w:rPr>
          <w:lang w:val="en-US"/>
        </w:rPr>
        <w:t xml:space="preserve"> probability frontiers</w:t>
      </w:r>
      <w:r w:rsidR="008C4EE2">
        <w:rPr>
          <w:lang w:val="en-US"/>
        </w:rPr>
        <w:sym w:font="Symbol" w:char="F0BE"/>
      </w:r>
      <w:r w:rsidR="008C4EE2">
        <w:rPr>
          <w:lang w:val="en-US"/>
        </w:rPr>
        <w:t>although it would be possible following Anderse and Petersen (1993)</w:t>
      </w:r>
      <w:r w:rsidR="00BB4815">
        <w:rPr>
          <w:lang w:val="en-US"/>
        </w:rPr>
        <w:t xml:space="preserve">. </w:t>
      </w:r>
      <w:r w:rsidR="00BB4815">
        <w:rPr>
          <w:rFonts w:cs="Times New Roman"/>
          <w:lang w:val="en-US"/>
        </w:rPr>
        <w:t xml:space="preserve">Finally, </w:t>
      </w:r>
      <w:r w:rsidR="00BB4815">
        <w:rPr>
          <w:lang w:val="en-US"/>
        </w:rPr>
        <w:t>w</w:t>
      </w:r>
      <w:r w:rsidR="00BB4815">
        <w:rPr>
          <w:rFonts w:eastAsiaTheme="minorEastAsia" w:cs="Times New Roman"/>
          <w:lang w:val="en-US"/>
        </w:rPr>
        <w:t xml:space="preserve">hen searching for the potential benchmarks </w:t>
      </w:r>
      <w:r w:rsidR="00BB4815">
        <w:rPr>
          <w:rFonts w:cs="Times New Roman"/>
          <w:lang w:val="en-US"/>
        </w:rPr>
        <w:t>o</w:t>
      </w:r>
      <w:r w:rsidR="00BB4815" w:rsidRPr="0050535F">
        <w:rPr>
          <w:rFonts w:cs="Times New Roman"/>
          <w:lang w:val="en-US"/>
        </w:rPr>
        <w:t xml:space="preserve">ur algorithm does not consider projections with input values </w:t>
      </w:r>
      <w:r w:rsidR="00BB4815">
        <w:rPr>
          <w:rFonts w:cs="Times New Roman"/>
          <w:lang w:val="en-US"/>
        </w:rPr>
        <w:t xml:space="preserve">smaller </w:t>
      </w:r>
      <w:r w:rsidR="00BB4815" w:rsidRPr="0050535F">
        <w:rPr>
          <w:rFonts w:cs="Times New Roman"/>
          <w:lang w:val="en-US"/>
        </w:rPr>
        <w:t>than the minimum observed</w:t>
      </w:r>
      <w:r w:rsidR="00BB4815">
        <w:rPr>
          <w:rFonts w:cs="Times New Roman"/>
          <w:lang w:val="en-US"/>
        </w:rPr>
        <w:t xml:space="preserve"> across the sample, as it could result in zero valued inputs, which is unrealistic. </w:t>
      </w:r>
      <w:r w:rsidR="00BB4815" w:rsidRPr="0050535F">
        <w:rPr>
          <w:rFonts w:cs="Times New Roman"/>
          <w:lang w:val="en-US"/>
        </w:rPr>
        <w:t xml:space="preserve">As a result, some DMUs could never reach the established threshold </w:t>
      </w:r>
      <w:r w:rsidR="00BB4815" w:rsidRPr="0050535F">
        <w:rPr>
          <w:rFonts w:cs="Times New Roman"/>
          <w:i/>
          <w:iCs/>
          <w:lang w:val="en-US"/>
        </w:rPr>
        <w:t>p</w:t>
      </w:r>
      <w:r w:rsidR="00BB4815" w:rsidRPr="0050535F">
        <w:rPr>
          <w:rFonts w:cs="Times New Roman"/>
          <w:lang w:val="en-US"/>
        </w:rPr>
        <w:t xml:space="preserve">. In such cases, we </w:t>
      </w:r>
      <w:r w:rsidR="00BB4815">
        <w:rPr>
          <w:rFonts w:cs="Times New Roman"/>
          <w:lang w:val="en-US"/>
        </w:rPr>
        <w:t xml:space="preserve">consider </w:t>
      </w:r>
      <w:r w:rsidR="00BB4815" w:rsidRPr="0050535F">
        <w:rPr>
          <w:position w:val="-10"/>
          <w:lang w:val="en-US"/>
        </w:rPr>
        <w:object w:dxaOrig="279" w:dyaOrig="340" w14:anchorId="722AA41A">
          <v:shape id="_x0000_i1111" type="#_x0000_t75" style="width:14.25pt;height:16.5pt" o:ole="">
            <v:imagedata r:id="rId179" o:title=""/>
          </v:shape>
          <o:OLEObject Type="Embed" ProgID="Equation.DSMT4" ShapeID="_x0000_i1111" DrawAspect="Content" ObjectID="_1803729956" r:id="rId180"/>
        </w:object>
      </w:r>
      <w:r w:rsidR="00BB4815" w:rsidRPr="0050535F">
        <w:rPr>
          <w:rFonts w:eastAsiaTheme="minorEastAsia" w:cs="Times New Roman"/>
          <w:lang w:val="en-US"/>
        </w:rPr>
        <w:t xml:space="preserve"> </w:t>
      </w:r>
      <w:r w:rsidR="00BB4815" w:rsidRPr="0050535F">
        <w:rPr>
          <w:rFonts w:cs="Times New Roman"/>
          <w:lang w:val="en-US"/>
        </w:rPr>
        <w:t xml:space="preserve">the biggest feasible </w:t>
      </w:r>
      <w:r w:rsidR="00BB4815" w:rsidRPr="0050535F">
        <w:rPr>
          <w:position w:val="-10"/>
          <w:lang w:val="en-US"/>
        </w:rPr>
        <w:object w:dxaOrig="240" w:dyaOrig="300" w14:anchorId="68E661AB">
          <v:shape id="_x0000_i1112" type="#_x0000_t75" style="width:11.25pt;height:14.25pt" o:ole="">
            <v:imagedata r:id="rId160" o:title=""/>
          </v:shape>
          <o:OLEObject Type="Embed" ProgID="Equation.DSMT4" ShapeID="_x0000_i1112" DrawAspect="Content" ObjectID="_1803729957" r:id="rId181"/>
        </w:object>
      </w:r>
      <w:r w:rsidR="00BB4815" w:rsidRPr="0050535F">
        <w:rPr>
          <w:rFonts w:eastAsiaTheme="minorEastAsia" w:cs="Times New Roman"/>
          <w:lang w:val="en-US"/>
        </w:rPr>
        <w:t xml:space="preserve"> in the considered grid. </w:t>
      </w:r>
    </w:p>
    <w:p w14:paraId="42CFF8AD" w14:textId="4651D25B" w:rsidR="00BF2AF0" w:rsidRPr="00A96069" w:rsidRDefault="00BF2AF0" w:rsidP="00A5443E">
      <w:pPr>
        <w:pStyle w:val="Ttulo2"/>
        <w:rPr>
          <w:lang w:val="en-US"/>
        </w:rPr>
      </w:pPr>
      <w:r w:rsidRPr="00A96069">
        <w:rPr>
          <w:lang w:val="en-US"/>
        </w:rPr>
        <w:t>3.3. An illustrative example</w:t>
      </w:r>
    </w:p>
    <w:p w14:paraId="561DC8D1" w14:textId="74A3837B" w:rsidR="004E2D7E" w:rsidRPr="0050535F" w:rsidRDefault="004E2D7E" w:rsidP="00DF3B00">
      <w:pPr>
        <w:spacing w:line="360" w:lineRule="auto"/>
        <w:rPr>
          <w:rFonts w:cs="Times New Roman"/>
          <w:lang w:val="en-US"/>
        </w:rPr>
      </w:pPr>
      <w:r w:rsidRPr="0050535F">
        <w:rPr>
          <w:rFonts w:cs="Times New Roman"/>
          <w:lang w:val="en-US"/>
        </w:rPr>
        <w:t xml:space="preserve">Next, we illustrate our method </w:t>
      </w:r>
      <w:r w:rsidR="00CF1562">
        <w:rPr>
          <w:rFonts w:cs="Times New Roman"/>
          <w:lang w:val="en-US"/>
        </w:rPr>
        <w:t xml:space="preserve">using NNs as </w:t>
      </w:r>
      <w:r w:rsidR="00B44D34">
        <w:rPr>
          <w:rFonts w:cs="Times New Roman"/>
          <w:lang w:val="en-US"/>
        </w:rPr>
        <w:t xml:space="preserve">ML classification technique of choice </w:t>
      </w:r>
      <w:r w:rsidRPr="0050535F">
        <w:rPr>
          <w:rFonts w:cs="Times New Roman"/>
          <w:lang w:val="en-US"/>
        </w:rPr>
        <w:t xml:space="preserve">through a numerical example, complemented by several figures. </w:t>
      </w:r>
    </w:p>
    <w:p w14:paraId="2BD9A044" w14:textId="6417C75B" w:rsidR="006B4C5C" w:rsidRPr="0050535F" w:rsidRDefault="006B4C5C" w:rsidP="00DF3B00">
      <w:pPr>
        <w:spacing w:line="360" w:lineRule="auto"/>
        <w:rPr>
          <w:rFonts w:eastAsiaTheme="minorEastAsia" w:cs="Times New Roman"/>
          <w:lang w:val="en-US"/>
        </w:rPr>
      </w:pPr>
      <w:r w:rsidRPr="0050535F">
        <w:rPr>
          <w:rFonts w:eastAsiaTheme="minorEastAsia" w:cs="Times New Roman"/>
          <w:lang w:val="en-US"/>
        </w:rPr>
        <w:t xml:space="preserve">In this example, we consider a simulated dataset </w:t>
      </w:r>
      <w:r w:rsidR="00D846E5" w:rsidRPr="0050535F">
        <w:rPr>
          <w:rFonts w:eastAsiaTheme="minorEastAsia" w:cs="Times New Roman"/>
          <w:position w:val="-16"/>
          <w:lang w:val="en-US"/>
        </w:rPr>
        <w:object w:dxaOrig="1400" w:dyaOrig="460" w14:anchorId="535B77D0">
          <v:shape id="_x0000_i1113" type="#_x0000_t75" style="width:70.5pt;height:23.25pt" o:ole="">
            <v:imagedata r:id="rId182" o:title=""/>
          </v:shape>
          <o:OLEObject Type="Embed" ProgID="Equation.DSMT4" ShapeID="_x0000_i1113" DrawAspect="Content" ObjectID="_1803729958" r:id="rId183"/>
        </w:object>
      </w:r>
      <w:r w:rsidR="00310C85" w:rsidRPr="0050535F">
        <w:rPr>
          <w:rFonts w:eastAsiaTheme="minorEastAsia" w:cs="Times New Roman"/>
          <w:lang w:val="en-US"/>
        </w:rPr>
        <w:t xml:space="preserve"> comprising 40 DMUs, where each</w:t>
      </w:r>
      <w:r w:rsidR="00D846E5" w:rsidRPr="0050535F">
        <w:rPr>
          <w:rFonts w:eastAsiaTheme="minorEastAsia" w:cs="Times New Roman"/>
          <w:lang w:val="en-US"/>
        </w:rPr>
        <w:t xml:space="preserve"> </w:t>
      </w:r>
      <w:r w:rsidR="00D846E5" w:rsidRPr="0050535F">
        <w:rPr>
          <w:rFonts w:eastAsiaTheme="minorEastAsia" w:cs="Times New Roman"/>
          <w:position w:val="-10"/>
          <w:lang w:val="en-US"/>
        </w:rPr>
        <w:object w:dxaOrig="639" w:dyaOrig="320" w14:anchorId="6875D012">
          <v:shape id="_x0000_i1114" type="#_x0000_t75" style="width:30pt;height:15pt" o:ole="">
            <v:imagedata r:id="rId184" o:title=""/>
          </v:shape>
          <o:OLEObject Type="Embed" ProgID="Equation.DSMT4" ShapeID="_x0000_i1114" DrawAspect="Content" ObjectID="_1803729959" r:id="rId185"/>
        </w:object>
      </w:r>
      <w:r w:rsidR="00310C85" w:rsidRPr="0050535F">
        <w:rPr>
          <w:rFonts w:eastAsiaTheme="minorEastAsia" w:cs="Times New Roman"/>
          <w:lang w:val="en-US"/>
        </w:rPr>
        <w:t xml:space="preserve"> employs a single input </w:t>
      </w:r>
      <w:r w:rsidR="00D846E5" w:rsidRPr="0050535F">
        <w:rPr>
          <w:rFonts w:eastAsiaTheme="minorEastAsia" w:cs="Times New Roman"/>
          <w:position w:val="-10"/>
          <w:lang w:val="en-US"/>
        </w:rPr>
        <w:object w:dxaOrig="220" w:dyaOrig="320" w14:anchorId="0EB3D75F">
          <v:shape id="_x0000_i1115" type="#_x0000_t75" style="width:10.5pt;height:15pt" o:ole="">
            <v:imagedata r:id="rId186" o:title=""/>
          </v:shape>
          <o:OLEObject Type="Embed" ProgID="Equation.DSMT4" ShapeID="_x0000_i1115" DrawAspect="Content" ObjectID="_1803729960" r:id="rId187"/>
        </w:object>
      </w:r>
      <w:r w:rsidR="00310C85" w:rsidRPr="0050535F">
        <w:rPr>
          <w:rFonts w:eastAsiaTheme="minorEastAsia" w:cs="Times New Roman"/>
          <w:lang w:val="en-US"/>
        </w:rPr>
        <w:t xml:space="preserve"> to produce a single output </w:t>
      </w:r>
      <w:r w:rsidR="00D846E5" w:rsidRPr="0050535F">
        <w:rPr>
          <w:rFonts w:eastAsiaTheme="minorEastAsia" w:cs="Times New Roman"/>
          <w:position w:val="-10"/>
          <w:lang w:val="en-US"/>
        </w:rPr>
        <w:object w:dxaOrig="240" w:dyaOrig="320" w14:anchorId="268BA0BD">
          <v:shape id="_x0000_i1116" type="#_x0000_t75" style="width:11.25pt;height:15pt" o:ole="">
            <v:imagedata r:id="rId188" o:title=""/>
          </v:shape>
          <o:OLEObject Type="Embed" ProgID="Equation.DSMT4" ShapeID="_x0000_i1116" DrawAspect="Content" ObjectID="_1803729961" r:id="rId189"/>
        </w:object>
      </w:r>
      <w:r w:rsidR="00310C85" w:rsidRPr="0050535F">
        <w:rPr>
          <w:rFonts w:eastAsiaTheme="minorEastAsia" w:cs="Times New Roman"/>
          <w:lang w:val="en-US"/>
        </w:rPr>
        <w:t xml:space="preserve">. In accordance with the proposed algorithm, Step 1 assigns efficiency labels by solving the additive model via standard DEA. Specifically, a </w:t>
      </w:r>
      <w:r w:rsidR="00D846E5" w:rsidRPr="0050535F">
        <w:rPr>
          <w:rFonts w:eastAsiaTheme="minorEastAsia" w:cs="Times New Roman"/>
          <w:position w:val="-10"/>
          <w:lang w:val="en-US"/>
        </w:rPr>
        <w:object w:dxaOrig="639" w:dyaOrig="320" w14:anchorId="0A140871">
          <v:shape id="_x0000_i1117" type="#_x0000_t75" style="width:30pt;height:15pt" o:ole="">
            <v:imagedata r:id="rId184" o:title=""/>
          </v:shape>
          <o:OLEObject Type="Embed" ProgID="Equation.DSMT4" ShapeID="_x0000_i1117" DrawAspect="Content" ObjectID="_1803729962" r:id="rId190"/>
        </w:object>
      </w:r>
      <w:r w:rsidR="00310C85" w:rsidRPr="0050535F">
        <w:rPr>
          <w:rFonts w:eastAsiaTheme="minorEastAsia" w:cs="Times New Roman"/>
          <w:lang w:val="en-US"/>
        </w:rPr>
        <w:t xml:space="preserve"> is classified as efficient if and only if all its (optimal) slacks in model </w:t>
      </w:r>
      <w:hyperlink w:anchor="eq_6" w:history="1">
        <w:r w:rsidR="00310C85" w:rsidRPr="0050535F">
          <w:rPr>
            <w:rStyle w:val="Hipervnculo"/>
            <w:rFonts w:eastAsiaTheme="minorEastAsia" w:cs="Times New Roman"/>
            <w:lang w:val="en-US"/>
          </w:rPr>
          <w:fldChar w:fldCharType="begin"/>
        </w:r>
        <w:r w:rsidR="00310C85" w:rsidRPr="0050535F">
          <w:rPr>
            <w:rStyle w:val="Hipervnculo"/>
            <w:rFonts w:eastAsiaTheme="minorEastAsia" w:cs="Times New Roman"/>
            <w:lang w:val="en-US"/>
          </w:rPr>
          <w:instrText xml:space="preserve"> GOTOBUTTON ZEqnNum131568  \* MERGEFORMAT </w:instrText>
        </w:r>
        <w:r w:rsidR="00310C85" w:rsidRPr="0050535F">
          <w:rPr>
            <w:rStyle w:val="Hipervnculo"/>
            <w:rFonts w:eastAsiaTheme="minorEastAsia" w:cs="Times New Roman"/>
            <w:lang w:val="en-US"/>
          </w:rPr>
          <w:fldChar w:fldCharType="begin"/>
        </w:r>
        <w:r w:rsidR="00310C85" w:rsidRPr="0050535F">
          <w:rPr>
            <w:rStyle w:val="Hipervnculo"/>
            <w:rFonts w:eastAsiaTheme="minorEastAsia" w:cs="Times New Roman"/>
            <w:lang w:val="en-US"/>
          </w:rPr>
          <w:instrText xml:space="preserve"> REF ZEqnNum131568 \* Charformat \! \* MERGEFORMAT </w:instrText>
        </w:r>
        <w:r w:rsidR="00310C85" w:rsidRPr="0050535F">
          <w:rPr>
            <w:rStyle w:val="Hipervnculo"/>
            <w:rFonts w:eastAsiaTheme="minorEastAsia" w:cs="Times New Roman"/>
            <w:lang w:val="en-US"/>
          </w:rPr>
          <w:fldChar w:fldCharType="separate"/>
        </w:r>
        <w:r w:rsidR="00AB32F0" w:rsidRPr="00AB791D">
          <w:rPr>
            <w:rStyle w:val="Hipervnculo"/>
            <w:rFonts w:eastAsiaTheme="minorEastAsia"/>
          </w:rPr>
          <w:instrText>(6)</w:instrText>
        </w:r>
        <w:r w:rsidR="00310C85" w:rsidRPr="0050535F">
          <w:rPr>
            <w:rStyle w:val="Hipervnculo"/>
            <w:rFonts w:eastAsiaTheme="minorEastAsia" w:cs="Times New Roman"/>
            <w:lang w:val="en-US"/>
          </w:rPr>
          <w:fldChar w:fldCharType="end"/>
        </w:r>
        <w:r w:rsidR="00310C85" w:rsidRPr="0050535F">
          <w:rPr>
            <w:rStyle w:val="Hipervnculo"/>
            <w:rFonts w:eastAsiaTheme="minorEastAsia" w:cs="Times New Roman"/>
            <w:lang w:val="en-US"/>
          </w:rPr>
          <w:fldChar w:fldCharType="end"/>
        </w:r>
      </w:hyperlink>
      <w:r w:rsidR="00310C85" w:rsidRPr="0050535F">
        <w:rPr>
          <w:rFonts w:eastAsiaTheme="minorEastAsia" w:cs="Times New Roman"/>
          <w:lang w:val="en-US"/>
        </w:rPr>
        <w:t xml:space="preserve"> are zero. In our simulated dataset, only 3 DMUs are </w:t>
      </w:r>
      <w:r w:rsidR="00B44D34">
        <w:rPr>
          <w:rFonts w:eastAsiaTheme="minorEastAsia" w:cs="Times New Roman"/>
          <w:lang w:val="en-US"/>
        </w:rPr>
        <w:t>Pareto-</w:t>
      </w:r>
      <w:r w:rsidR="00310C85" w:rsidRPr="0050535F">
        <w:rPr>
          <w:rFonts w:eastAsiaTheme="minorEastAsia" w:cs="Times New Roman"/>
          <w:lang w:val="en-US"/>
        </w:rPr>
        <w:t xml:space="preserve">efficient, namely DMUs 6, 7 and 31 (see Figure 4), while the remaining DMUs are inefficient. Consequently, the label distribution is </w:t>
      </w:r>
      <w:proofErr w:type="gramStart"/>
      <w:r w:rsidR="00310C85" w:rsidRPr="0050535F">
        <w:rPr>
          <w:rFonts w:eastAsiaTheme="minorEastAsia" w:cs="Times New Roman"/>
          <w:lang w:val="en-US"/>
        </w:rPr>
        <w:t>high</w:t>
      </w:r>
      <w:proofErr w:type="gramEnd"/>
      <w:r w:rsidR="00310C85" w:rsidRPr="0050535F">
        <w:rPr>
          <w:rFonts w:eastAsiaTheme="minorEastAsia" w:cs="Times New Roman"/>
          <w:lang w:val="en-US"/>
        </w:rPr>
        <w:t xml:space="preserve"> imbalanced, with approximately 7.5% of the DMUs classified as efficient and 92.5% as inefficient.</w:t>
      </w:r>
    </w:p>
    <w:p w14:paraId="2FE8BDB8" w14:textId="60C7630F" w:rsidR="00711505" w:rsidRPr="0050535F" w:rsidRDefault="004C632A" w:rsidP="00DF3B00">
      <w:pPr>
        <w:keepNext/>
        <w:spacing w:line="360" w:lineRule="auto"/>
        <w:jc w:val="center"/>
        <w:rPr>
          <w:rFonts w:cs="Times New Roman"/>
          <w:lang w:val="en-US"/>
        </w:rPr>
      </w:pPr>
      <w:r w:rsidRPr="0050535F">
        <w:rPr>
          <w:rFonts w:cs="Times New Roman"/>
          <w:noProof/>
          <w:lang w:val="en-US"/>
        </w:rPr>
        <w:lastRenderedPageBreak/>
        <w:drawing>
          <wp:inline distT="0" distB="0" distL="0" distR="0" wp14:anchorId="368B3123" wp14:editId="472D3B19">
            <wp:extent cx="5238753" cy="3143250"/>
            <wp:effectExtent l="0" t="0" r="0" b="0"/>
            <wp:docPr id="638031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31169" name="Imagen 1"/>
                    <pic:cNvPicPr>
                      <a:picLocks noChangeAspect="1" noChangeArrowheads="1"/>
                    </pic:cNvPicPr>
                  </pic:nvPicPr>
                  <pic:blipFill>
                    <a:blip r:embed="rId191" cstate="print">
                      <a:extLst>
                        <a:ext uri="{28A0092B-C50C-407E-A947-70E740481C1C}">
                          <a14:useLocalDpi xmlns:a14="http://schemas.microsoft.com/office/drawing/2010/main" val="0"/>
                        </a:ext>
                      </a:extLst>
                    </a:blip>
                    <a:stretch>
                      <a:fillRect/>
                    </a:stretch>
                  </pic:blipFill>
                  <pic:spPr bwMode="auto">
                    <a:xfrm>
                      <a:off x="0" y="0"/>
                      <a:ext cx="5318820" cy="3191290"/>
                    </a:xfrm>
                    <a:prstGeom prst="rect">
                      <a:avLst/>
                    </a:prstGeom>
                    <a:noFill/>
                    <a:ln>
                      <a:noFill/>
                    </a:ln>
                  </pic:spPr>
                </pic:pic>
              </a:graphicData>
            </a:graphic>
          </wp:inline>
        </w:drawing>
      </w:r>
    </w:p>
    <w:p w14:paraId="5A4CFBFA" w14:textId="217372D9" w:rsidR="009B11A6" w:rsidRPr="00882810" w:rsidRDefault="00C60F8F" w:rsidP="00DF3B00">
      <w:pPr>
        <w:pStyle w:val="Descripcin"/>
        <w:spacing w:line="360" w:lineRule="auto"/>
        <w:jc w:val="center"/>
        <w:rPr>
          <w:rFonts w:cs="Times New Roman"/>
          <w:color w:val="auto"/>
          <w:sz w:val="22"/>
          <w:szCs w:val="22"/>
          <w:lang w:val="en-US"/>
        </w:rPr>
      </w:pPr>
      <w:r w:rsidRPr="00882810">
        <w:rPr>
          <w:rFonts w:cs="Times New Roman"/>
          <w:color w:val="auto"/>
          <w:sz w:val="22"/>
          <w:szCs w:val="22"/>
          <w:lang w:val="en-US"/>
        </w:rPr>
        <w:t>Figure</w:t>
      </w:r>
      <w:r w:rsidR="00711505" w:rsidRPr="00882810">
        <w:rPr>
          <w:rFonts w:cs="Times New Roman"/>
          <w:color w:val="auto"/>
          <w:sz w:val="22"/>
          <w:szCs w:val="22"/>
          <w:lang w:val="en-US"/>
        </w:rPr>
        <w:t xml:space="preserve"> </w:t>
      </w:r>
      <w:r w:rsidRPr="00882810">
        <w:rPr>
          <w:rFonts w:cs="Times New Roman"/>
          <w:color w:val="auto"/>
          <w:sz w:val="22"/>
          <w:szCs w:val="22"/>
          <w:lang w:val="en-US"/>
        </w:rPr>
        <w:t>4</w:t>
      </w:r>
      <w:r w:rsidR="00711505" w:rsidRPr="00882810">
        <w:rPr>
          <w:rFonts w:cs="Times New Roman"/>
          <w:color w:val="auto"/>
          <w:sz w:val="22"/>
          <w:szCs w:val="22"/>
          <w:lang w:val="en-US"/>
        </w:rPr>
        <w:t xml:space="preserve">. </w:t>
      </w:r>
      <w:r w:rsidR="00590F80" w:rsidRPr="00882810">
        <w:rPr>
          <w:rFonts w:cs="Times New Roman"/>
          <w:color w:val="auto"/>
          <w:sz w:val="22"/>
          <w:szCs w:val="22"/>
          <w:lang w:val="en-US"/>
        </w:rPr>
        <w:t>Labeling</w:t>
      </w:r>
      <w:r w:rsidR="00711505" w:rsidRPr="00882810">
        <w:rPr>
          <w:rFonts w:cs="Times New Roman"/>
          <w:color w:val="auto"/>
          <w:sz w:val="22"/>
          <w:szCs w:val="22"/>
          <w:lang w:val="en-US"/>
        </w:rPr>
        <w:t xml:space="preserve"> through </w:t>
      </w:r>
      <w:r w:rsidR="000E31C3" w:rsidRPr="00882810">
        <w:rPr>
          <w:rFonts w:cs="Times New Roman"/>
          <w:color w:val="auto"/>
          <w:sz w:val="22"/>
          <w:szCs w:val="22"/>
          <w:lang w:val="en-US"/>
        </w:rPr>
        <w:t xml:space="preserve">the standard DEA </w:t>
      </w:r>
      <w:r w:rsidR="00711505" w:rsidRPr="00882810">
        <w:rPr>
          <w:rFonts w:cs="Times New Roman"/>
          <w:color w:val="auto"/>
          <w:sz w:val="22"/>
          <w:szCs w:val="22"/>
          <w:lang w:val="en-US"/>
        </w:rPr>
        <w:t>additive model</w:t>
      </w:r>
      <w:r w:rsidR="00726A74" w:rsidRPr="00882810">
        <w:rPr>
          <w:rFonts w:cs="Times New Roman"/>
          <w:color w:val="auto"/>
          <w:sz w:val="22"/>
          <w:szCs w:val="22"/>
          <w:lang w:val="en-US"/>
        </w:rPr>
        <w:t>.</w:t>
      </w:r>
    </w:p>
    <w:p w14:paraId="4508AC56" w14:textId="2A05093E" w:rsidR="00DC1C35" w:rsidRPr="0050535F" w:rsidRDefault="00DC1C35" w:rsidP="00DF3B00">
      <w:pPr>
        <w:spacing w:line="360" w:lineRule="auto"/>
        <w:rPr>
          <w:rFonts w:cs="Times New Roman"/>
          <w:highlight w:val="yellow"/>
          <w:lang w:val="en-US"/>
        </w:rPr>
      </w:pPr>
    </w:p>
    <w:p w14:paraId="78300876" w14:textId="6ACECB17" w:rsidR="009028C0" w:rsidRPr="0050535F" w:rsidRDefault="00310C85" w:rsidP="00DF3B00">
      <w:pPr>
        <w:spacing w:line="360" w:lineRule="auto"/>
        <w:rPr>
          <w:rFonts w:cs="Times New Roman"/>
          <w:lang w:val="en-US"/>
        </w:rPr>
      </w:pPr>
      <w:r w:rsidRPr="0050535F">
        <w:rPr>
          <w:rFonts w:cs="Times New Roman"/>
          <w:lang w:val="en-US"/>
        </w:rPr>
        <w:t xml:space="preserve">Step 2 addresses the dataset imbalance by generating synthetic observations for the </w:t>
      </w:r>
      <w:r w:rsidR="00B44D34">
        <w:rPr>
          <w:rFonts w:cs="Times New Roman"/>
          <w:lang w:val="en-US"/>
        </w:rPr>
        <w:t xml:space="preserve">efficient </w:t>
      </w:r>
      <w:r w:rsidRPr="0050535F">
        <w:rPr>
          <w:rFonts w:cs="Times New Roman"/>
          <w:lang w:val="en-US"/>
        </w:rPr>
        <w:t>minority class</w:t>
      </w:r>
      <w:r w:rsidR="00642A1E">
        <w:rPr>
          <w:rFonts w:cs="Times New Roman"/>
          <w:lang w:val="en-US"/>
        </w:rPr>
        <w:t xml:space="preserve"> in this example</w:t>
      </w:r>
      <w:r w:rsidR="00B44D34">
        <w:rPr>
          <w:rFonts w:cs="Times New Roman"/>
          <w:lang w:val="en-US"/>
        </w:rPr>
        <w:t>.</w:t>
      </w:r>
      <w:r w:rsidR="00E25289" w:rsidRPr="0050535F">
        <w:rPr>
          <w:rFonts w:cs="Times New Roman"/>
          <w:lang w:val="en-US"/>
        </w:rPr>
        <w:t xml:space="preserve"> </w:t>
      </w:r>
      <w:r w:rsidR="00B44D34">
        <w:rPr>
          <w:rFonts w:cs="Times New Roman"/>
          <w:lang w:val="en-US"/>
        </w:rPr>
        <w:t>S</w:t>
      </w:r>
      <w:r w:rsidR="00E25289" w:rsidRPr="0050535F">
        <w:rPr>
          <w:rFonts w:cs="Times New Roman"/>
          <w:lang w:val="en-US"/>
        </w:rPr>
        <w:t xml:space="preserve">ynthetic efficient units, denoted by </w:t>
      </w:r>
      <w:r w:rsidR="00E25289" w:rsidRPr="0050535F">
        <w:rPr>
          <w:rFonts w:cs="Times New Roman"/>
          <w:position w:val="-4"/>
          <w:lang w:val="en-US"/>
        </w:rPr>
        <w:object w:dxaOrig="240" w:dyaOrig="300" w14:anchorId="0C50F591">
          <v:shape id="_x0000_i1118" type="#_x0000_t75" style="width:11.25pt;height:14.25pt" o:ole="">
            <v:imagedata r:id="rId192" o:title=""/>
          </v:shape>
          <o:OLEObject Type="Embed" ProgID="Equation.DSMT4" ShapeID="_x0000_i1118" DrawAspect="Content" ObjectID="_1803729963" r:id="rId193"/>
        </w:object>
      </w:r>
      <w:r w:rsidR="00E25289" w:rsidRPr="0050535F">
        <w:rPr>
          <w:rFonts w:cs="Times New Roman"/>
          <w:lang w:val="en-US"/>
        </w:rPr>
        <w:t xml:space="preserve">, are generated </w:t>
      </w:r>
      <w:r w:rsidR="00B44D34">
        <w:rPr>
          <w:rFonts w:cs="Times New Roman"/>
          <w:lang w:val="en-US"/>
        </w:rPr>
        <w:t xml:space="preserve">as linear combination of the 3 efficient DMUs </w:t>
      </w:r>
      <w:r w:rsidR="00E25289" w:rsidRPr="0050535F">
        <w:rPr>
          <w:rFonts w:cs="Times New Roman"/>
          <w:lang w:val="en-US"/>
        </w:rPr>
        <w:t>until the total number of efficient units reaches 13.</w:t>
      </w:r>
      <w:r w:rsidR="009028C0" w:rsidRPr="0050535F">
        <w:rPr>
          <w:rFonts w:cs="Times New Roman"/>
          <w:lang w:val="en-US"/>
        </w:rPr>
        <w:t xml:space="preserve"> This augmentation results in a new dataset, </w:t>
      </w:r>
      <w:r w:rsidR="009028C0" w:rsidRPr="0050535F">
        <w:rPr>
          <w:rFonts w:cs="Times New Roman"/>
          <w:position w:val="-4"/>
          <w:lang w:val="en-US"/>
        </w:rPr>
        <w:object w:dxaOrig="1040" w:dyaOrig="300" w14:anchorId="6601E733">
          <v:shape id="_x0000_i1119" type="#_x0000_t75" style="width:51.75pt;height:14.25pt" o:ole="">
            <v:imagedata r:id="rId194" o:title=""/>
          </v:shape>
          <o:OLEObject Type="Embed" ProgID="Equation.DSMT4" ShapeID="_x0000_i1119" DrawAspect="Content" ObjectID="_1803729964" r:id="rId195"/>
        </w:object>
      </w:r>
      <w:r w:rsidR="009028C0" w:rsidRPr="0050535F">
        <w:rPr>
          <w:rFonts w:cs="Times New Roman"/>
          <w:lang w:val="en-US"/>
        </w:rPr>
        <w:t xml:space="preserve">, where the efficient DMUs represent approximately 25% of the observations. </w:t>
      </w:r>
      <w:r w:rsidR="00277459">
        <w:rPr>
          <w:rFonts w:cs="Times New Roman"/>
          <w:lang w:val="en-US"/>
        </w:rPr>
        <w:t>T</w:t>
      </w:r>
      <w:r w:rsidR="009028C0" w:rsidRPr="0050535F">
        <w:rPr>
          <w:rFonts w:cs="Times New Roman"/>
          <w:lang w:val="en-US"/>
        </w:rPr>
        <w:t xml:space="preserve">his </w:t>
      </w:r>
      <w:proofErr w:type="gramStart"/>
      <w:r w:rsidR="00462BD9">
        <w:rPr>
          <w:rFonts w:cs="Times New Roman"/>
          <w:lang w:val="en-US"/>
        </w:rPr>
        <w:t xml:space="preserve">particular </w:t>
      </w:r>
      <w:r w:rsidR="001B0E62">
        <w:rPr>
          <w:rFonts w:cs="Times New Roman"/>
          <w:lang w:val="en-US"/>
        </w:rPr>
        <w:t>balance</w:t>
      </w:r>
      <w:proofErr w:type="gramEnd"/>
      <w:r w:rsidR="001B0E62">
        <w:rPr>
          <w:rFonts w:cs="Times New Roman"/>
          <w:lang w:val="en-US"/>
        </w:rPr>
        <w:t xml:space="preserve"> percentage </w:t>
      </w:r>
      <w:r w:rsidR="009028C0" w:rsidRPr="0050535F">
        <w:rPr>
          <w:rFonts w:cs="Times New Roman"/>
          <w:lang w:val="en-US"/>
        </w:rPr>
        <w:t xml:space="preserve">is merely illustrative of the outcomes obtained through the balancing process. In practice, </w:t>
      </w:r>
      <w:r w:rsidR="00642A1E">
        <w:rPr>
          <w:rFonts w:cs="Times New Roman"/>
          <w:lang w:val="en-US"/>
        </w:rPr>
        <w:t xml:space="preserve">we use the </w:t>
      </w:r>
      <w:r w:rsidR="009028C0" w:rsidRPr="0050535F">
        <w:rPr>
          <w:rFonts w:cs="Times New Roman"/>
          <w:lang w:val="en-US"/>
        </w:rPr>
        <w:t xml:space="preserve">neural network to determine the optimal proportion of efficient units, typically ensuring that the minority class constitutes between 20% and 40% of the dataset. </w:t>
      </w:r>
    </w:p>
    <w:p w14:paraId="23C1F7DB" w14:textId="0020066A" w:rsidR="0040438A" w:rsidRPr="0050535F" w:rsidRDefault="00996B88" w:rsidP="00DF3B00">
      <w:pPr>
        <w:spacing w:line="360" w:lineRule="auto"/>
        <w:jc w:val="center"/>
        <w:rPr>
          <w:rFonts w:cs="Times New Roman"/>
          <w:lang w:val="en-US"/>
        </w:rPr>
      </w:pPr>
      <w:r w:rsidRPr="0050535F">
        <w:rPr>
          <w:rFonts w:cs="Times New Roman"/>
          <w:noProof/>
          <w:lang w:val="en-US"/>
        </w:rPr>
        <w:lastRenderedPageBreak/>
        <w:drawing>
          <wp:inline distT="0" distB="0" distL="0" distR="0" wp14:anchorId="2B9D6D28" wp14:editId="58C88C10">
            <wp:extent cx="5207005" cy="3124200"/>
            <wp:effectExtent l="0" t="0" r="0" b="0"/>
            <wp:docPr id="16514984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98443" name="Imagen 2"/>
                    <pic:cNvPicPr>
                      <a:picLocks noChangeAspect="1" noChangeArrowheads="1"/>
                    </pic:cNvPicPr>
                  </pic:nvPicPr>
                  <pic:blipFill>
                    <a:blip r:embed="rId196" cstate="print">
                      <a:extLst>
                        <a:ext uri="{28A0092B-C50C-407E-A947-70E740481C1C}">
                          <a14:useLocalDpi xmlns:a14="http://schemas.microsoft.com/office/drawing/2010/main" val="0"/>
                        </a:ext>
                      </a:extLst>
                    </a:blip>
                    <a:stretch>
                      <a:fillRect/>
                    </a:stretch>
                  </pic:blipFill>
                  <pic:spPr bwMode="auto">
                    <a:xfrm>
                      <a:off x="0" y="0"/>
                      <a:ext cx="5261853" cy="3157109"/>
                    </a:xfrm>
                    <a:prstGeom prst="rect">
                      <a:avLst/>
                    </a:prstGeom>
                    <a:noFill/>
                    <a:ln>
                      <a:noFill/>
                    </a:ln>
                  </pic:spPr>
                </pic:pic>
              </a:graphicData>
            </a:graphic>
          </wp:inline>
        </w:drawing>
      </w:r>
    </w:p>
    <w:p w14:paraId="4D0F9C5F" w14:textId="5366DF06" w:rsidR="00FB7E26" w:rsidRPr="00A5443E" w:rsidRDefault="004A3300" w:rsidP="009028C0">
      <w:pPr>
        <w:pStyle w:val="Descripcin"/>
        <w:spacing w:line="360" w:lineRule="auto"/>
        <w:jc w:val="center"/>
        <w:rPr>
          <w:rFonts w:cs="Times New Roman"/>
          <w:color w:val="auto"/>
          <w:sz w:val="22"/>
          <w:szCs w:val="22"/>
          <w:lang w:val="en-US"/>
        </w:rPr>
      </w:pPr>
      <w:r w:rsidRPr="00A5443E">
        <w:rPr>
          <w:rFonts w:cs="Times New Roman"/>
          <w:color w:val="auto"/>
          <w:sz w:val="22"/>
          <w:szCs w:val="22"/>
          <w:lang w:val="en-US"/>
        </w:rPr>
        <w:t>Figure</w:t>
      </w:r>
      <w:r w:rsidR="00B02895" w:rsidRPr="00A5443E">
        <w:rPr>
          <w:rFonts w:cs="Times New Roman"/>
          <w:color w:val="auto"/>
          <w:sz w:val="22"/>
          <w:szCs w:val="22"/>
          <w:lang w:val="en-US"/>
        </w:rPr>
        <w:t xml:space="preserve"> </w:t>
      </w:r>
      <w:r w:rsidRPr="00A5443E">
        <w:rPr>
          <w:rFonts w:cs="Times New Roman"/>
          <w:color w:val="auto"/>
          <w:sz w:val="22"/>
          <w:szCs w:val="22"/>
          <w:lang w:val="en-US"/>
        </w:rPr>
        <w:t>5</w:t>
      </w:r>
      <w:r w:rsidR="00B02895" w:rsidRPr="00A5443E">
        <w:rPr>
          <w:rFonts w:cs="Times New Roman"/>
          <w:color w:val="auto"/>
          <w:sz w:val="22"/>
          <w:szCs w:val="22"/>
          <w:lang w:val="en-US"/>
        </w:rPr>
        <w:t xml:space="preserve">. </w:t>
      </w:r>
      <w:r w:rsidR="004254B3" w:rsidRPr="00A5443E">
        <w:rPr>
          <w:rFonts w:cs="Times New Roman"/>
          <w:color w:val="auto"/>
          <w:sz w:val="22"/>
          <w:szCs w:val="22"/>
          <w:lang w:val="en-US"/>
        </w:rPr>
        <w:t>T</w:t>
      </w:r>
      <w:r w:rsidR="00383269" w:rsidRPr="00A5443E">
        <w:rPr>
          <w:rFonts w:cs="Times New Roman"/>
          <w:color w:val="auto"/>
          <w:sz w:val="22"/>
          <w:szCs w:val="22"/>
          <w:lang w:val="en-US"/>
        </w:rPr>
        <w:t xml:space="preserve">he </w:t>
      </w:r>
      <w:r w:rsidR="004254B3" w:rsidRPr="00A5443E">
        <w:rPr>
          <w:rFonts w:cs="Times New Roman"/>
          <w:color w:val="auto"/>
          <w:sz w:val="22"/>
          <w:szCs w:val="22"/>
          <w:lang w:val="en-US"/>
        </w:rPr>
        <w:t>labeled</w:t>
      </w:r>
      <w:r w:rsidR="00383269" w:rsidRPr="00A5443E">
        <w:rPr>
          <w:rFonts w:cs="Times New Roman"/>
          <w:color w:val="auto"/>
          <w:sz w:val="22"/>
          <w:szCs w:val="22"/>
          <w:lang w:val="en-US"/>
        </w:rPr>
        <w:t xml:space="preserve"> dataset that will be used for model training.</w:t>
      </w:r>
    </w:p>
    <w:p w14:paraId="47FD339C" w14:textId="77777777" w:rsidR="009028C0" w:rsidRPr="0050535F" w:rsidRDefault="009028C0" w:rsidP="009028C0">
      <w:pPr>
        <w:rPr>
          <w:lang w:val="en-US"/>
        </w:rPr>
      </w:pPr>
    </w:p>
    <w:p w14:paraId="355FD70D" w14:textId="100034CD" w:rsidR="00BF3D16" w:rsidRPr="0050535F" w:rsidRDefault="00212559" w:rsidP="00412633">
      <w:pPr>
        <w:spacing w:line="360" w:lineRule="auto"/>
        <w:rPr>
          <w:rFonts w:cs="Times New Roman"/>
          <w:lang w:val="en-US"/>
        </w:rPr>
      </w:pPr>
      <w:r w:rsidRPr="0050535F">
        <w:rPr>
          <w:rFonts w:cs="Times New Roman"/>
          <w:lang w:val="en-US"/>
        </w:rPr>
        <w:t>The third step involves training the machine learning model.</w:t>
      </w:r>
      <w:r w:rsidR="000507C5" w:rsidRPr="0050535F">
        <w:rPr>
          <w:rFonts w:cs="Times New Roman"/>
          <w:lang w:val="en-US"/>
        </w:rPr>
        <w:t xml:space="preserve"> Seeking simplicity, we employ </w:t>
      </w:r>
      <w:proofErr w:type="gramStart"/>
      <w:r w:rsidR="000507C5" w:rsidRPr="0050535F">
        <w:rPr>
          <w:rFonts w:cs="Times New Roman"/>
          <w:lang w:val="en-US"/>
        </w:rPr>
        <w:t>a NN</w:t>
      </w:r>
      <w:proofErr w:type="gramEnd"/>
      <w:r w:rsidR="000507C5" w:rsidRPr="0050535F">
        <w:rPr>
          <w:rFonts w:cs="Times New Roman"/>
          <w:lang w:val="en-US"/>
        </w:rPr>
        <w:t xml:space="preserve"> with an </w:t>
      </w:r>
      <w:r w:rsidR="001B0E62">
        <w:rPr>
          <w:rFonts w:cs="Times New Roman"/>
          <w:lang w:val="en-US"/>
        </w:rPr>
        <w:t xml:space="preserve">initial (input) </w:t>
      </w:r>
      <w:r w:rsidR="000507C5" w:rsidRPr="0050535F">
        <w:rPr>
          <w:rFonts w:cs="Times New Roman"/>
          <w:lang w:val="en-US"/>
        </w:rPr>
        <w:t xml:space="preserve">layer containing as many nodes as input </w:t>
      </w:r>
      <w:r w:rsidR="001B0E62">
        <w:rPr>
          <w:rFonts w:cs="Times New Roman"/>
          <w:lang w:val="en-US"/>
        </w:rPr>
        <w:t xml:space="preserve">and output </w:t>
      </w:r>
      <w:r w:rsidR="000507C5" w:rsidRPr="0050535F">
        <w:rPr>
          <w:rFonts w:cs="Times New Roman"/>
          <w:lang w:val="en-US"/>
        </w:rPr>
        <w:t>variables</w:t>
      </w:r>
      <w:r w:rsidR="001B0E62">
        <w:rPr>
          <w:rFonts w:cs="Times New Roman"/>
          <w:lang w:val="en-US"/>
        </w:rPr>
        <w:t xml:space="preserve"> (represented in in Figure 1 by I1 (input) and I2 (output))</w:t>
      </w:r>
      <w:r w:rsidR="000507C5" w:rsidRPr="0050535F">
        <w:rPr>
          <w:rFonts w:cs="Times New Roman"/>
          <w:lang w:val="en-US"/>
        </w:rPr>
        <w:t>, a single hidden layer</w:t>
      </w:r>
      <w:r w:rsidR="001B0E62">
        <w:rPr>
          <w:rFonts w:cs="Times New Roman"/>
          <w:lang w:val="en-US"/>
        </w:rPr>
        <w:t xml:space="preserve"> (H1)</w:t>
      </w:r>
      <w:r w:rsidR="000507C5" w:rsidRPr="0050535F">
        <w:rPr>
          <w:rFonts w:cs="Times New Roman"/>
          <w:lang w:val="en-US"/>
        </w:rPr>
        <w:t xml:space="preserve">, and a final </w:t>
      </w:r>
      <w:r w:rsidR="001B0E62">
        <w:rPr>
          <w:rFonts w:cs="Times New Roman"/>
          <w:lang w:val="en-US"/>
        </w:rPr>
        <w:t xml:space="preserve">exit (output) </w:t>
      </w:r>
      <w:r w:rsidR="000507C5" w:rsidRPr="0050535F">
        <w:rPr>
          <w:rFonts w:cs="Times New Roman"/>
          <w:lang w:val="en-US"/>
        </w:rPr>
        <w:t>layer consisting of a single neuron</w:t>
      </w:r>
      <w:r w:rsidR="001B0E62">
        <w:rPr>
          <w:rFonts w:cs="Times New Roman"/>
          <w:lang w:val="en-US"/>
        </w:rPr>
        <w:t xml:space="preserve"> (O1)</w:t>
      </w:r>
      <w:r w:rsidR="000507C5" w:rsidRPr="0050535F">
        <w:rPr>
          <w:rFonts w:cs="Times New Roman"/>
          <w:lang w:val="en-US"/>
        </w:rPr>
        <w:t>.</w:t>
      </w:r>
      <w:r w:rsidR="00A96BCD" w:rsidRPr="0050535F">
        <w:rPr>
          <w:rFonts w:cs="Times New Roman"/>
          <w:lang w:val="en-US"/>
        </w:rPr>
        <w:t xml:space="preserve"> </w:t>
      </w:r>
      <w:r w:rsidR="0068321B" w:rsidRPr="0050535F">
        <w:rPr>
          <w:rFonts w:cs="Times New Roman"/>
          <w:lang w:val="en-US"/>
        </w:rPr>
        <w:t>In practice</w:t>
      </w:r>
      <w:r w:rsidR="00683CF1" w:rsidRPr="0050535F">
        <w:rPr>
          <w:rFonts w:cs="Times New Roman"/>
          <w:lang w:val="en-US"/>
        </w:rPr>
        <w:t xml:space="preserve">, we use the </w:t>
      </w:r>
      <w:r w:rsidR="00683CF1" w:rsidRPr="00E52CEB">
        <w:rPr>
          <w:rFonts w:cs="Times New Roman"/>
          <w:i/>
          <w:iCs/>
          <w:lang w:val="en-US"/>
        </w:rPr>
        <w:t>R</w:t>
      </w:r>
      <w:r w:rsidR="00683CF1" w:rsidRPr="0050535F">
        <w:rPr>
          <w:rFonts w:cs="Times New Roman"/>
          <w:lang w:val="en-US"/>
        </w:rPr>
        <w:t xml:space="preserve"> package </w:t>
      </w:r>
      <w:r w:rsidR="006B7C77">
        <w:rPr>
          <w:rFonts w:cs="Times New Roman"/>
          <w:lang w:val="en-US"/>
        </w:rPr>
        <w:t>‘</w:t>
      </w:r>
      <w:r w:rsidR="00683CF1" w:rsidRPr="00E52CEB">
        <w:rPr>
          <w:rFonts w:cs="Times New Roman"/>
          <w:i/>
          <w:iCs/>
          <w:lang w:val="en-US"/>
        </w:rPr>
        <w:t>caret</w:t>
      </w:r>
      <w:r w:rsidR="006B7C77" w:rsidRPr="00E52CEB">
        <w:rPr>
          <w:rFonts w:cs="Times New Roman"/>
          <w:lang w:val="en-US"/>
        </w:rPr>
        <w:t>’</w:t>
      </w:r>
      <w:r w:rsidR="00683CF1" w:rsidRPr="00E52CEB">
        <w:rPr>
          <w:rFonts w:cs="Times New Roman"/>
          <w:i/>
          <w:iCs/>
          <w:lang w:val="en-US"/>
        </w:rPr>
        <w:t xml:space="preserve"> </w:t>
      </w:r>
      <w:r w:rsidR="00683CF1" w:rsidRPr="0050535F">
        <w:rPr>
          <w:rFonts w:cs="Times New Roman"/>
          <w:lang w:val="en-US"/>
        </w:rPr>
        <w:t xml:space="preserve">(Kuhn, 2008) to facilitate model training, specifically </w:t>
      </w:r>
      <w:r w:rsidR="00D00289" w:rsidRPr="0050535F">
        <w:rPr>
          <w:rFonts w:cs="Times New Roman"/>
          <w:lang w:val="en-US"/>
        </w:rPr>
        <w:t>using</w:t>
      </w:r>
      <w:r w:rsidR="00683CF1" w:rsidRPr="0050535F">
        <w:rPr>
          <w:rFonts w:cs="Times New Roman"/>
          <w:lang w:val="en-US"/>
        </w:rPr>
        <w:t xml:space="preserve"> the NN implementation from the </w:t>
      </w:r>
      <w:r w:rsidR="006B7C77">
        <w:rPr>
          <w:rFonts w:cs="Times New Roman"/>
          <w:lang w:val="en-US"/>
        </w:rPr>
        <w:t>‘</w:t>
      </w:r>
      <w:proofErr w:type="spellStart"/>
      <w:r w:rsidR="00683CF1" w:rsidRPr="00E52CEB">
        <w:rPr>
          <w:rFonts w:cs="Times New Roman"/>
          <w:i/>
          <w:iCs/>
          <w:lang w:val="en-US"/>
        </w:rPr>
        <w:t>nnet</w:t>
      </w:r>
      <w:proofErr w:type="spellEnd"/>
      <w:r w:rsidR="006B7C77" w:rsidRPr="00E52CEB">
        <w:rPr>
          <w:rFonts w:cs="Times New Roman"/>
          <w:lang w:val="en-US"/>
        </w:rPr>
        <w:t>’</w:t>
      </w:r>
      <w:r w:rsidR="00683CF1" w:rsidRPr="0050535F">
        <w:rPr>
          <w:rFonts w:cs="Times New Roman"/>
          <w:lang w:val="en-US"/>
        </w:rPr>
        <w:t xml:space="preserve"> package (Venables &amp; Ripley, 2002).</w:t>
      </w:r>
      <w:r w:rsidR="001E7F65" w:rsidRPr="0050535F">
        <w:rPr>
          <w:rFonts w:cs="Times New Roman"/>
          <w:lang w:val="en-US"/>
        </w:rPr>
        <w:t xml:space="preserve"> </w:t>
      </w:r>
    </w:p>
    <w:p w14:paraId="794FC874" w14:textId="76D0C718" w:rsidR="002C644C" w:rsidRPr="00E72AC7" w:rsidRDefault="00BF3D16" w:rsidP="00E52CEB">
      <w:pPr>
        <w:pStyle w:val="Prrafodelista"/>
        <w:numPr>
          <w:ilvl w:val="0"/>
          <w:numId w:val="7"/>
        </w:numPr>
        <w:spacing w:line="360" w:lineRule="auto"/>
        <w:rPr>
          <w:rFonts w:cs="Times New Roman"/>
          <w:lang w:val="en-US"/>
        </w:rPr>
      </w:pPr>
      <w:r w:rsidRPr="00A96069">
        <w:rPr>
          <w:rFonts w:cs="Times New Roman"/>
          <w:lang w:val="en-US"/>
        </w:rPr>
        <w:t xml:space="preserve">First, we define </w:t>
      </w:r>
      <w:r w:rsidR="009C3CEA" w:rsidRPr="00E72AC7">
        <w:rPr>
          <w:rFonts w:cs="Times New Roman"/>
          <w:lang w:val="en-US"/>
        </w:rPr>
        <w:t xml:space="preserve">the </w:t>
      </w:r>
      <w:r w:rsidRPr="00E72AC7">
        <w:rPr>
          <w:rFonts w:cs="Times New Roman"/>
          <w:lang w:val="en-US"/>
        </w:rPr>
        <w:t xml:space="preserve">different levels of the minority class as </w:t>
      </w:r>
      <w:r w:rsidRPr="0050535F">
        <w:rPr>
          <w:position w:val="-12"/>
          <w:lang w:val="en-US"/>
        </w:rPr>
        <w:object w:dxaOrig="3140" w:dyaOrig="360" w14:anchorId="01238B88">
          <v:shape id="_x0000_i1120" type="#_x0000_t75" style="width:156pt;height:18pt" o:ole="">
            <v:imagedata r:id="rId197" o:title=""/>
          </v:shape>
          <o:OLEObject Type="Embed" ProgID="Equation.DSMT4" ShapeID="_x0000_i1120" DrawAspect="Content" ObjectID="_1803729965" r:id="rId198"/>
        </w:object>
      </w:r>
      <w:r w:rsidRPr="00E72AC7">
        <w:rPr>
          <w:lang w:val="en-US"/>
        </w:rPr>
        <w:t>. Then, for each value in</w:t>
      </w:r>
      <w:r w:rsidR="008B27BD" w:rsidRPr="00E72AC7">
        <w:rPr>
          <w:lang w:val="en-US"/>
        </w:rPr>
        <w:t xml:space="preserve"> </w:t>
      </w:r>
      <w:r w:rsidR="008B27BD" w:rsidRPr="0050535F">
        <w:rPr>
          <w:position w:val="-10"/>
          <w:lang w:val="en-US"/>
        </w:rPr>
        <w:object w:dxaOrig="420" w:dyaOrig="320" w14:anchorId="6243C4FA">
          <v:shape id="_x0000_i1121" type="#_x0000_t75" style="width:20.25pt;height:16.5pt" o:ole="">
            <v:imagedata r:id="rId199" o:title=""/>
          </v:shape>
          <o:OLEObject Type="Embed" ProgID="Equation.DSMT4" ShapeID="_x0000_i1121" DrawAspect="Content" ObjectID="_1803729966" r:id="rId200"/>
        </w:object>
      </w:r>
      <w:r w:rsidRPr="00E72AC7">
        <w:rPr>
          <w:lang w:val="en-US"/>
        </w:rPr>
        <w:t xml:space="preserve">, we </w:t>
      </w:r>
      <w:r w:rsidR="009C3CEA" w:rsidRPr="00E72AC7">
        <w:rPr>
          <w:lang w:val="en-US"/>
        </w:rPr>
        <w:t>construct</w:t>
      </w:r>
      <w:r w:rsidRPr="00E72AC7">
        <w:rPr>
          <w:lang w:val="en-US"/>
        </w:rPr>
        <w:t xml:space="preserve"> a grid of possible values for two hyperparameters: </w:t>
      </w:r>
      <w:commentRangeStart w:id="17"/>
      <w:r w:rsidRPr="00E72AC7">
        <w:rPr>
          <w:lang w:val="en-US"/>
        </w:rPr>
        <w:t>(</w:t>
      </w:r>
      <w:proofErr w:type="spellStart"/>
      <w:r w:rsidRPr="00E72AC7">
        <w:rPr>
          <w:lang w:val="en-US"/>
        </w:rPr>
        <w:t>i</w:t>
      </w:r>
      <w:proofErr w:type="spellEnd"/>
      <w:r w:rsidRPr="00E72AC7">
        <w:rPr>
          <w:lang w:val="en-US"/>
        </w:rPr>
        <w:t xml:space="preserve">) </w:t>
      </w:r>
      <w:commentRangeEnd w:id="17"/>
      <w:r w:rsidR="00C430F3">
        <w:rPr>
          <w:rStyle w:val="Refdecomentario"/>
        </w:rPr>
        <w:commentReference w:id="17"/>
      </w:r>
      <w:r w:rsidRPr="00E72AC7">
        <w:rPr>
          <w:lang w:val="en-US"/>
        </w:rPr>
        <w:t>model fitting size</w:t>
      </w:r>
      <w:r w:rsidR="009C3CEA" w:rsidRPr="00E72AC7">
        <w:rPr>
          <w:lang w:val="en-US"/>
        </w:rPr>
        <w:t xml:space="preserve"> </w:t>
      </w:r>
      <w:r w:rsidR="009C3CEA" w:rsidRPr="0050535F">
        <w:rPr>
          <w:position w:val="-12"/>
          <w:lang w:val="en-US"/>
        </w:rPr>
        <w:object w:dxaOrig="360" w:dyaOrig="360" w14:anchorId="32A2200E">
          <v:shape id="_x0000_i1122" type="#_x0000_t75" style="width:18pt;height:18pt" o:ole="">
            <v:imagedata r:id="rId201" o:title=""/>
          </v:shape>
          <o:OLEObject Type="Embed" ProgID="Equation.DSMT4" ShapeID="_x0000_i1122" DrawAspect="Content" ObjectID="_1803729967" r:id="rId202"/>
        </w:object>
      </w:r>
      <w:r w:rsidR="009C3CEA" w:rsidRPr="00E72AC7">
        <w:rPr>
          <w:lang w:val="en-US"/>
        </w:rPr>
        <w:t xml:space="preserve">, representing the number of neurons in the hidden layer and can take the following values </w:t>
      </w:r>
      <w:r w:rsidR="009C3CEA" w:rsidRPr="0050535F">
        <w:rPr>
          <w:position w:val="-12"/>
          <w:lang w:val="en-US"/>
        </w:rPr>
        <w:object w:dxaOrig="1680" w:dyaOrig="360" w14:anchorId="1F1F0EAD">
          <v:shape id="_x0000_i1123" type="#_x0000_t75" style="width:84pt;height:18pt" o:ole="">
            <v:imagedata r:id="rId203" o:title=""/>
          </v:shape>
          <o:OLEObject Type="Embed" ProgID="Equation.DSMT4" ShapeID="_x0000_i1123" DrawAspect="Content" ObjectID="_1803729968" r:id="rId204"/>
        </w:object>
      </w:r>
      <w:r w:rsidR="009C3CEA" w:rsidRPr="00E72AC7">
        <w:rPr>
          <w:lang w:val="en-US"/>
        </w:rPr>
        <w:t xml:space="preserve">, and a decay parameter </w:t>
      </w:r>
      <w:r w:rsidR="009C3CEA" w:rsidRPr="0050535F">
        <w:rPr>
          <w:position w:val="-12"/>
          <w:lang w:val="en-US"/>
        </w:rPr>
        <w:object w:dxaOrig="400" w:dyaOrig="360" w14:anchorId="019CC25F">
          <v:shape id="_x0000_i1124" type="#_x0000_t75" style="width:20.25pt;height:18pt" o:ole="">
            <v:imagedata r:id="rId205" o:title=""/>
          </v:shape>
          <o:OLEObject Type="Embed" ProgID="Equation.DSMT4" ShapeID="_x0000_i1124" DrawAspect="Content" ObjectID="_1803729969" r:id="rId206"/>
        </w:object>
      </w:r>
      <w:r w:rsidR="009C3CEA" w:rsidRPr="00E72AC7">
        <w:rPr>
          <w:lang w:val="en-US"/>
        </w:rPr>
        <w:t xml:space="preserve">, acting as a regularization constrained, which can take values </w:t>
      </w:r>
      <w:r w:rsidRPr="0050535F">
        <w:rPr>
          <w:position w:val="-12"/>
          <w:lang w:val="en-US"/>
        </w:rPr>
        <w:object w:dxaOrig="2980" w:dyaOrig="360" w14:anchorId="462C0D33">
          <v:shape id="_x0000_i1125" type="#_x0000_t75" style="width:149.25pt;height:18pt" o:ole="">
            <v:imagedata r:id="rId207" o:title=""/>
          </v:shape>
          <o:OLEObject Type="Embed" ProgID="Equation.DSMT4" ShapeID="_x0000_i1125" DrawAspect="Content" ObjectID="_1803729970" r:id="rId208"/>
        </w:object>
      </w:r>
      <w:r w:rsidRPr="00E72AC7">
        <w:rPr>
          <w:lang w:val="en-US"/>
        </w:rPr>
        <w:t>.</w:t>
      </w:r>
      <w:r w:rsidR="009C3CEA" w:rsidRPr="00E72AC7">
        <w:rPr>
          <w:lang w:val="en-US"/>
        </w:rPr>
        <w:t xml:space="preserve"> </w:t>
      </w:r>
      <w:r w:rsidR="00212559" w:rsidRPr="00E72AC7">
        <w:rPr>
          <w:rFonts w:cs="Times New Roman"/>
          <w:lang w:val="en-US"/>
        </w:rPr>
        <w:t xml:space="preserve">To determine these hyperparameters, </w:t>
      </w:r>
      <w:r w:rsidR="002C644C" w:rsidRPr="00E72AC7">
        <w:rPr>
          <w:rFonts w:cs="Times New Roman"/>
          <w:lang w:val="en-US"/>
        </w:rPr>
        <w:t xml:space="preserve">we perform </w:t>
      </w:r>
      <w:r w:rsidR="00212559" w:rsidRPr="00E72AC7">
        <w:rPr>
          <w:rFonts w:cs="Times New Roman"/>
          <w:lang w:val="en-US"/>
        </w:rPr>
        <w:t>5-fold cross-validation.</w:t>
      </w:r>
      <w:r w:rsidR="00F515EF" w:rsidRPr="00E72AC7">
        <w:rPr>
          <w:rFonts w:cs="Times New Roman"/>
          <w:lang w:val="en-US"/>
        </w:rPr>
        <w:t xml:space="preserve"> </w:t>
      </w:r>
      <w:r w:rsidR="00B9148F" w:rsidRPr="00E72AC7">
        <w:rPr>
          <w:rFonts w:cs="Times New Roman"/>
          <w:lang w:val="en-US"/>
        </w:rPr>
        <w:t>After that</w:t>
      </w:r>
      <w:r w:rsidR="009C3CEA" w:rsidRPr="00E72AC7">
        <w:rPr>
          <w:rFonts w:cs="Times New Roman"/>
          <w:lang w:val="en-US"/>
        </w:rPr>
        <w:t>, we evaluate the performance of each hyperparameter configuration</w:t>
      </w:r>
      <w:r w:rsidR="002C644C" w:rsidRPr="00E72AC7">
        <w:rPr>
          <w:rFonts w:cs="Times New Roman"/>
          <w:lang w:val="en-US"/>
        </w:rPr>
        <w:t xml:space="preserve"> </w:t>
      </w:r>
      <w:r w:rsidR="002C644C" w:rsidRPr="0050535F">
        <w:rPr>
          <w:rFonts w:cs="Times New Roman"/>
          <w:position w:val="-12"/>
          <w:lang w:val="en-US"/>
        </w:rPr>
        <w:object w:dxaOrig="600" w:dyaOrig="360" w14:anchorId="4564AB05">
          <v:shape id="_x0000_i1126" type="#_x0000_t75" style="width:30pt;height:18pt" o:ole="">
            <v:imagedata r:id="rId209" o:title=""/>
          </v:shape>
          <o:OLEObject Type="Embed" ProgID="Equation.DSMT4" ShapeID="_x0000_i1126" DrawAspect="Content" ObjectID="_1803729971" r:id="rId210"/>
        </w:object>
      </w:r>
      <w:r w:rsidR="009C3CEA" w:rsidRPr="00E72AC7">
        <w:rPr>
          <w:rFonts w:cs="Times New Roman"/>
          <w:lang w:val="en-US"/>
        </w:rPr>
        <w:t xml:space="preserve"> for a given minority class proportion using the full dataset </w:t>
      </w:r>
      <w:r w:rsidR="002C644C" w:rsidRPr="0050535F">
        <w:rPr>
          <w:rFonts w:cs="Times New Roman"/>
          <w:position w:val="-4"/>
          <w:lang w:val="en-US"/>
        </w:rPr>
        <w:object w:dxaOrig="240" w:dyaOrig="240" w14:anchorId="4C3B4163">
          <v:shape id="_x0000_i1127" type="#_x0000_t75" style="width:12pt;height:12pt" o:ole="">
            <v:imagedata r:id="rId211" o:title=""/>
          </v:shape>
          <o:OLEObject Type="Embed" ProgID="Equation.DSMT4" ShapeID="_x0000_i1127" DrawAspect="Content" ObjectID="_1803729972" r:id="rId212"/>
        </w:object>
      </w:r>
      <w:r w:rsidR="002C644C" w:rsidRPr="00E72AC7">
        <w:rPr>
          <w:rFonts w:cs="Times New Roman"/>
          <w:lang w:val="en-US"/>
        </w:rPr>
        <w:t xml:space="preserve">. Due to the limited sample size of </w:t>
      </w:r>
      <w:r w:rsidR="009C3CEA" w:rsidRPr="0050535F">
        <w:rPr>
          <w:rFonts w:cs="Times New Roman"/>
          <w:position w:val="-4"/>
          <w:lang w:val="en-US"/>
        </w:rPr>
        <w:object w:dxaOrig="240" w:dyaOrig="240" w14:anchorId="6C41469F">
          <v:shape id="_x0000_i1128" type="#_x0000_t75" style="width:12pt;height:12pt" o:ole="">
            <v:imagedata r:id="rId213" o:title=""/>
          </v:shape>
          <o:OLEObject Type="Embed" ProgID="Equation.DSMT4" ShapeID="_x0000_i1128" DrawAspect="Content" ObjectID="_1803729973" r:id="rId214"/>
        </w:object>
      </w:r>
      <w:r w:rsidR="002C644C" w:rsidRPr="00E72AC7">
        <w:rPr>
          <w:rFonts w:cs="Times New Roman"/>
          <w:lang w:val="en-US"/>
        </w:rPr>
        <w:t xml:space="preserve">, we do not use </w:t>
      </w:r>
      <w:r w:rsidR="00E72AC7">
        <w:rPr>
          <w:rFonts w:cs="Times New Roman"/>
          <w:lang w:val="en-US"/>
        </w:rPr>
        <w:t xml:space="preserve">in this example </w:t>
      </w:r>
      <w:r w:rsidR="002C644C" w:rsidRPr="00A96069">
        <w:rPr>
          <w:rFonts w:cs="Times New Roman"/>
          <w:lang w:val="en-US"/>
        </w:rPr>
        <w:t>a separate validation set. Instead, performance is assessed directly on the observed data,</w:t>
      </w:r>
      <w:r w:rsidR="002C644C" w:rsidRPr="00E72AC7">
        <w:rPr>
          <w:rFonts w:cs="Times New Roman"/>
          <w:lang w:val="en-US"/>
        </w:rPr>
        <w:t xml:space="preserve"> ensuring consistency across all models.</w:t>
      </w:r>
    </w:p>
    <w:p w14:paraId="03C20105" w14:textId="00BF8660" w:rsidR="00046CEE" w:rsidRPr="003F17CE" w:rsidRDefault="00C90C46" w:rsidP="003F17CE">
      <w:pPr>
        <w:pStyle w:val="Prrafodelista"/>
        <w:spacing w:line="360" w:lineRule="auto"/>
        <w:ind w:left="360"/>
        <w:rPr>
          <w:lang w:val="en-US"/>
        </w:rPr>
      </w:pPr>
      <w:r w:rsidRPr="0050535F">
        <w:rPr>
          <w:rFonts w:cs="Times New Roman"/>
          <w:lang w:val="en-US"/>
        </w:rPr>
        <w:t xml:space="preserve">Table 1 presents the performance of the fitted models for </w:t>
      </w:r>
      <w:r w:rsidR="009C3CEA" w:rsidRPr="0050535F">
        <w:rPr>
          <w:rFonts w:cs="Times New Roman"/>
          <w:lang w:val="en-US"/>
        </w:rPr>
        <w:t xml:space="preserve">different values of </w:t>
      </w:r>
      <w:r w:rsidR="00B9148F" w:rsidRPr="0050535F">
        <w:rPr>
          <w:rFonts w:cs="Times New Roman"/>
          <w:position w:val="-10"/>
          <w:lang w:val="en-US"/>
        </w:rPr>
        <w:object w:dxaOrig="420" w:dyaOrig="320" w14:anchorId="1BC7E1DA">
          <v:shape id="_x0000_i1129" type="#_x0000_t75" style="width:20.25pt;height:16.5pt" o:ole="">
            <v:imagedata r:id="rId215" o:title=""/>
          </v:shape>
          <o:OLEObject Type="Embed" ProgID="Equation.DSMT4" ShapeID="_x0000_i1129" DrawAspect="Content" ObjectID="_1803729974" r:id="rId216"/>
        </w:object>
      </w:r>
      <w:r w:rsidR="00B24F31" w:rsidRPr="0050535F">
        <w:rPr>
          <w:rFonts w:cs="Times New Roman"/>
          <w:lang w:val="en-US"/>
        </w:rPr>
        <w:t>,</w:t>
      </w:r>
      <w:r w:rsidR="00EB2331" w:rsidRPr="0050535F">
        <w:rPr>
          <w:rFonts w:cs="Times New Roman"/>
          <w:lang w:val="en-US"/>
        </w:rPr>
        <w:t xml:space="preserve"> using </w:t>
      </w:r>
      <w:r w:rsidRPr="0050535F">
        <w:rPr>
          <w:rFonts w:cs="Times New Roman"/>
          <w:lang w:val="en-US"/>
        </w:rPr>
        <w:t>standard metrics commonly applied in ML problems</w:t>
      </w:r>
      <w:r w:rsidR="00EB2331" w:rsidRPr="0050535F">
        <w:rPr>
          <w:rFonts w:cs="Times New Roman"/>
          <w:lang w:val="en-US"/>
        </w:rPr>
        <w:t xml:space="preserve"> as defined in Step 3</w:t>
      </w:r>
      <w:r w:rsidRPr="0050535F">
        <w:rPr>
          <w:rFonts w:cs="Times New Roman"/>
          <w:lang w:val="en-US"/>
        </w:rPr>
        <w:t>.</w:t>
      </w:r>
      <w:r w:rsidR="002C644C" w:rsidRPr="0050535F">
        <w:rPr>
          <w:rFonts w:cs="Times New Roman"/>
          <w:lang w:val="en-US"/>
        </w:rPr>
        <w:t xml:space="preserve"> </w:t>
      </w:r>
      <w:r w:rsidR="005335EF" w:rsidRPr="0050535F">
        <w:rPr>
          <w:rFonts w:cs="Times New Roman"/>
          <w:lang w:val="en-US"/>
        </w:rPr>
        <w:t xml:space="preserve">Although the choice </w:t>
      </w:r>
      <w:r w:rsidR="005335EF" w:rsidRPr="0050535F">
        <w:rPr>
          <w:rFonts w:cs="Times New Roman"/>
          <w:lang w:val="en-US"/>
        </w:rPr>
        <w:lastRenderedPageBreak/>
        <w:t xml:space="preserve">of metrics for evaluating the performance of an ML model is arbitrary and depends on the specific characteristics of the problem, we propose the following approach for our specific efficiency analysis. First, we select the model with the highest accuracy rate while considering both classes, using </w:t>
      </w:r>
      <w:r w:rsidR="002C644C" w:rsidRPr="0050535F">
        <w:rPr>
          <w:rFonts w:cs="Times New Roman"/>
          <w:lang w:val="en-US"/>
        </w:rPr>
        <w:t>balanced accuracy</w:t>
      </w:r>
      <w:r w:rsidR="005335EF" w:rsidRPr="0050535F">
        <w:rPr>
          <w:rFonts w:cs="Times New Roman"/>
          <w:lang w:val="en-US"/>
        </w:rPr>
        <w:t xml:space="preserve">. If multiple models achieve the same </w:t>
      </w:r>
      <w:r w:rsidR="002C644C" w:rsidRPr="0050535F">
        <w:rPr>
          <w:rFonts w:cs="Times New Roman"/>
          <w:lang w:val="en-US"/>
        </w:rPr>
        <w:t xml:space="preserve">balanced </w:t>
      </w:r>
      <w:r w:rsidR="005335EF" w:rsidRPr="0050535F">
        <w:rPr>
          <w:rFonts w:cs="Times New Roman"/>
          <w:lang w:val="en-US"/>
        </w:rPr>
        <w:t xml:space="preserve">accuracy, we then evaluate them based on metrics that prioritize the minority 'efficient' class, which is our primary interest. Specifically, we use the F1-score, as it balances detection and confidence through the harmonic </w:t>
      </w:r>
      <w:proofErr w:type="gramStart"/>
      <w:r w:rsidR="005335EF" w:rsidRPr="0050535F">
        <w:rPr>
          <w:rFonts w:cs="Times New Roman"/>
          <w:lang w:val="en-US"/>
        </w:rPr>
        <w:t>mean</w:t>
      </w:r>
      <w:proofErr w:type="gramEnd"/>
      <w:r w:rsidR="005335EF" w:rsidRPr="0050535F">
        <w:rPr>
          <w:rFonts w:cs="Times New Roman"/>
          <w:lang w:val="en-US"/>
        </w:rPr>
        <w:t xml:space="preserve">. If a tie persists, we further assess models based on confidence using </w:t>
      </w:r>
      <w:r w:rsidR="002C644C" w:rsidRPr="0050535F">
        <w:rPr>
          <w:rFonts w:cs="Times New Roman"/>
          <w:lang w:val="en-US"/>
        </w:rPr>
        <w:t>precision</w:t>
      </w:r>
      <w:r w:rsidR="005335EF" w:rsidRPr="0050535F">
        <w:rPr>
          <w:rFonts w:cs="Times New Roman"/>
          <w:lang w:val="en-US"/>
        </w:rPr>
        <w:t xml:space="preserve">, and finally, on detection using </w:t>
      </w:r>
      <w:r w:rsidR="002C644C" w:rsidRPr="0050535F">
        <w:rPr>
          <w:rFonts w:cs="Times New Roman"/>
          <w:lang w:val="en-US"/>
        </w:rPr>
        <w:t>sensitivity</w:t>
      </w:r>
      <w:r w:rsidR="005335EF" w:rsidRPr="0050535F">
        <w:rPr>
          <w:rFonts w:cs="Times New Roman"/>
          <w:lang w:val="en-US"/>
        </w:rPr>
        <w:t xml:space="preserve">. </w:t>
      </w:r>
      <w:r w:rsidRPr="0050535F">
        <w:rPr>
          <w:rFonts w:cs="Times New Roman"/>
          <w:lang w:val="en-US"/>
        </w:rPr>
        <w:t xml:space="preserve">Since </w:t>
      </w:r>
      <w:r w:rsidR="002C644C" w:rsidRPr="0050535F">
        <w:rPr>
          <w:rFonts w:cs="Times New Roman"/>
          <w:lang w:val="en-US"/>
        </w:rPr>
        <w:t>performance</w:t>
      </w:r>
      <w:r w:rsidR="0050301B" w:rsidRPr="0050535F">
        <w:rPr>
          <w:rFonts w:cs="Times New Roman"/>
          <w:lang w:val="en-US"/>
        </w:rPr>
        <w:t xml:space="preserve"> </w:t>
      </w:r>
      <w:r w:rsidR="00E72AC7">
        <w:rPr>
          <w:rFonts w:cs="Times New Roman"/>
          <w:lang w:val="en-US"/>
        </w:rPr>
        <w:t xml:space="preserve">for all metrics </w:t>
      </w:r>
      <w:r w:rsidR="0050301B" w:rsidRPr="0050535F">
        <w:rPr>
          <w:rFonts w:cs="Times New Roman"/>
          <w:lang w:val="en-US"/>
        </w:rPr>
        <w:t xml:space="preserve">is tied </w:t>
      </w:r>
      <w:proofErr w:type="gramStart"/>
      <w:r w:rsidRPr="0050535F">
        <w:rPr>
          <w:rFonts w:cs="Times New Roman"/>
          <w:lang w:val="en-US"/>
        </w:rPr>
        <w:t>for</w:t>
      </w:r>
      <w:proofErr w:type="gramEnd"/>
      <w:r w:rsidRPr="0050535F">
        <w:rPr>
          <w:rFonts w:cs="Times New Roman"/>
          <w:lang w:val="en-US"/>
        </w:rPr>
        <w:t xml:space="preserve"> </w:t>
      </w:r>
      <w:r w:rsidR="00B24F31" w:rsidRPr="0050535F">
        <w:rPr>
          <w:rFonts w:cs="Times New Roman"/>
          <w:lang w:val="en-US"/>
        </w:rPr>
        <w:t>minority class distributions</w:t>
      </w:r>
      <w:r w:rsidR="0050301B" w:rsidRPr="0050535F">
        <w:rPr>
          <w:rFonts w:cs="Times New Roman"/>
          <w:lang w:val="en-US"/>
        </w:rPr>
        <w:t xml:space="preserve"> of</w:t>
      </w:r>
      <w:r w:rsidRPr="0050535F">
        <w:rPr>
          <w:rFonts w:cs="Times New Roman"/>
          <w:lang w:val="en-US"/>
        </w:rPr>
        <w:t xml:space="preserve"> 25</w:t>
      </w:r>
      <w:r w:rsidR="00161739" w:rsidRPr="0050535F">
        <w:rPr>
          <w:rFonts w:cs="Times New Roman"/>
          <w:lang w:val="en-US"/>
        </w:rPr>
        <w:t>%</w:t>
      </w:r>
      <w:r w:rsidRPr="0050535F">
        <w:rPr>
          <w:rFonts w:cs="Times New Roman"/>
          <w:lang w:val="en-US"/>
        </w:rPr>
        <w:t>, 35</w:t>
      </w:r>
      <w:r w:rsidR="00161739" w:rsidRPr="0050535F">
        <w:rPr>
          <w:rFonts w:cs="Times New Roman"/>
          <w:lang w:val="en-US"/>
        </w:rPr>
        <w:t>%</w:t>
      </w:r>
      <w:r w:rsidRPr="0050535F">
        <w:rPr>
          <w:rFonts w:cs="Times New Roman"/>
          <w:lang w:val="en-US"/>
        </w:rPr>
        <w:t>, and 4</w:t>
      </w:r>
      <w:r w:rsidR="00161739" w:rsidRPr="0050535F">
        <w:rPr>
          <w:rFonts w:cs="Times New Roman"/>
          <w:lang w:val="en-US"/>
        </w:rPr>
        <w:t>0%</w:t>
      </w:r>
      <w:r w:rsidR="0050301B" w:rsidRPr="0050535F">
        <w:rPr>
          <w:rFonts w:cs="Times New Roman"/>
          <w:lang w:val="en-US"/>
        </w:rPr>
        <w:t xml:space="preserve"> (see </w:t>
      </w:r>
      <w:r w:rsidR="00710CD2">
        <w:rPr>
          <w:rFonts w:cs="Times New Roman"/>
          <w:lang w:val="en-US"/>
        </w:rPr>
        <w:t xml:space="preserve">upper panel of </w:t>
      </w:r>
      <w:r w:rsidR="0050301B" w:rsidRPr="0050535F">
        <w:rPr>
          <w:rFonts w:cs="Times New Roman"/>
          <w:lang w:val="en-US"/>
        </w:rPr>
        <w:t>Table 1</w:t>
      </w:r>
      <w:r w:rsidR="00E72AC7">
        <w:rPr>
          <w:rFonts w:cs="Times New Roman"/>
          <w:lang w:val="en-US"/>
        </w:rPr>
        <w:t xml:space="preserve">. </w:t>
      </w:r>
      <w:r w:rsidR="00A96069">
        <w:rPr>
          <w:rFonts w:cs="Times New Roman"/>
          <w:lang w:val="en-US"/>
        </w:rPr>
        <w:t>Stage 1</w:t>
      </w:r>
      <w:r w:rsidR="00710CD2">
        <w:rPr>
          <w:rFonts w:cs="Times New Roman"/>
          <w:lang w:val="en-US"/>
        </w:rPr>
        <w:t>:</w:t>
      </w:r>
      <w:r w:rsidR="00A96069">
        <w:rPr>
          <w:rFonts w:cs="Times New Roman"/>
          <w:lang w:val="en-US"/>
        </w:rPr>
        <w:t xml:space="preserve"> </w:t>
      </w:r>
      <w:r w:rsidR="00A96069" w:rsidRPr="0050535F">
        <w:rPr>
          <w:rFonts w:eastAsia="Times New Roman" w:cs="Times New Roman"/>
          <w:color w:val="000000"/>
          <w:kern w:val="0"/>
          <w:lang w:val="en-US" w:eastAsia="es-ES"/>
          <w14:ligatures w14:val="none"/>
        </w:rPr>
        <w:t>Performance using real dataset</w:t>
      </w:r>
      <w:r w:rsidR="0050301B" w:rsidRPr="0050535F">
        <w:rPr>
          <w:rFonts w:cs="Times New Roman"/>
          <w:lang w:val="en-US"/>
        </w:rPr>
        <w:t>)</w:t>
      </w:r>
      <w:r w:rsidRPr="0050535F">
        <w:rPr>
          <w:rFonts w:cs="Times New Roman"/>
          <w:lang w:val="en-US"/>
        </w:rPr>
        <w:t xml:space="preserve">, </w:t>
      </w:r>
      <w:r w:rsidR="002C644C" w:rsidRPr="0050535F">
        <w:rPr>
          <w:rFonts w:cs="Times New Roman"/>
          <w:lang w:val="en-US"/>
        </w:rPr>
        <w:t xml:space="preserve">we </w:t>
      </w:r>
      <w:r w:rsidR="0050301B" w:rsidRPr="0050535F">
        <w:rPr>
          <w:rFonts w:cs="Times New Roman"/>
          <w:lang w:val="en-US"/>
        </w:rPr>
        <w:t xml:space="preserve">further </w:t>
      </w:r>
      <w:r w:rsidR="00B24F31" w:rsidRPr="0050535F">
        <w:rPr>
          <w:rFonts w:cs="Times New Roman"/>
          <w:lang w:val="en-US"/>
        </w:rPr>
        <w:t xml:space="preserve">evaluate performance using the </w:t>
      </w:r>
      <w:r w:rsidR="002C644C" w:rsidRPr="0050535F">
        <w:rPr>
          <w:rFonts w:cs="Times New Roman"/>
          <w:lang w:val="en-US"/>
        </w:rPr>
        <w:t xml:space="preserve">augmented </w:t>
      </w:r>
      <w:r w:rsidR="00B24F31" w:rsidRPr="0050535F">
        <w:rPr>
          <w:rFonts w:cs="Times New Roman"/>
          <w:lang w:val="en-US"/>
        </w:rPr>
        <w:t>dataset</w:t>
      </w:r>
      <w:r w:rsidR="002C644C" w:rsidRPr="0050535F">
        <w:rPr>
          <w:rFonts w:cs="Times New Roman"/>
          <w:lang w:val="en-US"/>
        </w:rPr>
        <w:t xml:space="preserve"> </w:t>
      </w:r>
      <w:r w:rsidR="0050301B" w:rsidRPr="0050535F">
        <w:rPr>
          <w:rFonts w:cs="Times New Roman"/>
          <w:position w:val="-16"/>
          <w:lang w:val="en-US"/>
        </w:rPr>
        <w:object w:dxaOrig="420" w:dyaOrig="440" w14:anchorId="0B6FA08D">
          <v:shape id="_x0000_i1130" type="#_x0000_t75" style="width:20.25pt;height:21.75pt" o:ole="">
            <v:imagedata r:id="rId217" o:title=""/>
          </v:shape>
          <o:OLEObject Type="Embed" ProgID="Equation.DSMT4" ShapeID="_x0000_i1130" DrawAspect="Content" ObjectID="_1803729975" r:id="rId218"/>
        </w:object>
      </w:r>
      <w:r w:rsidR="003F17CE">
        <w:rPr>
          <w:rFonts w:cs="Times New Roman"/>
          <w:lang w:val="en-US"/>
        </w:rPr>
        <w:t xml:space="preserve"> </w:t>
      </w:r>
      <w:commentRangeStart w:id="18"/>
      <w:r w:rsidR="003F17CE" w:rsidRPr="00882810">
        <w:rPr>
          <w:rFonts w:cs="Times New Roman"/>
          <w:highlight w:val="yellow"/>
          <w:lang w:val="en-US"/>
        </w:rPr>
        <w:t>for these balance levels</w:t>
      </w:r>
      <w:commentRangeEnd w:id="18"/>
      <w:r w:rsidR="003F17CE">
        <w:rPr>
          <w:rStyle w:val="Refdecomentario"/>
        </w:rPr>
        <w:commentReference w:id="18"/>
      </w:r>
      <w:r w:rsidR="00B24F31" w:rsidRPr="0050535F">
        <w:rPr>
          <w:rFonts w:cs="Times New Roman"/>
          <w:lang w:val="en-US"/>
        </w:rPr>
        <w:t xml:space="preserve">, </w:t>
      </w:r>
      <w:r w:rsidR="0050301B" w:rsidRPr="0050535F">
        <w:rPr>
          <w:rFonts w:cs="Times New Roman"/>
          <w:lang w:val="en-US"/>
        </w:rPr>
        <w:t xml:space="preserve">which </w:t>
      </w:r>
      <w:r w:rsidR="00B24F31" w:rsidRPr="0050535F">
        <w:rPr>
          <w:rFonts w:cs="Times New Roman"/>
          <w:lang w:val="en-US"/>
        </w:rPr>
        <w:t>includ</w:t>
      </w:r>
      <w:r w:rsidR="0050301B" w:rsidRPr="0050535F">
        <w:rPr>
          <w:rFonts w:cs="Times New Roman"/>
          <w:lang w:val="en-US"/>
        </w:rPr>
        <w:t>ed</w:t>
      </w:r>
      <w:r w:rsidR="00B24F31" w:rsidRPr="0050535F">
        <w:rPr>
          <w:rFonts w:cs="Times New Roman"/>
          <w:lang w:val="en-US"/>
        </w:rPr>
        <w:t xml:space="preserve"> both real and synthetic units</w:t>
      </w:r>
      <w:r w:rsidR="007B7EB2" w:rsidRPr="00D13817">
        <w:rPr>
          <w:rFonts w:cs="Times New Roman"/>
          <w:lang w:val="en-US"/>
        </w:rPr>
        <w:sym w:font="Symbol" w:char="F0BE"/>
      </w:r>
      <w:r w:rsidR="007B7EB2" w:rsidRPr="00D13817">
        <w:rPr>
          <w:rFonts w:cs="Times New Roman"/>
          <w:lang w:val="en-US"/>
        </w:rPr>
        <w:t>i.e. used as train dataset</w:t>
      </w:r>
      <w:r w:rsidR="00D13817" w:rsidRPr="00D13817">
        <w:rPr>
          <w:rFonts w:cs="Times New Roman"/>
          <w:lang w:val="en-US"/>
        </w:rPr>
        <w:t xml:space="preserve"> </w:t>
      </w:r>
      <w:r w:rsidR="00D13817" w:rsidRPr="00D13817">
        <w:rPr>
          <w:rFonts w:cs="Times New Roman"/>
        </w:rPr>
        <w:t>for each balance level</w:t>
      </w:r>
      <w:r w:rsidR="0050301B" w:rsidRPr="00D13817">
        <w:rPr>
          <w:rFonts w:cs="Times New Roman"/>
          <w:lang w:val="en-US"/>
        </w:rPr>
        <w:t>.</w:t>
      </w:r>
      <w:r w:rsidR="00E72AC7" w:rsidRPr="00D13817">
        <w:rPr>
          <w:rFonts w:cs="Times New Roman"/>
          <w:lang w:val="en-US"/>
        </w:rPr>
        <w:t xml:space="preserve"> After this evaluation, configurations with minority class proportion of 25% and 40% remained tied (see </w:t>
      </w:r>
      <w:r w:rsidR="00212AED" w:rsidRPr="00D13817">
        <w:rPr>
          <w:rFonts w:cs="Times New Roman"/>
          <w:lang w:val="en-US"/>
        </w:rPr>
        <w:t xml:space="preserve">lower panel of </w:t>
      </w:r>
      <w:r w:rsidR="00E72AC7" w:rsidRPr="00D13817">
        <w:rPr>
          <w:rFonts w:cs="Times New Roman"/>
          <w:lang w:val="en-US"/>
        </w:rPr>
        <w:t xml:space="preserve">Table </w:t>
      </w:r>
      <w:r w:rsidR="00212AED" w:rsidRPr="00D13817">
        <w:rPr>
          <w:rFonts w:cs="Times New Roman"/>
          <w:lang w:val="en-US"/>
        </w:rPr>
        <w:t>1</w:t>
      </w:r>
      <w:r w:rsidR="00710CD2" w:rsidRPr="00D13817">
        <w:rPr>
          <w:rFonts w:cs="Times New Roman"/>
          <w:lang w:val="en-US"/>
        </w:rPr>
        <w:t>.</w:t>
      </w:r>
      <w:r w:rsidR="00710CD2" w:rsidRPr="00D13817">
        <w:t xml:space="preserve"> </w:t>
      </w:r>
      <w:r w:rsidR="00710CD2" w:rsidRPr="00D13817">
        <w:rPr>
          <w:rFonts w:cs="Times New Roman"/>
          <w:lang w:val="en-US"/>
        </w:rPr>
        <w:t>Stage 2: Performance using train dataset</w:t>
      </w:r>
      <w:r w:rsidR="00E72AC7" w:rsidRPr="00D13817">
        <w:rPr>
          <w:rFonts w:cs="Times New Roman"/>
          <w:lang w:val="en-US"/>
        </w:rPr>
        <w:t xml:space="preserve">). Hence, following the principle of parsimony, we select the dataset with a minority class proportion of 0.25. </w:t>
      </w:r>
    </w:p>
    <w:p w14:paraId="167502C5" w14:textId="77777777" w:rsidR="00E72AC7" w:rsidRDefault="00E72AC7" w:rsidP="00E72AC7">
      <w:pPr>
        <w:pStyle w:val="Prrafodelista"/>
        <w:spacing w:line="360" w:lineRule="auto"/>
        <w:ind w:left="360"/>
        <w:rPr>
          <w:rFonts w:cs="Times New Roman"/>
          <w:lang w:val="en-US"/>
        </w:rPr>
      </w:pPr>
    </w:p>
    <w:tbl>
      <w:tblPr>
        <w:tblW w:w="7510" w:type="dxa"/>
        <w:jc w:val="center"/>
        <w:tblCellMar>
          <w:left w:w="70" w:type="dxa"/>
          <w:right w:w="70" w:type="dxa"/>
        </w:tblCellMar>
        <w:tblLook w:val="04A0" w:firstRow="1" w:lastRow="0" w:firstColumn="1" w:lastColumn="0" w:noHBand="0" w:noVBand="1"/>
      </w:tblPr>
      <w:tblGrid>
        <w:gridCol w:w="1299"/>
        <w:gridCol w:w="1863"/>
        <w:gridCol w:w="1240"/>
        <w:gridCol w:w="1240"/>
        <w:gridCol w:w="1868"/>
      </w:tblGrid>
      <w:tr w:rsidR="00E72AC7" w:rsidRPr="0050535F" w14:paraId="13311C3E" w14:textId="77777777" w:rsidTr="003F17CE">
        <w:trPr>
          <w:trHeight w:val="292"/>
          <w:jc w:val="center"/>
        </w:trPr>
        <w:tc>
          <w:tcPr>
            <w:tcW w:w="7510" w:type="dxa"/>
            <w:gridSpan w:val="5"/>
            <w:tcBorders>
              <w:bottom w:val="single" w:sz="4" w:space="0" w:color="auto"/>
            </w:tcBorders>
            <w:shd w:val="clear" w:color="auto" w:fill="auto"/>
            <w:noWrap/>
            <w:vAlign w:val="bottom"/>
          </w:tcPr>
          <w:p w14:paraId="69FFBE36" w14:textId="2EBF8D5B" w:rsidR="00E72AC7" w:rsidRPr="002737AF" w:rsidRDefault="00E72AC7"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Stage 1: Performance using real dataset</w:t>
            </w:r>
            <w:r w:rsidR="002737AF">
              <w:rPr>
                <w:rFonts w:eastAsia="Times New Roman" w:cs="Times New Roman"/>
                <w:color w:val="000000"/>
                <w:kern w:val="0"/>
                <w:lang w:val="en-US" w:eastAsia="es-ES"/>
                <w14:ligatures w14:val="none"/>
              </w:rPr>
              <w:t xml:space="preserve"> (</w:t>
            </w:r>
            <w:r w:rsidR="002737AF" w:rsidRPr="003F17CE">
              <w:rPr>
                <w:rFonts w:eastAsia="Times New Roman" w:cs="Times New Roman"/>
                <w:i/>
                <w:iCs/>
                <w:color w:val="000000"/>
                <w:kern w:val="0"/>
                <w:lang w:val="en-US" w:eastAsia="es-ES"/>
                <w14:ligatures w14:val="none"/>
              </w:rPr>
              <w:t>D</w:t>
            </w:r>
            <w:r w:rsidR="002737AF">
              <w:rPr>
                <w:rFonts w:eastAsia="Times New Roman" w:cs="Times New Roman"/>
                <w:color w:val="000000"/>
                <w:kern w:val="0"/>
                <w:lang w:val="en-US" w:eastAsia="es-ES"/>
                <w14:ligatures w14:val="none"/>
              </w:rPr>
              <w:t>)</w:t>
            </w:r>
          </w:p>
        </w:tc>
      </w:tr>
      <w:tr w:rsidR="007F2248" w:rsidRPr="0050535F" w14:paraId="46DD596B" w14:textId="77777777" w:rsidTr="003F17CE">
        <w:trPr>
          <w:trHeight w:val="292"/>
          <w:jc w:val="center"/>
        </w:trPr>
        <w:tc>
          <w:tcPr>
            <w:tcW w:w="1299" w:type="dxa"/>
            <w:tcBorders>
              <w:bottom w:val="single" w:sz="4" w:space="0" w:color="auto"/>
              <w:right w:val="single" w:sz="4" w:space="0" w:color="auto"/>
            </w:tcBorders>
            <w:shd w:val="clear" w:color="auto" w:fill="auto"/>
            <w:noWrap/>
            <w:vAlign w:val="bottom"/>
            <w:hideMark/>
          </w:tcPr>
          <w:p w14:paraId="5E153C35"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position w:val="-10"/>
                <w:lang w:val="en-US" w:eastAsia="es-ES"/>
                <w14:ligatures w14:val="none"/>
              </w:rPr>
              <w:object w:dxaOrig="420" w:dyaOrig="320" w14:anchorId="0275ED39">
                <v:shape id="_x0000_i1131" type="#_x0000_t75" style="width:20.25pt;height:16.5pt" o:ole="">
                  <v:imagedata r:id="rId219" o:title=""/>
                </v:shape>
                <o:OLEObject Type="Embed" ProgID="Equation.DSMT4" ShapeID="_x0000_i1131" DrawAspect="Content" ObjectID="_1803729976" r:id="rId220"/>
              </w:object>
            </w:r>
          </w:p>
        </w:tc>
        <w:tc>
          <w:tcPr>
            <w:tcW w:w="1863" w:type="dxa"/>
            <w:tcBorders>
              <w:left w:val="single" w:sz="4" w:space="0" w:color="auto"/>
              <w:bottom w:val="single" w:sz="4" w:space="0" w:color="auto"/>
            </w:tcBorders>
            <w:shd w:val="clear" w:color="auto" w:fill="auto"/>
            <w:noWrap/>
            <w:vAlign w:val="bottom"/>
            <w:hideMark/>
          </w:tcPr>
          <w:p w14:paraId="6FB3943E" w14:textId="06B0B0C9"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Balance accuracy</w:t>
            </w:r>
          </w:p>
        </w:tc>
        <w:tc>
          <w:tcPr>
            <w:tcW w:w="1240" w:type="dxa"/>
            <w:tcBorders>
              <w:bottom w:val="single" w:sz="4" w:space="0" w:color="auto"/>
            </w:tcBorders>
            <w:shd w:val="clear" w:color="auto" w:fill="auto"/>
            <w:noWrap/>
            <w:vAlign w:val="bottom"/>
            <w:hideMark/>
          </w:tcPr>
          <w:p w14:paraId="574B0A4E" w14:textId="1D9AA0C5"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F1</w:t>
            </w:r>
          </w:p>
        </w:tc>
        <w:tc>
          <w:tcPr>
            <w:tcW w:w="1240" w:type="dxa"/>
            <w:tcBorders>
              <w:bottom w:val="single" w:sz="4" w:space="0" w:color="auto"/>
            </w:tcBorders>
            <w:shd w:val="clear" w:color="auto" w:fill="auto"/>
            <w:noWrap/>
            <w:vAlign w:val="bottom"/>
            <w:hideMark/>
          </w:tcPr>
          <w:p w14:paraId="74D72EDF" w14:textId="50165DC3"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Precision</w:t>
            </w:r>
          </w:p>
        </w:tc>
        <w:tc>
          <w:tcPr>
            <w:tcW w:w="1868" w:type="dxa"/>
            <w:tcBorders>
              <w:bottom w:val="single" w:sz="4" w:space="0" w:color="auto"/>
            </w:tcBorders>
            <w:shd w:val="clear" w:color="auto" w:fill="auto"/>
            <w:noWrap/>
            <w:vAlign w:val="bottom"/>
            <w:hideMark/>
          </w:tcPr>
          <w:p w14:paraId="7E2E075C" w14:textId="4502A826"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Sensitivity</w:t>
            </w:r>
          </w:p>
        </w:tc>
      </w:tr>
      <w:tr w:rsidR="007F2248" w:rsidRPr="0050535F" w14:paraId="70E898A9" w14:textId="77777777" w:rsidTr="003F17CE">
        <w:trPr>
          <w:trHeight w:val="292"/>
          <w:jc w:val="center"/>
        </w:trPr>
        <w:tc>
          <w:tcPr>
            <w:tcW w:w="1299" w:type="dxa"/>
            <w:tcBorders>
              <w:top w:val="single" w:sz="4" w:space="0" w:color="auto"/>
              <w:right w:val="single" w:sz="4" w:space="0" w:color="auto"/>
            </w:tcBorders>
            <w:shd w:val="clear" w:color="auto" w:fill="auto"/>
            <w:noWrap/>
            <w:vAlign w:val="bottom"/>
            <w:hideMark/>
          </w:tcPr>
          <w:p w14:paraId="34BC4799"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0.25</w:t>
            </w:r>
          </w:p>
        </w:tc>
        <w:tc>
          <w:tcPr>
            <w:tcW w:w="1863" w:type="dxa"/>
            <w:tcBorders>
              <w:top w:val="single" w:sz="4" w:space="0" w:color="auto"/>
              <w:left w:val="single" w:sz="4" w:space="0" w:color="auto"/>
            </w:tcBorders>
            <w:shd w:val="clear" w:color="auto" w:fill="auto"/>
            <w:noWrap/>
            <w:vAlign w:val="bottom"/>
            <w:hideMark/>
          </w:tcPr>
          <w:p w14:paraId="3613775F"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shd w:val="clear" w:color="auto" w:fill="auto"/>
            <w:noWrap/>
            <w:vAlign w:val="bottom"/>
            <w:hideMark/>
          </w:tcPr>
          <w:p w14:paraId="23D75998"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shd w:val="clear" w:color="auto" w:fill="auto"/>
            <w:noWrap/>
            <w:vAlign w:val="bottom"/>
            <w:hideMark/>
          </w:tcPr>
          <w:p w14:paraId="1794ED25" w14:textId="0517E486"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868" w:type="dxa"/>
            <w:tcBorders>
              <w:top w:val="single" w:sz="4" w:space="0" w:color="auto"/>
            </w:tcBorders>
            <w:shd w:val="clear" w:color="auto" w:fill="auto"/>
            <w:noWrap/>
            <w:vAlign w:val="bottom"/>
            <w:hideMark/>
          </w:tcPr>
          <w:p w14:paraId="475A5E83" w14:textId="32FF003E"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7F2248" w:rsidRPr="0050535F" w14:paraId="0202112A" w14:textId="77777777" w:rsidTr="003F17CE">
        <w:trPr>
          <w:trHeight w:val="292"/>
          <w:jc w:val="center"/>
        </w:trPr>
        <w:tc>
          <w:tcPr>
            <w:tcW w:w="1299" w:type="dxa"/>
            <w:tcBorders>
              <w:right w:val="single" w:sz="4" w:space="0" w:color="auto"/>
            </w:tcBorders>
            <w:shd w:val="clear" w:color="auto" w:fill="auto"/>
            <w:noWrap/>
            <w:vAlign w:val="bottom"/>
            <w:hideMark/>
          </w:tcPr>
          <w:p w14:paraId="263579C4"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0.35</w:t>
            </w:r>
          </w:p>
        </w:tc>
        <w:tc>
          <w:tcPr>
            <w:tcW w:w="1863" w:type="dxa"/>
            <w:tcBorders>
              <w:left w:val="single" w:sz="4" w:space="0" w:color="auto"/>
            </w:tcBorders>
            <w:shd w:val="clear" w:color="auto" w:fill="auto"/>
            <w:noWrap/>
            <w:vAlign w:val="bottom"/>
            <w:hideMark/>
          </w:tcPr>
          <w:p w14:paraId="6C8D1D1B"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hideMark/>
          </w:tcPr>
          <w:p w14:paraId="7CA28AE4"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hideMark/>
          </w:tcPr>
          <w:p w14:paraId="02B7573A" w14:textId="00A6A4A0"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868" w:type="dxa"/>
            <w:shd w:val="clear" w:color="auto" w:fill="auto"/>
            <w:noWrap/>
            <w:vAlign w:val="bottom"/>
            <w:hideMark/>
          </w:tcPr>
          <w:p w14:paraId="4E99EC10" w14:textId="7BB923E9"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7F2248" w:rsidRPr="0050535F" w14:paraId="0FA9226A" w14:textId="77777777" w:rsidTr="003F17CE">
        <w:trPr>
          <w:trHeight w:val="292"/>
          <w:jc w:val="center"/>
        </w:trPr>
        <w:tc>
          <w:tcPr>
            <w:tcW w:w="1299" w:type="dxa"/>
            <w:tcBorders>
              <w:right w:val="single" w:sz="4" w:space="0" w:color="auto"/>
            </w:tcBorders>
            <w:shd w:val="clear" w:color="auto" w:fill="auto"/>
            <w:noWrap/>
            <w:vAlign w:val="bottom"/>
            <w:hideMark/>
          </w:tcPr>
          <w:p w14:paraId="2459193A"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w:t>
            </w:r>
          </w:p>
        </w:tc>
        <w:tc>
          <w:tcPr>
            <w:tcW w:w="1863" w:type="dxa"/>
            <w:tcBorders>
              <w:left w:val="single" w:sz="4" w:space="0" w:color="auto"/>
            </w:tcBorders>
            <w:shd w:val="clear" w:color="auto" w:fill="auto"/>
            <w:noWrap/>
            <w:vAlign w:val="bottom"/>
            <w:hideMark/>
          </w:tcPr>
          <w:p w14:paraId="09299CEB"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hideMark/>
          </w:tcPr>
          <w:p w14:paraId="1C759B7F"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hideMark/>
          </w:tcPr>
          <w:p w14:paraId="66DB0C7C" w14:textId="14064D98"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868" w:type="dxa"/>
            <w:shd w:val="clear" w:color="auto" w:fill="auto"/>
            <w:noWrap/>
            <w:vAlign w:val="bottom"/>
            <w:hideMark/>
          </w:tcPr>
          <w:p w14:paraId="7C7AD778" w14:textId="3A38A02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7F2248" w:rsidRPr="0050535F" w14:paraId="1434DFED" w14:textId="77777777" w:rsidTr="003F17CE">
        <w:trPr>
          <w:trHeight w:val="292"/>
          <w:jc w:val="center"/>
        </w:trPr>
        <w:tc>
          <w:tcPr>
            <w:tcW w:w="1299" w:type="dxa"/>
            <w:tcBorders>
              <w:right w:val="single" w:sz="4" w:space="0" w:color="auto"/>
            </w:tcBorders>
            <w:shd w:val="clear" w:color="auto" w:fill="auto"/>
            <w:noWrap/>
            <w:vAlign w:val="bottom"/>
            <w:hideMark/>
          </w:tcPr>
          <w:p w14:paraId="6699EDE2"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w:t>
            </w:r>
          </w:p>
        </w:tc>
        <w:tc>
          <w:tcPr>
            <w:tcW w:w="1863" w:type="dxa"/>
            <w:tcBorders>
              <w:left w:val="single" w:sz="4" w:space="0" w:color="auto"/>
            </w:tcBorders>
            <w:shd w:val="clear" w:color="auto" w:fill="auto"/>
            <w:noWrap/>
            <w:vAlign w:val="bottom"/>
            <w:hideMark/>
          </w:tcPr>
          <w:p w14:paraId="3A47EBD7" w14:textId="50DB6DED"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0.99</w:t>
            </w:r>
          </w:p>
        </w:tc>
        <w:tc>
          <w:tcPr>
            <w:tcW w:w="1240" w:type="dxa"/>
            <w:shd w:val="clear" w:color="auto" w:fill="auto"/>
            <w:noWrap/>
            <w:vAlign w:val="bottom"/>
            <w:hideMark/>
          </w:tcPr>
          <w:p w14:paraId="742F70CB" w14:textId="0D14FACD"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Pr>
                <w:rFonts w:eastAsia="Times New Roman" w:cs="Times New Roman"/>
                <w:color w:val="000000"/>
                <w:kern w:val="0"/>
                <w:lang w:val="en-US" w:eastAsia="es-ES"/>
                <w14:ligatures w14:val="none"/>
              </w:rPr>
              <w:t>86</w:t>
            </w:r>
          </w:p>
        </w:tc>
        <w:tc>
          <w:tcPr>
            <w:tcW w:w="1240" w:type="dxa"/>
            <w:shd w:val="clear" w:color="auto" w:fill="auto"/>
            <w:noWrap/>
            <w:vAlign w:val="bottom"/>
            <w:hideMark/>
          </w:tcPr>
          <w:p w14:paraId="5B0705D8" w14:textId="78E6303C"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0.75</w:t>
            </w:r>
          </w:p>
        </w:tc>
        <w:tc>
          <w:tcPr>
            <w:tcW w:w="1868" w:type="dxa"/>
            <w:shd w:val="clear" w:color="auto" w:fill="auto"/>
            <w:noWrap/>
            <w:vAlign w:val="bottom"/>
            <w:hideMark/>
          </w:tcPr>
          <w:p w14:paraId="3778111A" w14:textId="73B5352D"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7F2248" w:rsidRPr="0050535F" w14:paraId="3E8691E4" w14:textId="77777777" w:rsidTr="003F17CE">
        <w:trPr>
          <w:trHeight w:val="292"/>
          <w:jc w:val="center"/>
        </w:trPr>
        <w:tc>
          <w:tcPr>
            <w:tcW w:w="1299" w:type="dxa"/>
            <w:tcBorders>
              <w:bottom w:val="single" w:sz="4" w:space="0" w:color="auto"/>
              <w:right w:val="single" w:sz="4" w:space="0" w:color="auto"/>
            </w:tcBorders>
            <w:shd w:val="clear" w:color="auto" w:fill="auto"/>
            <w:noWrap/>
            <w:vAlign w:val="bottom"/>
            <w:hideMark/>
          </w:tcPr>
          <w:p w14:paraId="4B7F3388"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w:t>
            </w:r>
          </w:p>
        </w:tc>
        <w:tc>
          <w:tcPr>
            <w:tcW w:w="1863" w:type="dxa"/>
            <w:tcBorders>
              <w:left w:val="single" w:sz="4" w:space="0" w:color="auto"/>
              <w:bottom w:val="single" w:sz="4" w:space="0" w:color="auto"/>
            </w:tcBorders>
            <w:shd w:val="clear" w:color="auto" w:fill="auto"/>
            <w:noWrap/>
            <w:vAlign w:val="bottom"/>
            <w:hideMark/>
          </w:tcPr>
          <w:p w14:paraId="69E8B73B" w14:textId="31D55C9E"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Pr>
                <w:rFonts w:eastAsia="Times New Roman" w:cs="Times New Roman"/>
                <w:color w:val="000000"/>
                <w:kern w:val="0"/>
                <w:lang w:val="en-US" w:eastAsia="es-ES"/>
                <w14:ligatures w14:val="none"/>
              </w:rPr>
              <w:t>83</w:t>
            </w:r>
          </w:p>
        </w:tc>
        <w:tc>
          <w:tcPr>
            <w:tcW w:w="1240" w:type="dxa"/>
            <w:tcBorders>
              <w:bottom w:val="single" w:sz="4" w:space="0" w:color="auto"/>
            </w:tcBorders>
            <w:shd w:val="clear" w:color="auto" w:fill="auto"/>
            <w:noWrap/>
            <w:vAlign w:val="bottom"/>
            <w:hideMark/>
          </w:tcPr>
          <w:p w14:paraId="1FCA2F92" w14:textId="614EE5C0"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w:t>
            </w:r>
          </w:p>
        </w:tc>
        <w:tc>
          <w:tcPr>
            <w:tcW w:w="1240" w:type="dxa"/>
            <w:tcBorders>
              <w:bottom w:val="single" w:sz="4" w:space="0" w:color="auto"/>
            </w:tcBorders>
            <w:shd w:val="clear" w:color="auto" w:fill="auto"/>
            <w:noWrap/>
            <w:vAlign w:val="bottom"/>
            <w:hideMark/>
          </w:tcPr>
          <w:p w14:paraId="2A8FC56A" w14:textId="2AD0D41D"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868" w:type="dxa"/>
            <w:tcBorders>
              <w:bottom w:val="single" w:sz="4" w:space="0" w:color="auto"/>
            </w:tcBorders>
            <w:shd w:val="clear" w:color="auto" w:fill="auto"/>
            <w:noWrap/>
            <w:vAlign w:val="bottom"/>
            <w:hideMark/>
          </w:tcPr>
          <w:p w14:paraId="68953106" w14:textId="78AFF65C"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0.67</w:t>
            </w:r>
          </w:p>
        </w:tc>
      </w:tr>
      <w:tr w:rsidR="00E72AC7" w:rsidRPr="0050535F" w14:paraId="1968A7C7" w14:textId="77777777" w:rsidTr="003F17CE">
        <w:trPr>
          <w:trHeight w:val="292"/>
          <w:jc w:val="center"/>
        </w:trPr>
        <w:tc>
          <w:tcPr>
            <w:tcW w:w="1299" w:type="dxa"/>
            <w:tcBorders>
              <w:top w:val="single" w:sz="4" w:space="0" w:color="auto"/>
            </w:tcBorders>
            <w:shd w:val="clear" w:color="auto" w:fill="auto"/>
            <w:noWrap/>
            <w:vAlign w:val="bottom"/>
          </w:tcPr>
          <w:p w14:paraId="4B97A215" w14:textId="77777777" w:rsidR="00E72AC7" w:rsidRPr="0050535F" w:rsidRDefault="00E72AC7" w:rsidP="00C41843">
            <w:pPr>
              <w:spacing w:after="0" w:line="360" w:lineRule="auto"/>
              <w:jc w:val="left"/>
              <w:rPr>
                <w:rFonts w:eastAsia="Times New Roman" w:cs="Times New Roman"/>
                <w:color w:val="000000"/>
                <w:kern w:val="0"/>
                <w:lang w:val="en-US" w:eastAsia="es-ES"/>
                <w14:ligatures w14:val="none"/>
              </w:rPr>
            </w:pPr>
          </w:p>
        </w:tc>
        <w:tc>
          <w:tcPr>
            <w:tcW w:w="1863" w:type="dxa"/>
            <w:tcBorders>
              <w:top w:val="single" w:sz="4" w:space="0" w:color="auto"/>
            </w:tcBorders>
            <w:shd w:val="clear" w:color="auto" w:fill="auto"/>
            <w:noWrap/>
            <w:vAlign w:val="bottom"/>
          </w:tcPr>
          <w:p w14:paraId="1331D9B2" w14:textId="77777777" w:rsidR="00E72AC7" w:rsidRPr="0050535F" w:rsidRDefault="00E72AC7" w:rsidP="00C41843">
            <w:pPr>
              <w:spacing w:after="0" w:line="360" w:lineRule="auto"/>
              <w:jc w:val="left"/>
              <w:rPr>
                <w:rFonts w:eastAsia="Times New Roman" w:cs="Times New Roman"/>
                <w:color w:val="000000"/>
                <w:kern w:val="0"/>
                <w:lang w:val="en-US" w:eastAsia="es-ES"/>
                <w14:ligatures w14:val="none"/>
              </w:rPr>
            </w:pPr>
          </w:p>
        </w:tc>
        <w:tc>
          <w:tcPr>
            <w:tcW w:w="1240" w:type="dxa"/>
            <w:tcBorders>
              <w:top w:val="single" w:sz="4" w:space="0" w:color="auto"/>
            </w:tcBorders>
            <w:shd w:val="clear" w:color="auto" w:fill="auto"/>
            <w:noWrap/>
            <w:vAlign w:val="bottom"/>
          </w:tcPr>
          <w:p w14:paraId="7A7941E0" w14:textId="77777777" w:rsidR="00E72AC7" w:rsidRPr="0050535F" w:rsidRDefault="00E72AC7" w:rsidP="00C41843">
            <w:pPr>
              <w:spacing w:after="0" w:line="360" w:lineRule="auto"/>
              <w:jc w:val="left"/>
              <w:rPr>
                <w:rFonts w:eastAsia="Times New Roman" w:cs="Times New Roman"/>
                <w:color w:val="000000"/>
                <w:kern w:val="0"/>
                <w:lang w:val="en-US" w:eastAsia="es-ES"/>
                <w14:ligatures w14:val="none"/>
              </w:rPr>
            </w:pPr>
          </w:p>
        </w:tc>
        <w:tc>
          <w:tcPr>
            <w:tcW w:w="1240" w:type="dxa"/>
            <w:tcBorders>
              <w:top w:val="single" w:sz="4" w:space="0" w:color="auto"/>
            </w:tcBorders>
            <w:shd w:val="clear" w:color="auto" w:fill="auto"/>
            <w:noWrap/>
            <w:vAlign w:val="bottom"/>
          </w:tcPr>
          <w:p w14:paraId="18E121C4" w14:textId="77777777" w:rsidR="00E72AC7" w:rsidRPr="0050535F" w:rsidRDefault="00E72AC7" w:rsidP="00C41843">
            <w:pPr>
              <w:spacing w:after="0" w:line="360" w:lineRule="auto"/>
              <w:jc w:val="left"/>
              <w:rPr>
                <w:rFonts w:eastAsia="Times New Roman" w:cs="Times New Roman"/>
                <w:color w:val="000000"/>
                <w:kern w:val="0"/>
                <w:lang w:val="en-US" w:eastAsia="es-ES"/>
                <w14:ligatures w14:val="none"/>
              </w:rPr>
            </w:pPr>
          </w:p>
        </w:tc>
        <w:tc>
          <w:tcPr>
            <w:tcW w:w="1868" w:type="dxa"/>
            <w:tcBorders>
              <w:top w:val="single" w:sz="4" w:space="0" w:color="auto"/>
            </w:tcBorders>
            <w:shd w:val="clear" w:color="auto" w:fill="auto"/>
            <w:noWrap/>
            <w:vAlign w:val="bottom"/>
          </w:tcPr>
          <w:p w14:paraId="0FD92B8E" w14:textId="77777777" w:rsidR="00E72AC7" w:rsidRPr="0050535F" w:rsidRDefault="00E72AC7" w:rsidP="00C41843">
            <w:pPr>
              <w:spacing w:after="0" w:line="360" w:lineRule="auto"/>
              <w:jc w:val="left"/>
              <w:rPr>
                <w:rFonts w:eastAsia="Times New Roman" w:cs="Times New Roman"/>
                <w:color w:val="000000"/>
                <w:kern w:val="0"/>
                <w:lang w:val="en-US" w:eastAsia="es-ES"/>
                <w14:ligatures w14:val="none"/>
              </w:rPr>
            </w:pPr>
          </w:p>
        </w:tc>
      </w:tr>
      <w:tr w:rsidR="00E72AC7" w:rsidRPr="0050535F" w14:paraId="18F9056E" w14:textId="77777777" w:rsidTr="003F17CE">
        <w:trPr>
          <w:trHeight w:val="292"/>
          <w:jc w:val="center"/>
        </w:trPr>
        <w:tc>
          <w:tcPr>
            <w:tcW w:w="7510" w:type="dxa"/>
            <w:gridSpan w:val="5"/>
            <w:tcBorders>
              <w:bottom w:val="single" w:sz="4" w:space="0" w:color="auto"/>
            </w:tcBorders>
            <w:shd w:val="clear" w:color="auto" w:fill="auto"/>
            <w:noWrap/>
            <w:vAlign w:val="bottom"/>
          </w:tcPr>
          <w:p w14:paraId="5EF931D1" w14:textId="62ACE260" w:rsidR="00E72AC7" w:rsidRPr="0050535F" w:rsidRDefault="00E72AC7"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Stage 2: Performance using train dataset</w:t>
            </w:r>
            <w:r w:rsidR="002737AF">
              <w:rPr>
                <w:rFonts w:eastAsia="Times New Roman" w:cs="Times New Roman"/>
                <w:color w:val="000000"/>
                <w:kern w:val="0"/>
                <w:lang w:val="en-US" w:eastAsia="es-ES"/>
                <w14:ligatures w14:val="none"/>
              </w:rPr>
              <w:t xml:space="preserve"> </w:t>
            </w:r>
            <w:r w:rsidR="002737AF" w:rsidRPr="0050535F">
              <w:rPr>
                <w:rFonts w:cs="Times New Roman"/>
                <w:position w:val="-16"/>
                <w:lang w:val="en-US"/>
              </w:rPr>
              <w:object w:dxaOrig="420" w:dyaOrig="440" w14:anchorId="05669241">
                <v:shape id="_x0000_i1132" type="#_x0000_t75" style="width:20.25pt;height:21.75pt" o:ole="">
                  <v:imagedata r:id="rId217" o:title=""/>
                </v:shape>
                <o:OLEObject Type="Embed" ProgID="Equation.DSMT4" ShapeID="_x0000_i1132" DrawAspect="Content" ObjectID="_1803729977" r:id="rId221"/>
              </w:object>
            </w:r>
            <w:r w:rsidR="003F17CE" w:rsidRPr="003F17CE">
              <w:t xml:space="preserve"> </w:t>
            </w:r>
            <w:r w:rsidR="003F17CE" w:rsidRPr="003F17CE">
              <w:rPr>
                <w:rFonts w:cs="Times New Roman"/>
              </w:rPr>
              <w:t>(</w:t>
            </w:r>
            <w:r w:rsidR="008F409F">
              <w:rPr>
                <w:rFonts w:cs="Times New Roman"/>
              </w:rPr>
              <w:t>o</w:t>
            </w:r>
            <w:r w:rsidR="003F17CE" w:rsidRPr="003F17CE">
              <w:rPr>
                <w:rFonts w:cs="Times New Roman"/>
              </w:rPr>
              <w:t xml:space="preserve">nly </w:t>
            </w:r>
            <w:r w:rsidR="008F409F">
              <w:rPr>
                <w:rFonts w:cs="Times New Roman"/>
              </w:rPr>
              <w:t>t</w:t>
            </w:r>
            <w:r w:rsidR="003F17CE" w:rsidRPr="003F17CE">
              <w:rPr>
                <w:rFonts w:cs="Times New Roman"/>
              </w:rPr>
              <w:t xml:space="preserve">ied </w:t>
            </w:r>
            <w:r w:rsidR="008F409F">
              <w:rPr>
                <w:rFonts w:cs="Times New Roman"/>
              </w:rPr>
              <w:t>b</w:t>
            </w:r>
            <w:r w:rsidR="003F17CE" w:rsidRPr="003F17CE">
              <w:rPr>
                <w:rFonts w:cs="Times New Roman"/>
              </w:rPr>
              <w:t xml:space="preserve">alance </w:t>
            </w:r>
            <w:r w:rsidR="008F409F">
              <w:rPr>
                <w:rFonts w:cs="Times New Roman"/>
              </w:rPr>
              <w:t>l</w:t>
            </w:r>
            <w:r w:rsidR="003F17CE" w:rsidRPr="003F17CE">
              <w:rPr>
                <w:rFonts w:cs="Times New Roman"/>
              </w:rPr>
              <w:t>evels)</w:t>
            </w:r>
          </w:p>
        </w:tc>
      </w:tr>
      <w:tr w:rsidR="003F17CE" w:rsidRPr="0050535F" w14:paraId="030FD762" w14:textId="77777777" w:rsidTr="003F17CE">
        <w:trPr>
          <w:trHeight w:val="292"/>
          <w:jc w:val="center"/>
        </w:trPr>
        <w:tc>
          <w:tcPr>
            <w:tcW w:w="1299" w:type="dxa"/>
            <w:tcBorders>
              <w:top w:val="single" w:sz="4" w:space="0" w:color="auto"/>
              <w:bottom w:val="single" w:sz="4" w:space="0" w:color="auto"/>
              <w:right w:val="single" w:sz="4" w:space="0" w:color="auto"/>
            </w:tcBorders>
            <w:shd w:val="clear" w:color="auto" w:fill="auto"/>
            <w:noWrap/>
            <w:vAlign w:val="bottom"/>
          </w:tcPr>
          <w:p w14:paraId="24521305" w14:textId="77777777"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position w:val="-10"/>
                <w:lang w:val="en-US" w:eastAsia="es-ES"/>
                <w14:ligatures w14:val="none"/>
              </w:rPr>
              <w:object w:dxaOrig="420" w:dyaOrig="320" w14:anchorId="011A5371">
                <v:shape id="_x0000_i1133" type="#_x0000_t75" style="width:20.25pt;height:16.5pt" o:ole="">
                  <v:imagedata r:id="rId222" o:title=""/>
                </v:shape>
                <o:OLEObject Type="Embed" ProgID="Equation.DSMT4" ShapeID="_x0000_i1133" DrawAspect="Content" ObjectID="_1803729978" r:id="rId223"/>
              </w:object>
            </w:r>
          </w:p>
        </w:tc>
        <w:tc>
          <w:tcPr>
            <w:tcW w:w="1863" w:type="dxa"/>
            <w:tcBorders>
              <w:top w:val="single" w:sz="4" w:space="0" w:color="auto"/>
              <w:left w:val="single" w:sz="4" w:space="0" w:color="auto"/>
              <w:bottom w:val="single" w:sz="4" w:space="0" w:color="auto"/>
            </w:tcBorders>
            <w:shd w:val="clear" w:color="auto" w:fill="auto"/>
            <w:noWrap/>
            <w:vAlign w:val="bottom"/>
          </w:tcPr>
          <w:p w14:paraId="7BB07A49" w14:textId="2950EA26"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Balanced accuracy</w:t>
            </w:r>
          </w:p>
        </w:tc>
        <w:tc>
          <w:tcPr>
            <w:tcW w:w="1240" w:type="dxa"/>
            <w:tcBorders>
              <w:top w:val="single" w:sz="4" w:space="0" w:color="auto"/>
              <w:bottom w:val="single" w:sz="4" w:space="0" w:color="auto"/>
            </w:tcBorders>
            <w:shd w:val="clear" w:color="auto" w:fill="auto"/>
            <w:noWrap/>
            <w:vAlign w:val="bottom"/>
          </w:tcPr>
          <w:p w14:paraId="3C5029B2" w14:textId="67D49020"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F1</w:t>
            </w:r>
          </w:p>
        </w:tc>
        <w:tc>
          <w:tcPr>
            <w:tcW w:w="1240" w:type="dxa"/>
            <w:tcBorders>
              <w:top w:val="single" w:sz="4" w:space="0" w:color="auto"/>
              <w:bottom w:val="single" w:sz="4" w:space="0" w:color="auto"/>
            </w:tcBorders>
            <w:shd w:val="clear" w:color="auto" w:fill="auto"/>
            <w:noWrap/>
            <w:vAlign w:val="bottom"/>
          </w:tcPr>
          <w:p w14:paraId="6A5C7025" w14:textId="378EDFC5"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Precision</w:t>
            </w:r>
          </w:p>
        </w:tc>
        <w:tc>
          <w:tcPr>
            <w:tcW w:w="1868" w:type="dxa"/>
            <w:tcBorders>
              <w:top w:val="single" w:sz="4" w:space="0" w:color="auto"/>
              <w:bottom w:val="single" w:sz="4" w:space="0" w:color="auto"/>
            </w:tcBorders>
            <w:shd w:val="clear" w:color="auto" w:fill="auto"/>
            <w:noWrap/>
            <w:vAlign w:val="bottom"/>
          </w:tcPr>
          <w:p w14:paraId="77473D84" w14:textId="23963B99"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Sensitivity</w:t>
            </w:r>
          </w:p>
        </w:tc>
      </w:tr>
      <w:tr w:rsidR="003F17CE" w:rsidRPr="0050535F" w14:paraId="6F25310B" w14:textId="77777777" w:rsidTr="003F17CE">
        <w:trPr>
          <w:trHeight w:val="292"/>
          <w:jc w:val="center"/>
        </w:trPr>
        <w:tc>
          <w:tcPr>
            <w:tcW w:w="1299" w:type="dxa"/>
            <w:tcBorders>
              <w:top w:val="single" w:sz="4" w:space="0" w:color="auto"/>
              <w:right w:val="single" w:sz="4" w:space="0" w:color="auto"/>
            </w:tcBorders>
            <w:shd w:val="clear" w:color="auto" w:fill="auto"/>
            <w:noWrap/>
            <w:vAlign w:val="bottom"/>
          </w:tcPr>
          <w:p w14:paraId="11C689C5" w14:textId="77777777"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0.25</w:t>
            </w:r>
          </w:p>
        </w:tc>
        <w:tc>
          <w:tcPr>
            <w:tcW w:w="1863" w:type="dxa"/>
            <w:tcBorders>
              <w:top w:val="single" w:sz="4" w:space="0" w:color="auto"/>
              <w:left w:val="single" w:sz="4" w:space="0" w:color="auto"/>
            </w:tcBorders>
            <w:shd w:val="clear" w:color="auto" w:fill="auto"/>
            <w:noWrap/>
            <w:vAlign w:val="bottom"/>
          </w:tcPr>
          <w:p w14:paraId="08A002C5" w14:textId="77777777"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shd w:val="clear" w:color="auto" w:fill="auto"/>
            <w:noWrap/>
            <w:vAlign w:val="bottom"/>
          </w:tcPr>
          <w:p w14:paraId="7D96EC85" w14:textId="77777777"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shd w:val="clear" w:color="auto" w:fill="auto"/>
            <w:noWrap/>
            <w:vAlign w:val="bottom"/>
          </w:tcPr>
          <w:p w14:paraId="21FCA9EC" w14:textId="71E0D64F"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868" w:type="dxa"/>
            <w:tcBorders>
              <w:top w:val="single" w:sz="4" w:space="0" w:color="auto"/>
            </w:tcBorders>
            <w:shd w:val="clear" w:color="auto" w:fill="auto"/>
            <w:noWrap/>
            <w:vAlign w:val="bottom"/>
          </w:tcPr>
          <w:p w14:paraId="750F8318" w14:textId="77777777"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3F17CE" w:rsidRPr="0050535F" w14:paraId="68BA5F0F" w14:textId="77777777" w:rsidTr="00C76942">
        <w:trPr>
          <w:trHeight w:val="292"/>
          <w:jc w:val="center"/>
        </w:trPr>
        <w:tc>
          <w:tcPr>
            <w:tcW w:w="1299" w:type="dxa"/>
            <w:tcBorders>
              <w:right w:val="single" w:sz="4" w:space="0" w:color="auto"/>
            </w:tcBorders>
            <w:shd w:val="clear" w:color="auto" w:fill="auto"/>
            <w:noWrap/>
            <w:vAlign w:val="bottom"/>
          </w:tcPr>
          <w:p w14:paraId="00D7609F" w14:textId="77777777"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w:t>
            </w:r>
          </w:p>
        </w:tc>
        <w:tc>
          <w:tcPr>
            <w:tcW w:w="1863" w:type="dxa"/>
            <w:tcBorders>
              <w:left w:val="single" w:sz="4" w:space="0" w:color="auto"/>
            </w:tcBorders>
            <w:shd w:val="clear" w:color="auto" w:fill="auto"/>
            <w:noWrap/>
            <w:vAlign w:val="bottom"/>
          </w:tcPr>
          <w:p w14:paraId="61A25D58" w14:textId="77777777"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tcPr>
          <w:p w14:paraId="2CE3F1E8" w14:textId="77777777"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tcPr>
          <w:p w14:paraId="3FC416AA" w14:textId="75394AF4"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868" w:type="dxa"/>
            <w:shd w:val="clear" w:color="auto" w:fill="auto"/>
            <w:noWrap/>
            <w:vAlign w:val="bottom"/>
          </w:tcPr>
          <w:p w14:paraId="60A6593D" w14:textId="77777777"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3F17CE" w:rsidRPr="0050535F" w14:paraId="5081FC1D" w14:textId="77777777" w:rsidTr="00C76942">
        <w:trPr>
          <w:trHeight w:val="292"/>
          <w:jc w:val="center"/>
        </w:trPr>
        <w:tc>
          <w:tcPr>
            <w:tcW w:w="1299" w:type="dxa"/>
            <w:tcBorders>
              <w:bottom w:val="single" w:sz="4" w:space="0" w:color="auto"/>
              <w:right w:val="single" w:sz="4" w:space="0" w:color="auto"/>
            </w:tcBorders>
            <w:shd w:val="clear" w:color="auto" w:fill="auto"/>
            <w:noWrap/>
            <w:vAlign w:val="bottom"/>
          </w:tcPr>
          <w:p w14:paraId="50DDC3DA" w14:textId="77777777"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0.35</w:t>
            </w:r>
          </w:p>
        </w:tc>
        <w:tc>
          <w:tcPr>
            <w:tcW w:w="1863" w:type="dxa"/>
            <w:tcBorders>
              <w:left w:val="single" w:sz="4" w:space="0" w:color="auto"/>
              <w:bottom w:val="single" w:sz="4" w:space="0" w:color="auto"/>
            </w:tcBorders>
            <w:shd w:val="clear" w:color="auto" w:fill="auto"/>
            <w:noWrap/>
            <w:vAlign w:val="bottom"/>
          </w:tcPr>
          <w:p w14:paraId="66AF5045" w14:textId="31FD632F"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0.99</w:t>
            </w:r>
          </w:p>
        </w:tc>
        <w:tc>
          <w:tcPr>
            <w:tcW w:w="1240" w:type="dxa"/>
            <w:tcBorders>
              <w:bottom w:val="single" w:sz="4" w:space="0" w:color="auto"/>
            </w:tcBorders>
            <w:shd w:val="clear" w:color="auto" w:fill="auto"/>
            <w:noWrap/>
            <w:vAlign w:val="bottom"/>
          </w:tcPr>
          <w:p w14:paraId="6EA74B3E" w14:textId="60D2D551"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w:t>
            </w:r>
            <w:r>
              <w:rPr>
                <w:rFonts w:eastAsia="Times New Roman" w:cs="Times New Roman"/>
                <w:color w:val="000000"/>
                <w:kern w:val="0"/>
                <w:lang w:val="en-US" w:eastAsia="es-ES"/>
                <w14:ligatures w14:val="none"/>
              </w:rPr>
              <w:t>8</w:t>
            </w:r>
          </w:p>
        </w:tc>
        <w:tc>
          <w:tcPr>
            <w:tcW w:w="1240" w:type="dxa"/>
            <w:tcBorders>
              <w:bottom w:val="single" w:sz="4" w:space="0" w:color="auto"/>
            </w:tcBorders>
            <w:shd w:val="clear" w:color="auto" w:fill="auto"/>
            <w:noWrap/>
            <w:vAlign w:val="bottom"/>
          </w:tcPr>
          <w:p w14:paraId="22FE841C" w14:textId="134E7D10"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0.95</w:t>
            </w:r>
          </w:p>
        </w:tc>
        <w:tc>
          <w:tcPr>
            <w:tcW w:w="1868" w:type="dxa"/>
            <w:tcBorders>
              <w:bottom w:val="single" w:sz="4" w:space="0" w:color="auto"/>
            </w:tcBorders>
            <w:shd w:val="clear" w:color="auto" w:fill="auto"/>
            <w:noWrap/>
            <w:vAlign w:val="bottom"/>
          </w:tcPr>
          <w:p w14:paraId="191EDFF2" w14:textId="45209339"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1</w:t>
            </w:r>
          </w:p>
        </w:tc>
      </w:tr>
    </w:tbl>
    <w:p w14:paraId="3401C022" w14:textId="77777777" w:rsidR="00E72AC7" w:rsidRPr="0050535F" w:rsidRDefault="00E72AC7" w:rsidP="00E72AC7">
      <w:pPr>
        <w:pStyle w:val="Descripcin"/>
        <w:spacing w:line="360" w:lineRule="auto"/>
        <w:jc w:val="center"/>
        <w:rPr>
          <w:rFonts w:cs="Times New Roman"/>
          <w:lang w:val="en-US"/>
        </w:rPr>
      </w:pPr>
    </w:p>
    <w:p w14:paraId="42349EA2" w14:textId="708E1757" w:rsidR="00E72AC7" w:rsidRPr="007F2248" w:rsidRDefault="00E72AC7" w:rsidP="00E72AC7">
      <w:pPr>
        <w:pStyle w:val="Descripcin"/>
        <w:spacing w:line="360" w:lineRule="auto"/>
        <w:jc w:val="center"/>
        <w:rPr>
          <w:rFonts w:cs="Times New Roman"/>
          <w:color w:val="auto"/>
          <w:sz w:val="22"/>
          <w:szCs w:val="22"/>
          <w:lang w:val="en-US"/>
        </w:rPr>
      </w:pPr>
      <w:r w:rsidRPr="007F2248">
        <w:rPr>
          <w:rFonts w:cs="Times New Roman"/>
          <w:color w:val="auto"/>
          <w:sz w:val="22"/>
          <w:szCs w:val="22"/>
          <w:lang w:val="en-US"/>
        </w:rPr>
        <w:t xml:space="preserve">Table. </w:t>
      </w:r>
      <w:r w:rsidRPr="007F2248">
        <w:rPr>
          <w:rFonts w:cs="Times New Roman"/>
          <w:color w:val="auto"/>
          <w:sz w:val="22"/>
          <w:szCs w:val="22"/>
          <w:lang w:val="en-US"/>
        </w:rPr>
        <w:fldChar w:fldCharType="begin"/>
      </w:r>
      <w:r w:rsidRPr="007F2248">
        <w:rPr>
          <w:rFonts w:cs="Times New Roman"/>
          <w:color w:val="auto"/>
          <w:sz w:val="22"/>
          <w:szCs w:val="22"/>
          <w:lang w:val="en-US"/>
        </w:rPr>
        <w:instrText xml:space="preserve"> SEQ Table. \* ARABIC </w:instrText>
      </w:r>
      <w:r w:rsidRPr="007F2248">
        <w:rPr>
          <w:rFonts w:cs="Times New Roman"/>
          <w:color w:val="auto"/>
          <w:sz w:val="22"/>
          <w:szCs w:val="22"/>
          <w:lang w:val="en-US"/>
        </w:rPr>
        <w:fldChar w:fldCharType="separate"/>
      </w:r>
      <w:r w:rsidR="00AB32F0">
        <w:rPr>
          <w:rFonts w:cs="Times New Roman"/>
          <w:noProof/>
          <w:color w:val="auto"/>
          <w:sz w:val="22"/>
          <w:szCs w:val="22"/>
          <w:lang w:val="en-US"/>
        </w:rPr>
        <w:t>1</w:t>
      </w:r>
      <w:r w:rsidRPr="007F2248">
        <w:rPr>
          <w:rFonts w:cs="Times New Roman"/>
          <w:color w:val="auto"/>
          <w:sz w:val="22"/>
          <w:szCs w:val="22"/>
          <w:lang w:val="en-US"/>
        </w:rPr>
        <w:fldChar w:fldCharType="end"/>
      </w:r>
      <w:r w:rsidRPr="007F2248">
        <w:rPr>
          <w:rFonts w:cs="Times New Roman"/>
          <w:color w:val="auto"/>
          <w:sz w:val="22"/>
          <w:szCs w:val="22"/>
          <w:lang w:val="en-US"/>
        </w:rPr>
        <w:t xml:space="preserve"> Performance results for each fitted model across different class balancing levels, ranked from highest to lowest performance.</w:t>
      </w:r>
    </w:p>
    <w:p w14:paraId="44C5D5B9" w14:textId="5ABA3EB8" w:rsidR="00D25A3D" w:rsidRPr="0050535F" w:rsidRDefault="0060449B" w:rsidP="00C76942">
      <w:pPr>
        <w:pStyle w:val="Prrafodelista"/>
        <w:numPr>
          <w:ilvl w:val="0"/>
          <w:numId w:val="7"/>
        </w:numPr>
        <w:spacing w:line="360" w:lineRule="auto"/>
        <w:rPr>
          <w:rFonts w:cs="Times New Roman"/>
          <w:lang w:val="en-US"/>
        </w:rPr>
      </w:pPr>
      <w:r w:rsidRPr="0050535F">
        <w:rPr>
          <w:rFonts w:cs="Times New Roman"/>
          <w:lang w:val="en-US"/>
        </w:rPr>
        <w:t xml:space="preserve">Once the optimal set of hyperparameters has been selected following the </w:t>
      </w:r>
      <w:r w:rsidR="00A96069">
        <w:rPr>
          <w:rFonts w:cs="Times New Roman"/>
          <w:lang w:val="en-US"/>
        </w:rPr>
        <w:t xml:space="preserve">above </w:t>
      </w:r>
      <w:r w:rsidRPr="0050535F">
        <w:rPr>
          <w:rFonts w:cs="Times New Roman"/>
          <w:lang w:val="en-US"/>
        </w:rPr>
        <w:t>method</w:t>
      </w:r>
      <w:r w:rsidR="00A96069">
        <w:rPr>
          <w:rFonts w:cs="Times New Roman"/>
          <w:lang w:val="en-US"/>
        </w:rPr>
        <w:t xml:space="preserve"> </w:t>
      </w:r>
      <w:r w:rsidR="0050301B" w:rsidRPr="0050535F">
        <w:rPr>
          <w:rFonts w:cs="Times New Roman"/>
          <w:lang w:val="en-US"/>
        </w:rPr>
        <w:t xml:space="preserve">(i.e., </w:t>
      </w:r>
      <w:r w:rsidR="0050301B" w:rsidRPr="0050535F">
        <w:rPr>
          <w:rFonts w:cs="Times New Roman"/>
          <w:position w:val="-10"/>
          <w:lang w:val="en-US"/>
        </w:rPr>
        <w:object w:dxaOrig="1040" w:dyaOrig="340" w14:anchorId="1228D564">
          <v:shape id="_x0000_i1134" type="#_x0000_t75" style="width:51.75pt;height:17.25pt" o:ole="">
            <v:imagedata r:id="rId224" o:title=""/>
          </v:shape>
          <o:OLEObject Type="Embed" ProgID="Equation.DSMT4" ShapeID="_x0000_i1134" DrawAspect="Content" ObjectID="_1803729979" r:id="rId225"/>
        </w:object>
      </w:r>
      <w:r w:rsidR="0050301B" w:rsidRPr="0050535F">
        <w:rPr>
          <w:rFonts w:cs="Times New Roman"/>
          <w:lang w:val="en-US"/>
        </w:rPr>
        <w:t xml:space="preserve">, </w:t>
      </w:r>
      <w:r w:rsidR="0050301B" w:rsidRPr="0050535F">
        <w:rPr>
          <w:rFonts w:cs="Times New Roman"/>
          <w:position w:val="-10"/>
          <w:lang w:val="en-US"/>
        </w:rPr>
        <w:object w:dxaOrig="720" w:dyaOrig="340" w14:anchorId="05D6792A">
          <v:shape id="_x0000_i1135" type="#_x0000_t75" style="width:36.75pt;height:17.25pt" o:ole="">
            <v:imagedata r:id="rId226" o:title=""/>
          </v:shape>
          <o:OLEObject Type="Embed" ProgID="Equation.DSMT4" ShapeID="_x0000_i1135" DrawAspect="Content" ObjectID="_1803729980" r:id="rId227"/>
        </w:object>
      </w:r>
      <w:r w:rsidR="0050301B" w:rsidRPr="0050535F">
        <w:rPr>
          <w:rFonts w:cs="Times New Roman"/>
          <w:lang w:val="en-US"/>
        </w:rPr>
        <w:t xml:space="preserve"> and </w:t>
      </w:r>
      <w:r w:rsidR="0050301B" w:rsidRPr="0050535F">
        <w:rPr>
          <w:rFonts w:cs="Times New Roman"/>
          <w:position w:val="-6"/>
          <w:lang w:val="en-US"/>
        </w:rPr>
        <w:object w:dxaOrig="620" w:dyaOrig="300" w14:anchorId="165C7A0D">
          <v:shape id="_x0000_i1136" type="#_x0000_t75" style="width:30.75pt;height:15pt" o:ole="">
            <v:imagedata r:id="rId228" o:title=""/>
          </v:shape>
          <o:OLEObject Type="Embed" ProgID="Equation.DSMT4" ShapeID="_x0000_i1136" DrawAspect="Content" ObjectID="_1803729981" r:id="rId229"/>
        </w:object>
      </w:r>
      <w:r w:rsidR="0050301B" w:rsidRPr="0050535F">
        <w:rPr>
          <w:rFonts w:cs="Times New Roman"/>
          <w:lang w:val="en-US"/>
        </w:rPr>
        <w:t>)</w:t>
      </w:r>
      <w:r w:rsidR="0050301B" w:rsidRPr="0050535F">
        <w:rPr>
          <w:lang w:val="en-US"/>
        </w:rPr>
        <w:t xml:space="preserve">, </w:t>
      </w:r>
      <w:r w:rsidR="000D7F3D" w:rsidRPr="0050535F">
        <w:rPr>
          <w:rFonts w:cs="Times New Roman"/>
          <w:lang w:val="en-US"/>
        </w:rPr>
        <w:t>t</w:t>
      </w:r>
      <w:r w:rsidRPr="0050535F">
        <w:rPr>
          <w:rFonts w:cs="Times New Roman"/>
          <w:lang w:val="en-US"/>
        </w:rPr>
        <w:t xml:space="preserve">he NN </w:t>
      </w:r>
      <w:r w:rsidRPr="00882810">
        <w:rPr>
          <w:rFonts w:cs="Times New Roman"/>
          <w:highlight w:val="yellow"/>
          <w:lang w:val="en-US"/>
        </w:rPr>
        <w:t xml:space="preserve">model is retrained </w:t>
      </w:r>
      <w:r w:rsidR="00155F3A" w:rsidRPr="00882810">
        <w:rPr>
          <w:rFonts w:cs="Times New Roman"/>
          <w:highlight w:val="yellow"/>
          <w:lang w:val="en-US"/>
        </w:rPr>
        <w:t xml:space="preserve">on </w:t>
      </w:r>
      <w:r w:rsidRPr="00882810">
        <w:rPr>
          <w:rFonts w:cs="Times New Roman"/>
          <w:highlight w:val="yellow"/>
          <w:lang w:val="en-US"/>
        </w:rPr>
        <w:t xml:space="preserve">the </w:t>
      </w:r>
      <w:r w:rsidR="00C76942" w:rsidRPr="00882810">
        <w:rPr>
          <w:rFonts w:cs="Times New Roman"/>
          <w:highlight w:val="yellow"/>
          <w:lang w:val="en-US"/>
        </w:rPr>
        <w:t xml:space="preserve">augmented </w:t>
      </w:r>
      <w:r w:rsidRPr="00882810">
        <w:rPr>
          <w:rFonts w:cs="Times New Roman"/>
          <w:highlight w:val="yellow"/>
          <w:lang w:val="en-US"/>
        </w:rPr>
        <w:t>dataset</w:t>
      </w:r>
      <w:r w:rsidR="00155F3A" w:rsidRPr="00882810">
        <w:rPr>
          <w:rFonts w:cs="Times New Roman"/>
          <w:highlight w:val="yellow"/>
          <w:lang w:val="en-US"/>
        </w:rPr>
        <w:t xml:space="preserve"> </w:t>
      </w:r>
      <w:commentRangeStart w:id="19"/>
      <w:r w:rsidR="001F3C5A" w:rsidRPr="001F3C5A">
        <w:rPr>
          <w:rFonts w:cs="Times New Roman"/>
          <w:position w:val="-16"/>
          <w:highlight w:val="yellow"/>
          <w:lang w:val="en-US"/>
        </w:rPr>
        <w:object w:dxaOrig="639" w:dyaOrig="440" w14:anchorId="39E03042">
          <v:shape id="_x0000_i1137" type="#_x0000_t75" style="width:32.25pt;height:23.25pt" o:ole="">
            <v:imagedata r:id="rId230" o:title=""/>
          </v:shape>
          <o:OLEObject Type="Embed" ProgID="Equation.DSMT4" ShapeID="_x0000_i1137" DrawAspect="Content" ObjectID="_1803729982" r:id="rId231"/>
        </w:object>
      </w:r>
      <w:r w:rsidR="00C76942" w:rsidRPr="00882810">
        <w:rPr>
          <w:rFonts w:cs="Times New Roman"/>
          <w:highlight w:val="yellow"/>
          <w:lang w:val="en-US"/>
        </w:rPr>
        <w:t xml:space="preserve"> </w:t>
      </w:r>
      <w:commentRangeEnd w:id="19"/>
      <w:r w:rsidR="009D29D6">
        <w:rPr>
          <w:rStyle w:val="Refdecomentario"/>
        </w:rPr>
        <w:commentReference w:id="19"/>
      </w:r>
      <w:r w:rsidR="00C76942" w:rsidRPr="00882810">
        <w:rPr>
          <w:rFonts w:cs="Times New Roman"/>
          <w:highlight w:val="yellow"/>
          <w:lang w:val="en-US"/>
        </w:rPr>
        <w:t>without cross-validation</w:t>
      </w:r>
      <w:r w:rsidRPr="00882810">
        <w:rPr>
          <w:rFonts w:cs="Times New Roman"/>
          <w:highlight w:val="yellow"/>
          <w:lang w:val="en-US"/>
        </w:rPr>
        <w:t>.</w:t>
      </w:r>
      <w:r w:rsidR="009670E8" w:rsidRPr="00155F3A">
        <w:rPr>
          <w:rFonts w:cs="Times New Roman"/>
          <w:lang w:val="en-US"/>
        </w:rPr>
        <w:t xml:space="preserve"> </w:t>
      </w:r>
      <w:r w:rsidR="000D7F3D" w:rsidRPr="0050535F">
        <w:rPr>
          <w:rFonts w:cs="Times New Roman"/>
          <w:lang w:val="en-US"/>
        </w:rPr>
        <w:t xml:space="preserve">Figure 6 (on the left) presents the results of this final adjustment. The observed DMUs are represented as black points. Additionally, two distinct regions are </w:t>
      </w:r>
      <w:r w:rsidR="00CA0B13">
        <w:rPr>
          <w:rFonts w:cs="Times New Roman"/>
          <w:lang w:val="en-US"/>
        </w:rPr>
        <w:t>identified</w:t>
      </w:r>
      <w:r w:rsidR="00CA0B13" w:rsidRPr="0050535F">
        <w:rPr>
          <w:rFonts w:cs="Times New Roman"/>
          <w:lang w:val="en-US"/>
        </w:rPr>
        <w:t xml:space="preserve"> </w:t>
      </w:r>
      <w:r w:rsidR="00C41843" w:rsidRPr="009E287E">
        <w:rPr>
          <w:rFonts w:cs="Times New Roman"/>
          <w:lang w:val="en-US"/>
        </w:rPr>
        <w:t>choosing 0.5 as the probability threshold</w:t>
      </w:r>
      <w:r w:rsidR="005F5ADC" w:rsidRPr="009E287E">
        <w:rPr>
          <w:rFonts w:cs="Times New Roman"/>
          <w:lang w:val="en-US"/>
        </w:rPr>
        <w:t xml:space="preserve"> to differentiate among the </w:t>
      </w:r>
      <w:r w:rsidR="00446C7D" w:rsidRPr="009E287E">
        <w:rPr>
          <w:rFonts w:cs="Times New Roman"/>
          <w:lang w:val="en-US"/>
        </w:rPr>
        <w:t xml:space="preserve">efficient and inefficient classes. </w:t>
      </w:r>
      <w:r w:rsidR="00C676DE" w:rsidRPr="00155F3A">
        <w:rPr>
          <w:rFonts w:cs="Times New Roman"/>
          <w:lang w:val="en-US"/>
        </w:rPr>
        <w:t xml:space="preserve">The probability level </w:t>
      </w:r>
      <w:r w:rsidR="00C676DE" w:rsidRPr="00155F3A">
        <w:rPr>
          <w:rFonts w:cs="Times New Roman"/>
          <w:i/>
          <w:iCs/>
          <w:lang w:val="en-US"/>
        </w:rPr>
        <w:t xml:space="preserve">p </w:t>
      </w:r>
      <w:r w:rsidR="00C676DE" w:rsidRPr="00155F3A">
        <w:rPr>
          <w:rFonts w:cs="Times New Roman"/>
          <w:lang w:val="en-US"/>
        </w:rPr>
        <w:t xml:space="preserve">can be modified at will when representing the areas </w:t>
      </w:r>
      <w:r w:rsidR="000926B0" w:rsidRPr="00155F3A">
        <w:rPr>
          <w:rFonts w:cs="Times New Roman"/>
          <w:lang w:val="en-US"/>
        </w:rPr>
        <w:t xml:space="preserve">corresponding to the two classes. </w:t>
      </w:r>
      <w:r w:rsidR="001161E4" w:rsidRPr="00155F3A">
        <w:rPr>
          <w:rFonts w:cs="Times New Roman"/>
          <w:lang w:val="en-US"/>
        </w:rPr>
        <w:t>In this case w</w:t>
      </w:r>
      <w:r w:rsidR="000926B0" w:rsidRPr="00155F3A">
        <w:rPr>
          <w:rFonts w:cs="Times New Roman"/>
          <w:lang w:val="en-US"/>
        </w:rPr>
        <w:t xml:space="preserve">e </w:t>
      </w:r>
      <w:r w:rsidR="00556985" w:rsidRPr="009E287E">
        <w:rPr>
          <w:rFonts w:cs="Times New Roman"/>
          <w:lang w:val="en-US"/>
        </w:rPr>
        <w:t xml:space="preserve">identify </w:t>
      </w:r>
      <w:r w:rsidR="000D7F3D" w:rsidRPr="009E287E">
        <w:rPr>
          <w:rFonts w:cs="Times New Roman"/>
          <w:lang w:val="en-US"/>
        </w:rPr>
        <w:t>the green region</w:t>
      </w:r>
      <w:r w:rsidR="001161E4" w:rsidRPr="009D29D6">
        <w:rPr>
          <w:rFonts w:cs="Times New Roman"/>
          <w:lang w:val="en-US"/>
        </w:rPr>
        <w:t xml:space="preserve"> </w:t>
      </w:r>
      <w:r w:rsidR="005A5FB8" w:rsidRPr="009D29D6">
        <w:rPr>
          <w:rFonts w:cs="Times New Roman"/>
          <w:lang w:val="en-US"/>
        </w:rPr>
        <w:t>with input/output production processes</w:t>
      </w:r>
      <w:r w:rsidR="000D7F3D" w:rsidRPr="009E287E">
        <w:rPr>
          <w:rFonts w:cs="Times New Roman"/>
          <w:lang w:val="en-US"/>
        </w:rPr>
        <w:t xml:space="preserve"> </w:t>
      </w:r>
      <w:r w:rsidR="00E82DFA" w:rsidRPr="009D29D6">
        <w:rPr>
          <w:rFonts w:cs="Times New Roman"/>
          <w:lang w:val="en-US"/>
        </w:rPr>
        <w:t xml:space="preserve">to which the </w:t>
      </w:r>
      <w:r w:rsidR="000D7F3D" w:rsidRPr="009E287E">
        <w:rPr>
          <w:rFonts w:cs="Times New Roman"/>
          <w:lang w:val="en-US"/>
        </w:rPr>
        <w:t xml:space="preserve">model assigns a probability greater than 0.5, classifying </w:t>
      </w:r>
      <w:r w:rsidR="009E287E" w:rsidRPr="009E287E">
        <w:rPr>
          <w:rFonts w:cs="Times New Roman"/>
          <w:lang w:val="en-US"/>
        </w:rPr>
        <w:t xml:space="preserve">these </w:t>
      </w:r>
      <w:r w:rsidR="000D7F3D" w:rsidRPr="009E287E">
        <w:rPr>
          <w:rFonts w:cs="Times New Roman"/>
          <w:lang w:val="en-US"/>
        </w:rPr>
        <w:t>units as “</w:t>
      </w:r>
      <w:r w:rsidR="000D7F3D" w:rsidRPr="0050535F">
        <w:rPr>
          <w:rFonts w:cs="Times New Roman"/>
          <w:lang w:val="en-US"/>
        </w:rPr>
        <w:t>efficient”, and the pink region, where the probability is 0.5 or lower, classifying units as “inefficient”</w:t>
      </w:r>
      <w:r w:rsidR="00231E2A" w:rsidRPr="0050535F">
        <w:rPr>
          <w:rFonts w:cs="Times New Roman"/>
          <w:lang w:val="en-US"/>
        </w:rPr>
        <w:t>.</w:t>
      </w:r>
      <w:r w:rsidR="00541C16" w:rsidRPr="0050535F">
        <w:rPr>
          <w:rFonts w:cs="Times New Roman"/>
          <w:lang w:val="en-US"/>
        </w:rPr>
        <w:t xml:space="preserve"> </w:t>
      </w:r>
      <w:r w:rsidR="000D7F3D" w:rsidRPr="0050535F">
        <w:rPr>
          <w:rFonts w:cs="Times New Roman"/>
          <w:lang w:val="en-US"/>
        </w:rPr>
        <w:t>Moreover, F</w:t>
      </w:r>
      <w:r w:rsidR="009D1E71" w:rsidRPr="0050535F">
        <w:rPr>
          <w:rFonts w:cs="Times New Roman"/>
          <w:lang w:val="en-US"/>
        </w:rPr>
        <w:t>igure 6 (</w:t>
      </w:r>
      <w:r w:rsidR="00FA5A04" w:rsidRPr="0050535F">
        <w:rPr>
          <w:rFonts w:cs="Times New Roman"/>
          <w:lang w:val="en-US"/>
        </w:rPr>
        <w:t xml:space="preserve">on the </w:t>
      </w:r>
      <w:r w:rsidR="009D1E71" w:rsidRPr="0050535F">
        <w:rPr>
          <w:rFonts w:cs="Times New Roman"/>
          <w:lang w:val="en-US"/>
        </w:rPr>
        <w:t xml:space="preserve">right) represents </w:t>
      </w:r>
      <w:r w:rsidR="00BE7FAA" w:rsidRPr="0050535F">
        <w:rPr>
          <w:rFonts w:cs="Times New Roman"/>
          <w:lang w:val="en-US"/>
        </w:rPr>
        <w:t>uncertainty</w:t>
      </w:r>
      <w:r w:rsidR="009D1E71" w:rsidRPr="0050535F">
        <w:rPr>
          <w:rFonts w:cs="Times New Roman"/>
          <w:lang w:val="en-US"/>
        </w:rPr>
        <w:t xml:space="preserve"> through a gradient based on the </w:t>
      </w:r>
      <w:r w:rsidR="00FA5A04" w:rsidRPr="0050535F">
        <w:rPr>
          <w:rFonts w:cs="Times New Roman"/>
          <w:lang w:val="en-US"/>
        </w:rPr>
        <w:t>probabilities</w:t>
      </w:r>
      <w:r w:rsidR="009D1E71" w:rsidRPr="0050535F">
        <w:rPr>
          <w:rFonts w:cs="Times New Roman"/>
          <w:lang w:val="en-US"/>
        </w:rPr>
        <w:t xml:space="preserve"> predicted by the model. Areas </w:t>
      </w:r>
      <w:r w:rsidR="00EB735A">
        <w:rPr>
          <w:rFonts w:cs="Times New Roman"/>
          <w:lang w:val="en-US"/>
        </w:rPr>
        <w:t xml:space="preserve">representing </w:t>
      </w:r>
      <w:r w:rsidR="009D4DC7">
        <w:rPr>
          <w:rFonts w:cs="Times New Roman"/>
          <w:lang w:val="en-US"/>
        </w:rPr>
        <w:t xml:space="preserve">units </w:t>
      </w:r>
      <w:r w:rsidR="009D1E71" w:rsidRPr="0050535F">
        <w:rPr>
          <w:rFonts w:cs="Times New Roman"/>
          <w:lang w:val="en-US"/>
        </w:rPr>
        <w:t xml:space="preserve">with a predicted probability between 0.25 and 0.75 are shaded in black, indicating </w:t>
      </w:r>
      <w:r w:rsidR="009D4DC7">
        <w:rPr>
          <w:rFonts w:cs="Times New Roman"/>
          <w:lang w:val="en-US"/>
        </w:rPr>
        <w:t xml:space="preserve">high </w:t>
      </w:r>
      <w:r w:rsidR="009D1E71" w:rsidRPr="0050535F">
        <w:rPr>
          <w:rFonts w:cs="Times New Roman"/>
          <w:lang w:val="en-US"/>
        </w:rPr>
        <w:t>uncertainty</w:t>
      </w:r>
      <w:r w:rsidR="005F3265">
        <w:rPr>
          <w:rFonts w:cs="Times New Roman"/>
          <w:lang w:val="en-US"/>
        </w:rPr>
        <w:t xml:space="preserve"> about their </w:t>
      </w:r>
      <w:r w:rsidR="00AD7480">
        <w:rPr>
          <w:rFonts w:cs="Times New Roman"/>
          <w:lang w:val="en-US"/>
        </w:rPr>
        <w:t>efficien</w:t>
      </w:r>
      <w:r w:rsidR="0034120D">
        <w:rPr>
          <w:rFonts w:cs="Times New Roman"/>
          <w:lang w:val="en-US"/>
        </w:rPr>
        <w:t>t</w:t>
      </w:r>
      <w:r w:rsidR="00AD7480">
        <w:rPr>
          <w:rFonts w:cs="Times New Roman"/>
          <w:lang w:val="en-US"/>
        </w:rPr>
        <w:t xml:space="preserve"> or inefficient </w:t>
      </w:r>
      <w:r w:rsidR="00A509BF">
        <w:rPr>
          <w:rFonts w:cs="Times New Roman"/>
          <w:lang w:val="en-US"/>
        </w:rPr>
        <w:t>status</w:t>
      </w:r>
      <w:r w:rsidR="009D1E71" w:rsidRPr="0050535F">
        <w:rPr>
          <w:rFonts w:cs="Times New Roman"/>
          <w:lang w:val="en-US"/>
        </w:rPr>
        <w:t>, while regions with probabilities closer to 0 or 1 are displayed in white, reflecting greater certainty</w:t>
      </w:r>
      <w:r w:rsidR="00C767FE">
        <w:rPr>
          <w:rFonts w:cs="Times New Roman"/>
          <w:lang w:val="en-US"/>
        </w:rPr>
        <w:t xml:space="preserve"> about the</w:t>
      </w:r>
      <w:r w:rsidR="00A509BF">
        <w:rPr>
          <w:rFonts w:cs="Times New Roman"/>
          <w:lang w:val="en-US"/>
        </w:rPr>
        <w:t>ir</w:t>
      </w:r>
      <w:r w:rsidR="00C767FE">
        <w:rPr>
          <w:rFonts w:cs="Times New Roman"/>
          <w:lang w:val="en-US"/>
        </w:rPr>
        <w:t xml:space="preserve"> class</w:t>
      </w:r>
      <w:r w:rsidR="009D1E71" w:rsidRPr="0050535F">
        <w:rPr>
          <w:rFonts w:cs="Times New Roman"/>
          <w:lang w:val="en-US"/>
        </w:rPr>
        <w:t>.</w:t>
      </w:r>
      <w:r w:rsidR="00D631A1" w:rsidRPr="0050535F">
        <w:rPr>
          <w:rFonts w:cs="Times New Roman"/>
          <w:lang w:val="en-US"/>
        </w:rPr>
        <w:t xml:space="preserve"> </w:t>
      </w:r>
    </w:p>
    <w:p w14:paraId="411074C7" w14:textId="00C69BDE" w:rsidR="00280DD6" w:rsidRDefault="001563A2" w:rsidP="00532294">
      <w:pPr>
        <w:spacing w:line="360" w:lineRule="auto"/>
        <w:jc w:val="center"/>
        <w:rPr>
          <w:rFonts w:cs="Times New Roman"/>
          <w:lang w:val="en-US"/>
        </w:rPr>
      </w:pPr>
      <w:r>
        <w:rPr>
          <w:rFonts w:cs="Times New Roman"/>
          <w:noProof/>
          <w:lang w:val="en-US"/>
        </w:rPr>
        <w:drawing>
          <wp:inline distT="0" distB="0" distL="0" distR="0" wp14:anchorId="598EAAF3" wp14:editId="67CC5F72">
            <wp:extent cx="4280070" cy="2567940"/>
            <wp:effectExtent l="0" t="0" r="6350" b="3810"/>
            <wp:docPr id="1709232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4317526" cy="2590413"/>
                    </a:xfrm>
                    <a:prstGeom prst="rect">
                      <a:avLst/>
                    </a:prstGeom>
                    <a:noFill/>
                    <a:ln>
                      <a:noFill/>
                    </a:ln>
                  </pic:spPr>
                </pic:pic>
              </a:graphicData>
            </a:graphic>
          </wp:inline>
        </w:drawing>
      </w:r>
    </w:p>
    <w:p w14:paraId="6A250580" w14:textId="5FAFDD2B" w:rsidR="00532294" w:rsidRPr="0050535F" w:rsidRDefault="00532294" w:rsidP="00911AA0">
      <w:pPr>
        <w:spacing w:line="360" w:lineRule="auto"/>
        <w:jc w:val="center"/>
        <w:rPr>
          <w:rFonts w:cs="Times New Roman"/>
          <w:lang w:val="en-US"/>
        </w:rPr>
      </w:pPr>
      <w:r>
        <w:rPr>
          <w:rFonts w:cs="Times New Roman"/>
          <w:noProof/>
          <w:lang w:val="en-US"/>
        </w:rPr>
        <w:drawing>
          <wp:inline distT="0" distB="0" distL="0" distR="0" wp14:anchorId="18B0A792" wp14:editId="5669446A">
            <wp:extent cx="4353515" cy="2611186"/>
            <wp:effectExtent l="0" t="0" r="5715" b="4445"/>
            <wp:docPr id="16704160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4353515" cy="2611186"/>
                    </a:xfrm>
                    <a:prstGeom prst="rect">
                      <a:avLst/>
                    </a:prstGeom>
                    <a:noFill/>
                    <a:ln>
                      <a:noFill/>
                    </a:ln>
                  </pic:spPr>
                </pic:pic>
              </a:graphicData>
            </a:graphic>
          </wp:inline>
        </w:drawing>
      </w:r>
    </w:p>
    <w:p w14:paraId="1027AFC7" w14:textId="237D5B35" w:rsidR="00280DD6" w:rsidRPr="0050535F" w:rsidRDefault="00280DD6" w:rsidP="00280DD6">
      <w:pPr>
        <w:keepNext/>
        <w:spacing w:line="360" w:lineRule="auto"/>
        <w:jc w:val="center"/>
        <w:rPr>
          <w:rFonts w:cs="Times New Roman"/>
          <w:lang w:val="en-US"/>
        </w:rPr>
      </w:pPr>
    </w:p>
    <w:p w14:paraId="5D8F2E33" w14:textId="0DB6D784" w:rsidR="00280DD6" w:rsidRPr="00155F3A" w:rsidRDefault="00280DD6" w:rsidP="00280DD6">
      <w:pPr>
        <w:pStyle w:val="Descripcin"/>
        <w:spacing w:line="360" w:lineRule="auto"/>
        <w:jc w:val="center"/>
        <w:rPr>
          <w:rFonts w:cs="Times New Roman"/>
          <w:color w:val="auto"/>
          <w:sz w:val="22"/>
          <w:szCs w:val="22"/>
          <w:lang w:val="en-US"/>
        </w:rPr>
      </w:pPr>
      <w:r w:rsidRPr="00155F3A">
        <w:rPr>
          <w:rFonts w:cs="Times New Roman"/>
          <w:color w:val="auto"/>
          <w:sz w:val="22"/>
          <w:szCs w:val="22"/>
          <w:lang w:val="en-US"/>
        </w:rPr>
        <w:t xml:space="preserve">Figure 6. </w:t>
      </w:r>
      <w:r w:rsidR="00AD33BD" w:rsidRPr="00AD33BD">
        <w:t xml:space="preserve"> </w:t>
      </w:r>
      <w:r w:rsidR="00AD33BD" w:rsidRPr="00AD33BD">
        <w:rPr>
          <w:rFonts w:cs="Times New Roman"/>
          <w:color w:val="auto"/>
          <w:sz w:val="22"/>
          <w:szCs w:val="22"/>
          <w:lang w:val="en-US"/>
        </w:rPr>
        <w:t>At the top, the predicted (efficient/inefficient) regions generated by the new approach are displayed alongside the original unlabeled DMUs. At the bottom, the uncertainty regions are shaded in black as predicted by the fitted model, with certainty regions shown in white</w:t>
      </w:r>
      <w:r w:rsidRPr="00155F3A">
        <w:rPr>
          <w:rFonts w:cs="Times New Roman"/>
          <w:color w:val="auto"/>
          <w:sz w:val="22"/>
          <w:szCs w:val="22"/>
          <w:lang w:val="en-US"/>
        </w:rPr>
        <w:t>.</w:t>
      </w:r>
    </w:p>
    <w:p w14:paraId="7CF57765" w14:textId="77777777" w:rsidR="002D43FE" w:rsidRPr="0050535F" w:rsidRDefault="002D43FE" w:rsidP="00DF3B00">
      <w:pPr>
        <w:spacing w:line="360" w:lineRule="auto"/>
        <w:rPr>
          <w:rFonts w:cs="Times New Roman"/>
          <w:lang w:val="en-US"/>
        </w:rPr>
      </w:pPr>
    </w:p>
    <w:p w14:paraId="606A6271" w14:textId="73C0D440" w:rsidR="009D4ED8" w:rsidRPr="0050535F" w:rsidRDefault="00C669C4" w:rsidP="00DF3B00">
      <w:pPr>
        <w:spacing w:line="360" w:lineRule="auto"/>
        <w:rPr>
          <w:rFonts w:cs="Times New Roman"/>
          <w:lang w:val="en-US"/>
        </w:rPr>
      </w:pPr>
      <w:r w:rsidRPr="0050535F">
        <w:rPr>
          <w:rFonts w:cs="Times New Roman"/>
          <w:lang w:val="en-US"/>
        </w:rPr>
        <w:t xml:space="preserve">Once </w:t>
      </w:r>
      <w:r w:rsidR="00A626A8">
        <w:rPr>
          <w:rFonts w:cs="Times New Roman"/>
          <w:lang w:val="en-US"/>
        </w:rPr>
        <w:t xml:space="preserve">the </w:t>
      </w:r>
      <w:r w:rsidRPr="0050535F">
        <w:rPr>
          <w:rFonts w:cs="Times New Roman"/>
          <w:lang w:val="en-US"/>
        </w:rPr>
        <w:t>final model</w:t>
      </w:r>
      <w:r w:rsidR="005A4E86" w:rsidRPr="0050535F">
        <w:rPr>
          <w:rFonts w:cs="Times New Roman"/>
          <w:lang w:val="en-US"/>
        </w:rPr>
        <w:t xml:space="preserve"> is established</w:t>
      </w:r>
      <w:r w:rsidRPr="0050535F">
        <w:rPr>
          <w:rFonts w:cs="Times New Roman"/>
          <w:lang w:val="en-US"/>
        </w:rPr>
        <w:t>, we us</w:t>
      </w:r>
      <w:r w:rsidR="005A4E86" w:rsidRPr="0050535F">
        <w:rPr>
          <w:rFonts w:cs="Times New Roman"/>
          <w:lang w:val="en-US"/>
        </w:rPr>
        <w:t>e</w:t>
      </w:r>
      <w:r w:rsidRPr="0050535F">
        <w:rPr>
          <w:rFonts w:cs="Times New Roman"/>
          <w:lang w:val="en-US"/>
        </w:rPr>
        <w:t xml:space="preserve"> it to measure technical efficiency</w:t>
      </w:r>
      <w:r w:rsidR="00A626A8">
        <w:rPr>
          <w:rFonts w:cs="Times New Roman"/>
          <w:lang w:val="en-US"/>
        </w:rPr>
        <w:t xml:space="preserve"> in step 4</w:t>
      </w:r>
      <w:r w:rsidRPr="0050535F">
        <w:rPr>
          <w:rFonts w:cs="Times New Roman"/>
          <w:lang w:val="en-US"/>
        </w:rPr>
        <w:t xml:space="preserve">. </w:t>
      </w:r>
      <w:r w:rsidR="005A4E86" w:rsidRPr="0050535F">
        <w:rPr>
          <w:rFonts w:cs="Times New Roman"/>
          <w:lang w:val="en-US"/>
        </w:rPr>
        <w:t xml:space="preserve">First, we </w:t>
      </w:r>
      <w:r w:rsidR="006E78F2" w:rsidRPr="0050535F">
        <w:rPr>
          <w:rFonts w:cs="Times New Roman"/>
          <w:lang w:val="en-US"/>
        </w:rPr>
        <w:t>perform</w:t>
      </w:r>
      <w:r w:rsidR="005A4E86" w:rsidRPr="0050535F">
        <w:rPr>
          <w:rFonts w:cs="Times New Roman"/>
          <w:lang w:val="en-US"/>
        </w:rPr>
        <w:t xml:space="preserve"> a </w:t>
      </w:r>
      <w:r w:rsidR="005A4E86" w:rsidRPr="0050535F">
        <w:rPr>
          <w:rFonts w:eastAsiaTheme="minorEastAsia" w:cs="Times New Roman"/>
          <w:lang w:val="en-US"/>
        </w:rPr>
        <w:t xml:space="preserve">SA analysis (see Section 2.3.2) </w:t>
      </w:r>
      <w:r w:rsidR="005A4E86" w:rsidRPr="0050535F">
        <w:rPr>
          <w:rFonts w:cs="Times New Roman"/>
          <w:lang w:val="en-US"/>
        </w:rPr>
        <w:t xml:space="preserve">using the </w:t>
      </w:r>
      <w:r w:rsidR="00A626A8">
        <w:rPr>
          <w:rFonts w:cs="Times New Roman"/>
          <w:lang w:val="en-US"/>
        </w:rPr>
        <w:t>‘</w:t>
      </w:r>
      <w:proofErr w:type="spellStart"/>
      <w:r w:rsidR="005A4E86" w:rsidRPr="00155F3A">
        <w:rPr>
          <w:rFonts w:cs="Times New Roman"/>
          <w:i/>
          <w:iCs/>
          <w:lang w:val="en-US"/>
        </w:rPr>
        <w:t>Rminer</w:t>
      </w:r>
      <w:proofErr w:type="spellEnd"/>
      <w:r w:rsidR="00A626A8">
        <w:rPr>
          <w:rFonts w:cs="Times New Roman"/>
          <w:lang w:val="en-US"/>
        </w:rPr>
        <w:t>’</w:t>
      </w:r>
      <w:r w:rsidR="005A4E86" w:rsidRPr="0050535F">
        <w:rPr>
          <w:rFonts w:cs="Times New Roman"/>
          <w:lang w:val="en-US"/>
        </w:rPr>
        <w:t xml:space="preserve"> library (Cortez, 2010) to determine the directional projection vector for the DDF model defined in </w:t>
      </w:r>
      <w:hyperlink w:anchor="eq_3" w:history="1">
        <w:r w:rsidR="005A4E86" w:rsidRPr="0050535F">
          <w:rPr>
            <w:rStyle w:val="Hipervnculo"/>
            <w:rFonts w:cs="Times New Roman"/>
            <w:iCs/>
            <w:lang w:val="en-US"/>
          </w:rPr>
          <w:fldChar w:fldCharType="begin"/>
        </w:r>
        <w:r w:rsidR="005A4E86" w:rsidRPr="0050535F">
          <w:rPr>
            <w:rStyle w:val="Hipervnculo"/>
            <w:rFonts w:cs="Times New Roman"/>
            <w:iCs/>
            <w:lang w:val="en-US"/>
          </w:rPr>
          <w:instrText xml:space="preserve"> GOTOBUTTON ZEqnNum518479  \* MERGEFORMAT </w:instrText>
        </w:r>
        <w:r w:rsidR="005A4E86" w:rsidRPr="0050535F">
          <w:rPr>
            <w:rStyle w:val="Hipervnculo"/>
            <w:rFonts w:cs="Times New Roman"/>
            <w:iCs/>
            <w:lang w:val="en-US"/>
          </w:rPr>
          <w:fldChar w:fldCharType="begin"/>
        </w:r>
        <w:r w:rsidR="005A4E86" w:rsidRPr="0050535F">
          <w:rPr>
            <w:rStyle w:val="Hipervnculo"/>
            <w:rFonts w:cs="Times New Roman"/>
            <w:iCs/>
            <w:lang w:val="en-US"/>
          </w:rPr>
          <w:instrText xml:space="preserve"> REF ZEqnNum518479 \* Charformat \! \* MERGEFORMAT </w:instrText>
        </w:r>
        <w:r w:rsidR="005A4E86" w:rsidRPr="0050535F">
          <w:rPr>
            <w:rStyle w:val="Hipervnculo"/>
            <w:rFonts w:cs="Times New Roman"/>
            <w:iCs/>
            <w:lang w:val="en-US"/>
          </w:rPr>
          <w:fldChar w:fldCharType="separate"/>
        </w:r>
        <w:r w:rsidR="00AB32F0" w:rsidRPr="00AD33BD">
          <w:rPr>
            <w:rStyle w:val="Hipervnculo"/>
            <w:iCs/>
          </w:rPr>
          <w:instrText>(3)</w:instrText>
        </w:r>
        <w:r w:rsidR="005A4E86" w:rsidRPr="0050535F">
          <w:rPr>
            <w:rStyle w:val="Hipervnculo"/>
            <w:rFonts w:cs="Times New Roman"/>
            <w:iCs/>
            <w:lang w:val="en-US"/>
          </w:rPr>
          <w:fldChar w:fldCharType="end"/>
        </w:r>
        <w:r w:rsidR="005A4E86" w:rsidRPr="0050535F">
          <w:rPr>
            <w:rStyle w:val="Hipervnculo"/>
            <w:rFonts w:cs="Times New Roman"/>
            <w:iCs/>
            <w:lang w:val="en-US"/>
          </w:rPr>
          <w:fldChar w:fldCharType="end"/>
        </w:r>
      </w:hyperlink>
      <w:r w:rsidR="005A4E86" w:rsidRPr="0050535F">
        <w:rPr>
          <w:rFonts w:cs="Times New Roman"/>
          <w:iCs/>
          <w:lang w:val="en-US"/>
        </w:rPr>
        <w:t xml:space="preserve">. Specifically, </w:t>
      </w:r>
      <w:r w:rsidR="005A4E86" w:rsidRPr="0050535F">
        <w:rPr>
          <w:rFonts w:eastAsiaTheme="minorEastAsia" w:cs="Times New Roman"/>
          <w:lang w:val="en-US"/>
        </w:rPr>
        <w:t xml:space="preserve">the SA results are </w:t>
      </w:r>
      <w:r w:rsidR="005A4E86" w:rsidRPr="0050535F">
        <w:rPr>
          <w:position w:val="-10"/>
          <w:lang w:val="en-US"/>
        </w:rPr>
        <w:object w:dxaOrig="1100" w:dyaOrig="320" w14:anchorId="66046F8E">
          <v:shape id="_x0000_i1138" type="#_x0000_t75" style="width:54.75pt;height:15pt" o:ole="">
            <v:imagedata r:id="rId234" o:title=""/>
          </v:shape>
          <o:OLEObject Type="Embed" ProgID="Equation.DSMT4" ShapeID="_x0000_i1138" DrawAspect="Content" ObjectID="_1803729983" r:id="rId235"/>
        </w:object>
      </w:r>
      <w:r w:rsidR="005A4E86" w:rsidRPr="0050535F">
        <w:rPr>
          <w:lang w:val="en-US"/>
        </w:rPr>
        <w:t xml:space="preserve"> for inputs and </w:t>
      </w:r>
      <w:r w:rsidR="005A4E86" w:rsidRPr="0050535F">
        <w:rPr>
          <w:position w:val="-14"/>
          <w:lang w:val="en-US"/>
        </w:rPr>
        <w:object w:dxaOrig="1120" w:dyaOrig="360" w14:anchorId="533898EA">
          <v:shape id="_x0000_i1139" type="#_x0000_t75" style="width:57.75pt;height:18pt" o:ole="">
            <v:imagedata r:id="rId236" o:title=""/>
          </v:shape>
          <o:OLEObject Type="Embed" ProgID="Equation.DSMT4" ShapeID="_x0000_i1139" DrawAspect="Content" ObjectID="_1803729984" r:id="rId237"/>
        </w:object>
      </w:r>
      <w:r w:rsidR="005A4E86" w:rsidRPr="0050535F">
        <w:rPr>
          <w:lang w:val="en-US"/>
        </w:rPr>
        <w:t xml:space="preserve"> for outputs</w:t>
      </w:r>
      <w:r w:rsidR="005A4E86" w:rsidRPr="0050535F">
        <w:rPr>
          <w:rFonts w:eastAsiaTheme="minorEastAsia" w:cs="Times New Roman"/>
          <w:lang w:val="en-US"/>
        </w:rPr>
        <w:t>.</w:t>
      </w:r>
      <w:r w:rsidR="006E78F2" w:rsidRPr="0050535F">
        <w:rPr>
          <w:rFonts w:eastAsiaTheme="minorEastAsia" w:cs="Times New Roman"/>
          <w:lang w:val="en-US"/>
        </w:rPr>
        <w:t xml:space="preserve"> This analysis reveals that the model assigns twice as much importance to the output variable as to the input variables when classifying a DMU as efficient or inefficient. </w:t>
      </w:r>
      <w:r w:rsidR="005A4E86" w:rsidRPr="0050535F">
        <w:rPr>
          <w:rFonts w:eastAsiaTheme="minorEastAsia" w:cs="Times New Roman"/>
          <w:lang w:val="en-US"/>
        </w:rPr>
        <w:t xml:space="preserve">We then define </w:t>
      </w:r>
      <w:r w:rsidR="005A4E86" w:rsidRPr="0050535F">
        <w:rPr>
          <w:rFonts w:cs="Times New Roman"/>
          <w:lang w:val="en-US"/>
        </w:rPr>
        <w:t xml:space="preserve">the directional vector  </w:t>
      </w:r>
      <w:r w:rsidR="005A4E86" w:rsidRPr="0050535F">
        <w:rPr>
          <w:rFonts w:eastAsiaTheme="minorEastAsia" w:cs="Times New Roman"/>
          <w:lang w:val="en-US"/>
        </w:rPr>
        <w:t xml:space="preserve">as </w:t>
      </w:r>
      <w:r w:rsidR="005A4E86" w:rsidRPr="0050535F">
        <w:rPr>
          <w:position w:val="-16"/>
          <w:lang w:val="en-US"/>
        </w:rPr>
        <w:object w:dxaOrig="3780" w:dyaOrig="420" w14:anchorId="3D4F2C4A">
          <v:shape id="_x0000_i1140" type="#_x0000_t75" style="width:189pt;height:21.75pt" o:ole="">
            <v:imagedata r:id="rId238" o:title=""/>
          </v:shape>
          <o:OLEObject Type="Embed" ProgID="Equation.DSMT4" ShapeID="_x0000_i1140" DrawAspect="Content" ObjectID="_1803729985" r:id="rId239"/>
        </w:object>
      </w:r>
      <w:r w:rsidR="005A4E86" w:rsidRPr="0050535F">
        <w:rPr>
          <w:lang w:val="en-US"/>
        </w:rPr>
        <w:t>, where</w:t>
      </w:r>
      <w:r w:rsidR="009823AB">
        <w:rPr>
          <w:lang w:val="en-US"/>
        </w:rPr>
        <w:t xml:space="preserve"> </w:t>
      </w:r>
      <w:r w:rsidR="00117737" w:rsidRPr="0050535F">
        <w:rPr>
          <w:position w:val="-6"/>
          <w:lang w:val="en-US"/>
        </w:rPr>
        <w:object w:dxaOrig="200" w:dyaOrig="260" w14:anchorId="42907092">
          <v:shape id="_x0000_i1141" type="#_x0000_t75" style="width:10.5pt;height:12.75pt" o:ole="">
            <v:imagedata r:id="rId240" o:title=""/>
          </v:shape>
          <o:OLEObject Type="Embed" ProgID="Equation.DSMT4" ShapeID="_x0000_i1141" DrawAspect="Content" ObjectID="_1803729986" r:id="rId241"/>
        </w:object>
      </w:r>
      <w:r w:rsidR="005A4E86" w:rsidRPr="0050535F">
        <w:rPr>
          <w:lang w:val="en-US"/>
        </w:rPr>
        <w:t xml:space="preserve"> and </w:t>
      </w:r>
      <w:r w:rsidR="005A4E86" w:rsidRPr="0050535F">
        <w:rPr>
          <w:position w:val="-10"/>
          <w:lang w:val="en-US"/>
        </w:rPr>
        <w:object w:dxaOrig="220" w:dyaOrig="300" w14:anchorId="534CB909">
          <v:shape id="_x0000_i1142" type="#_x0000_t75" style="width:11.25pt;height:15pt" o:ole="">
            <v:imagedata r:id="rId242" o:title=""/>
          </v:shape>
          <o:OLEObject Type="Embed" ProgID="Equation.DSMT4" ShapeID="_x0000_i1142" DrawAspect="Content" ObjectID="_1803729987" r:id="rId243"/>
        </w:object>
      </w:r>
      <w:r w:rsidR="005A4E86" w:rsidRPr="0050535F">
        <w:rPr>
          <w:lang w:val="en-US"/>
        </w:rPr>
        <w:t xml:space="preserve"> represent the mean value of input </w:t>
      </w:r>
      <w:r w:rsidR="005A4E86" w:rsidRPr="0050535F">
        <w:rPr>
          <w:position w:val="-6"/>
          <w:lang w:val="en-US"/>
        </w:rPr>
        <w:object w:dxaOrig="180" w:dyaOrig="200" w14:anchorId="47C58203">
          <v:shape id="_x0000_i1143" type="#_x0000_t75" style="width:9.75pt;height:10.5pt" o:ole="">
            <v:imagedata r:id="rId244" o:title=""/>
          </v:shape>
          <o:OLEObject Type="Embed" ProgID="Equation.DSMT4" ShapeID="_x0000_i1143" DrawAspect="Content" ObjectID="_1803729988" r:id="rId245"/>
        </w:object>
      </w:r>
      <w:r w:rsidR="005A4E86" w:rsidRPr="0050535F">
        <w:rPr>
          <w:lang w:val="en-US"/>
        </w:rPr>
        <w:t xml:space="preserve"> and</w:t>
      </w:r>
      <w:r w:rsidR="006E78F2" w:rsidRPr="0050535F">
        <w:rPr>
          <w:lang w:val="en-US"/>
        </w:rPr>
        <w:t xml:space="preserve"> output</w:t>
      </w:r>
      <w:r w:rsidR="005A4E86" w:rsidRPr="0050535F">
        <w:rPr>
          <w:lang w:val="en-US"/>
        </w:rPr>
        <w:t xml:space="preserve"> </w:t>
      </w:r>
      <w:r w:rsidR="005A4E86" w:rsidRPr="0050535F">
        <w:rPr>
          <w:position w:val="-10"/>
          <w:lang w:val="en-US"/>
        </w:rPr>
        <w:object w:dxaOrig="200" w:dyaOrig="240" w14:anchorId="6D97DC41">
          <v:shape id="_x0000_i1144" type="#_x0000_t75" style="width:10.5pt;height:12pt" o:ole="">
            <v:imagedata r:id="rId246" o:title=""/>
          </v:shape>
          <o:OLEObject Type="Embed" ProgID="Equation.DSMT4" ShapeID="_x0000_i1144" DrawAspect="Content" ObjectID="_1803729989" r:id="rId247"/>
        </w:object>
      </w:r>
      <w:r w:rsidR="005A4E86" w:rsidRPr="0050535F">
        <w:rPr>
          <w:lang w:val="en-US"/>
        </w:rPr>
        <w:t xml:space="preserve">, respectively. </w:t>
      </w:r>
      <w:r w:rsidR="006E78F2" w:rsidRPr="0050535F">
        <w:rPr>
          <w:lang w:val="en-US"/>
        </w:rPr>
        <w:t>Lastly, we</w:t>
      </w:r>
      <w:r w:rsidR="006E78F2" w:rsidRPr="0050535F">
        <w:rPr>
          <w:rFonts w:eastAsiaTheme="minorEastAsia" w:cs="Times New Roman"/>
          <w:lang w:val="en-US"/>
        </w:rPr>
        <w:t xml:space="preserve"> </w:t>
      </w:r>
      <w:r w:rsidR="00497E58" w:rsidRPr="0050535F">
        <w:rPr>
          <w:rFonts w:cs="Times New Roman"/>
          <w:lang w:val="en-US"/>
        </w:rPr>
        <w:t xml:space="preserve">determine </w:t>
      </w:r>
      <w:r w:rsidR="00EB6266" w:rsidRPr="0050535F">
        <w:rPr>
          <w:position w:val="-10"/>
          <w:lang w:val="en-US"/>
        </w:rPr>
        <w:object w:dxaOrig="279" w:dyaOrig="340" w14:anchorId="119C9BBC">
          <v:shape id="_x0000_i1145" type="#_x0000_t75" style="width:14.25pt;height:16.5pt" o:ole="">
            <v:imagedata r:id="rId248" o:title=""/>
          </v:shape>
          <o:OLEObject Type="Embed" ProgID="Equation.DSMT4" ShapeID="_x0000_i1145" DrawAspect="Content" ObjectID="_1803729990" r:id="rId249"/>
        </w:object>
      </w:r>
      <w:r w:rsidR="009979C7" w:rsidRPr="0050535F">
        <w:rPr>
          <w:rFonts w:cs="Times New Roman"/>
          <w:lang w:val="en-US"/>
        </w:rPr>
        <w:t xml:space="preserve"> (the </w:t>
      </w:r>
      <w:r w:rsidR="005A4E86" w:rsidRPr="0050535F">
        <w:rPr>
          <w:rFonts w:cs="Times New Roman"/>
          <w:lang w:val="en-US"/>
        </w:rPr>
        <w:t xml:space="preserve">efficiency score derived from the </w:t>
      </w:r>
      <w:r w:rsidR="009979C7" w:rsidRPr="0050535F">
        <w:rPr>
          <w:rFonts w:cs="Times New Roman"/>
          <w:lang w:val="en-US"/>
        </w:rPr>
        <w:t>DDF</w:t>
      </w:r>
      <w:r w:rsidR="005A4E86" w:rsidRPr="0050535F">
        <w:rPr>
          <w:rFonts w:cs="Times New Roman"/>
          <w:lang w:val="en-US"/>
        </w:rPr>
        <w:t xml:space="preserve"> model</w:t>
      </w:r>
      <w:r w:rsidR="009979C7" w:rsidRPr="0050535F">
        <w:rPr>
          <w:rFonts w:cs="Times New Roman"/>
          <w:lang w:val="en-US"/>
        </w:rPr>
        <w:t>),</w:t>
      </w:r>
      <w:r w:rsidR="006E78F2" w:rsidRPr="0050535F">
        <w:rPr>
          <w:rFonts w:cs="Times New Roman"/>
          <w:lang w:val="en-US"/>
        </w:rPr>
        <w:t xml:space="preserve"> along with </w:t>
      </w:r>
      <w:r w:rsidR="009979C7" w:rsidRPr="0050535F">
        <w:rPr>
          <w:rFonts w:cs="Times New Roman"/>
          <w:lang w:val="en-US"/>
        </w:rPr>
        <w:t>the input and output target</w:t>
      </w:r>
      <w:r w:rsidR="006E78F2" w:rsidRPr="0050535F">
        <w:rPr>
          <w:rFonts w:cs="Times New Roman"/>
          <w:lang w:val="en-US"/>
        </w:rPr>
        <w:t>s</w:t>
      </w:r>
      <w:r w:rsidR="009979C7" w:rsidRPr="0050535F">
        <w:rPr>
          <w:rFonts w:cs="Times New Roman"/>
          <w:lang w:val="en-US"/>
        </w:rPr>
        <w:t xml:space="preserve"> and </w:t>
      </w:r>
      <w:r w:rsidR="006E78F2" w:rsidRPr="0050535F">
        <w:rPr>
          <w:rFonts w:cs="Times New Roman"/>
          <w:lang w:val="en-US"/>
        </w:rPr>
        <w:t xml:space="preserve">the </w:t>
      </w:r>
      <w:r w:rsidR="001678DF" w:rsidRPr="0050535F">
        <w:rPr>
          <w:rFonts w:cs="Times New Roman"/>
          <w:lang w:val="en-US"/>
        </w:rPr>
        <w:t>peers for each DMU</w:t>
      </w:r>
      <w:r w:rsidR="006E78F2" w:rsidRPr="0050535F">
        <w:rPr>
          <w:rFonts w:cs="Times New Roman"/>
          <w:lang w:val="en-US"/>
        </w:rPr>
        <w:t>.</w:t>
      </w:r>
    </w:p>
    <w:p w14:paraId="5EA74080" w14:textId="77777777" w:rsidR="008845E0" w:rsidRPr="0050535F" w:rsidRDefault="008845E0" w:rsidP="00DF3B00">
      <w:pPr>
        <w:spacing w:line="360" w:lineRule="auto"/>
        <w:rPr>
          <w:rFonts w:eastAsiaTheme="minorEastAsia" w:cs="Times New Roman"/>
          <w:lang w:val="en-US"/>
        </w:rPr>
      </w:pPr>
    </w:p>
    <w:p w14:paraId="168ACDCB" w14:textId="6AA75E30" w:rsidR="004371C8" w:rsidRPr="0050535F" w:rsidRDefault="006E78F2" w:rsidP="00DF3B00">
      <w:pPr>
        <w:spacing w:line="360" w:lineRule="auto"/>
        <w:rPr>
          <w:rFonts w:eastAsiaTheme="minorEastAsia" w:cs="Times New Roman"/>
          <w:lang w:val="en-US"/>
        </w:rPr>
      </w:pPr>
      <w:r w:rsidRPr="0050535F">
        <w:rPr>
          <w:rFonts w:eastAsiaTheme="minorEastAsia" w:cs="Times New Roman"/>
          <w:lang w:val="en-US"/>
        </w:rPr>
        <w:t>Next,</w:t>
      </w:r>
      <w:r w:rsidR="00C25617" w:rsidRPr="0050535F">
        <w:rPr>
          <w:rFonts w:eastAsiaTheme="minorEastAsia" w:cs="Times New Roman"/>
          <w:lang w:val="en-US"/>
        </w:rPr>
        <w:t xml:space="preserve"> we</w:t>
      </w:r>
      <w:r w:rsidRPr="0050535F">
        <w:rPr>
          <w:rFonts w:eastAsiaTheme="minorEastAsia" w:cs="Times New Roman"/>
          <w:lang w:val="en-US"/>
        </w:rPr>
        <w:t xml:space="preserve"> </w:t>
      </w:r>
      <w:r w:rsidR="00C25617" w:rsidRPr="0050535F">
        <w:rPr>
          <w:rFonts w:eastAsiaTheme="minorEastAsia" w:cs="Times New Roman"/>
          <w:lang w:val="en-US"/>
        </w:rPr>
        <w:t xml:space="preserve">illustrate the </w:t>
      </w:r>
      <w:r w:rsidR="00895521">
        <w:rPr>
          <w:rFonts w:eastAsiaTheme="minorEastAsia" w:cs="Times New Roman"/>
          <w:lang w:val="en-US"/>
        </w:rPr>
        <w:t xml:space="preserve">measurement of </w:t>
      </w:r>
      <w:r w:rsidR="0035339D" w:rsidRPr="0050535F">
        <w:rPr>
          <w:rFonts w:eastAsiaTheme="minorEastAsia" w:cs="Times New Roman"/>
          <w:lang w:val="en-US"/>
        </w:rPr>
        <w:t xml:space="preserve">inefficiency at a 0.75 confidence level. Figure 7 displays the separating hyperplane, </w:t>
      </w:r>
      <w:r w:rsidR="00010B35" w:rsidRPr="0050535F">
        <w:rPr>
          <w:rFonts w:eastAsiaTheme="minorEastAsia" w:cs="Times New Roman"/>
          <w:lang w:val="en-US"/>
        </w:rPr>
        <w:t>highlighting DMUs 6, 7 and 31</w:t>
      </w:r>
      <w:r w:rsidR="009823AB">
        <w:rPr>
          <w:rFonts w:eastAsiaTheme="minorEastAsia" w:cs="Times New Roman"/>
          <w:lang w:val="en-US"/>
        </w:rPr>
        <w:sym w:font="Symbol" w:char="F0BE"/>
      </w:r>
      <w:r w:rsidR="009823AB" w:rsidRPr="0050535F">
        <w:rPr>
          <w:rFonts w:eastAsiaTheme="minorEastAsia" w:cs="Times New Roman"/>
          <w:lang w:val="en-US"/>
        </w:rPr>
        <w:t>the three</w:t>
      </w:r>
      <w:r w:rsidR="009823AB">
        <w:rPr>
          <w:rFonts w:eastAsiaTheme="minorEastAsia" w:cs="Times New Roman"/>
          <w:lang w:val="en-US"/>
        </w:rPr>
        <w:t xml:space="preserve"> DEA efficient DMUs</w:t>
      </w:r>
      <w:r w:rsidR="009823AB">
        <w:rPr>
          <w:rFonts w:eastAsiaTheme="minorEastAsia" w:cs="Times New Roman"/>
          <w:lang w:val="en-US"/>
        </w:rPr>
        <w:sym w:font="Symbol" w:char="F0BE"/>
      </w:r>
      <w:r w:rsidR="00010B35" w:rsidRPr="0050535F">
        <w:rPr>
          <w:rFonts w:eastAsiaTheme="minorEastAsia" w:cs="Times New Roman"/>
          <w:lang w:val="en-US"/>
        </w:rPr>
        <w:t xml:space="preserve"> with a probability of being efficient greater than 0.75, </w:t>
      </w:r>
      <w:r w:rsidR="00EB20B0">
        <w:rPr>
          <w:rFonts w:eastAsiaTheme="minorEastAsia" w:cs="Times New Roman"/>
          <w:lang w:val="en-US"/>
        </w:rPr>
        <w:t xml:space="preserve">and </w:t>
      </w:r>
      <w:r w:rsidR="00010B35" w:rsidRPr="0050535F">
        <w:rPr>
          <w:rFonts w:eastAsiaTheme="minorEastAsia" w:cs="Times New Roman"/>
          <w:lang w:val="en-US"/>
        </w:rPr>
        <w:t>located in the green area</w:t>
      </w:r>
      <w:r w:rsidR="00EB20B0">
        <w:rPr>
          <w:rFonts w:eastAsiaTheme="minorEastAsia" w:cs="Times New Roman"/>
          <w:lang w:val="en-US"/>
        </w:rPr>
        <w:t xml:space="preserve"> </w:t>
      </w:r>
      <w:r w:rsidR="00312319">
        <w:rPr>
          <w:rFonts w:eastAsiaTheme="minorEastAsia" w:cs="Times New Roman"/>
          <w:lang w:val="en-US"/>
        </w:rPr>
        <w:t>(</w:t>
      </w:r>
      <w:r w:rsidR="00EB20B0">
        <w:rPr>
          <w:rFonts w:eastAsiaTheme="minorEastAsia" w:cs="Times New Roman"/>
          <w:i/>
          <w:iCs/>
          <w:lang w:val="en-US"/>
        </w:rPr>
        <w:t>p</w:t>
      </w:r>
      <w:r w:rsidR="00312319">
        <w:rPr>
          <w:rFonts w:eastAsiaTheme="minorEastAsia" w:cs="Times New Roman"/>
          <w:lang w:val="en-US"/>
        </w:rPr>
        <w:t>&gt;</w:t>
      </w:r>
      <w:r w:rsidR="00EB20B0">
        <w:rPr>
          <w:rFonts w:eastAsiaTheme="minorEastAsia" w:cs="Times New Roman"/>
          <w:lang w:val="en-US"/>
        </w:rPr>
        <w:t>0.75</w:t>
      </w:r>
      <w:r w:rsidR="00312319">
        <w:rPr>
          <w:rFonts w:eastAsiaTheme="minorEastAsia" w:cs="Times New Roman"/>
          <w:lang w:val="en-US"/>
        </w:rPr>
        <w:t>)</w:t>
      </w:r>
      <w:r w:rsidR="00010B35" w:rsidRPr="0050535F">
        <w:rPr>
          <w:rFonts w:eastAsiaTheme="minorEastAsia" w:cs="Times New Roman"/>
          <w:lang w:val="en-US"/>
        </w:rPr>
        <w:t xml:space="preserve">. Additionally, the </w:t>
      </w:r>
      <w:r w:rsidR="00FF5681">
        <w:rPr>
          <w:rFonts w:eastAsiaTheme="minorEastAsia" w:cs="Times New Roman"/>
          <w:lang w:val="en-US"/>
        </w:rPr>
        <w:t xml:space="preserve">DDF </w:t>
      </w:r>
      <w:r w:rsidR="00010B35" w:rsidRPr="0050535F">
        <w:rPr>
          <w:rFonts w:eastAsiaTheme="minorEastAsia" w:cs="Times New Roman"/>
          <w:lang w:val="en-US"/>
        </w:rPr>
        <w:t>projection of DMU 22</w:t>
      </w:r>
      <w:r w:rsidR="00FF5681">
        <w:rPr>
          <w:rFonts w:eastAsiaTheme="minorEastAsia" w:cs="Times New Roman"/>
          <w:lang w:val="en-US"/>
        </w:rPr>
        <w:t>,</w:t>
      </w:r>
      <w:r w:rsidR="00010B35" w:rsidRPr="0050535F">
        <w:rPr>
          <w:rFonts w:eastAsiaTheme="minorEastAsia" w:cs="Times New Roman"/>
          <w:lang w:val="en-US"/>
        </w:rPr>
        <w:t xml:space="preserve"> </w:t>
      </w:r>
      <w:r w:rsidR="00FF5681" w:rsidRPr="0050535F">
        <w:rPr>
          <w:rFonts w:eastAsiaTheme="minorEastAsia" w:cs="Times New Roman"/>
          <w:lang w:val="en-US"/>
        </w:rPr>
        <w:t>classified as inefficient with an input value of 4.49 and an output value of 6.36</w:t>
      </w:r>
      <w:r w:rsidR="00FF5681">
        <w:rPr>
          <w:rFonts w:eastAsiaTheme="minorEastAsia" w:cs="Times New Roman"/>
          <w:lang w:val="en-US"/>
        </w:rPr>
        <w:t xml:space="preserve">, </w:t>
      </w:r>
      <w:r w:rsidR="00010B35" w:rsidRPr="0050535F">
        <w:rPr>
          <w:rFonts w:eastAsiaTheme="minorEastAsia" w:cs="Times New Roman"/>
          <w:lang w:val="en-US"/>
        </w:rPr>
        <w:t>is shown</w:t>
      </w:r>
      <w:r w:rsidR="00FF5681">
        <w:rPr>
          <w:rFonts w:eastAsiaTheme="minorEastAsia" w:cs="Times New Roman"/>
          <w:lang w:val="en-US"/>
        </w:rPr>
        <w:t>.</w:t>
      </w:r>
      <w:r w:rsidR="008845E0" w:rsidRPr="0050535F">
        <w:rPr>
          <w:rFonts w:eastAsiaTheme="minorEastAsia" w:cs="Times New Roman"/>
          <w:lang w:val="en-US"/>
        </w:rPr>
        <w:t xml:space="preserve"> </w:t>
      </w:r>
      <w:bookmarkStart w:id="20" w:name="_Hlk192609472"/>
      <w:r w:rsidR="008845E0" w:rsidRPr="0050535F">
        <w:rPr>
          <w:rFonts w:eastAsiaTheme="minorEastAsia" w:cs="Times New Roman"/>
          <w:lang w:val="en-US"/>
        </w:rPr>
        <w:t xml:space="preserve">Using the </w:t>
      </w:r>
      <w:r w:rsidR="004371C8" w:rsidRPr="0050535F">
        <w:rPr>
          <w:rFonts w:eastAsiaTheme="minorEastAsia" w:cs="Times New Roman"/>
          <w:lang w:val="en-US"/>
        </w:rPr>
        <w:t xml:space="preserve">previously defined </w:t>
      </w:r>
      <w:r w:rsidR="008845E0" w:rsidRPr="0050535F">
        <w:rPr>
          <w:rFonts w:eastAsiaTheme="minorEastAsia" w:cs="Times New Roman"/>
          <w:lang w:val="en-US"/>
        </w:rPr>
        <w:t>direct</w:t>
      </w:r>
      <w:r w:rsidR="009670E8" w:rsidRPr="0050535F">
        <w:rPr>
          <w:rFonts w:eastAsiaTheme="minorEastAsia" w:cs="Times New Roman"/>
          <w:lang w:val="en-US"/>
        </w:rPr>
        <w:t>i</w:t>
      </w:r>
      <w:r w:rsidR="008845E0" w:rsidRPr="0050535F">
        <w:rPr>
          <w:rFonts w:eastAsiaTheme="minorEastAsia" w:cs="Times New Roman"/>
          <w:lang w:val="en-US"/>
        </w:rPr>
        <w:t>o</w:t>
      </w:r>
      <w:r w:rsidR="009670E8" w:rsidRPr="0050535F">
        <w:rPr>
          <w:rFonts w:eastAsiaTheme="minorEastAsia" w:cs="Times New Roman"/>
          <w:lang w:val="en-US"/>
        </w:rPr>
        <w:t>n</w:t>
      </w:r>
      <w:r w:rsidR="00A035CA" w:rsidRPr="0050535F">
        <w:rPr>
          <w:rFonts w:eastAsiaTheme="minorEastAsia" w:cs="Times New Roman"/>
          <w:lang w:val="en-US"/>
        </w:rPr>
        <w:t>al</w:t>
      </w:r>
      <w:r w:rsidR="008845E0" w:rsidRPr="0050535F">
        <w:rPr>
          <w:rFonts w:eastAsiaTheme="minorEastAsia" w:cs="Times New Roman"/>
          <w:lang w:val="en-US"/>
        </w:rPr>
        <w:t xml:space="preserve"> vector, we calculate the </w:t>
      </w:r>
      <w:r w:rsidR="00FF5681">
        <w:rPr>
          <w:rFonts w:eastAsiaTheme="minorEastAsia" w:cs="Times New Roman"/>
          <w:lang w:val="en-US"/>
        </w:rPr>
        <w:t xml:space="preserve">value of </w:t>
      </w:r>
      <w:r w:rsidR="00EB6266" w:rsidRPr="0050535F">
        <w:rPr>
          <w:position w:val="-10"/>
          <w:lang w:val="en-US"/>
        </w:rPr>
        <w:object w:dxaOrig="240" w:dyaOrig="300" w14:anchorId="55D2A6DC">
          <v:shape id="_x0000_i1146" type="#_x0000_t75" style="width:11.25pt;height:14.25pt" o:ole="">
            <v:imagedata r:id="rId164" o:title=""/>
          </v:shape>
          <o:OLEObject Type="Embed" ProgID="Equation.DSMT4" ShapeID="_x0000_i1146" DrawAspect="Content" ObjectID="_1803729991" r:id="rId250"/>
        </w:object>
      </w:r>
      <w:r w:rsidR="00A035CA" w:rsidRPr="0050535F">
        <w:rPr>
          <w:rFonts w:eastAsiaTheme="minorEastAsia" w:cs="Times New Roman"/>
          <w:lang w:val="en-US"/>
        </w:rPr>
        <w:t xml:space="preserve"> </w:t>
      </w:r>
      <w:r w:rsidR="008845E0" w:rsidRPr="0050535F">
        <w:rPr>
          <w:rFonts w:eastAsiaTheme="minorEastAsia" w:cs="Times New Roman"/>
          <w:lang w:val="en-US"/>
        </w:rPr>
        <w:t>required</w:t>
      </w:r>
      <w:r w:rsidR="00E5164A" w:rsidRPr="0050535F">
        <w:rPr>
          <w:rFonts w:eastAsiaTheme="minorEastAsia" w:cs="Times New Roman"/>
          <w:lang w:val="en-US"/>
        </w:rPr>
        <w:t xml:space="preserve"> for </w:t>
      </w:r>
      <w:r w:rsidR="009D4ED8" w:rsidRPr="0050535F">
        <w:rPr>
          <w:rFonts w:eastAsiaTheme="minorEastAsia" w:cs="Times New Roman"/>
          <w:lang w:val="en-US"/>
        </w:rPr>
        <w:t>DMU 22</w:t>
      </w:r>
      <w:r w:rsidR="008845E0" w:rsidRPr="0050535F">
        <w:rPr>
          <w:rFonts w:eastAsiaTheme="minorEastAsia" w:cs="Times New Roman"/>
          <w:lang w:val="en-US"/>
        </w:rPr>
        <w:t xml:space="preserve"> to reach the specified efficiency confidence level</w:t>
      </w:r>
      <w:bookmarkEnd w:id="20"/>
      <w:r w:rsidR="008466AD">
        <w:rPr>
          <w:rFonts w:eastAsiaTheme="minorEastAsia" w:cs="Times New Roman"/>
          <w:lang w:val="en-US"/>
        </w:rPr>
        <w:t xml:space="preserve"> (</w:t>
      </w:r>
      <w:r w:rsidR="008466AD">
        <w:rPr>
          <w:rFonts w:eastAsiaTheme="minorEastAsia" w:cs="Times New Roman"/>
          <w:i/>
          <w:iCs/>
          <w:lang w:val="en-US"/>
        </w:rPr>
        <w:t>p=</w:t>
      </w:r>
      <w:r w:rsidR="008466AD" w:rsidRPr="0050535F">
        <w:rPr>
          <w:rFonts w:eastAsiaTheme="minorEastAsia" w:cs="Times New Roman"/>
          <w:lang w:val="en-US"/>
        </w:rPr>
        <w:t>0.75</w:t>
      </w:r>
      <w:r w:rsidR="008466AD">
        <w:rPr>
          <w:rFonts w:eastAsiaTheme="minorEastAsia" w:cs="Times New Roman"/>
          <w:lang w:val="en-US"/>
        </w:rPr>
        <w:t>)</w:t>
      </w:r>
      <w:r w:rsidR="008845E0" w:rsidRPr="0050535F">
        <w:rPr>
          <w:rFonts w:eastAsiaTheme="minorEastAsia" w:cs="Times New Roman"/>
          <w:lang w:val="en-US"/>
        </w:rPr>
        <w:t>.</w:t>
      </w:r>
      <w:r w:rsidR="00E5164A" w:rsidRPr="0050535F">
        <w:rPr>
          <w:rFonts w:eastAsiaTheme="minorEastAsia" w:cs="Times New Roman"/>
          <w:lang w:val="en-US"/>
        </w:rPr>
        <w:t xml:space="preserve"> As a result, its pr</w:t>
      </w:r>
      <w:r w:rsidR="003F623F" w:rsidRPr="0050535F">
        <w:rPr>
          <w:rFonts w:eastAsiaTheme="minorEastAsia" w:cs="Times New Roman"/>
          <w:lang w:val="en-US"/>
        </w:rPr>
        <w:t>ojection reduces the input to 4.17</w:t>
      </w:r>
      <w:r w:rsidR="006E5781" w:rsidRPr="0050535F">
        <w:rPr>
          <w:rFonts w:eastAsiaTheme="minorEastAsia" w:cs="Times New Roman"/>
          <w:lang w:val="en-US"/>
        </w:rPr>
        <w:t xml:space="preserve"> (its input target)</w:t>
      </w:r>
      <w:r w:rsidR="003F623F" w:rsidRPr="0050535F">
        <w:rPr>
          <w:rFonts w:eastAsiaTheme="minorEastAsia" w:cs="Times New Roman"/>
          <w:lang w:val="en-US"/>
        </w:rPr>
        <w:t xml:space="preserve"> and increases the output to 7.03</w:t>
      </w:r>
      <w:r w:rsidR="006E5781" w:rsidRPr="0050535F">
        <w:rPr>
          <w:rFonts w:eastAsiaTheme="minorEastAsia" w:cs="Times New Roman"/>
          <w:lang w:val="en-US"/>
        </w:rPr>
        <w:t xml:space="preserve"> (its output target)</w:t>
      </w:r>
      <w:r w:rsidR="003F623F" w:rsidRPr="0050535F">
        <w:rPr>
          <w:rFonts w:eastAsiaTheme="minorEastAsia" w:cs="Times New Roman"/>
          <w:lang w:val="en-US"/>
        </w:rPr>
        <w:t>, corresponding to a</w:t>
      </w:r>
      <w:r w:rsidR="00870111" w:rsidRPr="0050535F">
        <w:rPr>
          <w:rFonts w:eastAsiaTheme="minorEastAsia" w:cs="Times New Roman"/>
          <w:lang w:val="en-US"/>
        </w:rPr>
        <w:t xml:space="preserve"> </w:t>
      </w:r>
      <w:r w:rsidR="00E5164A" w:rsidRPr="0050535F">
        <w:rPr>
          <w:position w:val="-10"/>
          <w:lang w:val="en-US"/>
        </w:rPr>
        <w:object w:dxaOrig="1020" w:dyaOrig="340" w14:anchorId="51A61F80">
          <v:shape id="_x0000_i1147" type="#_x0000_t75" style="width:51.75pt;height:16.5pt" o:ole="">
            <v:imagedata r:id="rId251" o:title=""/>
          </v:shape>
          <o:OLEObject Type="Embed" ProgID="Equation.DSMT4" ShapeID="_x0000_i1147" DrawAspect="Content" ObjectID="_1803729992" r:id="rId252"/>
        </w:object>
      </w:r>
      <w:r w:rsidR="008845E0" w:rsidRPr="0050535F">
        <w:rPr>
          <w:rFonts w:eastAsiaTheme="minorEastAsia" w:cs="Times New Roman"/>
          <w:lang w:val="en-US"/>
        </w:rPr>
        <w:t>.</w:t>
      </w:r>
      <w:r w:rsidR="004371C8" w:rsidRPr="0050535F">
        <w:rPr>
          <w:rFonts w:eastAsiaTheme="minorEastAsia" w:cs="Times New Roman"/>
          <w:lang w:val="en-US"/>
        </w:rPr>
        <w:t xml:space="preserve"> From a benchmarking perspective, DMU 22 has DMU 7 as its peer at a 0.75 confidence level. This selection is based on the Euclidean distance, where DMU 7 is the closest among the </w:t>
      </w:r>
      <w:r w:rsidR="005C11FA">
        <w:rPr>
          <w:rFonts w:eastAsiaTheme="minorEastAsia" w:cs="Times New Roman"/>
          <w:lang w:val="en-US"/>
        </w:rPr>
        <w:t xml:space="preserve">originally observed </w:t>
      </w:r>
      <w:r w:rsidR="004371C8" w:rsidRPr="0050535F">
        <w:rPr>
          <w:rFonts w:eastAsiaTheme="minorEastAsia" w:cs="Times New Roman"/>
          <w:lang w:val="en-US"/>
        </w:rPr>
        <w:t xml:space="preserve">efficient units </w:t>
      </w:r>
      <w:r w:rsidR="002361E0">
        <w:rPr>
          <w:rFonts w:eastAsiaTheme="minorEastAsia" w:cs="Times New Roman"/>
          <w:lang w:val="en-US"/>
        </w:rPr>
        <w:t>(</w:t>
      </w:r>
      <w:r w:rsidR="002361E0" w:rsidRPr="0050535F">
        <w:rPr>
          <w:rFonts w:eastAsiaTheme="minorEastAsia" w:cs="Times New Roman"/>
          <w:lang w:val="en-US"/>
        </w:rPr>
        <w:t>6, 7, and 31</w:t>
      </w:r>
      <w:r w:rsidR="002361E0">
        <w:rPr>
          <w:rFonts w:eastAsiaTheme="minorEastAsia" w:cs="Times New Roman"/>
          <w:lang w:val="en-US"/>
        </w:rPr>
        <w:t>) to the</w:t>
      </w:r>
      <w:r w:rsidR="001B6E9C">
        <w:rPr>
          <w:rFonts w:eastAsiaTheme="minorEastAsia" w:cs="Times New Roman"/>
          <w:lang w:val="en-US"/>
        </w:rPr>
        <w:t xml:space="preserve"> projection of DMU 22 on the </w:t>
      </w:r>
      <w:r w:rsidR="001C0CF6">
        <w:rPr>
          <w:rFonts w:eastAsiaTheme="minorEastAsia" w:cs="Times New Roman"/>
          <w:lang w:val="en-US"/>
        </w:rPr>
        <w:t>efficient frontier.</w:t>
      </w:r>
      <w:r w:rsidR="002361E0">
        <w:rPr>
          <w:rFonts w:eastAsiaTheme="minorEastAsia" w:cs="Times New Roman"/>
          <w:lang w:val="en-US"/>
        </w:rPr>
        <w:t xml:space="preserve"> </w:t>
      </w:r>
    </w:p>
    <w:p w14:paraId="0B46F0F8" w14:textId="77777777" w:rsidR="004371C8" w:rsidRPr="0050535F" w:rsidRDefault="004371C8" w:rsidP="00DF3B00">
      <w:pPr>
        <w:spacing w:line="360" w:lineRule="auto"/>
        <w:rPr>
          <w:rFonts w:eastAsiaTheme="minorEastAsia" w:cs="Times New Roman"/>
          <w:lang w:val="en-US"/>
        </w:rPr>
      </w:pPr>
    </w:p>
    <w:p w14:paraId="662F6A6F" w14:textId="77777777" w:rsidR="008845E0" w:rsidRPr="0050535F" w:rsidRDefault="008845E0" w:rsidP="00DF3B00">
      <w:pPr>
        <w:keepNext/>
        <w:spacing w:line="360" w:lineRule="auto"/>
        <w:jc w:val="center"/>
        <w:rPr>
          <w:rFonts w:cs="Times New Roman"/>
          <w:lang w:val="en-US"/>
        </w:rPr>
      </w:pPr>
      <w:r w:rsidRPr="0050535F">
        <w:rPr>
          <w:rFonts w:cs="Times New Roman"/>
          <w:noProof/>
          <w:lang w:val="en-US"/>
        </w:rPr>
        <w:lastRenderedPageBreak/>
        <w:drawing>
          <wp:inline distT="0" distB="0" distL="0" distR="0" wp14:anchorId="5DC60CAA" wp14:editId="1DC15F1D">
            <wp:extent cx="5333998" cy="3200400"/>
            <wp:effectExtent l="0" t="0" r="635" b="0"/>
            <wp:docPr id="743512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12108" name="Imagen 1"/>
                    <pic:cNvPicPr>
                      <a:picLocks noChangeAspect="1" noChangeArrowheads="1"/>
                    </pic:cNvPicPr>
                  </pic:nvPicPr>
                  <pic:blipFill>
                    <a:blip r:embed="rId253" cstate="print">
                      <a:extLst>
                        <a:ext uri="{28A0092B-C50C-407E-A947-70E740481C1C}">
                          <a14:useLocalDpi xmlns:a14="http://schemas.microsoft.com/office/drawing/2010/main" val="0"/>
                        </a:ext>
                      </a:extLst>
                    </a:blip>
                    <a:stretch>
                      <a:fillRect/>
                    </a:stretch>
                  </pic:blipFill>
                  <pic:spPr bwMode="auto">
                    <a:xfrm>
                      <a:off x="0" y="0"/>
                      <a:ext cx="5400777" cy="3240467"/>
                    </a:xfrm>
                    <a:prstGeom prst="rect">
                      <a:avLst/>
                    </a:prstGeom>
                    <a:noFill/>
                    <a:ln>
                      <a:noFill/>
                    </a:ln>
                  </pic:spPr>
                </pic:pic>
              </a:graphicData>
            </a:graphic>
          </wp:inline>
        </w:drawing>
      </w:r>
    </w:p>
    <w:p w14:paraId="0934F512" w14:textId="76852682" w:rsidR="008845E0" w:rsidRPr="00727B18" w:rsidRDefault="008845E0" w:rsidP="00DF3B00">
      <w:pPr>
        <w:pStyle w:val="Descripcin"/>
        <w:spacing w:line="360" w:lineRule="auto"/>
        <w:jc w:val="center"/>
        <w:rPr>
          <w:rFonts w:cs="Times New Roman"/>
          <w:color w:val="auto"/>
          <w:sz w:val="22"/>
          <w:szCs w:val="22"/>
          <w:lang w:val="en-US"/>
        </w:rPr>
      </w:pPr>
      <w:r w:rsidRPr="00727B18">
        <w:rPr>
          <w:rFonts w:cs="Times New Roman"/>
          <w:color w:val="auto"/>
          <w:sz w:val="22"/>
          <w:szCs w:val="22"/>
          <w:lang w:val="en-US"/>
        </w:rPr>
        <w:t xml:space="preserve">Figure </w:t>
      </w:r>
      <w:r w:rsidR="00F85720" w:rsidRPr="00727B18">
        <w:rPr>
          <w:rFonts w:cs="Times New Roman"/>
          <w:color w:val="auto"/>
          <w:sz w:val="22"/>
          <w:szCs w:val="22"/>
          <w:lang w:val="en-US"/>
        </w:rPr>
        <w:t>7</w:t>
      </w:r>
      <w:r w:rsidRPr="00727B18">
        <w:rPr>
          <w:rFonts w:cs="Times New Roman"/>
          <w:color w:val="auto"/>
          <w:sz w:val="22"/>
          <w:szCs w:val="22"/>
          <w:lang w:val="en-US"/>
        </w:rPr>
        <w:t xml:space="preserve">. </w:t>
      </w:r>
      <w:r w:rsidR="00D20111" w:rsidRPr="00727B18">
        <w:rPr>
          <w:rFonts w:cs="Times New Roman"/>
          <w:color w:val="auto"/>
          <w:sz w:val="22"/>
          <w:szCs w:val="22"/>
          <w:lang w:val="en-US"/>
        </w:rPr>
        <w:t xml:space="preserve">Projection of DMU 22 at an efficiency confidence level of </w:t>
      </w:r>
      <w:r w:rsidR="0060436E" w:rsidRPr="00727B18">
        <w:rPr>
          <w:rFonts w:cs="Times New Roman"/>
          <w:color w:val="auto"/>
          <w:sz w:val="22"/>
          <w:szCs w:val="22"/>
          <w:lang w:val="en-US"/>
        </w:rPr>
        <w:t>p=</w:t>
      </w:r>
      <w:r w:rsidR="00D20111" w:rsidRPr="00727B18">
        <w:rPr>
          <w:rFonts w:cs="Times New Roman"/>
          <w:color w:val="auto"/>
          <w:sz w:val="22"/>
          <w:szCs w:val="22"/>
          <w:lang w:val="en-US"/>
        </w:rPr>
        <w:t>0.75.</w:t>
      </w:r>
    </w:p>
    <w:p w14:paraId="0E4130CA" w14:textId="2B325CDF" w:rsidR="00195D16" w:rsidRPr="0050535F" w:rsidRDefault="006231C8" w:rsidP="00727B18">
      <w:pPr>
        <w:pStyle w:val="Ttulo1"/>
        <w:numPr>
          <w:ilvl w:val="0"/>
          <w:numId w:val="8"/>
        </w:numPr>
        <w:rPr>
          <w:lang w:val="en-US"/>
        </w:rPr>
      </w:pPr>
      <w:r w:rsidRPr="0050535F">
        <w:rPr>
          <w:lang w:val="en-US"/>
        </w:rPr>
        <w:t xml:space="preserve">An empirical application: </w:t>
      </w:r>
      <w:r w:rsidR="00ED7110" w:rsidRPr="0050535F">
        <w:rPr>
          <w:lang w:val="en-US"/>
        </w:rPr>
        <w:t>Efficiency Assessment of the Valencian Food Industry</w:t>
      </w:r>
    </w:p>
    <w:p w14:paraId="27CC157C" w14:textId="6EC78446" w:rsidR="00D8799B" w:rsidRPr="0050535F" w:rsidRDefault="005B030D" w:rsidP="00DF3B00">
      <w:pPr>
        <w:spacing w:line="360" w:lineRule="auto"/>
        <w:rPr>
          <w:rFonts w:cs="Times New Roman"/>
          <w:lang w:val="en-US"/>
        </w:rPr>
      </w:pPr>
      <w:r>
        <w:rPr>
          <w:rFonts w:cs="Times New Roman"/>
          <w:lang w:val="en-US"/>
        </w:rPr>
        <w:t xml:space="preserve">In this section we show that the new approach can be empirically implemented using </w:t>
      </w:r>
      <w:r w:rsidR="00D8799B" w:rsidRPr="0050535F">
        <w:rPr>
          <w:rFonts w:cs="Times New Roman"/>
          <w:lang w:val="en-US"/>
        </w:rPr>
        <w:t xml:space="preserve">real-world data </w:t>
      </w:r>
      <w:r w:rsidR="008C324D">
        <w:rPr>
          <w:rFonts w:cs="Times New Roman"/>
          <w:lang w:val="en-US"/>
        </w:rPr>
        <w:t xml:space="preserve">of firms operating in the </w:t>
      </w:r>
      <w:r w:rsidR="00D8799B" w:rsidRPr="0050535F">
        <w:rPr>
          <w:rFonts w:cs="Times New Roman"/>
          <w:lang w:val="en-US"/>
        </w:rPr>
        <w:t>Sp</w:t>
      </w:r>
      <w:r w:rsidR="008C324D">
        <w:rPr>
          <w:rFonts w:cs="Times New Roman"/>
          <w:lang w:val="en-US"/>
        </w:rPr>
        <w:t xml:space="preserve">anish </w:t>
      </w:r>
      <w:r w:rsidR="00D8799B" w:rsidRPr="0050535F">
        <w:rPr>
          <w:rFonts w:cs="Times New Roman"/>
          <w:lang w:val="en-US"/>
        </w:rPr>
        <w:t>food industry, a sector that plays a crucial role in the country's economy. The food industry in Spain is both economically significant and culturally rich, seamlessly combining traditional practices with modern technological</w:t>
      </w:r>
      <w:r w:rsidR="008402EB">
        <w:rPr>
          <w:rFonts w:cs="Times New Roman"/>
          <w:lang w:val="en-US"/>
        </w:rPr>
        <w:t xml:space="preserve"> innovations</w:t>
      </w:r>
      <w:r w:rsidR="00D8799B" w:rsidRPr="0050535F">
        <w:rPr>
          <w:rFonts w:cs="Times New Roman"/>
          <w:lang w:val="en-US"/>
        </w:rPr>
        <w:t xml:space="preserve">. Its scope covers the entire food value chain, transforming raw agricultural products into a wide variety of food items consumed domestically and exported internationally. This industry is supported by a diverse ecosystem, ranging from small-scale farmers dedicated to preserving heritage techniques to large companies adopting advanced </w:t>
      </w:r>
      <w:r w:rsidR="008E051B">
        <w:rPr>
          <w:rFonts w:cs="Times New Roman"/>
          <w:lang w:val="en-US"/>
        </w:rPr>
        <w:t xml:space="preserve">industrial </w:t>
      </w:r>
      <w:r w:rsidR="00D8799B" w:rsidRPr="0050535F">
        <w:rPr>
          <w:rFonts w:cs="Times New Roman"/>
          <w:lang w:val="en-US"/>
        </w:rPr>
        <w:t>production systems. It is also a vital source of employment, spanning agriculture, processing, distribution, and retail.</w:t>
      </w:r>
      <w:r w:rsidR="0047252F" w:rsidRPr="0050535F">
        <w:rPr>
          <w:rFonts w:cs="Times New Roman"/>
          <w:lang w:val="en-US"/>
        </w:rPr>
        <w:t xml:space="preserve"> </w:t>
      </w:r>
      <w:r w:rsidR="00D8799B" w:rsidRPr="0050535F">
        <w:rPr>
          <w:rFonts w:cs="Times New Roman"/>
          <w:lang w:val="en-US"/>
        </w:rPr>
        <w:t xml:space="preserve">Numerous studies worldwide have </w:t>
      </w:r>
      <w:r w:rsidR="0047252F" w:rsidRPr="0050535F">
        <w:rPr>
          <w:rFonts w:cs="Times New Roman"/>
          <w:lang w:val="en-US"/>
        </w:rPr>
        <w:t>analyzed</w:t>
      </w:r>
      <w:r w:rsidR="00D8799B" w:rsidRPr="0050535F">
        <w:rPr>
          <w:rFonts w:cs="Times New Roman"/>
          <w:lang w:val="en-US"/>
        </w:rPr>
        <w:t xml:space="preserve"> efficiency in food industries, with examples including India (Kumar and Basu, 2008), Mexico (</w:t>
      </w:r>
      <w:proofErr w:type="spellStart"/>
      <w:r w:rsidR="00D8799B" w:rsidRPr="0050535F">
        <w:rPr>
          <w:rFonts w:cs="Times New Roman"/>
          <w:lang w:val="en-US"/>
        </w:rPr>
        <w:t>Flegl</w:t>
      </w:r>
      <w:proofErr w:type="spellEnd"/>
      <w:r w:rsidR="00D8799B" w:rsidRPr="0050535F">
        <w:rPr>
          <w:rFonts w:cs="Times New Roman"/>
          <w:lang w:val="en-US"/>
        </w:rPr>
        <w:t xml:space="preserve"> et al., 2022), Taiwan (Dadura and Lee, 2011), and Indonesia (Machmud et al., 2019). Such analyses provide valuable insights into the operational dynamics of food sectors across different regions.</w:t>
      </w:r>
    </w:p>
    <w:p w14:paraId="5B60F057" w14:textId="2C0118DD" w:rsidR="00D8799B" w:rsidRPr="0050535F" w:rsidRDefault="00D8799B" w:rsidP="00DF3B00">
      <w:pPr>
        <w:spacing w:line="360" w:lineRule="auto"/>
        <w:rPr>
          <w:rFonts w:cs="Times New Roman"/>
          <w:lang w:val="en-US"/>
        </w:rPr>
      </w:pPr>
      <w:r w:rsidRPr="0050535F">
        <w:rPr>
          <w:rFonts w:cs="Times New Roman"/>
          <w:lang w:val="en-US"/>
        </w:rPr>
        <w:t xml:space="preserve">In Spain, the </w:t>
      </w:r>
      <w:r w:rsidR="003834F3">
        <w:rPr>
          <w:rFonts w:cs="Times New Roman"/>
          <w:lang w:val="en-US"/>
        </w:rPr>
        <w:t>institutional</w:t>
      </w:r>
      <w:r w:rsidR="003834F3" w:rsidRPr="0050535F">
        <w:rPr>
          <w:rFonts w:cs="Times New Roman"/>
          <w:lang w:val="en-US"/>
        </w:rPr>
        <w:t xml:space="preserve"> </w:t>
      </w:r>
      <w:r w:rsidR="003834F3">
        <w:rPr>
          <w:rFonts w:cs="Times New Roman"/>
          <w:lang w:val="en-US"/>
        </w:rPr>
        <w:t xml:space="preserve">and </w:t>
      </w:r>
      <w:r w:rsidRPr="0050535F">
        <w:rPr>
          <w:rFonts w:cs="Times New Roman"/>
          <w:lang w:val="en-US"/>
        </w:rPr>
        <w:t>economic</w:t>
      </w:r>
      <w:r w:rsidR="00630E02">
        <w:rPr>
          <w:rFonts w:cs="Times New Roman"/>
          <w:lang w:val="en-US"/>
        </w:rPr>
        <w:t xml:space="preserve"> </w:t>
      </w:r>
      <w:r w:rsidRPr="0050535F">
        <w:rPr>
          <w:rFonts w:cs="Times New Roman"/>
          <w:lang w:val="en-US"/>
        </w:rPr>
        <w:t xml:space="preserve">environment is shaped by its 17 autonomous communities, each characterized by distinct policies and market conditions. This regional diversity introduces significant complexity into any analysis, as variations in regulations and </w:t>
      </w:r>
      <w:r w:rsidR="00B36DCF">
        <w:rPr>
          <w:rFonts w:cs="Times New Roman"/>
          <w:lang w:val="en-US"/>
        </w:rPr>
        <w:t>management</w:t>
      </w:r>
      <w:r w:rsidR="00B36DCF" w:rsidRPr="0050535F">
        <w:rPr>
          <w:rFonts w:cs="Times New Roman"/>
          <w:lang w:val="en-US"/>
        </w:rPr>
        <w:t xml:space="preserve"> </w:t>
      </w:r>
      <w:r w:rsidRPr="0050535F">
        <w:rPr>
          <w:rFonts w:cs="Times New Roman"/>
          <w:lang w:val="en-US"/>
        </w:rPr>
        <w:t>frameworks influence business operations at the community level. The Valencian Community, selected as the focus of this study, exemplifies such diversity. Known for its strong agricultural exports and medium-sized enterprises, this region provides a representative case for evaluating efficiency in the Spanish food industry.</w:t>
      </w:r>
    </w:p>
    <w:p w14:paraId="67F840A0" w14:textId="0EFF9E2D" w:rsidR="005212FB" w:rsidRPr="0050535F" w:rsidRDefault="00D8799B" w:rsidP="00DF3B00">
      <w:pPr>
        <w:spacing w:line="360" w:lineRule="auto"/>
        <w:rPr>
          <w:rFonts w:cs="Times New Roman"/>
          <w:lang w:val="en-US"/>
        </w:rPr>
      </w:pPr>
      <w:r w:rsidRPr="0050535F">
        <w:rPr>
          <w:rFonts w:cs="Times New Roman"/>
          <w:lang w:val="en-US"/>
        </w:rPr>
        <w:lastRenderedPageBreak/>
        <w:t xml:space="preserve">The </w:t>
      </w:r>
      <w:r w:rsidR="0047252F" w:rsidRPr="0050535F">
        <w:rPr>
          <w:rFonts w:cs="Times New Roman"/>
          <w:lang w:val="en-US"/>
        </w:rPr>
        <w:t>dataset</w:t>
      </w:r>
      <w:r w:rsidRPr="0050535F">
        <w:rPr>
          <w:rFonts w:cs="Times New Roman"/>
          <w:lang w:val="en-US"/>
        </w:rPr>
        <w:t xml:space="preserve"> used for this analysis consists of 97 food industry companies located in the Valencian Community, each employing more than 50 workers</w:t>
      </w:r>
      <w:r w:rsidR="007B21CC" w:rsidRPr="0050535F">
        <w:rPr>
          <w:rFonts w:cs="Times New Roman"/>
          <w:lang w:val="en-US"/>
        </w:rPr>
        <w:t>, and c</w:t>
      </w:r>
      <w:r w:rsidRPr="0050535F">
        <w:rPr>
          <w:rFonts w:cs="Times New Roman"/>
          <w:lang w:val="en-US"/>
        </w:rPr>
        <w:t>ollected from the SABI database</w:t>
      </w:r>
      <w:r w:rsidR="00467482" w:rsidRPr="0050535F">
        <w:rPr>
          <w:rFonts w:cs="Times New Roman"/>
          <w:lang w:val="en-US"/>
        </w:rPr>
        <w:t xml:space="preserve"> for </w:t>
      </w:r>
      <w:proofErr w:type="gramStart"/>
      <w:r w:rsidR="00467482" w:rsidRPr="0050535F">
        <w:rPr>
          <w:rFonts w:cs="Times New Roman"/>
          <w:lang w:val="en-US"/>
        </w:rPr>
        <w:t>year</w:t>
      </w:r>
      <w:proofErr w:type="gramEnd"/>
      <w:r w:rsidR="00467482" w:rsidRPr="0050535F">
        <w:rPr>
          <w:rFonts w:cs="Times New Roman"/>
          <w:lang w:val="en-US"/>
        </w:rPr>
        <w:t xml:space="preserve"> 2023</w:t>
      </w:r>
      <w:r w:rsidRPr="0050535F">
        <w:rPr>
          <w:rFonts w:cs="Times New Roman"/>
          <w:lang w:val="en-US"/>
        </w:rPr>
        <w:t>.</w:t>
      </w:r>
      <w:r w:rsidR="000603E6" w:rsidRPr="0050535F">
        <w:rPr>
          <w:rStyle w:val="Refdenotaalpie"/>
          <w:rFonts w:cs="Times New Roman"/>
          <w:lang w:val="en-US"/>
        </w:rPr>
        <w:footnoteReference w:id="3"/>
      </w:r>
      <w:r w:rsidRPr="0050535F">
        <w:rPr>
          <w:rFonts w:cs="Times New Roman"/>
          <w:lang w:val="en-US"/>
        </w:rPr>
        <w:t xml:space="preserve"> The dataset includes several variables that comprehensively reflect the operational and financial profiles of the companies. The </w:t>
      </w:r>
      <w:proofErr w:type="gramStart"/>
      <w:r w:rsidRPr="0050535F">
        <w:rPr>
          <w:rFonts w:cs="Times New Roman"/>
          <w:lang w:val="en-US"/>
        </w:rPr>
        <w:t>output variable,</w:t>
      </w:r>
      <w:proofErr w:type="gramEnd"/>
      <w:r w:rsidRPr="0050535F">
        <w:rPr>
          <w:rFonts w:cs="Times New Roman"/>
          <w:lang w:val="en-US"/>
        </w:rPr>
        <w:t xml:space="preserve"> operating income (in millions of Euros), captures revenue generated from core business activities. Input variables include total assets (in millions of Euros), representing the resources utilized; the number of employees, indicating workforce size; tangible fixed assets (in millions of Euros), such as buildings and machinery essential for production; and personnel expenses (in millions of Euros), encompassing costs like salaries, benefits, and training. Together, these variables enable a detailed examination of resource allocation, labor engagement, and financial investments, forming the basis for a robust analysis of operational efficiency within the Valencian food industry</w:t>
      </w:r>
      <w:r w:rsidR="00467482" w:rsidRPr="0050535F">
        <w:rPr>
          <w:rFonts w:cs="Times New Roman"/>
          <w:lang w:val="en-US"/>
        </w:rPr>
        <w:t xml:space="preserve"> (see Table 2)</w:t>
      </w:r>
      <w:r w:rsidRPr="0050535F">
        <w:rPr>
          <w:rFonts w:cs="Times New Roman"/>
          <w:lang w:val="en-US"/>
        </w:rPr>
        <w:t>.</w:t>
      </w:r>
      <w:r w:rsidR="006F1FC5" w:rsidRPr="0050535F">
        <w:rPr>
          <w:rFonts w:cs="Times New Roman"/>
          <w:lang w:val="en-US"/>
        </w:rPr>
        <w:t xml:space="preserve"> To better understand the characteristics of the dataset and the challenges it presents for analysis, Table 2 presents the descriptive statistics for the sample. Examining the data, we observe that the dataset includes both very small and very large companies. The maximum and minimum values are significantly distant from the mean and median, highlighting the wide dispersion in the data. This dispersion affects the central tendency measures, resulting in a notable difference between the mean and </w:t>
      </w:r>
      <w:proofErr w:type="gramStart"/>
      <w:r w:rsidR="006F1FC5" w:rsidRPr="0050535F">
        <w:rPr>
          <w:rFonts w:cs="Times New Roman"/>
          <w:lang w:val="en-US"/>
        </w:rPr>
        <w:t>median</w:t>
      </w:r>
      <w:proofErr w:type="gramEnd"/>
      <w:r w:rsidR="006F1FC5" w:rsidRPr="0050535F">
        <w:rPr>
          <w:rFonts w:cs="Times New Roman"/>
          <w:lang w:val="en-US"/>
        </w:rPr>
        <w:t>.</w:t>
      </w:r>
    </w:p>
    <w:p w14:paraId="2983B314" w14:textId="15118E1B" w:rsidR="00516EA2" w:rsidRPr="0050535F" w:rsidRDefault="00345C76" w:rsidP="00DF3B00">
      <w:pPr>
        <w:spacing w:line="360" w:lineRule="auto"/>
        <w:rPr>
          <w:rFonts w:cs="Times New Roman"/>
          <w:lang w:val="en-US"/>
        </w:rPr>
      </w:pPr>
      <w:r w:rsidRPr="0050535F">
        <w:rPr>
          <w:rFonts w:cs="Times New Roman"/>
          <w:lang w:val="en-US"/>
        </w:rPr>
        <w:t xml:space="preserve">Building upon this production framework, we employ the technique described in this paper, which combines ML techniques for classification and DEA, to determine a robust technical efficiency analysis. This approach </w:t>
      </w:r>
      <w:r w:rsidR="00FE166F" w:rsidRPr="0050535F">
        <w:rPr>
          <w:rFonts w:cs="Times New Roman"/>
          <w:lang w:val="en-US"/>
        </w:rPr>
        <w:t xml:space="preserve">should </w:t>
      </w:r>
      <w:r w:rsidRPr="0050535F">
        <w:rPr>
          <w:rFonts w:cs="Times New Roman"/>
          <w:lang w:val="en-US"/>
        </w:rPr>
        <w:t>allow us to capture the complex intricacies and idiosyncrasies of the food industry in the Valencian Community, providing a more accurate and contextualized perspective on efficiency.</w:t>
      </w:r>
    </w:p>
    <w:tbl>
      <w:tblPr>
        <w:tblW w:w="8440" w:type="dxa"/>
        <w:tblCellMar>
          <w:left w:w="70" w:type="dxa"/>
          <w:right w:w="70" w:type="dxa"/>
        </w:tblCellMar>
        <w:tblLook w:val="04A0" w:firstRow="1" w:lastRow="0" w:firstColumn="1" w:lastColumn="0" w:noHBand="0" w:noVBand="1"/>
      </w:tblPr>
      <w:tblGrid>
        <w:gridCol w:w="1240"/>
        <w:gridCol w:w="1207"/>
        <w:gridCol w:w="1213"/>
        <w:gridCol w:w="1228"/>
        <w:gridCol w:w="1852"/>
        <w:gridCol w:w="1700"/>
      </w:tblGrid>
      <w:tr w:rsidR="00213C9D" w:rsidRPr="0050535F" w14:paraId="11BCC721" w14:textId="77777777" w:rsidTr="00727B18">
        <w:trPr>
          <w:trHeight w:val="292"/>
        </w:trPr>
        <w:tc>
          <w:tcPr>
            <w:tcW w:w="1240" w:type="dxa"/>
            <w:tcBorders>
              <w:top w:val="nil"/>
              <w:left w:val="nil"/>
            </w:tcBorders>
            <w:shd w:val="clear" w:color="auto" w:fill="auto"/>
            <w:noWrap/>
            <w:vAlign w:val="bottom"/>
            <w:hideMark/>
          </w:tcPr>
          <w:p w14:paraId="0F2CF0D8" w14:textId="77777777" w:rsidR="003B61C2" w:rsidRPr="0050535F" w:rsidRDefault="003B61C2" w:rsidP="00DF3B00">
            <w:pPr>
              <w:spacing w:after="0" w:line="360" w:lineRule="auto"/>
              <w:jc w:val="left"/>
              <w:rPr>
                <w:rFonts w:eastAsia="Times New Roman" w:cs="Times New Roman"/>
                <w:kern w:val="0"/>
                <w:sz w:val="24"/>
                <w:szCs w:val="24"/>
                <w:lang w:val="en-US" w:eastAsia="es-ES"/>
                <w14:ligatures w14:val="none"/>
              </w:rPr>
            </w:pPr>
          </w:p>
        </w:tc>
        <w:tc>
          <w:tcPr>
            <w:tcW w:w="5500" w:type="dxa"/>
            <w:gridSpan w:val="4"/>
            <w:tcBorders>
              <w:top w:val="nil"/>
              <w:left w:val="nil"/>
              <w:bottom w:val="single" w:sz="4" w:space="0" w:color="auto"/>
            </w:tcBorders>
            <w:shd w:val="clear" w:color="auto" w:fill="auto"/>
            <w:noWrap/>
            <w:vAlign w:val="bottom"/>
            <w:hideMark/>
          </w:tcPr>
          <w:p w14:paraId="4A2055A6" w14:textId="499B2314" w:rsidR="003B61C2" w:rsidRPr="0050535F" w:rsidRDefault="003B61C2" w:rsidP="00DF3B0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Input</w:t>
            </w:r>
            <w:r w:rsidR="00867DEE" w:rsidRPr="0050535F">
              <w:rPr>
                <w:rFonts w:eastAsia="Times New Roman" w:cs="Times New Roman"/>
                <w:color w:val="000000"/>
                <w:kern w:val="0"/>
                <w:lang w:val="en-US" w:eastAsia="es-ES"/>
                <w14:ligatures w14:val="none"/>
              </w:rPr>
              <w:t>s</w:t>
            </w:r>
          </w:p>
        </w:tc>
        <w:tc>
          <w:tcPr>
            <w:tcW w:w="1700" w:type="dxa"/>
            <w:tcBorders>
              <w:top w:val="nil"/>
              <w:bottom w:val="single" w:sz="4" w:space="0" w:color="auto"/>
              <w:right w:val="nil"/>
            </w:tcBorders>
            <w:shd w:val="clear" w:color="auto" w:fill="auto"/>
            <w:noWrap/>
            <w:vAlign w:val="bottom"/>
            <w:hideMark/>
          </w:tcPr>
          <w:p w14:paraId="5582B092"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Output</w:t>
            </w:r>
          </w:p>
        </w:tc>
      </w:tr>
      <w:tr w:rsidR="00213C9D" w:rsidRPr="0050535F" w14:paraId="0ABB48E0" w14:textId="77777777" w:rsidTr="00727B18">
        <w:trPr>
          <w:trHeight w:val="292"/>
        </w:trPr>
        <w:tc>
          <w:tcPr>
            <w:tcW w:w="1240" w:type="dxa"/>
            <w:tcBorders>
              <w:top w:val="nil"/>
              <w:left w:val="nil"/>
              <w:bottom w:val="single" w:sz="4" w:space="0" w:color="auto"/>
              <w:right w:val="single" w:sz="4" w:space="0" w:color="auto"/>
            </w:tcBorders>
            <w:shd w:val="clear" w:color="auto" w:fill="auto"/>
            <w:noWrap/>
            <w:vAlign w:val="bottom"/>
            <w:hideMark/>
          </w:tcPr>
          <w:p w14:paraId="122FFAA8" w14:textId="77777777" w:rsidR="003B61C2" w:rsidRPr="0050535F" w:rsidRDefault="003B61C2" w:rsidP="00DF3B00">
            <w:pPr>
              <w:spacing w:after="0" w:line="360" w:lineRule="auto"/>
              <w:jc w:val="center"/>
              <w:rPr>
                <w:rFonts w:eastAsia="Times New Roman" w:cs="Times New Roman"/>
                <w:color w:val="000000"/>
                <w:kern w:val="0"/>
                <w:lang w:val="en-US" w:eastAsia="es-ES"/>
                <w14:ligatures w14:val="none"/>
              </w:rPr>
            </w:pPr>
          </w:p>
        </w:tc>
        <w:tc>
          <w:tcPr>
            <w:tcW w:w="1207" w:type="dxa"/>
            <w:tcBorders>
              <w:top w:val="single" w:sz="4" w:space="0" w:color="auto"/>
              <w:left w:val="single" w:sz="4" w:space="0" w:color="auto"/>
              <w:bottom w:val="single" w:sz="4" w:space="0" w:color="auto"/>
            </w:tcBorders>
            <w:shd w:val="clear" w:color="auto" w:fill="auto"/>
            <w:noWrap/>
            <w:vAlign w:val="center"/>
            <w:hideMark/>
          </w:tcPr>
          <w:p w14:paraId="55AFC550"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Total assets</w:t>
            </w:r>
          </w:p>
        </w:tc>
        <w:tc>
          <w:tcPr>
            <w:tcW w:w="1213" w:type="dxa"/>
            <w:tcBorders>
              <w:top w:val="single" w:sz="4" w:space="0" w:color="auto"/>
              <w:bottom w:val="single" w:sz="4" w:space="0" w:color="auto"/>
            </w:tcBorders>
            <w:shd w:val="clear" w:color="auto" w:fill="auto"/>
            <w:noWrap/>
            <w:vAlign w:val="center"/>
            <w:hideMark/>
          </w:tcPr>
          <w:p w14:paraId="53317670"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Employees</w:t>
            </w:r>
          </w:p>
        </w:tc>
        <w:tc>
          <w:tcPr>
            <w:tcW w:w="1228" w:type="dxa"/>
            <w:tcBorders>
              <w:top w:val="single" w:sz="4" w:space="0" w:color="auto"/>
              <w:bottom w:val="single" w:sz="4" w:space="0" w:color="auto"/>
            </w:tcBorders>
            <w:shd w:val="clear" w:color="auto" w:fill="auto"/>
            <w:noWrap/>
            <w:vAlign w:val="center"/>
            <w:hideMark/>
          </w:tcPr>
          <w:p w14:paraId="2B998181"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Fixed assets</w:t>
            </w:r>
          </w:p>
        </w:tc>
        <w:tc>
          <w:tcPr>
            <w:tcW w:w="1852" w:type="dxa"/>
            <w:tcBorders>
              <w:top w:val="single" w:sz="4" w:space="0" w:color="auto"/>
              <w:bottom w:val="single" w:sz="4" w:space="0" w:color="auto"/>
            </w:tcBorders>
            <w:shd w:val="clear" w:color="auto" w:fill="auto"/>
            <w:noWrap/>
            <w:vAlign w:val="center"/>
            <w:hideMark/>
          </w:tcPr>
          <w:p w14:paraId="3B09EB09" w14:textId="60372B08" w:rsidR="003B61C2" w:rsidRPr="0050535F" w:rsidRDefault="00D546AF" w:rsidP="00727B18">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Personnel</w:t>
            </w:r>
            <w:r w:rsidR="003B61C2" w:rsidRPr="0050535F">
              <w:rPr>
                <w:rFonts w:eastAsia="Times New Roman" w:cs="Times New Roman"/>
                <w:color w:val="000000"/>
                <w:kern w:val="0"/>
                <w:lang w:val="en-US" w:eastAsia="es-ES"/>
                <w14:ligatures w14:val="none"/>
              </w:rPr>
              <w:t xml:space="preserve"> expenses</w:t>
            </w:r>
          </w:p>
        </w:tc>
        <w:tc>
          <w:tcPr>
            <w:tcW w:w="1700" w:type="dxa"/>
            <w:tcBorders>
              <w:top w:val="single" w:sz="4" w:space="0" w:color="auto"/>
              <w:bottom w:val="single" w:sz="4" w:space="0" w:color="auto"/>
              <w:right w:val="nil"/>
            </w:tcBorders>
            <w:shd w:val="clear" w:color="auto" w:fill="auto"/>
            <w:noWrap/>
            <w:vAlign w:val="center"/>
            <w:hideMark/>
          </w:tcPr>
          <w:p w14:paraId="068A8274"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Operating income</w:t>
            </w:r>
          </w:p>
        </w:tc>
      </w:tr>
      <w:tr w:rsidR="003B61C2" w:rsidRPr="0050535F" w14:paraId="425CAC4A" w14:textId="77777777" w:rsidTr="00727B18">
        <w:trPr>
          <w:trHeight w:val="292"/>
        </w:trPr>
        <w:tc>
          <w:tcPr>
            <w:tcW w:w="1240" w:type="dxa"/>
            <w:tcBorders>
              <w:top w:val="single" w:sz="4" w:space="0" w:color="auto"/>
              <w:left w:val="nil"/>
              <w:bottom w:val="nil"/>
              <w:right w:val="single" w:sz="4" w:space="0" w:color="auto"/>
            </w:tcBorders>
            <w:shd w:val="clear" w:color="auto" w:fill="auto"/>
            <w:noWrap/>
            <w:vAlign w:val="bottom"/>
            <w:hideMark/>
          </w:tcPr>
          <w:p w14:paraId="4DE77DB6" w14:textId="77777777" w:rsidR="003B61C2" w:rsidRPr="0050535F" w:rsidRDefault="003B61C2"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Min.</w:t>
            </w:r>
          </w:p>
        </w:tc>
        <w:tc>
          <w:tcPr>
            <w:tcW w:w="1207" w:type="dxa"/>
            <w:tcBorders>
              <w:top w:val="single" w:sz="4" w:space="0" w:color="auto"/>
              <w:left w:val="single" w:sz="4" w:space="0" w:color="auto"/>
              <w:bottom w:val="nil"/>
            </w:tcBorders>
            <w:shd w:val="clear" w:color="auto" w:fill="auto"/>
            <w:noWrap/>
            <w:vAlign w:val="center"/>
            <w:hideMark/>
          </w:tcPr>
          <w:p w14:paraId="44CE7BC5" w14:textId="1C34864C"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537</w:t>
            </w:r>
          </w:p>
        </w:tc>
        <w:tc>
          <w:tcPr>
            <w:tcW w:w="1213" w:type="dxa"/>
            <w:tcBorders>
              <w:top w:val="single" w:sz="4" w:space="0" w:color="auto"/>
              <w:bottom w:val="nil"/>
            </w:tcBorders>
            <w:shd w:val="clear" w:color="auto" w:fill="auto"/>
            <w:noWrap/>
            <w:vAlign w:val="center"/>
            <w:hideMark/>
          </w:tcPr>
          <w:p w14:paraId="406F0770" w14:textId="61FEFA59"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50</w:t>
            </w:r>
          </w:p>
        </w:tc>
        <w:tc>
          <w:tcPr>
            <w:tcW w:w="1228" w:type="dxa"/>
            <w:tcBorders>
              <w:top w:val="single" w:sz="4" w:space="0" w:color="auto"/>
              <w:bottom w:val="nil"/>
            </w:tcBorders>
            <w:shd w:val="clear" w:color="auto" w:fill="auto"/>
            <w:noWrap/>
            <w:vAlign w:val="center"/>
            <w:hideMark/>
          </w:tcPr>
          <w:p w14:paraId="7E7D297A" w14:textId="39928C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E1648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14</w:t>
            </w:r>
            <w:r w:rsidR="00EC33AA" w:rsidRPr="0050535F">
              <w:rPr>
                <w:rFonts w:eastAsia="Times New Roman" w:cs="Times New Roman"/>
                <w:color w:val="000000"/>
                <w:kern w:val="0"/>
                <w:lang w:val="en-US" w:eastAsia="es-ES"/>
                <w14:ligatures w14:val="none"/>
              </w:rPr>
              <w:t>2</w:t>
            </w:r>
          </w:p>
        </w:tc>
        <w:tc>
          <w:tcPr>
            <w:tcW w:w="1852" w:type="dxa"/>
            <w:tcBorders>
              <w:top w:val="single" w:sz="4" w:space="0" w:color="auto"/>
              <w:bottom w:val="nil"/>
            </w:tcBorders>
            <w:shd w:val="clear" w:color="auto" w:fill="auto"/>
            <w:noWrap/>
            <w:vAlign w:val="center"/>
            <w:hideMark/>
          </w:tcPr>
          <w:p w14:paraId="22AD2CB3" w14:textId="3A39F31E"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037</w:t>
            </w:r>
          </w:p>
        </w:tc>
        <w:tc>
          <w:tcPr>
            <w:tcW w:w="1700" w:type="dxa"/>
            <w:tcBorders>
              <w:top w:val="single" w:sz="4" w:space="0" w:color="auto"/>
              <w:bottom w:val="nil"/>
              <w:right w:val="nil"/>
            </w:tcBorders>
            <w:shd w:val="clear" w:color="auto" w:fill="auto"/>
            <w:noWrap/>
            <w:vAlign w:val="center"/>
            <w:hideMark/>
          </w:tcPr>
          <w:p w14:paraId="6898A0C6" w14:textId="55F8E544"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382</w:t>
            </w:r>
          </w:p>
        </w:tc>
      </w:tr>
      <w:tr w:rsidR="003B61C2" w:rsidRPr="0050535F" w14:paraId="311229A9" w14:textId="77777777" w:rsidTr="00727B18">
        <w:trPr>
          <w:trHeight w:val="292"/>
        </w:trPr>
        <w:tc>
          <w:tcPr>
            <w:tcW w:w="1240" w:type="dxa"/>
            <w:tcBorders>
              <w:top w:val="nil"/>
              <w:left w:val="nil"/>
              <w:bottom w:val="nil"/>
              <w:right w:val="single" w:sz="4" w:space="0" w:color="auto"/>
            </w:tcBorders>
            <w:shd w:val="clear" w:color="auto" w:fill="auto"/>
            <w:noWrap/>
            <w:vAlign w:val="bottom"/>
            <w:hideMark/>
          </w:tcPr>
          <w:p w14:paraId="784A5CFC" w14:textId="77777777" w:rsidR="003B61C2" w:rsidRPr="0050535F" w:rsidRDefault="003B61C2"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1st Qu.</w:t>
            </w:r>
          </w:p>
        </w:tc>
        <w:tc>
          <w:tcPr>
            <w:tcW w:w="1207" w:type="dxa"/>
            <w:tcBorders>
              <w:top w:val="nil"/>
              <w:left w:val="single" w:sz="4" w:space="0" w:color="auto"/>
              <w:bottom w:val="nil"/>
            </w:tcBorders>
            <w:shd w:val="clear" w:color="auto" w:fill="auto"/>
            <w:noWrap/>
            <w:vAlign w:val="center"/>
            <w:hideMark/>
          </w:tcPr>
          <w:p w14:paraId="57DE2209" w14:textId="1E510836"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989</w:t>
            </w:r>
          </w:p>
        </w:tc>
        <w:tc>
          <w:tcPr>
            <w:tcW w:w="1213" w:type="dxa"/>
            <w:tcBorders>
              <w:top w:val="nil"/>
              <w:bottom w:val="nil"/>
            </w:tcBorders>
            <w:shd w:val="clear" w:color="auto" w:fill="auto"/>
            <w:noWrap/>
            <w:vAlign w:val="center"/>
            <w:hideMark/>
          </w:tcPr>
          <w:p w14:paraId="7FCCA216" w14:textId="39126255"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75</w:t>
            </w:r>
          </w:p>
        </w:tc>
        <w:tc>
          <w:tcPr>
            <w:tcW w:w="1228" w:type="dxa"/>
            <w:tcBorders>
              <w:top w:val="nil"/>
              <w:bottom w:val="nil"/>
            </w:tcBorders>
            <w:shd w:val="clear" w:color="auto" w:fill="auto"/>
            <w:noWrap/>
            <w:vAlign w:val="center"/>
            <w:hideMark/>
          </w:tcPr>
          <w:p w14:paraId="687318A1" w14:textId="5232A338"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w:t>
            </w:r>
            <w:r w:rsidR="00E1648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w:t>
            </w:r>
            <w:r w:rsidR="00EC33AA" w:rsidRPr="0050535F">
              <w:rPr>
                <w:rFonts w:eastAsia="Times New Roman" w:cs="Times New Roman"/>
                <w:color w:val="000000"/>
                <w:kern w:val="0"/>
                <w:lang w:val="en-US" w:eastAsia="es-ES"/>
                <w14:ligatures w14:val="none"/>
              </w:rPr>
              <w:t>80</w:t>
            </w:r>
          </w:p>
        </w:tc>
        <w:tc>
          <w:tcPr>
            <w:tcW w:w="1852" w:type="dxa"/>
            <w:tcBorders>
              <w:top w:val="nil"/>
              <w:bottom w:val="nil"/>
            </w:tcBorders>
            <w:shd w:val="clear" w:color="auto" w:fill="auto"/>
            <w:noWrap/>
            <w:vAlign w:val="center"/>
            <w:hideMark/>
          </w:tcPr>
          <w:p w14:paraId="2284D565" w14:textId="258DCD6F"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167</w:t>
            </w:r>
          </w:p>
        </w:tc>
        <w:tc>
          <w:tcPr>
            <w:tcW w:w="1700" w:type="dxa"/>
            <w:tcBorders>
              <w:top w:val="nil"/>
              <w:bottom w:val="nil"/>
              <w:right w:val="nil"/>
            </w:tcBorders>
            <w:shd w:val="clear" w:color="auto" w:fill="auto"/>
            <w:noWrap/>
            <w:vAlign w:val="center"/>
            <w:hideMark/>
          </w:tcPr>
          <w:p w14:paraId="5CFB55A9" w14:textId="3143BEA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994</w:t>
            </w:r>
          </w:p>
        </w:tc>
      </w:tr>
      <w:tr w:rsidR="003B61C2" w:rsidRPr="0050535F" w14:paraId="7D391641" w14:textId="77777777" w:rsidTr="00727B18">
        <w:trPr>
          <w:trHeight w:val="292"/>
        </w:trPr>
        <w:tc>
          <w:tcPr>
            <w:tcW w:w="1240" w:type="dxa"/>
            <w:tcBorders>
              <w:top w:val="nil"/>
              <w:left w:val="nil"/>
              <w:bottom w:val="nil"/>
              <w:right w:val="single" w:sz="4" w:space="0" w:color="auto"/>
            </w:tcBorders>
            <w:shd w:val="clear" w:color="auto" w:fill="auto"/>
            <w:noWrap/>
            <w:vAlign w:val="bottom"/>
            <w:hideMark/>
          </w:tcPr>
          <w:p w14:paraId="20D4F623" w14:textId="77777777" w:rsidR="003B61C2" w:rsidRPr="0050535F" w:rsidRDefault="003B61C2"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Median</w:t>
            </w:r>
          </w:p>
        </w:tc>
        <w:tc>
          <w:tcPr>
            <w:tcW w:w="1207" w:type="dxa"/>
            <w:tcBorders>
              <w:top w:val="nil"/>
              <w:left w:val="single" w:sz="4" w:space="0" w:color="auto"/>
              <w:bottom w:val="nil"/>
            </w:tcBorders>
            <w:shd w:val="clear" w:color="auto" w:fill="auto"/>
            <w:noWrap/>
            <w:vAlign w:val="center"/>
            <w:hideMark/>
          </w:tcPr>
          <w:p w14:paraId="24F369F8" w14:textId="1197F869"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24</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555</w:t>
            </w:r>
          </w:p>
        </w:tc>
        <w:tc>
          <w:tcPr>
            <w:tcW w:w="1213" w:type="dxa"/>
            <w:tcBorders>
              <w:top w:val="nil"/>
              <w:bottom w:val="nil"/>
            </w:tcBorders>
            <w:shd w:val="clear" w:color="auto" w:fill="auto"/>
            <w:noWrap/>
            <w:vAlign w:val="center"/>
            <w:hideMark/>
          </w:tcPr>
          <w:p w14:paraId="29350CFC" w14:textId="2BE0789E"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98</w:t>
            </w:r>
          </w:p>
        </w:tc>
        <w:tc>
          <w:tcPr>
            <w:tcW w:w="1228" w:type="dxa"/>
            <w:tcBorders>
              <w:top w:val="nil"/>
              <w:bottom w:val="nil"/>
            </w:tcBorders>
            <w:shd w:val="clear" w:color="auto" w:fill="auto"/>
            <w:noWrap/>
            <w:vAlign w:val="center"/>
            <w:hideMark/>
          </w:tcPr>
          <w:p w14:paraId="733FFABB" w14:textId="7D6EE00B"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25</w:t>
            </w:r>
            <w:r w:rsidR="00EC33AA" w:rsidRPr="0050535F">
              <w:rPr>
                <w:rFonts w:eastAsia="Times New Roman" w:cs="Times New Roman"/>
                <w:color w:val="000000"/>
                <w:kern w:val="0"/>
                <w:lang w:val="en-US" w:eastAsia="es-ES"/>
                <w14:ligatures w14:val="none"/>
              </w:rPr>
              <w:t>8</w:t>
            </w:r>
          </w:p>
        </w:tc>
        <w:tc>
          <w:tcPr>
            <w:tcW w:w="1852" w:type="dxa"/>
            <w:tcBorders>
              <w:top w:val="nil"/>
              <w:bottom w:val="nil"/>
            </w:tcBorders>
            <w:shd w:val="clear" w:color="auto" w:fill="auto"/>
            <w:noWrap/>
            <w:vAlign w:val="center"/>
            <w:hideMark/>
          </w:tcPr>
          <w:p w14:paraId="7882DA4E" w14:textId="6D725F4E"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059</w:t>
            </w:r>
          </w:p>
        </w:tc>
        <w:tc>
          <w:tcPr>
            <w:tcW w:w="1700" w:type="dxa"/>
            <w:tcBorders>
              <w:top w:val="nil"/>
              <w:bottom w:val="nil"/>
              <w:right w:val="nil"/>
            </w:tcBorders>
            <w:shd w:val="clear" w:color="auto" w:fill="auto"/>
            <w:noWrap/>
            <w:vAlign w:val="center"/>
            <w:hideMark/>
          </w:tcPr>
          <w:p w14:paraId="4EFDE4A3" w14:textId="4D0E50FA"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29</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138</w:t>
            </w:r>
          </w:p>
        </w:tc>
      </w:tr>
      <w:tr w:rsidR="003B61C2" w:rsidRPr="0050535F" w14:paraId="50DA024A" w14:textId="77777777" w:rsidTr="00727B18">
        <w:trPr>
          <w:trHeight w:val="292"/>
        </w:trPr>
        <w:tc>
          <w:tcPr>
            <w:tcW w:w="1240" w:type="dxa"/>
            <w:tcBorders>
              <w:top w:val="nil"/>
              <w:left w:val="nil"/>
              <w:bottom w:val="nil"/>
              <w:right w:val="single" w:sz="4" w:space="0" w:color="auto"/>
            </w:tcBorders>
            <w:shd w:val="clear" w:color="auto" w:fill="auto"/>
            <w:noWrap/>
            <w:vAlign w:val="bottom"/>
            <w:hideMark/>
          </w:tcPr>
          <w:p w14:paraId="1217C20A" w14:textId="77777777" w:rsidR="003B61C2" w:rsidRPr="0050535F" w:rsidRDefault="003B61C2"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 xml:space="preserve">Mean </w:t>
            </w:r>
          </w:p>
        </w:tc>
        <w:tc>
          <w:tcPr>
            <w:tcW w:w="1207" w:type="dxa"/>
            <w:tcBorders>
              <w:top w:val="nil"/>
              <w:left w:val="single" w:sz="4" w:space="0" w:color="auto"/>
              <w:bottom w:val="nil"/>
            </w:tcBorders>
            <w:shd w:val="clear" w:color="auto" w:fill="auto"/>
            <w:noWrap/>
            <w:vAlign w:val="center"/>
            <w:hideMark/>
          </w:tcPr>
          <w:p w14:paraId="347BA804" w14:textId="2543EA70"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41</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030</w:t>
            </w:r>
          </w:p>
        </w:tc>
        <w:tc>
          <w:tcPr>
            <w:tcW w:w="1213" w:type="dxa"/>
            <w:tcBorders>
              <w:top w:val="nil"/>
              <w:bottom w:val="nil"/>
            </w:tcBorders>
            <w:shd w:val="clear" w:color="auto" w:fill="auto"/>
            <w:noWrap/>
            <w:vAlign w:val="center"/>
            <w:hideMark/>
          </w:tcPr>
          <w:p w14:paraId="06E965A4" w14:textId="2FBB1B51"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201</w:t>
            </w:r>
          </w:p>
        </w:tc>
        <w:tc>
          <w:tcPr>
            <w:tcW w:w="1228" w:type="dxa"/>
            <w:tcBorders>
              <w:top w:val="nil"/>
              <w:bottom w:val="nil"/>
            </w:tcBorders>
            <w:shd w:val="clear" w:color="auto" w:fill="auto"/>
            <w:noWrap/>
            <w:vAlign w:val="center"/>
            <w:hideMark/>
          </w:tcPr>
          <w:p w14:paraId="42ED034B" w14:textId="65672B46"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15</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w:t>
            </w:r>
            <w:r w:rsidR="00EC33AA" w:rsidRPr="0050535F">
              <w:rPr>
                <w:rFonts w:eastAsia="Times New Roman" w:cs="Times New Roman"/>
                <w:color w:val="000000"/>
                <w:kern w:val="0"/>
                <w:lang w:val="en-US" w:eastAsia="es-ES"/>
                <w14:ligatures w14:val="none"/>
              </w:rPr>
              <w:t>80</w:t>
            </w:r>
          </w:p>
        </w:tc>
        <w:tc>
          <w:tcPr>
            <w:tcW w:w="1852" w:type="dxa"/>
            <w:tcBorders>
              <w:top w:val="nil"/>
              <w:bottom w:val="nil"/>
            </w:tcBorders>
            <w:shd w:val="clear" w:color="auto" w:fill="auto"/>
            <w:noWrap/>
            <w:vAlign w:val="center"/>
            <w:hideMark/>
          </w:tcPr>
          <w:p w14:paraId="19A42F5D" w14:textId="4827C7DE"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757</w:t>
            </w:r>
          </w:p>
        </w:tc>
        <w:tc>
          <w:tcPr>
            <w:tcW w:w="1700" w:type="dxa"/>
            <w:tcBorders>
              <w:top w:val="nil"/>
              <w:bottom w:val="nil"/>
              <w:right w:val="nil"/>
            </w:tcBorders>
            <w:shd w:val="clear" w:color="auto" w:fill="auto"/>
            <w:noWrap/>
            <w:vAlign w:val="center"/>
            <w:hideMark/>
          </w:tcPr>
          <w:p w14:paraId="4AB9B177" w14:textId="3A3FA29F"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307</w:t>
            </w:r>
          </w:p>
        </w:tc>
      </w:tr>
      <w:tr w:rsidR="003B61C2" w:rsidRPr="0050535F" w14:paraId="04FCC9B5" w14:textId="77777777" w:rsidTr="00727B18">
        <w:trPr>
          <w:trHeight w:val="292"/>
        </w:trPr>
        <w:tc>
          <w:tcPr>
            <w:tcW w:w="1240" w:type="dxa"/>
            <w:tcBorders>
              <w:top w:val="nil"/>
              <w:left w:val="nil"/>
              <w:right w:val="single" w:sz="4" w:space="0" w:color="auto"/>
            </w:tcBorders>
            <w:shd w:val="clear" w:color="auto" w:fill="auto"/>
            <w:noWrap/>
            <w:vAlign w:val="bottom"/>
            <w:hideMark/>
          </w:tcPr>
          <w:p w14:paraId="5696A57A" w14:textId="77777777" w:rsidR="003B61C2" w:rsidRPr="0050535F" w:rsidRDefault="003B61C2"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3rd Qu.</w:t>
            </w:r>
          </w:p>
        </w:tc>
        <w:tc>
          <w:tcPr>
            <w:tcW w:w="1207" w:type="dxa"/>
            <w:tcBorders>
              <w:top w:val="nil"/>
              <w:left w:val="single" w:sz="4" w:space="0" w:color="auto"/>
            </w:tcBorders>
            <w:shd w:val="clear" w:color="auto" w:fill="auto"/>
            <w:noWrap/>
            <w:vAlign w:val="center"/>
            <w:hideMark/>
          </w:tcPr>
          <w:p w14:paraId="6C5715EE" w14:textId="47CBB111"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52</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409</w:t>
            </w:r>
          </w:p>
        </w:tc>
        <w:tc>
          <w:tcPr>
            <w:tcW w:w="1213" w:type="dxa"/>
            <w:tcBorders>
              <w:top w:val="nil"/>
            </w:tcBorders>
            <w:shd w:val="clear" w:color="auto" w:fill="auto"/>
            <w:noWrap/>
            <w:vAlign w:val="center"/>
            <w:hideMark/>
          </w:tcPr>
          <w:p w14:paraId="63F138C8" w14:textId="21C5B1D8"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240</w:t>
            </w:r>
          </w:p>
        </w:tc>
        <w:tc>
          <w:tcPr>
            <w:tcW w:w="1228" w:type="dxa"/>
            <w:tcBorders>
              <w:top w:val="nil"/>
            </w:tcBorders>
            <w:shd w:val="clear" w:color="auto" w:fill="auto"/>
            <w:noWrap/>
            <w:vAlign w:val="center"/>
            <w:hideMark/>
          </w:tcPr>
          <w:p w14:paraId="381C2B18" w14:textId="74C30655"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096</w:t>
            </w:r>
          </w:p>
        </w:tc>
        <w:tc>
          <w:tcPr>
            <w:tcW w:w="1852" w:type="dxa"/>
            <w:tcBorders>
              <w:top w:val="nil"/>
            </w:tcBorders>
            <w:shd w:val="clear" w:color="auto" w:fill="auto"/>
            <w:noWrap/>
            <w:vAlign w:val="center"/>
            <w:hideMark/>
          </w:tcPr>
          <w:p w14:paraId="2BAE1AC7" w14:textId="28B73C81"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244</w:t>
            </w:r>
          </w:p>
        </w:tc>
        <w:tc>
          <w:tcPr>
            <w:tcW w:w="1700" w:type="dxa"/>
            <w:tcBorders>
              <w:top w:val="nil"/>
              <w:right w:val="nil"/>
            </w:tcBorders>
            <w:shd w:val="clear" w:color="auto" w:fill="auto"/>
            <w:noWrap/>
            <w:vAlign w:val="center"/>
            <w:hideMark/>
          </w:tcPr>
          <w:p w14:paraId="5145FCB7" w14:textId="36C63F0C"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72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688</w:t>
            </w:r>
          </w:p>
        </w:tc>
      </w:tr>
      <w:tr w:rsidR="003B61C2" w:rsidRPr="0050535F" w14:paraId="67CBBCB6" w14:textId="77777777" w:rsidTr="00727B18">
        <w:trPr>
          <w:trHeight w:val="292"/>
        </w:trPr>
        <w:tc>
          <w:tcPr>
            <w:tcW w:w="1240" w:type="dxa"/>
            <w:tcBorders>
              <w:top w:val="nil"/>
              <w:left w:val="nil"/>
              <w:bottom w:val="single" w:sz="4" w:space="0" w:color="auto"/>
              <w:right w:val="single" w:sz="4" w:space="0" w:color="auto"/>
            </w:tcBorders>
            <w:shd w:val="clear" w:color="auto" w:fill="auto"/>
            <w:noWrap/>
            <w:vAlign w:val="bottom"/>
            <w:hideMark/>
          </w:tcPr>
          <w:p w14:paraId="70D2D455" w14:textId="77777777" w:rsidR="003B61C2" w:rsidRPr="0050535F" w:rsidRDefault="003B61C2"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Max.</w:t>
            </w:r>
          </w:p>
        </w:tc>
        <w:tc>
          <w:tcPr>
            <w:tcW w:w="1207" w:type="dxa"/>
            <w:tcBorders>
              <w:top w:val="nil"/>
              <w:left w:val="single" w:sz="4" w:space="0" w:color="auto"/>
              <w:bottom w:val="single" w:sz="4" w:space="0" w:color="auto"/>
            </w:tcBorders>
            <w:shd w:val="clear" w:color="auto" w:fill="auto"/>
            <w:noWrap/>
            <w:vAlign w:val="center"/>
            <w:hideMark/>
          </w:tcPr>
          <w:p w14:paraId="6328A7D4" w14:textId="3A4A68AA"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258</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825</w:t>
            </w:r>
          </w:p>
        </w:tc>
        <w:tc>
          <w:tcPr>
            <w:tcW w:w="1213" w:type="dxa"/>
            <w:tcBorders>
              <w:top w:val="nil"/>
              <w:bottom w:val="single" w:sz="4" w:space="0" w:color="auto"/>
            </w:tcBorders>
            <w:shd w:val="clear" w:color="auto" w:fill="auto"/>
            <w:noWrap/>
            <w:vAlign w:val="center"/>
            <w:hideMark/>
          </w:tcPr>
          <w:p w14:paraId="29BB6009" w14:textId="0BFBB675"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1076</w:t>
            </w:r>
          </w:p>
        </w:tc>
        <w:tc>
          <w:tcPr>
            <w:tcW w:w="1228" w:type="dxa"/>
            <w:tcBorders>
              <w:top w:val="nil"/>
              <w:bottom w:val="single" w:sz="4" w:space="0" w:color="auto"/>
            </w:tcBorders>
            <w:shd w:val="clear" w:color="auto" w:fill="auto"/>
            <w:noWrap/>
            <w:vAlign w:val="center"/>
            <w:hideMark/>
          </w:tcPr>
          <w:p w14:paraId="146001F4" w14:textId="13ACAE82"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140</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689</w:t>
            </w:r>
          </w:p>
        </w:tc>
        <w:tc>
          <w:tcPr>
            <w:tcW w:w="1852" w:type="dxa"/>
            <w:tcBorders>
              <w:top w:val="nil"/>
              <w:bottom w:val="single" w:sz="4" w:space="0" w:color="auto"/>
            </w:tcBorders>
            <w:shd w:val="clear" w:color="auto" w:fill="auto"/>
            <w:noWrap/>
            <w:vAlign w:val="center"/>
            <w:hideMark/>
          </w:tcPr>
          <w:p w14:paraId="4237A876" w14:textId="57CA1394"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36</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789</w:t>
            </w:r>
          </w:p>
        </w:tc>
        <w:tc>
          <w:tcPr>
            <w:tcW w:w="1700" w:type="dxa"/>
            <w:tcBorders>
              <w:top w:val="nil"/>
              <w:bottom w:val="single" w:sz="4" w:space="0" w:color="auto"/>
              <w:right w:val="nil"/>
            </w:tcBorders>
            <w:shd w:val="clear" w:color="auto" w:fill="auto"/>
            <w:noWrap/>
            <w:vAlign w:val="center"/>
            <w:hideMark/>
          </w:tcPr>
          <w:p w14:paraId="6C4680E5" w14:textId="6B831A97" w:rsidR="003B61C2" w:rsidRPr="0050535F" w:rsidRDefault="003B61C2" w:rsidP="00727B18">
            <w:pPr>
              <w:keepNext/>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460</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578</w:t>
            </w:r>
          </w:p>
        </w:tc>
      </w:tr>
    </w:tbl>
    <w:p w14:paraId="3A5850A5" w14:textId="77777777" w:rsidR="00FF6AE7" w:rsidRPr="0050535F" w:rsidRDefault="00FF6AE7" w:rsidP="00DF3B00">
      <w:pPr>
        <w:pStyle w:val="Descripcin"/>
        <w:spacing w:line="360" w:lineRule="auto"/>
        <w:jc w:val="center"/>
        <w:rPr>
          <w:rFonts w:cs="Times New Roman"/>
          <w:lang w:val="en-US"/>
        </w:rPr>
      </w:pPr>
    </w:p>
    <w:p w14:paraId="0777CB55" w14:textId="4740A5D0" w:rsidR="00C30CC2" w:rsidRPr="00727B18" w:rsidRDefault="00C30CC2" w:rsidP="00C30CC2">
      <w:pPr>
        <w:pStyle w:val="Descripcin"/>
        <w:spacing w:line="360" w:lineRule="auto"/>
        <w:jc w:val="center"/>
        <w:rPr>
          <w:rFonts w:cs="Times New Roman"/>
          <w:color w:val="auto"/>
          <w:sz w:val="22"/>
          <w:szCs w:val="22"/>
          <w:lang w:val="en-US"/>
        </w:rPr>
      </w:pPr>
      <w:r w:rsidRPr="00727B18">
        <w:rPr>
          <w:rFonts w:cs="Times New Roman"/>
          <w:color w:val="auto"/>
          <w:sz w:val="22"/>
          <w:szCs w:val="22"/>
          <w:lang w:val="en-US"/>
        </w:rPr>
        <w:t xml:space="preserve">Table. </w:t>
      </w:r>
      <w:r w:rsidRPr="00727B18">
        <w:rPr>
          <w:rFonts w:cs="Times New Roman"/>
          <w:color w:val="auto"/>
          <w:sz w:val="22"/>
          <w:szCs w:val="22"/>
          <w:lang w:val="en-US"/>
        </w:rPr>
        <w:fldChar w:fldCharType="begin"/>
      </w:r>
      <w:r w:rsidRPr="00727B18">
        <w:rPr>
          <w:rFonts w:cs="Times New Roman"/>
          <w:color w:val="auto"/>
          <w:sz w:val="22"/>
          <w:szCs w:val="22"/>
          <w:lang w:val="en-US"/>
        </w:rPr>
        <w:instrText xml:space="preserve"> SEQ Table. \* ARABIC </w:instrText>
      </w:r>
      <w:r w:rsidRPr="00727B18">
        <w:rPr>
          <w:rFonts w:cs="Times New Roman"/>
          <w:color w:val="auto"/>
          <w:sz w:val="22"/>
          <w:szCs w:val="22"/>
          <w:lang w:val="en-US"/>
        </w:rPr>
        <w:fldChar w:fldCharType="separate"/>
      </w:r>
      <w:r w:rsidR="00727B18">
        <w:rPr>
          <w:rFonts w:cs="Times New Roman"/>
          <w:noProof/>
          <w:color w:val="auto"/>
          <w:sz w:val="22"/>
          <w:szCs w:val="22"/>
          <w:lang w:val="en-US"/>
        </w:rPr>
        <w:t>2</w:t>
      </w:r>
      <w:r w:rsidRPr="00727B18">
        <w:rPr>
          <w:rFonts w:cs="Times New Roman"/>
          <w:color w:val="auto"/>
          <w:sz w:val="22"/>
          <w:szCs w:val="22"/>
          <w:lang w:val="en-US"/>
        </w:rPr>
        <w:fldChar w:fldCharType="end"/>
      </w:r>
      <w:r w:rsidRPr="00727B18">
        <w:rPr>
          <w:rFonts w:cs="Times New Roman"/>
          <w:color w:val="auto"/>
          <w:sz w:val="22"/>
          <w:szCs w:val="22"/>
          <w:lang w:val="en-US"/>
        </w:rPr>
        <w:t xml:space="preserve"> Summary statistics of input and output variables.</w:t>
      </w:r>
    </w:p>
    <w:p w14:paraId="0B8700A0" w14:textId="0E8F6E9E" w:rsidR="00901E75" w:rsidRPr="0050535F" w:rsidRDefault="00901E75" w:rsidP="00901E75">
      <w:pPr>
        <w:pStyle w:val="Ttulo2"/>
        <w:rPr>
          <w:lang w:val="en-US"/>
        </w:rPr>
      </w:pPr>
      <w:r>
        <w:rPr>
          <w:lang w:val="en-US"/>
        </w:rPr>
        <w:lastRenderedPageBreak/>
        <w:t>4</w:t>
      </w:r>
      <w:r w:rsidRPr="0050535F">
        <w:rPr>
          <w:lang w:val="en-US"/>
        </w:rPr>
        <w:t>.</w:t>
      </w:r>
      <w:r>
        <w:rPr>
          <w:lang w:val="en-US"/>
        </w:rPr>
        <w:t>1</w:t>
      </w:r>
      <w:r w:rsidRPr="0050535F">
        <w:rPr>
          <w:lang w:val="en-US"/>
        </w:rPr>
        <w:t xml:space="preserve">. </w:t>
      </w:r>
      <w:r>
        <w:rPr>
          <w:lang w:val="en-US"/>
        </w:rPr>
        <w:t>Balancing the classes in the dataset</w:t>
      </w:r>
      <w:r w:rsidRPr="0050535F">
        <w:rPr>
          <w:lang w:val="en-US"/>
        </w:rPr>
        <w:t xml:space="preserve">. </w:t>
      </w:r>
    </w:p>
    <w:p w14:paraId="3A42C0E6" w14:textId="128D969B" w:rsidR="0088372B" w:rsidRPr="0050535F" w:rsidRDefault="00751CF8" w:rsidP="00DF3B00">
      <w:pPr>
        <w:spacing w:line="360" w:lineRule="auto"/>
        <w:rPr>
          <w:rFonts w:eastAsiaTheme="minorEastAsia" w:cs="Times New Roman"/>
          <w:lang w:val="en-US"/>
        </w:rPr>
      </w:pPr>
      <w:r w:rsidRPr="0050535F">
        <w:rPr>
          <w:rFonts w:cs="Times New Roman"/>
          <w:lang w:val="en-US"/>
        </w:rPr>
        <w:t xml:space="preserve">In this </w:t>
      </w:r>
      <w:r w:rsidRPr="00AD33BD">
        <w:rPr>
          <w:rFonts w:cs="Times New Roman"/>
          <w:highlight w:val="yellow"/>
          <w:lang w:val="en-US"/>
        </w:rPr>
        <w:t>dataset</w:t>
      </w:r>
      <w:r w:rsidR="00D154D6">
        <w:rPr>
          <w:rFonts w:cs="Times New Roman"/>
          <w:highlight w:val="yellow"/>
          <w:lang w:val="en-US"/>
        </w:rPr>
        <w:t xml:space="preserve"> on firms</w:t>
      </w:r>
      <w:r w:rsidR="009D29D6" w:rsidRPr="00AD33BD">
        <w:rPr>
          <w:rFonts w:cs="Times New Roman"/>
          <w:highlight w:val="yellow"/>
          <w:lang w:val="en-US"/>
        </w:rPr>
        <w:t xml:space="preserve"> </w:t>
      </w:r>
      <w:commentRangeStart w:id="21"/>
      <w:r w:rsidR="00F370BE" w:rsidRPr="00F370BE">
        <w:rPr>
          <w:rFonts w:eastAsiaTheme="minorEastAsia" w:cs="Times New Roman"/>
          <w:position w:val="-16"/>
          <w:highlight w:val="yellow"/>
          <w:lang w:val="en-US"/>
        </w:rPr>
        <w:object w:dxaOrig="1700" w:dyaOrig="460" w14:anchorId="5943D4AD">
          <v:shape id="_x0000_i1148" type="#_x0000_t75" style="width:85.5pt;height:23.25pt" o:ole="">
            <v:imagedata r:id="rId254" o:title=""/>
          </v:shape>
          <o:OLEObject Type="Embed" ProgID="Equation.DSMT4" ShapeID="_x0000_i1148" DrawAspect="Content" ObjectID="_1803729993" r:id="rId255"/>
        </w:object>
      </w:r>
      <w:commentRangeEnd w:id="21"/>
      <w:r w:rsidR="009D29D6">
        <w:rPr>
          <w:rStyle w:val="Refdecomentario"/>
        </w:rPr>
        <w:commentReference w:id="21"/>
      </w:r>
      <w:r w:rsidRPr="00AD33BD">
        <w:rPr>
          <w:rFonts w:cs="Times New Roman"/>
          <w:highlight w:val="yellow"/>
          <w:lang w:val="en-US"/>
        </w:rPr>
        <w:t>, the</w:t>
      </w:r>
      <w:r w:rsidRPr="0050535F">
        <w:rPr>
          <w:rFonts w:cs="Times New Roman"/>
          <w:lang w:val="en-US"/>
        </w:rPr>
        <w:t xml:space="preserve"> additive model</w:t>
      </w:r>
      <w:r w:rsidR="00B16290" w:rsidRPr="0050535F">
        <w:rPr>
          <w:rFonts w:cs="Times New Roman"/>
          <w:lang w:val="en-US"/>
        </w:rPr>
        <w:t xml:space="preserve"> </w:t>
      </w:r>
      <w:hyperlink w:anchor="eq_6" w:history="1">
        <w:r w:rsidR="004371C8" w:rsidRPr="0050535F">
          <w:rPr>
            <w:rStyle w:val="Hipervnculo"/>
            <w:rFonts w:cs="Times New Roman"/>
            <w:iCs/>
            <w:lang w:val="en-US"/>
          </w:rPr>
          <w:fldChar w:fldCharType="begin"/>
        </w:r>
        <w:r w:rsidR="004371C8" w:rsidRPr="0050535F">
          <w:rPr>
            <w:rStyle w:val="Hipervnculo"/>
            <w:rFonts w:cs="Times New Roman"/>
            <w:iCs/>
            <w:lang w:val="en-US"/>
          </w:rPr>
          <w:instrText xml:space="preserve"> GOTOBUTTON ZEqnNum131568  \* MERGEFORMAT </w:instrText>
        </w:r>
        <w:r w:rsidR="004371C8" w:rsidRPr="0050535F">
          <w:rPr>
            <w:rStyle w:val="Hipervnculo"/>
            <w:rFonts w:cs="Times New Roman"/>
            <w:iCs/>
            <w:lang w:val="en-US"/>
          </w:rPr>
          <w:fldChar w:fldCharType="begin"/>
        </w:r>
        <w:r w:rsidR="004371C8" w:rsidRPr="0050535F">
          <w:rPr>
            <w:rStyle w:val="Hipervnculo"/>
            <w:rFonts w:cs="Times New Roman"/>
            <w:iCs/>
            <w:lang w:val="en-US"/>
          </w:rPr>
          <w:instrText xml:space="preserve"> REF ZEqnNum131568 \* Charformat \! \* MERGEFORMAT </w:instrText>
        </w:r>
        <w:r w:rsidR="004371C8" w:rsidRPr="0050535F">
          <w:rPr>
            <w:rStyle w:val="Hipervnculo"/>
            <w:rFonts w:cs="Times New Roman"/>
            <w:iCs/>
            <w:lang w:val="en-US"/>
          </w:rPr>
          <w:fldChar w:fldCharType="separate"/>
        </w:r>
        <w:r w:rsidR="00AB32F0" w:rsidRPr="008B2A8C">
          <w:rPr>
            <w:rStyle w:val="Hipervnculo"/>
            <w:iCs/>
          </w:rPr>
          <w:instrText>(6)</w:instrText>
        </w:r>
        <w:r w:rsidR="004371C8" w:rsidRPr="0050535F">
          <w:rPr>
            <w:rStyle w:val="Hipervnculo"/>
            <w:rFonts w:cs="Times New Roman"/>
            <w:iCs/>
            <w:lang w:val="en-US"/>
          </w:rPr>
          <w:fldChar w:fldCharType="end"/>
        </w:r>
        <w:r w:rsidR="004371C8" w:rsidRPr="0050535F">
          <w:rPr>
            <w:rStyle w:val="Hipervnculo"/>
            <w:rFonts w:cs="Times New Roman"/>
            <w:iCs/>
            <w:lang w:val="en-US"/>
          </w:rPr>
          <w:fldChar w:fldCharType="end"/>
        </w:r>
      </w:hyperlink>
      <w:r w:rsidRPr="0050535F">
        <w:rPr>
          <w:rFonts w:cs="Times New Roman"/>
          <w:lang w:val="en-US"/>
        </w:rPr>
        <w:t xml:space="preserve"> identifie</w:t>
      </w:r>
      <w:r w:rsidR="00C30CC2">
        <w:rPr>
          <w:rFonts w:cs="Times New Roman"/>
          <w:lang w:val="en-US"/>
        </w:rPr>
        <w:t>s</w:t>
      </w:r>
      <w:r w:rsidRPr="0050535F">
        <w:rPr>
          <w:rFonts w:cs="Times New Roman"/>
          <w:lang w:val="en-US"/>
        </w:rPr>
        <w:t xml:space="preserve"> 15 out of the 97 </w:t>
      </w:r>
      <w:r w:rsidR="00D154D6">
        <w:rPr>
          <w:rFonts w:cs="Times New Roman"/>
          <w:lang w:val="en-US"/>
        </w:rPr>
        <w:t>firms</w:t>
      </w:r>
      <w:r w:rsidR="00D154D6" w:rsidRPr="0050535F" w:rsidDel="00D154D6">
        <w:rPr>
          <w:rFonts w:cs="Times New Roman"/>
          <w:lang w:val="en-US"/>
        </w:rPr>
        <w:t xml:space="preserve"> </w:t>
      </w:r>
      <w:r w:rsidRPr="0050535F">
        <w:rPr>
          <w:rFonts w:cs="Times New Roman"/>
          <w:lang w:val="en-US"/>
        </w:rPr>
        <w:t xml:space="preserve">as efficient. </w:t>
      </w:r>
      <w:r w:rsidR="00F60B85" w:rsidRPr="0050535F">
        <w:rPr>
          <w:rFonts w:cs="Times New Roman"/>
          <w:lang w:val="en-US"/>
        </w:rPr>
        <w:t xml:space="preserve">After </w:t>
      </w:r>
      <w:r w:rsidR="00901E75">
        <w:rPr>
          <w:rFonts w:cs="Times New Roman"/>
          <w:lang w:val="en-US"/>
        </w:rPr>
        <w:t xml:space="preserve">classifying </w:t>
      </w:r>
      <w:r w:rsidR="00F60B85" w:rsidRPr="0050535F">
        <w:rPr>
          <w:rFonts w:cs="Times New Roman"/>
          <w:lang w:val="en-US"/>
        </w:rPr>
        <w:t xml:space="preserve">the data, the next step involves balancing the dataset </w:t>
      </w:r>
      <w:r w:rsidR="000A142C" w:rsidRPr="0050535F">
        <w:rPr>
          <w:rFonts w:cs="Times New Roman"/>
          <w:position w:val="-16"/>
          <w:highlight w:val="yellow"/>
          <w:lang w:val="en-US"/>
        </w:rPr>
        <w:object w:dxaOrig="1900" w:dyaOrig="440" w14:anchorId="3E581229">
          <v:shape id="_x0000_i1149" type="#_x0000_t75" style="width:91.5pt;height:20.25pt" o:ole="">
            <v:imagedata r:id="rId256" o:title=""/>
          </v:shape>
          <o:OLEObject Type="Embed" ProgID="Equation.DSMT4" ShapeID="_x0000_i1149" DrawAspect="Content" ObjectID="_1803729994" r:id="rId257"/>
        </w:object>
      </w:r>
      <w:r w:rsidR="000A142C">
        <w:rPr>
          <w:rFonts w:cs="Times New Roman"/>
          <w:lang w:val="en-US"/>
        </w:rPr>
        <w:t xml:space="preserve"> </w:t>
      </w:r>
      <w:r w:rsidR="00F60B85" w:rsidRPr="0050535F">
        <w:rPr>
          <w:rFonts w:cs="Times New Roman"/>
          <w:lang w:val="en-US"/>
        </w:rPr>
        <w:t xml:space="preserve">and fine-tuning the NN. </w:t>
      </w:r>
      <w:r w:rsidR="00087A3A" w:rsidRPr="0050535F">
        <w:rPr>
          <w:rFonts w:cs="Times New Roman"/>
          <w:lang w:val="en-US"/>
        </w:rPr>
        <w:t xml:space="preserve">Regarding the balance, since 15.43% of the </w:t>
      </w:r>
      <w:r w:rsidR="0091077E">
        <w:rPr>
          <w:rFonts w:cs="Times New Roman"/>
          <w:lang w:val="en-US"/>
        </w:rPr>
        <w:t xml:space="preserve">firms </w:t>
      </w:r>
      <w:r w:rsidR="00087A3A" w:rsidRPr="0050535F">
        <w:rPr>
          <w:rFonts w:cs="Times New Roman"/>
          <w:lang w:val="en-US"/>
        </w:rPr>
        <w:t xml:space="preserve">are </w:t>
      </w:r>
      <w:r w:rsidR="00D20111" w:rsidRPr="0050535F">
        <w:rPr>
          <w:rFonts w:cs="Times New Roman"/>
          <w:lang w:val="en-US"/>
        </w:rPr>
        <w:t>labeled</w:t>
      </w:r>
      <w:r w:rsidR="00087A3A" w:rsidRPr="0050535F">
        <w:rPr>
          <w:rFonts w:cs="Times New Roman"/>
          <w:lang w:val="en-US"/>
        </w:rPr>
        <w:t xml:space="preserve"> as efficient, which is a </w:t>
      </w:r>
      <w:r w:rsidR="004D2147" w:rsidRPr="0050535F">
        <w:rPr>
          <w:rFonts w:cs="Times New Roman"/>
          <w:lang w:val="en-US"/>
        </w:rPr>
        <w:t xml:space="preserve">value close to </w:t>
      </w:r>
      <w:r w:rsidR="00B6478D" w:rsidRPr="0050535F">
        <w:rPr>
          <w:rFonts w:cs="Times New Roman"/>
          <w:lang w:val="en-US"/>
        </w:rPr>
        <w:t xml:space="preserve">the minimum </w:t>
      </w:r>
      <w:r w:rsidR="00312465">
        <w:rPr>
          <w:rFonts w:cs="Times New Roman"/>
          <w:lang w:val="en-US"/>
        </w:rPr>
        <w:t>recommended</w:t>
      </w:r>
      <w:r w:rsidR="00312465" w:rsidRPr="0050535F">
        <w:rPr>
          <w:rFonts w:cs="Times New Roman"/>
          <w:lang w:val="en-US"/>
        </w:rPr>
        <w:t xml:space="preserve"> </w:t>
      </w:r>
      <w:r w:rsidR="00B6478D" w:rsidRPr="0050535F">
        <w:rPr>
          <w:rFonts w:cs="Times New Roman"/>
          <w:lang w:val="en-US"/>
        </w:rPr>
        <w:t>percentage (20%)</w:t>
      </w:r>
      <w:r w:rsidR="00087A3A" w:rsidRPr="0050535F">
        <w:rPr>
          <w:rFonts w:cs="Times New Roman"/>
          <w:lang w:val="en-US"/>
        </w:rPr>
        <w:t>, we compare the performance of th</w:t>
      </w:r>
      <w:r w:rsidR="00A31EDD">
        <w:rPr>
          <w:rFonts w:cs="Times New Roman"/>
          <w:lang w:val="en-US"/>
        </w:rPr>
        <w:t>is</w:t>
      </w:r>
      <w:r w:rsidR="00087A3A" w:rsidRPr="0050535F">
        <w:rPr>
          <w:rFonts w:cs="Times New Roman"/>
          <w:lang w:val="en-US"/>
        </w:rPr>
        <w:t xml:space="preserve"> </w:t>
      </w:r>
      <w:r w:rsidR="00407C1F">
        <w:rPr>
          <w:rFonts w:cs="Times New Roman"/>
          <w:lang w:val="en-US"/>
        </w:rPr>
        <w:t xml:space="preserve">initial </w:t>
      </w:r>
      <w:r w:rsidR="00120D58">
        <w:rPr>
          <w:rFonts w:cs="Times New Roman"/>
          <w:lang w:val="en-US"/>
        </w:rPr>
        <w:t>model</w:t>
      </w:r>
      <w:r w:rsidR="00446B2F">
        <w:rPr>
          <w:rFonts w:cs="Times New Roman"/>
          <w:lang w:val="en-US"/>
        </w:rPr>
        <w:t xml:space="preserve"> </w:t>
      </w:r>
      <w:r w:rsidR="00087A3A" w:rsidRPr="0050535F">
        <w:rPr>
          <w:rFonts w:cs="Times New Roman"/>
          <w:lang w:val="en-US"/>
        </w:rPr>
        <w:t xml:space="preserve">without balancing to scenarios where the efficient class is balanced between 20% and </w:t>
      </w:r>
      <w:r w:rsidR="007C46E4" w:rsidRPr="0050535F">
        <w:rPr>
          <w:rFonts w:cs="Times New Roman"/>
          <w:lang w:val="en-US"/>
        </w:rPr>
        <w:t>4</w:t>
      </w:r>
      <w:r w:rsidR="00087A3A" w:rsidRPr="0050535F">
        <w:rPr>
          <w:rFonts w:cs="Times New Roman"/>
          <w:lang w:val="en-US"/>
        </w:rPr>
        <w:t>0% at increments of 5%.</w:t>
      </w:r>
      <w:r w:rsidR="00B22FE7" w:rsidRPr="0050535F">
        <w:rPr>
          <w:rFonts w:cs="Times New Roman"/>
          <w:lang w:val="en-US"/>
        </w:rPr>
        <w:t xml:space="preserve"> </w:t>
      </w:r>
      <w:r w:rsidR="00C30175" w:rsidRPr="0050535F">
        <w:rPr>
          <w:rFonts w:cs="Times New Roman"/>
          <w:lang w:val="en-US"/>
        </w:rPr>
        <w:t xml:space="preserve">In each scenario, we fine-tune </w:t>
      </w:r>
      <w:r w:rsidR="00C24DF8" w:rsidRPr="0050535F">
        <w:rPr>
          <w:rFonts w:cs="Times New Roman"/>
          <w:lang w:val="en-US"/>
        </w:rPr>
        <w:t>a</w:t>
      </w:r>
      <w:r w:rsidR="00C30175" w:rsidRPr="0050535F">
        <w:rPr>
          <w:rFonts w:cs="Times New Roman"/>
          <w:lang w:val="en-US"/>
        </w:rPr>
        <w:t xml:space="preserve"> NN </w:t>
      </w:r>
      <w:r w:rsidR="00C24DF8" w:rsidRPr="0050535F">
        <w:rPr>
          <w:rFonts w:cs="Times New Roman"/>
          <w:lang w:val="en-US"/>
        </w:rPr>
        <w:t>with a unique hidden layer</w:t>
      </w:r>
      <w:r w:rsidR="00C30175" w:rsidRPr="0050535F">
        <w:rPr>
          <w:rFonts w:cs="Times New Roman"/>
          <w:lang w:val="en-US"/>
        </w:rPr>
        <w:t>. A grid of selected hyperparameters is defined for model fitting, including</w:t>
      </w:r>
      <w:r w:rsidR="002B4138" w:rsidRPr="0050535F">
        <w:rPr>
          <w:rFonts w:cs="Times New Roman"/>
          <w:lang w:val="en-US"/>
        </w:rPr>
        <w:t xml:space="preserve"> </w:t>
      </w:r>
      <w:r w:rsidR="004371C8" w:rsidRPr="0050535F">
        <w:rPr>
          <w:rFonts w:cs="Times New Roman"/>
          <w:lang w:val="en-US"/>
        </w:rPr>
        <w:t xml:space="preserve">model fitting </w:t>
      </w:r>
      <w:r w:rsidR="002B4138" w:rsidRPr="0050535F">
        <w:rPr>
          <w:rFonts w:cs="Times New Roman"/>
          <w:lang w:val="en-US"/>
        </w:rPr>
        <w:t xml:space="preserve">size </w:t>
      </w:r>
      <w:r w:rsidR="004371C8" w:rsidRPr="0050535F">
        <w:rPr>
          <w:position w:val="-12"/>
          <w:lang w:val="en-US"/>
        </w:rPr>
        <w:object w:dxaOrig="1960" w:dyaOrig="360" w14:anchorId="3004F2B9">
          <v:shape id="_x0000_i1150" type="#_x0000_t75" style="width:98.25pt;height:18pt" o:ole="">
            <v:imagedata r:id="rId258" o:title=""/>
          </v:shape>
          <o:OLEObject Type="Embed" ProgID="Equation.DSMT4" ShapeID="_x0000_i1150" DrawAspect="Content" ObjectID="_1803729995" r:id="rId259"/>
        </w:object>
      </w:r>
      <w:r w:rsidR="002B4138" w:rsidRPr="0050535F">
        <w:rPr>
          <w:lang w:val="en-US"/>
        </w:rPr>
        <w:t>, decay</w:t>
      </w:r>
      <w:r w:rsidR="004371C8" w:rsidRPr="0050535F">
        <w:rPr>
          <w:lang w:val="en-US"/>
        </w:rPr>
        <w:t xml:space="preserve"> parameter</w:t>
      </w:r>
      <w:r w:rsidR="002B4138" w:rsidRPr="0050535F">
        <w:rPr>
          <w:lang w:val="en-US"/>
        </w:rPr>
        <w:t xml:space="preserve"> </w:t>
      </w:r>
      <w:r w:rsidR="004371C8" w:rsidRPr="0050535F">
        <w:rPr>
          <w:position w:val="-12"/>
          <w:lang w:val="en-US"/>
        </w:rPr>
        <w:object w:dxaOrig="3820" w:dyaOrig="360" w14:anchorId="14D5F94B">
          <v:shape id="_x0000_i1151" type="#_x0000_t75" style="width:192pt;height:18pt" o:ole="">
            <v:imagedata r:id="rId260" o:title=""/>
          </v:shape>
          <o:OLEObject Type="Embed" ProgID="Equation.DSMT4" ShapeID="_x0000_i1151" DrawAspect="Content" ObjectID="_1803729996" r:id="rId261"/>
        </w:object>
      </w:r>
      <w:r w:rsidR="002B4138" w:rsidRPr="0050535F">
        <w:rPr>
          <w:lang w:val="en-US"/>
        </w:rPr>
        <w:t xml:space="preserve"> and the proposed </w:t>
      </w:r>
      <w:r w:rsidR="004371C8" w:rsidRPr="0050535F">
        <w:rPr>
          <w:lang w:val="en-US"/>
        </w:rPr>
        <w:t xml:space="preserve">proportions for the minority class </w:t>
      </w:r>
      <w:r w:rsidR="0057156A" w:rsidRPr="0050535F">
        <w:rPr>
          <w:position w:val="-12"/>
          <w:lang w:val="en-US"/>
        </w:rPr>
        <w:object w:dxaOrig="3280" w:dyaOrig="360" w14:anchorId="1FB68DFB">
          <v:shape id="_x0000_i1152" type="#_x0000_t75" style="width:163.5pt;height:18pt" o:ole="">
            <v:imagedata r:id="rId262" o:title=""/>
          </v:shape>
          <o:OLEObject Type="Embed" ProgID="Equation.DSMT4" ShapeID="_x0000_i1152" DrawAspect="Content" ObjectID="_1803729997" r:id="rId263"/>
        </w:object>
      </w:r>
      <w:r w:rsidR="002B4138" w:rsidRPr="0050535F">
        <w:rPr>
          <w:rFonts w:cs="Times New Roman"/>
          <w:lang w:val="en-US"/>
        </w:rPr>
        <w:t xml:space="preserve">. </w:t>
      </w:r>
      <w:r w:rsidR="0057156A" w:rsidRPr="0050535F">
        <w:rPr>
          <w:rFonts w:cs="Times New Roman"/>
          <w:lang w:val="en-US"/>
        </w:rPr>
        <w:t xml:space="preserve">We </w:t>
      </w:r>
      <w:r w:rsidR="0057156A" w:rsidRPr="0050535F">
        <w:rPr>
          <w:rFonts w:eastAsiaTheme="minorEastAsia" w:cs="Times New Roman"/>
          <w:lang w:val="en-US"/>
        </w:rPr>
        <w:t xml:space="preserve">follow the same process for selecting the best-performing ML models as described in Section 3.3, where models are first evaluated based on balanced accuracy first, followed by the F1-score, precision, and sensitivity. Table 3 presents the performance of each parameter configuration, with the best results obtained by </w:t>
      </w:r>
      <w:r w:rsidR="0057156A" w:rsidRPr="0050535F">
        <w:rPr>
          <w:rFonts w:eastAsiaTheme="minorEastAsia" w:cs="Times New Roman"/>
          <w:position w:val="-10"/>
          <w:lang w:val="en-US"/>
        </w:rPr>
        <w:object w:dxaOrig="920" w:dyaOrig="340" w14:anchorId="48648AEF">
          <v:shape id="_x0000_i1153" type="#_x0000_t75" style="width:45.75pt;height:17.25pt" o:ole="">
            <v:imagedata r:id="rId264" o:title=""/>
          </v:shape>
          <o:OLEObject Type="Embed" ProgID="Equation.DSMT4" ShapeID="_x0000_i1153" DrawAspect="Content" ObjectID="_1803729998" r:id="rId265"/>
        </w:object>
      </w:r>
      <w:r w:rsidR="0057156A" w:rsidRPr="0050535F">
        <w:rPr>
          <w:rFonts w:eastAsiaTheme="minorEastAsia" w:cs="Times New Roman"/>
          <w:lang w:val="en-US"/>
        </w:rPr>
        <w:t xml:space="preserve">, </w:t>
      </w:r>
      <w:r w:rsidR="0057156A" w:rsidRPr="0050535F">
        <w:rPr>
          <w:rFonts w:eastAsiaTheme="minorEastAsia" w:cs="Times New Roman"/>
          <w:position w:val="-10"/>
          <w:lang w:val="en-US"/>
        </w:rPr>
        <w:object w:dxaOrig="720" w:dyaOrig="340" w14:anchorId="60486F35">
          <v:shape id="_x0000_i1154" type="#_x0000_t75" style="width:36.75pt;height:17.25pt" o:ole="">
            <v:imagedata r:id="rId266" o:title=""/>
          </v:shape>
          <o:OLEObject Type="Embed" ProgID="Equation.DSMT4" ShapeID="_x0000_i1154" DrawAspect="Content" ObjectID="_1803729999" r:id="rId267"/>
        </w:object>
      </w:r>
      <w:r w:rsidR="0057156A" w:rsidRPr="0050535F">
        <w:rPr>
          <w:rFonts w:eastAsiaTheme="minorEastAsia" w:cs="Times New Roman"/>
          <w:lang w:val="en-US"/>
        </w:rPr>
        <w:t xml:space="preserve"> and </w:t>
      </w:r>
      <w:r w:rsidR="0057156A" w:rsidRPr="0050535F">
        <w:rPr>
          <w:rFonts w:eastAsiaTheme="minorEastAsia" w:cs="Times New Roman"/>
          <w:position w:val="-6"/>
          <w:lang w:val="en-US"/>
        </w:rPr>
        <w:object w:dxaOrig="880" w:dyaOrig="300" w14:anchorId="5677E46E">
          <v:shape id="_x0000_i1155" type="#_x0000_t75" style="width:44.25pt;height:15pt" o:ole="">
            <v:imagedata r:id="rId268" o:title=""/>
          </v:shape>
          <o:OLEObject Type="Embed" ProgID="Equation.DSMT4" ShapeID="_x0000_i1155" DrawAspect="Content" ObjectID="_1803730000" r:id="rId269"/>
        </w:object>
      </w:r>
      <w:r w:rsidR="0057156A" w:rsidRPr="0050535F">
        <w:rPr>
          <w:rFonts w:eastAsiaTheme="minorEastAsia" w:cs="Times New Roman"/>
          <w:lang w:val="en-US"/>
        </w:rPr>
        <w:t xml:space="preserve">. </w:t>
      </w:r>
      <w:r w:rsidR="00E30C9C" w:rsidRPr="0050535F">
        <w:rPr>
          <w:rFonts w:eastAsiaTheme="minorEastAsia" w:cs="Times New Roman"/>
          <w:lang w:val="en-US"/>
        </w:rPr>
        <w:t>Notably, the second-best performance in terms of balanced accuracy is observed when the dataset is not balanced</w:t>
      </w:r>
      <w:r w:rsidR="003D0643" w:rsidRPr="0050535F">
        <w:rPr>
          <w:lang w:val="en-US"/>
        </w:rPr>
        <w:t>, with a minority class distribution of</w:t>
      </w:r>
      <w:r w:rsidR="0057156A" w:rsidRPr="0050535F">
        <w:rPr>
          <w:lang w:val="en-US"/>
        </w:rPr>
        <w:t xml:space="preserve"> 15</w:t>
      </w:r>
      <w:r w:rsidR="00B91785">
        <w:rPr>
          <w:lang w:val="en-US"/>
        </w:rPr>
        <w:t>.</w:t>
      </w:r>
      <w:r w:rsidR="0057156A" w:rsidRPr="0050535F">
        <w:rPr>
          <w:lang w:val="en-US"/>
        </w:rPr>
        <w:t>43</w:t>
      </w:r>
      <w:r w:rsidR="00B91785">
        <w:rPr>
          <w:lang w:val="en-US"/>
        </w:rPr>
        <w:t>%</w:t>
      </w:r>
      <w:r w:rsidR="00E30C9C" w:rsidRPr="0050535F">
        <w:rPr>
          <w:rFonts w:eastAsiaTheme="minorEastAsia" w:cs="Times New Roman"/>
          <w:lang w:val="en-US"/>
        </w:rPr>
        <w:t xml:space="preserve">. However, this model has the worst precision while achieving the highest sensitivity, indicating that it tends to overclassify </w:t>
      </w:r>
      <w:r w:rsidR="0091077E">
        <w:rPr>
          <w:rFonts w:eastAsiaTheme="minorEastAsia" w:cs="Times New Roman"/>
          <w:lang w:val="en-US"/>
        </w:rPr>
        <w:t>firms</w:t>
      </w:r>
      <w:r w:rsidR="00E30C9C" w:rsidRPr="0050535F">
        <w:rPr>
          <w:rFonts w:eastAsiaTheme="minorEastAsia" w:cs="Times New Roman"/>
          <w:lang w:val="en-US"/>
        </w:rPr>
        <w:t xml:space="preserve"> as efficient, resulting in less reliable predictions.</w:t>
      </w:r>
    </w:p>
    <w:p w14:paraId="71BE99CC" w14:textId="70874E78" w:rsidR="00D62CD8" w:rsidRDefault="0044381B" w:rsidP="00352EC2">
      <w:pPr>
        <w:spacing w:line="360" w:lineRule="auto"/>
        <w:rPr>
          <w:rFonts w:eastAsiaTheme="minorEastAsia" w:cs="Times New Roman"/>
          <w:highlight w:val="yellow"/>
          <w:lang w:val="en-US"/>
        </w:rPr>
      </w:pPr>
      <w:r w:rsidRPr="00D62CD8">
        <w:rPr>
          <w:rFonts w:eastAsiaTheme="minorEastAsia" w:cs="Times New Roman"/>
          <w:lang w:val="en-US"/>
        </w:rPr>
        <w:t>For this dataset, b</w:t>
      </w:r>
      <w:r w:rsidR="003D12C7" w:rsidRPr="00D62CD8">
        <w:rPr>
          <w:rFonts w:eastAsiaTheme="minorEastAsia" w:cs="Times New Roman"/>
          <w:lang w:val="en-US"/>
        </w:rPr>
        <w:t xml:space="preserve">alancing the </w:t>
      </w:r>
      <w:r w:rsidRPr="00D62CD8">
        <w:rPr>
          <w:rFonts w:eastAsiaTheme="minorEastAsia" w:cs="Times New Roman"/>
          <w:lang w:val="en-US"/>
        </w:rPr>
        <w:t xml:space="preserve">classes </w:t>
      </w:r>
      <w:r w:rsidR="003D12C7" w:rsidRPr="00D62CD8">
        <w:rPr>
          <w:rFonts w:eastAsiaTheme="minorEastAsia" w:cs="Times New Roman"/>
          <w:lang w:val="en-US"/>
        </w:rPr>
        <w:t xml:space="preserve">improves precision at the expense of sensitivity when comparing the model trained on the </w:t>
      </w:r>
      <w:r w:rsidR="0076581F" w:rsidRPr="00D62CD8">
        <w:rPr>
          <w:rFonts w:eastAsiaTheme="minorEastAsia" w:cs="Times New Roman"/>
          <w:lang w:val="en-US"/>
        </w:rPr>
        <w:t xml:space="preserve">original </w:t>
      </w:r>
      <w:r w:rsidR="003D12C7" w:rsidRPr="00D62CD8">
        <w:rPr>
          <w:rFonts w:eastAsiaTheme="minorEastAsia" w:cs="Times New Roman"/>
          <w:lang w:val="en-US"/>
        </w:rPr>
        <w:t xml:space="preserve">dataset </w:t>
      </w:r>
      <w:commentRangeStart w:id="22"/>
      <w:r w:rsidR="00F370BE" w:rsidRPr="00D62CD8">
        <w:rPr>
          <w:position w:val="-16"/>
          <w:lang w:val="en-US"/>
        </w:rPr>
        <w:object w:dxaOrig="780" w:dyaOrig="440" w14:anchorId="016B455E">
          <v:shape id="_x0000_i1156" type="#_x0000_t75" style="width:39pt;height:21.75pt" o:ole="">
            <v:imagedata r:id="rId270" o:title=""/>
          </v:shape>
          <o:OLEObject Type="Embed" ProgID="Equation.DSMT4" ShapeID="_x0000_i1156" DrawAspect="Content" ObjectID="_1803730001" r:id="rId271"/>
        </w:object>
      </w:r>
      <w:commentRangeEnd w:id="22"/>
      <w:r w:rsidR="008B2A8C">
        <w:rPr>
          <w:rStyle w:val="Refdecomentario"/>
        </w:rPr>
        <w:commentReference w:id="22"/>
      </w:r>
      <w:r w:rsidR="003D12C7" w:rsidRPr="00D62CD8">
        <w:rPr>
          <w:lang w:val="en-US"/>
        </w:rPr>
        <w:t xml:space="preserve"> </w:t>
      </w:r>
      <w:r w:rsidR="003D12C7" w:rsidRPr="00D62CD8">
        <w:rPr>
          <w:rFonts w:eastAsiaTheme="minorEastAsia" w:cs="Times New Roman"/>
          <w:lang w:val="en-US"/>
        </w:rPr>
        <w:t>to other models trained on balanced datasets</w:t>
      </w:r>
      <w:r w:rsidR="003D12C7" w:rsidRPr="00D62CD8">
        <w:rPr>
          <w:lang w:val="en-US"/>
        </w:rPr>
        <w:t xml:space="preserve"> </w:t>
      </w:r>
      <w:commentRangeStart w:id="23"/>
      <w:r w:rsidR="000A142C" w:rsidRPr="00D62CD8">
        <w:rPr>
          <w:rFonts w:cs="Times New Roman"/>
          <w:position w:val="-16"/>
          <w:lang w:val="en-US"/>
        </w:rPr>
        <w:object w:dxaOrig="720" w:dyaOrig="440" w14:anchorId="145EA7D9">
          <v:shape id="_x0000_i1157" type="#_x0000_t75" style="width:34.5pt;height:20.25pt" o:ole="">
            <v:imagedata r:id="rId272" o:title=""/>
          </v:shape>
          <o:OLEObject Type="Embed" ProgID="Equation.DSMT4" ShapeID="_x0000_i1157" DrawAspect="Content" ObjectID="_1803730002" r:id="rId273"/>
        </w:object>
      </w:r>
      <w:commentRangeEnd w:id="23"/>
      <w:r w:rsidR="00B76E41">
        <w:rPr>
          <w:rStyle w:val="Refdecomentario"/>
        </w:rPr>
        <w:commentReference w:id="23"/>
      </w:r>
      <w:r w:rsidR="0074633B" w:rsidRPr="00D62CD8">
        <w:rPr>
          <w:rFonts w:eastAsiaTheme="minorEastAsia" w:cs="Times New Roman"/>
          <w:lang w:val="en-US"/>
        </w:rPr>
        <w:t xml:space="preserve">, as observed in the </w:t>
      </w:r>
      <w:r w:rsidR="004D7760" w:rsidRPr="00D62CD8">
        <w:rPr>
          <w:rFonts w:eastAsiaTheme="minorEastAsia" w:cs="Times New Roman"/>
          <w:lang w:val="en-US"/>
        </w:rPr>
        <w:t xml:space="preserve">datasets </w:t>
      </w:r>
      <w:r w:rsidR="0074633B" w:rsidRPr="00D62CD8">
        <w:rPr>
          <w:rFonts w:eastAsiaTheme="minorEastAsia" w:cs="Times New Roman"/>
          <w:lang w:val="en-US"/>
        </w:rPr>
        <w:t xml:space="preserve">with 20% and 40% balance, where precision reaches 1. </w:t>
      </w:r>
      <w:r w:rsidR="00AB090C" w:rsidRPr="00D62CD8">
        <w:rPr>
          <w:rFonts w:eastAsiaTheme="minorEastAsia" w:cs="Times New Roman"/>
          <w:lang w:val="en-US"/>
        </w:rPr>
        <w:t xml:space="preserve">Regarding sensitivity, the unbalanced model tends to overclassify units as efficient, as </w:t>
      </w:r>
      <w:r w:rsidR="00962989" w:rsidRPr="00D62CD8">
        <w:rPr>
          <w:rFonts w:eastAsiaTheme="minorEastAsia" w:cs="Times New Roman"/>
          <w:lang w:val="en-US"/>
        </w:rPr>
        <w:t>we previously mentioned</w:t>
      </w:r>
      <w:r w:rsidR="00AB090C" w:rsidRPr="00D62CD8">
        <w:rPr>
          <w:rFonts w:eastAsiaTheme="minorEastAsia" w:cs="Times New Roman"/>
          <w:lang w:val="en-US"/>
        </w:rPr>
        <w:t xml:space="preserve">. However, as we introduce balancing, this issue diminishes, achieving a very good performance across all metrics at 20% balance. </w:t>
      </w:r>
      <w:r w:rsidR="00920BDC" w:rsidRPr="00D62CD8">
        <w:rPr>
          <w:rFonts w:eastAsiaTheme="minorEastAsia" w:cs="Times New Roman"/>
          <w:lang w:val="en-US"/>
        </w:rPr>
        <w:t xml:space="preserve">At </w:t>
      </w:r>
      <w:r w:rsidR="00AB090C" w:rsidRPr="00D62CD8">
        <w:rPr>
          <w:rFonts w:eastAsiaTheme="minorEastAsia" w:cs="Times New Roman"/>
          <w:lang w:val="en-US"/>
        </w:rPr>
        <w:t xml:space="preserve">this </w:t>
      </w:r>
      <w:r w:rsidR="00920BDC" w:rsidRPr="00D62CD8">
        <w:rPr>
          <w:rFonts w:eastAsiaTheme="minorEastAsia" w:cs="Times New Roman"/>
          <w:lang w:val="en-US"/>
        </w:rPr>
        <w:t>balance level</w:t>
      </w:r>
      <w:r w:rsidR="00AB090C" w:rsidRPr="00D62CD8">
        <w:rPr>
          <w:rFonts w:eastAsiaTheme="minorEastAsia" w:cs="Times New Roman"/>
          <w:lang w:val="en-US"/>
        </w:rPr>
        <w:t>, balanced accuracy remains nearly the same, but the maximization of precision makes the model's predictions more reliable. Nevertheless, further increasing the minority class proportion seems to introduce confusion into the model</w:t>
      </w:r>
      <w:r w:rsidR="00962989" w:rsidRPr="00D62CD8">
        <w:rPr>
          <w:rFonts w:eastAsiaTheme="minorEastAsia" w:cs="Times New Roman"/>
          <w:lang w:val="en-US"/>
        </w:rPr>
        <w:t>, making classification more challenging</w:t>
      </w:r>
      <w:r w:rsidR="00AB090C" w:rsidRPr="00D62CD8">
        <w:rPr>
          <w:rFonts w:eastAsiaTheme="minorEastAsia" w:cs="Times New Roman"/>
          <w:lang w:val="en-US"/>
        </w:rPr>
        <w:t xml:space="preserve">. At 25%, 30%, and 35% balance levels, the performance declines compared to the 20% balance dataset. </w:t>
      </w:r>
      <w:r w:rsidR="00030968" w:rsidRPr="00D62CD8">
        <w:rPr>
          <w:rFonts w:eastAsiaTheme="minorEastAsia" w:cs="Times New Roman"/>
          <w:lang w:val="en-US"/>
        </w:rPr>
        <w:t xml:space="preserve">However, when the dataset reaches a minority class </w:t>
      </w:r>
      <w:r w:rsidR="00E52740" w:rsidRPr="00D62CD8">
        <w:rPr>
          <w:rFonts w:eastAsiaTheme="minorEastAsia" w:cs="Times New Roman"/>
          <w:lang w:val="en-US"/>
        </w:rPr>
        <w:t xml:space="preserve">percentage </w:t>
      </w:r>
      <w:r w:rsidR="00030968" w:rsidRPr="00D62CD8">
        <w:rPr>
          <w:rFonts w:eastAsiaTheme="minorEastAsia" w:cs="Times New Roman"/>
          <w:lang w:val="en-US"/>
        </w:rPr>
        <w:t xml:space="preserve">of 40%, the detection of true positives (sensitivity) increases again to 0.93. Additionally, precision reaches 1, meaning that all observations detected by the model are correctly classified in the validation set, with no false positives. The </w:t>
      </w:r>
      <w:r w:rsidR="002E5219" w:rsidRPr="00D62CD8">
        <w:rPr>
          <w:rFonts w:eastAsiaTheme="minorEastAsia" w:cs="Times New Roman"/>
          <w:lang w:val="en-US"/>
        </w:rPr>
        <w:t xml:space="preserve">NN </w:t>
      </w:r>
      <w:r w:rsidR="00030968" w:rsidRPr="00D62CD8">
        <w:rPr>
          <w:rFonts w:eastAsiaTheme="minorEastAsia" w:cs="Times New Roman"/>
          <w:lang w:val="en-US"/>
        </w:rPr>
        <w:t xml:space="preserve">trained on the dataset with 40% balance achieves the best performance across all metrics, making it the most </w:t>
      </w:r>
      <w:r w:rsidR="00030968" w:rsidRPr="00D62CD8">
        <w:rPr>
          <w:rFonts w:eastAsiaTheme="minorEastAsia" w:cs="Times New Roman"/>
          <w:lang w:val="en-US"/>
        </w:rPr>
        <w:lastRenderedPageBreak/>
        <w:t xml:space="preserve">consistent model regardless of the evaluation </w:t>
      </w:r>
      <w:r w:rsidR="009A27F7" w:rsidRPr="00D62CD8">
        <w:rPr>
          <w:rFonts w:eastAsiaTheme="minorEastAsia" w:cs="Times New Roman"/>
          <w:lang w:val="en-US"/>
        </w:rPr>
        <w:t>criteria</w:t>
      </w:r>
      <w:r w:rsidR="00030968" w:rsidRPr="00D62CD8">
        <w:rPr>
          <w:rFonts w:eastAsiaTheme="minorEastAsia" w:cs="Times New Roman"/>
          <w:lang w:val="en-US"/>
        </w:rPr>
        <w:t xml:space="preserve">, including </w:t>
      </w:r>
      <w:r w:rsidR="0008739A" w:rsidRPr="00D62CD8">
        <w:rPr>
          <w:rFonts w:eastAsiaTheme="minorEastAsia" w:cs="Times New Roman"/>
          <w:lang w:val="en-US"/>
        </w:rPr>
        <w:t>B</w:t>
      </w:r>
      <w:r w:rsidR="00030968" w:rsidRPr="00D62CD8">
        <w:rPr>
          <w:rFonts w:eastAsiaTheme="minorEastAsia" w:cs="Times New Roman"/>
          <w:lang w:val="en-US"/>
        </w:rPr>
        <w:t xml:space="preserve">alanced </w:t>
      </w:r>
      <w:r w:rsidR="0008739A" w:rsidRPr="00D62CD8">
        <w:rPr>
          <w:rFonts w:eastAsiaTheme="minorEastAsia" w:cs="Times New Roman"/>
          <w:lang w:val="en-US"/>
        </w:rPr>
        <w:t>A</w:t>
      </w:r>
      <w:r w:rsidR="00030968" w:rsidRPr="00D62CD8">
        <w:rPr>
          <w:rFonts w:eastAsiaTheme="minorEastAsia" w:cs="Times New Roman"/>
          <w:lang w:val="en-US"/>
        </w:rPr>
        <w:t>ccuracy, F1-</w:t>
      </w:r>
      <w:r w:rsidR="0008739A" w:rsidRPr="00D62CD8">
        <w:rPr>
          <w:rFonts w:eastAsiaTheme="minorEastAsia" w:cs="Times New Roman"/>
          <w:lang w:val="en-US"/>
        </w:rPr>
        <w:t>S</w:t>
      </w:r>
      <w:r w:rsidR="00030968" w:rsidRPr="00D62CD8">
        <w:rPr>
          <w:rFonts w:eastAsiaTheme="minorEastAsia" w:cs="Times New Roman"/>
          <w:lang w:val="en-US"/>
        </w:rPr>
        <w:t xml:space="preserve">core, </w:t>
      </w:r>
      <w:r w:rsidR="0008739A" w:rsidRPr="00D62CD8">
        <w:rPr>
          <w:rFonts w:eastAsiaTheme="minorEastAsia" w:cs="Times New Roman"/>
          <w:lang w:val="en-US"/>
        </w:rPr>
        <w:t>P</w:t>
      </w:r>
      <w:r w:rsidR="00030968" w:rsidRPr="00D62CD8">
        <w:rPr>
          <w:rFonts w:eastAsiaTheme="minorEastAsia" w:cs="Times New Roman"/>
          <w:lang w:val="en-US"/>
        </w:rPr>
        <w:t xml:space="preserve">recision, and </w:t>
      </w:r>
      <w:r w:rsidR="0008739A" w:rsidRPr="00D62CD8">
        <w:rPr>
          <w:rFonts w:eastAsiaTheme="minorEastAsia" w:cs="Times New Roman"/>
          <w:lang w:val="en-US"/>
        </w:rPr>
        <w:t>S</w:t>
      </w:r>
      <w:r w:rsidR="00030968" w:rsidRPr="00D62CD8">
        <w:rPr>
          <w:rFonts w:eastAsiaTheme="minorEastAsia" w:cs="Times New Roman"/>
          <w:lang w:val="en-US"/>
        </w:rPr>
        <w:t>ensitivity.</w:t>
      </w:r>
    </w:p>
    <w:tbl>
      <w:tblPr>
        <w:tblW w:w="7088" w:type="dxa"/>
        <w:jc w:val="center"/>
        <w:tblCellMar>
          <w:left w:w="70" w:type="dxa"/>
          <w:right w:w="70" w:type="dxa"/>
        </w:tblCellMar>
        <w:tblLook w:val="04A0" w:firstRow="1" w:lastRow="0" w:firstColumn="1" w:lastColumn="0" w:noHBand="0" w:noVBand="1"/>
      </w:tblPr>
      <w:tblGrid>
        <w:gridCol w:w="1148"/>
        <w:gridCol w:w="1829"/>
        <w:gridCol w:w="1134"/>
        <w:gridCol w:w="1418"/>
        <w:gridCol w:w="1559"/>
      </w:tblGrid>
      <w:tr w:rsidR="001251D7" w:rsidRPr="0050535F" w14:paraId="3F95F579" w14:textId="77777777" w:rsidTr="000C1FB9">
        <w:trPr>
          <w:trHeight w:val="292"/>
          <w:jc w:val="center"/>
        </w:trPr>
        <w:tc>
          <w:tcPr>
            <w:tcW w:w="7088" w:type="dxa"/>
            <w:gridSpan w:val="5"/>
            <w:tcBorders>
              <w:bottom w:val="single" w:sz="4" w:space="0" w:color="auto"/>
            </w:tcBorders>
            <w:shd w:val="clear" w:color="auto" w:fill="auto"/>
            <w:noWrap/>
            <w:vAlign w:val="bottom"/>
          </w:tcPr>
          <w:p w14:paraId="38B2D4AE" w14:textId="18083F93" w:rsidR="001251D7" w:rsidRPr="0050535F" w:rsidRDefault="001251D7" w:rsidP="003B3E0A">
            <w:pPr>
              <w:spacing w:after="0" w:line="360" w:lineRule="auto"/>
              <w:jc w:val="center"/>
              <w:rPr>
                <w:rFonts w:eastAsia="Times New Roman" w:cs="Times New Roman"/>
                <w:color w:val="000000"/>
                <w:kern w:val="0"/>
                <w:lang w:val="en-US" w:eastAsia="es-ES"/>
                <w14:ligatures w14:val="none"/>
              </w:rPr>
            </w:pPr>
            <w:r w:rsidRPr="001251D7">
              <w:rPr>
                <w:rFonts w:eastAsia="Times New Roman" w:cs="Times New Roman"/>
                <w:color w:val="000000"/>
                <w:kern w:val="0"/>
                <w:lang w:val="en-US" w:eastAsia="es-ES"/>
                <w14:ligatures w14:val="none"/>
              </w:rPr>
              <w:t xml:space="preserve">Performance using real dataset </w:t>
            </w:r>
            <w:r w:rsidR="000C1FB9" w:rsidRPr="00D62CD8">
              <w:rPr>
                <w:position w:val="-16"/>
                <w:lang w:val="en-US"/>
              </w:rPr>
              <w:object w:dxaOrig="780" w:dyaOrig="440" w14:anchorId="036014BD">
                <v:shape id="_x0000_i1158" type="#_x0000_t75" style="width:39pt;height:21.75pt" o:ole="">
                  <v:imagedata r:id="rId270" o:title=""/>
                </v:shape>
                <o:OLEObject Type="Embed" ProgID="Equation.DSMT4" ShapeID="_x0000_i1158" DrawAspect="Content" ObjectID="_1803730003" r:id="rId274"/>
              </w:object>
            </w:r>
          </w:p>
        </w:tc>
      </w:tr>
      <w:tr w:rsidR="000C1FB9" w:rsidRPr="0050535F" w14:paraId="6E18FB11" w14:textId="77777777" w:rsidTr="000C1FB9">
        <w:trPr>
          <w:trHeight w:val="292"/>
          <w:jc w:val="center"/>
        </w:trPr>
        <w:tc>
          <w:tcPr>
            <w:tcW w:w="1148" w:type="dxa"/>
            <w:tcBorders>
              <w:bottom w:val="single" w:sz="4" w:space="0" w:color="auto"/>
              <w:right w:val="single" w:sz="4" w:space="0" w:color="auto"/>
            </w:tcBorders>
            <w:shd w:val="clear" w:color="auto" w:fill="auto"/>
            <w:noWrap/>
            <w:vAlign w:val="bottom"/>
            <w:hideMark/>
          </w:tcPr>
          <w:p w14:paraId="508DF492" w14:textId="1F2B4C92"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position w:val="-10"/>
                <w:lang w:val="en-US" w:eastAsia="es-ES"/>
                <w14:ligatures w14:val="none"/>
              </w:rPr>
              <w:object w:dxaOrig="420" w:dyaOrig="320" w14:anchorId="127524B5">
                <v:shape id="_x0000_i1159" type="#_x0000_t75" style="width:20.25pt;height:16.5pt" o:ole="">
                  <v:imagedata r:id="rId275" o:title=""/>
                </v:shape>
                <o:OLEObject Type="Embed" ProgID="Equation.DSMT4" ShapeID="_x0000_i1159" DrawAspect="Content" ObjectID="_1803730004" r:id="rId276"/>
              </w:object>
            </w:r>
          </w:p>
        </w:tc>
        <w:tc>
          <w:tcPr>
            <w:tcW w:w="1829" w:type="dxa"/>
            <w:tcBorders>
              <w:left w:val="single" w:sz="4" w:space="0" w:color="auto"/>
              <w:bottom w:val="single" w:sz="4" w:space="0" w:color="auto"/>
            </w:tcBorders>
            <w:vAlign w:val="bottom"/>
          </w:tcPr>
          <w:p w14:paraId="7C215053" w14:textId="48B41AE3"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Balanced accuracy</w:t>
            </w:r>
          </w:p>
        </w:tc>
        <w:tc>
          <w:tcPr>
            <w:tcW w:w="1134" w:type="dxa"/>
            <w:tcBorders>
              <w:left w:val="nil"/>
              <w:bottom w:val="single" w:sz="4" w:space="0" w:color="auto"/>
            </w:tcBorders>
            <w:shd w:val="clear" w:color="auto" w:fill="auto"/>
            <w:noWrap/>
            <w:vAlign w:val="bottom"/>
            <w:hideMark/>
          </w:tcPr>
          <w:p w14:paraId="3908F801" w14:textId="233838B4"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F1</w:t>
            </w:r>
          </w:p>
        </w:tc>
        <w:tc>
          <w:tcPr>
            <w:tcW w:w="1418" w:type="dxa"/>
            <w:tcBorders>
              <w:bottom w:val="single" w:sz="4" w:space="0" w:color="auto"/>
            </w:tcBorders>
            <w:shd w:val="clear" w:color="auto" w:fill="auto"/>
            <w:noWrap/>
            <w:vAlign w:val="bottom"/>
          </w:tcPr>
          <w:p w14:paraId="281F06D2" w14:textId="5F8B638D"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Precision</w:t>
            </w:r>
          </w:p>
        </w:tc>
        <w:tc>
          <w:tcPr>
            <w:tcW w:w="1559" w:type="dxa"/>
            <w:tcBorders>
              <w:bottom w:val="single" w:sz="4" w:space="0" w:color="auto"/>
            </w:tcBorders>
            <w:shd w:val="clear" w:color="auto" w:fill="auto"/>
            <w:vAlign w:val="bottom"/>
          </w:tcPr>
          <w:p w14:paraId="05BA1B77" w14:textId="7D7741CE"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Sensitivity</w:t>
            </w:r>
          </w:p>
        </w:tc>
      </w:tr>
      <w:tr w:rsidR="000C1FB9" w:rsidRPr="0050535F" w14:paraId="07E89C09" w14:textId="77777777" w:rsidTr="000C1FB9">
        <w:trPr>
          <w:trHeight w:val="292"/>
          <w:jc w:val="center"/>
        </w:trPr>
        <w:tc>
          <w:tcPr>
            <w:tcW w:w="1148" w:type="dxa"/>
            <w:tcBorders>
              <w:top w:val="single" w:sz="4" w:space="0" w:color="auto"/>
              <w:right w:val="single" w:sz="4" w:space="0" w:color="auto"/>
            </w:tcBorders>
            <w:shd w:val="clear" w:color="auto" w:fill="auto"/>
            <w:noWrap/>
            <w:vAlign w:val="bottom"/>
            <w:hideMark/>
          </w:tcPr>
          <w:p w14:paraId="4F64A593" w14:textId="669E4610"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0.40</w:t>
            </w:r>
          </w:p>
        </w:tc>
        <w:tc>
          <w:tcPr>
            <w:tcW w:w="1829" w:type="dxa"/>
            <w:tcBorders>
              <w:top w:val="single" w:sz="4" w:space="0" w:color="auto"/>
              <w:left w:val="single" w:sz="4" w:space="0" w:color="auto"/>
            </w:tcBorders>
            <w:vAlign w:val="bottom"/>
          </w:tcPr>
          <w:p w14:paraId="78CB2DD2" w14:textId="40784EA8"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0.97</w:t>
            </w:r>
          </w:p>
        </w:tc>
        <w:tc>
          <w:tcPr>
            <w:tcW w:w="1134" w:type="dxa"/>
            <w:tcBorders>
              <w:top w:val="single" w:sz="4" w:space="0" w:color="auto"/>
              <w:left w:val="nil"/>
            </w:tcBorders>
            <w:shd w:val="clear" w:color="auto" w:fill="auto"/>
            <w:noWrap/>
            <w:vAlign w:val="bottom"/>
            <w:hideMark/>
          </w:tcPr>
          <w:p w14:paraId="6296EAD9" w14:textId="4E30D816"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0.97</w:t>
            </w:r>
          </w:p>
        </w:tc>
        <w:tc>
          <w:tcPr>
            <w:tcW w:w="1418" w:type="dxa"/>
            <w:tcBorders>
              <w:top w:val="single" w:sz="4" w:space="0" w:color="auto"/>
            </w:tcBorders>
            <w:shd w:val="clear" w:color="auto" w:fill="auto"/>
            <w:noWrap/>
            <w:vAlign w:val="bottom"/>
          </w:tcPr>
          <w:p w14:paraId="52BC817D" w14:textId="42DE97C3"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1</w:t>
            </w:r>
          </w:p>
        </w:tc>
        <w:tc>
          <w:tcPr>
            <w:tcW w:w="1559" w:type="dxa"/>
            <w:tcBorders>
              <w:top w:val="single" w:sz="4" w:space="0" w:color="auto"/>
            </w:tcBorders>
            <w:shd w:val="clear" w:color="auto" w:fill="auto"/>
            <w:vAlign w:val="bottom"/>
          </w:tcPr>
          <w:p w14:paraId="07440F04" w14:textId="6324699B"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0.93</w:t>
            </w:r>
          </w:p>
        </w:tc>
      </w:tr>
      <w:tr w:rsidR="000C1FB9" w:rsidRPr="0050535F" w14:paraId="4542D87B" w14:textId="77777777" w:rsidTr="000C1FB9">
        <w:trPr>
          <w:trHeight w:val="292"/>
          <w:jc w:val="center"/>
        </w:trPr>
        <w:tc>
          <w:tcPr>
            <w:tcW w:w="1148" w:type="dxa"/>
            <w:tcBorders>
              <w:right w:val="single" w:sz="4" w:space="0" w:color="auto"/>
            </w:tcBorders>
            <w:shd w:val="clear" w:color="auto" w:fill="auto"/>
            <w:noWrap/>
            <w:vAlign w:val="bottom"/>
            <w:hideMark/>
          </w:tcPr>
          <w:p w14:paraId="01B6B7C6" w14:textId="3774DAB9"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cs="Times New Roman"/>
                <w:lang w:val="en-US"/>
              </w:rPr>
              <w:t>0.15</w:t>
            </w:r>
          </w:p>
        </w:tc>
        <w:tc>
          <w:tcPr>
            <w:tcW w:w="1829" w:type="dxa"/>
            <w:tcBorders>
              <w:left w:val="single" w:sz="4" w:space="0" w:color="auto"/>
            </w:tcBorders>
            <w:vAlign w:val="bottom"/>
          </w:tcPr>
          <w:p w14:paraId="7B362A37" w14:textId="626E54DA"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0.94</w:t>
            </w:r>
          </w:p>
        </w:tc>
        <w:tc>
          <w:tcPr>
            <w:tcW w:w="1134" w:type="dxa"/>
            <w:tcBorders>
              <w:left w:val="nil"/>
            </w:tcBorders>
            <w:shd w:val="clear" w:color="auto" w:fill="auto"/>
            <w:noWrap/>
            <w:vAlign w:val="bottom"/>
            <w:hideMark/>
          </w:tcPr>
          <w:p w14:paraId="0C9E3D44" w14:textId="57F279F5"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0.75</w:t>
            </w:r>
          </w:p>
        </w:tc>
        <w:tc>
          <w:tcPr>
            <w:tcW w:w="1418" w:type="dxa"/>
            <w:shd w:val="clear" w:color="auto" w:fill="auto"/>
            <w:noWrap/>
            <w:vAlign w:val="bottom"/>
          </w:tcPr>
          <w:p w14:paraId="2DA113B3" w14:textId="0C3D9222"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0.60</w:t>
            </w:r>
          </w:p>
        </w:tc>
        <w:tc>
          <w:tcPr>
            <w:tcW w:w="1559" w:type="dxa"/>
            <w:shd w:val="clear" w:color="auto" w:fill="auto"/>
            <w:vAlign w:val="bottom"/>
          </w:tcPr>
          <w:p w14:paraId="0D991615" w14:textId="06F45420"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0C1FB9" w:rsidRPr="0050535F" w14:paraId="604960A7" w14:textId="77777777" w:rsidTr="000C1FB9">
        <w:trPr>
          <w:trHeight w:val="292"/>
          <w:jc w:val="center"/>
        </w:trPr>
        <w:tc>
          <w:tcPr>
            <w:tcW w:w="1148" w:type="dxa"/>
            <w:tcBorders>
              <w:right w:val="single" w:sz="4" w:space="0" w:color="auto"/>
            </w:tcBorders>
            <w:shd w:val="clear" w:color="auto" w:fill="auto"/>
            <w:noWrap/>
            <w:vAlign w:val="bottom"/>
            <w:hideMark/>
          </w:tcPr>
          <w:p w14:paraId="3077AF24" w14:textId="2F02A5C5"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0.20</w:t>
            </w:r>
          </w:p>
        </w:tc>
        <w:tc>
          <w:tcPr>
            <w:tcW w:w="1829" w:type="dxa"/>
            <w:tcBorders>
              <w:left w:val="single" w:sz="4" w:space="0" w:color="auto"/>
            </w:tcBorders>
            <w:vAlign w:val="bottom"/>
          </w:tcPr>
          <w:p w14:paraId="27B991B8" w14:textId="3DBA1686"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0.93</w:t>
            </w:r>
          </w:p>
        </w:tc>
        <w:tc>
          <w:tcPr>
            <w:tcW w:w="1134" w:type="dxa"/>
            <w:tcBorders>
              <w:left w:val="nil"/>
            </w:tcBorders>
            <w:shd w:val="clear" w:color="auto" w:fill="auto"/>
            <w:noWrap/>
            <w:vAlign w:val="bottom"/>
            <w:hideMark/>
          </w:tcPr>
          <w:p w14:paraId="1F27AD74" w14:textId="311BEBEF"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0.93</w:t>
            </w:r>
          </w:p>
        </w:tc>
        <w:tc>
          <w:tcPr>
            <w:tcW w:w="1418" w:type="dxa"/>
            <w:shd w:val="clear" w:color="auto" w:fill="auto"/>
            <w:noWrap/>
            <w:vAlign w:val="bottom"/>
          </w:tcPr>
          <w:p w14:paraId="5035FF40" w14:textId="1736F18A"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1</w:t>
            </w:r>
          </w:p>
        </w:tc>
        <w:tc>
          <w:tcPr>
            <w:tcW w:w="1559" w:type="dxa"/>
            <w:shd w:val="clear" w:color="auto" w:fill="auto"/>
            <w:vAlign w:val="bottom"/>
          </w:tcPr>
          <w:p w14:paraId="692AD971" w14:textId="664C09EB"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0.87</w:t>
            </w:r>
          </w:p>
        </w:tc>
      </w:tr>
      <w:tr w:rsidR="000C1FB9" w:rsidRPr="0050535F" w14:paraId="1DCC8954" w14:textId="77777777" w:rsidTr="000C1FB9">
        <w:trPr>
          <w:trHeight w:val="292"/>
          <w:jc w:val="center"/>
        </w:trPr>
        <w:tc>
          <w:tcPr>
            <w:tcW w:w="1148" w:type="dxa"/>
            <w:tcBorders>
              <w:right w:val="single" w:sz="4" w:space="0" w:color="auto"/>
            </w:tcBorders>
            <w:shd w:val="clear" w:color="auto" w:fill="auto"/>
            <w:noWrap/>
            <w:vAlign w:val="bottom"/>
            <w:hideMark/>
          </w:tcPr>
          <w:p w14:paraId="7A0DE1B2" w14:textId="1649C5A9"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0.30</w:t>
            </w:r>
          </w:p>
        </w:tc>
        <w:tc>
          <w:tcPr>
            <w:tcW w:w="1829" w:type="dxa"/>
            <w:tcBorders>
              <w:left w:val="single" w:sz="4" w:space="0" w:color="auto"/>
            </w:tcBorders>
            <w:vAlign w:val="bottom"/>
          </w:tcPr>
          <w:p w14:paraId="5695D7A7" w14:textId="26FED8AA"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0.85</w:t>
            </w:r>
          </w:p>
        </w:tc>
        <w:tc>
          <w:tcPr>
            <w:tcW w:w="1134" w:type="dxa"/>
            <w:tcBorders>
              <w:left w:val="nil"/>
            </w:tcBorders>
            <w:shd w:val="clear" w:color="auto" w:fill="auto"/>
            <w:noWrap/>
            <w:vAlign w:val="bottom"/>
            <w:hideMark/>
          </w:tcPr>
          <w:p w14:paraId="5097EA95" w14:textId="31DCFA13"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0.79</w:t>
            </w:r>
          </w:p>
        </w:tc>
        <w:tc>
          <w:tcPr>
            <w:tcW w:w="1418" w:type="dxa"/>
            <w:shd w:val="clear" w:color="auto" w:fill="auto"/>
            <w:noWrap/>
            <w:vAlign w:val="bottom"/>
          </w:tcPr>
          <w:p w14:paraId="6F0F37D6" w14:textId="05727490"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0.85</w:t>
            </w:r>
          </w:p>
        </w:tc>
        <w:tc>
          <w:tcPr>
            <w:tcW w:w="1559" w:type="dxa"/>
            <w:shd w:val="clear" w:color="auto" w:fill="auto"/>
            <w:vAlign w:val="bottom"/>
          </w:tcPr>
          <w:p w14:paraId="7DBAB7CA" w14:textId="0E25625A"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0.73</w:t>
            </w:r>
          </w:p>
        </w:tc>
      </w:tr>
      <w:tr w:rsidR="000C1FB9" w:rsidRPr="0050535F" w14:paraId="26C1C967" w14:textId="77777777" w:rsidTr="000C1FB9">
        <w:trPr>
          <w:trHeight w:val="292"/>
          <w:jc w:val="center"/>
        </w:trPr>
        <w:tc>
          <w:tcPr>
            <w:tcW w:w="1148" w:type="dxa"/>
            <w:tcBorders>
              <w:right w:val="single" w:sz="4" w:space="0" w:color="auto"/>
            </w:tcBorders>
            <w:shd w:val="clear" w:color="auto" w:fill="auto"/>
            <w:noWrap/>
            <w:vAlign w:val="bottom"/>
            <w:hideMark/>
          </w:tcPr>
          <w:p w14:paraId="4ABD1A01" w14:textId="1BDADC8A"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0.35</w:t>
            </w:r>
          </w:p>
        </w:tc>
        <w:tc>
          <w:tcPr>
            <w:tcW w:w="1829" w:type="dxa"/>
            <w:tcBorders>
              <w:left w:val="single" w:sz="4" w:space="0" w:color="auto"/>
            </w:tcBorders>
            <w:vAlign w:val="bottom"/>
          </w:tcPr>
          <w:p w14:paraId="1DFEBF52" w14:textId="19CABE43"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0.85</w:t>
            </w:r>
          </w:p>
        </w:tc>
        <w:tc>
          <w:tcPr>
            <w:tcW w:w="1134" w:type="dxa"/>
            <w:tcBorders>
              <w:left w:val="nil"/>
            </w:tcBorders>
            <w:shd w:val="clear" w:color="auto" w:fill="auto"/>
            <w:noWrap/>
            <w:vAlign w:val="bottom"/>
            <w:hideMark/>
          </w:tcPr>
          <w:p w14:paraId="1047A63C" w14:textId="12EE5AA2"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0.79</w:t>
            </w:r>
          </w:p>
        </w:tc>
        <w:tc>
          <w:tcPr>
            <w:tcW w:w="1418" w:type="dxa"/>
            <w:shd w:val="clear" w:color="auto" w:fill="auto"/>
            <w:noWrap/>
            <w:vAlign w:val="bottom"/>
          </w:tcPr>
          <w:p w14:paraId="27C1045F" w14:textId="71549783"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0.85</w:t>
            </w:r>
          </w:p>
        </w:tc>
        <w:tc>
          <w:tcPr>
            <w:tcW w:w="1559" w:type="dxa"/>
            <w:shd w:val="clear" w:color="auto" w:fill="auto"/>
            <w:vAlign w:val="bottom"/>
          </w:tcPr>
          <w:p w14:paraId="7D83A69E" w14:textId="4B3AD256"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0.73</w:t>
            </w:r>
          </w:p>
        </w:tc>
      </w:tr>
      <w:tr w:rsidR="000C1FB9" w:rsidRPr="0050535F" w14:paraId="194224F9" w14:textId="77777777" w:rsidTr="000C1FB9">
        <w:trPr>
          <w:trHeight w:val="292"/>
          <w:jc w:val="center"/>
        </w:trPr>
        <w:tc>
          <w:tcPr>
            <w:tcW w:w="1148" w:type="dxa"/>
            <w:tcBorders>
              <w:bottom w:val="single" w:sz="4" w:space="0" w:color="auto"/>
              <w:right w:val="single" w:sz="4" w:space="0" w:color="auto"/>
            </w:tcBorders>
            <w:shd w:val="clear" w:color="auto" w:fill="auto"/>
            <w:noWrap/>
            <w:vAlign w:val="bottom"/>
          </w:tcPr>
          <w:p w14:paraId="53391370" w14:textId="241D09E4"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0.25</w:t>
            </w:r>
          </w:p>
        </w:tc>
        <w:tc>
          <w:tcPr>
            <w:tcW w:w="1829" w:type="dxa"/>
            <w:tcBorders>
              <w:left w:val="single" w:sz="4" w:space="0" w:color="auto"/>
              <w:bottom w:val="single" w:sz="4" w:space="0" w:color="auto"/>
            </w:tcBorders>
            <w:vAlign w:val="bottom"/>
          </w:tcPr>
          <w:p w14:paraId="4B2CF1F3" w14:textId="11F1D547" w:rsidR="003B3E0A" w:rsidRPr="0050535F" w:rsidRDefault="003B3E0A" w:rsidP="000A142C">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0.79</w:t>
            </w:r>
          </w:p>
        </w:tc>
        <w:tc>
          <w:tcPr>
            <w:tcW w:w="1134" w:type="dxa"/>
            <w:tcBorders>
              <w:left w:val="nil"/>
              <w:bottom w:val="single" w:sz="4" w:space="0" w:color="auto"/>
            </w:tcBorders>
            <w:shd w:val="clear" w:color="auto" w:fill="auto"/>
            <w:noWrap/>
            <w:vAlign w:val="bottom"/>
          </w:tcPr>
          <w:p w14:paraId="05F26D40" w14:textId="5545681C"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Pr>
                <w:rFonts w:eastAsia="Times New Roman" w:cs="Times New Roman"/>
                <w:color w:val="000000"/>
                <w:kern w:val="0"/>
                <w:lang w:val="en-US" w:eastAsia="es-ES"/>
                <w14:ligatures w14:val="none"/>
              </w:rPr>
              <w:t>69</w:t>
            </w:r>
          </w:p>
        </w:tc>
        <w:tc>
          <w:tcPr>
            <w:tcW w:w="1418" w:type="dxa"/>
            <w:tcBorders>
              <w:bottom w:val="single" w:sz="4" w:space="0" w:color="auto"/>
            </w:tcBorders>
            <w:shd w:val="clear" w:color="auto" w:fill="auto"/>
            <w:noWrap/>
            <w:vAlign w:val="bottom"/>
          </w:tcPr>
          <w:p w14:paraId="4055D80A" w14:textId="62B7ED2F"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0.82</w:t>
            </w:r>
          </w:p>
        </w:tc>
        <w:tc>
          <w:tcPr>
            <w:tcW w:w="1559" w:type="dxa"/>
            <w:tcBorders>
              <w:bottom w:val="single" w:sz="4" w:space="0" w:color="auto"/>
            </w:tcBorders>
            <w:shd w:val="clear" w:color="auto" w:fill="auto"/>
            <w:vAlign w:val="bottom"/>
          </w:tcPr>
          <w:p w14:paraId="018E8F02" w14:textId="2AA41D90" w:rsidR="003B3E0A" w:rsidRPr="0050535F" w:rsidRDefault="003B3E0A" w:rsidP="000A142C">
            <w:pPr>
              <w:keepNext/>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0.60</w:t>
            </w:r>
          </w:p>
        </w:tc>
      </w:tr>
    </w:tbl>
    <w:p w14:paraId="127249C5" w14:textId="77777777" w:rsidR="003B61C2" w:rsidRPr="0050535F" w:rsidRDefault="003B61C2" w:rsidP="00DF3B00">
      <w:pPr>
        <w:pStyle w:val="Descripcin"/>
        <w:spacing w:line="360" w:lineRule="auto"/>
        <w:rPr>
          <w:rFonts w:cs="Times New Roman"/>
          <w:lang w:val="en-US"/>
        </w:rPr>
      </w:pPr>
    </w:p>
    <w:p w14:paraId="16C5B577" w14:textId="6A941A30" w:rsidR="00D45EFA" w:rsidRDefault="003B61C2" w:rsidP="00DF3B00">
      <w:pPr>
        <w:pStyle w:val="Descripcin"/>
        <w:spacing w:line="360" w:lineRule="auto"/>
        <w:jc w:val="center"/>
        <w:rPr>
          <w:rFonts w:cs="Times New Roman"/>
          <w:color w:val="auto"/>
          <w:sz w:val="22"/>
          <w:szCs w:val="22"/>
          <w:lang w:val="en-US"/>
        </w:rPr>
      </w:pPr>
      <w:r w:rsidRPr="003B3E0A">
        <w:rPr>
          <w:rFonts w:cs="Times New Roman"/>
          <w:color w:val="auto"/>
          <w:sz w:val="22"/>
          <w:szCs w:val="22"/>
          <w:lang w:val="en-US"/>
        </w:rPr>
        <w:t xml:space="preserve">Table. </w:t>
      </w:r>
      <w:r w:rsidRPr="003B3E0A">
        <w:rPr>
          <w:rFonts w:cs="Times New Roman"/>
          <w:color w:val="auto"/>
          <w:sz w:val="22"/>
          <w:szCs w:val="22"/>
          <w:lang w:val="en-US"/>
        </w:rPr>
        <w:fldChar w:fldCharType="begin"/>
      </w:r>
      <w:r w:rsidRPr="003B3E0A">
        <w:rPr>
          <w:rFonts w:cs="Times New Roman"/>
          <w:color w:val="auto"/>
          <w:sz w:val="22"/>
          <w:szCs w:val="22"/>
          <w:lang w:val="en-US"/>
        </w:rPr>
        <w:instrText xml:space="preserve"> SEQ Table. \* ARABIC </w:instrText>
      </w:r>
      <w:r w:rsidRPr="003B3E0A">
        <w:rPr>
          <w:rFonts w:cs="Times New Roman"/>
          <w:color w:val="auto"/>
          <w:sz w:val="22"/>
          <w:szCs w:val="22"/>
          <w:lang w:val="en-US"/>
        </w:rPr>
        <w:fldChar w:fldCharType="separate"/>
      </w:r>
      <w:r w:rsidR="00AB32F0">
        <w:rPr>
          <w:rFonts w:cs="Times New Roman"/>
          <w:noProof/>
          <w:color w:val="auto"/>
          <w:sz w:val="22"/>
          <w:szCs w:val="22"/>
          <w:lang w:val="en-US"/>
        </w:rPr>
        <w:t>3</w:t>
      </w:r>
      <w:r w:rsidRPr="003B3E0A">
        <w:rPr>
          <w:rFonts w:cs="Times New Roman"/>
          <w:color w:val="auto"/>
          <w:sz w:val="22"/>
          <w:szCs w:val="22"/>
          <w:lang w:val="en-US"/>
        </w:rPr>
        <w:fldChar w:fldCharType="end"/>
      </w:r>
      <w:r w:rsidRPr="003B3E0A">
        <w:rPr>
          <w:rFonts w:cs="Times New Roman"/>
          <w:color w:val="auto"/>
          <w:sz w:val="22"/>
          <w:szCs w:val="22"/>
          <w:lang w:val="en-US"/>
        </w:rPr>
        <w:t xml:space="preserve"> Performance results of</w:t>
      </w:r>
      <w:r w:rsidR="00F66D07" w:rsidRPr="003B3E0A">
        <w:rPr>
          <w:rFonts w:cs="Times New Roman"/>
          <w:color w:val="auto"/>
          <w:sz w:val="22"/>
          <w:szCs w:val="22"/>
          <w:lang w:val="en-US"/>
        </w:rPr>
        <w:t xml:space="preserve"> different models depending on </w:t>
      </w:r>
      <w:r w:rsidR="001A7BFB" w:rsidRPr="003B3E0A">
        <w:rPr>
          <w:rFonts w:cs="Times New Roman"/>
          <w:color w:val="auto"/>
          <w:sz w:val="22"/>
          <w:szCs w:val="22"/>
          <w:lang w:val="en-US"/>
        </w:rPr>
        <w:t>balancing levels</w:t>
      </w:r>
      <w:r w:rsidR="00C6327D" w:rsidRPr="003B3E0A">
        <w:rPr>
          <w:rFonts w:cs="Times New Roman"/>
          <w:color w:val="auto"/>
          <w:sz w:val="22"/>
          <w:szCs w:val="22"/>
          <w:lang w:val="en-US"/>
        </w:rPr>
        <w:t xml:space="preserve">, </w:t>
      </w:r>
      <w:r w:rsidR="00EC47C1" w:rsidRPr="003B3E0A">
        <w:rPr>
          <w:rFonts w:cs="Times New Roman"/>
          <w:color w:val="auto"/>
          <w:sz w:val="22"/>
          <w:szCs w:val="22"/>
          <w:lang w:val="en-US"/>
        </w:rPr>
        <w:t>ranked by their performance</w:t>
      </w:r>
      <w:r w:rsidR="002B4138" w:rsidRPr="003B3E0A">
        <w:rPr>
          <w:rFonts w:cs="Times New Roman"/>
          <w:color w:val="auto"/>
          <w:sz w:val="22"/>
          <w:szCs w:val="22"/>
          <w:lang w:val="en-US"/>
        </w:rPr>
        <w:t>.</w:t>
      </w:r>
    </w:p>
    <w:p w14:paraId="7520CF02" w14:textId="77777777" w:rsidR="00882810" w:rsidRPr="00882810" w:rsidRDefault="00882810" w:rsidP="00882810">
      <w:pPr>
        <w:rPr>
          <w:lang w:val="en-US"/>
        </w:rPr>
      </w:pPr>
    </w:p>
    <w:p w14:paraId="1D2FCEEB" w14:textId="020F08D7" w:rsidR="00901E75" w:rsidRPr="0050535F" w:rsidRDefault="00901E75" w:rsidP="00901E75">
      <w:pPr>
        <w:pStyle w:val="Ttulo2"/>
        <w:rPr>
          <w:lang w:val="en-US"/>
        </w:rPr>
      </w:pPr>
      <w:r>
        <w:rPr>
          <w:lang w:val="en-US"/>
        </w:rPr>
        <w:t>4</w:t>
      </w:r>
      <w:r w:rsidRPr="0050535F">
        <w:rPr>
          <w:lang w:val="en-US"/>
        </w:rPr>
        <w:t>.</w:t>
      </w:r>
      <w:r>
        <w:rPr>
          <w:lang w:val="en-US"/>
        </w:rPr>
        <w:t>2</w:t>
      </w:r>
      <w:r w:rsidRPr="0050535F">
        <w:rPr>
          <w:lang w:val="en-US"/>
        </w:rPr>
        <w:t xml:space="preserve">. </w:t>
      </w:r>
      <w:r w:rsidR="00946CB9">
        <w:rPr>
          <w:lang w:val="en-US"/>
        </w:rPr>
        <w:t xml:space="preserve">Efficiency probabilities and </w:t>
      </w:r>
      <w:r>
        <w:rPr>
          <w:lang w:val="en-US"/>
        </w:rPr>
        <w:t xml:space="preserve">sensitivity analysis </w:t>
      </w:r>
    </w:p>
    <w:p w14:paraId="5CEE57F7" w14:textId="6273221A" w:rsidR="00946CB9" w:rsidRDefault="00F01BEA" w:rsidP="00946CB9">
      <w:pPr>
        <w:spacing w:line="360" w:lineRule="auto"/>
        <w:rPr>
          <w:rFonts w:cs="Times New Roman"/>
          <w:lang w:val="en-US"/>
        </w:rPr>
      </w:pPr>
      <w:r w:rsidRPr="0050535F">
        <w:rPr>
          <w:rFonts w:cs="Times New Roman"/>
          <w:lang w:val="en-US"/>
        </w:rPr>
        <w:t>After selecting the best-performing model, we predict the probability of</w:t>
      </w:r>
      <w:r w:rsidR="001E0366" w:rsidRPr="0050535F">
        <w:rPr>
          <w:rFonts w:cs="Times New Roman"/>
          <w:lang w:val="en-US"/>
        </w:rPr>
        <w:t xml:space="preserve"> being efficient</w:t>
      </w:r>
      <w:r w:rsidRPr="0050535F">
        <w:rPr>
          <w:rFonts w:cs="Times New Roman"/>
          <w:lang w:val="en-US"/>
        </w:rPr>
        <w:t xml:space="preserve"> for each </w:t>
      </w:r>
      <w:r w:rsidR="00946CB9">
        <w:rPr>
          <w:rFonts w:cs="Times New Roman"/>
          <w:lang w:val="en-US"/>
        </w:rPr>
        <w:t>firm</w:t>
      </w:r>
      <w:r w:rsidRPr="0050535F">
        <w:rPr>
          <w:rFonts w:cs="Times New Roman"/>
          <w:lang w:val="en-US"/>
        </w:rPr>
        <w:t xml:space="preserve">. </w:t>
      </w:r>
      <w:r w:rsidR="00946CB9" w:rsidRPr="0050535F">
        <w:rPr>
          <w:rFonts w:cs="Times New Roman"/>
          <w:lang w:val="en-US"/>
        </w:rPr>
        <w:t>Table 4</w:t>
      </w:r>
      <w:r w:rsidR="00946CB9">
        <w:rPr>
          <w:rFonts w:cs="Times New Roman"/>
          <w:lang w:val="en-US"/>
        </w:rPr>
        <w:t xml:space="preserve"> </w:t>
      </w:r>
      <w:r w:rsidR="00946CB9" w:rsidRPr="0050535F">
        <w:rPr>
          <w:rFonts w:cs="Times New Roman"/>
          <w:lang w:val="en-US"/>
        </w:rPr>
        <w:t>rank</w:t>
      </w:r>
      <w:r w:rsidR="00946CB9">
        <w:rPr>
          <w:rFonts w:cs="Times New Roman"/>
          <w:lang w:val="en-US"/>
        </w:rPr>
        <w:t>s</w:t>
      </w:r>
      <w:r w:rsidR="00946CB9" w:rsidRPr="0050535F">
        <w:rPr>
          <w:rFonts w:cs="Times New Roman"/>
          <w:lang w:val="en-US"/>
        </w:rPr>
        <w:t xml:space="preserve"> the </w:t>
      </w:r>
      <w:r w:rsidR="00946CB9">
        <w:rPr>
          <w:rFonts w:cs="Times New Roman"/>
          <w:lang w:val="en-US"/>
        </w:rPr>
        <w:t xml:space="preserve">firms </w:t>
      </w:r>
      <w:r w:rsidR="00946CB9" w:rsidRPr="0050535F">
        <w:rPr>
          <w:rFonts w:cs="Times New Roman"/>
          <w:lang w:val="en-US"/>
        </w:rPr>
        <w:t xml:space="preserve">in the sample based on their probabilities of being efficient estimated through the fitted NN. </w:t>
      </w:r>
      <w:r w:rsidR="00946CB9">
        <w:rPr>
          <w:rFonts w:cs="Times New Roman"/>
          <w:lang w:val="en-US"/>
        </w:rPr>
        <w:t>W</w:t>
      </w:r>
      <w:r w:rsidR="00946CB9" w:rsidRPr="0050535F">
        <w:rPr>
          <w:rFonts w:cs="Times New Roman"/>
          <w:lang w:val="en-US"/>
        </w:rPr>
        <w:t xml:space="preserve">e </w:t>
      </w:r>
      <w:r w:rsidR="00946CB9">
        <w:rPr>
          <w:rFonts w:cs="Times New Roman"/>
          <w:lang w:val="en-US"/>
        </w:rPr>
        <w:t xml:space="preserve">report </w:t>
      </w:r>
      <w:r w:rsidR="00946CB9" w:rsidRPr="0050535F">
        <w:rPr>
          <w:rFonts w:cs="Times New Roman"/>
          <w:lang w:val="en-US"/>
        </w:rPr>
        <w:t>the top 25</w:t>
      </w:r>
      <w:r w:rsidR="00946CB9">
        <w:rPr>
          <w:rFonts w:cs="Times New Roman"/>
          <w:lang w:val="en-US"/>
        </w:rPr>
        <w:t xml:space="preserve"> firms, with the last firm showing already a very low probability value, which indicates that the remaining 69 firms are classified as inefficient with certainty</w:t>
      </w:r>
      <w:r w:rsidR="00946CB9" w:rsidRPr="0050535F">
        <w:rPr>
          <w:rFonts w:cs="Times New Roman"/>
          <w:lang w:val="en-US"/>
        </w:rPr>
        <w:t xml:space="preserve">. Moreover, </w:t>
      </w:r>
      <w:r w:rsidRPr="0050535F">
        <w:rPr>
          <w:rFonts w:cs="Times New Roman"/>
          <w:lang w:val="en-US"/>
        </w:rPr>
        <w:t xml:space="preserve">A total of 14 DMUs are predicted to have a probability of efficiency exceeding 0.5, one less than initially </w:t>
      </w:r>
      <w:r w:rsidR="0073073B" w:rsidRPr="0050535F">
        <w:rPr>
          <w:rFonts w:cs="Times New Roman"/>
          <w:lang w:val="en-US"/>
        </w:rPr>
        <w:t>labelled</w:t>
      </w:r>
      <w:r w:rsidRPr="0050535F">
        <w:rPr>
          <w:rFonts w:cs="Times New Roman"/>
          <w:lang w:val="en-US"/>
        </w:rPr>
        <w:t xml:space="preserve"> in the first step.</w:t>
      </w:r>
    </w:p>
    <w:tbl>
      <w:tblPr>
        <w:tblW w:w="8499" w:type="dxa"/>
        <w:jc w:val="center"/>
        <w:tblCellMar>
          <w:left w:w="70" w:type="dxa"/>
          <w:right w:w="70" w:type="dxa"/>
        </w:tblCellMar>
        <w:tblLook w:val="04A0" w:firstRow="1" w:lastRow="0" w:firstColumn="1" w:lastColumn="0" w:noHBand="0" w:noVBand="1"/>
      </w:tblPr>
      <w:tblGrid>
        <w:gridCol w:w="937"/>
        <w:gridCol w:w="764"/>
        <w:gridCol w:w="1701"/>
        <w:gridCol w:w="926"/>
        <w:gridCol w:w="835"/>
        <w:gridCol w:w="836"/>
        <w:gridCol w:w="835"/>
        <w:gridCol w:w="836"/>
        <w:gridCol w:w="829"/>
        <w:tblGridChange w:id="24">
          <w:tblGrid>
            <w:gridCol w:w="937"/>
            <w:gridCol w:w="764"/>
            <w:gridCol w:w="1701"/>
            <w:gridCol w:w="926"/>
            <w:gridCol w:w="835"/>
            <w:gridCol w:w="836"/>
            <w:gridCol w:w="835"/>
            <w:gridCol w:w="836"/>
            <w:gridCol w:w="829"/>
          </w:tblGrid>
        </w:tblGridChange>
      </w:tblGrid>
      <w:tr w:rsidR="003274CE" w:rsidRPr="0050535F" w14:paraId="1121193C" w14:textId="115E2BAD" w:rsidTr="00E93680">
        <w:trPr>
          <w:trHeight w:val="300"/>
          <w:jc w:val="center"/>
        </w:trPr>
        <w:tc>
          <w:tcPr>
            <w:tcW w:w="937" w:type="dxa"/>
            <w:vMerge w:val="restart"/>
            <w:tcBorders>
              <w:top w:val="nil"/>
              <w:left w:val="single" w:sz="4" w:space="0" w:color="auto"/>
              <w:right w:val="single" w:sz="4" w:space="0" w:color="auto"/>
            </w:tcBorders>
            <w:vAlign w:val="center"/>
          </w:tcPr>
          <w:p w14:paraId="5E8DD6F0" w14:textId="77777777" w:rsidR="003274CE" w:rsidRPr="0050535F" w:rsidRDefault="003274CE" w:rsidP="00180B9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Ranking</w:t>
            </w:r>
          </w:p>
        </w:tc>
        <w:tc>
          <w:tcPr>
            <w:tcW w:w="764" w:type="dxa"/>
            <w:vMerge w:val="restart"/>
            <w:tcBorders>
              <w:top w:val="nil"/>
              <w:left w:val="single" w:sz="4" w:space="0" w:color="auto"/>
              <w:right w:val="single" w:sz="4" w:space="0" w:color="auto"/>
            </w:tcBorders>
            <w:shd w:val="clear" w:color="auto" w:fill="auto"/>
            <w:noWrap/>
            <w:vAlign w:val="center"/>
            <w:hideMark/>
          </w:tcPr>
          <w:p w14:paraId="027BA9DB" w14:textId="77777777" w:rsidR="003274CE" w:rsidRPr="0050535F" w:rsidRDefault="003274CE" w:rsidP="00180B9E">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Firm</w:t>
            </w:r>
          </w:p>
        </w:tc>
        <w:tc>
          <w:tcPr>
            <w:tcW w:w="1701" w:type="dxa"/>
            <w:vMerge w:val="restart"/>
            <w:tcBorders>
              <w:top w:val="nil"/>
              <w:left w:val="single" w:sz="4" w:space="0" w:color="auto"/>
              <w:right w:val="single" w:sz="4" w:space="0" w:color="auto"/>
            </w:tcBorders>
            <w:shd w:val="clear" w:color="auto" w:fill="auto"/>
            <w:noWrap/>
            <w:vAlign w:val="center"/>
            <w:hideMark/>
          </w:tcPr>
          <w:p w14:paraId="5D2FE2EA" w14:textId="77777777" w:rsidR="003274CE" w:rsidRPr="0050535F" w:rsidRDefault="003274CE" w:rsidP="00180B9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Probability of being efficient</w:t>
            </w:r>
          </w:p>
        </w:tc>
        <w:tc>
          <w:tcPr>
            <w:tcW w:w="1761" w:type="dxa"/>
            <w:gridSpan w:val="2"/>
            <w:tcBorders>
              <w:top w:val="nil"/>
              <w:left w:val="single" w:sz="4" w:space="0" w:color="auto"/>
              <w:right w:val="single" w:sz="4" w:space="0" w:color="auto"/>
            </w:tcBorders>
          </w:tcPr>
          <w:p w14:paraId="0E639E9A" w14:textId="2CE7001E" w:rsidR="003274CE" w:rsidRPr="0050535F" w:rsidRDefault="003274CE" w:rsidP="003274CE">
            <w:pPr>
              <w:spacing w:after="0" w:line="360" w:lineRule="auto"/>
              <w:jc w:val="center"/>
              <w:rPr>
                <w:rFonts w:eastAsia="Times New Roman" w:cs="Times New Roman"/>
                <w:color w:val="000000"/>
                <w:kern w:val="0"/>
                <w:lang w:val="en-US" w:eastAsia="es-ES"/>
                <w14:ligatures w14:val="none"/>
              </w:rPr>
            </w:pPr>
            <w:r w:rsidRPr="00D80540">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 xml:space="preserve"> = </w:t>
            </w:r>
            <w:r w:rsidRPr="00387CD2">
              <w:rPr>
                <w:rFonts w:eastAsia="Times New Roman" w:cs="Times New Roman"/>
                <w:color w:val="000000"/>
                <w:kern w:val="0"/>
                <w:lang w:val="en-US" w:eastAsia="es-ES"/>
                <w14:ligatures w14:val="none"/>
              </w:rPr>
              <w:t>0</w:t>
            </w:r>
            <w:r w:rsidRPr="0050535F">
              <w:rPr>
                <w:rFonts w:eastAsia="Times New Roman" w:cs="Times New Roman"/>
                <w:color w:val="000000"/>
                <w:kern w:val="0"/>
                <w:lang w:val="en-US" w:eastAsia="es-ES"/>
                <w14:ligatures w14:val="none"/>
              </w:rPr>
              <w:t>.75</w:t>
            </w:r>
          </w:p>
        </w:tc>
        <w:tc>
          <w:tcPr>
            <w:tcW w:w="1671" w:type="dxa"/>
            <w:gridSpan w:val="2"/>
            <w:tcBorders>
              <w:top w:val="nil"/>
              <w:left w:val="single" w:sz="4" w:space="0" w:color="auto"/>
              <w:right w:val="single" w:sz="4" w:space="0" w:color="auto"/>
            </w:tcBorders>
          </w:tcPr>
          <w:p w14:paraId="6F2B7558" w14:textId="598420A0" w:rsidR="003274CE" w:rsidRPr="0050535F" w:rsidRDefault="003274CE" w:rsidP="003274CE">
            <w:pPr>
              <w:spacing w:after="0" w:line="360" w:lineRule="auto"/>
              <w:jc w:val="center"/>
              <w:rPr>
                <w:rFonts w:eastAsia="Times New Roman" w:cs="Times New Roman"/>
                <w:color w:val="000000"/>
                <w:kern w:val="0"/>
                <w:lang w:val="en-US" w:eastAsia="es-ES"/>
                <w14:ligatures w14:val="none"/>
              </w:rPr>
            </w:pPr>
            <w:r w:rsidRPr="008817E0">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 xml:space="preserve"> = </w:t>
            </w:r>
            <w:r w:rsidRPr="00387CD2">
              <w:rPr>
                <w:rFonts w:eastAsia="Times New Roman" w:cs="Times New Roman"/>
                <w:color w:val="000000"/>
                <w:kern w:val="0"/>
                <w:lang w:val="en-US" w:eastAsia="es-ES"/>
                <w14:ligatures w14:val="none"/>
              </w:rPr>
              <w:t>0</w:t>
            </w:r>
            <w:r w:rsidRPr="0050535F">
              <w:rPr>
                <w:rFonts w:eastAsia="Times New Roman" w:cs="Times New Roman"/>
                <w:color w:val="000000"/>
                <w:kern w:val="0"/>
                <w:lang w:val="en-US" w:eastAsia="es-ES"/>
                <w14:ligatures w14:val="none"/>
              </w:rPr>
              <w:t>.85</w:t>
            </w:r>
          </w:p>
        </w:tc>
        <w:tc>
          <w:tcPr>
            <w:tcW w:w="1665" w:type="dxa"/>
            <w:gridSpan w:val="2"/>
            <w:tcBorders>
              <w:top w:val="nil"/>
              <w:left w:val="single" w:sz="4" w:space="0" w:color="auto"/>
              <w:right w:val="single" w:sz="4" w:space="0" w:color="auto"/>
            </w:tcBorders>
          </w:tcPr>
          <w:p w14:paraId="64BE3EDF" w14:textId="36597F3E" w:rsidR="003274CE" w:rsidRPr="0050535F" w:rsidRDefault="00E926E5" w:rsidP="00E926E5">
            <w:pPr>
              <w:spacing w:after="0" w:line="360" w:lineRule="auto"/>
              <w:jc w:val="center"/>
              <w:rPr>
                <w:rFonts w:eastAsia="Times New Roman" w:cs="Times New Roman"/>
                <w:color w:val="000000"/>
                <w:kern w:val="0"/>
                <w:lang w:val="en-US" w:eastAsia="es-ES"/>
                <w14:ligatures w14:val="none"/>
              </w:rPr>
            </w:pPr>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 xml:space="preserve"> = </w:t>
            </w:r>
            <w:r w:rsidRPr="0050535F">
              <w:rPr>
                <w:rFonts w:eastAsia="Times New Roman" w:cs="Times New Roman"/>
                <w:color w:val="000000"/>
                <w:kern w:val="0"/>
                <w:lang w:val="en-US" w:eastAsia="es-ES"/>
                <w14:ligatures w14:val="none"/>
              </w:rPr>
              <w:t>0.95</w:t>
            </w:r>
          </w:p>
        </w:tc>
      </w:tr>
      <w:tr w:rsidR="00E93680" w:rsidRPr="0050535F" w14:paraId="5BB6B015" w14:textId="77777777" w:rsidTr="00E93680">
        <w:trPr>
          <w:trHeight w:val="300"/>
          <w:jc w:val="center"/>
        </w:trPr>
        <w:tc>
          <w:tcPr>
            <w:tcW w:w="937" w:type="dxa"/>
            <w:vMerge/>
            <w:tcBorders>
              <w:left w:val="single" w:sz="4" w:space="0" w:color="auto"/>
              <w:bottom w:val="single" w:sz="4" w:space="0" w:color="auto"/>
              <w:right w:val="single" w:sz="4" w:space="0" w:color="auto"/>
            </w:tcBorders>
            <w:vAlign w:val="center"/>
          </w:tcPr>
          <w:p w14:paraId="18E0AAC5" w14:textId="77777777" w:rsidR="00E926E5" w:rsidRPr="0050535F" w:rsidRDefault="00E926E5" w:rsidP="00E926E5">
            <w:pPr>
              <w:spacing w:after="0" w:line="360" w:lineRule="auto"/>
              <w:jc w:val="center"/>
              <w:rPr>
                <w:rFonts w:eastAsia="Times New Roman" w:cs="Times New Roman"/>
                <w:color w:val="000000"/>
                <w:kern w:val="0"/>
                <w:lang w:val="en-US" w:eastAsia="es-ES"/>
                <w14:ligatures w14:val="none"/>
              </w:rPr>
            </w:pPr>
          </w:p>
        </w:tc>
        <w:tc>
          <w:tcPr>
            <w:tcW w:w="764" w:type="dxa"/>
            <w:vMerge/>
            <w:tcBorders>
              <w:left w:val="single" w:sz="4" w:space="0" w:color="auto"/>
              <w:bottom w:val="single" w:sz="4" w:space="0" w:color="auto"/>
              <w:right w:val="single" w:sz="4" w:space="0" w:color="auto"/>
            </w:tcBorders>
            <w:shd w:val="clear" w:color="auto" w:fill="auto"/>
            <w:noWrap/>
            <w:vAlign w:val="center"/>
          </w:tcPr>
          <w:p w14:paraId="7E03FFAF" w14:textId="77777777" w:rsidR="00E926E5" w:rsidRDefault="00E926E5" w:rsidP="00E926E5">
            <w:pPr>
              <w:spacing w:after="0" w:line="360" w:lineRule="auto"/>
              <w:jc w:val="center"/>
              <w:rPr>
                <w:rFonts w:eastAsia="Times New Roman" w:cs="Times New Roman"/>
                <w:color w:val="000000"/>
                <w:kern w:val="0"/>
                <w:lang w:val="en-US" w:eastAsia="es-ES"/>
                <w14:ligatures w14:val="none"/>
              </w:rPr>
            </w:pPr>
          </w:p>
        </w:tc>
        <w:tc>
          <w:tcPr>
            <w:tcW w:w="1701" w:type="dxa"/>
            <w:vMerge/>
            <w:tcBorders>
              <w:left w:val="single" w:sz="4" w:space="0" w:color="auto"/>
              <w:bottom w:val="single" w:sz="4" w:space="0" w:color="auto"/>
              <w:right w:val="single" w:sz="4" w:space="0" w:color="auto"/>
            </w:tcBorders>
            <w:shd w:val="clear" w:color="auto" w:fill="auto"/>
            <w:noWrap/>
            <w:vAlign w:val="center"/>
          </w:tcPr>
          <w:p w14:paraId="7A74DEA6" w14:textId="77777777" w:rsidR="00E926E5" w:rsidRPr="0050535F" w:rsidRDefault="00E926E5" w:rsidP="00E926E5">
            <w:pPr>
              <w:spacing w:after="0" w:line="360" w:lineRule="auto"/>
              <w:jc w:val="center"/>
              <w:rPr>
                <w:rFonts w:eastAsia="Times New Roman" w:cs="Times New Roman"/>
                <w:color w:val="000000"/>
                <w:kern w:val="0"/>
                <w:lang w:val="en-US" w:eastAsia="es-ES"/>
                <w14:ligatures w14:val="none"/>
              </w:rPr>
            </w:pPr>
          </w:p>
        </w:tc>
        <w:tc>
          <w:tcPr>
            <w:tcW w:w="926" w:type="dxa"/>
            <w:tcBorders>
              <w:top w:val="nil"/>
              <w:left w:val="single" w:sz="4" w:space="0" w:color="auto"/>
              <w:bottom w:val="single" w:sz="4" w:space="0" w:color="auto"/>
            </w:tcBorders>
          </w:tcPr>
          <w:p w14:paraId="708E6CBB" w14:textId="427F4354" w:rsidR="00E926E5" w:rsidRPr="0050535F" w:rsidRDefault="00E926E5" w:rsidP="00E926E5">
            <w:pPr>
              <w:spacing w:after="0" w:line="360" w:lineRule="auto"/>
              <w:jc w:val="center"/>
              <w:rPr>
                <w:rFonts w:eastAsia="Times New Roman" w:cs="Times New Roman"/>
                <w:color w:val="000000"/>
                <w:kern w:val="0"/>
                <w:lang w:val="en-US" w:eastAsia="es-ES"/>
                <w14:ligatures w14:val="none"/>
              </w:rPr>
            </w:pPr>
            <w:r w:rsidRPr="0050535F">
              <w:rPr>
                <w:position w:val="-10"/>
                <w:lang w:val="en-US"/>
              </w:rPr>
              <w:object w:dxaOrig="279" w:dyaOrig="340" w14:anchorId="2042ECB3">
                <v:shape id="_x0000_i1214" type="#_x0000_t75" style="width:14.25pt;height:16.5pt" o:ole="">
                  <v:imagedata r:id="rId277" o:title=""/>
                </v:shape>
                <o:OLEObject Type="Embed" ProgID="Equation.DSMT4" ShapeID="_x0000_i1214" DrawAspect="Content" ObjectID="_1803730005" r:id="rId278"/>
              </w:object>
            </w:r>
          </w:p>
        </w:tc>
        <w:tc>
          <w:tcPr>
            <w:tcW w:w="835" w:type="dxa"/>
            <w:tcBorders>
              <w:top w:val="nil"/>
              <w:bottom w:val="single" w:sz="4" w:space="0" w:color="auto"/>
              <w:right w:val="single" w:sz="4" w:space="0" w:color="auto"/>
            </w:tcBorders>
          </w:tcPr>
          <w:p w14:paraId="22EE2777" w14:textId="7C198008" w:rsidR="00E926E5" w:rsidRPr="0050535F" w:rsidRDefault="00E926E5" w:rsidP="00E926E5">
            <w:pPr>
              <w:spacing w:after="0" w:line="360" w:lineRule="auto"/>
              <w:jc w:val="center"/>
              <w:rPr>
                <w:rFonts w:eastAsia="Times New Roman" w:cs="Times New Roman"/>
                <w:color w:val="000000"/>
                <w:kern w:val="0"/>
                <w:lang w:val="en-US" w:eastAsia="es-ES"/>
                <w14:ligatures w14:val="none"/>
              </w:rPr>
            </w:pPr>
            <w:r>
              <w:rPr>
                <w:lang w:val="en-US"/>
              </w:rPr>
              <w:t>Peer</w:t>
            </w:r>
          </w:p>
        </w:tc>
        <w:tc>
          <w:tcPr>
            <w:tcW w:w="836" w:type="dxa"/>
            <w:tcBorders>
              <w:top w:val="nil"/>
              <w:left w:val="single" w:sz="4" w:space="0" w:color="auto"/>
              <w:bottom w:val="single" w:sz="4" w:space="0" w:color="auto"/>
            </w:tcBorders>
          </w:tcPr>
          <w:p w14:paraId="256CB881" w14:textId="4023EE44" w:rsidR="00E926E5" w:rsidRPr="0050535F" w:rsidRDefault="00E926E5" w:rsidP="00E926E5">
            <w:pPr>
              <w:spacing w:after="0" w:line="360" w:lineRule="auto"/>
              <w:jc w:val="center"/>
              <w:rPr>
                <w:rFonts w:eastAsia="Times New Roman" w:cs="Times New Roman"/>
                <w:color w:val="000000"/>
                <w:kern w:val="0"/>
                <w:lang w:val="en-US" w:eastAsia="es-ES"/>
                <w14:ligatures w14:val="none"/>
              </w:rPr>
            </w:pPr>
            <w:r w:rsidRPr="0050535F">
              <w:rPr>
                <w:position w:val="-10"/>
                <w:lang w:val="en-US"/>
              </w:rPr>
              <w:object w:dxaOrig="279" w:dyaOrig="340" w14:anchorId="78827734">
                <v:shape id="_x0000_i1215" type="#_x0000_t75" style="width:14.25pt;height:16.5pt" o:ole="">
                  <v:imagedata r:id="rId277" o:title=""/>
                </v:shape>
                <o:OLEObject Type="Embed" ProgID="Equation.DSMT4" ShapeID="_x0000_i1215" DrawAspect="Content" ObjectID="_1803730006" r:id="rId279"/>
              </w:object>
            </w:r>
          </w:p>
        </w:tc>
        <w:tc>
          <w:tcPr>
            <w:tcW w:w="835" w:type="dxa"/>
            <w:tcBorders>
              <w:top w:val="nil"/>
              <w:bottom w:val="single" w:sz="4" w:space="0" w:color="auto"/>
              <w:right w:val="single" w:sz="4" w:space="0" w:color="auto"/>
            </w:tcBorders>
          </w:tcPr>
          <w:p w14:paraId="56EEF026" w14:textId="3D788197" w:rsidR="00E926E5" w:rsidRPr="0050535F" w:rsidRDefault="00E926E5" w:rsidP="00E926E5">
            <w:pPr>
              <w:spacing w:after="0" w:line="360" w:lineRule="auto"/>
              <w:jc w:val="center"/>
              <w:rPr>
                <w:rFonts w:eastAsia="Times New Roman" w:cs="Times New Roman"/>
                <w:color w:val="000000"/>
                <w:kern w:val="0"/>
                <w:lang w:val="en-US" w:eastAsia="es-ES"/>
                <w14:ligatures w14:val="none"/>
              </w:rPr>
            </w:pPr>
            <w:r>
              <w:rPr>
                <w:lang w:val="en-US"/>
              </w:rPr>
              <w:t>Peer</w:t>
            </w:r>
          </w:p>
        </w:tc>
        <w:tc>
          <w:tcPr>
            <w:tcW w:w="836" w:type="dxa"/>
            <w:tcBorders>
              <w:top w:val="nil"/>
              <w:left w:val="single" w:sz="4" w:space="0" w:color="auto"/>
              <w:bottom w:val="single" w:sz="4" w:space="0" w:color="auto"/>
            </w:tcBorders>
          </w:tcPr>
          <w:p w14:paraId="277FBFFE" w14:textId="610A14AE" w:rsidR="00E926E5" w:rsidRPr="0050535F" w:rsidRDefault="00E926E5" w:rsidP="00E926E5">
            <w:pPr>
              <w:spacing w:after="0" w:line="360" w:lineRule="auto"/>
              <w:jc w:val="center"/>
              <w:rPr>
                <w:rFonts w:eastAsia="Times New Roman" w:cs="Times New Roman"/>
                <w:color w:val="000000"/>
                <w:kern w:val="0"/>
                <w:lang w:val="en-US" w:eastAsia="es-ES"/>
                <w14:ligatures w14:val="none"/>
              </w:rPr>
            </w:pPr>
            <w:r w:rsidRPr="0050535F">
              <w:rPr>
                <w:position w:val="-10"/>
                <w:lang w:val="en-US"/>
              </w:rPr>
              <w:object w:dxaOrig="279" w:dyaOrig="340" w14:anchorId="575B34EC">
                <v:shape id="_x0000_i1216" type="#_x0000_t75" style="width:14.25pt;height:16.5pt" o:ole="">
                  <v:imagedata r:id="rId277" o:title=""/>
                </v:shape>
                <o:OLEObject Type="Embed" ProgID="Equation.DSMT4" ShapeID="_x0000_i1216" DrawAspect="Content" ObjectID="_1803730007" r:id="rId280"/>
              </w:object>
            </w:r>
          </w:p>
        </w:tc>
        <w:tc>
          <w:tcPr>
            <w:tcW w:w="829" w:type="dxa"/>
            <w:tcBorders>
              <w:top w:val="nil"/>
              <w:bottom w:val="single" w:sz="4" w:space="0" w:color="auto"/>
              <w:right w:val="single" w:sz="4" w:space="0" w:color="auto"/>
            </w:tcBorders>
          </w:tcPr>
          <w:p w14:paraId="6AF5331C" w14:textId="5AC833F9" w:rsidR="00E926E5" w:rsidRPr="0050535F" w:rsidRDefault="00E926E5" w:rsidP="00E926E5">
            <w:pPr>
              <w:spacing w:after="0" w:line="360" w:lineRule="auto"/>
              <w:jc w:val="center"/>
              <w:rPr>
                <w:rFonts w:eastAsia="Times New Roman" w:cs="Times New Roman"/>
                <w:color w:val="000000"/>
                <w:kern w:val="0"/>
                <w:lang w:val="en-US" w:eastAsia="es-ES"/>
                <w14:ligatures w14:val="none"/>
              </w:rPr>
            </w:pPr>
            <w:r>
              <w:rPr>
                <w:lang w:val="en-US"/>
              </w:rPr>
              <w:t>Peer</w:t>
            </w:r>
          </w:p>
        </w:tc>
      </w:tr>
      <w:tr w:rsidR="00EA110C" w:rsidRPr="0050535F" w14:paraId="44459579" w14:textId="70FC6F14" w:rsidTr="00E93680">
        <w:trPr>
          <w:trHeight w:val="300"/>
          <w:jc w:val="center"/>
        </w:trPr>
        <w:tc>
          <w:tcPr>
            <w:tcW w:w="937" w:type="dxa"/>
            <w:tcBorders>
              <w:top w:val="single" w:sz="4" w:space="0" w:color="auto"/>
              <w:left w:val="single" w:sz="4" w:space="0" w:color="auto"/>
              <w:bottom w:val="nil"/>
              <w:right w:val="single" w:sz="4" w:space="0" w:color="auto"/>
            </w:tcBorders>
          </w:tcPr>
          <w:p w14:paraId="3DD1BE55"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764" w:type="dxa"/>
            <w:tcBorders>
              <w:top w:val="single" w:sz="4" w:space="0" w:color="auto"/>
              <w:left w:val="single" w:sz="4" w:space="0" w:color="auto"/>
              <w:bottom w:val="nil"/>
              <w:right w:val="single" w:sz="4" w:space="0" w:color="auto"/>
            </w:tcBorders>
            <w:shd w:val="clear" w:color="auto" w:fill="auto"/>
            <w:noWrap/>
            <w:vAlign w:val="bottom"/>
            <w:hideMark/>
          </w:tcPr>
          <w:p w14:paraId="327F8AD0"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w:t>
            </w:r>
          </w:p>
        </w:tc>
        <w:tc>
          <w:tcPr>
            <w:tcW w:w="1701" w:type="dxa"/>
            <w:tcBorders>
              <w:top w:val="single" w:sz="4" w:space="0" w:color="auto"/>
              <w:left w:val="single" w:sz="4" w:space="0" w:color="auto"/>
              <w:bottom w:val="nil"/>
              <w:right w:val="single" w:sz="4" w:space="0" w:color="auto"/>
            </w:tcBorders>
            <w:shd w:val="clear" w:color="auto" w:fill="auto"/>
            <w:noWrap/>
            <w:vAlign w:val="bottom"/>
            <w:hideMark/>
          </w:tcPr>
          <w:p w14:paraId="61FD0F6C"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0.9999</w:t>
            </w:r>
          </w:p>
        </w:tc>
        <w:tc>
          <w:tcPr>
            <w:tcW w:w="926" w:type="dxa"/>
            <w:tcBorders>
              <w:top w:val="single" w:sz="4" w:space="0" w:color="auto"/>
              <w:left w:val="single" w:sz="4" w:space="0" w:color="auto"/>
              <w:bottom w:val="nil"/>
            </w:tcBorders>
            <w:vAlign w:val="bottom"/>
          </w:tcPr>
          <w:p w14:paraId="425D4BB0" w14:textId="78342B81"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single" w:sz="4" w:space="0" w:color="auto"/>
              <w:bottom w:val="nil"/>
              <w:right w:val="single" w:sz="4" w:space="0" w:color="auto"/>
            </w:tcBorders>
          </w:tcPr>
          <w:p w14:paraId="62082F56" w14:textId="596C53C3"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w:t>
            </w:r>
          </w:p>
        </w:tc>
        <w:tc>
          <w:tcPr>
            <w:tcW w:w="836" w:type="dxa"/>
            <w:tcBorders>
              <w:top w:val="single" w:sz="4" w:space="0" w:color="auto"/>
              <w:left w:val="single" w:sz="4" w:space="0" w:color="auto"/>
              <w:bottom w:val="nil"/>
            </w:tcBorders>
            <w:vAlign w:val="bottom"/>
          </w:tcPr>
          <w:p w14:paraId="5722D25D" w14:textId="7C35EAEA"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single" w:sz="4" w:space="0" w:color="auto"/>
              <w:bottom w:val="nil"/>
              <w:right w:val="single" w:sz="4" w:space="0" w:color="auto"/>
            </w:tcBorders>
          </w:tcPr>
          <w:p w14:paraId="0C578F0F" w14:textId="56AECC08"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w:t>
            </w:r>
          </w:p>
        </w:tc>
        <w:tc>
          <w:tcPr>
            <w:tcW w:w="836" w:type="dxa"/>
            <w:tcBorders>
              <w:top w:val="single" w:sz="4" w:space="0" w:color="auto"/>
              <w:left w:val="single" w:sz="4" w:space="0" w:color="auto"/>
              <w:bottom w:val="nil"/>
            </w:tcBorders>
            <w:vAlign w:val="bottom"/>
          </w:tcPr>
          <w:p w14:paraId="4BFBAB33" w14:textId="49576292"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single" w:sz="4" w:space="0" w:color="auto"/>
              <w:bottom w:val="nil"/>
              <w:right w:val="single" w:sz="4" w:space="0" w:color="auto"/>
            </w:tcBorders>
          </w:tcPr>
          <w:p w14:paraId="1F3E3A1E" w14:textId="1DE3050B"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w:t>
            </w:r>
          </w:p>
        </w:tc>
      </w:tr>
      <w:tr w:rsidR="00EA110C" w:rsidRPr="0050535F" w14:paraId="6CD7714C" w14:textId="686599D3" w:rsidTr="00E93680">
        <w:trPr>
          <w:trHeight w:val="300"/>
          <w:jc w:val="center"/>
        </w:trPr>
        <w:tc>
          <w:tcPr>
            <w:tcW w:w="937" w:type="dxa"/>
            <w:tcBorders>
              <w:top w:val="nil"/>
              <w:left w:val="single" w:sz="4" w:space="0" w:color="auto"/>
              <w:bottom w:val="nil"/>
              <w:right w:val="single" w:sz="4" w:space="0" w:color="auto"/>
            </w:tcBorders>
          </w:tcPr>
          <w:p w14:paraId="3C842ABC"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w:t>
            </w:r>
          </w:p>
        </w:tc>
        <w:tc>
          <w:tcPr>
            <w:tcW w:w="764" w:type="dxa"/>
            <w:tcBorders>
              <w:top w:val="nil"/>
              <w:left w:val="single" w:sz="4" w:space="0" w:color="auto"/>
              <w:bottom w:val="nil"/>
              <w:right w:val="single" w:sz="4" w:space="0" w:color="auto"/>
            </w:tcBorders>
            <w:shd w:val="clear" w:color="auto" w:fill="auto"/>
            <w:noWrap/>
            <w:vAlign w:val="bottom"/>
            <w:hideMark/>
          </w:tcPr>
          <w:p w14:paraId="356837BA"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18</w:t>
            </w:r>
          </w:p>
        </w:tc>
        <w:tc>
          <w:tcPr>
            <w:tcW w:w="1701" w:type="dxa"/>
            <w:tcBorders>
              <w:top w:val="nil"/>
              <w:left w:val="single" w:sz="4" w:space="0" w:color="auto"/>
              <w:bottom w:val="nil"/>
              <w:right w:val="single" w:sz="4" w:space="0" w:color="auto"/>
            </w:tcBorders>
            <w:shd w:val="clear" w:color="auto" w:fill="auto"/>
            <w:noWrap/>
            <w:vAlign w:val="bottom"/>
            <w:hideMark/>
          </w:tcPr>
          <w:p w14:paraId="7A2EB4B5"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0.9998</w:t>
            </w:r>
          </w:p>
        </w:tc>
        <w:tc>
          <w:tcPr>
            <w:tcW w:w="926" w:type="dxa"/>
            <w:tcBorders>
              <w:top w:val="nil"/>
              <w:left w:val="single" w:sz="4" w:space="0" w:color="auto"/>
              <w:bottom w:val="nil"/>
            </w:tcBorders>
            <w:vAlign w:val="bottom"/>
          </w:tcPr>
          <w:p w14:paraId="54B1C560" w14:textId="2A8092DF"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24CAEB08" w14:textId="38C0241B"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18</w:t>
            </w:r>
          </w:p>
        </w:tc>
        <w:tc>
          <w:tcPr>
            <w:tcW w:w="836" w:type="dxa"/>
            <w:tcBorders>
              <w:top w:val="nil"/>
              <w:left w:val="single" w:sz="4" w:space="0" w:color="auto"/>
              <w:bottom w:val="nil"/>
            </w:tcBorders>
            <w:vAlign w:val="bottom"/>
          </w:tcPr>
          <w:p w14:paraId="75B10688" w14:textId="478CE32F"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1716295C" w14:textId="2512DA04"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18</w:t>
            </w:r>
          </w:p>
        </w:tc>
        <w:tc>
          <w:tcPr>
            <w:tcW w:w="836" w:type="dxa"/>
            <w:tcBorders>
              <w:top w:val="nil"/>
              <w:left w:val="single" w:sz="4" w:space="0" w:color="auto"/>
              <w:bottom w:val="nil"/>
            </w:tcBorders>
            <w:vAlign w:val="bottom"/>
          </w:tcPr>
          <w:p w14:paraId="0D04B64B" w14:textId="35FE4D89"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nil"/>
              <w:bottom w:val="nil"/>
              <w:right w:val="single" w:sz="4" w:space="0" w:color="auto"/>
            </w:tcBorders>
          </w:tcPr>
          <w:p w14:paraId="1CCB2027" w14:textId="22CDDA16"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18</w:t>
            </w:r>
          </w:p>
        </w:tc>
      </w:tr>
      <w:tr w:rsidR="00EA110C" w:rsidRPr="0050535F" w14:paraId="25EC2C23" w14:textId="44C2F18D" w:rsidTr="00E93680">
        <w:trPr>
          <w:trHeight w:val="300"/>
          <w:jc w:val="center"/>
        </w:trPr>
        <w:tc>
          <w:tcPr>
            <w:tcW w:w="937" w:type="dxa"/>
            <w:tcBorders>
              <w:top w:val="nil"/>
              <w:left w:val="single" w:sz="4" w:space="0" w:color="auto"/>
              <w:bottom w:val="nil"/>
              <w:right w:val="single" w:sz="4" w:space="0" w:color="auto"/>
            </w:tcBorders>
          </w:tcPr>
          <w:p w14:paraId="20226008"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p>
        </w:tc>
        <w:tc>
          <w:tcPr>
            <w:tcW w:w="764" w:type="dxa"/>
            <w:tcBorders>
              <w:top w:val="nil"/>
              <w:left w:val="single" w:sz="4" w:space="0" w:color="auto"/>
              <w:bottom w:val="nil"/>
              <w:right w:val="single" w:sz="4" w:space="0" w:color="auto"/>
            </w:tcBorders>
            <w:shd w:val="clear" w:color="auto" w:fill="auto"/>
            <w:noWrap/>
            <w:vAlign w:val="bottom"/>
            <w:hideMark/>
          </w:tcPr>
          <w:p w14:paraId="61CACA47"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p>
        </w:tc>
        <w:tc>
          <w:tcPr>
            <w:tcW w:w="1701" w:type="dxa"/>
            <w:tcBorders>
              <w:top w:val="nil"/>
              <w:left w:val="single" w:sz="4" w:space="0" w:color="auto"/>
              <w:bottom w:val="nil"/>
              <w:right w:val="single" w:sz="4" w:space="0" w:color="auto"/>
            </w:tcBorders>
            <w:shd w:val="clear" w:color="auto" w:fill="auto"/>
            <w:noWrap/>
            <w:vAlign w:val="bottom"/>
            <w:hideMark/>
          </w:tcPr>
          <w:p w14:paraId="3BBEE88D"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0.9996</w:t>
            </w:r>
          </w:p>
        </w:tc>
        <w:tc>
          <w:tcPr>
            <w:tcW w:w="926" w:type="dxa"/>
            <w:tcBorders>
              <w:top w:val="nil"/>
              <w:left w:val="single" w:sz="4" w:space="0" w:color="auto"/>
              <w:bottom w:val="nil"/>
            </w:tcBorders>
            <w:vAlign w:val="bottom"/>
          </w:tcPr>
          <w:p w14:paraId="32DA39D6" w14:textId="24A1D610"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2672C3C0" w14:textId="07A8F015"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3</w:t>
            </w:r>
          </w:p>
        </w:tc>
        <w:tc>
          <w:tcPr>
            <w:tcW w:w="836" w:type="dxa"/>
            <w:tcBorders>
              <w:top w:val="nil"/>
              <w:left w:val="single" w:sz="4" w:space="0" w:color="auto"/>
              <w:bottom w:val="nil"/>
            </w:tcBorders>
            <w:vAlign w:val="bottom"/>
          </w:tcPr>
          <w:p w14:paraId="3EA5EC05" w14:textId="07D13AAA"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59A38EB2" w14:textId="59D2B7FD"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3</w:t>
            </w:r>
          </w:p>
        </w:tc>
        <w:tc>
          <w:tcPr>
            <w:tcW w:w="836" w:type="dxa"/>
            <w:tcBorders>
              <w:top w:val="nil"/>
              <w:left w:val="single" w:sz="4" w:space="0" w:color="auto"/>
              <w:bottom w:val="nil"/>
            </w:tcBorders>
            <w:vAlign w:val="bottom"/>
          </w:tcPr>
          <w:p w14:paraId="290C596B" w14:textId="28ED9AB2"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nil"/>
              <w:bottom w:val="nil"/>
              <w:right w:val="single" w:sz="4" w:space="0" w:color="auto"/>
            </w:tcBorders>
          </w:tcPr>
          <w:p w14:paraId="05B97F73" w14:textId="2BD72B4F"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3</w:t>
            </w:r>
          </w:p>
        </w:tc>
      </w:tr>
      <w:tr w:rsidR="00EA110C" w:rsidRPr="0050535F" w14:paraId="22F3EFB8" w14:textId="4F015C98" w:rsidTr="00E93680">
        <w:trPr>
          <w:trHeight w:val="300"/>
          <w:jc w:val="center"/>
        </w:trPr>
        <w:tc>
          <w:tcPr>
            <w:tcW w:w="937" w:type="dxa"/>
            <w:tcBorders>
              <w:top w:val="nil"/>
              <w:left w:val="single" w:sz="4" w:space="0" w:color="auto"/>
              <w:bottom w:val="nil"/>
              <w:right w:val="single" w:sz="4" w:space="0" w:color="auto"/>
            </w:tcBorders>
          </w:tcPr>
          <w:p w14:paraId="7065F60E"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w:t>
            </w:r>
          </w:p>
        </w:tc>
        <w:tc>
          <w:tcPr>
            <w:tcW w:w="764" w:type="dxa"/>
            <w:tcBorders>
              <w:top w:val="nil"/>
              <w:left w:val="single" w:sz="4" w:space="0" w:color="auto"/>
              <w:bottom w:val="nil"/>
              <w:right w:val="single" w:sz="4" w:space="0" w:color="auto"/>
            </w:tcBorders>
            <w:shd w:val="clear" w:color="auto" w:fill="auto"/>
            <w:noWrap/>
            <w:vAlign w:val="bottom"/>
            <w:hideMark/>
          </w:tcPr>
          <w:p w14:paraId="129D71E6"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17</w:t>
            </w:r>
          </w:p>
        </w:tc>
        <w:tc>
          <w:tcPr>
            <w:tcW w:w="1701" w:type="dxa"/>
            <w:tcBorders>
              <w:top w:val="nil"/>
              <w:left w:val="single" w:sz="4" w:space="0" w:color="auto"/>
              <w:bottom w:val="nil"/>
              <w:right w:val="single" w:sz="4" w:space="0" w:color="auto"/>
            </w:tcBorders>
            <w:shd w:val="clear" w:color="auto" w:fill="auto"/>
            <w:noWrap/>
            <w:vAlign w:val="bottom"/>
            <w:hideMark/>
          </w:tcPr>
          <w:p w14:paraId="3D272CF1"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0.9983</w:t>
            </w:r>
          </w:p>
        </w:tc>
        <w:tc>
          <w:tcPr>
            <w:tcW w:w="926" w:type="dxa"/>
            <w:tcBorders>
              <w:top w:val="nil"/>
              <w:left w:val="single" w:sz="4" w:space="0" w:color="auto"/>
              <w:bottom w:val="nil"/>
            </w:tcBorders>
            <w:vAlign w:val="bottom"/>
          </w:tcPr>
          <w:p w14:paraId="1097A7A8" w14:textId="17FEE62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58901B39" w14:textId="65D5E2CE"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17</w:t>
            </w:r>
          </w:p>
        </w:tc>
        <w:tc>
          <w:tcPr>
            <w:tcW w:w="836" w:type="dxa"/>
            <w:tcBorders>
              <w:top w:val="nil"/>
              <w:left w:val="single" w:sz="4" w:space="0" w:color="auto"/>
              <w:bottom w:val="nil"/>
            </w:tcBorders>
            <w:vAlign w:val="bottom"/>
          </w:tcPr>
          <w:p w14:paraId="59E376BD" w14:textId="5366A38F"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706C424D" w14:textId="2165CC25"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17</w:t>
            </w:r>
          </w:p>
        </w:tc>
        <w:tc>
          <w:tcPr>
            <w:tcW w:w="836" w:type="dxa"/>
            <w:tcBorders>
              <w:top w:val="nil"/>
              <w:left w:val="single" w:sz="4" w:space="0" w:color="auto"/>
              <w:bottom w:val="nil"/>
            </w:tcBorders>
            <w:vAlign w:val="bottom"/>
          </w:tcPr>
          <w:p w14:paraId="2DD71E7D" w14:textId="757FCF1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nil"/>
              <w:bottom w:val="nil"/>
              <w:right w:val="single" w:sz="4" w:space="0" w:color="auto"/>
            </w:tcBorders>
          </w:tcPr>
          <w:p w14:paraId="024A1454" w14:textId="4FB65C4E"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17</w:t>
            </w:r>
          </w:p>
        </w:tc>
      </w:tr>
      <w:tr w:rsidR="00EA110C" w:rsidRPr="0050535F" w14:paraId="0A221D44" w14:textId="731AAFA3" w:rsidTr="00E93680">
        <w:trPr>
          <w:trHeight w:val="300"/>
          <w:jc w:val="center"/>
        </w:trPr>
        <w:tc>
          <w:tcPr>
            <w:tcW w:w="937" w:type="dxa"/>
            <w:tcBorders>
              <w:top w:val="nil"/>
              <w:left w:val="single" w:sz="4" w:space="0" w:color="auto"/>
              <w:bottom w:val="nil"/>
              <w:right w:val="single" w:sz="4" w:space="0" w:color="auto"/>
            </w:tcBorders>
          </w:tcPr>
          <w:p w14:paraId="03403B57"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w:t>
            </w:r>
          </w:p>
        </w:tc>
        <w:tc>
          <w:tcPr>
            <w:tcW w:w="764" w:type="dxa"/>
            <w:tcBorders>
              <w:top w:val="nil"/>
              <w:left w:val="single" w:sz="4" w:space="0" w:color="auto"/>
              <w:bottom w:val="nil"/>
              <w:right w:val="single" w:sz="4" w:space="0" w:color="auto"/>
            </w:tcBorders>
            <w:shd w:val="clear" w:color="auto" w:fill="auto"/>
            <w:noWrap/>
            <w:vAlign w:val="bottom"/>
            <w:hideMark/>
          </w:tcPr>
          <w:p w14:paraId="523135BF"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w:t>
            </w:r>
          </w:p>
        </w:tc>
        <w:tc>
          <w:tcPr>
            <w:tcW w:w="1701" w:type="dxa"/>
            <w:tcBorders>
              <w:top w:val="nil"/>
              <w:left w:val="single" w:sz="4" w:space="0" w:color="auto"/>
              <w:bottom w:val="nil"/>
              <w:right w:val="single" w:sz="4" w:space="0" w:color="auto"/>
            </w:tcBorders>
            <w:shd w:val="clear" w:color="auto" w:fill="auto"/>
            <w:noWrap/>
            <w:vAlign w:val="bottom"/>
            <w:hideMark/>
          </w:tcPr>
          <w:p w14:paraId="44E7C29F"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0.9962</w:t>
            </w:r>
          </w:p>
        </w:tc>
        <w:tc>
          <w:tcPr>
            <w:tcW w:w="926" w:type="dxa"/>
            <w:tcBorders>
              <w:top w:val="nil"/>
              <w:left w:val="single" w:sz="4" w:space="0" w:color="auto"/>
              <w:bottom w:val="nil"/>
            </w:tcBorders>
            <w:vAlign w:val="bottom"/>
          </w:tcPr>
          <w:p w14:paraId="26C58EE0" w14:textId="2023CF4E"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37FD6E55" w14:textId="6EA12626"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20</w:t>
            </w:r>
          </w:p>
        </w:tc>
        <w:tc>
          <w:tcPr>
            <w:tcW w:w="836" w:type="dxa"/>
            <w:tcBorders>
              <w:top w:val="nil"/>
              <w:left w:val="single" w:sz="4" w:space="0" w:color="auto"/>
              <w:bottom w:val="nil"/>
            </w:tcBorders>
            <w:vAlign w:val="bottom"/>
          </w:tcPr>
          <w:p w14:paraId="4309EE7A" w14:textId="4534B85F"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5B9FD409" w14:textId="39329EEE"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20</w:t>
            </w:r>
          </w:p>
        </w:tc>
        <w:tc>
          <w:tcPr>
            <w:tcW w:w="836" w:type="dxa"/>
            <w:tcBorders>
              <w:top w:val="nil"/>
              <w:left w:val="single" w:sz="4" w:space="0" w:color="auto"/>
              <w:bottom w:val="nil"/>
            </w:tcBorders>
            <w:vAlign w:val="bottom"/>
          </w:tcPr>
          <w:p w14:paraId="3A3063CC" w14:textId="5F3D19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nil"/>
              <w:bottom w:val="nil"/>
              <w:right w:val="single" w:sz="4" w:space="0" w:color="auto"/>
            </w:tcBorders>
          </w:tcPr>
          <w:p w14:paraId="61D0F3E7" w14:textId="3F51BC26"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20</w:t>
            </w:r>
          </w:p>
        </w:tc>
      </w:tr>
      <w:tr w:rsidR="00EA110C" w:rsidRPr="0050535F" w14:paraId="41B18081" w14:textId="3CFE83D4" w:rsidTr="00E93680">
        <w:trPr>
          <w:trHeight w:val="300"/>
          <w:jc w:val="center"/>
        </w:trPr>
        <w:tc>
          <w:tcPr>
            <w:tcW w:w="937" w:type="dxa"/>
            <w:tcBorders>
              <w:top w:val="nil"/>
              <w:left w:val="single" w:sz="4" w:space="0" w:color="auto"/>
              <w:bottom w:val="nil"/>
              <w:right w:val="single" w:sz="4" w:space="0" w:color="auto"/>
            </w:tcBorders>
          </w:tcPr>
          <w:p w14:paraId="59C96276"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p>
        </w:tc>
        <w:tc>
          <w:tcPr>
            <w:tcW w:w="764" w:type="dxa"/>
            <w:tcBorders>
              <w:top w:val="nil"/>
              <w:left w:val="single" w:sz="4" w:space="0" w:color="auto"/>
              <w:bottom w:val="nil"/>
              <w:right w:val="single" w:sz="4" w:space="0" w:color="auto"/>
            </w:tcBorders>
            <w:shd w:val="clear" w:color="auto" w:fill="auto"/>
            <w:noWrap/>
            <w:vAlign w:val="bottom"/>
            <w:hideMark/>
          </w:tcPr>
          <w:p w14:paraId="1DD341E1"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36</w:t>
            </w:r>
          </w:p>
        </w:tc>
        <w:tc>
          <w:tcPr>
            <w:tcW w:w="1701" w:type="dxa"/>
            <w:tcBorders>
              <w:top w:val="nil"/>
              <w:left w:val="single" w:sz="4" w:space="0" w:color="auto"/>
              <w:bottom w:val="nil"/>
              <w:right w:val="single" w:sz="4" w:space="0" w:color="auto"/>
            </w:tcBorders>
            <w:shd w:val="clear" w:color="auto" w:fill="auto"/>
            <w:noWrap/>
            <w:vAlign w:val="bottom"/>
            <w:hideMark/>
          </w:tcPr>
          <w:p w14:paraId="4C9315A0"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0.9960</w:t>
            </w:r>
          </w:p>
        </w:tc>
        <w:tc>
          <w:tcPr>
            <w:tcW w:w="926" w:type="dxa"/>
            <w:tcBorders>
              <w:top w:val="nil"/>
              <w:left w:val="single" w:sz="4" w:space="0" w:color="auto"/>
              <w:bottom w:val="nil"/>
            </w:tcBorders>
            <w:vAlign w:val="bottom"/>
          </w:tcPr>
          <w:p w14:paraId="5D8C2961" w14:textId="31410E3F"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58999F94" w14:textId="4807FD4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36</w:t>
            </w:r>
          </w:p>
        </w:tc>
        <w:tc>
          <w:tcPr>
            <w:tcW w:w="836" w:type="dxa"/>
            <w:tcBorders>
              <w:top w:val="nil"/>
              <w:left w:val="single" w:sz="4" w:space="0" w:color="auto"/>
              <w:bottom w:val="nil"/>
            </w:tcBorders>
            <w:vAlign w:val="bottom"/>
          </w:tcPr>
          <w:p w14:paraId="2A31E244" w14:textId="09486A38"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28A6B8EB" w14:textId="12DDB0AE"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36</w:t>
            </w:r>
          </w:p>
        </w:tc>
        <w:tc>
          <w:tcPr>
            <w:tcW w:w="836" w:type="dxa"/>
            <w:tcBorders>
              <w:top w:val="nil"/>
              <w:left w:val="single" w:sz="4" w:space="0" w:color="auto"/>
              <w:bottom w:val="nil"/>
            </w:tcBorders>
            <w:vAlign w:val="bottom"/>
          </w:tcPr>
          <w:p w14:paraId="78AFD2BF" w14:textId="5899AA72"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nil"/>
              <w:bottom w:val="nil"/>
              <w:right w:val="single" w:sz="4" w:space="0" w:color="auto"/>
            </w:tcBorders>
          </w:tcPr>
          <w:p w14:paraId="0B14346F" w14:textId="693EDC5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36</w:t>
            </w:r>
          </w:p>
        </w:tc>
      </w:tr>
      <w:tr w:rsidR="00EA110C" w:rsidRPr="0050535F" w14:paraId="6765BC2C" w14:textId="407C6D06" w:rsidTr="00E93680">
        <w:trPr>
          <w:trHeight w:val="300"/>
          <w:jc w:val="center"/>
        </w:trPr>
        <w:tc>
          <w:tcPr>
            <w:tcW w:w="937" w:type="dxa"/>
            <w:tcBorders>
              <w:top w:val="nil"/>
              <w:left w:val="single" w:sz="4" w:space="0" w:color="auto"/>
              <w:bottom w:val="nil"/>
              <w:right w:val="single" w:sz="4" w:space="0" w:color="auto"/>
            </w:tcBorders>
          </w:tcPr>
          <w:p w14:paraId="519BA57C"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7</w:t>
            </w:r>
          </w:p>
        </w:tc>
        <w:tc>
          <w:tcPr>
            <w:tcW w:w="764" w:type="dxa"/>
            <w:tcBorders>
              <w:top w:val="nil"/>
              <w:left w:val="single" w:sz="4" w:space="0" w:color="auto"/>
              <w:bottom w:val="nil"/>
              <w:right w:val="single" w:sz="4" w:space="0" w:color="auto"/>
            </w:tcBorders>
            <w:shd w:val="clear" w:color="auto" w:fill="auto"/>
            <w:noWrap/>
            <w:vAlign w:val="bottom"/>
            <w:hideMark/>
          </w:tcPr>
          <w:p w14:paraId="5B2870F8"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46</w:t>
            </w:r>
          </w:p>
        </w:tc>
        <w:tc>
          <w:tcPr>
            <w:tcW w:w="1701" w:type="dxa"/>
            <w:tcBorders>
              <w:top w:val="nil"/>
              <w:left w:val="single" w:sz="4" w:space="0" w:color="auto"/>
              <w:bottom w:val="nil"/>
              <w:right w:val="single" w:sz="4" w:space="0" w:color="auto"/>
            </w:tcBorders>
            <w:shd w:val="clear" w:color="auto" w:fill="auto"/>
            <w:noWrap/>
            <w:vAlign w:val="bottom"/>
            <w:hideMark/>
          </w:tcPr>
          <w:p w14:paraId="3982BBA7"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0.9894</w:t>
            </w:r>
          </w:p>
        </w:tc>
        <w:tc>
          <w:tcPr>
            <w:tcW w:w="926" w:type="dxa"/>
            <w:tcBorders>
              <w:top w:val="nil"/>
              <w:left w:val="single" w:sz="4" w:space="0" w:color="auto"/>
              <w:bottom w:val="nil"/>
            </w:tcBorders>
            <w:vAlign w:val="bottom"/>
          </w:tcPr>
          <w:p w14:paraId="2623C25F" w14:textId="4BAA194A"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61BDE91B" w14:textId="2F8CEED8"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46</w:t>
            </w:r>
          </w:p>
        </w:tc>
        <w:tc>
          <w:tcPr>
            <w:tcW w:w="836" w:type="dxa"/>
            <w:tcBorders>
              <w:top w:val="nil"/>
              <w:left w:val="single" w:sz="4" w:space="0" w:color="auto"/>
              <w:bottom w:val="nil"/>
            </w:tcBorders>
            <w:vAlign w:val="bottom"/>
          </w:tcPr>
          <w:p w14:paraId="4CE6D333" w14:textId="4241FBDF"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12E17CDD" w14:textId="3BA9A5CE"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46</w:t>
            </w:r>
          </w:p>
        </w:tc>
        <w:tc>
          <w:tcPr>
            <w:tcW w:w="836" w:type="dxa"/>
            <w:tcBorders>
              <w:top w:val="nil"/>
              <w:left w:val="single" w:sz="4" w:space="0" w:color="auto"/>
              <w:bottom w:val="nil"/>
            </w:tcBorders>
            <w:vAlign w:val="bottom"/>
          </w:tcPr>
          <w:p w14:paraId="26C88835" w14:textId="52B1085F"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nil"/>
              <w:bottom w:val="nil"/>
              <w:right w:val="single" w:sz="4" w:space="0" w:color="auto"/>
            </w:tcBorders>
          </w:tcPr>
          <w:p w14:paraId="006F677C" w14:textId="198F8D55"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46</w:t>
            </w:r>
          </w:p>
        </w:tc>
      </w:tr>
      <w:tr w:rsidR="00EA110C" w:rsidRPr="0050535F" w14:paraId="3416F8A1" w14:textId="6D8D634B" w:rsidTr="00E93680">
        <w:trPr>
          <w:trHeight w:val="300"/>
          <w:jc w:val="center"/>
        </w:trPr>
        <w:tc>
          <w:tcPr>
            <w:tcW w:w="937" w:type="dxa"/>
            <w:tcBorders>
              <w:top w:val="nil"/>
              <w:left w:val="single" w:sz="4" w:space="0" w:color="auto"/>
              <w:bottom w:val="nil"/>
              <w:right w:val="single" w:sz="4" w:space="0" w:color="auto"/>
            </w:tcBorders>
          </w:tcPr>
          <w:p w14:paraId="44F0E144"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w:t>
            </w:r>
          </w:p>
        </w:tc>
        <w:tc>
          <w:tcPr>
            <w:tcW w:w="764" w:type="dxa"/>
            <w:tcBorders>
              <w:top w:val="nil"/>
              <w:left w:val="single" w:sz="4" w:space="0" w:color="auto"/>
              <w:bottom w:val="nil"/>
              <w:right w:val="single" w:sz="4" w:space="0" w:color="auto"/>
            </w:tcBorders>
            <w:shd w:val="clear" w:color="auto" w:fill="auto"/>
            <w:noWrap/>
            <w:vAlign w:val="bottom"/>
            <w:hideMark/>
          </w:tcPr>
          <w:p w14:paraId="67FEBC27"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701" w:type="dxa"/>
            <w:tcBorders>
              <w:top w:val="nil"/>
              <w:left w:val="single" w:sz="4" w:space="0" w:color="auto"/>
              <w:bottom w:val="nil"/>
              <w:right w:val="single" w:sz="4" w:space="0" w:color="auto"/>
            </w:tcBorders>
            <w:shd w:val="clear" w:color="auto" w:fill="auto"/>
            <w:noWrap/>
            <w:vAlign w:val="bottom"/>
            <w:hideMark/>
          </w:tcPr>
          <w:p w14:paraId="328504D4"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0.9868</w:t>
            </w:r>
          </w:p>
        </w:tc>
        <w:tc>
          <w:tcPr>
            <w:tcW w:w="926" w:type="dxa"/>
            <w:tcBorders>
              <w:top w:val="nil"/>
              <w:left w:val="single" w:sz="4" w:space="0" w:color="auto"/>
              <w:bottom w:val="nil"/>
            </w:tcBorders>
            <w:vAlign w:val="bottom"/>
          </w:tcPr>
          <w:p w14:paraId="4502DBA9" w14:textId="5AF60215"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657F0F12" w14:textId="4712D042"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w:t>
            </w:r>
          </w:p>
        </w:tc>
        <w:tc>
          <w:tcPr>
            <w:tcW w:w="836" w:type="dxa"/>
            <w:tcBorders>
              <w:top w:val="nil"/>
              <w:left w:val="single" w:sz="4" w:space="0" w:color="auto"/>
              <w:bottom w:val="nil"/>
            </w:tcBorders>
            <w:vAlign w:val="bottom"/>
          </w:tcPr>
          <w:p w14:paraId="5BF0743E" w14:textId="0B0D680F"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3C990DC1" w14:textId="3306A6F4"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w:t>
            </w:r>
          </w:p>
        </w:tc>
        <w:tc>
          <w:tcPr>
            <w:tcW w:w="836" w:type="dxa"/>
            <w:tcBorders>
              <w:top w:val="nil"/>
              <w:left w:val="single" w:sz="4" w:space="0" w:color="auto"/>
              <w:bottom w:val="nil"/>
            </w:tcBorders>
            <w:vAlign w:val="bottom"/>
          </w:tcPr>
          <w:p w14:paraId="5809B9BE" w14:textId="0821B4CF"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nil"/>
              <w:bottom w:val="nil"/>
              <w:right w:val="single" w:sz="4" w:space="0" w:color="auto"/>
            </w:tcBorders>
          </w:tcPr>
          <w:p w14:paraId="64272935" w14:textId="65226BDE"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w:t>
            </w:r>
          </w:p>
        </w:tc>
      </w:tr>
      <w:tr w:rsidR="00EA110C" w:rsidRPr="0050535F" w14:paraId="30BD3D37" w14:textId="0A438553" w:rsidTr="00E93680">
        <w:trPr>
          <w:trHeight w:val="300"/>
          <w:jc w:val="center"/>
        </w:trPr>
        <w:tc>
          <w:tcPr>
            <w:tcW w:w="937" w:type="dxa"/>
            <w:tcBorders>
              <w:top w:val="nil"/>
              <w:left w:val="single" w:sz="4" w:space="0" w:color="auto"/>
              <w:bottom w:val="nil"/>
              <w:right w:val="single" w:sz="4" w:space="0" w:color="auto"/>
            </w:tcBorders>
          </w:tcPr>
          <w:p w14:paraId="704D1A7E"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w:t>
            </w:r>
          </w:p>
        </w:tc>
        <w:tc>
          <w:tcPr>
            <w:tcW w:w="764" w:type="dxa"/>
            <w:tcBorders>
              <w:top w:val="nil"/>
              <w:left w:val="single" w:sz="4" w:space="0" w:color="auto"/>
              <w:bottom w:val="nil"/>
              <w:right w:val="single" w:sz="4" w:space="0" w:color="auto"/>
            </w:tcBorders>
            <w:shd w:val="clear" w:color="auto" w:fill="auto"/>
            <w:noWrap/>
            <w:vAlign w:val="bottom"/>
            <w:hideMark/>
          </w:tcPr>
          <w:p w14:paraId="58FE4417"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56</w:t>
            </w:r>
          </w:p>
        </w:tc>
        <w:tc>
          <w:tcPr>
            <w:tcW w:w="1701" w:type="dxa"/>
            <w:tcBorders>
              <w:top w:val="nil"/>
              <w:left w:val="single" w:sz="4" w:space="0" w:color="auto"/>
              <w:bottom w:val="nil"/>
              <w:right w:val="single" w:sz="4" w:space="0" w:color="auto"/>
            </w:tcBorders>
            <w:shd w:val="clear" w:color="auto" w:fill="auto"/>
            <w:noWrap/>
            <w:vAlign w:val="bottom"/>
            <w:hideMark/>
          </w:tcPr>
          <w:p w14:paraId="2D870AFC"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0.9705</w:t>
            </w:r>
          </w:p>
        </w:tc>
        <w:tc>
          <w:tcPr>
            <w:tcW w:w="926" w:type="dxa"/>
            <w:tcBorders>
              <w:top w:val="nil"/>
              <w:left w:val="single" w:sz="4" w:space="0" w:color="auto"/>
              <w:bottom w:val="nil"/>
            </w:tcBorders>
            <w:vAlign w:val="bottom"/>
          </w:tcPr>
          <w:p w14:paraId="2064EFB5" w14:textId="31B00BD9"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422EC991" w14:textId="72806CCA"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56</w:t>
            </w:r>
          </w:p>
        </w:tc>
        <w:tc>
          <w:tcPr>
            <w:tcW w:w="836" w:type="dxa"/>
            <w:tcBorders>
              <w:top w:val="nil"/>
              <w:left w:val="single" w:sz="4" w:space="0" w:color="auto"/>
              <w:bottom w:val="nil"/>
            </w:tcBorders>
            <w:vAlign w:val="bottom"/>
          </w:tcPr>
          <w:p w14:paraId="36D08BD0" w14:textId="7B05D519"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584D8F2D" w14:textId="2C3EAB89"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56</w:t>
            </w:r>
          </w:p>
        </w:tc>
        <w:tc>
          <w:tcPr>
            <w:tcW w:w="836" w:type="dxa"/>
            <w:tcBorders>
              <w:top w:val="nil"/>
              <w:left w:val="single" w:sz="4" w:space="0" w:color="auto"/>
              <w:bottom w:val="nil"/>
            </w:tcBorders>
            <w:vAlign w:val="bottom"/>
          </w:tcPr>
          <w:p w14:paraId="4F54BC56" w14:textId="2811F4BE"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nil"/>
              <w:bottom w:val="nil"/>
              <w:right w:val="single" w:sz="4" w:space="0" w:color="auto"/>
            </w:tcBorders>
          </w:tcPr>
          <w:p w14:paraId="5B5E8470" w14:textId="6605016A"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56</w:t>
            </w:r>
          </w:p>
        </w:tc>
      </w:tr>
      <w:tr w:rsidR="00EA110C" w:rsidRPr="0050535F" w14:paraId="34FD7DD2" w14:textId="4EBC6587" w:rsidTr="00E93680">
        <w:trPr>
          <w:trHeight w:val="300"/>
          <w:jc w:val="center"/>
        </w:trPr>
        <w:tc>
          <w:tcPr>
            <w:tcW w:w="937" w:type="dxa"/>
            <w:tcBorders>
              <w:top w:val="nil"/>
              <w:left w:val="single" w:sz="4" w:space="0" w:color="auto"/>
              <w:bottom w:val="nil"/>
              <w:right w:val="single" w:sz="4" w:space="0" w:color="auto"/>
            </w:tcBorders>
          </w:tcPr>
          <w:p w14:paraId="66E22E63"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w:t>
            </w:r>
          </w:p>
        </w:tc>
        <w:tc>
          <w:tcPr>
            <w:tcW w:w="764" w:type="dxa"/>
            <w:tcBorders>
              <w:top w:val="nil"/>
              <w:left w:val="single" w:sz="4" w:space="0" w:color="auto"/>
              <w:bottom w:val="nil"/>
              <w:right w:val="single" w:sz="4" w:space="0" w:color="auto"/>
            </w:tcBorders>
            <w:shd w:val="clear" w:color="auto" w:fill="auto"/>
            <w:noWrap/>
            <w:vAlign w:val="bottom"/>
            <w:hideMark/>
          </w:tcPr>
          <w:p w14:paraId="0E1A69C7"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62</w:t>
            </w:r>
          </w:p>
        </w:tc>
        <w:tc>
          <w:tcPr>
            <w:tcW w:w="1701" w:type="dxa"/>
            <w:tcBorders>
              <w:top w:val="nil"/>
              <w:left w:val="single" w:sz="4" w:space="0" w:color="auto"/>
              <w:bottom w:val="nil"/>
              <w:right w:val="single" w:sz="4" w:space="0" w:color="auto"/>
            </w:tcBorders>
            <w:shd w:val="clear" w:color="auto" w:fill="auto"/>
            <w:noWrap/>
            <w:vAlign w:val="bottom"/>
            <w:hideMark/>
          </w:tcPr>
          <w:p w14:paraId="2658BAA8"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0.9486</w:t>
            </w:r>
          </w:p>
        </w:tc>
        <w:tc>
          <w:tcPr>
            <w:tcW w:w="926" w:type="dxa"/>
            <w:tcBorders>
              <w:top w:val="nil"/>
              <w:left w:val="single" w:sz="4" w:space="0" w:color="auto"/>
              <w:bottom w:val="nil"/>
            </w:tcBorders>
            <w:vAlign w:val="bottom"/>
          </w:tcPr>
          <w:p w14:paraId="545CD390" w14:textId="50D037BD"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6D45130C" w14:textId="3BB63D83" w:rsidR="00FE3C6F" w:rsidRPr="0050535F" w:rsidRDefault="00552E0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62</w:t>
            </w:r>
          </w:p>
        </w:tc>
        <w:tc>
          <w:tcPr>
            <w:tcW w:w="836" w:type="dxa"/>
            <w:tcBorders>
              <w:top w:val="nil"/>
              <w:left w:val="single" w:sz="4" w:space="0" w:color="auto"/>
              <w:bottom w:val="nil"/>
            </w:tcBorders>
            <w:vAlign w:val="bottom"/>
          </w:tcPr>
          <w:p w14:paraId="54EEA572" w14:textId="1F8AC192"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1A12739D" w14:textId="03203E0E" w:rsidR="00FE3C6F" w:rsidRPr="0050535F" w:rsidRDefault="00552E0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62</w:t>
            </w:r>
          </w:p>
        </w:tc>
        <w:tc>
          <w:tcPr>
            <w:tcW w:w="836" w:type="dxa"/>
            <w:tcBorders>
              <w:top w:val="nil"/>
              <w:left w:val="single" w:sz="4" w:space="0" w:color="auto"/>
              <w:bottom w:val="nil"/>
            </w:tcBorders>
            <w:vAlign w:val="bottom"/>
          </w:tcPr>
          <w:p w14:paraId="19094B77" w14:textId="24DD310B"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nil"/>
              <w:bottom w:val="nil"/>
              <w:right w:val="single" w:sz="4" w:space="0" w:color="auto"/>
            </w:tcBorders>
          </w:tcPr>
          <w:p w14:paraId="2C8FD000" w14:textId="094831D5" w:rsidR="00FE3C6F" w:rsidRPr="0050535F" w:rsidRDefault="00552E0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46</w:t>
            </w:r>
          </w:p>
        </w:tc>
      </w:tr>
      <w:tr w:rsidR="00EA110C" w:rsidRPr="0050535F" w14:paraId="0670218E" w14:textId="7618F462" w:rsidTr="00E93680">
        <w:trPr>
          <w:trHeight w:val="300"/>
          <w:jc w:val="center"/>
        </w:trPr>
        <w:tc>
          <w:tcPr>
            <w:tcW w:w="937" w:type="dxa"/>
            <w:tcBorders>
              <w:top w:val="nil"/>
              <w:left w:val="single" w:sz="4" w:space="0" w:color="auto"/>
              <w:bottom w:val="nil"/>
              <w:right w:val="single" w:sz="4" w:space="0" w:color="auto"/>
            </w:tcBorders>
          </w:tcPr>
          <w:p w14:paraId="7BD0C35E"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lastRenderedPageBreak/>
              <w:t>11</w:t>
            </w:r>
          </w:p>
        </w:tc>
        <w:tc>
          <w:tcPr>
            <w:tcW w:w="764" w:type="dxa"/>
            <w:tcBorders>
              <w:top w:val="nil"/>
              <w:left w:val="single" w:sz="4" w:space="0" w:color="auto"/>
              <w:bottom w:val="nil"/>
              <w:right w:val="single" w:sz="4" w:space="0" w:color="auto"/>
            </w:tcBorders>
            <w:shd w:val="clear" w:color="auto" w:fill="auto"/>
            <w:noWrap/>
            <w:vAlign w:val="bottom"/>
            <w:hideMark/>
          </w:tcPr>
          <w:p w14:paraId="12E3E470"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93</w:t>
            </w:r>
          </w:p>
        </w:tc>
        <w:tc>
          <w:tcPr>
            <w:tcW w:w="1701" w:type="dxa"/>
            <w:tcBorders>
              <w:top w:val="nil"/>
              <w:left w:val="single" w:sz="4" w:space="0" w:color="auto"/>
              <w:bottom w:val="nil"/>
              <w:right w:val="single" w:sz="4" w:space="0" w:color="auto"/>
            </w:tcBorders>
            <w:shd w:val="clear" w:color="auto" w:fill="auto"/>
            <w:noWrap/>
            <w:vAlign w:val="bottom"/>
            <w:hideMark/>
          </w:tcPr>
          <w:p w14:paraId="4BBF56C2"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0.9441</w:t>
            </w:r>
          </w:p>
        </w:tc>
        <w:tc>
          <w:tcPr>
            <w:tcW w:w="926" w:type="dxa"/>
            <w:tcBorders>
              <w:top w:val="nil"/>
              <w:left w:val="single" w:sz="4" w:space="0" w:color="auto"/>
              <w:bottom w:val="nil"/>
            </w:tcBorders>
            <w:vAlign w:val="bottom"/>
          </w:tcPr>
          <w:p w14:paraId="79B5B55E" w14:textId="645954FB"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3B561F63" w14:textId="4571FB80" w:rsidR="00FE3C6F" w:rsidRPr="0050535F" w:rsidRDefault="009F618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93</w:t>
            </w:r>
          </w:p>
        </w:tc>
        <w:tc>
          <w:tcPr>
            <w:tcW w:w="836" w:type="dxa"/>
            <w:tcBorders>
              <w:top w:val="nil"/>
              <w:left w:val="single" w:sz="4" w:space="0" w:color="auto"/>
              <w:bottom w:val="nil"/>
            </w:tcBorders>
            <w:vAlign w:val="bottom"/>
          </w:tcPr>
          <w:p w14:paraId="3329F03A" w14:textId="3042A30F"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3E4ADC0B" w14:textId="3C791993" w:rsidR="00FE3C6F" w:rsidRPr="0050535F" w:rsidRDefault="009F618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93</w:t>
            </w:r>
          </w:p>
        </w:tc>
        <w:tc>
          <w:tcPr>
            <w:tcW w:w="836" w:type="dxa"/>
            <w:tcBorders>
              <w:top w:val="nil"/>
              <w:left w:val="single" w:sz="4" w:space="0" w:color="auto"/>
              <w:bottom w:val="nil"/>
            </w:tcBorders>
            <w:vAlign w:val="bottom"/>
          </w:tcPr>
          <w:p w14:paraId="29A2BE0C" w14:textId="59A82696"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nil"/>
              <w:bottom w:val="nil"/>
              <w:right w:val="single" w:sz="4" w:space="0" w:color="auto"/>
            </w:tcBorders>
          </w:tcPr>
          <w:p w14:paraId="36645D05" w14:textId="745D4712" w:rsidR="00FE3C6F" w:rsidRPr="0050535F" w:rsidRDefault="009F618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46</w:t>
            </w:r>
          </w:p>
        </w:tc>
      </w:tr>
      <w:tr w:rsidR="00EA110C" w:rsidRPr="0050535F" w14:paraId="060B03BC" w14:textId="749D2B58" w:rsidTr="00E93680">
        <w:trPr>
          <w:trHeight w:val="300"/>
          <w:jc w:val="center"/>
        </w:trPr>
        <w:tc>
          <w:tcPr>
            <w:tcW w:w="937" w:type="dxa"/>
            <w:tcBorders>
              <w:top w:val="nil"/>
              <w:left w:val="single" w:sz="4" w:space="0" w:color="auto"/>
              <w:bottom w:val="nil"/>
              <w:right w:val="single" w:sz="4" w:space="0" w:color="auto"/>
            </w:tcBorders>
          </w:tcPr>
          <w:p w14:paraId="16C3E63B"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12</w:t>
            </w:r>
          </w:p>
        </w:tc>
        <w:tc>
          <w:tcPr>
            <w:tcW w:w="764" w:type="dxa"/>
            <w:tcBorders>
              <w:top w:val="nil"/>
              <w:left w:val="single" w:sz="4" w:space="0" w:color="auto"/>
              <w:bottom w:val="nil"/>
              <w:right w:val="single" w:sz="4" w:space="0" w:color="auto"/>
            </w:tcBorders>
            <w:shd w:val="clear" w:color="auto" w:fill="auto"/>
            <w:noWrap/>
            <w:vAlign w:val="bottom"/>
            <w:hideMark/>
          </w:tcPr>
          <w:p w14:paraId="74642E43"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92</w:t>
            </w:r>
          </w:p>
        </w:tc>
        <w:tc>
          <w:tcPr>
            <w:tcW w:w="1701" w:type="dxa"/>
            <w:tcBorders>
              <w:top w:val="nil"/>
              <w:left w:val="single" w:sz="4" w:space="0" w:color="auto"/>
              <w:bottom w:val="nil"/>
              <w:right w:val="single" w:sz="4" w:space="0" w:color="auto"/>
            </w:tcBorders>
            <w:shd w:val="clear" w:color="auto" w:fill="auto"/>
            <w:noWrap/>
            <w:vAlign w:val="bottom"/>
            <w:hideMark/>
          </w:tcPr>
          <w:p w14:paraId="424FAF75"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0.9335</w:t>
            </w:r>
          </w:p>
        </w:tc>
        <w:tc>
          <w:tcPr>
            <w:tcW w:w="926" w:type="dxa"/>
            <w:tcBorders>
              <w:top w:val="nil"/>
              <w:left w:val="single" w:sz="4" w:space="0" w:color="auto"/>
              <w:bottom w:val="nil"/>
            </w:tcBorders>
            <w:vAlign w:val="bottom"/>
          </w:tcPr>
          <w:p w14:paraId="186D1359" w14:textId="5053925B"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07DCE28C" w14:textId="76C71EBE" w:rsidR="00FE3C6F" w:rsidRPr="0050535F" w:rsidRDefault="009F618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92</w:t>
            </w:r>
          </w:p>
        </w:tc>
        <w:tc>
          <w:tcPr>
            <w:tcW w:w="836" w:type="dxa"/>
            <w:tcBorders>
              <w:top w:val="nil"/>
              <w:left w:val="single" w:sz="4" w:space="0" w:color="auto"/>
              <w:bottom w:val="nil"/>
            </w:tcBorders>
            <w:vAlign w:val="bottom"/>
          </w:tcPr>
          <w:p w14:paraId="677B352C" w14:textId="0802550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43B1E18C" w14:textId="1E6F84A8" w:rsidR="00FE3C6F" w:rsidRPr="0050535F" w:rsidRDefault="009F618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92</w:t>
            </w:r>
          </w:p>
        </w:tc>
        <w:tc>
          <w:tcPr>
            <w:tcW w:w="836" w:type="dxa"/>
            <w:tcBorders>
              <w:top w:val="nil"/>
              <w:left w:val="single" w:sz="4" w:space="0" w:color="auto"/>
              <w:bottom w:val="nil"/>
            </w:tcBorders>
            <w:vAlign w:val="bottom"/>
          </w:tcPr>
          <w:p w14:paraId="72820A70" w14:textId="551E9279"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nil"/>
              <w:bottom w:val="nil"/>
              <w:right w:val="single" w:sz="4" w:space="0" w:color="auto"/>
            </w:tcBorders>
          </w:tcPr>
          <w:p w14:paraId="4C94B6AB" w14:textId="22B3DFFB" w:rsidR="00FE3C6F" w:rsidRPr="0050535F" w:rsidRDefault="009F618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46</w:t>
            </w:r>
          </w:p>
        </w:tc>
      </w:tr>
      <w:tr w:rsidR="00EA110C" w:rsidRPr="0050535F" w14:paraId="07A16A43" w14:textId="31B93528" w:rsidTr="00E93680">
        <w:trPr>
          <w:trHeight w:val="300"/>
          <w:jc w:val="center"/>
        </w:trPr>
        <w:tc>
          <w:tcPr>
            <w:tcW w:w="937" w:type="dxa"/>
            <w:tcBorders>
              <w:top w:val="nil"/>
              <w:left w:val="single" w:sz="4" w:space="0" w:color="auto"/>
              <w:bottom w:val="nil"/>
              <w:right w:val="single" w:sz="4" w:space="0" w:color="auto"/>
            </w:tcBorders>
          </w:tcPr>
          <w:p w14:paraId="6F9AE9CF"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w:t>
            </w:r>
          </w:p>
        </w:tc>
        <w:tc>
          <w:tcPr>
            <w:tcW w:w="764" w:type="dxa"/>
            <w:tcBorders>
              <w:top w:val="nil"/>
              <w:left w:val="single" w:sz="4" w:space="0" w:color="auto"/>
              <w:bottom w:val="nil"/>
              <w:right w:val="single" w:sz="4" w:space="0" w:color="auto"/>
            </w:tcBorders>
            <w:shd w:val="clear" w:color="auto" w:fill="auto"/>
            <w:noWrap/>
            <w:vAlign w:val="bottom"/>
            <w:hideMark/>
          </w:tcPr>
          <w:p w14:paraId="250891FA"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w:t>
            </w:r>
          </w:p>
        </w:tc>
        <w:tc>
          <w:tcPr>
            <w:tcW w:w="1701" w:type="dxa"/>
            <w:tcBorders>
              <w:top w:val="nil"/>
              <w:left w:val="single" w:sz="4" w:space="0" w:color="auto"/>
              <w:bottom w:val="nil"/>
              <w:right w:val="single" w:sz="4" w:space="0" w:color="auto"/>
            </w:tcBorders>
            <w:shd w:val="clear" w:color="auto" w:fill="auto"/>
            <w:noWrap/>
            <w:vAlign w:val="bottom"/>
            <w:hideMark/>
          </w:tcPr>
          <w:p w14:paraId="54D4ED53"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0.9288</w:t>
            </w:r>
          </w:p>
        </w:tc>
        <w:tc>
          <w:tcPr>
            <w:tcW w:w="926" w:type="dxa"/>
            <w:tcBorders>
              <w:top w:val="nil"/>
              <w:left w:val="single" w:sz="4" w:space="0" w:color="auto"/>
              <w:bottom w:val="nil"/>
            </w:tcBorders>
            <w:vAlign w:val="bottom"/>
          </w:tcPr>
          <w:p w14:paraId="42CEC755" w14:textId="37FD5E28"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37CCED55" w14:textId="528E8FB4" w:rsidR="00FE3C6F" w:rsidRPr="0050535F" w:rsidRDefault="009F618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w:t>
            </w:r>
          </w:p>
        </w:tc>
        <w:tc>
          <w:tcPr>
            <w:tcW w:w="836" w:type="dxa"/>
            <w:tcBorders>
              <w:top w:val="nil"/>
              <w:left w:val="single" w:sz="4" w:space="0" w:color="auto"/>
              <w:bottom w:val="nil"/>
            </w:tcBorders>
            <w:vAlign w:val="bottom"/>
          </w:tcPr>
          <w:p w14:paraId="52D34F53" w14:textId="7424959B"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61D50007" w14:textId="78C2E894" w:rsidR="00FE3C6F" w:rsidRPr="0050535F" w:rsidRDefault="009F618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w:t>
            </w:r>
          </w:p>
        </w:tc>
        <w:tc>
          <w:tcPr>
            <w:tcW w:w="836" w:type="dxa"/>
            <w:tcBorders>
              <w:top w:val="nil"/>
              <w:left w:val="single" w:sz="4" w:space="0" w:color="auto"/>
              <w:bottom w:val="nil"/>
            </w:tcBorders>
            <w:vAlign w:val="bottom"/>
          </w:tcPr>
          <w:p w14:paraId="64ADD416" w14:textId="13E2B4A5"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0.87</w:t>
            </w:r>
          </w:p>
        </w:tc>
        <w:tc>
          <w:tcPr>
            <w:tcW w:w="829" w:type="dxa"/>
            <w:tcBorders>
              <w:top w:val="nil"/>
              <w:bottom w:val="nil"/>
              <w:right w:val="single" w:sz="4" w:space="0" w:color="auto"/>
            </w:tcBorders>
          </w:tcPr>
          <w:p w14:paraId="29391A59" w14:textId="4FDD79B9" w:rsidR="00FE3C6F" w:rsidRPr="0050535F" w:rsidRDefault="009F618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3</w:t>
            </w:r>
          </w:p>
        </w:tc>
      </w:tr>
      <w:tr w:rsidR="00EA110C" w:rsidRPr="0050535F" w14:paraId="7B9BECDB" w14:textId="484A0517" w:rsidTr="00E93680">
        <w:trPr>
          <w:trHeight w:val="300"/>
          <w:jc w:val="center"/>
        </w:trPr>
        <w:tc>
          <w:tcPr>
            <w:tcW w:w="937" w:type="dxa"/>
            <w:tcBorders>
              <w:top w:val="nil"/>
              <w:left w:val="single" w:sz="4" w:space="0" w:color="auto"/>
              <w:bottom w:val="nil"/>
              <w:right w:val="single" w:sz="4" w:space="0" w:color="auto"/>
            </w:tcBorders>
          </w:tcPr>
          <w:p w14:paraId="56764F66"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w:t>
            </w:r>
          </w:p>
        </w:tc>
        <w:tc>
          <w:tcPr>
            <w:tcW w:w="764" w:type="dxa"/>
            <w:tcBorders>
              <w:top w:val="nil"/>
              <w:left w:val="single" w:sz="4" w:space="0" w:color="auto"/>
              <w:bottom w:val="nil"/>
              <w:right w:val="single" w:sz="4" w:space="0" w:color="auto"/>
            </w:tcBorders>
            <w:shd w:val="clear" w:color="auto" w:fill="auto"/>
            <w:noWrap/>
            <w:vAlign w:val="bottom"/>
            <w:hideMark/>
          </w:tcPr>
          <w:p w14:paraId="13D0EBB3"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97</w:t>
            </w:r>
          </w:p>
        </w:tc>
        <w:tc>
          <w:tcPr>
            <w:tcW w:w="1701" w:type="dxa"/>
            <w:tcBorders>
              <w:top w:val="nil"/>
              <w:left w:val="single" w:sz="4" w:space="0" w:color="auto"/>
              <w:bottom w:val="nil"/>
              <w:right w:val="single" w:sz="4" w:space="0" w:color="auto"/>
            </w:tcBorders>
            <w:shd w:val="clear" w:color="auto" w:fill="auto"/>
            <w:noWrap/>
            <w:vAlign w:val="bottom"/>
            <w:hideMark/>
          </w:tcPr>
          <w:p w14:paraId="50EEFE3B"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0.9176</w:t>
            </w:r>
          </w:p>
        </w:tc>
        <w:tc>
          <w:tcPr>
            <w:tcW w:w="926" w:type="dxa"/>
            <w:tcBorders>
              <w:top w:val="nil"/>
              <w:left w:val="single" w:sz="4" w:space="0" w:color="auto"/>
              <w:bottom w:val="nil"/>
            </w:tcBorders>
            <w:vAlign w:val="bottom"/>
          </w:tcPr>
          <w:p w14:paraId="654B462A" w14:textId="2F1750DB"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5EC1B314" w14:textId="7507B228" w:rsidR="00FE3C6F" w:rsidRPr="0050535F" w:rsidRDefault="009F618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97</w:t>
            </w:r>
          </w:p>
        </w:tc>
        <w:tc>
          <w:tcPr>
            <w:tcW w:w="836" w:type="dxa"/>
            <w:tcBorders>
              <w:top w:val="nil"/>
              <w:left w:val="single" w:sz="4" w:space="0" w:color="auto"/>
              <w:bottom w:val="nil"/>
            </w:tcBorders>
            <w:vAlign w:val="bottom"/>
          </w:tcPr>
          <w:p w14:paraId="0C4D947E" w14:textId="0CEFD231"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6855DD5B" w14:textId="0A38F6F2" w:rsidR="00FE3C6F" w:rsidRPr="0050535F" w:rsidRDefault="009F618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97</w:t>
            </w:r>
          </w:p>
        </w:tc>
        <w:tc>
          <w:tcPr>
            <w:tcW w:w="836" w:type="dxa"/>
            <w:tcBorders>
              <w:top w:val="nil"/>
              <w:left w:val="single" w:sz="4" w:space="0" w:color="auto"/>
              <w:bottom w:val="nil"/>
            </w:tcBorders>
            <w:vAlign w:val="bottom"/>
          </w:tcPr>
          <w:p w14:paraId="00324E89" w14:textId="331982A0"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nil"/>
              <w:bottom w:val="nil"/>
              <w:right w:val="single" w:sz="4" w:space="0" w:color="auto"/>
            </w:tcBorders>
          </w:tcPr>
          <w:p w14:paraId="5AB22E0D" w14:textId="3E255B2B" w:rsidR="00FE3C6F" w:rsidRPr="0050535F" w:rsidRDefault="009F618C"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46</w:t>
            </w:r>
          </w:p>
        </w:tc>
      </w:tr>
      <w:tr w:rsidR="00EA110C" w:rsidRPr="0050535F" w14:paraId="3BD7D272" w14:textId="10BF5B34" w:rsidTr="00E93680">
        <w:trPr>
          <w:trHeight w:val="300"/>
          <w:jc w:val="center"/>
        </w:trPr>
        <w:tc>
          <w:tcPr>
            <w:tcW w:w="937" w:type="dxa"/>
            <w:tcBorders>
              <w:top w:val="nil"/>
              <w:left w:val="single" w:sz="4" w:space="0" w:color="auto"/>
              <w:bottom w:val="nil"/>
              <w:right w:val="single" w:sz="4" w:space="0" w:color="auto"/>
            </w:tcBorders>
          </w:tcPr>
          <w:p w14:paraId="27DA7C14"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15</w:t>
            </w:r>
          </w:p>
        </w:tc>
        <w:tc>
          <w:tcPr>
            <w:tcW w:w="764" w:type="dxa"/>
            <w:tcBorders>
              <w:top w:val="nil"/>
              <w:left w:val="single" w:sz="4" w:space="0" w:color="auto"/>
              <w:bottom w:val="nil"/>
              <w:right w:val="single" w:sz="4" w:space="0" w:color="auto"/>
            </w:tcBorders>
            <w:shd w:val="clear" w:color="auto" w:fill="auto"/>
            <w:noWrap/>
            <w:vAlign w:val="bottom"/>
            <w:hideMark/>
          </w:tcPr>
          <w:p w14:paraId="03D6E21D"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25</w:t>
            </w:r>
          </w:p>
        </w:tc>
        <w:tc>
          <w:tcPr>
            <w:tcW w:w="1701" w:type="dxa"/>
            <w:tcBorders>
              <w:top w:val="nil"/>
              <w:left w:val="single" w:sz="4" w:space="0" w:color="auto"/>
              <w:bottom w:val="nil"/>
              <w:right w:val="single" w:sz="4" w:space="0" w:color="auto"/>
            </w:tcBorders>
            <w:shd w:val="clear" w:color="auto" w:fill="auto"/>
            <w:noWrap/>
            <w:vAlign w:val="bottom"/>
            <w:hideMark/>
          </w:tcPr>
          <w:p w14:paraId="65AD13A7"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0.4981</w:t>
            </w:r>
          </w:p>
        </w:tc>
        <w:tc>
          <w:tcPr>
            <w:tcW w:w="926" w:type="dxa"/>
            <w:tcBorders>
              <w:top w:val="nil"/>
              <w:left w:val="single" w:sz="4" w:space="0" w:color="auto"/>
              <w:bottom w:val="nil"/>
            </w:tcBorders>
            <w:vAlign w:val="bottom"/>
          </w:tcPr>
          <w:p w14:paraId="689923F4" w14:textId="4613A0C0"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0.3033</w:t>
            </w:r>
          </w:p>
        </w:tc>
        <w:tc>
          <w:tcPr>
            <w:tcW w:w="835" w:type="dxa"/>
            <w:tcBorders>
              <w:top w:val="nil"/>
              <w:bottom w:val="nil"/>
              <w:right w:val="single" w:sz="4" w:space="0" w:color="auto"/>
            </w:tcBorders>
          </w:tcPr>
          <w:p w14:paraId="4B02FEAC" w14:textId="3EDCE04C" w:rsidR="00FE3C6F" w:rsidRPr="0050535F" w:rsidRDefault="00E7430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17</w:t>
            </w:r>
          </w:p>
        </w:tc>
        <w:tc>
          <w:tcPr>
            <w:tcW w:w="836" w:type="dxa"/>
            <w:tcBorders>
              <w:top w:val="nil"/>
              <w:left w:val="single" w:sz="4" w:space="0" w:color="auto"/>
              <w:bottom w:val="nil"/>
            </w:tcBorders>
            <w:vAlign w:val="bottom"/>
          </w:tcPr>
          <w:p w14:paraId="7F9F053D" w14:textId="0AAB6030"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0.3650</w:t>
            </w:r>
          </w:p>
        </w:tc>
        <w:tc>
          <w:tcPr>
            <w:tcW w:w="835" w:type="dxa"/>
            <w:tcBorders>
              <w:top w:val="nil"/>
              <w:bottom w:val="nil"/>
              <w:right w:val="single" w:sz="4" w:space="0" w:color="auto"/>
            </w:tcBorders>
          </w:tcPr>
          <w:p w14:paraId="4B84C2AD" w14:textId="6F111D10" w:rsidR="00FE3C6F" w:rsidRPr="0050535F" w:rsidRDefault="00E7430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17</w:t>
            </w:r>
          </w:p>
        </w:tc>
        <w:tc>
          <w:tcPr>
            <w:tcW w:w="836" w:type="dxa"/>
            <w:tcBorders>
              <w:top w:val="nil"/>
              <w:left w:val="single" w:sz="4" w:space="0" w:color="auto"/>
              <w:bottom w:val="nil"/>
            </w:tcBorders>
            <w:vAlign w:val="bottom"/>
          </w:tcPr>
          <w:p w14:paraId="07C6ADB9" w14:textId="5B186412"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0.4815</w:t>
            </w:r>
          </w:p>
        </w:tc>
        <w:tc>
          <w:tcPr>
            <w:tcW w:w="829" w:type="dxa"/>
            <w:tcBorders>
              <w:top w:val="nil"/>
              <w:bottom w:val="nil"/>
              <w:right w:val="single" w:sz="4" w:space="0" w:color="auto"/>
            </w:tcBorders>
          </w:tcPr>
          <w:p w14:paraId="181A9802" w14:textId="7D512523" w:rsidR="00FE3C6F" w:rsidRPr="0050535F" w:rsidRDefault="00E7430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17</w:t>
            </w:r>
          </w:p>
        </w:tc>
      </w:tr>
      <w:tr w:rsidR="00EA110C" w:rsidRPr="0050535F" w14:paraId="75BE51B3" w14:textId="4DF1EB3A" w:rsidTr="00E93680">
        <w:trPr>
          <w:trHeight w:val="300"/>
          <w:jc w:val="center"/>
        </w:trPr>
        <w:tc>
          <w:tcPr>
            <w:tcW w:w="937" w:type="dxa"/>
            <w:tcBorders>
              <w:top w:val="nil"/>
              <w:left w:val="single" w:sz="4" w:space="0" w:color="auto"/>
              <w:bottom w:val="nil"/>
              <w:right w:val="single" w:sz="4" w:space="0" w:color="auto"/>
            </w:tcBorders>
          </w:tcPr>
          <w:p w14:paraId="61B14504"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16</w:t>
            </w:r>
          </w:p>
        </w:tc>
        <w:tc>
          <w:tcPr>
            <w:tcW w:w="764" w:type="dxa"/>
            <w:tcBorders>
              <w:top w:val="nil"/>
              <w:left w:val="single" w:sz="4" w:space="0" w:color="auto"/>
              <w:bottom w:val="nil"/>
              <w:right w:val="single" w:sz="4" w:space="0" w:color="auto"/>
            </w:tcBorders>
            <w:shd w:val="clear" w:color="auto" w:fill="auto"/>
            <w:noWrap/>
            <w:vAlign w:val="bottom"/>
            <w:hideMark/>
          </w:tcPr>
          <w:p w14:paraId="68B18FFB"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26</w:t>
            </w:r>
          </w:p>
        </w:tc>
        <w:tc>
          <w:tcPr>
            <w:tcW w:w="1701" w:type="dxa"/>
            <w:tcBorders>
              <w:top w:val="nil"/>
              <w:left w:val="single" w:sz="4" w:space="0" w:color="auto"/>
              <w:bottom w:val="nil"/>
              <w:right w:val="single" w:sz="4" w:space="0" w:color="auto"/>
            </w:tcBorders>
            <w:shd w:val="clear" w:color="auto" w:fill="auto"/>
            <w:noWrap/>
            <w:vAlign w:val="bottom"/>
            <w:hideMark/>
          </w:tcPr>
          <w:p w14:paraId="7EED6EBD"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0.4909</w:t>
            </w:r>
          </w:p>
        </w:tc>
        <w:tc>
          <w:tcPr>
            <w:tcW w:w="926" w:type="dxa"/>
            <w:tcBorders>
              <w:top w:val="nil"/>
              <w:left w:val="single" w:sz="4" w:space="0" w:color="auto"/>
              <w:bottom w:val="nil"/>
            </w:tcBorders>
            <w:vAlign w:val="bottom"/>
          </w:tcPr>
          <w:p w14:paraId="3F9DBFED" w14:textId="06502D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0.4131</w:t>
            </w:r>
          </w:p>
        </w:tc>
        <w:tc>
          <w:tcPr>
            <w:tcW w:w="835" w:type="dxa"/>
            <w:tcBorders>
              <w:top w:val="nil"/>
              <w:bottom w:val="nil"/>
              <w:right w:val="single" w:sz="4" w:space="0" w:color="auto"/>
            </w:tcBorders>
          </w:tcPr>
          <w:p w14:paraId="57C5049F" w14:textId="219233A4" w:rsidR="00FE3C6F" w:rsidRPr="0050535F" w:rsidRDefault="00E7430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17</w:t>
            </w:r>
          </w:p>
        </w:tc>
        <w:tc>
          <w:tcPr>
            <w:tcW w:w="836" w:type="dxa"/>
            <w:tcBorders>
              <w:top w:val="nil"/>
              <w:left w:val="single" w:sz="4" w:space="0" w:color="auto"/>
              <w:bottom w:val="nil"/>
            </w:tcBorders>
            <w:vAlign w:val="bottom"/>
          </w:tcPr>
          <w:p w14:paraId="6834EAF6" w14:textId="579180B4"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0.5025</w:t>
            </w:r>
          </w:p>
        </w:tc>
        <w:tc>
          <w:tcPr>
            <w:tcW w:w="835" w:type="dxa"/>
            <w:tcBorders>
              <w:top w:val="nil"/>
              <w:bottom w:val="nil"/>
              <w:right w:val="single" w:sz="4" w:space="0" w:color="auto"/>
            </w:tcBorders>
          </w:tcPr>
          <w:p w14:paraId="3383396F" w14:textId="4A10F624" w:rsidR="00FE3C6F" w:rsidRPr="0050535F" w:rsidRDefault="00E7430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17</w:t>
            </w:r>
          </w:p>
        </w:tc>
        <w:tc>
          <w:tcPr>
            <w:tcW w:w="836" w:type="dxa"/>
            <w:tcBorders>
              <w:top w:val="nil"/>
              <w:left w:val="single" w:sz="4" w:space="0" w:color="auto"/>
              <w:bottom w:val="nil"/>
            </w:tcBorders>
            <w:vAlign w:val="bottom"/>
          </w:tcPr>
          <w:p w14:paraId="02F02DFF" w14:textId="29C693C3"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0.5025</w:t>
            </w:r>
          </w:p>
        </w:tc>
        <w:tc>
          <w:tcPr>
            <w:tcW w:w="829" w:type="dxa"/>
            <w:tcBorders>
              <w:top w:val="nil"/>
              <w:bottom w:val="nil"/>
              <w:right w:val="single" w:sz="4" w:space="0" w:color="auto"/>
            </w:tcBorders>
          </w:tcPr>
          <w:p w14:paraId="54DA00D6" w14:textId="2994E60F" w:rsidR="00FE3C6F" w:rsidRPr="0050535F" w:rsidRDefault="00E7430F"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17</w:t>
            </w:r>
          </w:p>
        </w:tc>
      </w:tr>
      <w:tr w:rsidR="00EA110C" w:rsidRPr="0050535F" w14:paraId="11D4B5C3" w14:textId="656FB332" w:rsidTr="00E93680">
        <w:trPr>
          <w:trHeight w:val="300"/>
          <w:jc w:val="center"/>
        </w:trPr>
        <w:tc>
          <w:tcPr>
            <w:tcW w:w="937" w:type="dxa"/>
            <w:tcBorders>
              <w:top w:val="nil"/>
              <w:left w:val="single" w:sz="4" w:space="0" w:color="auto"/>
              <w:bottom w:val="nil"/>
              <w:right w:val="single" w:sz="4" w:space="0" w:color="auto"/>
            </w:tcBorders>
          </w:tcPr>
          <w:p w14:paraId="215148C6"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17</w:t>
            </w:r>
          </w:p>
        </w:tc>
        <w:tc>
          <w:tcPr>
            <w:tcW w:w="764" w:type="dxa"/>
            <w:tcBorders>
              <w:top w:val="nil"/>
              <w:left w:val="single" w:sz="4" w:space="0" w:color="auto"/>
              <w:bottom w:val="nil"/>
              <w:right w:val="single" w:sz="4" w:space="0" w:color="auto"/>
            </w:tcBorders>
            <w:shd w:val="clear" w:color="auto" w:fill="auto"/>
            <w:noWrap/>
            <w:vAlign w:val="bottom"/>
            <w:hideMark/>
          </w:tcPr>
          <w:p w14:paraId="46619A70"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91</w:t>
            </w:r>
          </w:p>
        </w:tc>
        <w:tc>
          <w:tcPr>
            <w:tcW w:w="1701" w:type="dxa"/>
            <w:tcBorders>
              <w:top w:val="nil"/>
              <w:left w:val="single" w:sz="4" w:space="0" w:color="auto"/>
              <w:bottom w:val="nil"/>
              <w:right w:val="single" w:sz="4" w:space="0" w:color="auto"/>
            </w:tcBorders>
            <w:shd w:val="clear" w:color="auto" w:fill="auto"/>
            <w:noWrap/>
            <w:vAlign w:val="bottom"/>
            <w:hideMark/>
          </w:tcPr>
          <w:p w14:paraId="296E919B"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0.0735</w:t>
            </w:r>
          </w:p>
        </w:tc>
        <w:tc>
          <w:tcPr>
            <w:tcW w:w="926" w:type="dxa"/>
            <w:tcBorders>
              <w:top w:val="nil"/>
              <w:left w:val="single" w:sz="4" w:space="0" w:color="auto"/>
              <w:bottom w:val="nil"/>
            </w:tcBorders>
            <w:vAlign w:val="bottom"/>
          </w:tcPr>
          <w:p w14:paraId="78787EA0" w14:textId="1D0665AF"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0.1005</w:t>
            </w:r>
          </w:p>
        </w:tc>
        <w:tc>
          <w:tcPr>
            <w:tcW w:w="835" w:type="dxa"/>
            <w:tcBorders>
              <w:top w:val="nil"/>
              <w:bottom w:val="nil"/>
              <w:right w:val="single" w:sz="4" w:space="0" w:color="auto"/>
            </w:tcBorders>
          </w:tcPr>
          <w:p w14:paraId="58DE0CC0" w14:textId="06EBFFE7"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93</w:t>
            </w:r>
          </w:p>
        </w:tc>
        <w:tc>
          <w:tcPr>
            <w:tcW w:w="836" w:type="dxa"/>
            <w:tcBorders>
              <w:top w:val="nil"/>
              <w:left w:val="single" w:sz="4" w:space="0" w:color="auto"/>
              <w:bottom w:val="nil"/>
            </w:tcBorders>
            <w:vAlign w:val="bottom"/>
          </w:tcPr>
          <w:p w14:paraId="1C6AE61E" w14:textId="72AF7AD6"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0.1005</w:t>
            </w:r>
          </w:p>
        </w:tc>
        <w:tc>
          <w:tcPr>
            <w:tcW w:w="835" w:type="dxa"/>
            <w:tcBorders>
              <w:top w:val="nil"/>
              <w:bottom w:val="nil"/>
              <w:right w:val="single" w:sz="4" w:space="0" w:color="auto"/>
            </w:tcBorders>
          </w:tcPr>
          <w:p w14:paraId="793F55B2" w14:textId="7740C1DD"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93</w:t>
            </w:r>
          </w:p>
        </w:tc>
        <w:tc>
          <w:tcPr>
            <w:tcW w:w="836" w:type="dxa"/>
            <w:tcBorders>
              <w:top w:val="nil"/>
              <w:left w:val="single" w:sz="4" w:space="0" w:color="auto"/>
              <w:bottom w:val="nil"/>
            </w:tcBorders>
            <w:vAlign w:val="bottom"/>
          </w:tcPr>
          <w:p w14:paraId="2C0B9CD4" w14:textId="4C406DED"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0.1005</w:t>
            </w:r>
          </w:p>
        </w:tc>
        <w:tc>
          <w:tcPr>
            <w:tcW w:w="829" w:type="dxa"/>
            <w:tcBorders>
              <w:top w:val="nil"/>
              <w:bottom w:val="nil"/>
              <w:right w:val="single" w:sz="4" w:space="0" w:color="auto"/>
            </w:tcBorders>
          </w:tcPr>
          <w:p w14:paraId="093A73D6" w14:textId="4A71D328"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56</w:t>
            </w:r>
          </w:p>
        </w:tc>
      </w:tr>
      <w:tr w:rsidR="00EA110C" w:rsidRPr="0050535F" w14:paraId="20FC68A3" w14:textId="0D3BF6FE" w:rsidTr="00E93680">
        <w:trPr>
          <w:trHeight w:val="300"/>
          <w:jc w:val="center"/>
        </w:trPr>
        <w:tc>
          <w:tcPr>
            <w:tcW w:w="937" w:type="dxa"/>
            <w:tcBorders>
              <w:top w:val="nil"/>
              <w:left w:val="single" w:sz="4" w:space="0" w:color="auto"/>
              <w:bottom w:val="nil"/>
              <w:right w:val="single" w:sz="4" w:space="0" w:color="auto"/>
            </w:tcBorders>
          </w:tcPr>
          <w:p w14:paraId="284DB423"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18</w:t>
            </w:r>
          </w:p>
        </w:tc>
        <w:tc>
          <w:tcPr>
            <w:tcW w:w="764" w:type="dxa"/>
            <w:tcBorders>
              <w:top w:val="nil"/>
              <w:left w:val="single" w:sz="4" w:space="0" w:color="auto"/>
              <w:bottom w:val="nil"/>
              <w:right w:val="single" w:sz="4" w:space="0" w:color="auto"/>
            </w:tcBorders>
            <w:shd w:val="clear" w:color="auto" w:fill="auto"/>
            <w:noWrap/>
            <w:vAlign w:val="bottom"/>
            <w:hideMark/>
          </w:tcPr>
          <w:p w14:paraId="48046254"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22</w:t>
            </w:r>
          </w:p>
        </w:tc>
        <w:tc>
          <w:tcPr>
            <w:tcW w:w="1701" w:type="dxa"/>
            <w:tcBorders>
              <w:top w:val="nil"/>
              <w:left w:val="single" w:sz="4" w:space="0" w:color="auto"/>
              <w:bottom w:val="nil"/>
              <w:right w:val="single" w:sz="4" w:space="0" w:color="auto"/>
            </w:tcBorders>
            <w:shd w:val="clear" w:color="auto" w:fill="auto"/>
            <w:noWrap/>
            <w:vAlign w:val="bottom"/>
            <w:hideMark/>
          </w:tcPr>
          <w:p w14:paraId="6B3D1285"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0.0560</w:t>
            </w:r>
          </w:p>
        </w:tc>
        <w:tc>
          <w:tcPr>
            <w:tcW w:w="926" w:type="dxa"/>
            <w:tcBorders>
              <w:top w:val="nil"/>
              <w:left w:val="single" w:sz="4" w:space="0" w:color="auto"/>
              <w:bottom w:val="nil"/>
            </w:tcBorders>
            <w:vAlign w:val="bottom"/>
          </w:tcPr>
          <w:p w14:paraId="2E5E59C0" w14:textId="135AE14C"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0.2665</w:t>
            </w:r>
          </w:p>
        </w:tc>
        <w:tc>
          <w:tcPr>
            <w:tcW w:w="835" w:type="dxa"/>
            <w:tcBorders>
              <w:top w:val="nil"/>
              <w:bottom w:val="nil"/>
              <w:right w:val="single" w:sz="4" w:space="0" w:color="auto"/>
            </w:tcBorders>
          </w:tcPr>
          <w:p w14:paraId="0A643782" w14:textId="1A0FF2D6"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18</w:t>
            </w:r>
          </w:p>
        </w:tc>
        <w:tc>
          <w:tcPr>
            <w:tcW w:w="836" w:type="dxa"/>
            <w:tcBorders>
              <w:top w:val="nil"/>
              <w:left w:val="single" w:sz="4" w:space="0" w:color="auto"/>
              <w:bottom w:val="nil"/>
            </w:tcBorders>
            <w:vAlign w:val="bottom"/>
          </w:tcPr>
          <w:p w14:paraId="29F3F2FD" w14:textId="43C4EEE3"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0.2942</w:t>
            </w:r>
          </w:p>
        </w:tc>
        <w:tc>
          <w:tcPr>
            <w:tcW w:w="835" w:type="dxa"/>
            <w:tcBorders>
              <w:top w:val="nil"/>
              <w:bottom w:val="nil"/>
              <w:right w:val="single" w:sz="4" w:space="0" w:color="auto"/>
            </w:tcBorders>
          </w:tcPr>
          <w:p w14:paraId="2AB1220E" w14:textId="3DE743AE"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18</w:t>
            </w:r>
          </w:p>
        </w:tc>
        <w:tc>
          <w:tcPr>
            <w:tcW w:w="836" w:type="dxa"/>
            <w:tcBorders>
              <w:top w:val="nil"/>
              <w:left w:val="single" w:sz="4" w:space="0" w:color="auto"/>
              <w:bottom w:val="nil"/>
            </w:tcBorders>
            <w:vAlign w:val="bottom"/>
          </w:tcPr>
          <w:p w14:paraId="056D81C1" w14:textId="05629E9F"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0.3480</w:t>
            </w:r>
          </w:p>
        </w:tc>
        <w:tc>
          <w:tcPr>
            <w:tcW w:w="829" w:type="dxa"/>
            <w:tcBorders>
              <w:top w:val="nil"/>
              <w:bottom w:val="nil"/>
              <w:right w:val="single" w:sz="4" w:space="0" w:color="auto"/>
            </w:tcBorders>
          </w:tcPr>
          <w:p w14:paraId="507F2618" w14:textId="01AE27A3"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18</w:t>
            </w:r>
          </w:p>
        </w:tc>
      </w:tr>
      <w:tr w:rsidR="00EA110C" w:rsidRPr="0050535F" w14:paraId="742A2C41" w14:textId="4B91101C" w:rsidTr="00E93680">
        <w:trPr>
          <w:trHeight w:val="300"/>
          <w:jc w:val="center"/>
        </w:trPr>
        <w:tc>
          <w:tcPr>
            <w:tcW w:w="937" w:type="dxa"/>
            <w:tcBorders>
              <w:top w:val="nil"/>
              <w:left w:val="single" w:sz="4" w:space="0" w:color="auto"/>
              <w:bottom w:val="nil"/>
              <w:right w:val="single" w:sz="4" w:space="0" w:color="auto"/>
            </w:tcBorders>
          </w:tcPr>
          <w:p w14:paraId="0E46F37C"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19</w:t>
            </w:r>
          </w:p>
        </w:tc>
        <w:tc>
          <w:tcPr>
            <w:tcW w:w="764" w:type="dxa"/>
            <w:tcBorders>
              <w:top w:val="nil"/>
              <w:left w:val="single" w:sz="4" w:space="0" w:color="auto"/>
              <w:bottom w:val="nil"/>
              <w:right w:val="single" w:sz="4" w:space="0" w:color="auto"/>
            </w:tcBorders>
            <w:shd w:val="clear" w:color="auto" w:fill="auto"/>
            <w:noWrap/>
            <w:vAlign w:val="bottom"/>
            <w:hideMark/>
          </w:tcPr>
          <w:p w14:paraId="52F78D59"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43</w:t>
            </w:r>
          </w:p>
        </w:tc>
        <w:tc>
          <w:tcPr>
            <w:tcW w:w="1701" w:type="dxa"/>
            <w:tcBorders>
              <w:top w:val="nil"/>
              <w:left w:val="single" w:sz="4" w:space="0" w:color="auto"/>
              <w:bottom w:val="nil"/>
              <w:right w:val="single" w:sz="4" w:space="0" w:color="auto"/>
            </w:tcBorders>
            <w:shd w:val="clear" w:color="auto" w:fill="auto"/>
            <w:noWrap/>
            <w:vAlign w:val="bottom"/>
            <w:hideMark/>
          </w:tcPr>
          <w:p w14:paraId="7DF67D19"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0.0549</w:t>
            </w:r>
          </w:p>
        </w:tc>
        <w:tc>
          <w:tcPr>
            <w:tcW w:w="926" w:type="dxa"/>
            <w:tcBorders>
              <w:top w:val="nil"/>
              <w:left w:val="single" w:sz="4" w:space="0" w:color="auto"/>
              <w:bottom w:val="nil"/>
            </w:tcBorders>
            <w:vAlign w:val="bottom"/>
          </w:tcPr>
          <w:p w14:paraId="70FBBA4A" w14:textId="29205326"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982672">
              <w:rPr>
                <w:rFonts w:cs="Times New Roman"/>
                <w:color w:val="000000"/>
                <w:lang w:val="es-ES"/>
              </w:rPr>
              <w:t>0.1005</w:t>
            </w:r>
          </w:p>
        </w:tc>
        <w:tc>
          <w:tcPr>
            <w:tcW w:w="835" w:type="dxa"/>
            <w:tcBorders>
              <w:top w:val="nil"/>
              <w:bottom w:val="nil"/>
              <w:right w:val="single" w:sz="4" w:space="0" w:color="auto"/>
            </w:tcBorders>
          </w:tcPr>
          <w:p w14:paraId="58B5DFF3" w14:textId="36CA89F8"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46</w:t>
            </w:r>
          </w:p>
        </w:tc>
        <w:tc>
          <w:tcPr>
            <w:tcW w:w="836" w:type="dxa"/>
            <w:tcBorders>
              <w:top w:val="nil"/>
              <w:left w:val="single" w:sz="4" w:space="0" w:color="auto"/>
              <w:bottom w:val="nil"/>
            </w:tcBorders>
            <w:vAlign w:val="bottom"/>
          </w:tcPr>
          <w:p w14:paraId="36838C0E" w14:textId="06506500"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0.1005</w:t>
            </w:r>
          </w:p>
        </w:tc>
        <w:tc>
          <w:tcPr>
            <w:tcW w:w="835" w:type="dxa"/>
            <w:tcBorders>
              <w:top w:val="nil"/>
              <w:bottom w:val="nil"/>
              <w:right w:val="single" w:sz="4" w:space="0" w:color="auto"/>
            </w:tcBorders>
          </w:tcPr>
          <w:p w14:paraId="6F05F04D" w14:textId="64806B00"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46</w:t>
            </w:r>
          </w:p>
        </w:tc>
        <w:tc>
          <w:tcPr>
            <w:tcW w:w="836" w:type="dxa"/>
            <w:tcBorders>
              <w:top w:val="nil"/>
              <w:left w:val="single" w:sz="4" w:space="0" w:color="auto"/>
              <w:bottom w:val="nil"/>
            </w:tcBorders>
            <w:vAlign w:val="bottom"/>
          </w:tcPr>
          <w:p w14:paraId="30C284AC" w14:textId="7B9D7383"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0.105</w:t>
            </w:r>
          </w:p>
        </w:tc>
        <w:tc>
          <w:tcPr>
            <w:tcW w:w="829" w:type="dxa"/>
            <w:tcBorders>
              <w:top w:val="nil"/>
              <w:bottom w:val="nil"/>
              <w:right w:val="single" w:sz="4" w:space="0" w:color="auto"/>
            </w:tcBorders>
          </w:tcPr>
          <w:p w14:paraId="1723E7DA" w14:textId="2426D10E"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46</w:t>
            </w:r>
          </w:p>
        </w:tc>
      </w:tr>
      <w:tr w:rsidR="00EA110C" w:rsidRPr="0050535F" w14:paraId="402791E5" w14:textId="51555FB2" w:rsidTr="00E93680">
        <w:trPr>
          <w:trHeight w:val="300"/>
          <w:jc w:val="center"/>
        </w:trPr>
        <w:tc>
          <w:tcPr>
            <w:tcW w:w="937" w:type="dxa"/>
            <w:tcBorders>
              <w:top w:val="nil"/>
              <w:left w:val="single" w:sz="4" w:space="0" w:color="auto"/>
              <w:bottom w:val="nil"/>
              <w:right w:val="single" w:sz="4" w:space="0" w:color="auto"/>
            </w:tcBorders>
          </w:tcPr>
          <w:p w14:paraId="10F0A357"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w:t>
            </w:r>
          </w:p>
        </w:tc>
        <w:tc>
          <w:tcPr>
            <w:tcW w:w="764" w:type="dxa"/>
            <w:tcBorders>
              <w:top w:val="nil"/>
              <w:left w:val="single" w:sz="4" w:space="0" w:color="auto"/>
              <w:bottom w:val="nil"/>
              <w:right w:val="single" w:sz="4" w:space="0" w:color="auto"/>
            </w:tcBorders>
            <w:shd w:val="clear" w:color="auto" w:fill="auto"/>
            <w:noWrap/>
            <w:vAlign w:val="bottom"/>
            <w:hideMark/>
          </w:tcPr>
          <w:p w14:paraId="7AB6FF78"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85</w:t>
            </w:r>
          </w:p>
        </w:tc>
        <w:tc>
          <w:tcPr>
            <w:tcW w:w="1701" w:type="dxa"/>
            <w:tcBorders>
              <w:top w:val="nil"/>
              <w:left w:val="single" w:sz="4" w:space="0" w:color="auto"/>
              <w:right w:val="single" w:sz="4" w:space="0" w:color="auto"/>
            </w:tcBorders>
            <w:shd w:val="clear" w:color="auto" w:fill="auto"/>
            <w:noWrap/>
            <w:vAlign w:val="bottom"/>
            <w:hideMark/>
          </w:tcPr>
          <w:p w14:paraId="597387A4"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0.0490</w:t>
            </w:r>
          </w:p>
        </w:tc>
        <w:tc>
          <w:tcPr>
            <w:tcW w:w="926" w:type="dxa"/>
            <w:tcBorders>
              <w:top w:val="nil"/>
              <w:left w:val="single" w:sz="4" w:space="0" w:color="auto"/>
            </w:tcBorders>
            <w:vAlign w:val="bottom"/>
          </w:tcPr>
          <w:p w14:paraId="1B9AC680" w14:textId="63447771"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982672">
              <w:rPr>
                <w:rFonts w:cs="Times New Roman"/>
                <w:color w:val="000000"/>
                <w:lang w:val="es-ES"/>
              </w:rPr>
              <w:t>0.0994</w:t>
            </w:r>
          </w:p>
        </w:tc>
        <w:tc>
          <w:tcPr>
            <w:tcW w:w="835" w:type="dxa"/>
            <w:tcBorders>
              <w:top w:val="nil"/>
              <w:right w:val="single" w:sz="4" w:space="0" w:color="auto"/>
            </w:tcBorders>
          </w:tcPr>
          <w:p w14:paraId="4EBF9DC9" w14:textId="4C3DC72C"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93</w:t>
            </w:r>
          </w:p>
        </w:tc>
        <w:tc>
          <w:tcPr>
            <w:tcW w:w="836" w:type="dxa"/>
            <w:tcBorders>
              <w:top w:val="nil"/>
              <w:left w:val="single" w:sz="4" w:space="0" w:color="auto"/>
            </w:tcBorders>
            <w:vAlign w:val="bottom"/>
          </w:tcPr>
          <w:p w14:paraId="3C2AA4CB" w14:textId="251813C8"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0.1005</w:t>
            </w:r>
          </w:p>
        </w:tc>
        <w:tc>
          <w:tcPr>
            <w:tcW w:w="835" w:type="dxa"/>
            <w:tcBorders>
              <w:top w:val="nil"/>
              <w:right w:val="single" w:sz="4" w:space="0" w:color="auto"/>
            </w:tcBorders>
          </w:tcPr>
          <w:p w14:paraId="72C710B3" w14:textId="6ED93068"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93</w:t>
            </w:r>
          </w:p>
        </w:tc>
        <w:tc>
          <w:tcPr>
            <w:tcW w:w="836" w:type="dxa"/>
            <w:tcBorders>
              <w:top w:val="nil"/>
              <w:left w:val="single" w:sz="4" w:space="0" w:color="auto"/>
            </w:tcBorders>
            <w:vAlign w:val="bottom"/>
          </w:tcPr>
          <w:p w14:paraId="0D2B57FD" w14:textId="03444721"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0.105</w:t>
            </w:r>
          </w:p>
        </w:tc>
        <w:tc>
          <w:tcPr>
            <w:tcW w:w="829" w:type="dxa"/>
            <w:tcBorders>
              <w:top w:val="nil"/>
              <w:right w:val="single" w:sz="4" w:space="0" w:color="auto"/>
            </w:tcBorders>
          </w:tcPr>
          <w:p w14:paraId="53450E73" w14:textId="2DDA1077"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46</w:t>
            </w:r>
          </w:p>
        </w:tc>
      </w:tr>
      <w:tr w:rsidR="00EA110C" w:rsidRPr="0050535F" w14:paraId="7A7EB482" w14:textId="20F2E081" w:rsidTr="00E93680">
        <w:trPr>
          <w:trHeight w:val="300"/>
          <w:jc w:val="center"/>
        </w:trPr>
        <w:tc>
          <w:tcPr>
            <w:tcW w:w="937" w:type="dxa"/>
            <w:tcBorders>
              <w:top w:val="nil"/>
              <w:left w:val="single" w:sz="4" w:space="0" w:color="auto"/>
              <w:bottom w:val="nil"/>
              <w:right w:val="single" w:sz="4" w:space="0" w:color="auto"/>
            </w:tcBorders>
          </w:tcPr>
          <w:p w14:paraId="4914C692"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21</w:t>
            </w:r>
          </w:p>
        </w:tc>
        <w:tc>
          <w:tcPr>
            <w:tcW w:w="764" w:type="dxa"/>
            <w:tcBorders>
              <w:top w:val="nil"/>
              <w:left w:val="single" w:sz="4" w:space="0" w:color="auto"/>
              <w:bottom w:val="nil"/>
              <w:right w:val="single" w:sz="4" w:space="0" w:color="auto"/>
            </w:tcBorders>
            <w:shd w:val="clear" w:color="auto" w:fill="auto"/>
            <w:noWrap/>
            <w:vAlign w:val="bottom"/>
            <w:hideMark/>
          </w:tcPr>
          <w:p w14:paraId="3D12BAB6"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95</w:t>
            </w:r>
          </w:p>
        </w:tc>
        <w:tc>
          <w:tcPr>
            <w:tcW w:w="1701" w:type="dxa"/>
            <w:tcBorders>
              <w:top w:val="nil"/>
              <w:left w:val="single" w:sz="4" w:space="0" w:color="auto"/>
              <w:bottom w:val="nil"/>
              <w:right w:val="single" w:sz="4" w:space="0" w:color="auto"/>
            </w:tcBorders>
            <w:shd w:val="clear" w:color="auto" w:fill="auto"/>
            <w:noWrap/>
            <w:vAlign w:val="bottom"/>
            <w:hideMark/>
          </w:tcPr>
          <w:p w14:paraId="1291B2A2"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0.0338</w:t>
            </w:r>
          </w:p>
        </w:tc>
        <w:tc>
          <w:tcPr>
            <w:tcW w:w="926" w:type="dxa"/>
            <w:tcBorders>
              <w:top w:val="nil"/>
              <w:left w:val="single" w:sz="4" w:space="0" w:color="auto"/>
              <w:bottom w:val="nil"/>
            </w:tcBorders>
            <w:vAlign w:val="bottom"/>
          </w:tcPr>
          <w:p w14:paraId="4B1F4B48" w14:textId="2AF00B0C"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982672">
              <w:rPr>
                <w:rFonts w:cs="Times New Roman"/>
                <w:color w:val="000000"/>
                <w:lang w:val="es-ES"/>
              </w:rPr>
              <w:t>0.1986</w:t>
            </w:r>
          </w:p>
        </w:tc>
        <w:tc>
          <w:tcPr>
            <w:tcW w:w="835" w:type="dxa"/>
            <w:tcBorders>
              <w:top w:val="nil"/>
              <w:bottom w:val="nil"/>
              <w:right w:val="single" w:sz="4" w:space="0" w:color="auto"/>
            </w:tcBorders>
          </w:tcPr>
          <w:p w14:paraId="07F1E755" w14:textId="68853148"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56</w:t>
            </w:r>
          </w:p>
        </w:tc>
        <w:tc>
          <w:tcPr>
            <w:tcW w:w="836" w:type="dxa"/>
            <w:tcBorders>
              <w:top w:val="nil"/>
              <w:left w:val="single" w:sz="4" w:space="0" w:color="auto"/>
              <w:bottom w:val="nil"/>
            </w:tcBorders>
            <w:vAlign w:val="bottom"/>
          </w:tcPr>
          <w:p w14:paraId="098077B3" w14:textId="7BD0BD6E"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0.2145</w:t>
            </w:r>
          </w:p>
        </w:tc>
        <w:tc>
          <w:tcPr>
            <w:tcW w:w="835" w:type="dxa"/>
            <w:tcBorders>
              <w:top w:val="nil"/>
              <w:bottom w:val="nil"/>
              <w:right w:val="single" w:sz="4" w:space="0" w:color="auto"/>
            </w:tcBorders>
          </w:tcPr>
          <w:p w14:paraId="7CBAD02D" w14:textId="1AC1D8AE"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56</w:t>
            </w:r>
          </w:p>
        </w:tc>
        <w:tc>
          <w:tcPr>
            <w:tcW w:w="836" w:type="dxa"/>
            <w:tcBorders>
              <w:top w:val="nil"/>
              <w:left w:val="single" w:sz="4" w:space="0" w:color="auto"/>
              <w:bottom w:val="nil"/>
            </w:tcBorders>
            <w:vAlign w:val="bottom"/>
          </w:tcPr>
          <w:p w14:paraId="663CA5FF" w14:textId="2AF58BA9"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0.2495</w:t>
            </w:r>
          </w:p>
        </w:tc>
        <w:tc>
          <w:tcPr>
            <w:tcW w:w="829" w:type="dxa"/>
            <w:tcBorders>
              <w:top w:val="nil"/>
              <w:bottom w:val="nil"/>
              <w:right w:val="single" w:sz="4" w:space="0" w:color="auto"/>
            </w:tcBorders>
          </w:tcPr>
          <w:p w14:paraId="209B7E5F" w14:textId="5BB33165"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56</w:t>
            </w:r>
          </w:p>
        </w:tc>
      </w:tr>
      <w:tr w:rsidR="00EA110C" w:rsidRPr="0050535F" w14:paraId="1E98CEC3" w14:textId="401358EA" w:rsidTr="00E93680">
        <w:trPr>
          <w:trHeight w:val="300"/>
          <w:jc w:val="center"/>
        </w:trPr>
        <w:tc>
          <w:tcPr>
            <w:tcW w:w="937" w:type="dxa"/>
            <w:tcBorders>
              <w:top w:val="nil"/>
              <w:left w:val="single" w:sz="4" w:space="0" w:color="auto"/>
              <w:bottom w:val="nil"/>
              <w:right w:val="single" w:sz="4" w:space="0" w:color="auto"/>
            </w:tcBorders>
          </w:tcPr>
          <w:p w14:paraId="69DFE040"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22</w:t>
            </w:r>
          </w:p>
        </w:tc>
        <w:tc>
          <w:tcPr>
            <w:tcW w:w="764" w:type="dxa"/>
            <w:tcBorders>
              <w:top w:val="nil"/>
              <w:left w:val="single" w:sz="4" w:space="0" w:color="auto"/>
              <w:bottom w:val="nil"/>
              <w:right w:val="single" w:sz="4" w:space="0" w:color="auto"/>
            </w:tcBorders>
            <w:shd w:val="clear" w:color="auto" w:fill="auto"/>
            <w:noWrap/>
            <w:vAlign w:val="bottom"/>
            <w:hideMark/>
          </w:tcPr>
          <w:p w14:paraId="4CAAEF5C"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83</w:t>
            </w:r>
          </w:p>
        </w:tc>
        <w:tc>
          <w:tcPr>
            <w:tcW w:w="1701" w:type="dxa"/>
            <w:tcBorders>
              <w:top w:val="nil"/>
              <w:left w:val="single" w:sz="4" w:space="0" w:color="auto"/>
              <w:bottom w:val="nil"/>
              <w:right w:val="single" w:sz="4" w:space="0" w:color="auto"/>
            </w:tcBorders>
            <w:shd w:val="clear" w:color="auto" w:fill="auto"/>
            <w:noWrap/>
            <w:vAlign w:val="bottom"/>
            <w:hideMark/>
          </w:tcPr>
          <w:p w14:paraId="54AD7CC7"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0.0335</w:t>
            </w:r>
          </w:p>
        </w:tc>
        <w:tc>
          <w:tcPr>
            <w:tcW w:w="926" w:type="dxa"/>
            <w:tcBorders>
              <w:top w:val="nil"/>
              <w:left w:val="single" w:sz="4" w:space="0" w:color="auto"/>
              <w:bottom w:val="nil"/>
            </w:tcBorders>
            <w:vAlign w:val="bottom"/>
          </w:tcPr>
          <w:p w14:paraId="6FA0B5FD" w14:textId="212F8FF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4DF85388" w14:textId="766D6D39"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92</w:t>
            </w:r>
          </w:p>
        </w:tc>
        <w:tc>
          <w:tcPr>
            <w:tcW w:w="836" w:type="dxa"/>
            <w:tcBorders>
              <w:top w:val="nil"/>
              <w:left w:val="single" w:sz="4" w:space="0" w:color="auto"/>
              <w:bottom w:val="nil"/>
            </w:tcBorders>
            <w:vAlign w:val="bottom"/>
          </w:tcPr>
          <w:p w14:paraId="0C1B3BEB" w14:textId="088CE228"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bottom w:val="nil"/>
              <w:right w:val="single" w:sz="4" w:space="0" w:color="auto"/>
            </w:tcBorders>
          </w:tcPr>
          <w:p w14:paraId="0E06DE8D" w14:textId="3E939F87"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92</w:t>
            </w:r>
          </w:p>
        </w:tc>
        <w:tc>
          <w:tcPr>
            <w:tcW w:w="836" w:type="dxa"/>
            <w:tcBorders>
              <w:top w:val="nil"/>
              <w:left w:val="single" w:sz="4" w:space="0" w:color="auto"/>
              <w:bottom w:val="nil"/>
            </w:tcBorders>
            <w:vAlign w:val="bottom"/>
          </w:tcPr>
          <w:p w14:paraId="0AD37AB1" w14:textId="2BBF4485"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nil"/>
              <w:bottom w:val="nil"/>
              <w:right w:val="single" w:sz="4" w:space="0" w:color="auto"/>
            </w:tcBorders>
          </w:tcPr>
          <w:p w14:paraId="4146D536" w14:textId="0F4E0054"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46</w:t>
            </w:r>
          </w:p>
        </w:tc>
      </w:tr>
      <w:tr w:rsidR="00EA110C" w:rsidRPr="0050535F" w14:paraId="241661E5" w14:textId="4A632CEF" w:rsidTr="00E93680">
        <w:trPr>
          <w:trHeight w:val="300"/>
          <w:jc w:val="center"/>
        </w:trPr>
        <w:tc>
          <w:tcPr>
            <w:tcW w:w="937" w:type="dxa"/>
            <w:tcBorders>
              <w:top w:val="nil"/>
              <w:left w:val="single" w:sz="4" w:space="0" w:color="auto"/>
              <w:bottom w:val="nil"/>
              <w:right w:val="single" w:sz="4" w:space="0" w:color="auto"/>
            </w:tcBorders>
          </w:tcPr>
          <w:p w14:paraId="6740DAF7"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23</w:t>
            </w:r>
          </w:p>
        </w:tc>
        <w:tc>
          <w:tcPr>
            <w:tcW w:w="764" w:type="dxa"/>
            <w:tcBorders>
              <w:top w:val="nil"/>
              <w:left w:val="single" w:sz="4" w:space="0" w:color="auto"/>
              <w:bottom w:val="nil"/>
              <w:right w:val="single" w:sz="4" w:space="0" w:color="auto"/>
            </w:tcBorders>
            <w:shd w:val="clear" w:color="auto" w:fill="auto"/>
            <w:noWrap/>
            <w:vAlign w:val="bottom"/>
            <w:hideMark/>
          </w:tcPr>
          <w:p w14:paraId="3E1D248D"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44</w:t>
            </w:r>
          </w:p>
        </w:tc>
        <w:tc>
          <w:tcPr>
            <w:tcW w:w="1701" w:type="dxa"/>
            <w:tcBorders>
              <w:top w:val="nil"/>
              <w:left w:val="single" w:sz="4" w:space="0" w:color="auto"/>
              <w:bottom w:val="nil"/>
              <w:right w:val="single" w:sz="4" w:space="0" w:color="auto"/>
            </w:tcBorders>
            <w:shd w:val="clear" w:color="auto" w:fill="auto"/>
            <w:noWrap/>
            <w:vAlign w:val="bottom"/>
            <w:hideMark/>
          </w:tcPr>
          <w:p w14:paraId="7F10017F"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0.0183</w:t>
            </w:r>
          </w:p>
        </w:tc>
        <w:tc>
          <w:tcPr>
            <w:tcW w:w="926" w:type="dxa"/>
            <w:tcBorders>
              <w:top w:val="nil"/>
              <w:left w:val="single" w:sz="4" w:space="0" w:color="auto"/>
              <w:bottom w:val="nil"/>
            </w:tcBorders>
            <w:vAlign w:val="bottom"/>
          </w:tcPr>
          <w:p w14:paraId="72DD12F2" w14:textId="470E2848"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0.0710</w:t>
            </w:r>
          </w:p>
        </w:tc>
        <w:tc>
          <w:tcPr>
            <w:tcW w:w="835" w:type="dxa"/>
            <w:tcBorders>
              <w:top w:val="nil"/>
              <w:bottom w:val="nil"/>
              <w:right w:val="single" w:sz="4" w:space="0" w:color="auto"/>
            </w:tcBorders>
          </w:tcPr>
          <w:p w14:paraId="56E47BF4" w14:textId="1FA53732"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56</w:t>
            </w:r>
          </w:p>
        </w:tc>
        <w:tc>
          <w:tcPr>
            <w:tcW w:w="836" w:type="dxa"/>
            <w:tcBorders>
              <w:top w:val="nil"/>
              <w:left w:val="single" w:sz="4" w:space="0" w:color="auto"/>
              <w:bottom w:val="nil"/>
            </w:tcBorders>
            <w:vAlign w:val="bottom"/>
          </w:tcPr>
          <w:p w14:paraId="2F804B59" w14:textId="5CB15A23"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0.0824</w:t>
            </w:r>
          </w:p>
        </w:tc>
        <w:tc>
          <w:tcPr>
            <w:tcW w:w="835" w:type="dxa"/>
            <w:tcBorders>
              <w:top w:val="nil"/>
              <w:bottom w:val="nil"/>
              <w:right w:val="single" w:sz="4" w:space="0" w:color="auto"/>
            </w:tcBorders>
          </w:tcPr>
          <w:p w14:paraId="4CD8D647" w14:textId="60303877"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56</w:t>
            </w:r>
          </w:p>
        </w:tc>
        <w:tc>
          <w:tcPr>
            <w:tcW w:w="836" w:type="dxa"/>
            <w:tcBorders>
              <w:top w:val="nil"/>
              <w:left w:val="single" w:sz="4" w:space="0" w:color="auto"/>
              <w:bottom w:val="nil"/>
            </w:tcBorders>
            <w:vAlign w:val="bottom"/>
          </w:tcPr>
          <w:p w14:paraId="16E59D92" w14:textId="58432A5C"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0.1091</w:t>
            </w:r>
          </w:p>
        </w:tc>
        <w:tc>
          <w:tcPr>
            <w:tcW w:w="829" w:type="dxa"/>
            <w:tcBorders>
              <w:top w:val="nil"/>
              <w:bottom w:val="nil"/>
              <w:right w:val="single" w:sz="4" w:space="0" w:color="auto"/>
            </w:tcBorders>
          </w:tcPr>
          <w:p w14:paraId="59BFB3B4" w14:textId="345598C4"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56</w:t>
            </w:r>
          </w:p>
        </w:tc>
      </w:tr>
      <w:tr w:rsidR="00EA110C" w:rsidRPr="0050535F" w14:paraId="6A28A8F4" w14:textId="238DCCA3" w:rsidTr="00E93680">
        <w:trPr>
          <w:trHeight w:val="300"/>
          <w:jc w:val="center"/>
        </w:trPr>
        <w:tc>
          <w:tcPr>
            <w:tcW w:w="937" w:type="dxa"/>
            <w:tcBorders>
              <w:top w:val="nil"/>
              <w:left w:val="single" w:sz="4" w:space="0" w:color="auto"/>
              <w:right w:val="single" w:sz="4" w:space="0" w:color="auto"/>
            </w:tcBorders>
          </w:tcPr>
          <w:p w14:paraId="09B6524E"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24</w:t>
            </w:r>
          </w:p>
        </w:tc>
        <w:tc>
          <w:tcPr>
            <w:tcW w:w="764" w:type="dxa"/>
            <w:tcBorders>
              <w:top w:val="nil"/>
              <w:left w:val="single" w:sz="4" w:space="0" w:color="auto"/>
              <w:right w:val="single" w:sz="4" w:space="0" w:color="auto"/>
            </w:tcBorders>
            <w:shd w:val="clear" w:color="auto" w:fill="auto"/>
            <w:noWrap/>
            <w:vAlign w:val="bottom"/>
            <w:hideMark/>
          </w:tcPr>
          <w:p w14:paraId="32803215"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75</w:t>
            </w:r>
          </w:p>
        </w:tc>
        <w:tc>
          <w:tcPr>
            <w:tcW w:w="1701" w:type="dxa"/>
            <w:tcBorders>
              <w:top w:val="nil"/>
              <w:left w:val="single" w:sz="4" w:space="0" w:color="auto"/>
              <w:right w:val="single" w:sz="4" w:space="0" w:color="auto"/>
            </w:tcBorders>
            <w:shd w:val="clear" w:color="auto" w:fill="auto"/>
            <w:noWrap/>
            <w:vAlign w:val="bottom"/>
            <w:hideMark/>
          </w:tcPr>
          <w:p w14:paraId="7B0E2EDC"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0.0167</w:t>
            </w:r>
          </w:p>
        </w:tc>
        <w:tc>
          <w:tcPr>
            <w:tcW w:w="926" w:type="dxa"/>
            <w:tcBorders>
              <w:top w:val="nil"/>
              <w:left w:val="single" w:sz="4" w:space="0" w:color="auto"/>
            </w:tcBorders>
            <w:vAlign w:val="bottom"/>
          </w:tcPr>
          <w:p w14:paraId="0018CFE1" w14:textId="5D5859EC"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right w:val="single" w:sz="4" w:space="0" w:color="auto"/>
            </w:tcBorders>
          </w:tcPr>
          <w:p w14:paraId="071E7ECE" w14:textId="61B26D83"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62</w:t>
            </w:r>
          </w:p>
        </w:tc>
        <w:tc>
          <w:tcPr>
            <w:tcW w:w="836" w:type="dxa"/>
            <w:tcBorders>
              <w:top w:val="nil"/>
              <w:left w:val="single" w:sz="4" w:space="0" w:color="auto"/>
            </w:tcBorders>
            <w:vAlign w:val="bottom"/>
          </w:tcPr>
          <w:p w14:paraId="34D7CDE0" w14:textId="01B9C9F2"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35" w:type="dxa"/>
            <w:tcBorders>
              <w:top w:val="nil"/>
              <w:right w:val="single" w:sz="4" w:space="0" w:color="auto"/>
            </w:tcBorders>
          </w:tcPr>
          <w:p w14:paraId="66C2B34B" w14:textId="2D9FDEB5"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62</w:t>
            </w:r>
          </w:p>
        </w:tc>
        <w:tc>
          <w:tcPr>
            <w:tcW w:w="836" w:type="dxa"/>
            <w:tcBorders>
              <w:top w:val="nil"/>
              <w:left w:val="single" w:sz="4" w:space="0" w:color="auto"/>
            </w:tcBorders>
            <w:vAlign w:val="bottom"/>
          </w:tcPr>
          <w:p w14:paraId="55E1489D" w14:textId="76756193"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p>
        </w:tc>
        <w:tc>
          <w:tcPr>
            <w:tcW w:w="829" w:type="dxa"/>
            <w:tcBorders>
              <w:top w:val="nil"/>
              <w:right w:val="single" w:sz="4" w:space="0" w:color="auto"/>
            </w:tcBorders>
          </w:tcPr>
          <w:p w14:paraId="11F05605" w14:textId="2CDB57FC"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46</w:t>
            </w:r>
          </w:p>
        </w:tc>
      </w:tr>
      <w:tr w:rsidR="00EA110C" w:rsidRPr="0050535F" w14:paraId="3AD7EAC5" w14:textId="0BED9799" w:rsidTr="00E93680">
        <w:trPr>
          <w:trHeight w:val="300"/>
          <w:jc w:val="center"/>
        </w:trPr>
        <w:tc>
          <w:tcPr>
            <w:tcW w:w="937" w:type="dxa"/>
            <w:tcBorders>
              <w:top w:val="nil"/>
              <w:left w:val="single" w:sz="4" w:space="0" w:color="auto"/>
              <w:bottom w:val="single" w:sz="4" w:space="0" w:color="auto"/>
              <w:right w:val="single" w:sz="4" w:space="0" w:color="auto"/>
            </w:tcBorders>
          </w:tcPr>
          <w:p w14:paraId="34E67C5F"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25</w:t>
            </w:r>
          </w:p>
        </w:tc>
        <w:tc>
          <w:tcPr>
            <w:tcW w:w="764" w:type="dxa"/>
            <w:tcBorders>
              <w:top w:val="nil"/>
              <w:left w:val="single" w:sz="4" w:space="0" w:color="auto"/>
              <w:bottom w:val="single" w:sz="4" w:space="0" w:color="auto"/>
              <w:right w:val="single" w:sz="4" w:space="0" w:color="auto"/>
            </w:tcBorders>
            <w:shd w:val="clear" w:color="auto" w:fill="auto"/>
            <w:noWrap/>
            <w:vAlign w:val="bottom"/>
            <w:hideMark/>
          </w:tcPr>
          <w:p w14:paraId="093E194A"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94</w:t>
            </w:r>
          </w:p>
        </w:tc>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2E5CD804" w14:textId="77777777"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0.0099</w:t>
            </w:r>
          </w:p>
        </w:tc>
        <w:tc>
          <w:tcPr>
            <w:tcW w:w="926" w:type="dxa"/>
            <w:tcBorders>
              <w:top w:val="nil"/>
              <w:left w:val="single" w:sz="4" w:space="0" w:color="auto"/>
              <w:bottom w:val="single" w:sz="4" w:space="0" w:color="auto"/>
            </w:tcBorders>
            <w:vAlign w:val="bottom"/>
          </w:tcPr>
          <w:p w14:paraId="3DFEFF3F" w14:textId="0BCAF2AE"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0.1005</w:t>
            </w:r>
          </w:p>
        </w:tc>
        <w:tc>
          <w:tcPr>
            <w:tcW w:w="835" w:type="dxa"/>
            <w:tcBorders>
              <w:top w:val="nil"/>
              <w:bottom w:val="single" w:sz="4" w:space="0" w:color="auto"/>
              <w:right w:val="single" w:sz="4" w:space="0" w:color="auto"/>
            </w:tcBorders>
          </w:tcPr>
          <w:p w14:paraId="054DC814" w14:textId="22CECCC7"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93</w:t>
            </w:r>
          </w:p>
        </w:tc>
        <w:tc>
          <w:tcPr>
            <w:tcW w:w="836" w:type="dxa"/>
            <w:tcBorders>
              <w:top w:val="nil"/>
              <w:left w:val="single" w:sz="4" w:space="0" w:color="auto"/>
              <w:bottom w:val="single" w:sz="4" w:space="0" w:color="auto"/>
            </w:tcBorders>
            <w:vAlign w:val="bottom"/>
          </w:tcPr>
          <w:p w14:paraId="368709DB" w14:textId="506DB899"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0.1005</w:t>
            </w:r>
          </w:p>
        </w:tc>
        <w:tc>
          <w:tcPr>
            <w:tcW w:w="835" w:type="dxa"/>
            <w:tcBorders>
              <w:top w:val="nil"/>
              <w:bottom w:val="single" w:sz="4" w:space="0" w:color="auto"/>
              <w:right w:val="single" w:sz="4" w:space="0" w:color="auto"/>
            </w:tcBorders>
          </w:tcPr>
          <w:p w14:paraId="6C283AC4" w14:textId="339841EB"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93</w:t>
            </w:r>
          </w:p>
        </w:tc>
        <w:tc>
          <w:tcPr>
            <w:tcW w:w="836" w:type="dxa"/>
            <w:tcBorders>
              <w:top w:val="nil"/>
              <w:left w:val="single" w:sz="4" w:space="0" w:color="auto"/>
              <w:bottom w:val="single" w:sz="4" w:space="0" w:color="auto"/>
            </w:tcBorders>
            <w:vAlign w:val="bottom"/>
          </w:tcPr>
          <w:p w14:paraId="586586CB" w14:textId="7A51931B" w:rsidR="00FE3C6F" w:rsidRPr="0050535F" w:rsidRDefault="00FE3C6F" w:rsidP="00FE3C6F">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0.1005</w:t>
            </w:r>
          </w:p>
        </w:tc>
        <w:tc>
          <w:tcPr>
            <w:tcW w:w="829" w:type="dxa"/>
            <w:tcBorders>
              <w:top w:val="nil"/>
              <w:bottom w:val="single" w:sz="4" w:space="0" w:color="auto"/>
              <w:right w:val="single" w:sz="4" w:space="0" w:color="auto"/>
            </w:tcBorders>
          </w:tcPr>
          <w:p w14:paraId="34DD6CEC" w14:textId="2FAD81A6" w:rsidR="00FE3C6F" w:rsidRPr="0050535F" w:rsidRDefault="00EC17E6" w:rsidP="00FE3C6F">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46</w:t>
            </w:r>
          </w:p>
        </w:tc>
      </w:tr>
    </w:tbl>
    <w:p w14:paraId="226987C2" w14:textId="77777777" w:rsidR="00946CB9" w:rsidRPr="0050535F" w:rsidRDefault="00946CB9" w:rsidP="00E93680">
      <w:pPr>
        <w:pStyle w:val="Descripcin"/>
        <w:spacing w:line="360" w:lineRule="auto"/>
        <w:rPr>
          <w:rFonts w:cs="Times New Roman"/>
          <w:lang w:val="en-US"/>
        </w:rPr>
      </w:pPr>
    </w:p>
    <w:p w14:paraId="4589EE53" w14:textId="77777777" w:rsidR="00946CB9" w:rsidRPr="008817E0" w:rsidRDefault="00946CB9" w:rsidP="00946CB9">
      <w:pPr>
        <w:pStyle w:val="Descripcin"/>
        <w:spacing w:line="360" w:lineRule="auto"/>
        <w:jc w:val="center"/>
        <w:rPr>
          <w:rFonts w:cs="Times New Roman"/>
          <w:color w:val="auto"/>
          <w:sz w:val="22"/>
          <w:szCs w:val="22"/>
          <w:lang w:val="en-US"/>
        </w:rPr>
      </w:pPr>
      <w:r w:rsidRPr="008817E0">
        <w:rPr>
          <w:rFonts w:cs="Times New Roman"/>
          <w:color w:val="auto"/>
          <w:sz w:val="22"/>
          <w:szCs w:val="22"/>
          <w:lang w:val="en-US"/>
        </w:rPr>
        <w:t xml:space="preserve">Table 4. </w:t>
      </w:r>
      <w:proofErr w:type="gramStart"/>
      <w:r w:rsidRPr="008817E0">
        <w:rPr>
          <w:rFonts w:cs="Times New Roman"/>
          <w:color w:val="auto"/>
          <w:sz w:val="22"/>
          <w:szCs w:val="22"/>
          <w:lang w:val="en-US"/>
        </w:rPr>
        <w:t>Top</w:t>
      </w:r>
      <w:proofErr w:type="gramEnd"/>
      <w:r w:rsidRPr="008817E0">
        <w:rPr>
          <w:rFonts w:cs="Times New Roman"/>
          <w:color w:val="auto"/>
          <w:sz w:val="22"/>
          <w:szCs w:val="22"/>
          <w:lang w:val="en-US"/>
        </w:rPr>
        <w:t xml:space="preserve"> 25 DMUs ranked by </w:t>
      </w:r>
      <w:r>
        <w:rPr>
          <w:rFonts w:cs="Times New Roman"/>
          <w:color w:val="auto"/>
          <w:sz w:val="22"/>
          <w:szCs w:val="22"/>
          <w:lang w:val="en-US"/>
        </w:rPr>
        <w:t xml:space="preserve">the probability of being </w:t>
      </w:r>
      <w:r w:rsidRPr="008817E0">
        <w:rPr>
          <w:rFonts w:cs="Times New Roman"/>
          <w:color w:val="auto"/>
          <w:sz w:val="22"/>
          <w:szCs w:val="22"/>
          <w:lang w:val="en-US"/>
        </w:rPr>
        <w:t>efficien</w:t>
      </w:r>
      <w:r>
        <w:rPr>
          <w:rFonts w:cs="Times New Roman"/>
          <w:color w:val="auto"/>
          <w:sz w:val="22"/>
          <w:szCs w:val="22"/>
          <w:lang w:val="en-US"/>
        </w:rPr>
        <w:t>t</w:t>
      </w:r>
      <w:r w:rsidRPr="008817E0">
        <w:rPr>
          <w:rFonts w:cs="Times New Roman"/>
          <w:color w:val="auto"/>
          <w:sz w:val="22"/>
          <w:szCs w:val="22"/>
          <w:lang w:val="en-US"/>
        </w:rPr>
        <w:t xml:space="preserve"> thresholds and their corresponding peers</w:t>
      </w:r>
      <w:r>
        <w:rPr>
          <w:rFonts w:cs="Times New Roman"/>
          <w:color w:val="auto"/>
          <w:sz w:val="22"/>
          <w:szCs w:val="22"/>
          <w:lang w:val="en-US"/>
        </w:rPr>
        <w:t xml:space="preserve"> </w:t>
      </w:r>
      <w:r w:rsidRPr="00C03CC2">
        <w:rPr>
          <w:rFonts w:cs="Times New Roman"/>
          <w:color w:val="auto"/>
          <w:sz w:val="22"/>
          <w:szCs w:val="22"/>
          <w:lang w:val="en-US"/>
        </w:rPr>
        <w:t xml:space="preserve">at </w:t>
      </w:r>
      <w:r>
        <w:rPr>
          <w:rFonts w:cs="Times New Roman"/>
          <w:color w:val="auto"/>
          <w:sz w:val="22"/>
          <w:szCs w:val="22"/>
          <w:lang w:val="en-US"/>
        </w:rPr>
        <w:t>different thresholds</w:t>
      </w:r>
      <w:r w:rsidRPr="008817E0">
        <w:rPr>
          <w:rFonts w:cs="Times New Roman"/>
          <w:color w:val="auto"/>
          <w:sz w:val="22"/>
          <w:szCs w:val="22"/>
          <w:lang w:val="en-US"/>
        </w:rPr>
        <w:t>.</w:t>
      </w:r>
    </w:p>
    <w:p w14:paraId="13AB4195" w14:textId="329E3884" w:rsidR="007146B0" w:rsidRPr="0050535F" w:rsidRDefault="002E540A" w:rsidP="00DF3B00">
      <w:pPr>
        <w:spacing w:line="360" w:lineRule="auto"/>
        <w:rPr>
          <w:rFonts w:cs="Times New Roman"/>
          <w:lang w:val="en-US"/>
        </w:rPr>
      </w:pPr>
      <w:r w:rsidRPr="0050535F">
        <w:rPr>
          <w:rFonts w:cs="Times New Roman"/>
          <w:lang w:val="en-US"/>
        </w:rPr>
        <w:t xml:space="preserve">Next, we perform </w:t>
      </w:r>
      <w:r w:rsidR="008258D3" w:rsidRPr="0050535F">
        <w:rPr>
          <w:rFonts w:cs="Times New Roman"/>
          <w:lang w:val="en-US"/>
        </w:rPr>
        <w:t>SA</w:t>
      </w:r>
      <w:r w:rsidRPr="0050535F">
        <w:rPr>
          <w:rFonts w:cs="Times New Roman"/>
          <w:lang w:val="en-US"/>
        </w:rPr>
        <w:t xml:space="preserve"> on the selected model. The relative importance of the variables used by the model to assign </w:t>
      </w:r>
      <w:r w:rsidR="00040FD1" w:rsidRPr="0050535F">
        <w:rPr>
          <w:rFonts w:cs="Times New Roman"/>
          <w:lang w:val="en-US"/>
        </w:rPr>
        <w:t xml:space="preserve">efficiency </w:t>
      </w:r>
      <w:r w:rsidRPr="0050535F">
        <w:rPr>
          <w:rFonts w:cs="Times New Roman"/>
          <w:lang w:val="en-US"/>
        </w:rPr>
        <w:t xml:space="preserve">probabilities is presented in Figure </w:t>
      </w:r>
      <w:r w:rsidR="0018420F">
        <w:rPr>
          <w:rFonts w:cs="Times New Roman"/>
          <w:lang w:val="en-US"/>
        </w:rPr>
        <w:t>8</w:t>
      </w:r>
      <w:r w:rsidRPr="0050535F">
        <w:rPr>
          <w:rFonts w:cs="Times New Roman"/>
          <w:lang w:val="en-US"/>
        </w:rPr>
        <w:t xml:space="preserve">. Operating income accounts for 50.8% of the total importance, highlighting its dominant role in the model’s decision-making process. Among the input variables, the relative importance is distributed as follows: employees (25.4%), total assets (12.5%), fixed assets (11.2%), and </w:t>
      </w:r>
      <w:r w:rsidR="00D546AF">
        <w:rPr>
          <w:rFonts w:cs="Times New Roman"/>
          <w:lang w:val="en-US"/>
        </w:rPr>
        <w:t>personnel</w:t>
      </w:r>
      <w:r w:rsidRPr="0050535F">
        <w:rPr>
          <w:rFonts w:cs="Times New Roman"/>
          <w:lang w:val="en-US"/>
        </w:rPr>
        <w:t xml:space="preserve"> expenses (0.1%).</w:t>
      </w:r>
      <w:r w:rsidR="00FE385B" w:rsidRPr="0050535F">
        <w:rPr>
          <w:rFonts w:cs="Times New Roman"/>
          <w:lang w:val="en-US"/>
        </w:rPr>
        <w:t xml:space="preserve"> </w:t>
      </w:r>
      <w:r w:rsidR="00C2585E" w:rsidRPr="0050535F">
        <w:rPr>
          <w:rFonts w:cs="Times New Roman"/>
          <w:lang w:val="en-US"/>
        </w:rPr>
        <w:t xml:space="preserve">These relative importance results are subsequently used to define the </w:t>
      </w:r>
      <w:r w:rsidR="002C45B0" w:rsidRPr="0050535F">
        <w:rPr>
          <w:rFonts w:cs="Times New Roman"/>
          <w:lang w:val="en-US"/>
        </w:rPr>
        <w:t>directional</w:t>
      </w:r>
      <w:r w:rsidR="00C2585E" w:rsidRPr="0050535F">
        <w:rPr>
          <w:rFonts w:cs="Times New Roman"/>
          <w:lang w:val="en-US"/>
        </w:rPr>
        <w:t xml:space="preserve"> vector</w:t>
      </w:r>
      <w:r w:rsidR="00372F9A" w:rsidRPr="0050535F">
        <w:rPr>
          <w:rFonts w:cs="Times New Roman"/>
          <w:lang w:val="en-US"/>
        </w:rPr>
        <w:t xml:space="preserve"> </w:t>
      </w:r>
      <w:r w:rsidR="00372F9A" w:rsidRPr="0050535F">
        <w:rPr>
          <w:rFonts w:eastAsiaTheme="minorEastAsia" w:cs="Times New Roman"/>
          <w:lang w:val="en-US"/>
        </w:rPr>
        <w:t>as</w:t>
      </w:r>
      <w:r w:rsidR="0008739A" w:rsidRPr="0050535F">
        <w:rPr>
          <w:rFonts w:eastAsiaTheme="minorEastAsia" w:cs="Times New Roman"/>
          <w:lang w:val="en-US"/>
        </w:rPr>
        <w:t xml:space="preserve"> </w:t>
      </w:r>
      <w:r w:rsidR="00D55DAD" w:rsidRPr="0050535F">
        <w:rPr>
          <w:position w:val="-12"/>
          <w:lang w:val="en-US"/>
        </w:rPr>
        <w:object w:dxaOrig="3460" w:dyaOrig="360" w14:anchorId="3CD0A8FF">
          <v:shape id="_x0000_i1163" type="#_x0000_t75" style="width:173.25pt;height:18pt" o:ole="">
            <v:imagedata r:id="rId281" o:title=""/>
          </v:shape>
          <o:OLEObject Type="Embed" ProgID="Equation.DSMT4" ShapeID="_x0000_i1163" DrawAspect="Content" ObjectID="_1803730008" r:id="rId282"/>
        </w:object>
      </w:r>
      <w:r w:rsidR="0060094A" w:rsidRPr="0050535F">
        <w:rPr>
          <w:rFonts w:eastAsiaTheme="minorEastAsia" w:cs="Times New Roman"/>
          <w:lang w:val="en-US"/>
        </w:rPr>
        <w:t xml:space="preserve"> and calculate the </w:t>
      </w:r>
      <w:r w:rsidR="00EB6266" w:rsidRPr="0050535F">
        <w:rPr>
          <w:position w:val="-10"/>
          <w:lang w:val="en-US"/>
        </w:rPr>
        <w:object w:dxaOrig="279" w:dyaOrig="340" w14:anchorId="1186E67B">
          <v:shape id="_x0000_i1164" type="#_x0000_t75" style="width:14.25pt;height:16.5pt" o:ole="">
            <v:imagedata r:id="rId277" o:title=""/>
          </v:shape>
          <o:OLEObject Type="Embed" ProgID="Equation.DSMT4" ShapeID="_x0000_i1164" DrawAspect="Content" ObjectID="_1803730009" r:id="rId283"/>
        </w:object>
      </w:r>
      <w:r w:rsidR="0060094A" w:rsidRPr="0050535F">
        <w:rPr>
          <w:rFonts w:eastAsiaTheme="minorEastAsia" w:cs="Times New Roman"/>
          <w:lang w:val="en-US"/>
        </w:rPr>
        <w:t xml:space="preserve"> valu</w:t>
      </w:r>
      <w:r w:rsidR="00175415" w:rsidRPr="0050535F">
        <w:rPr>
          <w:rFonts w:eastAsiaTheme="minorEastAsia" w:cs="Times New Roman"/>
          <w:lang w:val="en-US"/>
        </w:rPr>
        <w:t xml:space="preserve">e </w:t>
      </w:r>
      <w:r w:rsidR="002C45B0" w:rsidRPr="0050535F">
        <w:rPr>
          <w:rFonts w:eastAsiaTheme="minorEastAsia" w:cs="Times New Roman"/>
          <w:lang w:val="en-US"/>
        </w:rPr>
        <w:t xml:space="preserve">for each DMU </w:t>
      </w:r>
      <w:r w:rsidR="00AE76BC" w:rsidRPr="0050535F">
        <w:rPr>
          <w:rFonts w:eastAsiaTheme="minorEastAsia" w:cs="Times New Roman"/>
          <w:lang w:val="en-US"/>
        </w:rPr>
        <w:t xml:space="preserve">through counterfactual analysis, </w:t>
      </w:r>
      <w:r w:rsidR="001872A7" w:rsidRPr="0050535F">
        <w:rPr>
          <w:rFonts w:eastAsiaTheme="minorEastAsia" w:cs="Times New Roman"/>
          <w:lang w:val="en-US"/>
        </w:rPr>
        <w:t>as explained in Section 3.</w:t>
      </w:r>
      <w:r w:rsidR="0008739A" w:rsidRPr="0050535F">
        <w:rPr>
          <w:rFonts w:eastAsiaTheme="minorEastAsia" w:cs="Times New Roman"/>
          <w:lang w:val="en-US"/>
        </w:rPr>
        <w:t xml:space="preserve"> </w:t>
      </w:r>
    </w:p>
    <w:p w14:paraId="04F9C4DE" w14:textId="77777777" w:rsidR="00591982" w:rsidRPr="0050535F" w:rsidRDefault="00591982" w:rsidP="00DF3B00">
      <w:pPr>
        <w:spacing w:line="360" w:lineRule="auto"/>
        <w:rPr>
          <w:rFonts w:cs="Times New Roman"/>
          <w:lang w:val="en-US"/>
        </w:rPr>
      </w:pPr>
    </w:p>
    <w:p w14:paraId="4543CCFF" w14:textId="77777777" w:rsidR="00EA54CE" w:rsidRPr="0050535F" w:rsidRDefault="00C65BF8" w:rsidP="00DF3B00">
      <w:pPr>
        <w:keepNext/>
        <w:spacing w:line="360" w:lineRule="auto"/>
        <w:jc w:val="center"/>
        <w:rPr>
          <w:rFonts w:cs="Times New Roman"/>
          <w:lang w:val="en-US"/>
        </w:rPr>
      </w:pPr>
      <w:r w:rsidRPr="0050535F">
        <w:rPr>
          <w:rFonts w:cs="Times New Roman"/>
          <w:noProof/>
          <w:lang w:val="en-US"/>
        </w:rPr>
        <w:lastRenderedPageBreak/>
        <w:drawing>
          <wp:inline distT="0" distB="0" distL="0" distR="0" wp14:anchorId="67012206" wp14:editId="3AB5685B">
            <wp:extent cx="4848225" cy="2908934"/>
            <wp:effectExtent l="0" t="0" r="0" b="6350"/>
            <wp:docPr id="13203515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51554" name="Imagen 1"/>
                    <pic:cNvPicPr>
                      <a:picLocks noChangeAspect="1" noChangeArrowheads="1"/>
                    </pic:cNvPicPr>
                  </pic:nvPicPr>
                  <pic:blipFill>
                    <a:blip r:embed="rId284" cstate="print">
                      <a:extLst>
                        <a:ext uri="{28A0092B-C50C-407E-A947-70E740481C1C}">
                          <a14:useLocalDpi xmlns:a14="http://schemas.microsoft.com/office/drawing/2010/main" val="0"/>
                        </a:ext>
                      </a:extLst>
                    </a:blip>
                    <a:stretch>
                      <a:fillRect/>
                    </a:stretch>
                  </pic:blipFill>
                  <pic:spPr bwMode="auto">
                    <a:xfrm>
                      <a:off x="0" y="0"/>
                      <a:ext cx="4852261" cy="2911356"/>
                    </a:xfrm>
                    <a:prstGeom prst="rect">
                      <a:avLst/>
                    </a:prstGeom>
                    <a:noFill/>
                    <a:ln>
                      <a:noFill/>
                    </a:ln>
                  </pic:spPr>
                </pic:pic>
              </a:graphicData>
            </a:graphic>
          </wp:inline>
        </w:drawing>
      </w:r>
    </w:p>
    <w:p w14:paraId="3E261777" w14:textId="7D641B28" w:rsidR="00C65BF8" w:rsidRDefault="00EA54CE" w:rsidP="00DF3B00">
      <w:pPr>
        <w:pStyle w:val="Descripcin"/>
        <w:spacing w:line="360" w:lineRule="auto"/>
        <w:jc w:val="center"/>
        <w:rPr>
          <w:rFonts w:cs="Times New Roman"/>
          <w:color w:val="auto"/>
          <w:sz w:val="22"/>
          <w:szCs w:val="22"/>
          <w:lang w:val="en-US"/>
        </w:rPr>
      </w:pPr>
      <w:r w:rsidRPr="000C1FB9">
        <w:rPr>
          <w:rFonts w:cs="Times New Roman"/>
          <w:color w:val="auto"/>
          <w:sz w:val="22"/>
          <w:szCs w:val="22"/>
          <w:lang w:val="en-US"/>
        </w:rPr>
        <w:t xml:space="preserve">Figure </w:t>
      </w:r>
      <w:r w:rsidR="00D20111" w:rsidRPr="000C1FB9">
        <w:rPr>
          <w:rFonts w:cs="Times New Roman"/>
          <w:color w:val="auto"/>
          <w:sz w:val="22"/>
          <w:szCs w:val="22"/>
          <w:lang w:val="en-US"/>
        </w:rPr>
        <w:t xml:space="preserve">8. </w:t>
      </w:r>
      <w:r w:rsidR="00870FDA" w:rsidRPr="000C1FB9">
        <w:rPr>
          <w:rFonts w:cs="Times New Roman"/>
          <w:color w:val="auto"/>
          <w:sz w:val="22"/>
          <w:szCs w:val="22"/>
          <w:lang w:val="en-US"/>
        </w:rPr>
        <w:t>Relative importance of variables, ordered by significance</w:t>
      </w:r>
      <w:r w:rsidR="00F2255E" w:rsidRPr="000C1FB9">
        <w:rPr>
          <w:rFonts w:cs="Times New Roman"/>
          <w:color w:val="auto"/>
          <w:sz w:val="22"/>
          <w:szCs w:val="22"/>
          <w:lang w:val="en-US"/>
        </w:rPr>
        <w:t>.</w:t>
      </w:r>
      <w:r w:rsidR="00D20111" w:rsidRPr="000C1FB9">
        <w:rPr>
          <w:rFonts w:cs="Times New Roman"/>
          <w:color w:val="auto"/>
          <w:sz w:val="22"/>
          <w:szCs w:val="22"/>
          <w:lang w:val="en-US"/>
        </w:rPr>
        <w:t xml:space="preserve"> </w:t>
      </w:r>
    </w:p>
    <w:p w14:paraId="736D7F34" w14:textId="77777777" w:rsidR="008B0993" w:rsidRPr="008B0993" w:rsidRDefault="008B0993" w:rsidP="008B0993">
      <w:pPr>
        <w:rPr>
          <w:lang w:val="en-US"/>
        </w:rPr>
      </w:pPr>
    </w:p>
    <w:p w14:paraId="719BE546" w14:textId="0755311B" w:rsidR="00901E75" w:rsidRPr="0050535F" w:rsidRDefault="00901E75" w:rsidP="00901E75">
      <w:pPr>
        <w:pStyle w:val="Ttulo2"/>
        <w:rPr>
          <w:lang w:val="en-US"/>
        </w:rPr>
      </w:pPr>
      <w:r>
        <w:rPr>
          <w:lang w:val="en-US"/>
        </w:rPr>
        <w:t>4</w:t>
      </w:r>
      <w:commentRangeStart w:id="25"/>
      <w:commentRangeStart w:id="26"/>
      <w:commentRangeStart w:id="27"/>
      <w:r w:rsidRPr="0050535F">
        <w:rPr>
          <w:lang w:val="en-US"/>
        </w:rPr>
        <w:t>.</w:t>
      </w:r>
      <w:r>
        <w:rPr>
          <w:lang w:val="en-US"/>
        </w:rPr>
        <w:t>3</w:t>
      </w:r>
      <w:r w:rsidRPr="0050535F">
        <w:rPr>
          <w:lang w:val="en-US"/>
        </w:rPr>
        <w:t>.</w:t>
      </w:r>
      <w:r w:rsidR="003A5DC0">
        <w:rPr>
          <w:lang w:val="en-US"/>
        </w:rPr>
        <w:t xml:space="preserve"> </w:t>
      </w:r>
      <w:r w:rsidR="00946CB9">
        <w:rPr>
          <w:lang w:val="en-US"/>
        </w:rPr>
        <w:t xml:space="preserve">Technical </w:t>
      </w:r>
      <w:r w:rsidRPr="000C1FB9">
        <w:rPr>
          <w:lang w:val="en-US"/>
        </w:rPr>
        <w:t>efficiency</w:t>
      </w:r>
      <w:r>
        <w:rPr>
          <w:i w:val="0"/>
          <w:iCs/>
          <w:lang w:val="en-US"/>
        </w:rPr>
        <w:t xml:space="preserve"> </w:t>
      </w:r>
      <w:r>
        <w:rPr>
          <w:lang w:val="en-US"/>
        </w:rPr>
        <w:t>and benchmark peers</w:t>
      </w:r>
      <w:r w:rsidRPr="0050535F">
        <w:rPr>
          <w:lang w:val="en-US"/>
        </w:rPr>
        <w:t xml:space="preserve"> </w:t>
      </w:r>
      <w:commentRangeEnd w:id="25"/>
      <w:r w:rsidRPr="0050535F">
        <w:rPr>
          <w:rStyle w:val="Refdecomentario"/>
          <w:b/>
          <w:bCs/>
          <w:lang w:val="en-US"/>
        </w:rPr>
        <w:commentReference w:id="25"/>
      </w:r>
      <w:commentRangeEnd w:id="26"/>
      <w:r w:rsidRPr="0050535F">
        <w:rPr>
          <w:rStyle w:val="Refdecomentario"/>
          <w:b/>
          <w:bCs/>
          <w:lang w:val="en-US"/>
        </w:rPr>
        <w:commentReference w:id="26"/>
      </w:r>
      <w:commentRangeEnd w:id="27"/>
      <w:r w:rsidRPr="0050535F">
        <w:rPr>
          <w:rStyle w:val="Refdecomentario"/>
          <w:b/>
          <w:bCs/>
          <w:lang w:val="en-US"/>
        </w:rPr>
        <w:commentReference w:id="27"/>
      </w:r>
    </w:p>
    <w:p w14:paraId="7515AEF1" w14:textId="3026FADB" w:rsidR="00591982" w:rsidRPr="0050535F" w:rsidRDefault="003A5DC0" w:rsidP="00DF3B00">
      <w:pPr>
        <w:spacing w:line="360" w:lineRule="auto"/>
        <w:rPr>
          <w:rFonts w:cs="Times New Roman"/>
          <w:lang w:val="en-US"/>
        </w:rPr>
      </w:pPr>
      <w:r>
        <w:rPr>
          <w:rFonts w:cs="Times New Roman"/>
          <w:lang w:val="en-US"/>
        </w:rPr>
        <w:t>W</w:t>
      </w:r>
      <w:r w:rsidR="00C573C5" w:rsidRPr="0050535F">
        <w:rPr>
          <w:rFonts w:cs="Times New Roman"/>
          <w:lang w:val="en-US"/>
        </w:rPr>
        <w:t xml:space="preserve">e </w:t>
      </w:r>
      <w:r w:rsidR="005E3369">
        <w:rPr>
          <w:rFonts w:cs="Times New Roman"/>
          <w:lang w:val="en-US"/>
        </w:rPr>
        <w:t xml:space="preserve">report </w:t>
      </w:r>
      <w:r w:rsidR="006E5C26">
        <w:rPr>
          <w:rFonts w:cs="Times New Roman"/>
          <w:lang w:val="en-US"/>
        </w:rPr>
        <w:t xml:space="preserve">in Table </w:t>
      </w:r>
      <w:proofErr w:type="gramStart"/>
      <w:r w:rsidR="006E5C26">
        <w:rPr>
          <w:rFonts w:cs="Times New Roman"/>
          <w:lang w:val="en-US"/>
        </w:rPr>
        <w:t xml:space="preserve">4 </w:t>
      </w:r>
      <w:r w:rsidR="005E3369">
        <w:rPr>
          <w:rFonts w:cs="Times New Roman"/>
          <w:lang w:val="en-US"/>
        </w:rPr>
        <w:t>the</w:t>
      </w:r>
      <w:proofErr w:type="gramEnd"/>
      <w:r w:rsidR="005E3369">
        <w:rPr>
          <w:rFonts w:cs="Times New Roman"/>
          <w:lang w:val="en-US"/>
        </w:rPr>
        <w:t xml:space="preserve"> </w:t>
      </w:r>
      <w:r w:rsidR="00A2795E">
        <w:rPr>
          <w:rFonts w:cs="Times New Roman"/>
          <w:lang w:val="en-US"/>
        </w:rPr>
        <w:t>in</w:t>
      </w:r>
      <w:r w:rsidR="00B03293">
        <w:rPr>
          <w:rFonts w:cs="Times New Roman"/>
          <w:lang w:val="en-US"/>
        </w:rPr>
        <w:t>efficiency</w:t>
      </w:r>
      <w:r w:rsidR="005E3369">
        <w:rPr>
          <w:rFonts w:cs="Times New Roman"/>
          <w:lang w:val="en-US"/>
        </w:rPr>
        <w:t xml:space="preserve"> values and </w:t>
      </w:r>
      <w:r w:rsidR="00B03293">
        <w:rPr>
          <w:rFonts w:cs="Times New Roman"/>
          <w:lang w:val="en-US"/>
        </w:rPr>
        <w:t xml:space="preserve">benchmark </w:t>
      </w:r>
      <w:r w:rsidR="00C573C5" w:rsidRPr="0050535F">
        <w:rPr>
          <w:rFonts w:cs="Times New Roman"/>
          <w:lang w:val="en-US"/>
        </w:rPr>
        <w:t xml:space="preserve">peers for each </w:t>
      </w:r>
      <w:r w:rsidR="00954972">
        <w:rPr>
          <w:rFonts w:cs="Times New Roman"/>
          <w:lang w:val="en-US"/>
        </w:rPr>
        <w:t>fi</w:t>
      </w:r>
      <w:r w:rsidR="00A63991">
        <w:rPr>
          <w:rFonts w:cs="Times New Roman"/>
          <w:lang w:val="en-US"/>
        </w:rPr>
        <w:t>r</w:t>
      </w:r>
      <w:r w:rsidR="00954972">
        <w:rPr>
          <w:rFonts w:cs="Times New Roman"/>
          <w:lang w:val="en-US"/>
        </w:rPr>
        <w:t xml:space="preserve">m </w:t>
      </w:r>
      <w:r w:rsidR="00C573C5" w:rsidRPr="0050535F">
        <w:rPr>
          <w:rFonts w:cs="Times New Roman"/>
          <w:lang w:val="en-US"/>
        </w:rPr>
        <w:t xml:space="preserve">using </w:t>
      </w:r>
      <w:r w:rsidR="00B03293">
        <w:rPr>
          <w:rFonts w:cs="Times New Roman"/>
          <w:lang w:val="en-US"/>
        </w:rPr>
        <w:t xml:space="preserve">three </w:t>
      </w:r>
      <w:r w:rsidR="00C573C5" w:rsidRPr="0050535F">
        <w:rPr>
          <w:rFonts w:cs="Times New Roman"/>
          <w:lang w:val="en-US"/>
        </w:rPr>
        <w:t xml:space="preserve">thresholds </w:t>
      </w:r>
      <w:r w:rsidR="00B03293">
        <w:rPr>
          <w:rFonts w:cs="Times New Roman"/>
          <w:lang w:val="en-US"/>
        </w:rPr>
        <w:t xml:space="preserve">corresponding to </w:t>
      </w:r>
      <w:r w:rsidR="00954972">
        <w:rPr>
          <w:rFonts w:cs="Times New Roman"/>
          <w:i/>
          <w:iCs/>
          <w:lang w:val="en-US"/>
        </w:rPr>
        <w:t>p</w:t>
      </w:r>
      <w:r w:rsidR="00DD3A46">
        <w:rPr>
          <w:rFonts w:cs="Times New Roman"/>
          <w:i/>
          <w:iCs/>
          <w:lang w:val="en-US"/>
        </w:rPr>
        <w:t xml:space="preserve"> </w:t>
      </w:r>
      <w:r w:rsidR="00DD3A46" w:rsidRPr="000C1FB9">
        <w:rPr>
          <w:rFonts w:cs="Times New Roman"/>
          <w:lang w:val="en-US"/>
        </w:rPr>
        <w:t>=</w:t>
      </w:r>
      <w:r w:rsidR="00DD3A46">
        <w:rPr>
          <w:rFonts w:cs="Times New Roman"/>
          <w:lang w:val="en-US"/>
        </w:rPr>
        <w:t xml:space="preserve"> </w:t>
      </w:r>
      <w:r w:rsidR="00C573C5" w:rsidRPr="0050535F">
        <w:rPr>
          <w:rFonts w:cs="Times New Roman"/>
          <w:lang w:val="en-US"/>
        </w:rPr>
        <w:t>0.</w:t>
      </w:r>
      <w:r w:rsidR="00BA04FC" w:rsidRPr="0050535F">
        <w:rPr>
          <w:rFonts w:cs="Times New Roman"/>
          <w:lang w:val="en-US"/>
        </w:rPr>
        <w:t>7</w:t>
      </w:r>
      <w:r w:rsidR="00C573C5" w:rsidRPr="0050535F">
        <w:rPr>
          <w:rFonts w:cs="Times New Roman"/>
          <w:lang w:val="en-US"/>
        </w:rPr>
        <w:t>5</w:t>
      </w:r>
      <w:r w:rsidR="00B03293">
        <w:rPr>
          <w:rFonts w:cs="Times New Roman"/>
          <w:lang w:val="en-US"/>
        </w:rPr>
        <w:t xml:space="preserve">, </w:t>
      </w:r>
      <w:r w:rsidR="00B03293">
        <w:rPr>
          <w:rFonts w:cs="Times New Roman"/>
          <w:i/>
          <w:iCs/>
          <w:lang w:val="en-US"/>
        </w:rPr>
        <w:t xml:space="preserve">p </w:t>
      </w:r>
      <w:r w:rsidR="00B03293" w:rsidRPr="00C03CC2">
        <w:rPr>
          <w:rFonts w:cs="Times New Roman"/>
          <w:lang w:val="en-US"/>
        </w:rPr>
        <w:t>=</w:t>
      </w:r>
      <w:r w:rsidR="00B03293">
        <w:rPr>
          <w:rFonts w:cs="Times New Roman"/>
          <w:lang w:val="en-US"/>
        </w:rPr>
        <w:t xml:space="preserve"> </w:t>
      </w:r>
      <w:r w:rsidR="00B03293" w:rsidRPr="0050535F">
        <w:rPr>
          <w:rFonts w:cs="Times New Roman"/>
          <w:lang w:val="en-US"/>
        </w:rPr>
        <w:t>0.</w:t>
      </w:r>
      <w:r w:rsidR="00B03293">
        <w:rPr>
          <w:rFonts w:cs="Times New Roman"/>
          <w:lang w:val="en-US"/>
        </w:rPr>
        <w:t>8</w:t>
      </w:r>
      <w:r w:rsidR="00B03293" w:rsidRPr="0050535F">
        <w:rPr>
          <w:rFonts w:cs="Times New Roman"/>
          <w:lang w:val="en-US"/>
        </w:rPr>
        <w:t>5</w:t>
      </w:r>
      <w:r w:rsidR="00B03293">
        <w:rPr>
          <w:rFonts w:cs="Times New Roman"/>
          <w:lang w:val="en-US"/>
        </w:rPr>
        <w:t xml:space="preserve"> and </w:t>
      </w:r>
      <w:r w:rsidR="00B03293">
        <w:rPr>
          <w:rFonts w:cs="Times New Roman"/>
          <w:i/>
          <w:iCs/>
          <w:lang w:val="en-US"/>
        </w:rPr>
        <w:t xml:space="preserve">p </w:t>
      </w:r>
      <w:r w:rsidR="00B03293" w:rsidRPr="00C03CC2">
        <w:rPr>
          <w:rFonts w:cs="Times New Roman"/>
          <w:lang w:val="en-US"/>
        </w:rPr>
        <w:t>=</w:t>
      </w:r>
      <w:r w:rsidR="00B03293">
        <w:rPr>
          <w:rFonts w:cs="Times New Roman"/>
          <w:lang w:val="en-US"/>
        </w:rPr>
        <w:t xml:space="preserve"> </w:t>
      </w:r>
      <w:r w:rsidR="00B03293" w:rsidRPr="0050535F">
        <w:rPr>
          <w:rFonts w:cs="Times New Roman"/>
          <w:lang w:val="en-US"/>
        </w:rPr>
        <w:t>0.</w:t>
      </w:r>
      <w:r w:rsidR="00B03293">
        <w:rPr>
          <w:rFonts w:cs="Times New Roman"/>
          <w:lang w:val="en-US"/>
        </w:rPr>
        <w:t>9</w:t>
      </w:r>
      <w:r w:rsidR="00B03293" w:rsidRPr="0050535F">
        <w:rPr>
          <w:rFonts w:cs="Times New Roman"/>
          <w:lang w:val="en-US"/>
        </w:rPr>
        <w:t>5</w:t>
      </w:r>
      <w:r w:rsidR="00BA04FC" w:rsidRPr="0050535F">
        <w:rPr>
          <w:rFonts w:cs="Times New Roman"/>
          <w:lang w:val="en-US"/>
        </w:rPr>
        <w:t xml:space="preserve">. </w:t>
      </w:r>
      <w:r w:rsidR="006234F4">
        <w:rPr>
          <w:rFonts w:cs="Times New Roman"/>
          <w:lang w:val="en-US"/>
        </w:rPr>
        <w:t xml:space="preserve">For example, the top 9 </w:t>
      </w:r>
      <w:r w:rsidR="006E3A81">
        <w:rPr>
          <w:rFonts w:cs="Times New Roman"/>
          <w:lang w:val="en-US"/>
        </w:rPr>
        <w:t xml:space="preserve">firms are efficient at the 95% level and therefore their </w:t>
      </w:r>
      <w:r w:rsidR="006E3A81" w:rsidRPr="0050535F">
        <w:rPr>
          <w:position w:val="-10"/>
          <w:lang w:val="en-US"/>
        </w:rPr>
        <w:object w:dxaOrig="279" w:dyaOrig="340" w14:anchorId="6A9D8C9C">
          <v:shape id="_x0000_i1165" type="#_x0000_t75" style="width:14.25pt;height:16.5pt" o:ole="">
            <v:imagedata r:id="rId285" o:title=""/>
          </v:shape>
          <o:OLEObject Type="Embed" ProgID="Equation.DSMT4" ShapeID="_x0000_i1165" DrawAspect="Content" ObjectID="_1803730010" r:id="rId286"/>
        </w:object>
      </w:r>
      <w:r w:rsidR="006E3A81">
        <w:rPr>
          <w:lang w:val="en-US"/>
        </w:rPr>
        <w:t xml:space="preserve">’s are equal to zero. </w:t>
      </w:r>
      <w:r w:rsidR="00111055">
        <w:rPr>
          <w:lang w:val="en-US"/>
        </w:rPr>
        <w:t xml:space="preserve">Decreasing the </w:t>
      </w:r>
      <w:r w:rsidR="00B56EFC">
        <w:rPr>
          <w:lang w:val="en-US"/>
        </w:rPr>
        <w:t xml:space="preserve">asked </w:t>
      </w:r>
      <w:r w:rsidR="00111055">
        <w:rPr>
          <w:lang w:val="en-US"/>
        </w:rPr>
        <w:t xml:space="preserve">probability threshold </w:t>
      </w:r>
      <w:r>
        <w:rPr>
          <w:lang w:val="en-US"/>
        </w:rPr>
        <w:t xml:space="preserve">results in more </w:t>
      </w:r>
      <w:r w:rsidR="00111055">
        <w:rPr>
          <w:lang w:val="en-US"/>
        </w:rPr>
        <w:t xml:space="preserve">firms </w:t>
      </w:r>
      <w:r>
        <w:rPr>
          <w:lang w:val="en-US"/>
        </w:rPr>
        <w:t xml:space="preserve">being classified as </w:t>
      </w:r>
      <w:r w:rsidR="00111055">
        <w:rPr>
          <w:lang w:val="en-US"/>
        </w:rPr>
        <w:t xml:space="preserve">efficient. </w:t>
      </w:r>
      <w:r w:rsidR="00C573C5" w:rsidRPr="0050535F">
        <w:rPr>
          <w:rFonts w:cs="Times New Roman"/>
          <w:lang w:val="en-US"/>
        </w:rPr>
        <w:t xml:space="preserve">The first 14 </w:t>
      </w:r>
      <w:r w:rsidR="00DD3A46">
        <w:rPr>
          <w:rFonts w:cs="Times New Roman"/>
          <w:lang w:val="en-US"/>
        </w:rPr>
        <w:t xml:space="preserve">firms </w:t>
      </w:r>
      <w:r w:rsidR="00C573C5" w:rsidRPr="0050535F">
        <w:rPr>
          <w:rFonts w:cs="Times New Roman"/>
          <w:lang w:val="en-US"/>
        </w:rPr>
        <w:t xml:space="preserve">exhibit </w:t>
      </w:r>
      <w:proofErr w:type="gramStart"/>
      <w:r w:rsidR="00C573C5" w:rsidRPr="0050535F">
        <w:rPr>
          <w:rFonts w:cs="Times New Roman"/>
          <w:lang w:val="en-US"/>
        </w:rPr>
        <w:t>probabilities</w:t>
      </w:r>
      <w:proofErr w:type="gramEnd"/>
      <w:r w:rsidR="00C573C5" w:rsidRPr="0050535F">
        <w:rPr>
          <w:rFonts w:cs="Times New Roman"/>
          <w:lang w:val="en-US"/>
        </w:rPr>
        <w:t xml:space="preserve"> very close to 1</w:t>
      </w:r>
      <w:r w:rsidR="006E5C26">
        <w:rPr>
          <w:rFonts w:cs="Times New Roman"/>
          <w:lang w:val="en-US"/>
        </w:rPr>
        <w:t>,</w:t>
      </w:r>
      <w:r w:rsidR="00C573C5" w:rsidRPr="0050535F">
        <w:rPr>
          <w:rFonts w:cs="Times New Roman"/>
          <w:lang w:val="en-US"/>
        </w:rPr>
        <w:t xml:space="preserve"> </w:t>
      </w:r>
      <w:r w:rsidR="00B03293">
        <w:rPr>
          <w:rFonts w:cs="Times New Roman"/>
          <w:lang w:val="en-US"/>
        </w:rPr>
        <w:t xml:space="preserve">being </w:t>
      </w:r>
      <w:r w:rsidR="00D71C43">
        <w:rPr>
          <w:rFonts w:cs="Times New Roman"/>
          <w:lang w:val="en-US"/>
        </w:rPr>
        <w:t>efficient</w:t>
      </w:r>
      <w:r w:rsidR="00B03293">
        <w:rPr>
          <w:rFonts w:cs="Times New Roman"/>
          <w:lang w:val="en-US"/>
        </w:rPr>
        <w:t xml:space="preserve"> </w:t>
      </w:r>
      <w:r w:rsidR="00D71C43">
        <w:rPr>
          <w:rFonts w:cs="Times New Roman"/>
          <w:lang w:val="en-US"/>
        </w:rPr>
        <w:t xml:space="preserve">at </w:t>
      </w:r>
      <w:r w:rsidR="00D71C43">
        <w:rPr>
          <w:rFonts w:cs="Times New Roman"/>
          <w:i/>
          <w:iCs/>
          <w:lang w:val="en-US"/>
        </w:rPr>
        <w:t xml:space="preserve">p </w:t>
      </w:r>
      <w:r w:rsidR="00D71C43" w:rsidRPr="00C03CC2">
        <w:rPr>
          <w:rFonts w:cs="Times New Roman"/>
          <w:lang w:val="en-US"/>
        </w:rPr>
        <w:t>=</w:t>
      </w:r>
      <w:r w:rsidR="00D71C43">
        <w:rPr>
          <w:rFonts w:cs="Times New Roman"/>
          <w:lang w:val="en-US"/>
        </w:rPr>
        <w:t xml:space="preserve"> </w:t>
      </w:r>
      <w:r w:rsidR="00D71C43" w:rsidRPr="0050535F">
        <w:rPr>
          <w:rFonts w:cs="Times New Roman"/>
          <w:lang w:val="en-US"/>
        </w:rPr>
        <w:t>0.</w:t>
      </w:r>
      <w:r w:rsidR="00D71C43">
        <w:rPr>
          <w:rFonts w:cs="Times New Roman"/>
          <w:lang w:val="en-US"/>
        </w:rPr>
        <w:t>9</w:t>
      </w:r>
      <w:r w:rsidR="006E5C26">
        <w:rPr>
          <w:rFonts w:cs="Times New Roman"/>
          <w:lang w:val="en-US"/>
        </w:rPr>
        <w:t>0.</w:t>
      </w:r>
      <w:r w:rsidR="00AC4A58">
        <w:rPr>
          <w:lang w:val="en-US"/>
        </w:rPr>
        <w:t xml:space="preserve"> </w:t>
      </w:r>
      <w:r w:rsidR="00CF7703">
        <w:rPr>
          <w:rFonts w:cs="Times New Roman"/>
          <w:lang w:val="en-US"/>
        </w:rPr>
        <w:t>Meanwhile,</w:t>
      </w:r>
      <w:r w:rsidR="00E66B4D" w:rsidRPr="00E66B4D">
        <w:rPr>
          <w:rFonts w:cs="Times New Roman"/>
          <w:lang w:val="en-US"/>
        </w:rPr>
        <w:t xml:space="preserve"> </w:t>
      </w:r>
      <w:r w:rsidR="00E66B4D">
        <w:rPr>
          <w:rFonts w:cs="Times New Roman"/>
          <w:lang w:val="en-US"/>
        </w:rPr>
        <w:t xml:space="preserve">firms </w:t>
      </w:r>
      <w:r w:rsidR="00E66B4D" w:rsidRPr="0050535F">
        <w:rPr>
          <w:rFonts w:cs="Times New Roman"/>
          <w:lang w:val="en-US"/>
        </w:rPr>
        <w:t xml:space="preserve">ranked </w:t>
      </w:r>
      <w:proofErr w:type="gramStart"/>
      <w:r w:rsidR="00E66B4D" w:rsidRPr="0050535F">
        <w:rPr>
          <w:rFonts w:cs="Times New Roman"/>
          <w:lang w:val="en-US"/>
        </w:rPr>
        <w:t>15</w:t>
      </w:r>
      <w:r w:rsidR="00E66B4D" w:rsidRPr="009A2064">
        <w:rPr>
          <w:rFonts w:cs="Times New Roman"/>
          <w:vertAlign w:val="superscript"/>
          <w:lang w:val="en-US"/>
        </w:rPr>
        <w:t>th</w:t>
      </w:r>
      <w:proofErr w:type="gramEnd"/>
      <w:r w:rsidR="00E66B4D">
        <w:rPr>
          <w:rFonts w:cs="Times New Roman"/>
          <w:lang w:val="en-US"/>
        </w:rPr>
        <w:t xml:space="preserve"> </w:t>
      </w:r>
      <w:r w:rsidR="00E66B4D" w:rsidRPr="0050535F">
        <w:rPr>
          <w:rFonts w:cs="Times New Roman"/>
          <w:lang w:val="en-US"/>
        </w:rPr>
        <w:t>and 16</w:t>
      </w:r>
      <w:r w:rsidR="00E66B4D" w:rsidRPr="009A2064">
        <w:rPr>
          <w:rFonts w:cs="Times New Roman"/>
          <w:vertAlign w:val="superscript"/>
          <w:lang w:val="en-US"/>
        </w:rPr>
        <w:t>th</w:t>
      </w:r>
      <w:r w:rsidR="00E66B4D">
        <w:rPr>
          <w:rFonts w:cs="Times New Roman"/>
          <w:lang w:val="en-US"/>
        </w:rPr>
        <w:t xml:space="preserve"> </w:t>
      </w:r>
      <w:r w:rsidR="006E5C26">
        <w:rPr>
          <w:rFonts w:cs="Times New Roman"/>
          <w:lang w:val="en-US"/>
        </w:rPr>
        <w:t xml:space="preserve">can be labeled </w:t>
      </w:r>
      <w:r w:rsidR="00E66B4D">
        <w:rPr>
          <w:rFonts w:cs="Times New Roman"/>
          <w:lang w:val="en-US"/>
        </w:rPr>
        <w:t xml:space="preserve">inefficient because their </w:t>
      </w:r>
      <w:r w:rsidR="00303CE2">
        <w:rPr>
          <w:rFonts w:cs="Times New Roman"/>
          <w:lang w:val="en-US"/>
        </w:rPr>
        <w:t>efficiency probabilit</w:t>
      </w:r>
      <w:r w:rsidR="00E66B4D">
        <w:rPr>
          <w:rFonts w:cs="Times New Roman"/>
          <w:lang w:val="en-US"/>
        </w:rPr>
        <w:t xml:space="preserve">ies do not reach the threshold </w:t>
      </w:r>
      <w:r w:rsidR="00135A3F" w:rsidRPr="00135A3F">
        <w:rPr>
          <w:rFonts w:cs="Times New Roman"/>
          <w:i/>
          <w:iCs/>
          <w:lang w:val="en-US"/>
        </w:rPr>
        <w:t>p</w:t>
      </w:r>
      <w:r w:rsidR="00135A3F">
        <w:rPr>
          <w:rFonts w:cs="Times New Roman"/>
          <w:lang w:val="en-US"/>
        </w:rPr>
        <w:t>=</w:t>
      </w:r>
      <w:r w:rsidR="00C573C5" w:rsidRPr="00135A3F">
        <w:rPr>
          <w:rFonts w:cs="Times New Roman"/>
          <w:lang w:val="en-US"/>
        </w:rPr>
        <w:t>0</w:t>
      </w:r>
      <w:r w:rsidR="00C573C5" w:rsidRPr="0050535F">
        <w:rPr>
          <w:rFonts w:cs="Times New Roman"/>
          <w:lang w:val="en-US"/>
        </w:rPr>
        <w:t>.5</w:t>
      </w:r>
      <w:r w:rsidR="0065679C">
        <w:rPr>
          <w:rFonts w:cs="Times New Roman"/>
          <w:lang w:val="en-US"/>
        </w:rPr>
        <w:t xml:space="preserve"> by less than 1 percentage point. T</w:t>
      </w:r>
      <w:r w:rsidR="00C573C5" w:rsidRPr="0050535F">
        <w:rPr>
          <w:rFonts w:cs="Times New Roman"/>
          <w:lang w:val="en-US"/>
        </w:rPr>
        <w:t xml:space="preserve">he remaining </w:t>
      </w:r>
      <w:r w:rsidR="00DA26AD">
        <w:rPr>
          <w:rFonts w:cs="Times New Roman"/>
          <w:lang w:val="en-US"/>
        </w:rPr>
        <w:t>firms</w:t>
      </w:r>
      <w:r w:rsidR="005E4F24">
        <w:rPr>
          <w:rFonts w:cs="Times New Roman"/>
          <w:lang w:val="en-US"/>
        </w:rPr>
        <w:t xml:space="preserve"> </w:t>
      </w:r>
      <w:r w:rsidR="00C573C5" w:rsidRPr="0050535F">
        <w:rPr>
          <w:rFonts w:cs="Times New Roman"/>
          <w:lang w:val="en-US"/>
        </w:rPr>
        <w:t xml:space="preserve">show </w:t>
      </w:r>
      <w:proofErr w:type="gramStart"/>
      <w:r w:rsidR="00C573C5" w:rsidRPr="0050535F">
        <w:rPr>
          <w:rFonts w:cs="Times New Roman"/>
          <w:lang w:val="en-US"/>
        </w:rPr>
        <w:t>probabilities</w:t>
      </w:r>
      <w:proofErr w:type="gramEnd"/>
      <w:r w:rsidR="00C573C5" w:rsidRPr="0050535F">
        <w:rPr>
          <w:rFonts w:cs="Times New Roman"/>
          <w:lang w:val="en-US"/>
        </w:rPr>
        <w:t xml:space="preserve"> close to 0. Notably, </w:t>
      </w:r>
      <w:r w:rsidR="005E4F24">
        <w:rPr>
          <w:rFonts w:cs="Times New Roman"/>
          <w:lang w:val="en-US"/>
        </w:rPr>
        <w:t xml:space="preserve">firm </w:t>
      </w:r>
      <w:r w:rsidR="00A63991">
        <w:rPr>
          <w:rFonts w:cs="Times New Roman"/>
          <w:lang w:val="en-US"/>
        </w:rPr>
        <w:t>#</w:t>
      </w:r>
      <w:r w:rsidR="00C573C5" w:rsidRPr="0050535F">
        <w:rPr>
          <w:rFonts w:cs="Times New Roman"/>
          <w:lang w:val="en-US"/>
        </w:rPr>
        <w:t>26</w:t>
      </w:r>
      <w:r w:rsidR="005E4F24">
        <w:rPr>
          <w:rFonts w:cs="Times New Roman"/>
          <w:lang w:val="en-US"/>
        </w:rPr>
        <w:t xml:space="preserve"> (ranked 16</w:t>
      </w:r>
      <w:r w:rsidR="005E4F24" w:rsidRPr="00352EC2">
        <w:rPr>
          <w:rFonts w:cs="Times New Roman"/>
          <w:vertAlign w:val="superscript"/>
          <w:lang w:val="en-US"/>
        </w:rPr>
        <w:t>th</w:t>
      </w:r>
      <w:r w:rsidR="005E4F24">
        <w:rPr>
          <w:rFonts w:cs="Times New Roman"/>
          <w:lang w:val="en-US"/>
        </w:rPr>
        <w:t>)</w:t>
      </w:r>
      <w:r w:rsidR="00C573C5" w:rsidRPr="0050535F">
        <w:rPr>
          <w:rFonts w:cs="Times New Roman"/>
          <w:lang w:val="en-US"/>
        </w:rPr>
        <w:t xml:space="preserve">, originally </w:t>
      </w:r>
      <w:r w:rsidR="0073073B" w:rsidRPr="0050535F">
        <w:rPr>
          <w:rFonts w:cs="Times New Roman"/>
          <w:lang w:val="en-US"/>
        </w:rPr>
        <w:t>labelled</w:t>
      </w:r>
      <w:r w:rsidR="00C573C5" w:rsidRPr="0050535F">
        <w:rPr>
          <w:rFonts w:cs="Times New Roman"/>
          <w:lang w:val="en-US"/>
        </w:rPr>
        <w:t xml:space="preserve"> as efficient</w:t>
      </w:r>
      <w:r w:rsidR="00DA26AD">
        <w:rPr>
          <w:rFonts w:cs="Times New Roman"/>
          <w:lang w:val="en-US"/>
        </w:rPr>
        <w:t xml:space="preserve"> by the </w:t>
      </w:r>
      <w:r w:rsidR="00A57A0B">
        <w:rPr>
          <w:rFonts w:cs="Times New Roman"/>
          <w:lang w:val="en-US"/>
        </w:rPr>
        <w:t xml:space="preserve">additive </w:t>
      </w:r>
      <w:r w:rsidR="00DA26AD">
        <w:rPr>
          <w:rFonts w:cs="Times New Roman"/>
          <w:lang w:val="en-US"/>
        </w:rPr>
        <w:t xml:space="preserve">DEA model </w:t>
      </w:r>
      <w:hyperlink w:anchor="eq_6" w:history="1">
        <w:r w:rsidR="00DA26AD" w:rsidRPr="0050535F">
          <w:rPr>
            <w:rStyle w:val="Hipervnculo"/>
            <w:rFonts w:cs="Times New Roman"/>
            <w:iCs/>
            <w:lang w:val="en-US"/>
          </w:rPr>
          <w:fldChar w:fldCharType="begin"/>
        </w:r>
        <w:r w:rsidR="00DA26AD" w:rsidRPr="0050535F">
          <w:rPr>
            <w:rStyle w:val="Hipervnculo"/>
            <w:rFonts w:cs="Times New Roman"/>
            <w:iCs/>
            <w:lang w:val="en-US"/>
          </w:rPr>
          <w:instrText xml:space="preserve"> GOTOBUTTON ZEqnNum131568  \* MERGEFORMAT </w:instrText>
        </w:r>
        <w:r w:rsidR="00DA26AD" w:rsidRPr="0050535F">
          <w:rPr>
            <w:rStyle w:val="Hipervnculo"/>
            <w:rFonts w:cs="Times New Roman"/>
            <w:iCs/>
            <w:lang w:val="en-US"/>
          </w:rPr>
          <w:fldChar w:fldCharType="begin"/>
        </w:r>
        <w:r w:rsidR="00DA26AD" w:rsidRPr="0050535F">
          <w:rPr>
            <w:rStyle w:val="Hipervnculo"/>
            <w:rFonts w:cs="Times New Roman"/>
            <w:iCs/>
            <w:lang w:val="en-US"/>
          </w:rPr>
          <w:instrText xml:space="preserve"> REF ZEqnNum131568 \* Charformat \! \* MERGEFORMAT </w:instrText>
        </w:r>
        <w:r w:rsidR="00DA26AD" w:rsidRPr="0050535F">
          <w:rPr>
            <w:rStyle w:val="Hipervnculo"/>
            <w:rFonts w:cs="Times New Roman"/>
            <w:iCs/>
            <w:lang w:val="en-US"/>
          </w:rPr>
          <w:fldChar w:fldCharType="separate"/>
        </w:r>
        <w:r w:rsidR="00AB32F0" w:rsidRPr="00352EC2">
          <w:rPr>
            <w:rStyle w:val="Hipervnculo"/>
            <w:iCs/>
          </w:rPr>
          <w:instrText>(6)</w:instrText>
        </w:r>
        <w:r w:rsidR="00DA26AD" w:rsidRPr="0050535F">
          <w:rPr>
            <w:rStyle w:val="Hipervnculo"/>
            <w:rFonts w:cs="Times New Roman"/>
            <w:iCs/>
            <w:lang w:val="en-US"/>
          </w:rPr>
          <w:fldChar w:fldCharType="end"/>
        </w:r>
        <w:r w:rsidR="00DA26AD" w:rsidRPr="0050535F">
          <w:rPr>
            <w:rStyle w:val="Hipervnculo"/>
            <w:rFonts w:cs="Times New Roman"/>
            <w:iCs/>
            <w:lang w:val="en-US"/>
          </w:rPr>
          <w:fldChar w:fldCharType="end"/>
        </w:r>
      </w:hyperlink>
      <w:r w:rsidR="00C573C5" w:rsidRPr="0050535F">
        <w:rPr>
          <w:rFonts w:cs="Times New Roman"/>
          <w:lang w:val="en-US"/>
        </w:rPr>
        <w:t xml:space="preserve">, is now classified as inefficient, demonstrating </w:t>
      </w:r>
      <w:r w:rsidR="00DA26AD">
        <w:rPr>
          <w:rFonts w:cs="Times New Roman"/>
          <w:lang w:val="en-US"/>
        </w:rPr>
        <w:t xml:space="preserve">the </w:t>
      </w:r>
      <w:r w:rsidR="00C573C5" w:rsidRPr="0050535F">
        <w:rPr>
          <w:rFonts w:cs="Times New Roman"/>
          <w:lang w:val="en-US"/>
        </w:rPr>
        <w:t xml:space="preserve">ability </w:t>
      </w:r>
      <w:r w:rsidR="00DA26AD">
        <w:rPr>
          <w:rFonts w:cs="Times New Roman"/>
          <w:lang w:val="en-US"/>
        </w:rPr>
        <w:t>of NNs to overcome the determin</w:t>
      </w:r>
      <w:r w:rsidR="00A57A0B">
        <w:rPr>
          <w:rFonts w:cs="Times New Roman"/>
          <w:lang w:val="en-US"/>
        </w:rPr>
        <w:t>istic nature</w:t>
      </w:r>
      <w:r w:rsidR="00DA26AD">
        <w:rPr>
          <w:rFonts w:cs="Times New Roman"/>
          <w:lang w:val="en-US"/>
        </w:rPr>
        <w:t xml:space="preserve"> </w:t>
      </w:r>
      <w:r w:rsidR="00A57A0B">
        <w:rPr>
          <w:rFonts w:cs="Times New Roman"/>
          <w:lang w:val="en-US"/>
        </w:rPr>
        <w:t xml:space="preserve">of the </w:t>
      </w:r>
      <w:r w:rsidR="00A57A0B" w:rsidRPr="0050535F">
        <w:rPr>
          <w:rFonts w:cs="Times New Roman"/>
          <w:lang w:val="en-US"/>
        </w:rPr>
        <w:t>traditional approach</w:t>
      </w:r>
      <w:r w:rsidR="00A57A0B">
        <w:rPr>
          <w:rFonts w:cs="Times New Roman"/>
          <w:lang w:val="en-US"/>
        </w:rPr>
        <w:t xml:space="preserve"> </w:t>
      </w:r>
      <w:r w:rsidR="00116F56">
        <w:rPr>
          <w:rFonts w:cs="Times New Roman"/>
          <w:lang w:val="en-US"/>
        </w:rPr>
        <w:t xml:space="preserve">by leveraging </w:t>
      </w:r>
      <w:r w:rsidR="00A57A0B">
        <w:rPr>
          <w:rFonts w:cs="Times New Roman"/>
          <w:lang w:val="en-US"/>
        </w:rPr>
        <w:t>the probabilistic paradigm</w:t>
      </w:r>
      <w:r w:rsidR="00116F56">
        <w:rPr>
          <w:rFonts w:cs="Times New Roman"/>
          <w:lang w:val="en-US"/>
        </w:rPr>
        <w:t xml:space="preserve"> associated to ML classifying models</w:t>
      </w:r>
      <w:r w:rsidR="00C573C5" w:rsidRPr="0050535F">
        <w:rPr>
          <w:rFonts w:cs="Times New Roman"/>
          <w:lang w:val="en-US"/>
        </w:rPr>
        <w:t xml:space="preserve">. </w:t>
      </w:r>
      <w:r w:rsidR="009925AF" w:rsidRPr="0050535F">
        <w:rPr>
          <w:rFonts w:cs="Times New Roman"/>
          <w:lang w:val="en-US"/>
        </w:rPr>
        <w:t xml:space="preserve">In the peer columns, we indicate the reference </w:t>
      </w:r>
      <w:r w:rsidR="00FB25D7">
        <w:rPr>
          <w:rFonts w:cs="Times New Roman"/>
          <w:lang w:val="en-US"/>
        </w:rPr>
        <w:t xml:space="preserve">benchmark </w:t>
      </w:r>
      <w:r w:rsidR="009925AF" w:rsidRPr="0050535F">
        <w:rPr>
          <w:rFonts w:cs="Times New Roman"/>
          <w:lang w:val="en-US"/>
        </w:rPr>
        <w:t>for each</w:t>
      </w:r>
      <w:r w:rsidR="00FB25D7">
        <w:rPr>
          <w:rFonts w:cs="Times New Roman"/>
          <w:lang w:val="en-US"/>
        </w:rPr>
        <w:t xml:space="preserve"> firm</w:t>
      </w:r>
      <w:r w:rsidR="00A57A0B">
        <w:rPr>
          <w:rFonts w:cs="Times New Roman"/>
          <w:lang w:val="en-US"/>
        </w:rPr>
        <w:t xml:space="preserve"> at each probability threshold.</w:t>
      </w:r>
      <w:r w:rsidR="009925AF" w:rsidRPr="0050535F">
        <w:rPr>
          <w:rFonts w:cs="Times New Roman"/>
          <w:lang w:val="en-US"/>
        </w:rPr>
        <w:t xml:space="preserve"> </w:t>
      </w:r>
      <w:r w:rsidR="00B56EFC">
        <w:rPr>
          <w:rFonts w:cs="Times New Roman"/>
          <w:lang w:val="en-US"/>
        </w:rPr>
        <w:t>If a firm is efficient at a given threshold, it is its own peer. Considering the highe</w:t>
      </w:r>
      <w:r w:rsidR="0018416B">
        <w:rPr>
          <w:rFonts w:cs="Times New Roman"/>
          <w:lang w:val="en-US"/>
        </w:rPr>
        <w:t>st</w:t>
      </w:r>
      <w:r w:rsidR="00B56EFC">
        <w:rPr>
          <w:rFonts w:cs="Times New Roman"/>
          <w:lang w:val="en-US"/>
        </w:rPr>
        <w:t xml:space="preserve"> </w:t>
      </w:r>
      <w:r w:rsidR="0018416B">
        <w:rPr>
          <w:rFonts w:cs="Times New Roman"/>
          <w:i/>
          <w:iCs/>
          <w:lang w:val="en-US"/>
        </w:rPr>
        <w:t xml:space="preserve">p </w:t>
      </w:r>
      <w:r w:rsidR="0018416B" w:rsidRPr="00C03CC2">
        <w:rPr>
          <w:rFonts w:cs="Times New Roman"/>
          <w:lang w:val="en-US"/>
        </w:rPr>
        <w:t>=</w:t>
      </w:r>
      <w:r w:rsidR="0018416B">
        <w:rPr>
          <w:rFonts w:cs="Times New Roman"/>
          <w:lang w:val="en-US"/>
        </w:rPr>
        <w:t xml:space="preserve"> </w:t>
      </w:r>
      <w:r w:rsidR="0018416B" w:rsidRPr="0050535F">
        <w:rPr>
          <w:rFonts w:cs="Times New Roman"/>
          <w:lang w:val="en-US"/>
        </w:rPr>
        <w:t xml:space="preserve">0.95 </w:t>
      </w:r>
      <w:r w:rsidR="0018416B">
        <w:rPr>
          <w:rFonts w:cs="Times New Roman"/>
          <w:lang w:val="en-US"/>
        </w:rPr>
        <w:t xml:space="preserve">scenario, all inefficient firms identify their reference peer in the top </w:t>
      </w:r>
      <w:r w:rsidR="009925AF" w:rsidRPr="0050535F">
        <w:rPr>
          <w:rFonts w:cs="Times New Roman"/>
          <w:lang w:val="en-US"/>
        </w:rPr>
        <w:t xml:space="preserve">9, all of which have probabilities exceeding 0.95. </w:t>
      </w:r>
      <w:r w:rsidR="008A0F42" w:rsidRPr="0050535F">
        <w:rPr>
          <w:rFonts w:cs="Times New Roman"/>
          <w:lang w:val="en-US"/>
        </w:rPr>
        <w:t xml:space="preserve">Across the entire dataset, </w:t>
      </w:r>
      <w:r w:rsidR="0018416B">
        <w:rPr>
          <w:rFonts w:cs="Times New Roman"/>
          <w:lang w:val="en-US"/>
        </w:rPr>
        <w:t xml:space="preserve">all </w:t>
      </w:r>
      <w:r w:rsidR="008A0F42" w:rsidRPr="0050535F">
        <w:rPr>
          <w:rFonts w:cs="Times New Roman"/>
          <w:lang w:val="en-US"/>
        </w:rPr>
        <w:t xml:space="preserve">peers </w:t>
      </w:r>
      <w:r w:rsidR="0018416B">
        <w:rPr>
          <w:rFonts w:cs="Times New Roman"/>
          <w:lang w:val="en-US"/>
        </w:rPr>
        <w:t>belong to the 14 firms that are efficient with a probability greater than 0.5</w:t>
      </w:r>
      <w:r w:rsidR="008A0F42" w:rsidRPr="0050535F">
        <w:rPr>
          <w:rFonts w:cs="Times New Roman"/>
          <w:lang w:val="en-US"/>
        </w:rPr>
        <w:t>.</w:t>
      </w:r>
      <w:r w:rsidR="00332D67" w:rsidRPr="0050535F">
        <w:rPr>
          <w:rFonts w:cs="Times New Roman"/>
          <w:lang w:val="en-US"/>
        </w:rPr>
        <w:t xml:space="preserve"> </w:t>
      </w:r>
    </w:p>
    <w:p w14:paraId="08EA01CA" w14:textId="6A122971" w:rsidR="00582D21" w:rsidRPr="0050535F" w:rsidRDefault="00332222" w:rsidP="00DF3B00">
      <w:pPr>
        <w:spacing w:line="360" w:lineRule="auto"/>
        <w:rPr>
          <w:rFonts w:cs="Times New Roman"/>
          <w:lang w:val="en-US"/>
        </w:rPr>
      </w:pPr>
      <w:r w:rsidRPr="0050535F">
        <w:rPr>
          <w:rFonts w:cs="Times New Roman"/>
          <w:lang w:val="en-US"/>
        </w:rPr>
        <w:t xml:space="preserve">Additionally, we compute the main statistics for </w:t>
      </w:r>
      <w:r w:rsidR="00610088">
        <w:rPr>
          <w:rFonts w:cs="Times New Roman"/>
          <w:lang w:val="en-US"/>
        </w:rPr>
        <w:t xml:space="preserve">the </w:t>
      </w:r>
      <w:r w:rsidR="00F8696C" w:rsidRPr="0050535F">
        <w:rPr>
          <w:rFonts w:cs="Times New Roman"/>
          <w:lang w:val="en-US"/>
        </w:rPr>
        <w:t>efficient</w:t>
      </w:r>
      <w:r w:rsidRPr="0050535F">
        <w:rPr>
          <w:rFonts w:cs="Times New Roman"/>
          <w:lang w:val="en-US"/>
        </w:rPr>
        <w:t xml:space="preserve"> projections in each scenario to </w:t>
      </w:r>
      <w:r w:rsidR="00B9338D" w:rsidRPr="0050535F">
        <w:rPr>
          <w:rFonts w:cs="Times New Roman"/>
          <w:lang w:val="en-US"/>
        </w:rPr>
        <w:t xml:space="preserve">analyze </w:t>
      </w:r>
      <w:r w:rsidR="00AA18FA">
        <w:rPr>
          <w:rFonts w:cs="Times New Roman"/>
          <w:lang w:val="en-US"/>
        </w:rPr>
        <w:t xml:space="preserve">the </w:t>
      </w:r>
      <w:r w:rsidR="00610088">
        <w:rPr>
          <w:rFonts w:cs="Times New Roman"/>
          <w:lang w:val="en-US"/>
        </w:rPr>
        <w:t>inputs and outputs adjustments</w:t>
      </w:r>
      <w:r w:rsidR="00AA18FA">
        <w:rPr>
          <w:rFonts w:cs="Times New Roman"/>
          <w:lang w:val="en-US"/>
        </w:rPr>
        <w:t xml:space="preserve"> required to reach the frontier</w:t>
      </w:r>
      <w:r w:rsidRPr="0050535F">
        <w:rPr>
          <w:rFonts w:cs="Times New Roman"/>
          <w:lang w:val="en-US"/>
        </w:rPr>
        <w:t xml:space="preserve">. For the thresholds </w:t>
      </w:r>
      <w:r w:rsidR="00D55DAD" w:rsidRPr="0050535F">
        <w:rPr>
          <w:position w:val="-12"/>
          <w:lang w:val="en-US"/>
        </w:rPr>
        <w:object w:dxaOrig="2040" w:dyaOrig="360" w14:anchorId="11C481DB">
          <v:shape id="_x0000_i1166" type="#_x0000_t75" style="width:102pt;height:18pt" o:ole="">
            <v:imagedata r:id="rId287" o:title=""/>
          </v:shape>
          <o:OLEObject Type="Embed" ProgID="Equation.DSMT4" ShapeID="_x0000_i1166" DrawAspect="Content" ObjectID="_1803730011" r:id="rId288"/>
        </w:object>
      </w:r>
      <w:r w:rsidRPr="0050535F">
        <w:rPr>
          <w:rFonts w:cs="Times New Roman"/>
          <w:lang w:val="en-US"/>
        </w:rPr>
        <w:t>,</w:t>
      </w:r>
      <w:r w:rsidR="00B9338D" w:rsidRPr="0050535F">
        <w:rPr>
          <w:rFonts w:cs="Times New Roman"/>
          <w:lang w:val="en-US"/>
        </w:rPr>
        <w:t xml:space="preserve"> a total of</w:t>
      </w:r>
      <w:r w:rsidR="002C0287" w:rsidRPr="0050535F">
        <w:rPr>
          <w:rFonts w:cs="Times New Roman"/>
          <w:lang w:val="en-US"/>
        </w:rPr>
        <w:t xml:space="preserve"> </w:t>
      </w:r>
      <w:r w:rsidRPr="0050535F">
        <w:rPr>
          <w:rFonts w:cs="Times New Roman"/>
          <w:lang w:val="en-US"/>
        </w:rPr>
        <w:t xml:space="preserve">25, 31, and 37 </w:t>
      </w:r>
      <w:r w:rsidR="00AA18FA">
        <w:rPr>
          <w:rFonts w:cs="Times New Roman"/>
          <w:lang w:val="en-US"/>
        </w:rPr>
        <w:t>firms</w:t>
      </w:r>
      <w:r w:rsidRPr="0050535F">
        <w:rPr>
          <w:rFonts w:cs="Times New Roman"/>
          <w:lang w:val="en-US"/>
        </w:rPr>
        <w:t>, respectively, fail to achieve the established probability level due to the constraints discussed in Section 3</w:t>
      </w:r>
      <w:r w:rsidR="00B9338D" w:rsidRPr="0050535F">
        <w:rPr>
          <w:rFonts w:cs="Times New Roman"/>
          <w:lang w:val="en-US"/>
        </w:rPr>
        <w:t xml:space="preserve">—specifically, the restriction that </w:t>
      </w:r>
      <w:r w:rsidR="00B9338D" w:rsidRPr="0050535F">
        <w:rPr>
          <w:rFonts w:cs="Times New Roman"/>
          <w:lang w:val="en-US"/>
        </w:rPr>
        <w:lastRenderedPageBreak/>
        <w:t>prevents reducing any input below the minimum observed value in each dimension</w:t>
      </w:r>
      <w:r w:rsidRPr="0050535F">
        <w:rPr>
          <w:rFonts w:cs="Times New Roman"/>
          <w:lang w:val="en-US"/>
        </w:rPr>
        <w:t xml:space="preserve">. </w:t>
      </w:r>
      <w:r w:rsidR="00562BA4" w:rsidRPr="0050535F">
        <w:rPr>
          <w:rFonts w:cs="Times New Roman"/>
          <w:lang w:val="en-US"/>
        </w:rPr>
        <w:t xml:space="preserve">To further </w:t>
      </w:r>
      <w:r w:rsidR="004943AF" w:rsidRPr="0050535F">
        <w:rPr>
          <w:rFonts w:cs="Times New Roman"/>
          <w:lang w:val="en-US"/>
        </w:rPr>
        <w:t>analyze</w:t>
      </w:r>
      <w:r w:rsidR="00562BA4" w:rsidRPr="0050535F">
        <w:rPr>
          <w:rFonts w:cs="Times New Roman"/>
          <w:lang w:val="en-US"/>
        </w:rPr>
        <w:t xml:space="preserve"> these results, </w:t>
      </w:r>
      <w:r w:rsidR="007902E0" w:rsidRPr="0050535F">
        <w:rPr>
          <w:rFonts w:cs="Times New Roman"/>
          <w:lang w:val="en-US"/>
        </w:rPr>
        <w:t>T</w:t>
      </w:r>
      <w:r w:rsidRPr="0050535F">
        <w:rPr>
          <w:rFonts w:cs="Times New Roman"/>
          <w:lang w:val="en-US"/>
        </w:rPr>
        <w:t>ables 5, 6, and 7 summarize the mean, median, and standard deviation for these scenarios, highlighting the impact of increasing probability thresholds on the projections</w:t>
      </w:r>
      <w:r w:rsidR="00593E8B" w:rsidRPr="0050535F">
        <w:rPr>
          <w:rFonts w:cs="Times New Roman"/>
          <w:lang w:val="en-US"/>
        </w:rPr>
        <w:t xml:space="preserve"> (in particular, on the input and output targets)</w:t>
      </w:r>
      <w:r w:rsidR="003836F6" w:rsidRPr="0050535F">
        <w:rPr>
          <w:rFonts w:cs="Times New Roman"/>
          <w:lang w:val="en-US"/>
        </w:rPr>
        <w:t>. The percentage increments are shown in brackets for better interpretation</w:t>
      </w:r>
      <w:r w:rsidR="00634193" w:rsidRPr="0050535F">
        <w:rPr>
          <w:rFonts w:cs="Times New Roman"/>
          <w:lang w:val="en-US"/>
        </w:rPr>
        <w:t>.</w:t>
      </w:r>
      <w:r w:rsidR="009A532C" w:rsidRPr="0050535F">
        <w:rPr>
          <w:rFonts w:cs="Times New Roman"/>
          <w:lang w:val="en-US"/>
        </w:rPr>
        <w:t xml:space="preserve"> According to Table 5, if all </w:t>
      </w:r>
      <w:r w:rsidR="00AA18FA">
        <w:rPr>
          <w:rFonts w:cs="Times New Roman"/>
          <w:lang w:val="en-US"/>
        </w:rPr>
        <w:t xml:space="preserve">firms </w:t>
      </w:r>
      <w:r w:rsidR="009A532C" w:rsidRPr="0050535F">
        <w:rPr>
          <w:rFonts w:cs="Times New Roman"/>
          <w:lang w:val="en-US"/>
        </w:rPr>
        <w:t xml:space="preserve">were to adjust </w:t>
      </w:r>
      <w:r w:rsidR="00AA18FA">
        <w:rPr>
          <w:rFonts w:cs="Times New Roman"/>
          <w:lang w:val="en-US"/>
        </w:rPr>
        <w:t xml:space="preserve">the processes </w:t>
      </w:r>
      <w:r w:rsidR="009A532C" w:rsidRPr="0050535F">
        <w:rPr>
          <w:rFonts w:cs="Times New Roman"/>
          <w:lang w:val="en-US"/>
        </w:rPr>
        <w:t>following our direct</w:t>
      </w:r>
      <w:r w:rsidR="00DD7C65">
        <w:rPr>
          <w:rFonts w:cs="Times New Roman"/>
          <w:lang w:val="en-US"/>
        </w:rPr>
        <w:t>ional</w:t>
      </w:r>
      <w:r w:rsidR="009A532C" w:rsidRPr="0050535F">
        <w:rPr>
          <w:rFonts w:cs="Times New Roman"/>
          <w:lang w:val="en-US"/>
        </w:rPr>
        <w:t xml:space="preserve"> vector to be considered efficient, total assets would, on average, </w:t>
      </w:r>
      <w:proofErr w:type="gramStart"/>
      <w:r w:rsidR="009A532C" w:rsidRPr="0050535F">
        <w:rPr>
          <w:rFonts w:cs="Times New Roman"/>
          <w:lang w:val="en-US"/>
        </w:rPr>
        <w:t>decrease by</w:t>
      </w:r>
      <w:proofErr w:type="gramEnd"/>
      <w:r w:rsidR="009A532C" w:rsidRPr="0050535F">
        <w:rPr>
          <w:rFonts w:cs="Times New Roman"/>
          <w:lang w:val="en-US"/>
        </w:rPr>
        <w:t xml:space="preserve"> 13% </w:t>
      </w:r>
      <w:r w:rsidR="00D546AF">
        <w:rPr>
          <w:rFonts w:cs="Times New Roman"/>
          <w:lang w:val="en-US"/>
        </w:rPr>
        <w:t xml:space="preserve">(for </w:t>
      </w:r>
      <w:r w:rsidR="00D546AF">
        <w:rPr>
          <w:rFonts w:cs="Times New Roman"/>
          <w:i/>
          <w:iCs/>
          <w:lang w:val="en-US"/>
        </w:rPr>
        <w:t>p=</w:t>
      </w:r>
      <w:r w:rsidR="00D546AF">
        <w:rPr>
          <w:rFonts w:cs="Times New Roman"/>
          <w:lang w:val="en-US"/>
        </w:rPr>
        <w:t xml:space="preserve">0.75) </w:t>
      </w:r>
      <w:r w:rsidR="009A532C" w:rsidRPr="0050535F">
        <w:rPr>
          <w:rFonts w:cs="Times New Roman"/>
          <w:lang w:val="en-US"/>
        </w:rPr>
        <w:t>to 15%</w:t>
      </w:r>
      <w:r w:rsidR="00D546AF">
        <w:rPr>
          <w:rFonts w:cs="Times New Roman"/>
          <w:lang w:val="en-US"/>
        </w:rPr>
        <w:t xml:space="preserve"> (for </w:t>
      </w:r>
      <w:r w:rsidR="00D546AF">
        <w:rPr>
          <w:rFonts w:cs="Times New Roman"/>
          <w:i/>
          <w:iCs/>
          <w:lang w:val="en-US"/>
        </w:rPr>
        <w:t>p=</w:t>
      </w:r>
      <w:r w:rsidR="00D546AF">
        <w:rPr>
          <w:rFonts w:cs="Times New Roman"/>
          <w:lang w:val="en-US"/>
        </w:rPr>
        <w:t>0.95)</w:t>
      </w:r>
      <w:r w:rsidR="009A532C" w:rsidRPr="0050535F">
        <w:rPr>
          <w:rFonts w:cs="Times New Roman"/>
          <w:lang w:val="en-US"/>
        </w:rPr>
        <w:t>, employees by 26% to 30%, and fixed assets by 12% to 13%. Operating income would increase by 53% to 61%, depending on the scenario, while person</w:t>
      </w:r>
      <w:r w:rsidR="00D546AF">
        <w:rPr>
          <w:rFonts w:cs="Times New Roman"/>
          <w:lang w:val="en-US"/>
        </w:rPr>
        <w:t>ne</w:t>
      </w:r>
      <w:r w:rsidR="009A532C" w:rsidRPr="0050535F">
        <w:rPr>
          <w:rFonts w:cs="Times New Roman"/>
          <w:lang w:val="en-US"/>
        </w:rPr>
        <w:t>l expenses remain unchanged, reflecting their negligible role in the adjustments</w:t>
      </w:r>
      <w:r w:rsidRPr="0050535F">
        <w:rPr>
          <w:rFonts w:cs="Times New Roman"/>
          <w:lang w:val="en-US"/>
        </w:rPr>
        <w:t xml:space="preserve">. On average, the probability of being efficient in the observed dataset is 0.15, rising to 0.6, 0.67, and 0.74 in the predicted scenarios. These results </w:t>
      </w:r>
      <w:r w:rsidR="00D546AF">
        <w:rPr>
          <w:rFonts w:cs="Times New Roman"/>
          <w:lang w:val="en-US"/>
        </w:rPr>
        <w:t>depict realistic situations where firms cannot reach the efficient frontier for high thresholds</w:t>
      </w:r>
      <w:r w:rsidRPr="0050535F">
        <w:rPr>
          <w:rFonts w:cs="Times New Roman"/>
          <w:lang w:val="en-US"/>
        </w:rPr>
        <w:t xml:space="preserve">, leading the sector to converge toward a specific probability level below 1. Additionally, </w:t>
      </w:r>
      <w:r w:rsidR="009944A3" w:rsidRPr="0050535F">
        <w:rPr>
          <w:position w:val="-10"/>
          <w:lang w:val="en-US"/>
        </w:rPr>
        <w:object w:dxaOrig="240" w:dyaOrig="300" w14:anchorId="7BFEE721">
          <v:shape id="_x0000_i1167" type="#_x0000_t75" style="width:11.25pt;height:14.25pt" o:ole="">
            <v:imagedata r:id="rId289" o:title=""/>
          </v:shape>
          <o:OLEObject Type="Embed" ProgID="Equation.DSMT4" ShapeID="_x0000_i1167" DrawAspect="Content" ObjectID="_1803730012" r:id="rId290"/>
        </w:object>
      </w:r>
      <w:r w:rsidRPr="0050535F">
        <w:rPr>
          <w:rFonts w:cs="Times New Roman"/>
          <w:lang w:val="en-US"/>
        </w:rPr>
        <w:t xml:space="preserve"> values progressively </w:t>
      </w:r>
      <w:proofErr w:type="gramStart"/>
      <w:r w:rsidRPr="0050535F">
        <w:rPr>
          <w:rFonts w:cs="Times New Roman"/>
          <w:lang w:val="en-US"/>
        </w:rPr>
        <w:t>increase</w:t>
      </w:r>
      <w:proofErr w:type="gramEnd"/>
      <w:r w:rsidRPr="0050535F">
        <w:rPr>
          <w:rFonts w:cs="Times New Roman"/>
          <w:lang w:val="en-US"/>
        </w:rPr>
        <w:t xml:space="preserve"> to 1.03, 1.14, and 1.20, reflecting the growing effort required to achieve higher confidence thresholds.</w:t>
      </w:r>
      <w:r w:rsidR="009944A3" w:rsidRPr="0050535F">
        <w:rPr>
          <w:rFonts w:cs="Times New Roman"/>
          <w:lang w:val="en-US"/>
        </w:rPr>
        <w:t xml:space="preserve"> </w:t>
      </w:r>
    </w:p>
    <w:p w14:paraId="7A649D0E" w14:textId="77777777" w:rsidR="00F85EF4" w:rsidRDefault="00F85EF4" w:rsidP="001E7747">
      <w:pPr>
        <w:spacing w:line="360" w:lineRule="auto"/>
        <w:rPr>
          <w:rFonts w:cs="Times New Roman"/>
          <w:lang w:val="en-US"/>
        </w:rPr>
      </w:pPr>
    </w:p>
    <w:p w14:paraId="5A2353E2" w14:textId="6543FF84" w:rsidR="001E7747" w:rsidRDefault="001E7747" w:rsidP="00AC4C1B">
      <w:pPr>
        <w:spacing w:line="360" w:lineRule="auto"/>
        <w:rPr>
          <w:rFonts w:cs="Times New Roman"/>
          <w:lang w:val="en-US"/>
        </w:rPr>
      </w:pPr>
      <w:r w:rsidRPr="0050535F">
        <w:rPr>
          <w:rFonts w:cs="Times New Roman"/>
          <w:lang w:val="en-US"/>
        </w:rPr>
        <w:t xml:space="preserve">While Table 5 highlights average adjustments, Table 6 focuses on median values, which offer a more representative view of </w:t>
      </w:r>
      <w:r w:rsidR="00D546AF">
        <w:rPr>
          <w:rFonts w:cs="Times New Roman"/>
          <w:lang w:val="en-US"/>
        </w:rPr>
        <w:t xml:space="preserve">the input and output changes required for the </w:t>
      </w:r>
      <w:r w:rsidRPr="0050535F">
        <w:rPr>
          <w:rFonts w:cs="Times New Roman"/>
          <w:lang w:val="en-US"/>
        </w:rPr>
        <w:t xml:space="preserve">typical </w:t>
      </w:r>
      <w:r>
        <w:rPr>
          <w:rFonts w:cs="Times New Roman"/>
          <w:lang w:val="en-US"/>
        </w:rPr>
        <w:t>firm</w:t>
      </w:r>
      <w:r w:rsidR="00D546AF">
        <w:rPr>
          <w:rFonts w:cs="Times New Roman"/>
          <w:lang w:val="en-US"/>
        </w:rPr>
        <w:t xml:space="preserve"> to reach the efficiency thresholds.</w:t>
      </w:r>
      <w:r w:rsidRPr="0050535F">
        <w:rPr>
          <w:rFonts w:cs="Times New Roman"/>
          <w:lang w:val="en-US"/>
        </w:rPr>
        <w:t xml:space="preserve"> For the median</w:t>
      </w:r>
      <w:r>
        <w:rPr>
          <w:rFonts w:cs="Times New Roman"/>
          <w:lang w:val="en-US"/>
        </w:rPr>
        <w:t xml:space="preserve"> firm</w:t>
      </w:r>
      <w:r w:rsidRPr="0050535F">
        <w:rPr>
          <w:rFonts w:cs="Times New Roman"/>
          <w:lang w:val="en-US"/>
        </w:rPr>
        <w:t xml:space="preserve">, total assets would decrease by 22% to 23%, employees by 26% to 31%, and fixed assets by 4% to 5%. Operating income would increase by 52% to 61%, consistent with the mean results. As before, </w:t>
      </w:r>
      <w:r w:rsidR="00D546AF">
        <w:rPr>
          <w:rFonts w:cs="Times New Roman"/>
          <w:lang w:val="en-US"/>
        </w:rPr>
        <w:t>personnel</w:t>
      </w:r>
      <w:r w:rsidRPr="0050535F">
        <w:rPr>
          <w:rFonts w:cs="Times New Roman"/>
          <w:lang w:val="en-US"/>
        </w:rPr>
        <w:t xml:space="preserve"> expenses remain unaffected. The larger reductions in total assets observed in the median case suggest that smaller or more typical </w:t>
      </w:r>
      <w:r w:rsidR="00BC068E">
        <w:rPr>
          <w:rFonts w:cs="Times New Roman"/>
          <w:lang w:val="en-US"/>
        </w:rPr>
        <w:t>firm</w:t>
      </w:r>
      <w:r w:rsidR="008A0222">
        <w:rPr>
          <w:rFonts w:cs="Times New Roman"/>
          <w:lang w:val="en-US"/>
        </w:rPr>
        <w:t>s</w:t>
      </w:r>
      <w:r w:rsidR="00BC068E">
        <w:rPr>
          <w:rFonts w:cs="Times New Roman"/>
          <w:lang w:val="en-US"/>
        </w:rPr>
        <w:t xml:space="preserve"> </w:t>
      </w:r>
      <w:r w:rsidRPr="0050535F">
        <w:rPr>
          <w:rFonts w:cs="Times New Roman"/>
          <w:lang w:val="en-US"/>
        </w:rPr>
        <w:t xml:space="preserve">require relatively </w:t>
      </w:r>
      <w:r w:rsidR="00BC068E" w:rsidRPr="0050535F">
        <w:rPr>
          <w:rFonts w:cs="Times New Roman"/>
          <w:lang w:val="en-US"/>
        </w:rPr>
        <w:t>great</w:t>
      </w:r>
      <w:r w:rsidR="008A0222">
        <w:rPr>
          <w:rFonts w:cs="Times New Roman"/>
          <w:lang w:val="en-US"/>
        </w:rPr>
        <w:t>er</w:t>
      </w:r>
      <w:r w:rsidRPr="0050535F">
        <w:rPr>
          <w:rFonts w:cs="Times New Roman"/>
          <w:lang w:val="en-US"/>
        </w:rPr>
        <w:t xml:space="preserve"> adjustments to achieve efficiency compared to larger DMUs that influence the sector average. Additionally, Table 6 reveals a significant increase in the median probability of efficiency, progressing from 0 in the observed dataset to 0.75, 0.85, and 0.95, underscoring the adaptability of the model.</w:t>
      </w:r>
      <w:r w:rsidR="00F46A22">
        <w:rPr>
          <w:rFonts w:cs="Times New Roman"/>
          <w:lang w:val="en-US"/>
        </w:rPr>
        <w:t xml:space="preserve"> Finally, Table 7 </w:t>
      </w:r>
      <w:r w:rsidR="00BC068E">
        <w:rPr>
          <w:rFonts w:cs="Times New Roman"/>
          <w:lang w:val="en-US"/>
        </w:rPr>
        <w:t xml:space="preserve">reflects </w:t>
      </w:r>
      <w:r w:rsidR="001A2F26">
        <w:rPr>
          <w:rFonts w:cs="Times New Roman"/>
          <w:lang w:val="en-US"/>
        </w:rPr>
        <w:t xml:space="preserve">the </w:t>
      </w:r>
      <w:r w:rsidR="00F85EF4">
        <w:rPr>
          <w:rFonts w:cs="Times New Roman"/>
          <w:lang w:val="en-US"/>
        </w:rPr>
        <w:t xml:space="preserve">variability in the </w:t>
      </w:r>
      <w:proofErr w:type="gramStart"/>
      <w:r w:rsidR="001A2F26">
        <w:rPr>
          <w:rFonts w:cs="Times New Roman"/>
          <w:lang w:val="en-US"/>
        </w:rPr>
        <w:t>inputs</w:t>
      </w:r>
      <w:proofErr w:type="gramEnd"/>
      <w:r w:rsidR="001A2F26">
        <w:rPr>
          <w:rFonts w:cs="Times New Roman"/>
          <w:lang w:val="en-US"/>
        </w:rPr>
        <w:t xml:space="preserve"> reductions and output incre</w:t>
      </w:r>
      <w:r w:rsidR="00F85EF4">
        <w:rPr>
          <w:rFonts w:cs="Times New Roman"/>
          <w:lang w:val="en-US"/>
        </w:rPr>
        <w:t>ase</w:t>
      </w:r>
      <w:r w:rsidR="001A2F26">
        <w:rPr>
          <w:rFonts w:cs="Times New Roman"/>
          <w:lang w:val="en-US"/>
        </w:rPr>
        <w:t>s</w:t>
      </w:r>
      <w:r w:rsidR="00F85EF4">
        <w:rPr>
          <w:rFonts w:cs="Times New Roman"/>
          <w:lang w:val="en-US"/>
        </w:rPr>
        <w:t xml:space="preserve"> necessary to reach the different efficiency thresholds </w:t>
      </w:r>
      <w:r w:rsidR="001A2F26">
        <w:rPr>
          <w:rFonts w:cs="Times New Roman"/>
          <w:lang w:val="en-US"/>
        </w:rPr>
        <w:t>with respect to the observed values.</w:t>
      </w:r>
      <w:r w:rsidR="00F85EF4">
        <w:rPr>
          <w:rFonts w:cs="Times New Roman"/>
          <w:lang w:val="en-US"/>
        </w:rPr>
        <w:br w:type="page"/>
      </w:r>
    </w:p>
    <w:tbl>
      <w:tblPr>
        <w:tblW w:w="8677" w:type="dxa"/>
        <w:tblCellMar>
          <w:left w:w="70" w:type="dxa"/>
          <w:right w:w="70" w:type="dxa"/>
        </w:tblCellMar>
        <w:tblLook w:val="04A0" w:firstRow="1" w:lastRow="0" w:firstColumn="1" w:lastColumn="0" w:noHBand="0" w:noVBand="1"/>
      </w:tblPr>
      <w:tblGrid>
        <w:gridCol w:w="1763"/>
        <w:gridCol w:w="1138"/>
        <w:gridCol w:w="771"/>
        <w:gridCol w:w="1218"/>
        <w:gridCol w:w="838"/>
        <w:gridCol w:w="1255"/>
        <w:gridCol w:w="812"/>
        <w:gridCol w:w="882"/>
      </w:tblGrid>
      <w:tr w:rsidR="00F85EF4" w:rsidRPr="0050535F" w14:paraId="2592A991" w14:textId="77777777" w:rsidTr="00AB32F0">
        <w:trPr>
          <w:trHeight w:val="263"/>
        </w:trPr>
        <w:tc>
          <w:tcPr>
            <w:tcW w:w="7795" w:type="dxa"/>
            <w:gridSpan w:val="7"/>
            <w:tcBorders>
              <w:top w:val="nil"/>
              <w:left w:val="nil"/>
              <w:bottom w:val="single" w:sz="4" w:space="0" w:color="auto"/>
              <w:right w:val="nil"/>
            </w:tcBorders>
            <w:shd w:val="clear" w:color="auto" w:fill="auto"/>
            <w:vAlign w:val="center"/>
            <w:hideMark/>
          </w:tcPr>
          <w:p w14:paraId="7E7BE228" w14:textId="77777777" w:rsidR="00F85EF4" w:rsidRPr="0050535F" w:rsidRDefault="00F85EF4" w:rsidP="00AB32F0">
            <w:pPr>
              <w:spacing w:after="0" w:line="360" w:lineRule="auto"/>
              <w:jc w:val="left"/>
              <w:rPr>
                <w:rFonts w:eastAsia="Times New Roman" w:cs="Times New Roman"/>
                <w:color w:val="000000"/>
                <w:kern w:val="0"/>
                <w:lang w:val="en-US" w:eastAsia="es-ES"/>
                <w14:ligatures w14:val="none"/>
              </w:rPr>
            </w:pPr>
          </w:p>
        </w:tc>
        <w:tc>
          <w:tcPr>
            <w:tcW w:w="882" w:type="dxa"/>
            <w:tcBorders>
              <w:top w:val="nil"/>
              <w:left w:val="nil"/>
              <w:bottom w:val="single" w:sz="4" w:space="0" w:color="auto"/>
              <w:right w:val="nil"/>
            </w:tcBorders>
            <w:shd w:val="clear" w:color="auto" w:fill="auto"/>
            <w:vAlign w:val="center"/>
            <w:hideMark/>
          </w:tcPr>
          <w:p w14:paraId="71A016AC" w14:textId="77777777" w:rsidR="00F85EF4" w:rsidRPr="0050535F" w:rsidRDefault="00F85EF4" w:rsidP="00AB32F0">
            <w:pPr>
              <w:spacing w:after="0" w:line="360" w:lineRule="auto"/>
              <w:jc w:val="left"/>
              <w:rPr>
                <w:rFonts w:eastAsia="Times New Roman" w:cs="Times New Roman"/>
                <w:color w:val="000000"/>
                <w:kern w:val="0"/>
                <w:lang w:val="en-US" w:eastAsia="es-ES"/>
                <w14:ligatures w14:val="none"/>
              </w:rPr>
            </w:pPr>
          </w:p>
        </w:tc>
      </w:tr>
      <w:tr w:rsidR="00F85EF4" w:rsidRPr="0050535F" w14:paraId="31BC3278" w14:textId="77777777" w:rsidTr="00AB32F0">
        <w:trPr>
          <w:trHeight w:val="263"/>
        </w:trPr>
        <w:tc>
          <w:tcPr>
            <w:tcW w:w="1763" w:type="dxa"/>
            <w:tcBorders>
              <w:top w:val="single" w:sz="4" w:space="0" w:color="auto"/>
              <w:left w:val="nil"/>
              <w:bottom w:val="single" w:sz="4" w:space="0" w:color="auto"/>
              <w:right w:val="single" w:sz="4" w:space="0" w:color="auto"/>
            </w:tcBorders>
            <w:shd w:val="clear" w:color="auto" w:fill="auto"/>
            <w:vAlign w:val="center"/>
            <w:hideMark/>
          </w:tcPr>
          <w:p w14:paraId="067FD481" w14:textId="77777777" w:rsidR="00F85EF4" w:rsidRPr="0050535F" w:rsidRDefault="00F85EF4" w:rsidP="00AB32F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Scenario</w:t>
            </w:r>
          </w:p>
        </w:tc>
        <w:tc>
          <w:tcPr>
            <w:tcW w:w="11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080E82"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98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D219387"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15000F">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0.75</w:t>
            </w:r>
          </w:p>
        </w:tc>
        <w:tc>
          <w:tcPr>
            <w:tcW w:w="209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C257716"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0.85</w:t>
            </w:r>
          </w:p>
        </w:tc>
        <w:tc>
          <w:tcPr>
            <w:tcW w:w="1694" w:type="dxa"/>
            <w:gridSpan w:val="2"/>
            <w:tcBorders>
              <w:top w:val="single" w:sz="4" w:space="0" w:color="auto"/>
              <w:left w:val="single" w:sz="4" w:space="0" w:color="auto"/>
              <w:bottom w:val="single" w:sz="4" w:space="0" w:color="auto"/>
              <w:right w:val="nil"/>
            </w:tcBorders>
            <w:shd w:val="clear" w:color="auto" w:fill="auto"/>
            <w:vAlign w:val="center"/>
            <w:hideMark/>
          </w:tcPr>
          <w:p w14:paraId="7456670C"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0.95</w:t>
            </w:r>
          </w:p>
        </w:tc>
      </w:tr>
      <w:tr w:rsidR="00F85EF4" w:rsidRPr="0050535F" w14:paraId="6C79DBA9" w14:textId="77777777" w:rsidTr="00AB32F0">
        <w:trPr>
          <w:trHeight w:val="263"/>
        </w:trPr>
        <w:tc>
          <w:tcPr>
            <w:tcW w:w="1763" w:type="dxa"/>
            <w:tcBorders>
              <w:top w:val="single" w:sz="4" w:space="0" w:color="auto"/>
              <w:left w:val="nil"/>
              <w:bottom w:val="nil"/>
              <w:right w:val="single" w:sz="4" w:space="0" w:color="auto"/>
            </w:tcBorders>
            <w:shd w:val="clear" w:color="auto" w:fill="auto"/>
            <w:vAlign w:val="center"/>
            <w:hideMark/>
          </w:tcPr>
          <w:p w14:paraId="1BE8E9DB" w14:textId="77777777" w:rsidR="00F85EF4" w:rsidRPr="0050535F" w:rsidRDefault="00F85EF4" w:rsidP="00AB32F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Total assets</w:t>
            </w:r>
          </w:p>
        </w:tc>
        <w:tc>
          <w:tcPr>
            <w:tcW w:w="1138" w:type="dxa"/>
            <w:tcBorders>
              <w:top w:val="single" w:sz="4" w:space="0" w:color="auto"/>
              <w:left w:val="single" w:sz="4" w:space="0" w:color="auto"/>
              <w:bottom w:val="nil"/>
              <w:right w:val="single" w:sz="4" w:space="0" w:color="auto"/>
            </w:tcBorders>
            <w:shd w:val="clear" w:color="auto" w:fill="auto"/>
            <w:vAlign w:val="center"/>
            <w:hideMark/>
          </w:tcPr>
          <w:p w14:paraId="51603C3E"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41.03</w:t>
            </w:r>
          </w:p>
        </w:tc>
        <w:tc>
          <w:tcPr>
            <w:tcW w:w="771" w:type="dxa"/>
            <w:tcBorders>
              <w:top w:val="single" w:sz="4" w:space="0" w:color="auto"/>
              <w:left w:val="single" w:sz="4" w:space="0" w:color="auto"/>
              <w:bottom w:val="nil"/>
              <w:right w:val="nil"/>
            </w:tcBorders>
            <w:shd w:val="clear" w:color="auto" w:fill="auto"/>
            <w:vAlign w:val="center"/>
            <w:hideMark/>
          </w:tcPr>
          <w:p w14:paraId="73F3ED83"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35.72</w:t>
            </w:r>
          </w:p>
        </w:tc>
        <w:tc>
          <w:tcPr>
            <w:tcW w:w="1218" w:type="dxa"/>
            <w:tcBorders>
              <w:top w:val="single" w:sz="4" w:space="0" w:color="auto"/>
              <w:left w:val="nil"/>
              <w:bottom w:val="nil"/>
              <w:right w:val="single" w:sz="4" w:space="0" w:color="auto"/>
            </w:tcBorders>
            <w:shd w:val="clear" w:color="auto" w:fill="auto"/>
            <w:vAlign w:val="center"/>
            <w:hideMark/>
          </w:tcPr>
          <w:p w14:paraId="6FEBB65E" w14:textId="54150CBC" w:rsidR="00F85EF4" w:rsidRPr="0050535F" w:rsidRDefault="00F85EF4" w:rsidP="00E65A61">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single" w:sz="4" w:space="0" w:color="auto"/>
              <w:left w:val="single" w:sz="4" w:space="0" w:color="auto"/>
              <w:bottom w:val="nil"/>
              <w:right w:val="nil"/>
            </w:tcBorders>
            <w:shd w:val="clear" w:color="auto" w:fill="auto"/>
            <w:vAlign w:val="center"/>
            <w:hideMark/>
          </w:tcPr>
          <w:p w14:paraId="40C0370C"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35.18</w:t>
            </w:r>
          </w:p>
        </w:tc>
        <w:tc>
          <w:tcPr>
            <w:tcW w:w="1255" w:type="dxa"/>
            <w:tcBorders>
              <w:top w:val="single" w:sz="4" w:space="0" w:color="auto"/>
              <w:left w:val="nil"/>
              <w:bottom w:val="nil"/>
              <w:right w:val="single" w:sz="4" w:space="0" w:color="auto"/>
            </w:tcBorders>
            <w:shd w:val="clear" w:color="auto" w:fill="auto"/>
            <w:vAlign w:val="center"/>
            <w:hideMark/>
          </w:tcPr>
          <w:p w14:paraId="290CADCA" w14:textId="5CC39686"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single" w:sz="4" w:space="0" w:color="auto"/>
              <w:left w:val="single" w:sz="4" w:space="0" w:color="auto"/>
              <w:bottom w:val="nil"/>
              <w:right w:val="nil"/>
            </w:tcBorders>
            <w:shd w:val="clear" w:color="auto" w:fill="auto"/>
            <w:vAlign w:val="center"/>
            <w:hideMark/>
          </w:tcPr>
          <w:p w14:paraId="6673DD78"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34.86</w:t>
            </w:r>
          </w:p>
        </w:tc>
        <w:tc>
          <w:tcPr>
            <w:tcW w:w="882" w:type="dxa"/>
            <w:tcBorders>
              <w:top w:val="single" w:sz="4" w:space="0" w:color="auto"/>
              <w:left w:val="nil"/>
              <w:bottom w:val="nil"/>
              <w:right w:val="nil"/>
            </w:tcBorders>
            <w:shd w:val="clear" w:color="auto" w:fill="auto"/>
            <w:vAlign w:val="center"/>
            <w:hideMark/>
          </w:tcPr>
          <w:p w14:paraId="0604428D" w14:textId="5858B94F"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(-15</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41E224FD" w14:textId="77777777" w:rsidTr="00AB32F0">
        <w:trPr>
          <w:trHeight w:val="263"/>
        </w:trPr>
        <w:tc>
          <w:tcPr>
            <w:tcW w:w="1763" w:type="dxa"/>
            <w:tcBorders>
              <w:top w:val="nil"/>
              <w:left w:val="nil"/>
              <w:bottom w:val="nil"/>
              <w:right w:val="single" w:sz="4" w:space="0" w:color="auto"/>
            </w:tcBorders>
            <w:shd w:val="clear" w:color="auto" w:fill="auto"/>
            <w:vAlign w:val="center"/>
            <w:hideMark/>
          </w:tcPr>
          <w:p w14:paraId="19ECC454" w14:textId="77777777" w:rsidR="00F85EF4" w:rsidRPr="0050535F" w:rsidRDefault="00F85EF4" w:rsidP="00AB32F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Employees</w:t>
            </w:r>
          </w:p>
        </w:tc>
        <w:tc>
          <w:tcPr>
            <w:tcW w:w="1138" w:type="dxa"/>
            <w:tcBorders>
              <w:top w:val="nil"/>
              <w:left w:val="single" w:sz="4" w:space="0" w:color="auto"/>
              <w:bottom w:val="nil"/>
              <w:right w:val="single" w:sz="4" w:space="0" w:color="auto"/>
            </w:tcBorders>
            <w:shd w:val="clear" w:color="auto" w:fill="auto"/>
            <w:vAlign w:val="center"/>
            <w:hideMark/>
          </w:tcPr>
          <w:p w14:paraId="2B348D94"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201.00</w:t>
            </w:r>
          </w:p>
        </w:tc>
        <w:tc>
          <w:tcPr>
            <w:tcW w:w="771" w:type="dxa"/>
            <w:tcBorders>
              <w:top w:val="nil"/>
              <w:left w:val="single" w:sz="4" w:space="0" w:color="auto"/>
              <w:bottom w:val="nil"/>
              <w:right w:val="nil"/>
            </w:tcBorders>
            <w:shd w:val="clear" w:color="auto" w:fill="auto"/>
            <w:vAlign w:val="center"/>
            <w:hideMark/>
          </w:tcPr>
          <w:p w14:paraId="1A28300C"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148.29</w:t>
            </w:r>
          </w:p>
        </w:tc>
        <w:tc>
          <w:tcPr>
            <w:tcW w:w="1218" w:type="dxa"/>
            <w:tcBorders>
              <w:top w:val="nil"/>
              <w:left w:val="nil"/>
              <w:bottom w:val="nil"/>
              <w:right w:val="single" w:sz="4" w:space="0" w:color="auto"/>
            </w:tcBorders>
            <w:shd w:val="clear" w:color="auto" w:fill="auto"/>
            <w:vAlign w:val="center"/>
            <w:hideMark/>
          </w:tcPr>
          <w:p w14:paraId="12C80891" w14:textId="4BA1D0BA" w:rsidR="00F85EF4" w:rsidRPr="0050535F" w:rsidRDefault="00F85EF4" w:rsidP="00E65A61">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(-26</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bottom w:val="nil"/>
              <w:right w:val="nil"/>
            </w:tcBorders>
            <w:shd w:val="clear" w:color="auto" w:fill="auto"/>
            <w:vAlign w:val="center"/>
            <w:hideMark/>
          </w:tcPr>
          <w:p w14:paraId="1EFD4BBD"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142.90</w:t>
            </w:r>
          </w:p>
        </w:tc>
        <w:tc>
          <w:tcPr>
            <w:tcW w:w="1255" w:type="dxa"/>
            <w:tcBorders>
              <w:top w:val="nil"/>
              <w:left w:val="nil"/>
              <w:bottom w:val="nil"/>
              <w:right w:val="single" w:sz="4" w:space="0" w:color="auto"/>
            </w:tcBorders>
            <w:shd w:val="clear" w:color="auto" w:fill="auto"/>
            <w:vAlign w:val="center"/>
            <w:hideMark/>
          </w:tcPr>
          <w:p w14:paraId="764F59D0" w14:textId="172F15E6"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(-29</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bottom w:val="nil"/>
              <w:right w:val="nil"/>
            </w:tcBorders>
            <w:shd w:val="clear" w:color="auto" w:fill="auto"/>
            <w:vAlign w:val="center"/>
            <w:hideMark/>
          </w:tcPr>
          <w:p w14:paraId="5D357DB1"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139.70</w:t>
            </w:r>
          </w:p>
        </w:tc>
        <w:tc>
          <w:tcPr>
            <w:tcW w:w="882" w:type="dxa"/>
            <w:tcBorders>
              <w:top w:val="nil"/>
              <w:left w:val="nil"/>
              <w:bottom w:val="nil"/>
              <w:right w:val="nil"/>
            </w:tcBorders>
            <w:shd w:val="clear" w:color="auto" w:fill="auto"/>
            <w:vAlign w:val="center"/>
            <w:hideMark/>
          </w:tcPr>
          <w:p w14:paraId="6823D653" w14:textId="12204318"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(-30</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27EB27AF" w14:textId="77777777" w:rsidTr="00AB32F0">
        <w:trPr>
          <w:trHeight w:val="263"/>
        </w:trPr>
        <w:tc>
          <w:tcPr>
            <w:tcW w:w="1763" w:type="dxa"/>
            <w:tcBorders>
              <w:top w:val="nil"/>
              <w:left w:val="nil"/>
              <w:bottom w:val="nil"/>
              <w:right w:val="single" w:sz="4" w:space="0" w:color="auto"/>
            </w:tcBorders>
            <w:shd w:val="clear" w:color="auto" w:fill="auto"/>
            <w:vAlign w:val="center"/>
            <w:hideMark/>
          </w:tcPr>
          <w:p w14:paraId="1BB1DAE6" w14:textId="77777777" w:rsidR="00F85EF4" w:rsidRPr="0050535F" w:rsidRDefault="00F85EF4" w:rsidP="00AB32F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Fixed assets</w:t>
            </w:r>
          </w:p>
        </w:tc>
        <w:tc>
          <w:tcPr>
            <w:tcW w:w="1138" w:type="dxa"/>
            <w:tcBorders>
              <w:top w:val="nil"/>
              <w:left w:val="single" w:sz="4" w:space="0" w:color="auto"/>
              <w:bottom w:val="nil"/>
              <w:right w:val="single" w:sz="4" w:space="0" w:color="auto"/>
            </w:tcBorders>
            <w:shd w:val="clear" w:color="auto" w:fill="auto"/>
            <w:vAlign w:val="center"/>
            <w:hideMark/>
          </w:tcPr>
          <w:p w14:paraId="11276CFE"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15.28</w:t>
            </w:r>
          </w:p>
        </w:tc>
        <w:tc>
          <w:tcPr>
            <w:tcW w:w="771" w:type="dxa"/>
            <w:tcBorders>
              <w:top w:val="nil"/>
              <w:left w:val="single" w:sz="4" w:space="0" w:color="auto"/>
              <w:bottom w:val="nil"/>
              <w:right w:val="nil"/>
            </w:tcBorders>
            <w:shd w:val="clear" w:color="auto" w:fill="auto"/>
            <w:vAlign w:val="center"/>
            <w:hideMark/>
          </w:tcPr>
          <w:p w14:paraId="308D1208"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13.51</w:t>
            </w:r>
          </w:p>
        </w:tc>
        <w:tc>
          <w:tcPr>
            <w:tcW w:w="1218" w:type="dxa"/>
            <w:tcBorders>
              <w:top w:val="nil"/>
              <w:left w:val="nil"/>
              <w:bottom w:val="nil"/>
              <w:right w:val="single" w:sz="4" w:space="0" w:color="auto"/>
            </w:tcBorders>
            <w:shd w:val="clear" w:color="auto" w:fill="auto"/>
            <w:vAlign w:val="center"/>
            <w:hideMark/>
          </w:tcPr>
          <w:p w14:paraId="2EF99ADE" w14:textId="7ABAA357" w:rsidR="00F85EF4" w:rsidRPr="0050535F" w:rsidRDefault="00F85EF4" w:rsidP="00E65A61">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(-12</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bottom w:val="nil"/>
              <w:right w:val="nil"/>
            </w:tcBorders>
            <w:shd w:val="clear" w:color="auto" w:fill="auto"/>
            <w:vAlign w:val="center"/>
            <w:hideMark/>
          </w:tcPr>
          <w:p w14:paraId="38B707F2"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13.33</w:t>
            </w:r>
          </w:p>
        </w:tc>
        <w:tc>
          <w:tcPr>
            <w:tcW w:w="1255" w:type="dxa"/>
            <w:tcBorders>
              <w:top w:val="nil"/>
              <w:left w:val="nil"/>
              <w:bottom w:val="nil"/>
              <w:right w:val="single" w:sz="4" w:space="0" w:color="auto"/>
            </w:tcBorders>
            <w:shd w:val="clear" w:color="auto" w:fill="auto"/>
            <w:vAlign w:val="center"/>
            <w:hideMark/>
          </w:tcPr>
          <w:p w14:paraId="60B8ABD3" w14:textId="699184B8"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bottom w:val="nil"/>
              <w:right w:val="nil"/>
            </w:tcBorders>
            <w:shd w:val="clear" w:color="auto" w:fill="auto"/>
            <w:vAlign w:val="center"/>
            <w:hideMark/>
          </w:tcPr>
          <w:p w14:paraId="27A4A07C"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13.22</w:t>
            </w:r>
          </w:p>
        </w:tc>
        <w:tc>
          <w:tcPr>
            <w:tcW w:w="882" w:type="dxa"/>
            <w:tcBorders>
              <w:top w:val="nil"/>
              <w:left w:val="nil"/>
              <w:bottom w:val="nil"/>
              <w:right w:val="nil"/>
            </w:tcBorders>
            <w:shd w:val="clear" w:color="auto" w:fill="auto"/>
            <w:vAlign w:val="center"/>
            <w:hideMark/>
          </w:tcPr>
          <w:p w14:paraId="71AD7EEC" w14:textId="1599EE3D"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51E0366E" w14:textId="77777777" w:rsidTr="00AB32F0">
        <w:trPr>
          <w:trHeight w:val="263"/>
        </w:trPr>
        <w:tc>
          <w:tcPr>
            <w:tcW w:w="1763" w:type="dxa"/>
            <w:tcBorders>
              <w:top w:val="nil"/>
              <w:left w:val="nil"/>
              <w:bottom w:val="nil"/>
              <w:right w:val="single" w:sz="4" w:space="0" w:color="auto"/>
            </w:tcBorders>
            <w:shd w:val="clear" w:color="auto" w:fill="auto"/>
            <w:vAlign w:val="center"/>
            <w:hideMark/>
          </w:tcPr>
          <w:p w14:paraId="035E3979" w14:textId="77777777" w:rsidR="00F85EF4" w:rsidRPr="0050535F" w:rsidRDefault="00F85EF4" w:rsidP="00AB32F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Person</w:t>
            </w:r>
            <w:r>
              <w:rPr>
                <w:rFonts w:eastAsia="Times New Roman" w:cs="Times New Roman"/>
                <w:color w:val="000000"/>
                <w:kern w:val="0"/>
                <w:sz w:val="20"/>
                <w:szCs w:val="20"/>
                <w:lang w:val="en-US" w:eastAsia="es-ES"/>
                <w14:ligatures w14:val="none"/>
              </w:rPr>
              <w:t>nel</w:t>
            </w:r>
            <w:r w:rsidRPr="0050535F">
              <w:rPr>
                <w:rFonts w:eastAsia="Times New Roman" w:cs="Times New Roman"/>
                <w:color w:val="000000"/>
                <w:kern w:val="0"/>
                <w:sz w:val="20"/>
                <w:szCs w:val="20"/>
                <w:lang w:val="en-US" w:eastAsia="es-ES"/>
                <w14:ligatures w14:val="none"/>
              </w:rPr>
              <w:t xml:space="preserve"> expenses</w:t>
            </w:r>
          </w:p>
        </w:tc>
        <w:tc>
          <w:tcPr>
            <w:tcW w:w="1138" w:type="dxa"/>
            <w:tcBorders>
              <w:top w:val="nil"/>
              <w:left w:val="single" w:sz="4" w:space="0" w:color="auto"/>
              <w:bottom w:val="nil"/>
              <w:right w:val="single" w:sz="4" w:space="0" w:color="auto"/>
            </w:tcBorders>
            <w:shd w:val="clear" w:color="auto" w:fill="auto"/>
            <w:vAlign w:val="center"/>
            <w:hideMark/>
          </w:tcPr>
          <w:p w14:paraId="50CF82B7"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6.76</w:t>
            </w:r>
          </w:p>
        </w:tc>
        <w:tc>
          <w:tcPr>
            <w:tcW w:w="771" w:type="dxa"/>
            <w:tcBorders>
              <w:top w:val="nil"/>
              <w:left w:val="single" w:sz="4" w:space="0" w:color="auto"/>
              <w:bottom w:val="nil"/>
              <w:right w:val="nil"/>
            </w:tcBorders>
            <w:shd w:val="clear" w:color="auto" w:fill="auto"/>
            <w:vAlign w:val="center"/>
            <w:hideMark/>
          </w:tcPr>
          <w:p w14:paraId="43D68351"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6.75</w:t>
            </w:r>
          </w:p>
        </w:tc>
        <w:tc>
          <w:tcPr>
            <w:tcW w:w="1218" w:type="dxa"/>
            <w:tcBorders>
              <w:top w:val="nil"/>
              <w:left w:val="nil"/>
              <w:bottom w:val="nil"/>
              <w:right w:val="single" w:sz="4" w:space="0" w:color="auto"/>
            </w:tcBorders>
            <w:shd w:val="clear" w:color="auto" w:fill="auto"/>
            <w:vAlign w:val="center"/>
            <w:hideMark/>
          </w:tcPr>
          <w:p w14:paraId="1778964A" w14:textId="7B5978BA" w:rsidR="00F85EF4" w:rsidRPr="0050535F" w:rsidRDefault="00F85EF4" w:rsidP="00E65A61">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bottom w:val="nil"/>
              <w:right w:val="nil"/>
            </w:tcBorders>
            <w:shd w:val="clear" w:color="auto" w:fill="auto"/>
            <w:vAlign w:val="center"/>
            <w:hideMark/>
          </w:tcPr>
          <w:p w14:paraId="082A62E3"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6.75</w:t>
            </w:r>
          </w:p>
        </w:tc>
        <w:tc>
          <w:tcPr>
            <w:tcW w:w="1255" w:type="dxa"/>
            <w:tcBorders>
              <w:top w:val="nil"/>
              <w:left w:val="nil"/>
              <w:bottom w:val="nil"/>
              <w:right w:val="single" w:sz="4" w:space="0" w:color="auto"/>
            </w:tcBorders>
            <w:shd w:val="clear" w:color="auto" w:fill="auto"/>
            <w:vAlign w:val="center"/>
            <w:hideMark/>
          </w:tcPr>
          <w:p w14:paraId="5D205550" w14:textId="17B14E43"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bottom w:val="nil"/>
              <w:right w:val="nil"/>
            </w:tcBorders>
            <w:shd w:val="clear" w:color="auto" w:fill="auto"/>
            <w:vAlign w:val="center"/>
            <w:hideMark/>
          </w:tcPr>
          <w:p w14:paraId="3C75B667"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6.75</w:t>
            </w:r>
          </w:p>
        </w:tc>
        <w:tc>
          <w:tcPr>
            <w:tcW w:w="882" w:type="dxa"/>
            <w:tcBorders>
              <w:top w:val="nil"/>
              <w:left w:val="nil"/>
              <w:bottom w:val="nil"/>
              <w:right w:val="nil"/>
            </w:tcBorders>
            <w:shd w:val="clear" w:color="auto" w:fill="auto"/>
            <w:vAlign w:val="center"/>
            <w:hideMark/>
          </w:tcPr>
          <w:p w14:paraId="0AE36D2E" w14:textId="5771C3DD"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55C14834" w14:textId="77777777" w:rsidTr="00AB32F0">
        <w:trPr>
          <w:trHeight w:val="263"/>
        </w:trPr>
        <w:tc>
          <w:tcPr>
            <w:tcW w:w="1763" w:type="dxa"/>
            <w:tcBorders>
              <w:top w:val="nil"/>
              <w:left w:val="nil"/>
              <w:bottom w:val="nil"/>
              <w:right w:val="single" w:sz="4" w:space="0" w:color="auto"/>
            </w:tcBorders>
            <w:shd w:val="clear" w:color="auto" w:fill="auto"/>
            <w:vAlign w:val="center"/>
            <w:hideMark/>
          </w:tcPr>
          <w:p w14:paraId="2195070F" w14:textId="77777777" w:rsidR="00F85EF4" w:rsidRPr="0050535F" w:rsidRDefault="00F85EF4" w:rsidP="00AB32F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Operating income</w:t>
            </w:r>
          </w:p>
        </w:tc>
        <w:tc>
          <w:tcPr>
            <w:tcW w:w="1138" w:type="dxa"/>
            <w:tcBorders>
              <w:top w:val="nil"/>
              <w:left w:val="single" w:sz="4" w:space="0" w:color="auto"/>
              <w:bottom w:val="nil"/>
              <w:right w:val="single" w:sz="4" w:space="0" w:color="auto"/>
            </w:tcBorders>
            <w:shd w:val="clear" w:color="auto" w:fill="auto"/>
            <w:vAlign w:val="center"/>
            <w:hideMark/>
          </w:tcPr>
          <w:p w14:paraId="6D3C8FE8"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62.31</w:t>
            </w:r>
          </w:p>
        </w:tc>
        <w:tc>
          <w:tcPr>
            <w:tcW w:w="771" w:type="dxa"/>
            <w:tcBorders>
              <w:top w:val="nil"/>
              <w:left w:val="single" w:sz="4" w:space="0" w:color="auto"/>
              <w:bottom w:val="nil"/>
              <w:right w:val="nil"/>
            </w:tcBorders>
            <w:shd w:val="clear" w:color="auto" w:fill="auto"/>
            <w:vAlign w:val="center"/>
            <w:hideMark/>
          </w:tcPr>
          <w:p w14:paraId="47699FBB"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95.05</w:t>
            </w:r>
          </w:p>
        </w:tc>
        <w:tc>
          <w:tcPr>
            <w:tcW w:w="1218" w:type="dxa"/>
            <w:tcBorders>
              <w:top w:val="nil"/>
              <w:left w:val="nil"/>
              <w:bottom w:val="nil"/>
              <w:right w:val="single" w:sz="4" w:space="0" w:color="auto"/>
            </w:tcBorders>
            <w:shd w:val="clear" w:color="auto" w:fill="auto"/>
            <w:vAlign w:val="center"/>
            <w:hideMark/>
          </w:tcPr>
          <w:p w14:paraId="3A21AADE" w14:textId="00968AC9" w:rsidR="00F85EF4" w:rsidRPr="0050535F" w:rsidRDefault="00F85EF4" w:rsidP="00E65A61">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bottom w:val="nil"/>
              <w:right w:val="nil"/>
            </w:tcBorders>
            <w:shd w:val="clear" w:color="auto" w:fill="auto"/>
            <w:vAlign w:val="center"/>
            <w:hideMark/>
          </w:tcPr>
          <w:p w14:paraId="38A4C9A3"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98.39</w:t>
            </w:r>
          </w:p>
        </w:tc>
        <w:tc>
          <w:tcPr>
            <w:tcW w:w="1255" w:type="dxa"/>
            <w:tcBorders>
              <w:top w:val="nil"/>
              <w:left w:val="nil"/>
              <w:bottom w:val="nil"/>
              <w:right w:val="single" w:sz="4" w:space="0" w:color="auto"/>
            </w:tcBorders>
            <w:shd w:val="clear" w:color="auto" w:fill="auto"/>
            <w:vAlign w:val="center"/>
            <w:hideMark/>
          </w:tcPr>
          <w:p w14:paraId="24D83487" w14:textId="4AF8021D"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(58</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bottom w:val="nil"/>
              <w:right w:val="nil"/>
            </w:tcBorders>
            <w:shd w:val="clear" w:color="auto" w:fill="auto"/>
            <w:vAlign w:val="center"/>
            <w:hideMark/>
          </w:tcPr>
          <w:p w14:paraId="1563EF5E"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100.37</w:t>
            </w:r>
          </w:p>
        </w:tc>
        <w:tc>
          <w:tcPr>
            <w:tcW w:w="882" w:type="dxa"/>
            <w:tcBorders>
              <w:top w:val="nil"/>
              <w:left w:val="nil"/>
              <w:bottom w:val="nil"/>
              <w:right w:val="nil"/>
            </w:tcBorders>
            <w:shd w:val="clear" w:color="auto" w:fill="auto"/>
            <w:vAlign w:val="center"/>
            <w:hideMark/>
          </w:tcPr>
          <w:p w14:paraId="35E2B833" w14:textId="0CA3BD44"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(61</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4A115AB9" w14:textId="77777777" w:rsidTr="00AB32F0">
        <w:trPr>
          <w:trHeight w:val="263"/>
        </w:trPr>
        <w:tc>
          <w:tcPr>
            <w:tcW w:w="1763" w:type="dxa"/>
            <w:tcBorders>
              <w:top w:val="nil"/>
              <w:left w:val="nil"/>
              <w:right w:val="single" w:sz="4" w:space="0" w:color="auto"/>
            </w:tcBorders>
            <w:shd w:val="clear" w:color="auto" w:fill="auto"/>
            <w:vAlign w:val="center"/>
            <w:hideMark/>
          </w:tcPr>
          <w:p w14:paraId="72FBDE43" w14:textId="77777777" w:rsidR="00F85EF4" w:rsidRPr="0015000F" w:rsidRDefault="00F85EF4" w:rsidP="00AB32F0">
            <w:pPr>
              <w:spacing w:after="0" w:line="360" w:lineRule="auto"/>
              <w:jc w:val="left"/>
              <w:rPr>
                <w:rFonts w:eastAsia="Times New Roman" w:cs="Times New Roman"/>
                <w:i/>
                <w:iCs/>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Probability</w:t>
            </w:r>
            <w:r>
              <w:rPr>
                <w:rFonts w:eastAsia="Times New Roman" w:cs="Times New Roman"/>
                <w:color w:val="000000"/>
                <w:kern w:val="0"/>
                <w:sz w:val="20"/>
                <w:szCs w:val="20"/>
                <w:lang w:val="en-US" w:eastAsia="es-ES"/>
                <w14:ligatures w14:val="none"/>
              </w:rPr>
              <w:t xml:space="preserve"> </w:t>
            </w:r>
            <w:r>
              <w:rPr>
                <w:rFonts w:eastAsia="Times New Roman" w:cs="Times New Roman"/>
                <w:i/>
                <w:iCs/>
                <w:color w:val="000000"/>
                <w:kern w:val="0"/>
                <w:sz w:val="20"/>
                <w:szCs w:val="20"/>
                <w:lang w:val="en-US" w:eastAsia="es-ES"/>
                <w14:ligatures w14:val="none"/>
              </w:rPr>
              <w:t>p</w:t>
            </w:r>
          </w:p>
        </w:tc>
        <w:tc>
          <w:tcPr>
            <w:tcW w:w="1138" w:type="dxa"/>
            <w:tcBorders>
              <w:top w:val="nil"/>
              <w:left w:val="single" w:sz="4" w:space="0" w:color="auto"/>
              <w:right w:val="single" w:sz="4" w:space="0" w:color="auto"/>
            </w:tcBorders>
            <w:shd w:val="clear" w:color="auto" w:fill="auto"/>
            <w:vAlign w:val="center"/>
            <w:hideMark/>
          </w:tcPr>
          <w:p w14:paraId="438A9558"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0.15</w:t>
            </w:r>
          </w:p>
        </w:tc>
        <w:tc>
          <w:tcPr>
            <w:tcW w:w="771" w:type="dxa"/>
            <w:tcBorders>
              <w:top w:val="nil"/>
              <w:left w:val="single" w:sz="4" w:space="0" w:color="auto"/>
              <w:right w:val="nil"/>
            </w:tcBorders>
            <w:shd w:val="clear" w:color="auto" w:fill="auto"/>
            <w:vAlign w:val="center"/>
            <w:hideMark/>
          </w:tcPr>
          <w:p w14:paraId="3690251D"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0.60</w:t>
            </w:r>
          </w:p>
        </w:tc>
        <w:tc>
          <w:tcPr>
            <w:tcW w:w="1218" w:type="dxa"/>
            <w:tcBorders>
              <w:top w:val="nil"/>
              <w:left w:val="nil"/>
              <w:right w:val="single" w:sz="4" w:space="0" w:color="auto"/>
            </w:tcBorders>
            <w:shd w:val="clear" w:color="auto" w:fill="auto"/>
            <w:vAlign w:val="center"/>
            <w:hideMark/>
          </w:tcPr>
          <w:p w14:paraId="52ECA2B3" w14:textId="60D8DECD" w:rsidR="00F85EF4" w:rsidRPr="0050535F" w:rsidRDefault="00F85EF4" w:rsidP="00E65A61">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(287</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right w:val="nil"/>
            </w:tcBorders>
            <w:shd w:val="clear" w:color="auto" w:fill="auto"/>
            <w:vAlign w:val="center"/>
            <w:hideMark/>
          </w:tcPr>
          <w:p w14:paraId="5B2A8CB6"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0.67</w:t>
            </w:r>
          </w:p>
        </w:tc>
        <w:tc>
          <w:tcPr>
            <w:tcW w:w="1255" w:type="dxa"/>
            <w:tcBorders>
              <w:top w:val="nil"/>
              <w:left w:val="nil"/>
              <w:right w:val="single" w:sz="4" w:space="0" w:color="auto"/>
            </w:tcBorders>
            <w:shd w:val="clear" w:color="auto" w:fill="auto"/>
            <w:vAlign w:val="center"/>
            <w:hideMark/>
          </w:tcPr>
          <w:p w14:paraId="0A64FA3D" w14:textId="4516F06E"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(333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right w:val="nil"/>
            </w:tcBorders>
            <w:shd w:val="clear" w:color="auto" w:fill="auto"/>
            <w:vAlign w:val="center"/>
            <w:hideMark/>
          </w:tcPr>
          <w:p w14:paraId="5EE09AA6"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0.74</w:t>
            </w:r>
          </w:p>
        </w:tc>
        <w:tc>
          <w:tcPr>
            <w:tcW w:w="882" w:type="dxa"/>
            <w:tcBorders>
              <w:top w:val="nil"/>
              <w:left w:val="nil"/>
              <w:right w:val="nil"/>
            </w:tcBorders>
            <w:shd w:val="clear" w:color="auto" w:fill="auto"/>
            <w:vAlign w:val="center"/>
            <w:hideMark/>
          </w:tcPr>
          <w:p w14:paraId="6999BDC0" w14:textId="3AB82A3F" w:rsidR="00F85EF4" w:rsidRPr="0050535F" w:rsidRDefault="00F85EF4" w:rsidP="00AB32F0">
            <w:pPr>
              <w:keepNext/>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(376</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302CB975" w14:textId="77777777" w:rsidTr="00AB32F0">
        <w:trPr>
          <w:trHeight w:val="263"/>
        </w:trPr>
        <w:tc>
          <w:tcPr>
            <w:tcW w:w="1763" w:type="dxa"/>
            <w:tcBorders>
              <w:top w:val="nil"/>
              <w:left w:val="nil"/>
              <w:bottom w:val="single" w:sz="4" w:space="0" w:color="auto"/>
              <w:right w:val="single" w:sz="4" w:space="0" w:color="auto"/>
            </w:tcBorders>
            <w:shd w:val="clear" w:color="auto" w:fill="auto"/>
            <w:vAlign w:val="center"/>
            <w:hideMark/>
          </w:tcPr>
          <w:p w14:paraId="16D23B3C" w14:textId="77777777" w:rsidR="00F85EF4" w:rsidRPr="0050535F" w:rsidRDefault="00F85EF4" w:rsidP="00AB32F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Beta</w:t>
            </w:r>
            <w:r>
              <w:rPr>
                <w:rFonts w:eastAsia="Times New Roman" w:cs="Times New Roman"/>
                <w:color w:val="000000"/>
                <w:kern w:val="0"/>
                <w:sz w:val="20"/>
                <w:szCs w:val="20"/>
                <w:lang w:val="en-US" w:eastAsia="es-ES"/>
                <w14:ligatures w14:val="none"/>
              </w:rPr>
              <w:t xml:space="preserve"> </w:t>
            </w:r>
            <w:r w:rsidRPr="0050535F">
              <w:rPr>
                <w:position w:val="-10"/>
                <w:lang w:val="en-US"/>
              </w:rPr>
              <w:object w:dxaOrig="279" w:dyaOrig="340" w14:anchorId="1B5DF48F">
                <v:shape id="_x0000_i1168" type="#_x0000_t75" style="width:14.25pt;height:16.5pt" o:ole="">
                  <v:imagedata r:id="rId277" o:title=""/>
                </v:shape>
                <o:OLEObject Type="Embed" ProgID="Equation.DSMT4" ShapeID="_x0000_i1168" DrawAspect="Content" ObjectID="_1803730013" r:id="rId291"/>
              </w:object>
            </w:r>
          </w:p>
        </w:tc>
        <w:tc>
          <w:tcPr>
            <w:tcW w:w="1138" w:type="dxa"/>
            <w:tcBorders>
              <w:top w:val="nil"/>
              <w:left w:val="single" w:sz="4" w:space="0" w:color="auto"/>
              <w:bottom w:val="single" w:sz="4" w:space="0" w:color="auto"/>
              <w:right w:val="single" w:sz="4" w:space="0" w:color="auto"/>
            </w:tcBorders>
            <w:shd w:val="clear" w:color="auto" w:fill="auto"/>
            <w:vAlign w:val="center"/>
            <w:hideMark/>
          </w:tcPr>
          <w:p w14:paraId="1A371FFA"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0.00</w:t>
            </w:r>
          </w:p>
        </w:tc>
        <w:tc>
          <w:tcPr>
            <w:tcW w:w="771" w:type="dxa"/>
            <w:tcBorders>
              <w:top w:val="nil"/>
              <w:left w:val="single" w:sz="4" w:space="0" w:color="auto"/>
              <w:bottom w:val="single" w:sz="4" w:space="0" w:color="auto"/>
              <w:right w:val="nil"/>
            </w:tcBorders>
            <w:shd w:val="clear" w:color="auto" w:fill="auto"/>
            <w:vAlign w:val="center"/>
            <w:hideMark/>
          </w:tcPr>
          <w:p w14:paraId="4FD26F9E"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1.03</w:t>
            </w:r>
          </w:p>
        </w:tc>
        <w:tc>
          <w:tcPr>
            <w:tcW w:w="1218" w:type="dxa"/>
            <w:tcBorders>
              <w:top w:val="nil"/>
              <w:left w:val="nil"/>
              <w:bottom w:val="single" w:sz="4" w:space="0" w:color="auto"/>
              <w:right w:val="single" w:sz="4" w:space="0" w:color="auto"/>
            </w:tcBorders>
            <w:shd w:val="clear" w:color="auto" w:fill="auto"/>
            <w:vAlign w:val="center"/>
            <w:hideMark/>
          </w:tcPr>
          <w:p w14:paraId="5710EA45"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p>
        </w:tc>
        <w:tc>
          <w:tcPr>
            <w:tcW w:w="838" w:type="dxa"/>
            <w:tcBorders>
              <w:top w:val="nil"/>
              <w:left w:val="single" w:sz="4" w:space="0" w:color="auto"/>
              <w:bottom w:val="single" w:sz="4" w:space="0" w:color="auto"/>
              <w:right w:val="nil"/>
            </w:tcBorders>
            <w:shd w:val="clear" w:color="auto" w:fill="auto"/>
            <w:vAlign w:val="center"/>
            <w:hideMark/>
          </w:tcPr>
          <w:p w14:paraId="3EF84C28"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1.14</w:t>
            </w:r>
          </w:p>
        </w:tc>
        <w:tc>
          <w:tcPr>
            <w:tcW w:w="1255" w:type="dxa"/>
            <w:tcBorders>
              <w:top w:val="nil"/>
              <w:left w:val="nil"/>
              <w:bottom w:val="single" w:sz="4" w:space="0" w:color="auto"/>
              <w:right w:val="single" w:sz="4" w:space="0" w:color="auto"/>
            </w:tcBorders>
            <w:shd w:val="clear" w:color="auto" w:fill="auto"/>
            <w:vAlign w:val="center"/>
            <w:hideMark/>
          </w:tcPr>
          <w:p w14:paraId="568E745F"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p>
        </w:tc>
        <w:tc>
          <w:tcPr>
            <w:tcW w:w="812" w:type="dxa"/>
            <w:tcBorders>
              <w:top w:val="nil"/>
              <w:left w:val="single" w:sz="4" w:space="0" w:color="auto"/>
              <w:bottom w:val="single" w:sz="4" w:space="0" w:color="auto"/>
              <w:right w:val="nil"/>
            </w:tcBorders>
            <w:shd w:val="clear" w:color="auto" w:fill="auto"/>
            <w:vAlign w:val="center"/>
            <w:hideMark/>
          </w:tcPr>
          <w:p w14:paraId="3213322F"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1.20</w:t>
            </w:r>
          </w:p>
        </w:tc>
        <w:tc>
          <w:tcPr>
            <w:tcW w:w="882" w:type="dxa"/>
            <w:tcBorders>
              <w:top w:val="nil"/>
              <w:left w:val="nil"/>
              <w:bottom w:val="single" w:sz="4" w:space="0" w:color="auto"/>
              <w:right w:val="nil"/>
            </w:tcBorders>
            <w:shd w:val="clear" w:color="auto" w:fill="auto"/>
            <w:vAlign w:val="center"/>
            <w:hideMark/>
          </w:tcPr>
          <w:p w14:paraId="25790E77"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p>
        </w:tc>
      </w:tr>
    </w:tbl>
    <w:p w14:paraId="3ED38942" w14:textId="77777777" w:rsidR="00F85EF4" w:rsidRPr="0050535F" w:rsidRDefault="00F85EF4" w:rsidP="00F85EF4">
      <w:pPr>
        <w:pStyle w:val="Descripcin"/>
        <w:spacing w:line="360" w:lineRule="auto"/>
        <w:jc w:val="center"/>
        <w:rPr>
          <w:rFonts w:cs="Times New Roman"/>
          <w:color w:val="auto"/>
          <w:lang w:val="en-US"/>
        </w:rPr>
      </w:pPr>
    </w:p>
    <w:p w14:paraId="544574F4" w14:textId="2ECDFBBA" w:rsidR="00F85EF4" w:rsidRPr="0015000F" w:rsidRDefault="00F85EF4" w:rsidP="00F85EF4">
      <w:pPr>
        <w:pStyle w:val="Descripcin"/>
        <w:spacing w:line="360" w:lineRule="auto"/>
        <w:jc w:val="center"/>
        <w:rPr>
          <w:rFonts w:cs="Times New Roman"/>
          <w:color w:val="auto"/>
          <w:sz w:val="22"/>
          <w:szCs w:val="22"/>
          <w:lang w:val="en-US"/>
        </w:rPr>
      </w:pPr>
      <w:r w:rsidRPr="0015000F">
        <w:rPr>
          <w:rFonts w:cs="Times New Roman"/>
          <w:color w:val="auto"/>
          <w:sz w:val="22"/>
          <w:szCs w:val="22"/>
          <w:lang w:val="en-US"/>
        </w:rPr>
        <w:t xml:space="preserve">Table 5. Mean values </w:t>
      </w:r>
      <w:r w:rsidR="00E65A61">
        <w:rPr>
          <w:rFonts w:cs="Times New Roman"/>
          <w:color w:val="auto"/>
          <w:sz w:val="22"/>
          <w:szCs w:val="22"/>
          <w:lang w:val="en-US"/>
        </w:rPr>
        <w:t>of</w:t>
      </w:r>
      <w:r w:rsidR="00E65A61" w:rsidRPr="0015000F">
        <w:rPr>
          <w:rFonts w:cs="Times New Roman"/>
          <w:color w:val="auto"/>
          <w:sz w:val="22"/>
          <w:szCs w:val="22"/>
          <w:lang w:val="en-US"/>
        </w:rPr>
        <w:t xml:space="preserve"> </w:t>
      </w:r>
      <w:r w:rsidR="008B0993">
        <w:rPr>
          <w:rFonts w:cs="Times New Roman"/>
          <w:color w:val="auto"/>
          <w:sz w:val="22"/>
          <w:szCs w:val="22"/>
          <w:lang w:val="en-US"/>
        </w:rPr>
        <w:t xml:space="preserve">observed data and </w:t>
      </w:r>
      <w:r w:rsidRPr="0015000F">
        <w:rPr>
          <w:rFonts w:cs="Times New Roman"/>
          <w:color w:val="auto"/>
          <w:sz w:val="22"/>
          <w:szCs w:val="22"/>
          <w:lang w:val="en-US"/>
        </w:rPr>
        <w:t>projections at different confidence levels</w:t>
      </w:r>
      <w:r w:rsidR="008B0993">
        <w:rPr>
          <w:rFonts w:cs="Times New Roman"/>
          <w:color w:val="auto"/>
          <w:sz w:val="22"/>
          <w:szCs w:val="22"/>
          <w:lang w:val="en-US"/>
        </w:rPr>
        <w:t xml:space="preserve">, </w:t>
      </w:r>
      <w:r w:rsidR="008B0993" w:rsidRPr="008B0993">
        <w:rPr>
          <w:rFonts w:cs="Times New Roman"/>
          <w:color w:val="auto"/>
          <w:sz w:val="22"/>
          <w:szCs w:val="22"/>
        </w:rPr>
        <w:t>with percentage changes from observed values shown in parentheses</w:t>
      </w:r>
      <w:r w:rsidRPr="0015000F">
        <w:rPr>
          <w:rFonts w:cs="Times New Roman"/>
          <w:color w:val="auto"/>
          <w:sz w:val="22"/>
          <w:szCs w:val="22"/>
          <w:lang w:val="en-US"/>
        </w:rPr>
        <w:t>.</w:t>
      </w:r>
    </w:p>
    <w:tbl>
      <w:tblPr>
        <w:tblW w:w="8730" w:type="dxa"/>
        <w:tblLayout w:type="fixed"/>
        <w:tblCellMar>
          <w:left w:w="70" w:type="dxa"/>
          <w:right w:w="70" w:type="dxa"/>
        </w:tblCellMar>
        <w:tblLook w:val="04A0" w:firstRow="1" w:lastRow="0" w:firstColumn="1" w:lastColumn="0" w:noHBand="0" w:noVBand="1"/>
      </w:tblPr>
      <w:tblGrid>
        <w:gridCol w:w="1746"/>
        <w:gridCol w:w="1085"/>
        <w:gridCol w:w="769"/>
        <w:gridCol w:w="1192"/>
        <w:gridCol w:w="878"/>
        <w:gridCol w:w="1203"/>
        <w:gridCol w:w="640"/>
        <w:gridCol w:w="1217"/>
      </w:tblGrid>
      <w:tr w:rsidR="007C774B" w:rsidRPr="0050535F" w14:paraId="3E9DB63F" w14:textId="77777777" w:rsidTr="00882810">
        <w:trPr>
          <w:trHeight w:val="249"/>
        </w:trPr>
        <w:tc>
          <w:tcPr>
            <w:tcW w:w="5670" w:type="dxa"/>
            <w:gridSpan w:val="5"/>
            <w:tcBorders>
              <w:top w:val="nil"/>
              <w:left w:val="nil"/>
              <w:bottom w:val="single" w:sz="4" w:space="0" w:color="auto"/>
              <w:right w:val="nil"/>
            </w:tcBorders>
            <w:shd w:val="clear" w:color="auto" w:fill="auto"/>
            <w:vAlign w:val="center"/>
            <w:hideMark/>
          </w:tcPr>
          <w:p w14:paraId="1FD73F42" w14:textId="420B66E1"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1203" w:type="dxa"/>
            <w:tcBorders>
              <w:top w:val="nil"/>
              <w:left w:val="nil"/>
              <w:bottom w:val="single" w:sz="4" w:space="0" w:color="auto"/>
              <w:right w:val="nil"/>
            </w:tcBorders>
            <w:shd w:val="clear" w:color="auto" w:fill="auto"/>
            <w:noWrap/>
            <w:vAlign w:val="bottom"/>
            <w:hideMark/>
          </w:tcPr>
          <w:p w14:paraId="1FA29A60" w14:textId="77777777"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640" w:type="dxa"/>
            <w:tcBorders>
              <w:top w:val="nil"/>
              <w:left w:val="nil"/>
              <w:bottom w:val="single" w:sz="4" w:space="0" w:color="auto"/>
              <w:right w:val="nil"/>
            </w:tcBorders>
            <w:shd w:val="clear" w:color="auto" w:fill="auto"/>
            <w:noWrap/>
            <w:vAlign w:val="bottom"/>
            <w:hideMark/>
          </w:tcPr>
          <w:p w14:paraId="3C090EB8"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c>
          <w:tcPr>
            <w:tcW w:w="1217" w:type="dxa"/>
            <w:tcBorders>
              <w:top w:val="nil"/>
              <w:left w:val="nil"/>
              <w:bottom w:val="single" w:sz="4" w:space="0" w:color="auto"/>
              <w:right w:val="nil"/>
            </w:tcBorders>
            <w:shd w:val="clear" w:color="auto" w:fill="auto"/>
            <w:noWrap/>
            <w:vAlign w:val="bottom"/>
            <w:hideMark/>
          </w:tcPr>
          <w:p w14:paraId="42868B60"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r>
      <w:tr w:rsidR="008A0222" w:rsidRPr="0050535F" w14:paraId="4807567A" w14:textId="77777777" w:rsidTr="008B0993">
        <w:trPr>
          <w:trHeight w:val="249"/>
        </w:trPr>
        <w:tc>
          <w:tcPr>
            <w:tcW w:w="1746" w:type="dxa"/>
            <w:tcBorders>
              <w:top w:val="single" w:sz="4" w:space="0" w:color="auto"/>
              <w:left w:val="nil"/>
              <w:bottom w:val="single" w:sz="4" w:space="0" w:color="auto"/>
              <w:right w:val="single" w:sz="4" w:space="0" w:color="auto"/>
            </w:tcBorders>
            <w:shd w:val="clear" w:color="auto" w:fill="auto"/>
            <w:vAlign w:val="center"/>
            <w:hideMark/>
          </w:tcPr>
          <w:p w14:paraId="43655698" w14:textId="77777777" w:rsidR="008A0222" w:rsidRPr="0050535F" w:rsidRDefault="008A0222" w:rsidP="00DF3B00">
            <w:pPr>
              <w:spacing w:after="0" w:line="360" w:lineRule="auto"/>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Scenario</w:t>
            </w:r>
          </w:p>
        </w:tc>
        <w:tc>
          <w:tcPr>
            <w:tcW w:w="10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B7D88B" w14:textId="77777777" w:rsidR="008A0222" w:rsidRPr="0050535F" w:rsidRDefault="008A0222"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961"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C23C62A" w14:textId="07B53E18" w:rsidR="008A0222" w:rsidRPr="0050535F" w:rsidRDefault="008A0222" w:rsidP="008B0993">
            <w:pPr>
              <w:spacing w:after="0" w:line="360" w:lineRule="auto"/>
              <w:jc w:val="center"/>
              <w:rPr>
                <w:rFonts w:eastAsia="Times New Roman" w:cs="Times New Roman"/>
                <w:color w:val="000000"/>
                <w:kern w:val="0"/>
                <w:lang w:val="en-US" w:eastAsia="es-ES"/>
                <w14:ligatures w14:val="none"/>
              </w:rPr>
            </w:pPr>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0.7</w:t>
            </w:r>
            <w:r>
              <w:rPr>
                <w:rFonts w:eastAsia="Times New Roman" w:cs="Times New Roman"/>
                <w:color w:val="000000"/>
                <w:kern w:val="0"/>
                <w:lang w:val="en-US" w:eastAsia="es-ES"/>
                <w14:ligatures w14:val="none"/>
              </w:rPr>
              <w:t>5</w:t>
            </w:r>
          </w:p>
        </w:tc>
        <w:tc>
          <w:tcPr>
            <w:tcW w:w="2081"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2E741D8" w14:textId="30323F53" w:rsidR="008A0222" w:rsidRPr="0050535F" w:rsidRDefault="008A0222" w:rsidP="008B0993">
            <w:pPr>
              <w:spacing w:after="0" w:line="360" w:lineRule="auto"/>
              <w:jc w:val="center"/>
              <w:rPr>
                <w:rFonts w:eastAsia="Times New Roman" w:cs="Times New Roman"/>
                <w:color w:val="000000"/>
                <w:kern w:val="0"/>
                <w:lang w:val="en-US" w:eastAsia="es-ES"/>
                <w14:ligatures w14:val="none"/>
              </w:rPr>
            </w:pPr>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0.85</w:t>
            </w:r>
          </w:p>
        </w:tc>
        <w:tc>
          <w:tcPr>
            <w:tcW w:w="1857" w:type="dxa"/>
            <w:gridSpan w:val="2"/>
            <w:tcBorders>
              <w:top w:val="single" w:sz="4" w:space="0" w:color="auto"/>
              <w:left w:val="single" w:sz="4" w:space="0" w:color="auto"/>
              <w:bottom w:val="single" w:sz="4" w:space="0" w:color="auto"/>
              <w:right w:val="nil"/>
            </w:tcBorders>
            <w:shd w:val="clear" w:color="auto" w:fill="auto"/>
            <w:vAlign w:val="center"/>
            <w:hideMark/>
          </w:tcPr>
          <w:p w14:paraId="5EC1B345" w14:textId="2700C531" w:rsidR="008A0222" w:rsidRPr="0050535F" w:rsidRDefault="008A0222" w:rsidP="008B0993">
            <w:pPr>
              <w:spacing w:after="0" w:line="360" w:lineRule="auto"/>
              <w:jc w:val="center"/>
              <w:rPr>
                <w:rFonts w:eastAsia="Times New Roman" w:cs="Times New Roman"/>
                <w:color w:val="000000"/>
                <w:kern w:val="0"/>
                <w:lang w:val="en-US" w:eastAsia="es-ES"/>
                <w14:ligatures w14:val="none"/>
              </w:rPr>
            </w:pPr>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0.95</w:t>
            </w:r>
          </w:p>
        </w:tc>
      </w:tr>
      <w:tr w:rsidR="008A0222" w:rsidRPr="0050535F" w14:paraId="461C42ED" w14:textId="77777777" w:rsidTr="00882810">
        <w:trPr>
          <w:trHeight w:val="288"/>
        </w:trPr>
        <w:tc>
          <w:tcPr>
            <w:tcW w:w="1746" w:type="dxa"/>
            <w:tcBorders>
              <w:top w:val="single" w:sz="4" w:space="0" w:color="auto"/>
              <w:left w:val="nil"/>
              <w:bottom w:val="nil"/>
              <w:right w:val="single" w:sz="4" w:space="0" w:color="auto"/>
            </w:tcBorders>
            <w:shd w:val="clear" w:color="auto" w:fill="auto"/>
            <w:vAlign w:val="center"/>
            <w:hideMark/>
          </w:tcPr>
          <w:p w14:paraId="5C8D5C30" w14:textId="77777777" w:rsidR="007C774B" w:rsidRPr="0050535F" w:rsidRDefault="007C774B" w:rsidP="00DF3B0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Total assets</w:t>
            </w:r>
          </w:p>
        </w:tc>
        <w:tc>
          <w:tcPr>
            <w:tcW w:w="1085" w:type="dxa"/>
            <w:tcBorders>
              <w:top w:val="single" w:sz="4" w:space="0" w:color="auto"/>
              <w:left w:val="single" w:sz="4" w:space="0" w:color="auto"/>
              <w:bottom w:val="nil"/>
              <w:right w:val="single" w:sz="4" w:space="0" w:color="auto"/>
            </w:tcBorders>
            <w:shd w:val="clear" w:color="auto" w:fill="auto"/>
            <w:noWrap/>
            <w:vAlign w:val="center"/>
            <w:hideMark/>
          </w:tcPr>
          <w:p w14:paraId="36167D6C" w14:textId="5B592600"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24</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56</w:t>
            </w:r>
          </w:p>
        </w:tc>
        <w:tc>
          <w:tcPr>
            <w:tcW w:w="769" w:type="dxa"/>
            <w:tcBorders>
              <w:top w:val="single" w:sz="4" w:space="0" w:color="auto"/>
              <w:left w:val="single" w:sz="4" w:space="0" w:color="auto"/>
              <w:bottom w:val="nil"/>
              <w:right w:val="nil"/>
            </w:tcBorders>
            <w:shd w:val="clear" w:color="auto" w:fill="auto"/>
            <w:vAlign w:val="center"/>
            <w:hideMark/>
          </w:tcPr>
          <w:p w14:paraId="17D665DD" w14:textId="5AF7F46F"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12</w:t>
            </w:r>
          </w:p>
        </w:tc>
        <w:tc>
          <w:tcPr>
            <w:tcW w:w="1192" w:type="dxa"/>
            <w:tcBorders>
              <w:top w:val="single" w:sz="4" w:space="0" w:color="auto"/>
              <w:left w:val="nil"/>
              <w:bottom w:val="nil"/>
              <w:right w:val="single" w:sz="4" w:space="0" w:color="auto"/>
            </w:tcBorders>
            <w:shd w:val="clear" w:color="auto" w:fill="auto"/>
            <w:noWrap/>
            <w:vAlign w:val="center"/>
            <w:hideMark/>
          </w:tcPr>
          <w:p w14:paraId="170E89A8" w14:textId="5411272E"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(-22</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single" w:sz="4" w:space="0" w:color="auto"/>
              <w:left w:val="single" w:sz="4" w:space="0" w:color="auto"/>
              <w:bottom w:val="nil"/>
              <w:right w:val="nil"/>
            </w:tcBorders>
            <w:shd w:val="clear" w:color="auto" w:fill="auto"/>
            <w:vAlign w:val="center"/>
            <w:hideMark/>
          </w:tcPr>
          <w:p w14:paraId="23C3B89E" w14:textId="401DA3D5"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203" w:type="dxa"/>
            <w:tcBorders>
              <w:top w:val="single" w:sz="4" w:space="0" w:color="auto"/>
              <w:left w:val="nil"/>
              <w:bottom w:val="nil"/>
              <w:right w:val="single" w:sz="4" w:space="0" w:color="auto"/>
            </w:tcBorders>
            <w:shd w:val="clear" w:color="auto" w:fill="auto"/>
            <w:noWrap/>
            <w:vAlign w:val="center"/>
            <w:hideMark/>
          </w:tcPr>
          <w:p w14:paraId="268E3CEC" w14:textId="45D5843A"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(-22</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single" w:sz="4" w:space="0" w:color="auto"/>
              <w:left w:val="single" w:sz="4" w:space="0" w:color="auto"/>
              <w:bottom w:val="nil"/>
              <w:right w:val="nil"/>
            </w:tcBorders>
            <w:shd w:val="clear" w:color="auto" w:fill="auto"/>
            <w:vAlign w:val="center"/>
            <w:hideMark/>
          </w:tcPr>
          <w:p w14:paraId="39C3F410" w14:textId="30D3C1D7"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18</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88</w:t>
            </w:r>
          </w:p>
        </w:tc>
        <w:tc>
          <w:tcPr>
            <w:tcW w:w="1217" w:type="dxa"/>
            <w:tcBorders>
              <w:top w:val="single" w:sz="4" w:space="0" w:color="auto"/>
              <w:left w:val="nil"/>
              <w:bottom w:val="nil"/>
              <w:right w:val="nil"/>
            </w:tcBorders>
            <w:shd w:val="clear" w:color="auto" w:fill="auto"/>
            <w:noWrap/>
            <w:vAlign w:val="center"/>
            <w:hideMark/>
          </w:tcPr>
          <w:p w14:paraId="2D76EAD9" w14:textId="41D88431"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(-23</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1F0C31D8" w14:textId="77777777" w:rsidTr="00882810">
        <w:trPr>
          <w:trHeight w:val="288"/>
        </w:trPr>
        <w:tc>
          <w:tcPr>
            <w:tcW w:w="1746" w:type="dxa"/>
            <w:tcBorders>
              <w:top w:val="nil"/>
              <w:left w:val="nil"/>
              <w:bottom w:val="nil"/>
              <w:right w:val="single" w:sz="4" w:space="0" w:color="auto"/>
            </w:tcBorders>
            <w:shd w:val="clear" w:color="auto" w:fill="auto"/>
            <w:vAlign w:val="center"/>
            <w:hideMark/>
          </w:tcPr>
          <w:p w14:paraId="45404B80" w14:textId="77777777" w:rsidR="007C774B" w:rsidRPr="0050535F" w:rsidRDefault="007C774B" w:rsidP="00DF3B0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Employees</w:t>
            </w:r>
          </w:p>
        </w:tc>
        <w:tc>
          <w:tcPr>
            <w:tcW w:w="1085" w:type="dxa"/>
            <w:tcBorders>
              <w:top w:val="nil"/>
              <w:left w:val="single" w:sz="4" w:space="0" w:color="auto"/>
              <w:bottom w:val="nil"/>
              <w:right w:val="single" w:sz="4" w:space="0" w:color="auto"/>
            </w:tcBorders>
            <w:shd w:val="clear" w:color="auto" w:fill="auto"/>
            <w:noWrap/>
            <w:vAlign w:val="center"/>
            <w:hideMark/>
          </w:tcPr>
          <w:p w14:paraId="4E9D3954" w14:textId="3EC98A5C"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98</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00</w:t>
            </w:r>
          </w:p>
        </w:tc>
        <w:tc>
          <w:tcPr>
            <w:tcW w:w="769" w:type="dxa"/>
            <w:tcBorders>
              <w:top w:val="nil"/>
              <w:left w:val="single" w:sz="4" w:space="0" w:color="auto"/>
              <w:bottom w:val="nil"/>
              <w:right w:val="nil"/>
            </w:tcBorders>
            <w:shd w:val="clear" w:color="auto" w:fill="auto"/>
            <w:vAlign w:val="center"/>
            <w:hideMark/>
          </w:tcPr>
          <w:p w14:paraId="00AD1E77" w14:textId="71F44890"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72</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66</w:t>
            </w:r>
          </w:p>
        </w:tc>
        <w:tc>
          <w:tcPr>
            <w:tcW w:w="1192" w:type="dxa"/>
            <w:tcBorders>
              <w:top w:val="nil"/>
              <w:left w:val="nil"/>
              <w:bottom w:val="nil"/>
              <w:right w:val="single" w:sz="4" w:space="0" w:color="auto"/>
            </w:tcBorders>
            <w:shd w:val="clear" w:color="auto" w:fill="auto"/>
            <w:noWrap/>
            <w:vAlign w:val="center"/>
            <w:hideMark/>
          </w:tcPr>
          <w:p w14:paraId="0C7671A2" w14:textId="6DBE9C7F"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(-26</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bottom w:val="nil"/>
              <w:right w:val="nil"/>
            </w:tcBorders>
            <w:shd w:val="clear" w:color="auto" w:fill="auto"/>
            <w:vAlign w:val="center"/>
            <w:hideMark/>
          </w:tcPr>
          <w:p w14:paraId="36F20262" w14:textId="12C6B1A4"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87</w:t>
            </w:r>
          </w:p>
        </w:tc>
        <w:tc>
          <w:tcPr>
            <w:tcW w:w="1203" w:type="dxa"/>
            <w:tcBorders>
              <w:top w:val="nil"/>
              <w:left w:val="nil"/>
              <w:bottom w:val="nil"/>
              <w:right w:val="single" w:sz="4" w:space="0" w:color="auto"/>
            </w:tcBorders>
            <w:shd w:val="clear" w:color="auto" w:fill="auto"/>
            <w:noWrap/>
            <w:vAlign w:val="center"/>
            <w:hideMark/>
          </w:tcPr>
          <w:p w14:paraId="7D524739" w14:textId="51575BF6"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(-29</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bottom w:val="nil"/>
              <w:right w:val="nil"/>
            </w:tcBorders>
            <w:shd w:val="clear" w:color="auto" w:fill="auto"/>
            <w:vAlign w:val="center"/>
            <w:hideMark/>
          </w:tcPr>
          <w:p w14:paraId="58834127" w14:textId="6B57E541"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68</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06</w:t>
            </w:r>
          </w:p>
        </w:tc>
        <w:tc>
          <w:tcPr>
            <w:tcW w:w="1217" w:type="dxa"/>
            <w:tcBorders>
              <w:top w:val="nil"/>
              <w:left w:val="nil"/>
              <w:bottom w:val="nil"/>
              <w:right w:val="nil"/>
            </w:tcBorders>
            <w:shd w:val="clear" w:color="auto" w:fill="auto"/>
            <w:noWrap/>
            <w:vAlign w:val="center"/>
            <w:hideMark/>
          </w:tcPr>
          <w:p w14:paraId="3E67614A" w14:textId="5944F08F"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(-31</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39226E28" w14:textId="77777777" w:rsidTr="00882810">
        <w:trPr>
          <w:trHeight w:val="288"/>
        </w:trPr>
        <w:tc>
          <w:tcPr>
            <w:tcW w:w="1746" w:type="dxa"/>
            <w:tcBorders>
              <w:top w:val="nil"/>
              <w:left w:val="nil"/>
              <w:bottom w:val="nil"/>
              <w:right w:val="single" w:sz="4" w:space="0" w:color="auto"/>
            </w:tcBorders>
            <w:shd w:val="clear" w:color="auto" w:fill="auto"/>
            <w:vAlign w:val="center"/>
            <w:hideMark/>
          </w:tcPr>
          <w:p w14:paraId="31E0FCC4" w14:textId="77777777" w:rsidR="007C774B" w:rsidRPr="0050535F" w:rsidRDefault="007C774B" w:rsidP="00DF3B0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Fixed assets</w:t>
            </w:r>
          </w:p>
        </w:tc>
        <w:tc>
          <w:tcPr>
            <w:tcW w:w="1085" w:type="dxa"/>
            <w:tcBorders>
              <w:top w:val="nil"/>
              <w:left w:val="single" w:sz="4" w:space="0" w:color="auto"/>
              <w:bottom w:val="nil"/>
              <w:right w:val="single" w:sz="4" w:space="0" w:color="auto"/>
            </w:tcBorders>
            <w:shd w:val="clear" w:color="auto" w:fill="auto"/>
            <w:noWrap/>
            <w:vAlign w:val="center"/>
            <w:hideMark/>
          </w:tcPr>
          <w:p w14:paraId="1F4DC81E" w14:textId="73AB3D4E"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26</w:t>
            </w:r>
          </w:p>
        </w:tc>
        <w:tc>
          <w:tcPr>
            <w:tcW w:w="769" w:type="dxa"/>
            <w:tcBorders>
              <w:top w:val="nil"/>
              <w:left w:val="single" w:sz="4" w:space="0" w:color="auto"/>
              <w:bottom w:val="nil"/>
              <w:right w:val="nil"/>
            </w:tcBorders>
            <w:shd w:val="clear" w:color="auto" w:fill="auto"/>
            <w:vAlign w:val="center"/>
            <w:hideMark/>
          </w:tcPr>
          <w:p w14:paraId="0602E35F" w14:textId="69F2A83A"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03</w:t>
            </w:r>
          </w:p>
        </w:tc>
        <w:tc>
          <w:tcPr>
            <w:tcW w:w="1192" w:type="dxa"/>
            <w:tcBorders>
              <w:top w:val="nil"/>
              <w:left w:val="nil"/>
              <w:bottom w:val="nil"/>
              <w:right w:val="single" w:sz="4" w:space="0" w:color="auto"/>
            </w:tcBorders>
            <w:shd w:val="clear" w:color="auto" w:fill="auto"/>
            <w:noWrap/>
            <w:vAlign w:val="center"/>
            <w:hideMark/>
          </w:tcPr>
          <w:p w14:paraId="37D95707" w14:textId="2EAB6F93"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bottom w:val="nil"/>
              <w:right w:val="nil"/>
            </w:tcBorders>
            <w:shd w:val="clear" w:color="auto" w:fill="auto"/>
            <w:vAlign w:val="center"/>
            <w:hideMark/>
          </w:tcPr>
          <w:p w14:paraId="27EC8521" w14:textId="2AF3E8A9"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01</w:t>
            </w:r>
          </w:p>
        </w:tc>
        <w:tc>
          <w:tcPr>
            <w:tcW w:w="1203" w:type="dxa"/>
            <w:tcBorders>
              <w:top w:val="nil"/>
              <w:left w:val="nil"/>
              <w:bottom w:val="nil"/>
              <w:right w:val="single" w:sz="4" w:space="0" w:color="auto"/>
            </w:tcBorders>
            <w:shd w:val="clear" w:color="auto" w:fill="auto"/>
            <w:noWrap/>
            <w:vAlign w:val="center"/>
            <w:hideMark/>
          </w:tcPr>
          <w:p w14:paraId="37BC17CF" w14:textId="352AC80D"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bottom w:val="nil"/>
              <w:right w:val="nil"/>
            </w:tcBorders>
            <w:shd w:val="clear" w:color="auto" w:fill="auto"/>
            <w:vAlign w:val="center"/>
            <w:hideMark/>
          </w:tcPr>
          <w:p w14:paraId="45EA2B5A" w14:textId="513A1BFC"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97</w:t>
            </w:r>
          </w:p>
        </w:tc>
        <w:tc>
          <w:tcPr>
            <w:tcW w:w="1217" w:type="dxa"/>
            <w:tcBorders>
              <w:top w:val="nil"/>
              <w:left w:val="nil"/>
              <w:bottom w:val="nil"/>
              <w:right w:val="nil"/>
            </w:tcBorders>
            <w:shd w:val="clear" w:color="auto" w:fill="auto"/>
            <w:noWrap/>
            <w:vAlign w:val="center"/>
            <w:hideMark/>
          </w:tcPr>
          <w:p w14:paraId="438DFCA7" w14:textId="0C7A0748"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1168D2C5" w14:textId="77777777" w:rsidTr="00882810">
        <w:trPr>
          <w:trHeight w:val="288"/>
        </w:trPr>
        <w:tc>
          <w:tcPr>
            <w:tcW w:w="1746" w:type="dxa"/>
            <w:tcBorders>
              <w:top w:val="nil"/>
              <w:left w:val="nil"/>
              <w:bottom w:val="nil"/>
              <w:right w:val="single" w:sz="4" w:space="0" w:color="auto"/>
            </w:tcBorders>
            <w:shd w:val="clear" w:color="auto" w:fill="auto"/>
            <w:vAlign w:val="center"/>
            <w:hideMark/>
          </w:tcPr>
          <w:p w14:paraId="78E8C60D" w14:textId="4F1BC6A8" w:rsidR="007C774B" w:rsidRPr="0050535F" w:rsidRDefault="00D546AF" w:rsidP="00DF3B00">
            <w:pPr>
              <w:spacing w:after="0" w:line="360" w:lineRule="auto"/>
              <w:jc w:val="left"/>
              <w:rPr>
                <w:rFonts w:eastAsia="Times New Roman" w:cs="Times New Roman"/>
                <w:color w:val="000000"/>
                <w:kern w:val="0"/>
                <w:sz w:val="20"/>
                <w:szCs w:val="20"/>
                <w:lang w:val="en-US" w:eastAsia="es-ES"/>
                <w14:ligatures w14:val="none"/>
              </w:rPr>
            </w:pPr>
            <w:r>
              <w:rPr>
                <w:rFonts w:eastAsia="Times New Roman" w:cs="Times New Roman"/>
                <w:color w:val="000000"/>
                <w:kern w:val="0"/>
                <w:sz w:val="20"/>
                <w:szCs w:val="20"/>
                <w:lang w:val="en-US" w:eastAsia="es-ES"/>
                <w14:ligatures w14:val="none"/>
              </w:rPr>
              <w:t>Personnel</w:t>
            </w:r>
            <w:r w:rsidR="007C774B" w:rsidRPr="0050535F">
              <w:rPr>
                <w:rFonts w:eastAsia="Times New Roman" w:cs="Times New Roman"/>
                <w:color w:val="000000"/>
                <w:kern w:val="0"/>
                <w:sz w:val="20"/>
                <w:szCs w:val="20"/>
                <w:lang w:val="en-US" w:eastAsia="es-ES"/>
                <w14:ligatures w14:val="none"/>
              </w:rPr>
              <w:t xml:space="preserve"> expenses</w:t>
            </w:r>
          </w:p>
        </w:tc>
        <w:tc>
          <w:tcPr>
            <w:tcW w:w="1085" w:type="dxa"/>
            <w:tcBorders>
              <w:top w:val="nil"/>
              <w:left w:val="single" w:sz="4" w:space="0" w:color="auto"/>
              <w:bottom w:val="nil"/>
              <w:right w:val="single" w:sz="4" w:space="0" w:color="auto"/>
            </w:tcBorders>
            <w:shd w:val="clear" w:color="auto" w:fill="auto"/>
            <w:noWrap/>
            <w:vAlign w:val="center"/>
            <w:hideMark/>
          </w:tcPr>
          <w:p w14:paraId="1502D28B" w14:textId="713CFA7D"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06</w:t>
            </w:r>
          </w:p>
        </w:tc>
        <w:tc>
          <w:tcPr>
            <w:tcW w:w="769" w:type="dxa"/>
            <w:tcBorders>
              <w:top w:val="nil"/>
              <w:left w:val="single" w:sz="4" w:space="0" w:color="auto"/>
              <w:bottom w:val="nil"/>
              <w:right w:val="nil"/>
            </w:tcBorders>
            <w:shd w:val="clear" w:color="auto" w:fill="auto"/>
            <w:vAlign w:val="center"/>
            <w:hideMark/>
          </w:tcPr>
          <w:p w14:paraId="2853CEAD" w14:textId="1F63CBD6"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192" w:type="dxa"/>
            <w:tcBorders>
              <w:top w:val="nil"/>
              <w:left w:val="nil"/>
              <w:bottom w:val="nil"/>
              <w:right w:val="single" w:sz="4" w:space="0" w:color="auto"/>
            </w:tcBorders>
            <w:shd w:val="clear" w:color="auto" w:fill="auto"/>
            <w:noWrap/>
            <w:vAlign w:val="center"/>
            <w:hideMark/>
          </w:tcPr>
          <w:p w14:paraId="322C94D2" w14:textId="0B7E1E17"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bottom w:val="nil"/>
              <w:right w:val="nil"/>
            </w:tcBorders>
            <w:shd w:val="clear" w:color="auto" w:fill="auto"/>
            <w:vAlign w:val="center"/>
            <w:hideMark/>
          </w:tcPr>
          <w:p w14:paraId="73560B30" w14:textId="2E4F386B"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203" w:type="dxa"/>
            <w:tcBorders>
              <w:top w:val="nil"/>
              <w:left w:val="nil"/>
              <w:bottom w:val="nil"/>
              <w:right w:val="single" w:sz="4" w:space="0" w:color="auto"/>
            </w:tcBorders>
            <w:shd w:val="clear" w:color="auto" w:fill="auto"/>
            <w:noWrap/>
            <w:vAlign w:val="center"/>
            <w:hideMark/>
          </w:tcPr>
          <w:p w14:paraId="46F8148B" w14:textId="7ACA37FD"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bottom w:val="nil"/>
              <w:right w:val="nil"/>
            </w:tcBorders>
            <w:shd w:val="clear" w:color="auto" w:fill="auto"/>
            <w:vAlign w:val="center"/>
            <w:hideMark/>
          </w:tcPr>
          <w:p w14:paraId="3638E5C0" w14:textId="4BAD5601"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217" w:type="dxa"/>
            <w:tcBorders>
              <w:top w:val="nil"/>
              <w:left w:val="nil"/>
              <w:bottom w:val="nil"/>
              <w:right w:val="nil"/>
            </w:tcBorders>
            <w:shd w:val="clear" w:color="auto" w:fill="auto"/>
            <w:noWrap/>
            <w:vAlign w:val="center"/>
            <w:hideMark/>
          </w:tcPr>
          <w:p w14:paraId="3FD2B4A4" w14:textId="06C0904D"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799A2CB0" w14:textId="77777777" w:rsidTr="00882810">
        <w:trPr>
          <w:trHeight w:val="288"/>
        </w:trPr>
        <w:tc>
          <w:tcPr>
            <w:tcW w:w="1746" w:type="dxa"/>
            <w:tcBorders>
              <w:top w:val="nil"/>
              <w:left w:val="nil"/>
              <w:bottom w:val="nil"/>
              <w:right w:val="single" w:sz="4" w:space="0" w:color="auto"/>
            </w:tcBorders>
            <w:shd w:val="clear" w:color="auto" w:fill="auto"/>
            <w:vAlign w:val="center"/>
            <w:hideMark/>
          </w:tcPr>
          <w:p w14:paraId="7D6A8536" w14:textId="77777777" w:rsidR="007C774B" w:rsidRPr="0050535F" w:rsidRDefault="007C774B" w:rsidP="00DF3B0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Operating income</w:t>
            </w:r>
          </w:p>
        </w:tc>
        <w:tc>
          <w:tcPr>
            <w:tcW w:w="1085" w:type="dxa"/>
            <w:tcBorders>
              <w:top w:val="nil"/>
              <w:left w:val="single" w:sz="4" w:space="0" w:color="auto"/>
              <w:bottom w:val="nil"/>
              <w:right w:val="single" w:sz="4" w:space="0" w:color="auto"/>
            </w:tcBorders>
            <w:shd w:val="clear" w:color="auto" w:fill="auto"/>
            <w:noWrap/>
            <w:vAlign w:val="center"/>
            <w:hideMark/>
          </w:tcPr>
          <w:p w14:paraId="7A856AEA" w14:textId="4CF90190"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14</w:t>
            </w:r>
          </w:p>
        </w:tc>
        <w:tc>
          <w:tcPr>
            <w:tcW w:w="769" w:type="dxa"/>
            <w:tcBorders>
              <w:top w:val="nil"/>
              <w:left w:val="single" w:sz="4" w:space="0" w:color="auto"/>
              <w:bottom w:val="nil"/>
              <w:right w:val="nil"/>
            </w:tcBorders>
            <w:shd w:val="clear" w:color="auto" w:fill="auto"/>
            <w:vAlign w:val="center"/>
            <w:hideMark/>
          </w:tcPr>
          <w:p w14:paraId="6B638E6A" w14:textId="1A942166"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44</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35</w:t>
            </w:r>
          </w:p>
        </w:tc>
        <w:tc>
          <w:tcPr>
            <w:tcW w:w="1192" w:type="dxa"/>
            <w:tcBorders>
              <w:top w:val="nil"/>
              <w:left w:val="nil"/>
              <w:bottom w:val="nil"/>
              <w:right w:val="single" w:sz="4" w:space="0" w:color="auto"/>
            </w:tcBorders>
            <w:shd w:val="clear" w:color="auto" w:fill="auto"/>
            <w:noWrap/>
            <w:vAlign w:val="center"/>
            <w:hideMark/>
          </w:tcPr>
          <w:p w14:paraId="655B58A4" w14:textId="20959431"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(52</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bottom w:val="nil"/>
              <w:right w:val="nil"/>
            </w:tcBorders>
            <w:shd w:val="clear" w:color="auto" w:fill="auto"/>
            <w:vAlign w:val="center"/>
            <w:hideMark/>
          </w:tcPr>
          <w:p w14:paraId="7C646736" w14:textId="26996294"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45</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47</w:t>
            </w:r>
          </w:p>
        </w:tc>
        <w:tc>
          <w:tcPr>
            <w:tcW w:w="1203" w:type="dxa"/>
            <w:tcBorders>
              <w:top w:val="nil"/>
              <w:left w:val="nil"/>
              <w:bottom w:val="nil"/>
              <w:right w:val="single" w:sz="4" w:space="0" w:color="auto"/>
            </w:tcBorders>
            <w:shd w:val="clear" w:color="auto" w:fill="auto"/>
            <w:noWrap/>
            <w:vAlign w:val="center"/>
            <w:hideMark/>
          </w:tcPr>
          <w:p w14:paraId="32D88871" w14:textId="529A3BFC"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(56</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bottom w:val="nil"/>
              <w:right w:val="nil"/>
            </w:tcBorders>
            <w:shd w:val="clear" w:color="auto" w:fill="auto"/>
            <w:vAlign w:val="center"/>
            <w:hideMark/>
          </w:tcPr>
          <w:p w14:paraId="37F71A6A" w14:textId="26354BB9"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90</w:t>
            </w:r>
          </w:p>
        </w:tc>
        <w:tc>
          <w:tcPr>
            <w:tcW w:w="1217" w:type="dxa"/>
            <w:tcBorders>
              <w:top w:val="nil"/>
              <w:left w:val="nil"/>
              <w:bottom w:val="nil"/>
              <w:right w:val="nil"/>
            </w:tcBorders>
            <w:shd w:val="clear" w:color="auto" w:fill="auto"/>
            <w:noWrap/>
            <w:vAlign w:val="center"/>
            <w:hideMark/>
          </w:tcPr>
          <w:p w14:paraId="1DBD134D" w14:textId="2132E03F"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(61</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2F6FDDED" w14:textId="77777777" w:rsidTr="00882810">
        <w:trPr>
          <w:trHeight w:val="288"/>
        </w:trPr>
        <w:tc>
          <w:tcPr>
            <w:tcW w:w="1746" w:type="dxa"/>
            <w:tcBorders>
              <w:top w:val="nil"/>
              <w:left w:val="nil"/>
              <w:right w:val="single" w:sz="4" w:space="0" w:color="auto"/>
            </w:tcBorders>
            <w:shd w:val="clear" w:color="auto" w:fill="auto"/>
            <w:vAlign w:val="center"/>
            <w:hideMark/>
          </w:tcPr>
          <w:p w14:paraId="7D5D68E4" w14:textId="04548280" w:rsidR="007C774B" w:rsidRPr="008B0993" w:rsidRDefault="007C774B" w:rsidP="008B0993">
            <w:pPr>
              <w:spacing w:after="0" w:line="360" w:lineRule="auto"/>
              <w:rPr>
                <w:rFonts w:eastAsia="Times New Roman" w:cs="Times New Roman"/>
                <w:i/>
                <w:iCs/>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Probability</w:t>
            </w:r>
            <w:r w:rsidR="00677CB0">
              <w:rPr>
                <w:rFonts w:eastAsia="Times New Roman" w:cs="Times New Roman"/>
                <w:color w:val="000000"/>
                <w:kern w:val="0"/>
                <w:sz w:val="20"/>
                <w:szCs w:val="20"/>
                <w:lang w:val="en-US" w:eastAsia="es-ES"/>
                <w14:ligatures w14:val="none"/>
              </w:rPr>
              <w:t xml:space="preserve"> </w:t>
            </w:r>
            <w:r w:rsidR="00677CB0">
              <w:rPr>
                <w:rFonts w:eastAsia="Times New Roman" w:cs="Times New Roman"/>
                <w:i/>
                <w:iCs/>
                <w:color w:val="000000"/>
                <w:kern w:val="0"/>
                <w:sz w:val="20"/>
                <w:szCs w:val="20"/>
                <w:lang w:val="en-US" w:eastAsia="es-ES"/>
                <w14:ligatures w14:val="none"/>
              </w:rPr>
              <w:t>p</w:t>
            </w:r>
          </w:p>
        </w:tc>
        <w:tc>
          <w:tcPr>
            <w:tcW w:w="1085" w:type="dxa"/>
            <w:tcBorders>
              <w:top w:val="nil"/>
              <w:left w:val="single" w:sz="4" w:space="0" w:color="auto"/>
              <w:right w:val="single" w:sz="4" w:space="0" w:color="auto"/>
            </w:tcBorders>
            <w:shd w:val="clear" w:color="auto" w:fill="auto"/>
            <w:vAlign w:val="center"/>
            <w:hideMark/>
          </w:tcPr>
          <w:p w14:paraId="038DFBE0" w14:textId="09A3E416"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00</w:t>
            </w:r>
          </w:p>
        </w:tc>
        <w:tc>
          <w:tcPr>
            <w:tcW w:w="769" w:type="dxa"/>
            <w:tcBorders>
              <w:top w:val="nil"/>
              <w:left w:val="single" w:sz="4" w:space="0" w:color="auto"/>
              <w:right w:val="nil"/>
            </w:tcBorders>
            <w:shd w:val="clear" w:color="auto" w:fill="auto"/>
            <w:vAlign w:val="center"/>
            <w:hideMark/>
          </w:tcPr>
          <w:p w14:paraId="79047C64" w14:textId="7AA28D18"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75</w:t>
            </w:r>
          </w:p>
        </w:tc>
        <w:tc>
          <w:tcPr>
            <w:tcW w:w="1192" w:type="dxa"/>
            <w:tcBorders>
              <w:top w:val="nil"/>
              <w:left w:val="nil"/>
              <w:right w:val="single" w:sz="4" w:space="0" w:color="auto"/>
            </w:tcBorders>
            <w:shd w:val="clear" w:color="auto" w:fill="auto"/>
            <w:noWrap/>
            <w:vAlign w:val="center"/>
            <w:hideMark/>
          </w:tcPr>
          <w:p w14:paraId="3C24F520" w14:textId="24C23C81"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commentRangeStart w:id="28"/>
            <w:commentRangeStart w:id="29"/>
            <w:r w:rsidRPr="0050535F">
              <w:rPr>
                <w:rFonts w:eastAsia="Times New Roman" w:cs="Times New Roman"/>
                <w:color w:val="000000"/>
                <w:kern w:val="0"/>
                <w:lang w:val="en-US" w:eastAsia="es-ES"/>
                <w14:ligatures w14:val="none"/>
              </w:rPr>
              <w:t>(93079</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commentRangeEnd w:id="28"/>
            <w:r w:rsidR="002342D2">
              <w:rPr>
                <w:rStyle w:val="Refdecomentario"/>
              </w:rPr>
              <w:commentReference w:id="28"/>
            </w:r>
            <w:commentRangeEnd w:id="29"/>
            <w:r w:rsidR="002342D2">
              <w:rPr>
                <w:rStyle w:val="Refdecomentario"/>
              </w:rPr>
              <w:commentReference w:id="29"/>
            </w:r>
          </w:p>
        </w:tc>
        <w:tc>
          <w:tcPr>
            <w:tcW w:w="878" w:type="dxa"/>
            <w:tcBorders>
              <w:top w:val="nil"/>
              <w:left w:val="single" w:sz="4" w:space="0" w:color="auto"/>
              <w:right w:val="nil"/>
            </w:tcBorders>
            <w:shd w:val="clear" w:color="auto" w:fill="auto"/>
            <w:vAlign w:val="center"/>
            <w:hideMark/>
          </w:tcPr>
          <w:p w14:paraId="70DC9C92" w14:textId="7CC5B75B"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85</w:t>
            </w:r>
          </w:p>
        </w:tc>
        <w:tc>
          <w:tcPr>
            <w:tcW w:w="1203" w:type="dxa"/>
            <w:tcBorders>
              <w:top w:val="nil"/>
              <w:left w:val="nil"/>
              <w:right w:val="single" w:sz="4" w:space="0" w:color="auto"/>
            </w:tcBorders>
            <w:shd w:val="clear" w:color="auto" w:fill="auto"/>
            <w:noWrap/>
            <w:vAlign w:val="center"/>
            <w:hideMark/>
          </w:tcPr>
          <w:p w14:paraId="5A6F85F9" w14:textId="7B5791FE"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(105503</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right w:val="nil"/>
            </w:tcBorders>
            <w:shd w:val="clear" w:color="auto" w:fill="auto"/>
            <w:vAlign w:val="center"/>
            <w:hideMark/>
          </w:tcPr>
          <w:p w14:paraId="037381E5" w14:textId="42C494FE"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95</w:t>
            </w:r>
          </w:p>
        </w:tc>
        <w:tc>
          <w:tcPr>
            <w:tcW w:w="1217" w:type="dxa"/>
            <w:tcBorders>
              <w:top w:val="nil"/>
              <w:left w:val="nil"/>
              <w:right w:val="nil"/>
            </w:tcBorders>
            <w:shd w:val="clear" w:color="auto" w:fill="auto"/>
            <w:noWrap/>
            <w:vAlign w:val="center"/>
            <w:hideMark/>
          </w:tcPr>
          <w:p w14:paraId="014AD8E8" w14:textId="1D71129D" w:rsidR="007C774B" w:rsidRPr="0050535F" w:rsidRDefault="007C774B" w:rsidP="008B0993">
            <w:pPr>
              <w:keepNext/>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(117927</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92C56" w:rsidRPr="0050535F" w14:paraId="0276A246" w14:textId="77777777" w:rsidTr="00882810">
        <w:trPr>
          <w:trHeight w:val="288"/>
        </w:trPr>
        <w:tc>
          <w:tcPr>
            <w:tcW w:w="1746" w:type="dxa"/>
            <w:tcBorders>
              <w:top w:val="nil"/>
              <w:left w:val="nil"/>
              <w:bottom w:val="single" w:sz="4" w:space="0" w:color="auto"/>
              <w:right w:val="single" w:sz="4" w:space="0" w:color="auto"/>
            </w:tcBorders>
            <w:shd w:val="clear" w:color="auto" w:fill="auto"/>
            <w:vAlign w:val="center"/>
            <w:hideMark/>
          </w:tcPr>
          <w:p w14:paraId="3C7540D9" w14:textId="77777777" w:rsidR="00F92C56" w:rsidRPr="0050535F" w:rsidRDefault="00F92C56" w:rsidP="00901E75">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Beta</w:t>
            </w:r>
            <w:r>
              <w:rPr>
                <w:rFonts w:eastAsia="Times New Roman" w:cs="Times New Roman"/>
                <w:color w:val="000000"/>
                <w:kern w:val="0"/>
                <w:sz w:val="20"/>
                <w:szCs w:val="20"/>
                <w:lang w:val="en-US" w:eastAsia="es-ES"/>
                <w14:ligatures w14:val="none"/>
              </w:rPr>
              <w:t xml:space="preserve"> </w:t>
            </w:r>
            <w:r w:rsidRPr="0050535F">
              <w:rPr>
                <w:position w:val="-10"/>
                <w:lang w:val="en-US"/>
              </w:rPr>
              <w:object w:dxaOrig="279" w:dyaOrig="340" w14:anchorId="4B4F4E22">
                <v:shape id="_x0000_i1169" type="#_x0000_t75" style="width:14.25pt;height:16.5pt" o:ole="">
                  <v:imagedata r:id="rId277" o:title=""/>
                </v:shape>
                <o:OLEObject Type="Embed" ProgID="Equation.DSMT4" ShapeID="_x0000_i1169" DrawAspect="Content" ObjectID="_1803730014" r:id="rId292"/>
              </w:object>
            </w:r>
          </w:p>
        </w:tc>
        <w:tc>
          <w:tcPr>
            <w:tcW w:w="1085" w:type="dxa"/>
            <w:tcBorders>
              <w:top w:val="nil"/>
              <w:left w:val="single" w:sz="4" w:space="0" w:color="auto"/>
              <w:bottom w:val="single" w:sz="4" w:space="0" w:color="auto"/>
              <w:right w:val="single" w:sz="4" w:space="0" w:color="auto"/>
            </w:tcBorders>
            <w:shd w:val="clear" w:color="auto" w:fill="auto"/>
            <w:vAlign w:val="center"/>
            <w:hideMark/>
          </w:tcPr>
          <w:p w14:paraId="79459E25" w14:textId="77777777" w:rsidR="00F92C56" w:rsidRPr="0050535F" w:rsidRDefault="00F92C56"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0.00</w:t>
            </w:r>
          </w:p>
        </w:tc>
        <w:tc>
          <w:tcPr>
            <w:tcW w:w="769" w:type="dxa"/>
            <w:tcBorders>
              <w:top w:val="nil"/>
              <w:left w:val="single" w:sz="4" w:space="0" w:color="auto"/>
              <w:bottom w:val="single" w:sz="4" w:space="0" w:color="auto"/>
              <w:right w:val="nil"/>
            </w:tcBorders>
            <w:shd w:val="clear" w:color="auto" w:fill="auto"/>
            <w:vAlign w:val="center"/>
            <w:hideMark/>
          </w:tcPr>
          <w:p w14:paraId="7ED0DF0F" w14:textId="77777777" w:rsidR="00F92C56" w:rsidRPr="0050535F" w:rsidRDefault="00F92C56"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0.38</w:t>
            </w:r>
          </w:p>
        </w:tc>
        <w:tc>
          <w:tcPr>
            <w:tcW w:w="1192" w:type="dxa"/>
            <w:tcBorders>
              <w:top w:val="nil"/>
              <w:left w:val="nil"/>
              <w:bottom w:val="single" w:sz="4" w:space="0" w:color="auto"/>
              <w:right w:val="single" w:sz="4" w:space="0" w:color="auto"/>
            </w:tcBorders>
            <w:shd w:val="clear" w:color="auto" w:fill="auto"/>
            <w:noWrap/>
            <w:vAlign w:val="center"/>
            <w:hideMark/>
          </w:tcPr>
          <w:p w14:paraId="2E0A38C3" w14:textId="77777777" w:rsidR="00F92C56" w:rsidRPr="0050535F" w:rsidRDefault="00F92C56" w:rsidP="008B0993">
            <w:pPr>
              <w:spacing w:after="0" w:line="360" w:lineRule="auto"/>
              <w:jc w:val="center"/>
              <w:rPr>
                <w:rFonts w:eastAsia="Times New Roman" w:cs="Times New Roman"/>
                <w:color w:val="000000"/>
                <w:kern w:val="0"/>
                <w:lang w:val="en-US" w:eastAsia="es-ES"/>
                <w14:ligatures w14:val="none"/>
              </w:rPr>
            </w:pPr>
          </w:p>
        </w:tc>
        <w:tc>
          <w:tcPr>
            <w:tcW w:w="878" w:type="dxa"/>
            <w:tcBorders>
              <w:top w:val="nil"/>
              <w:left w:val="single" w:sz="4" w:space="0" w:color="auto"/>
              <w:bottom w:val="single" w:sz="4" w:space="0" w:color="auto"/>
              <w:right w:val="nil"/>
            </w:tcBorders>
            <w:shd w:val="clear" w:color="auto" w:fill="auto"/>
            <w:vAlign w:val="center"/>
            <w:hideMark/>
          </w:tcPr>
          <w:p w14:paraId="5930637C" w14:textId="77777777" w:rsidR="00F92C56" w:rsidRPr="0050535F" w:rsidRDefault="00F92C56"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0.40</w:t>
            </w:r>
          </w:p>
        </w:tc>
        <w:tc>
          <w:tcPr>
            <w:tcW w:w="1203" w:type="dxa"/>
            <w:tcBorders>
              <w:top w:val="nil"/>
              <w:left w:val="nil"/>
              <w:bottom w:val="single" w:sz="4" w:space="0" w:color="auto"/>
              <w:right w:val="single" w:sz="4" w:space="0" w:color="auto"/>
            </w:tcBorders>
            <w:shd w:val="clear" w:color="auto" w:fill="auto"/>
            <w:noWrap/>
            <w:vAlign w:val="center"/>
            <w:hideMark/>
          </w:tcPr>
          <w:p w14:paraId="3065734D" w14:textId="77777777" w:rsidR="00F92C56" w:rsidRPr="0050535F" w:rsidRDefault="00F92C56" w:rsidP="008B0993">
            <w:pPr>
              <w:spacing w:after="0" w:line="360" w:lineRule="auto"/>
              <w:jc w:val="center"/>
              <w:rPr>
                <w:rFonts w:eastAsia="Times New Roman" w:cs="Times New Roman"/>
                <w:color w:val="000000"/>
                <w:kern w:val="0"/>
                <w:lang w:val="en-US" w:eastAsia="es-ES"/>
                <w14:ligatures w14:val="none"/>
              </w:rPr>
            </w:pPr>
          </w:p>
        </w:tc>
        <w:tc>
          <w:tcPr>
            <w:tcW w:w="640" w:type="dxa"/>
            <w:tcBorders>
              <w:top w:val="nil"/>
              <w:left w:val="single" w:sz="4" w:space="0" w:color="auto"/>
              <w:bottom w:val="single" w:sz="4" w:space="0" w:color="auto"/>
              <w:right w:val="nil"/>
            </w:tcBorders>
            <w:shd w:val="clear" w:color="auto" w:fill="auto"/>
            <w:vAlign w:val="center"/>
            <w:hideMark/>
          </w:tcPr>
          <w:p w14:paraId="3F050FFD" w14:textId="77777777" w:rsidR="00F92C56" w:rsidRPr="0050535F" w:rsidRDefault="00F92C56"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0.49</w:t>
            </w:r>
          </w:p>
        </w:tc>
        <w:tc>
          <w:tcPr>
            <w:tcW w:w="1217" w:type="dxa"/>
            <w:tcBorders>
              <w:top w:val="nil"/>
              <w:left w:val="nil"/>
              <w:bottom w:val="single" w:sz="4" w:space="0" w:color="auto"/>
              <w:right w:val="nil"/>
            </w:tcBorders>
            <w:shd w:val="clear" w:color="auto" w:fill="auto"/>
            <w:noWrap/>
            <w:vAlign w:val="center"/>
            <w:hideMark/>
          </w:tcPr>
          <w:p w14:paraId="40432D89" w14:textId="77777777" w:rsidR="00F92C56" w:rsidRPr="0050535F" w:rsidRDefault="00F92C56" w:rsidP="008B0993">
            <w:pPr>
              <w:spacing w:after="0" w:line="360" w:lineRule="auto"/>
              <w:jc w:val="center"/>
              <w:rPr>
                <w:rFonts w:eastAsia="Times New Roman" w:cs="Times New Roman"/>
                <w:color w:val="000000"/>
                <w:kern w:val="0"/>
                <w:lang w:val="en-US" w:eastAsia="es-ES"/>
                <w14:ligatures w14:val="none"/>
              </w:rPr>
            </w:pPr>
          </w:p>
        </w:tc>
      </w:tr>
    </w:tbl>
    <w:p w14:paraId="29F1CED0" w14:textId="77777777" w:rsidR="004B482F" w:rsidRPr="0050535F" w:rsidRDefault="004B482F" w:rsidP="00DF3B00">
      <w:pPr>
        <w:pStyle w:val="Descripcin"/>
        <w:spacing w:line="360" w:lineRule="auto"/>
        <w:jc w:val="center"/>
        <w:rPr>
          <w:rFonts w:cs="Times New Roman"/>
          <w:color w:val="auto"/>
          <w:lang w:val="en-US"/>
        </w:rPr>
      </w:pPr>
    </w:p>
    <w:p w14:paraId="71A195ED" w14:textId="20EB27EC" w:rsidR="007C774B" w:rsidRPr="008B0993" w:rsidRDefault="004B482F" w:rsidP="00DF3B00">
      <w:pPr>
        <w:pStyle w:val="Descripcin"/>
        <w:spacing w:line="360" w:lineRule="auto"/>
        <w:jc w:val="center"/>
        <w:rPr>
          <w:rFonts w:cs="Times New Roman"/>
          <w:color w:val="auto"/>
          <w:sz w:val="22"/>
          <w:szCs w:val="22"/>
          <w:lang w:val="en-US"/>
        </w:rPr>
      </w:pPr>
      <w:r w:rsidRPr="008B0993">
        <w:rPr>
          <w:rFonts w:cs="Times New Roman"/>
          <w:color w:val="auto"/>
          <w:sz w:val="22"/>
          <w:szCs w:val="22"/>
          <w:lang w:val="en-US"/>
        </w:rPr>
        <w:t>Table 6</w:t>
      </w:r>
      <w:r w:rsidR="00A17B91" w:rsidRPr="008B0993">
        <w:rPr>
          <w:rFonts w:cs="Times New Roman"/>
          <w:color w:val="auto"/>
          <w:sz w:val="22"/>
          <w:szCs w:val="22"/>
          <w:lang w:val="en-US"/>
        </w:rPr>
        <w:t xml:space="preserve">. Median values </w:t>
      </w:r>
      <w:r w:rsidR="00E65A61">
        <w:rPr>
          <w:rFonts w:cs="Times New Roman"/>
          <w:color w:val="auto"/>
          <w:sz w:val="22"/>
          <w:szCs w:val="22"/>
          <w:lang w:val="en-US"/>
        </w:rPr>
        <w:t>of</w:t>
      </w:r>
      <w:r w:rsidR="00E65A61" w:rsidRPr="0015000F">
        <w:rPr>
          <w:rFonts w:cs="Times New Roman"/>
          <w:color w:val="auto"/>
          <w:sz w:val="22"/>
          <w:szCs w:val="22"/>
          <w:lang w:val="en-US"/>
        </w:rPr>
        <w:t xml:space="preserve"> </w:t>
      </w:r>
      <w:r w:rsidR="00E65A61">
        <w:rPr>
          <w:rFonts w:cs="Times New Roman"/>
          <w:color w:val="auto"/>
          <w:sz w:val="22"/>
          <w:szCs w:val="22"/>
          <w:lang w:val="en-US"/>
        </w:rPr>
        <w:t xml:space="preserve">observed data and </w:t>
      </w:r>
      <w:r w:rsidR="00E65A61" w:rsidRPr="0015000F">
        <w:rPr>
          <w:rFonts w:cs="Times New Roman"/>
          <w:color w:val="auto"/>
          <w:sz w:val="22"/>
          <w:szCs w:val="22"/>
          <w:lang w:val="en-US"/>
        </w:rPr>
        <w:t>projections at different confidence levels</w:t>
      </w:r>
      <w:r w:rsidR="00E65A61">
        <w:rPr>
          <w:rFonts w:cs="Times New Roman"/>
          <w:color w:val="auto"/>
          <w:sz w:val="22"/>
          <w:szCs w:val="22"/>
          <w:lang w:val="en-US"/>
        </w:rPr>
        <w:t xml:space="preserve">, </w:t>
      </w:r>
      <w:r w:rsidR="00E65A61" w:rsidRPr="008B0993">
        <w:rPr>
          <w:rFonts w:cs="Times New Roman"/>
          <w:color w:val="auto"/>
          <w:sz w:val="22"/>
          <w:szCs w:val="22"/>
        </w:rPr>
        <w:t>with percentage changes from observed values shown in parentheses</w:t>
      </w:r>
      <w:r w:rsidR="00E65A61">
        <w:rPr>
          <w:rFonts w:cs="Times New Roman"/>
          <w:color w:val="auto"/>
          <w:sz w:val="22"/>
          <w:szCs w:val="22"/>
          <w:lang w:val="en-US"/>
        </w:rPr>
        <w:t>.</w:t>
      </w:r>
    </w:p>
    <w:tbl>
      <w:tblPr>
        <w:tblW w:w="8774" w:type="dxa"/>
        <w:tblLayout w:type="fixed"/>
        <w:tblCellMar>
          <w:left w:w="70" w:type="dxa"/>
          <w:right w:w="70" w:type="dxa"/>
        </w:tblCellMar>
        <w:tblLook w:val="04A0" w:firstRow="1" w:lastRow="0" w:firstColumn="1" w:lastColumn="0" w:noHBand="0" w:noVBand="1"/>
      </w:tblPr>
      <w:tblGrid>
        <w:gridCol w:w="1755"/>
        <w:gridCol w:w="1090"/>
        <w:gridCol w:w="841"/>
        <w:gridCol w:w="992"/>
        <w:gridCol w:w="851"/>
        <w:gridCol w:w="1275"/>
        <w:gridCol w:w="801"/>
        <w:gridCol w:w="1169"/>
      </w:tblGrid>
      <w:tr w:rsidR="007C774B" w:rsidRPr="0050535F" w14:paraId="397208E0" w14:textId="77777777" w:rsidTr="00FF51B5">
        <w:trPr>
          <w:trHeight w:val="133"/>
        </w:trPr>
        <w:tc>
          <w:tcPr>
            <w:tcW w:w="5529" w:type="dxa"/>
            <w:gridSpan w:val="5"/>
            <w:tcBorders>
              <w:top w:val="nil"/>
              <w:left w:val="nil"/>
              <w:bottom w:val="single" w:sz="4" w:space="0" w:color="auto"/>
              <w:right w:val="nil"/>
            </w:tcBorders>
            <w:shd w:val="clear" w:color="auto" w:fill="auto"/>
            <w:vAlign w:val="center"/>
            <w:hideMark/>
          </w:tcPr>
          <w:p w14:paraId="5F019FB7" w14:textId="4A7694CA"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1275" w:type="dxa"/>
            <w:tcBorders>
              <w:top w:val="nil"/>
              <w:left w:val="nil"/>
              <w:bottom w:val="single" w:sz="4" w:space="0" w:color="auto"/>
              <w:right w:val="nil"/>
            </w:tcBorders>
            <w:shd w:val="clear" w:color="auto" w:fill="auto"/>
            <w:noWrap/>
            <w:vAlign w:val="bottom"/>
            <w:hideMark/>
          </w:tcPr>
          <w:p w14:paraId="5C592664" w14:textId="77777777"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801" w:type="dxa"/>
            <w:tcBorders>
              <w:top w:val="nil"/>
              <w:left w:val="nil"/>
              <w:bottom w:val="single" w:sz="4" w:space="0" w:color="auto"/>
              <w:right w:val="nil"/>
            </w:tcBorders>
            <w:shd w:val="clear" w:color="auto" w:fill="auto"/>
            <w:noWrap/>
            <w:vAlign w:val="bottom"/>
            <w:hideMark/>
          </w:tcPr>
          <w:p w14:paraId="6322AE48"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c>
          <w:tcPr>
            <w:tcW w:w="1169" w:type="dxa"/>
            <w:tcBorders>
              <w:top w:val="nil"/>
              <w:left w:val="nil"/>
              <w:bottom w:val="single" w:sz="4" w:space="0" w:color="auto"/>
              <w:right w:val="nil"/>
            </w:tcBorders>
            <w:shd w:val="clear" w:color="auto" w:fill="auto"/>
            <w:noWrap/>
            <w:vAlign w:val="bottom"/>
            <w:hideMark/>
          </w:tcPr>
          <w:p w14:paraId="4484E5D6"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r>
      <w:tr w:rsidR="008A0222" w:rsidRPr="0050535F" w14:paraId="7F730099" w14:textId="77777777" w:rsidTr="008B0993">
        <w:trPr>
          <w:trHeight w:val="133"/>
        </w:trPr>
        <w:tc>
          <w:tcPr>
            <w:tcW w:w="1755" w:type="dxa"/>
            <w:tcBorders>
              <w:top w:val="single" w:sz="4" w:space="0" w:color="auto"/>
              <w:left w:val="nil"/>
              <w:bottom w:val="single" w:sz="4" w:space="0" w:color="auto"/>
              <w:right w:val="single" w:sz="4" w:space="0" w:color="auto"/>
            </w:tcBorders>
            <w:shd w:val="clear" w:color="auto" w:fill="auto"/>
            <w:vAlign w:val="center"/>
            <w:hideMark/>
          </w:tcPr>
          <w:p w14:paraId="66CB53D0" w14:textId="77777777" w:rsidR="008A0222" w:rsidRPr="0050535F" w:rsidRDefault="008A0222" w:rsidP="00DF3B00">
            <w:pPr>
              <w:spacing w:after="0" w:line="360" w:lineRule="auto"/>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Scenario</w:t>
            </w:r>
          </w:p>
        </w:tc>
        <w:tc>
          <w:tcPr>
            <w:tcW w:w="10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5B359F" w14:textId="77777777" w:rsidR="008A0222" w:rsidRPr="0050535F" w:rsidRDefault="008A0222"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83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5E0554B" w14:textId="082C0410" w:rsidR="008A0222" w:rsidRPr="0050535F" w:rsidRDefault="008A0222" w:rsidP="008B0993">
            <w:pPr>
              <w:spacing w:after="0" w:line="360" w:lineRule="auto"/>
              <w:jc w:val="center"/>
              <w:rPr>
                <w:rFonts w:eastAsia="Times New Roman" w:cs="Times New Roman"/>
                <w:color w:val="000000"/>
                <w:kern w:val="0"/>
                <w:lang w:val="en-US" w:eastAsia="es-ES"/>
                <w14:ligatures w14:val="none"/>
              </w:rPr>
            </w:pPr>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0.75</w:t>
            </w:r>
          </w:p>
        </w:tc>
        <w:tc>
          <w:tcPr>
            <w:tcW w:w="212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2487A40" w14:textId="646DC4C7" w:rsidR="008A0222" w:rsidRPr="0050535F" w:rsidRDefault="008A0222" w:rsidP="008B0993">
            <w:pPr>
              <w:spacing w:after="0" w:line="360" w:lineRule="auto"/>
              <w:jc w:val="center"/>
              <w:rPr>
                <w:rFonts w:eastAsia="Times New Roman" w:cs="Times New Roman"/>
                <w:color w:val="000000"/>
                <w:kern w:val="0"/>
                <w:lang w:val="en-US" w:eastAsia="es-ES"/>
                <w14:ligatures w14:val="none"/>
              </w:rPr>
            </w:pPr>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0.85</w:t>
            </w:r>
          </w:p>
        </w:tc>
        <w:tc>
          <w:tcPr>
            <w:tcW w:w="1970" w:type="dxa"/>
            <w:gridSpan w:val="2"/>
            <w:tcBorders>
              <w:top w:val="single" w:sz="4" w:space="0" w:color="auto"/>
              <w:left w:val="single" w:sz="4" w:space="0" w:color="auto"/>
              <w:bottom w:val="single" w:sz="4" w:space="0" w:color="auto"/>
              <w:right w:val="nil"/>
            </w:tcBorders>
            <w:shd w:val="clear" w:color="auto" w:fill="auto"/>
            <w:vAlign w:val="center"/>
            <w:hideMark/>
          </w:tcPr>
          <w:p w14:paraId="388FCB32" w14:textId="21743C9B" w:rsidR="008A0222" w:rsidRPr="0050535F" w:rsidRDefault="008A0222" w:rsidP="008B0993">
            <w:pPr>
              <w:spacing w:after="0" w:line="360" w:lineRule="auto"/>
              <w:jc w:val="center"/>
              <w:rPr>
                <w:rFonts w:eastAsia="Times New Roman" w:cs="Times New Roman"/>
                <w:color w:val="000000"/>
                <w:kern w:val="0"/>
                <w:lang w:val="en-US" w:eastAsia="es-ES"/>
                <w14:ligatures w14:val="none"/>
              </w:rPr>
            </w:pPr>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0.95</w:t>
            </w:r>
          </w:p>
        </w:tc>
      </w:tr>
      <w:tr w:rsidR="007C774B" w:rsidRPr="0050535F" w14:paraId="1A30C319" w14:textId="77777777" w:rsidTr="008B0993">
        <w:trPr>
          <w:trHeight w:val="288"/>
        </w:trPr>
        <w:tc>
          <w:tcPr>
            <w:tcW w:w="1755" w:type="dxa"/>
            <w:tcBorders>
              <w:top w:val="single" w:sz="4" w:space="0" w:color="auto"/>
              <w:left w:val="nil"/>
              <w:bottom w:val="nil"/>
              <w:right w:val="single" w:sz="4" w:space="0" w:color="auto"/>
            </w:tcBorders>
            <w:shd w:val="clear" w:color="auto" w:fill="auto"/>
            <w:vAlign w:val="center"/>
            <w:hideMark/>
          </w:tcPr>
          <w:p w14:paraId="79EAD9B3" w14:textId="77777777" w:rsidR="007C774B" w:rsidRPr="0050535F" w:rsidRDefault="007C774B" w:rsidP="008A0222">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Total assets</w:t>
            </w:r>
          </w:p>
        </w:tc>
        <w:tc>
          <w:tcPr>
            <w:tcW w:w="1090" w:type="dxa"/>
            <w:tcBorders>
              <w:top w:val="nil"/>
              <w:left w:val="single" w:sz="4" w:space="0" w:color="auto"/>
              <w:bottom w:val="nil"/>
              <w:right w:val="single" w:sz="4" w:space="0" w:color="auto"/>
            </w:tcBorders>
            <w:shd w:val="clear" w:color="auto" w:fill="auto"/>
            <w:noWrap/>
            <w:vAlign w:val="center"/>
            <w:hideMark/>
          </w:tcPr>
          <w:p w14:paraId="41AEAC6D" w14:textId="3D4E0548"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49</w:t>
            </w:r>
            <w:r w:rsidR="0051356F" w:rsidRPr="0050535F">
              <w:rPr>
                <w:rFonts w:cs="Times New Roman"/>
                <w:color w:val="000000"/>
                <w:lang w:val="en-US"/>
              </w:rPr>
              <w:t>.</w:t>
            </w:r>
            <w:r w:rsidRPr="0050535F">
              <w:rPr>
                <w:rFonts w:cs="Times New Roman"/>
                <w:color w:val="000000"/>
                <w:lang w:val="en-US"/>
              </w:rPr>
              <w:t>75</w:t>
            </w:r>
          </w:p>
        </w:tc>
        <w:tc>
          <w:tcPr>
            <w:tcW w:w="841" w:type="dxa"/>
            <w:tcBorders>
              <w:top w:val="nil"/>
              <w:left w:val="single" w:sz="4" w:space="0" w:color="auto"/>
              <w:bottom w:val="nil"/>
              <w:right w:val="nil"/>
            </w:tcBorders>
            <w:shd w:val="clear" w:color="auto" w:fill="auto"/>
            <w:vAlign w:val="bottom"/>
            <w:hideMark/>
          </w:tcPr>
          <w:p w14:paraId="6519A9F0" w14:textId="6C6F867D"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45</w:t>
            </w:r>
            <w:r w:rsidR="0051356F" w:rsidRPr="0050535F">
              <w:rPr>
                <w:rFonts w:cs="Times New Roman"/>
                <w:color w:val="000000"/>
                <w:lang w:val="en-US"/>
              </w:rPr>
              <w:t>.</w:t>
            </w:r>
            <w:r w:rsidRPr="0050535F">
              <w:rPr>
                <w:rFonts w:cs="Times New Roman"/>
                <w:color w:val="000000"/>
                <w:lang w:val="en-US"/>
              </w:rPr>
              <w:t>01</w:t>
            </w:r>
          </w:p>
        </w:tc>
        <w:tc>
          <w:tcPr>
            <w:tcW w:w="992" w:type="dxa"/>
            <w:tcBorders>
              <w:top w:val="nil"/>
              <w:left w:val="nil"/>
              <w:bottom w:val="nil"/>
              <w:right w:val="single" w:sz="4" w:space="0" w:color="auto"/>
            </w:tcBorders>
            <w:shd w:val="clear" w:color="auto" w:fill="auto"/>
            <w:noWrap/>
            <w:vAlign w:val="bottom"/>
            <w:hideMark/>
          </w:tcPr>
          <w:p w14:paraId="24993BF3" w14:textId="4D19B862"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(-10</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nil"/>
              <w:right w:val="nil"/>
            </w:tcBorders>
            <w:shd w:val="clear" w:color="auto" w:fill="auto"/>
            <w:vAlign w:val="bottom"/>
            <w:hideMark/>
          </w:tcPr>
          <w:p w14:paraId="259D9200" w14:textId="2A3B05F7"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44</w:t>
            </w:r>
            <w:r w:rsidR="0051356F" w:rsidRPr="0050535F">
              <w:rPr>
                <w:rFonts w:cs="Times New Roman"/>
                <w:color w:val="000000"/>
                <w:lang w:val="en-US"/>
              </w:rPr>
              <w:t>.</w:t>
            </w:r>
            <w:r w:rsidRPr="0050535F">
              <w:rPr>
                <w:rFonts w:cs="Times New Roman"/>
                <w:color w:val="000000"/>
                <w:lang w:val="en-US"/>
              </w:rPr>
              <w:t>25</w:t>
            </w:r>
          </w:p>
        </w:tc>
        <w:tc>
          <w:tcPr>
            <w:tcW w:w="1275" w:type="dxa"/>
            <w:tcBorders>
              <w:top w:val="nil"/>
              <w:left w:val="nil"/>
              <w:bottom w:val="nil"/>
              <w:right w:val="single" w:sz="4" w:space="0" w:color="auto"/>
            </w:tcBorders>
            <w:shd w:val="clear" w:color="auto" w:fill="auto"/>
            <w:noWrap/>
            <w:vAlign w:val="bottom"/>
            <w:hideMark/>
          </w:tcPr>
          <w:p w14:paraId="28F6D0BC" w14:textId="276D3114"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(-11</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nil"/>
              <w:right w:val="nil"/>
            </w:tcBorders>
            <w:shd w:val="clear" w:color="auto" w:fill="auto"/>
            <w:vAlign w:val="bottom"/>
            <w:hideMark/>
          </w:tcPr>
          <w:p w14:paraId="1FB281C2" w14:textId="03C43BAA"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44</w:t>
            </w:r>
            <w:r w:rsidR="0051356F" w:rsidRPr="0050535F">
              <w:rPr>
                <w:rFonts w:cs="Times New Roman"/>
                <w:color w:val="000000"/>
                <w:lang w:val="en-US"/>
              </w:rPr>
              <w:t>.</w:t>
            </w:r>
            <w:r w:rsidRPr="0050535F">
              <w:rPr>
                <w:rFonts w:cs="Times New Roman"/>
                <w:color w:val="000000"/>
                <w:lang w:val="en-US"/>
              </w:rPr>
              <w:t>14</w:t>
            </w:r>
          </w:p>
        </w:tc>
        <w:tc>
          <w:tcPr>
            <w:tcW w:w="1169" w:type="dxa"/>
            <w:tcBorders>
              <w:top w:val="nil"/>
              <w:left w:val="nil"/>
              <w:bottom w:val="nil"/>
              <w:right w:val="nil"/>
            </w:tcBorders>
            <w:shd w:val="clear" w:color="auto" w:fill="auto"/>
            <w:noWrap/>
            <w:vAlign w:val="bottom"/>
            <w:hideMark/>
          </w:tcPr>
          <w:p w14:paraId="1E28B191" w14:textId="144B15B2"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(-11</w:t>
            </w:r>
            <w:r w:rsidR="00E65A61">
              <w:rPr>
                <w:rFonts w:cs="Times New Roman"/>
                <w:color w:val="000000"/>
                <w:lang w:val="en-US"/>
              </w:rPr>
              <w:t>%</w:t>
            </w:r>
            <w:r w:rsidRPr="0050535F">
              <w:rPr>
                <w:rFonts w:cs="Times New Roman"/>
                <w:color w:val="000000"/>
                <w:lang w:val="en-US"/>
              </w:rPr>
              <w:t>)</w:t>
            </w:r>
          </w:p>
        </w:tc>
      </w:tr>
      <w:tr w:rsidR="007C774B" w:rsidRPr="0050535F" w14:paraId="5CA6F92A" w14:textId="77777777" w:rsidTr="008B0993">
        <w:trPr>
          <w:trHeight w:val="288"/>
        </w:trPr>
        <w:tc>
          <w:tcPr>
            <w:tcW w:w="1755" w:type="dxa"/>
            <w:tcBorders>
              <w:top w:val="nil"/>
              <w:left w:val="nil"/>
              <w:bottom w:val="nil"/>
              <w:right w:val="single" w:sz="4" w:space="0" w:color="auto"/>
            </w:tcBorders>
            <w:shd w:val="clear" w:color="auto" w:fill="auto"/>
            <w:vAlign w:val="center"/>
            <w:hideMark/>
          </w:tcPr>
          <w:p w14:paraId="5BB94B21" w14:textId="77777777" w:rsidR="007C774B" w:rsidRPr="0050535F" w:rsidRDefault="007C774B" w:rsidP="008A0222">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Employees</w:t>
            </w:r>
          </w:p>
        </w:tc>
        <w:tc>
          <w:tcPr>
            <w:tcW w:w="1090" w:type="dxa"/>
            <w:tcBorders>
              <w:top w:val="nil"/>
              <w:left w:val="single" w:sz="4" w:space="0" w:color="auto"/>
              <w:bottom w:val="nil"/>
              <w:right w:val="single" w:sz="4" w:space="0" w:color="auto"/>
            </w:tcBorders>
            <w:shd w:val="clear" w:color="auto" w:fill="auto"/>
            <w:noWrap/>
            <w:vAlign w:val="center"/>
            <w:hideMark/>
          </w:tcPr>
          <w:p w14:paraId="6E8421E7" w14:textId="78C20E23"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216</w:t>
            </w:r>
            <w:r w:rsidR="0051356F" w:rsidRPr="0050535F">
              <w:rPr>
                <w:rFonts w:cs="Times New Roman"/>
                <w:color w:val="000000"/>
                <w:lang w:val="en-US"/>
              </w:rPr>
              <w:t>.</w:t>
            </w:r>
            <w:r w:rsidRPr="0050535F">
              <w:rPr>
                <w:rFonts w:cs="Times New Roman"/>
                <w:color w:val="000000"/>
                <w:lang w:val="en-US"/>
              </w:rPr>
              <w:t>03</w:t>
            </w:r>
          </w:p>
        </w:tc>
        <w:tc>
          <w:tcPr>
            <w:tcW w:w="841" w:type="dxa"/>
            <w:tcBorders>
              <w:top w:val="nil"/>
              <w:left w:val="single" w:sz="4" w:space="0" w:color="auto"/>
              <w:bottom w:val="nil"/>
              <w:right w:val="nil"/>
            </w:tcBorders>
            <w:shd w:val="clear" w:color="auto" w:fill="auto"/>
            <w:vAlign w:val="bottom"/>
            <w:hideMark/>
          </w:tcPr>
          <w:p w14:paraId="5E1590DB" w14:textId="2911573A"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162</w:t>
            </w:r>
            <w:r w:rsidR="0051356F" w:rsidRPr="0050535F">
              <w:rPr>
                <w:rFonts w:cs="Times New Roman"/>
                <w:color w:val="000000"/>
                <w:lang w:val="en-US"/>
              </w:rPr>
              <w:t>.</w:t>
            </w:r>
            <w:r w:rsidRPr="0050535F">
              <w:rPr>
                <w:rFonts w:cs="Times New Roman"/>
                <w:color w:val="000000"/>
                <w:lang w:val="en-US"/>
              </w:rPr>
              <w:t>32</w:t>
            </w:r>
          </w:p>
        </w:tc>
        <w:tc>
          <w:tcPr>
            <w:tcW w:w="992" w:type="dxa"/>
            <w:tcBorders>
              <w:top w:val="nil"/>
              <w:left w:val="nil"/>
              <w:bottom w:val="nil"/>
              <w:right w:val="single" w:sz="4" w:space="0" w:color="auto"/>
            </w:tcBorders>
            <w:shd w:val="clear" w:color="auto" w:fill="auto"/>
            <w:noWrap/>
            <w:vAlign w:val="bottom"/>
            <w:hideMark/>
          </w:tcPr>
          <w:p w14:paraId="7C62F7CC" w14:textId="56B5E34D"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(-25</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nil"/>
              <w:right w:val="nil"/>
            </w:tcBorders>
            <w:shd w:val="clear" w:color="auto" w:fill="auto"/>
            <w:vAlign w:val="bottom"/>
            <w:hideMark/>
          </w:tcPr>
          <w:p w14:paraId="7BC94FEE" w14:textId="21F0E4B6"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157</w:t>
            </w:r>
            <w:r w:rsidR="0051356F" w:rsidRPr="0050535F">
              <w:rPr>
                <w:rFonts w:cs="Times New Roman"/>
                <w:color w:val="000000"/>
                <w:lang w:val="en-US"/>
              </w:rPr>
              <w:t>.</w:t>
            </w:r>
            <w:r w:rsidRPr="0050535F">
              <w:rPr>
                <w:rFonts w:cs="Times New Roman"/>
                <w:color w:val="000000"/>
                <w:lang w:val="en-US"/>
              </w:rPr>
              <w:t>61</w:t>
            </w:r>
          </w:p>
        </w:tc>
        <w:tc>
          <w:tcPr>
            <w:tcW w:w="1275" w:type="dxa"/>
            <w:tcBorders>
              <w:top w:val="nil"/>
              <w:left w:val="nil"/>
              <w:bottom w:val="nil"/>
              <w:right w:val="single" w:sz="4" w:space="0" w:color="auto"/>
            </w:tcBorders>
            <w:shd w:val="clear" w:color="auto" w:fill="auto"/>
            <w:noWrap/>
            <w:vAlign w:val="bottom"/>
            <w:hideMark/>
          </w:tcPr>
          <w:p w14:paraId="750C635B" w14:textId="450034EA"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(-27</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nil"/>
              <w:right w:val="nil"/>
            </w:tcBorders>
            <w:shd w:val="clear" w:color="auto" w:fill="auto"/>
            <w:vAlign w:val="bottom"/>
            <w:hideMark/>
          </w:tcPr>
          <w:p w14:paraId="774C8AAC" w14:textId="284C8883"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156</w:t>
            </w:r>
            <w:r w:rsidR="0051356F" w:rsidRPr="0050535F">
              <w:rPr>
                <w:rFonts w:cs="Times New Roman"/>
                <w:color w:val="000000"/>
                <w:lang w:val="en-US"/>
              </w:rPr>
              <w:t>.</w:t>
            </w:r>
            <w:r w:rsidRPr="0050535F">
              <w:rPr>
                <w:rFonts w:cs="Times New Roman"/>
                <w:color w:val="000000"/>
                <w:lang w:val="en-US"/>
              </w:rPr>
              <w:t>09</w:t>
            </w:r>
          </w:p>
        </w:tc>
        <w:tc>
          <w:tcPr>
            <w:tcW w:w="1169" w:type="dxa"/>
            <w:tcBorders>
              <w:top w:val="nil"/>
              <w:left w:val="nil"/>
              <w:bottom w:val="nil"/>
              <w:right w:val="nil"/>
            </w:tcBorders>
            <w:shd w:val="clear" w:color="auto" w:fill="auto"/>
            <w:noWrap/>
            <w:vAlign w:val="bottom"/>
            <w:hideMark/>
          </w:tcPr>
          <w:p w14:paraId="4E70E8FC" w14:textId="6DBEED6F"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(-28</w:t>
            </w:r>
            <w:r w:rsidR="00E65A61">
              <w:rPr>
                <w:rFonts w:cs="Times New Roman"/>
                <w:color w:val="000000"/>
                <w:lang w:val="en-US"/>
              </w:rPr>
              <w:t>%</w:t>
            </w:r>
            <w:r w:rsidRPr="0050535F">
              <w:rPr>
                <w:rFonts w:cs="Times New Roman"/>
                <w:color w:val="000000"/>
                <w:lang w:val="en-US"/>
              </w:rPr>
              <w:t>)</w:t>
            </w:r>
          </w:p>
        </w:tc>
      </w:tr>
      <w:tr w:rsidR="007C774B" w:rsidRPr="0050535F" w14:paraId="6EFAFB85" w14:textId="77777777" w:rsidTr="008B0993">
        <w:trPr>
          <w:trHeight w:val="288"/>
        </w:trPr>
        <w:tc>
          <w:tcPr>
            <w:tcW w:w="1755" w:type="dxa"/>
            <w:tcBorders>
              <w:top w:val="nil"/>
              <w:left w:val="nil"/>
              <w:bottom w:val="nil"/>
              <w:right w:val="single" w:sz="4" w:space="0" w:color="auto"/>
            </w:tcBorders>
            <w:shd w:val="clear" w:color="auto" w:fill="auto"/>
            <w:vAlign w:val="center"/>
            <w:hideMark/>
          </w:tcPr>
          <w:p w14:paraId="0CB1B680" w14:textId="77777777" w:rsidR="007C774B" w:rsidRPr="0050535F" w:rsidRDefault="007C774B" w:rsidP="008A0222">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Fixed assets</w:t>
            </w:r>
          </w:p>
        </w:tc>
        <w:tc>
          <w:tcPr>
            <w:tcW w:w="1090" w:type="dxa"/>
            <w:tcBorders>
              <w:top w:val="nil"/>
              <w:left w:val="single" w:sz="4" w:space="0" w:color="auto"/>
              <w:bottom w:val="nil"/>
              <w:right w:val="single" w:sz="4" w:space="0" w:color="auto"/>
            </w:tcBorders>
            <w:shd w:val="clear" w:color="auto" w:fill="auto"/>
            <w:noWrap/>
            <w:vAlign w:val="center"/>
            <w:hideMark/>
          </w:tcPr>
          <w:p w14:paraId="18B2F1BE" w14:textId="7BA5086A"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23</w:t>
            </w:r>
            <w:r w:rsidR="0051356F" w:rsidRPr="0050535F">
              <w:rPr>
                <w:rFonts w:cs="Times New Roman"/>
                <w:color w:val="000000"/>
                <w:lang w:val="en-US"/>
              </w:rPr>
              <w:t>.</w:t>
            </w:r>
            <w:r w:rsidRPr="0050535F">
              <w:rPr>
                <w:rFonts w:cs="Times New Roman"/>
                <w:color w:val="000000"/>
                <w:lang w:val="en-US"/>
              </w:rPr>
              <w:t>26</w:t>
            </w:r>
          </w:p>
        </w:tc>
        <w:tc>
          <w:tcPr>
            <w:tcW w:w="841" w:type="dxa"/>
            <w:tcBorders>
              <w:top w:val="nil"/>
              <w:left w:val="single" w:sz="4" w:space="0" w:color="auto"/>
              <w:bottom w:val="nil"/>
              <w:right w:val="nil"/>
            </w:tcBorders>
            <w:shd w:val="clear" w:color="auto" w:fill="auto"/>
            <w:vAlign w:val="bottom"/>
            <w:hideMark/>
          </w:tcPr>
          <w:p w14:paraId="23F0C411" w14:textId="1F323686"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21</w:t>
            </w:r>
            <w:r w:rsidR="0051356F" w:rsidRPr="0050535F">
              <w:rPr>
                <w:rFonts w:cs="Times New Roman"/>
                <w:color w:val="000000"/>
                <w:lang w:val="en-US"/>
              </w:rPr>
              <w:t>.</w:t>
            </w:r>
            <w:r w:rsidRPr="0050535F">
              <w:rPr>
                <w:rFonts w:cs="Times New Roman"/>
                <w:color w:val="000000"/>
                <w:lang w:val="en-US"/>
              </w:rPr>
              <w:t>03</w:t>
            </w:r>
          </w:p>
        </w:tc>
        <w:tc>
          <w:tcPr>
            <w:tcW w:w="992" w:type="dxa"/>
            <w:tcBorders>
              <w:top w:val="nil"/>
              <w:left w:val="nil"/>
              <w:bottom w:val="nil"/>
              <w:right w:val="single" w:sz="4" w:space="0" w:color="auto"/>
            </w:tcBorders>
            <w:shd w:val="clear" w:color="auto" w:fill="auto"/>
            <w:noWrap/>
            <w:vAlign w:val="bottom"/>
            <w:hideMark/>
          </w:tcPr>
          <w:p w14:paraId="669E82EF" w14:textId="61ACDB59"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(-10</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nil"/>
              <w:right w:val="nil"/>
            </w:tcBorders>
            <w:shd w:val="clear" w:color="auto" w:fill="auto"/>
            <w:vAlign w:val="bottom"/>
            <w:hideMark/>
          </w:tcPr>
          <w:p w14:paraId="6A1204F5" w14:textId="59E333E9"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20</w:t>
            </w:r>
            <w:r w:rsidR="0051356F" w:rsidRPr="0050535F">
              <w:rPr>
                <w:rFonts w:cs="Times New Roman"/>
                <w:color w:val="000000"/>
                <w:lang w:val="en-US"/>
              </w:rPr>
              <w:t>.</w:t>
            </w:r>
            <w:r w:rsidRPr="0050535F">
              <w:rPr>
                <w:rFonts w:cs="Times New Roman"/>
                <w:color w:val="000000"/>
                <w:lang w:val="en-US"/>
              </w:rPr>
              <w:t>63</w:t>
            </w:r>
          </w:p>
        </w:tc>
        <w:tc>
          <w:tcPr>
            <w:tcW w:w="1275" w:type="dxa"/>
            <w:tcBorders>
              <w:top w:val="nil"/>
              <w:left w:val="nil"/>
              <w:bottom w:val="nil"/>
              <w:right w:val="single" w:sz="4" w:space="0" w:color="auto"/>
            </w:tcBorders>
            <w:shd w:val="clear" w:color="auto" w:fill="auto"/>
            <w:noWrap/>
            <w:vAlign w:val="bottom"/>
            <w:hideMark/>
          </w:tcPr>
          <w:p w14:paraId="505507B1" w14:textId="03E075B1"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(-11</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nil"/>
              <w:right w:val="nil"/>
            </w:tcBorders>
            <w:shd w:val="clear" w:color="auto" w:fill="auto"/>
            <w:vAlign w:val="bottom"/>
            <w:hideMark/>
          </w:tcPr>
          <w:p w14:paraId="6914DF39" w14:textId="376C8605"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20</w:t>
            </w:r>
            <w:r w:rsidR="0051356F" w:rsidRPr="0050535F">
              <w:rPr>
                <w:rFonts w:cs="Times New Roman"/>
                <w:color w:val="000000"/>
                <w:lang w:val="en-US"/>
              </w:rPr>
              <w:t>.</w:t>
            </w:r>
            <w:r w:rsidRPr="0050535F">
              <w:rPr>
                <w:rFonts w:cs="Times New Roman"/>
                <w:color w:val="000000"/>
                <w:lang w:val="en-US"/>
              </w:rPr>
              <w:t>61</w:t>
            </w:r>
          </w:p>
        </w:tc>
        <w:tc>
          <w:tcPr>
            <w:tcW w:w="1169" w:type="dxa"/>
            <w:tcBorders>
              <w:top w:val="nil"/>
              <w:left w:val="nil"/>
              <w:bottom w:val="nil"/>
              <w:right w:val="nil"/>
            </w:tcBorders>
            <w:shd w:val="clear" w:color="auto" w:fill="auto"/>
            <w:noWrap/>
            <w:vAlign w:val="bottom"/>
            <w:hideMark/>
          </w:tcPr>
          <w:p w14:paraId="60C48A50" w14:textId="01990F4C"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(-11</w:t>
            </w:r>
            <w:r w:rsidR="00E65A61">
              <w:rPr>
                <w:rFonts w:cs="Times New Roman"/>
                <w:color w:val="000000"/>
                <w:lang w:val="en-US"/>
              </w:rPr>
              <w:t>%</w:t>
            </w:r>
            <w:r w:rsidRPr="0050535F">
              <w:rPr>
                <w:rFonts w:cs="Times New Roman"/>
                <w:color w:val="000000"/>
                <w:lang w:val="en-US"/>
              </w:rPr>
              <w:t>)</w:t>
            </w:r>
          </w:p>
        </w:tc>
      </w:tr>
      <w:tr w:rsidR="007C774B" w:rsidRPr="0050535F" w14:paraId="5B58960E" w14:textId="77777777" w:rsidTr="008B0993">
        <w:trPr>
          <w:trHeight w:val="288"/>
        </w:trPr>
        <w:tc>
          <w:tcPr>
            <w:tcW w:w="1755" w:type="dxa"/>
            <w:tcBorders>
              <w:top w:val="nil"/>
              <w:left w:val="nil"/>
              <w:bottom w:val="nil"/>
              <w:right w:val="single" w:sz="4" w:space="0" w:color="auto"/>
            </w:tcBorders>
            <w:shd w:val="clear" w:color="auto" w:fill="auto"/>
            <w:vAlign w:val="center"/>
            <w:hideMark/>
          </w:tcPr>
          <w:p w14:paraId="2D902311" w14:textId="5CDB7593" w:rsidR="007C774B" w:rsidRPr="0050535F" w:rsidRDefault="00D546AF" w:rsidP="008A0222">
            <w:pPr>
              <w:spacing w:after="0" w:line="360" w:lineRule="auto"/>
              <w:jc w:val="left"/>
              <w:rPr>
                <w:rFonts w:eastAsia="Times New Roman" w:cs="Times New Roman"/>
                <w:color w:val="000000"/>
                <w:kern w:val="0"/>
                <w:sz w:val="20"/>
                <w:szCs w:val="20"/>
                <w:lang w:val="en-US" w:eastAsia="es-ES"/>
                <w14:ligatures w14:val="none"/>
              </w:rPr>
            </w:pPr>
            <w:r>
              <w:rPr>
                <w:rFonts w:eastAsia="Times New Roman" w:cs="Times New Roman"/>
                <w:color w:val="000000"/>
                <w:kern w:val="0"/>
                <w:sz w:val="20"/>
                <w:szCs w:val="20"/>
                <w:lang w:val="en-US" w:eastAsia="es-ES"/>
                <w14:ligatures w14:val="none"/>
              </w:rPr>
              <w:t>Personnel</w:t>
            </w:r>
            <w:r w:rsidR="007C774B" w:rsidRPr="0050535F">
              <w:rPr>
                <w:rFonts w:eastAsia="Times New Roman" w:cs="Times New Roman"/>
                <w:color w:val="000000"/>
                <w:kern w:val="0"/>
                <w:sz w:val="20"/>
                <w:szCs w:val="20"/>
                <w:lang w:val="en-US" w:eastAsia="es-ES"/>
                <w14:ligatures w14:val="none"/>
              </w:rPr>
              <w:t xml:space="preserve"> expenses</w:t>
            </w:r>
          </w:p>
        </w:tc>
        <w:tc>
          <w:tcPr>
            <w:tcW w:w="1090" w:type="dxa"/>
            <w:tcBorders>
              <w:top w:val="nil"/>
              <w:left w:val="single" w:sz="4" w:space="0" w:color="auto"/>
              <w:bottom w:val="nil"/>
              <w:right w:val="single" w:sz="4" w:space="0" w:color="auto"/>
            </w:tcBorders>
            <w:shd w:val="clear" w:color="auto" w:fill="auto"/>
            <w:noWrap/>
            <w:vAlign w:val="center"/>
            <w:hideMark/>
          </w:tcPr>
          <w:p w14:paraId="0D9DFF7F" w14:textId="7FB72785"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69</w:t>
            </w:r>
          </w:p>
        </w:tc>
        <w:tc>
          <w:tcPr>
            <w:tcW w:w="841" w:type="dxa"/>
            <w:tcBorders>
              <w:top w:val="nil"/>
              <w:left w:val="single" w:sz="4" w:space="0" w:color="auto"/>
              <w:bottom w:val="nil"/>
              <w:right w:val="nil"/>
            </w:tcBorders>
            <w:shd w:val="clear" w:color="auto" w:fill="auto"/>
            <w:vAlign w:val="bottom"/>
            <w:hideMark/>
          </w:tcPr>
          <w:p w14:paraId="015F6715" w14:textId="6E85B1C5"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68</w:t>
            </w:r>
          </w:p>
        </w:tc>
        <w:tc>
          <w:tcPr>
            <w:tcW w:w="992" w:type="dxa"/>
            <w:tcBorders>
              <w:top w:val="nil"/>
              <w:left w:val="nil"/>
              <w:bottom w:val="nil"/>
              <w:right w:val="single" w:sz="4" w:space="0" w:color="auto"/>
            </w:tcBorders>
            <w:shd w:val="clear" w:color="auto" w:fill="auto"/>
            <w:noWrap/>
            <w:vAlign w:val="bottom"/>
            <w:hideMark/>
          </w:tcPr>
          <w:p w14:paraId="44025018" w14:textId="618CE8E8"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nil"/>
              <w:right w:val="nil"/>
            </w:tcBorders>
            <w:shd w:val="clear" w:color="auto" w:fill="auto"/>
            <w:vAlign w:val="bottom"/>
            <w:hideMark/>
          </w:tcPr>
          <w:p w14:paraId="27C77CCB" w14:textId="56EE1346"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68</w:t>
            </w:r>
          </w:p>
        </w:tc>
        <w:tc>
          <w:tcPr>
            <w:tcW w:w="1275" w:type="dxa"/>
            <w:tcBorders>
              <w:top w:val="nil"/>
              <w:left w:val="nil"/>
              <w:bottom w:val="nil"/>
              <w:right w:val="single" w:sz="4" w:space="0" w:color="auto"/>
            </w:tcBorders>
            <w:shd w:val="clear" w:color="auto" w:fill="auto"/>
            <w:noWrap/>
            <w:vAlign w:val="bottom"/>
            <w:hideMark/>
          </w:tcPr>
          <w:p w14:paraId="2B0B2F0B" w14:textId="51CA5783"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nil"/>
              <w:right w:val="nil"/>
            </w:tcBorders>
            <w:shd w:val="clear" w:color="auto" w:fill="auto"/>
            <w:vAlign w:val="bottom"/>
            <w:hideMark/>
          </w:tcPr>
          <w:p w14:paraId="671894C8" w14:textId="1F2E56E0"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68</w:t>
            </w:r>
          </w:p>
        </w:tc>
        <w:tc>
          <w:tcPr>
            <w:tcW w:w="1169" w:type="dxa"/>
            <w:tcBorders>
              <w:top w:val="nil"/>
              <w:left w:val="nil"/>
              <w:bottom w:val="nil"/>
              <w:right w:val="nil"/>
            </w:tcBorders>
            <w:shd w:val="clear" w:color="auto" w:fill="auto"/>
            <w:noWrap/>
            <w:vAlign w:val="bottom"/>
            <w:hideMark/>
          </w:tcPr>
          <w:p w14:paraId="3510AA0D" w14:textId="578463B2"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E65A61">
              <w:rPr>
                <w:rFonts w:cs="Times New Roman"/>
                <w:color w:val="000000"/>
                <w:lang w:val="en-US"/>
              </w:rPr>
              <w:t>%</w:t>
            </w:r>
            <w:r w:rsidRPr="0050535F">
              <w:rPr>
                <w:rFonts w:cs="Times New Roman"/>
                <w:color w:val="000000"/>
                <w:lang w:val="en-US"/>
              </w:rPr>
              <w:t>)</w:t>
            </w:r>
          </w:p>
        </w:tc>
      </w:tr>
      <w:tr w:rsidR="007C774B" w:rsidRPr="0050535F" w14:paraId="7624F08D" w14:textId="77777777" w:rsidTr="008B0993">
        <w:trPr>
          <w:trHeight w:val="288"/>
        </w:trPr>
        <w:tc>
          <w:tcPr>
            <w:tcW w:w="1755" w:type="dxa"/>
            <w:tcBorders>
              <w:top w:val="nil"/>
              <w:left w:val="nil"/>
              <w:bottom w:val="nil"/>
              <w:right w:val="single" w:sz="4" w:space="0" w:color="auto"/>
            </w:tcBorders>
            <w:shd w:val="clear" w:color="auto" w:fill="auto"/>
            <w:vAlign w:val="center"/>
            <w:hideMark/>
          </w:tcPr>
          <w:p w14:paraId="70816F0D" w14:textId="77777777" w:rsidR="007C774B" w:rsidRPr="0050535F" w:rsidRDefault="007C774B" w:rsidP="008A0222">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Operating income</w:t>
            </w:r>
          </w:p>
        </w:tc>
        <w:tc>
          <w:tcPr>
            <w:tcW w:w="1090" w:type="dxa"/>
            <w:tcBorders>
              <w:top w:val="nil"/>
              <w:left w:val="single" w:sz="4" w:space="0" w:color="auto"/>
              <w:bottom w:val="nil"/>
              <w:right w:val="single" w:sz="4" w:space="0" w:color="auto"/>
            </w:tcBorders>
            <w:shd w:val="clear" w:color="auto" w:fill="auto"/>
            <w:noWrap/>
            <w:vAlign w:val="center"/>
            <w:hideMark/>
          </w:tcPr>
          <w:p w14:paraId="308E2901" w14:textId="3534A2D5"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84</w:t>
            </w:r>
            <w:r w:rsidR="0051356F" w:rsidRPr="0050535F">
              <w:rPr>
                <w:rFonts w:cs="Times New Roman"/>
                <w:color w:val="000000"/>
                <w:lang w:val="en-US"/>
              </w:rPr>
              <w:t>.</w:t>
            </w:r>
            <w:r w:rsidRPr="0050535F">
              <w:rPr>
                <w:rFonts w:cs="Times New Roman"/>
                <w:color w:val="000000"/>
                <w:lang w:val="en-US"/>
              </w:rPr>
              <w:t>17</w:t>
            </w:r>
          </w:p>
        </w:tc>
        <w:tc>
          <w:tcPr>
            <w:tcW w:w="841" w:type="dxa"/>
            <w:tcBorders>
              <w:top w:val="nil"/>
              <w:left w:val="single" w:sz="4" w:space="0" w:color="auto"/>
              <w:bottom w:val="nil"/>
              <w:right w:val="nil"/>
            </w:tcBorders>
            <w:shd w:val="clear" w:color="auto" w:fill="auto"/>
            <w:vAlign w:val="bottom"/>
            <w:hideMark/>
          </w:tcPr>
          <w:p w14:paraId="58C7D8C3" w14:textId="1DD1EC8C"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115</w:t>
            </w:r>
            <w:r w:rsidR="0051356F" w:rsidRPr="0050535F">
              <w:rPr>
                <w:rFonts w:cs="Times New Roman"/>
                <w:color w:val="000000"/>
                <w:lang w:val="en-US"/>
              </w:rPr>
              <w:t>.</w:t>
            </w:r>
            <w:r w:rsidRPr="0050535F">
              <w:rPr>
                <w:rFonts w:cs="Times New Roman"/>
                <w:color w:val="000000"/>
                <w:lang w:val="en-US"/>
              </w:rPr>
              <w:t>49</w:t>
            </w:r>
          </w:p>
        </w:tc>
        <w:tc>
          <w:tcPr>
            <w:tcW w:w="992" w:type="dxa"/>
            <w:tcBorders>
              <w:top w:val="nil"/>
              <w:left w:val="nil"/>
              <w:bottom w:val="nil"/>
              <w:right w:val="single" w:sz="4" w:space="0" w:color="auto"/>
            </w:tcBorders>
            <w:shd w:val="clear" w:color="auto" w:fill="auto"/>
            <w:noWrap/>
            <w:vAlign w:val="bottom"/>
            <w:hideMark/>
          </w:tcPr>
          <w:p w14:paraId="05D3A309" w14:textId="4D01F707"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(37</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nil"/>
              <w:right w:val="nil"/>
            </w:tcBorders>
            <w:shd w:val="clear" w:color="auto" w:fill="auto"/>
            <w:vAlign w:val="bottom"/>
            <w:hideMark/>
          </w:tcPr>
          <w:p w14:paraId="23223CDB" w14:textId="162604FB"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121</w:t>
            </w:r>
            <w:r w:rsidR="0051356F" w:rsidRPr="0050535F">
              <w:rPr>
                <w:rFonts w:cs="Times New Roman"/>
                <w:color w:val="000000"/>
                <w:lang w:val="en-US"/>
              </w:rPr>
              <w:t>.</w:t>
            </w:r>
            <w:r w:rsidRPr="0050535F">
              <w:rPr>
                <w:rFonts w:cs="Times New Roman"/>
                <w:color w:val="000000"/>
                <w:lang w:val="en-US"/>
              </w:rPr>
              <w:t>50</w:t>
            </w:r>
          </w:p>
        </w:tc>
        <w:tc>
          <w:tcPr>
            <w:tcW w:w="1275" w:type="dxa"/>
            <w:tcBorders>
              <w:top w:val="nil"/>
              <w:left w:val="nil"/>
              <w:bottom w:val="nil"/>
              <w:right w:val="single" w:sz="4" w:space="0" w:color="auto"/>
            </w:tcBorders>
            <w:shd w:val="clear" w:color="auto" w:fill="auto"/>
            <w:noWrap/>
            <w:vAlign w:val="bottom"/>
            <w:hideMark/>
          </w:tcPr>
          <w:p w14:paraId="738553F4" w14:textId="7B0A597E"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(44</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nil"/>
              <w:right w:val="nil"/>
            </w:tcBorders>
            <w:shd w:val="clear" w:color="auto" w:fill="auto"/>
            <w:vAlign w:val="bottom"/>
            <w:hideMark/>
          </w:tcPr>
          <w:p w14:paraId="5CF2B2E5" w14:textId="387F0770"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122</w:t>
            </w:r>
            <w:r w:rsidR="0051356F" w:rsidRPr="0050535F">
              <w:rPr>
                <w:rFonts w:cs="Times New Roman"/>
                <w:color w:val="000000"/>
                <w:lang w:val="en-US"/>
              </w:rPr>
              <w:t>.</w:t>
            </w:r>
            <w:r w:rsidRPr="0050535F">
              <w:rPr>
                <w:rFonts w:cs="Times New Roman"/>
                <w:color w:val="000000"/>
                <w:lang w:val="en-US"/>
              </w:rPr>
              <w:t>34</w:t>
            </w:r>
          </w:p>
        </w:tc>
        <w:tc>
          <w:tcPr>
            <w:tcW w:w="1169" w:type="dxa"/>
            <w:tcBorders>
              <w:top w:val="nil"/>
              <w:left w:val="nil"/>
              <w:bottom w:val="nil"/>
              <w:right w:val="nil"/>
            </w:tcBorders>
            <w:shd w:val="clear" w:color="auto" w:fill="auto"/>
            <w:noWrap/>
            <w:vAlign w:val="bottom"/>
            <w:hideMark/>
          </w:tcPr>
          <w:p w14:paraId="65C5F3C0" w14:textId="4B318DA5"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(45</w:t>
            </w:r>
            <w:r w:rsidR="00E65A61">
              <w:rPr>
                <w:rFonts w:cs="Times New Roman"/>
                <w:color w:val="000000"/>
                <w:lang w:val="en-US"/>
              </w:rPr>
              <w:t>%</w:t>
            </w:r>
            <w:r w:rsidRPr="0050535F">
              <w:rPr>
                <w:rFonts w:cs="Times New Roman"/>
                <w:color w:val="000000"/>
                <w:lang w:val="en-US"/>
              </w:rPr>
              <w:t>)</w:t>
            </w:r>
          </w:p>
        </w:tc>
      </w:tr>
      <w:tr w:rsidR="007C774B" w:rsidRPr="0050535F" w14:paraId="5B333006" w14:textId="77777777" w:rsidTr="008B0993">
        <w:trPr>
          <w:trHeight w:val="288"/>
        </w:trPr>
        <w:tc>
          <w:tcPr>
            <w:tcW w:w="1755" w:type="dxa"/>
            <w:tcBorders>
              <w:top w:val="nil"/>
              <w:left w:val="nil"/>
              <w:right w:val="single" w:sz="4" w:space="0" w:color="auto"/>
            </w:tcBorders>
            <w:shd w:val="clear" w:color="auto" w:fill="auto"/>
            <w:vAlign w:val="center"/>
            <w:hideMark/>
          </w:tcPr>
          <w:p w14:paraId="433BC6CE" w14:textId="2E098D41" w:rsidR="007C774B" w:rsidRPr="008B0993" w:rsidRDefault="007C774B" w:rsidP="008A0222">
            <w:pPr>
              <w:spacing w:after="0" w:line="360" w:lineRule="auto"/>
              <w:jc w:val="left"/>
              <w:rPr>
                <w:rFonts w:eastAsia="Times New Roman" w:cs="Times New Roman"/>
                <w:i/>
                <w:iCs/>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Probability</w:t>
            </w:r>
            <w:r w:rsidR="00677CB0">
              <w:rPr>
                <w:rFonts w:eastAsia="Times New Roman" w:cs="Times New Roman"/>
                <w:color w:val="000000"/>
                <w:kern w:val="0"/>
                <w:sz w:val="20"/>
                <w:szCs w:val="20"/>
                <w:lang w:val="en-US" w:eastAsia="es-ES"/>
                <w14:ligatures w14:val="none"/>
              </w:rPr>
              <w:t xml:space="preserve">, </w:t>
            </w:r>
            <w:r w:rsidR="00677CB0">
              <w:rPr>
                <w:rFonts w:eastAsia="Times New Roman" w:cs="Times New Roman"/>
                <w:i/>
                <w:iCs/>
                <w:color w:val="000000"/>
                <w:kern w:val="0"/>
                <w:sz w:val="20"/>
                <w:szCs w:val="20"/>
                <w:lang w:val="en-US" w:eastAsia="es-ES"/>
                <w14:ligatures w14:val="none"/>
              </w:rPr>
              <w:t>p</w:t>
            </w:r>
          </w:p>
        </w:tc>
        <w:tc>
          <w:tcPr>
            <w:tcW w:w="1090" w:type="dxa"/>
            <w:tcBorders>
              <w:top w:val="nil"/>
              <w:left w:val="single" w:sz="4" w:space="0" w:color="auto"/>
              <w:right w:val="single" w:sz="4" w:space="0" w:color="auto"/>
            </w:tcBorders>
            <w:shd w:val="clear" w:color="auto" w:fill="auto"/>
            <w:vAlign w:val="center"/>
            <w:hideMark/>
          </w:tcPr>
          <w:p w14:paraId="67469763" w14:textId="2A2B3A6D"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34</w:t>
            </w:r>
          </w:p>
        </w:tc>
        <w:tc>
          <w:tcPr>
            <w:tcW w:w="841" w:type="dxa"/>
            <w:tcBorders>
              <w:top w:val="nil"/>
              <w:left w:val="single" w:sz="4" w:space="0" w:color="auto"/>
              <w:right w:val="nil"/>
            </w:tcBorders>
            <w:shd w:val="clear" w:color="auto" w:fill="auto"/>
            <w:vAlign w:val="bottom"/>
            <w:hideMark/>
          </w:tcPr>
          <w:p w14:paraId="1A2AA6E8" w14:textId="11F35FB6"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28</w:t>
            </w:r>
          </w:p>
        </w:tc>
        <w:tc>
          <w:tcPr>
            <w:tcW w:w="992" w:type="dxa"/>
            <w:tcBorders>
              <w:top w:val="nil"/>
              <w:left w:val="nil"/>
              <w:right w:val="single" w:sz="4" w:space="0" w:color="auto"/>
            </w:tcBorders>
            <w:shd w:val="clear" w:color="auto" w:fill="auto"/>
            <w:noWrap/>
            <w:vAlign w:val="bottom"/>
            <w:hideMark/>
          </w:tcPr>
          <w:p w14:paraId="7151C202" w14:textId="1631C99D"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(-17</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right w:val="nil"/>
            </w:tcBorders>
            <w:shd w:val="clear" w:color="auto" w:fill="auto"/>
            <w:vAlign w:val="bottom"/>
            <w:hideMark/>
          </w:tcPr>
          <w:p w14:paraId="688CBB9D" w14:textId="370E3EE2"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32</w:t>
            </w:r>
          </w:p>
        </w:tc>
        <w:tc>
          <w:tcPr>
            <w:tcW w:w="1275" w:type="dxa"/>
            <w:tcBorders>
              <w:top w:val="nil"/>
              <w:left w:val="nil"/>
              <w:right w:val="single" w:sz="4" w:space="0" w:color="auto"/>
            </w:tcBorders>
            <w:shd w:val="clear" w:color="auto" w:fill="auto"/>
            <w:noWrap/>
            <w:vAlign w:val="bottom"/>
            <w:hideMark/>
          </w:tcPr>
          <w:p w14:paraId="7A065DA8" w14:textId="66E1E7EA"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(-6</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right w:val="nil"/>
            </w:tcBorders>
            <w:shd w:val="clear" w:color="auto" w:fill="auto"/>
            <w:vAlign w:val="bottom"/>
            <w:hideMark/>
          </w:tcPr>
          <w:p w14:paraId="6143FE40" w14:textId="5D409409"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36</w:t>
            </w:r>
          </w:p>
        </w:tc>
        <w:tc>
          <w:tcPr>
            <w:tcW w:w="1169" w:type="dxa"/>
            <w:tcBorders>
              <w:top w:val="nil"/>
              <w:left w:val="nil"/>
              <w:right w:val="nil"/>
            </w:tcBorders>
            <w:shd w:val="clear" w:color="auto" w:fill="auto"/>
            <w:noWrap/>
            <w:vAlign w:val="bottom"/>
            <w:hideMark/>
          </w:tcPr>
          <w:p w14:paraId="087DBFC9" w14:textId="2C0D3EC8" w:rsidR="007C774B" w:rsidRPr="0050535F" w:rsidRDefault="007C774B" w:rsidP="008B0993">
            <w:pPr>
              <w:keepNext/>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(5</w:t>
            </w:r>
            <w:r w:rsidR="00E65A61">
              <w:rPr>
                <w:rFonts w:cs="Times New Roman"/>
                <w:color w:val="000000"/>
                <w:lang w:val="en-US"/>
              </w:rPr>
              <w:t>%</w:t>
            </w:r>
            <w:r w:rsidRPr="0050535F">
              <w:rPr>
                <w:rFonts w:cs="Times New Roman"/>
                <w:color w:val="000000"/>
                <w:lang w:val="en-US"/>
              </w:rPr>
              <w:t>)</w:t>
            </w:r>
          </w:p>
        </w:tc>
      </w:tr>
      <w:tr w:rsidR="008A0222" w:rsidRPr="0050535F" w14:paraId="4A575B4E" w14:textId="77777777" w:rsidTr="008A0222">
        <w:trPr>
          <w:trHeight w:val="288"/>
        </w:trPr>
        <w:tc>
          <w:tcPr>
            <w:tcW w:w="1755" w:type="dxa"/>
            <w:tcBorders>
              <w:top w:val="nil"/>
              <w:left w:val="nil"/>
              <w:bottom w:val="single" w:sz="4" w:space="0" w:color="auto"/>
              <w:right w:val="single" w:sz="4" w:space="0" w:color="auto"/>
            </w:tcBorders>
            <w:shd w:val="clear" w:color="auto" w:fill="auto"/>
            <w:vAlign w:val="center"/>
            <w:hideMark/>
          </w:tcPr>
          <w:p w14:paraId="52E8A3F1" w14:textId="77777777" w:rsidR="00F92C56" w:rsidRPr="0050535F" w:rsidRDefault="00F92C56" w:rsidP="008A0222">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Beta</w:t>
            </w:r>
            <w:r>
              <w:rPr>
                <w:rFonts w:eastAsia="Times New Roman" w:cs="Times New Roman"/>
                <w:color w:val="000000"/>
                <w:kern w:val="0"/>
                <w:sz w:val="20"/>
                <w:szCs w:val="20"/>
                <w:lang w:val="en-US" w:eastAsia="es-ES"/>
                <w14:ligatures w14:val="none"/>
              </w:rPr>
              <w:t xml:space="preserve"> </w:t>
            </w:r>
            <w:r w:rsidRPr="0050535F">
              <w:rPr>
                <w:position w:val="-10"/>
                <w:lang w:val="en-US"/>
              </w:rPr>
              <w:object w:dxaOrig="279" w:dyaOrig="340" w14:anchorId="7F509ECA">
                <v:shape id="_x0000_i1170" type="#_x0000_t75" style="width:14.25pt;height:16.5pt" o:ole="">
                  <v:imagedata r:id="rId277" o:title=""/>
                </v:shape>
                <o:OLEObject Type="Embed" ProgID="Equation.DSMT4" ShapeID="_x0000_i1170" DrawAspect="Content" ObjectID="_1803730015" r:id="rId293"/>
              </w:object>
            </w:r>
          </w:p>
        </w:tc>
        <w:tc>
          <w:tcPr>
            <w:tcW w:w="1090" w:type="dxa"/>
            <w:tcBorders>
              <w:top w:val="nil"/>
              <w:left w:val="single" w:sz="4" w:space="0" w:color="auto"/>
              <w:bottom w:val="single" w:sz="4" w:space="0" w:color="auto"/>
              <w:right w:val="single" w:sz="4" w:space="0" w:color="auto"/>
            </w:tcBorders>
            <w:shd w:val="clear" w:color="auto" w:fill="auto"/>
            <w:vAlign w:val="center"/>
            <w:hideMark/>
          </w:tcPr>
          <w:p w14:paraId="41E6386E" w14:textId="77777777" w:rsidR="00F92C56" w:rsidRPr="0050535F" w:rsidRDefault="00F92C56" w:rsidP="00E65A61">
            <w:pPr>
              <w:spacing w:after="0" w:line="360" w:lineRule="auto"/>
              <w:jc w:val="center"/>
              <w:rPr>
                <w:rFonts w:eastAsia="Times New Roman" w:cs="Times New Roman"/>
                <w:color w:val="000000"/>
                <w:kern w:val="0"/>
                <w:lang w:val="en-US" w:eastAsia="es-ES"/>
                <w14:ligatures w14:val="none"/>
              </w:rPr>
            </w:pPr>
          </w:p>
        </w:tc>
        <w:tc>
          <w:tcPr>
            <w:tcW w:w="841" w:type="dxa"/>
            <w:tcBorders>
              <w:top w:val="nil"/>
              <w:left w:val="single" w:sz="4" w:space="0" w:color="auto"/>
              <w:bottom w:val="single" w:sz="4" w:space="0" w:color="auto"/>
              <w:right w:val="nil"/>
            </w:tcBorders>
            <w:shd w:val="clear" w:color="auto" w:fill="auto"/>
            <w:vAlign w:val="bottom"/>
            <w:hideMark/>
          </w:tcPr>
          <w:p w14:paraId="380FB2AC" w14:textId="77777777" w:rsidR="00F92C56" w:rsidRPr="0050535F" w:rsidRDefault="00F92C56" w:rsidP="00E65A61">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1.65</w:t>
            </w:r>
          </w:p>
        </w:tc>
        <w:tc>
          <w:tcPr>
            <w:tcW w:w="992" w:type="dxa"/>
            <w:tcBorders>
              <w:top w:val="nil"/>
              <w:left w:val="nil"/>
              <w:bottom w:val="single" w:sz="4" w:space="0" w:color="auto"/>
              <w:right w:val="single" w:sz="4" w:space="0" w:color="auto"/>
            </w:tcBorders>
            <w:shd w:val="clear" w:color="auto" w:fill="auto"/>
            <w:noWrap/>
            <w:vAlign w:val="bottom"/>
            <w:hideMark/>
          </w:tcPr>
          <w:p w14:paraId="4D463ABD" w14:textId="77777777" w:rsidR="00F92C56" w:rsidRPr="0050535F" w:rsidRDefault="00F92C56" w:rsidP="00E65A61">
            <w:pPr>
              <w:spacing w:after="0" w:line="360" w:lineRule="auto"/>
              <w:jc w:val="center"/>
              <w:rPr>
                <w:rFonts w:eastAsia="Times New Roman" w:cs="Times New Roman"/>
                <w:color w:val="000000"/>
                <w:kern w:val="0"/>
                <w:lang w:val="en-US" w:eastAsia="es-ES"/>
                <w14:ligatures w14:val="none"/>
              </w:rPr>
            </w:pPr>
          </w:p>
        </w:tc>
        <w:tc>
          <w:tcPr>
            <w:tcW w:w="851" w:type="dxa"/>
            <w:tcBorders>
              <w:top w:val="nil"/>
              <w:left w:val="single" w:sz="4" w:space="0" w:color="auto"/>
              <w:bottom w:val="single" w:sz="4" w:space="0" w:color="auto"/>
              <w:right w:val="nil"/>
            </w:tcBorders>
            <w:shd w:val="clear" w:color="auto" w:fill="auto"/>
            <w:vAlign w:val="bottom"/>
            <w:hideMark/>
          </w:tcPr>
          <w:p w14:paraId="1A483EBA" w14:textId="77777777" w:rsidR="00F92C56" w:rsidRPr="0050535F" w:rsidRDefault="00F92C56" w:rsidP="00E65A61">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1.90</w:t>
            </w:r>
          </w:p>
        </w:tc>
        <w:tc>
          <w:tcPr>
            <w:tcW w:w="1275" w:type="dxa"/>
            <w:tcBorders>
              <w:top w:val="nil"/>
              <w:left w:val="nil"/>
              <w:bottom w:val="single" w:sz="4" w:space="0" w:color="auto"/>
              <w:right w:val="single" w:sz="4" w:space="0" w:color="auto"/>
            </w:tcBorders>
            <w:shd w:val="clear" w:color="auto" w:fill="auto"/>
            <w:noWrap/>
            <w:vAlign w:val="bottom"/>
            <w:hideMark/>
          </w:tcPr>
          <w:p w14:paraId="609B25C8" w14:textId="77777777" w:rsidR="00F92C56" w:rsidRPr="0050535F" w:rsidRDefault="00F92C56" w:rsidP="00E65A61">
            <w:pPr>
              <w:spacing w:after="0" w:line="360" w:lineRule="auto"/>
              <w:jc w:val="center"/>
              <w:rPr>
                <w:rFonts w:eastAsia="Times New Roman" w:cs="Times New Roman"/>
                <w:color w:val="000000"/>
                <w:kern w:val="0"/>
                <w:lang w:val="en-US" w:eastAsia="es-ES"/>
                <w14:ligatures w14:val="none"/>
              </w:rPr>
            </w:pPr>
          </w:p>
        </w:tc>
        <w:tc>
          <w:tcPr>
            <w:tcW w:w="801" w:type="dxa"/>
            <w:tcBorders>
              <w:top w:val="nil"/>
              <w:left w:val="single" w:sz="4" w:space="0" w:color="auto"/>
              <w:bottom w:val="single" w:sz="4" w:space="0" w:color="auto"/>
              <w:right w:val="nil"/>
            </w:tcBorders>
            <w:shd w:val="clear" w:color="auto" w:fill="auto"/>
            <w:vAlign w:val="bottom"/>
            <w:hideMark/>
          </w:tcPr>
          <w:p w14:paraId="3B055D0C" w14:textId="77777777" w:rsidR="00F92C56" w:rsidRPr="0050535F" w:rsidRDefault="00F92C56" w:rsidP="00E65A61">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1.91</w:t>
            </w:r>
          </w:p>
        </w:tc>
        <w:tc>
          <w:tcPr>
            <w:tcW w:w="1169" w:type="dxa"/>
            <w:tcBorders>
              <w:top w:val="nil"/>
              <w:left w:val="nil"/>
              <w:bottom w:val="single" w:sz="4" w:space="0" w:color="auto"/>
              <w:right w:val="nil"/>
            </w:tcBorders>
            <w:shd w:val="clear" w:color="auto" w:fill="auto"/>
            <w:noWrap/>
            <w:vAlign w:val="bottom"/>
            <w:hideMark/>
          </w:tcPr>
          <w:p w14:paraId="57CF64B5" w14:textId="77777777" w:rsidR="00F92C56" w:rsidRPr="0050535F" w:rsidRDefault="00F92C56" w:rsidP="00E65A61">
            <w:pPr>
              <w:spacing w:after="0" w:line="360" w:lineRule="auto"/>
              <w:jc w:val="center"/>
              <w:rPr>
                <w:rFonts w:eastAsia="Times New Roman" w:cs="Times New Roman"/>
                <w:color w:val="000000"/>
                <w:kern w:val="0"/>
                <w:lang w:val="en-US" w:eastAsia="es-ES"/>
                <w14:ligatures w14:val="none"/>
              </w:rPr>
            </w:pPr>
          </w:p>
        </w:tc>
      </w:tr>
    </w:tbl>
    <w:p w14:paraId="3757EDBE" w14:textId="77777777" w:rsidR="004B482F" w:rsidRPr="0050535F" w:rsidRDefault="004B482F" w:rsidP="00DF3B00">
      <w:pPr>
        <w:pStyle w:val="Descripcin"/>
        <w:spacing w:line="360" w:lineRule="auto"/>
        <w:jc w:val="center"/>
        <w:rPr>
          <w:rFonts w:cs="Times New Roman"/>
          <w:color w:val="auto"/>
          <w:lang w:val="en-US"/>
        </w:rPr>
      </w:pPr>
    </w:p>
    <w:p w14:paraId="670DD0EC" w14:textId="48292071" w:rsidR="007C774B" w:rsidRDefault="004B482F" w:rsidP="00DF3B00">
      <w:pPr>
        <w:pStyle w:val="Descripcin"/>
        <w:spacing w:line="360" w:lineRule="auto"/>
        <w:jc w:val="center"/>
        <w:rPr>
          <w:rFonts w:cs="Times New Roman"/>
          <w:color w:val="auto"/>
          <w:sz w:val="22"/>
          <w:szCs w:val="22"/>
          <w:lang w:val="en-US"/>
        </w:rPr>
      </w:pPr>
      <w:r w:rsidRPr="00E65A61">
        <w:rPr>
          <w:rFonts w:cs="Times New Roman"/>
          <w:color w:val="auto"/>
          <w:sz w:val="22"/>
          <w:szCs w:val="22"/>
          <w:lang w:val="en-US"/>
        </w:rPr>
        <w:lastRenderedPageBreak/>
        <w:t>Table 7</w:t>
      </w:r>
      <w:r w:rsidR="00A17B91" w:rsidRPr="00E65A61">
        <w:rPr>
          <w:rFonts w:cs="Times New Roman"/>
          <w:color w:val="auto"/>
          <w:sz w:val="22"/>
          <w:szCs w:val="22"/>
          <w:lang w:val="en-US"/>
        </w:rPr>
        <w:t xml:space="preserve">. Standard deviation </w:t>
      </w:r>
      <w:r w:rsidR="00E65A61">
        <w:rPr>
          <w:rFonts w:cs="Times New Roman"/>
          <w:color w:val="auto"/>
          <w:sz w:val="22"/>
          <w:szCs w:val="22"/>
          <w:lang w:val="en-US"/>
        </w:rPr>
        <w:t>of</w:t>
      </w:r>
      <w:r w:rsidR="00E65A61" w:rsidRPr="0015000F">
        <w:rPr>
          <w:rFonts w:cs="Times New Roman"/>
          <w:color w:val="auto"/>
          <w:sz w:val="22"/>
          <w:szCs w:val="22"/>
          <w:lang w:val="en-US"/>
        </w:rPr>
        <w:t xml:space="preserve"> </w:t>
      </w:r>
      <w:r w:rsidR="00E65A61">
        <w:rPr>
          <w:rFonts w:cs="Times New Roman"/>
          <w:color w:val="auto"/>
          <w:sz w:val="22"/>
          <w:szCs w:val="22"/>
          <w:lang w:val="en-US"/>
        </w:rPr>
        <w:t xml:space="preserve">observed data and </w:t>
      </w:r>
      <w:r w:rsidR="00E65A61" w:rsidRPr="0015000F">
        <w:rPr>
          <w:rFonts w:cs="Times New Roman"/>
          <w:color w:val="auto"/>
          <w:sz w:val="22"/>
          <w:szCs w:val="22"/>
          <w:lang w:val="en-US"/>
        </w:rPr>
        <w:t>projections at different confidence levels</w:t>
      </w:r>
      <w:r w:rsidR="00E65A61">
        <w:rPr>
          <w:rFonts w:cs="Times New Roman"/>
          <w:color w:val="auto"/>
          <w:sz w:val="22"/>
          <w:szCs w:val="22"/>
          <w:lang w:val="en-US"/>
        </w:rPr>
        <w:t xml:space="preserve">, </w:t>
      </w:r>
      <w:r w:rsidR="00E65A61" w:rsidRPr="008B0993">
        <w:rPr>
          <w:rFonts w:cs="Times New Roman"/>
          <w:color w:val="auto"/>
          <w:sz w:val="22"/>
          <w:szCs w:val="22"/>
        </w:rPr>
        <w:t>with percentage changes from observed values shown in parentheses</w:t>
      </w:r>
      <w:r w:rsidR="00E65A61">
        <w:rPr>
          <w:rFonts w:cs="Times New Roman"/>
          <w:color w:val="auto"/>
          <w:sz w:val="22"/>
          <w:szCs w:val="22"/>
          <w:lang w:val="en-US"/>
        </w:rPr>
        <w:t>.</w:t>
      </w:r>
    </w:p>
    <w:p w14:paraId="03F33EAA" w14:textId="77777777" w:rsidR="00E65A61" w:rsidRPr="00E65A61" w:rsidRDefault="00E65A61" w:rsidP="00E65A61">
      <w:pPr>
        <w:rPr>
          <w:lang w:val="en-US"/>
        </w:rPr>
      </w:pPr>
    </w:p>
    <w:p w14:paraId="46FADA1F" w14:textId="5C5F5F34" w:rsidR="002042B5" w:rsidRPr="0050535F" w:rsidRDefault="00355A94" w:rsidP="00DF3B00">
      <w:pPr>
        <w:spacing w:line="360" w:lineRule="auto"/>
        <w:rPr>
          <w:rFonts w:cs="Times New Roman"/>
          <w:lang w:val="en-US"/>
        </w:rPr>
      </w:pPr>
      <w:r>
        <w:rPr>
          <w:rFonts w:cs="Times New Roman"/>
          <w:lang w:val="en-US"/>
        </w:rPr>
        <w:t>Overall</w:t>
      </w:r>
      <w:r w:rsidR="00802307" w:rsidRPr="0050535F">
        <w:rPr>
          <w:rFonts w:cs="Times New Roman"/>
          <w:lang w:val="en-US"/>
        </w:rPr>
        <w:t>, i</w:t>
      </w:r>
      <w:r w:rsidR="002042B5" w:rsidRPr="0050535F">
        <w:rPr>
          <w:rFonts w:cs="Times New Roman"/>
          <w:lang w:val="en-US"/>
        </w:rPr>
        <w:t xml:space="preserve">t is observed that as </w:t>
      </w:r>
      <w:r w:rsidR="00F85EF4">
        <w:rPr>
          <w:rFonts w:cs="Times New Roman"/>
          <w:lang w:val="en-US"/>
        </w:rPr>
        <w:t xml:space="preserve">the </w:t>
      </w:r>
      <w:r w:rsidR="00F85EF4" w:rsidRPr="0050535F">
        <w:rPr>
          <w:rFonts w:cs="Times New Roman"/>
          <w:lang w:val="en-US"/>
        </w:rPr>
        <w:t xml:space="preserve">probability threshold </w:t>
      </w:r>
      <w:r w:rsidR="00F85EF4">
        <w:rPr>
          <w:rFonts w:cs="Times New Roman"/>
          <w:lang w:val="en-US"/>
        </w:rPr>
        <w:t>(</w:t>
      </w:r>
      <w:r w:rsidR="002042B5" w:rsidRPr="0050535F">
        <w:rPr>
          <w:rFonts w:cs="Times New Roman"/>
          <w:lang w:val="en-US"/>
        </w:rPr>
        <w:t>confidence level</w:t>
      </w:r>
      <w:r w:rsidR="00F85EF4">
        <w:rPr>
          <w:rFonts w:cs="Times New Roman"/>
          <w:lang w:val="en-US"/>
        </w:rPr>
        <w:t>)</w:t>
      </w:r>
      <w:r w:rsidR="001B4EF2">
        <w:rPr>
          <w:rFonts w:cs="Times New Roman"/>
          <w:lang w:val="en-US"/>
        </w:rPr>
        <w:t xml:space="preserve"> of belonging to the efficient class </w:t>
      </w:r>
      <w:r w:rsidR="002042B5" w:rsidRPr="0050535F">
        <w:rPr>
          <w:rFonts w:cs="Times New Roman"/>
          <w:lang w:val="en-US"/>
        </w:rPr>
        <w:t xml:space="preserve">increases, the required adjustments in inputs and outputs for the evaluated </w:t>
      </w:r>
      <w:r w:rsidR="00F85EF4">
        <w:rPr>
          <w:rFonts w:cs="Times New Roman"/>
          <w:lang w:val="en-US"/>
        </w:rPr>
        <w:t>firms</w:t>
      </w:r>
      <w:r w:rsidR="002042B5" w:rsidRPr="0050535F">
        <w:rPr>
          <w:rFonts w:cs="Times New Roman"/>
          <w:lang w:val="en-US"/>
        </w:rPr>
        <w:t xml:space="preserve"> to be classified as efficient also increase. </w:t>
      </w:r>
      <w:r w:rsidR="00BF1381">
        <w:rPr>
          <w:rFonts w:cs="Times New Roman"/>
          <w:lang w:val="en-US"/>
        </w:rPr>
        <w:t>Therefore, as expected</w:t>
      </w:r>
      <w:r w:rsidR="002042B5" w:rsidRPr="0050535F">
        <w:rPr>
          <w:rFonts w:cs="Times New Roman"/>
          <w:lang w:val="en-US"/>
        </w:rPr>
        <w:t xml:space="preserve">, a higher probability threshold demands a greater magnitude of change, meaning that the evaluated firms must undergo more significant </w:t>
      </w:r>
      <w:r w:rsidR="00B41C8C">
        <w:rPr>
          <w:rFonts w:cs="Times New Roman"/>
          <w:lang w:val="en-US"/>
        </w:rPr>
        <w:t xml:space="preserve">input and output adjustments </w:t>
      </w:r>
      <w:r w:rsidR="002042B5" w:rsidRPr="0050535F">
        <w:rPr>
          <w:rFonts w:cs="Times New Roman"/>
          <w:lang w:val="en-US"/>
        </w:rPr>
        <w:t>to achieve efficiency. This result highlights the increasing effort required to meet stricter efficiency classification criteria.</w:t>
      </w:r>
    </w:p>
    <w:p w14:paraId="25BCDA23" w14:textId="4694C2C4" w:rsidR="006F0263" w:rsidRPr="0050535F" w:rsidRDefault="00072463" w:rsidP="00DF3B00">
      <w:pPr>
        <w:spacing w:line="360" w:lineRule="auto"/>
        <w:rPr>
          <w:rFonts w:cs="Times New Roman"/>
          <w:lang w:val="en-US"/>
        </w:rPr>
      </w:pPr>
      <w:r w:rsidRPr="009D4BE3">
        <w:rPr>
          <w:rFonts w:cs="Times New Roman"/>
          <w:lang w:val="en-US"/>
        </w:rPr>
        <w:t xml:space="preserve">While the aggregated results in Tables 5, 6, and 7 provide a comprehensive overview, examining specific cases can reveal additional </w:t>
      </w:r>
      <w:r w:rsidR="00021C5D" w:rsidRPr="009D4BE3">
        <w:rPr>
          <w:rFonts w:cs="Times New Roman"/>
          <w:lang w:val="en-US"/>
        </w:rPr>
        <w:t>patterns</w:t>
      </w:r>
      <w:r w:rsidRPr="009D4BE3">
        <w:rPr>
          <w:rFonts w:cs="Times New Roman"/>
          <w:lang w:val="en-US"/>
        </w:rPr>
        <w:t xml:space="preserve">. </w:t>
      </w:r>
      <w:r w:rsidR="00FC5880" w:rsidRPr="009D4BE3">
        <w:rPr>
          <w:rFonts w:cs="Times New Roman"/>
          <w:lang w:val="en-US"/>
        </w:rPr>
        <w:t xml:space="preserve">In Table 8, we present an example of two inefficient </w:t>
      </w:r>
      <w:r w:rsidR="00F85EF4" w:rsidRPr="009D4BE3">
        <w:rPr>
          <w:rFonts w:cs="Times New Roman"/>
          <w:lang w:val="en-US"/>
        </w:rPr>
        <w:t xml:space="preserve">firms </w:t>
      </w:r>
      <w:r w:rsidR="00FC5880" w:rsidRPr="009D4BE3">
        <w:rPr>
          <w:rFonts w:cs="Times New Roman"/>
          <w:lang w:val="en-US"/>
        </w:rPr>
        <w:t xml:space="preserve">and their projections for a scenario with a confidence level of </w:t>
      </w:r>
      <w:r w:rsidR="00FF092F" w:rsidRPr="009D4BE3">
        <w:rPr>
          <w:rFonts w:cs="Times New Roman"/>
          <w:i/>
          <w:iCs/>
          <w:lang w:val="en-US"/>
        </w:rPr>
        <w:t>p=</w:t>
      </w:r>
      <w:r w:rsidR="00FC5880" w:rsidRPr="009D4BE3">
        <w:rPr>
          <w:rFonts w:cs="Times New Roman"/>
          <w:lang w:val="en-US"/>
        </w:rPr>
        <w:t xml:space="preserve">0.85. </w:t>
      </w:r>
      <w:r w:rsidR="004C7520" w:rsidRPr="009D4BE3">
        <w:rPr>
          <w:rFonts w:cs="Times New Roman"/>
          <w:lang w:val="en-US"/>
        </w:rPr>
        <w:t xml:space="preserve">These </w:t>
      </w:r>
      <w:r w:rsidR="00FF1044" w:rsidRPr="009D4BE3">
        <w:rPr>
          <w:rFonts w:cs="Times New Roman"/>
          <w:lang w:val="en-US"/>
        </w:rPr>
        <w:t>firms</w:t>
      </w:r>
      <w:r w:rsidR="00FF092F" w:rsidRPr="009D4BE3">
        <w:rPr>
          <w:rFonts w:cs="Times New Roman"/>
          <w:lang w:val="en-US"/>
        </w:rPr>
        <w:t xml:space="preserve"> </w:t>
      </w:r>
      <w:r w:rsidR="00FF1044" w:rsidRPr="009D4BE3">
        <w:rPr>
          <w:rFonts w:cs="Times New Roman"/>
          <w:lang w:val="en-US"/>
        </w:rPr>
        <w:t xml:space="preserve">are </w:t>
      </w:r>
      <w:r w:rsidR="004C7520" w:rsidRPr="009D4BE3">
        <w:rPr>
          <w:rFonts w:cs="Times New Roman"/>
          <w:lang w:val="en-US"/>
        </w:rPr>
        <w:t>selected as representative examples to illustrate the varying adjustments required</w:t>
      </w:r>
      <w:r w:rsidR="00FC5880" w:rsidRPr="009D4BE3">
        <w:rPr>
          <w:rFonts w:cs="Times New Roman"/>
          <w:lang w:val="en-US"/>
        </w:rPr>
        <w:t xml:space="preserve">. </w:t>
      </w:r>
      <w:r w:rsidR="00B50CF9" w:rsidRPr="009D4BE3">
        <w:rPr>
          <w:rFonts w:cs="Times New Roman"/>
          <w:lang w:val="en-US"/>
        </w:rPr>
        <w:t>Firm #</w:t>
      </w:r>
      <w:r w:rsidR="00FC5880" w:rsidRPr="009D4BE3">
        <w:rPr>
          <w:rFonts w:cs="Times New Roman"/>
          <w:lang w:val="en-US"/>
        </w:rPr>
        <w:t>37</w:t>
      </w:r>
      <w:r w:rsidR="001D71EC" w:rsidRPr="009D4BE3">
        <w:rPr>
          <w:rFonts w:cs="Times New Roman"/>
          <w:lang w:val="en-US"/>
        </w:rPr>
        <w:t xml:space="preserve">, not ranked among the 25 top firms in Table </w:t>
      </w:r>
      <w:r w:rsidR="00B50CF9" w:rsidRPr="009D4BE3">
        <w:rPr>
          <w:rFonts w:cs="Times New Roman"/>
          <w:lang w:val="en-US"/>
        </w:rPr>
        <w:t>4</w:t>
      </w:r>
      <w:r w:rsidR="002F4D00" w:rsidRPr="009D4BE3">
        <w:rPr>
          <w:rFonts w:cs="Times New Roman"/>
          <w:lang w:val="en-US"/>
        </w:rPr>
        <w:t xml:space="preserve"> with a probability efficiency of </w:t>
      </w:r>
      <w:commentRangeStart w:id="30"/>
      <w:r w:rsidR="00BE7FED" w:rsidRPr="009D4BE3">
        <w:rPr>
          <w:rFonts w:cs="Times New Roman"/>
        </w:rPr>
        <w:t xml:space="preserve">approximately </w:t>
      </w:r>
      <w:r w:rsidR="002F4D00" w:rsidRPr="009D4BE3">
        <w:rPr>
          <w:rFonts w:cs="Times New Roman"/>
          <w:lang w:val="en-US"/>
        </w:rPr>
        <w:t>0</w:t>
      </w:r>
      <w:commentRangeEnd w:id="30"/>
      <w:r w:rsidR="00BE7FED" w:rsidRPr="009D4BE3">
        <w:rPr>
          <w:rStyle w:val="Refdecomentario"/>
        </w:rPr>
        <w:commentReference w:id="30"/>
      </w:r>
      <w:r w:rsidR="001D71EC" w:rsidRPr="009D4BE3">
        <w:rPr>
          <w:rFonts w:cs="Times New Roman"/>
          <w:lang w:val="en-US"/>
        </w:rPr>
        <w:t xml:space="preserve">, </w:t>
      </w:r>
      <w:commentRangeStart w:id="31"/>
      <w:r w:rsidR="00FC5880" w:rsidRPr="009D4BE3">
        <w:rPr>
          <w:rFonts w:cs="Times New Roman"/>
          <w:lang w:val="en-US"/>
        </w:rPr>
        <w:t xml:space="preserve">fails to meet the </w:t>
      </w:r>
      <w:r w:rsidR="002F4D00" w:rsidRPr="009D4BE3">
        <w:rPr>
          <w:rFonts w:cs="Times New Roman"/>
          <w:lang w:val="en-US"/>
        </w:rPr>
        <w:t xml:space="preserve">threshold </w:t>
      </w:r>
      <w:r w:rsidR="002F4D00" w:rsidRPr="009D4BE3">
        <w:rPr>
          <w:rFonts w:cs="Times New Roman"/>
          <w:i/>
          <w:iCs/>
          <w:lang w:val="en-US"/>
        </w:rPr>
        <w:t>p=</w:t>
      </w:r>
      <w:r w:rsidR="002F4D00" w:rsidRPr="009D4BE3">
        <w:rPr>
          <w:rFonts w:cs="Times New Roman"/>
          <w:lang w:val="en-US"/>
        </w:rPr>
        <w:t>0.85</w:t>
      </w:r>
      <w:commentRangeEnd w:id="31"/>
      <w:r w:rsidR="003D3204">
        <w:rPr>
          <w:rStyle w:val="Refdecomentario"/>
        </w:rPr>
        <w:commentReference w:id="31"/>
      </w:r>
      <w:r w:rsidR="008653A3">
        <w:rPr>
          <w:rFonts w:cs="Times New Roman"/>
          <w:lang w:val="en-US"/>
        </w:rPr>
        <w:t xml:space="preserve"> </w:t>
      </w:r>
      <w:r w:rsidR="00FC5880" w:rsidRPr="009D4BE3">
        <w:rPr>
          <w:rFonts w:cs="Times New Roman"/>
          <w:lang w:val="en-US"/>
        </w:rPr>
        <w:t>and its best achievable performance</w:t>
      </w:r>
      <w:commentRangeStart w:id="32"/>
      <w:commentRangeStart w:id="33"/>
      <w:del w:id="34" w:author="Gonzalez Moyano, Ricardo [2]" w:date="2025-03-17T10:43:00Z" w16du:dateUtc="2025-03-17T09:43:00Z">
        <w:r w:rsidR="006D1BFB" w:rsidRPr="009D4BE3" w:rsidDel="003A2E8D">
          <w:rPr>
            <w:rFonts w:cs="Times New Roman"/>
            <w:lang w:val="en-US"/>
          </w:rPr>
          <w:delText>, represented by its peer #</w:delText>
        </w:r>
        <w:r w:rsidR="00FD40E1" w:rsidRPr="009D4BE3" w:rsidDel="003A2E8D">
          <w:rPr>
            <w:rFonts w:cs="Times New Roman"/>
            <w:lang w:val="en-US"/>
          </w:rPr>
          <w:delText>5</w:delText>
        </w:r>
        <w:r w:rsidR="00BE7FED" w:rsidRPr="009D4BE3" w:rsidDel="003A2E8D">
          <w:rPr>
            <w:rFonts w:cs="Times New Roman"/>
            <w:lang w:val="en-US"/>
          </w:rPr>
          <w:delText>6</w:delText>
        </w:r>
      </w:del>
      <w:r w:rsidR="006D1BFB" w:rsidRPr="009D4BE3">
        <w:rPr>
          <w:rFonts w:cs="Times New Roman"/>
          <w:lang w:val="en-US"/>
        </w:rPr>
        <w:t>,</w:t>
      </w:r>
      <w:commentRangeEnd w:id="32"/>
      <w:r w:rsidR="00CE5C56">
        <w:rPr>
          <w:rStyle w:val="Refdecomentario"/>
        </w:rPr>
        <w:commentReference w:id="32"/>
      </w:r>
      <w:commentRangeEnd w:id="33"/>
      <w:r w:rsidR="00635E73">
        <w:rPr>
          <w:rStyle w:val="Refdecomentario"/>
        </w:rPr>
        <w:commentReference w:id="33"/>
      </w:r>
      <w:r w:rsidR="006D1BFB" w:rsidRPr="009D4BE3">
        <w:rPr>
          <w:rFonts w:cs="Times New Roman"/>
          <w:lang w:val="en-US"/>
        </w:rPr>
        <w:t xml:space="preserve"> </w:t>
      </w:r>
      <w:r w:rsidR="00FC5880" w:rsidRPr="009D4BE3">
        <w:rPr>
          <w:rFonts w:cs="Times New Roman"/>
          <w:lang w:val="en-US"/>
        </w:rPr>
        <w:t xml:space="preserve">is recorded. The adjustments required for </w:t>
      </w:r>
      <w:r w:rsidR="00B50CF9" w:rsidRPr="009D4BE3">
        <w:rPr>
          <w:rFonts w:cs="Times New Roman"/>
          <w:lang w:val="en-US"/>
        </w:rPr>
        <w:t>firm #</w:t>
      </w:r>
      <w:r w:rsidR="00FC5880" w:rsidRPr="009D4BE3">
        <w:rPr>
          <w:rFonts w:cs="Times New Roman"/>
          <w:lang w:val="en-US"/>
        </w:rPr>
        <w:t>22 are notably smaller than those for DMU 37</w:t>
      </w:r>
      <w:r w:rsidR="00E3284F" w:rsidRPr="009D4BE3">
        <w:rPr>
          <w:rFonts w:cs="Times New Roman"/>
          <w:lang w:val="en-US"/>
        </w:rPr>
        <w:t xml:space="preserve"> as shown by the percentage changes in brackets</w:t>
      </w:r>
      <w:r w:rsidR="00FC5880" w:rsidRPr="009D4BE3">
        <w:rPr>
          <w:rFonts w:cs="Times New Roman"/>
          <w:lang w:val="en-US"/>
        </w:rPr>
        <w:t xml:space="preserve">, </w:t>
      </w:r>
      <w:r w:rsidR="006D1BFB" w:rsidRPr="009D4BE3">
        <w:rPr>
          <w:rFonts w:cs="Times New Roman"/>
          <w:lang w:val="en-US"/>
        </w:rPr>
        <w:t>because it</w:t>
      </w:r>
      <w:r w:rsidR="00E3284F" w:rsidRPr="009D4BE3">
        <w:rPr>
          <w:rFonts w:cs="Times New Roman"/>
          <w:lang w:val="en-US"/>
        </w:rPr>
        <w:t>s</w:t>
      </w:r>
      <w:r w:rsidR="006D1BFB" w:rsidRPr="009D4BE3">
        <w:rPr>
          <w:rFonts w:cs="Times New Roman"/>
          <w:lang w:val="en-US"/>
        </w:rPr>
        <w:t xml:space="preserve"> efficiency probability</w:t>
      </w:r>
      <w:r w:rsidR="00E3284F" w:rsidRPr="009D4BE3">
        <w:rPr>
          <w:rFonts w:cs="Times New Roman"/>
          <w:lang w:val="en-US"/>
        </w:rPr>
        <w:t xml:space="preserve"> is much higher</w:t>
      </w:r>
      <w:r w:rsidR="006D1BFB" w:rsidRPr="009D4BE3">
        <w:rPr>
          <w:rFonts w:cs="Times New Roman"/>
          <w:lang w:val="en-US"/>
        </w:rPr>
        <w:t>, 0.056</w:t>
      </w:r>
      <w:r w:rsidR="00FC5880" w:rsidRPr="009D4BE3">
        <w:rPr>
          <w:rFonts w:cs="Times New Roman"/>
          <w:lang w:val="en-US"/>
        </w:rPr>
        <w:t>. This difference is further highlighted by the value</w:t>
      </w:r>
      <w:r w:rsidR="00021C5D" w:rsidRPr="009D4BE3">
        <w:rPr>
          <w:rFonts w:cs="Times New Roman"/>
          <w:lang w:val="en-US"/>
        </w:rPr>
        <w:t xml:space="preserve"> </w:t>
      </w:r>
      <w:r w:rsidR="00EB6266" w:rsidRPr="002C6F50">
        <w:rPr>
          <w:position w:val="-10"/>
          <w:lang w:val="en-US"/>
        </w:rPr>
        <w:object w:dxaOrig="279" w:dyaOrig="340" w14:anchorId="6E25D6E2">
          <v:shape id="_x0000_i1171" type="#_x0000_t75" style="width:14.25pt;height:16.5pt" o:ole="">
            <v:imagedata r:id="rId294" o:title=""/>
          </v:shape>
          <o:OLEObject Type="Embed" ProgID="Equation.DSMT4" ShapeID="_x0000_i1171" DrawAspect="Content" ObjectID="_1803730016" r:id="rId295"/>
        </w:object>
      </w:r>
      <w:r w:rsidR="00FC5880" w:rsidRPr="009D4BE3">
        <w:rPr>
          <w:rFonts w:cs="Times New Roman"/>
          <w:lang w:val="en-US"/>
        </w:rPr>
        <w:t xml:space="preserve">, with DMU 37's </w:t>
      </w:r>
      <w:r w:rsidR="00EB6266" w:rsidRPr="002C6F50">
        <w:rPr>
          <w:position w:val="-10"/>
          <w:lang w:val="en-US"/>
        </w:rPr>
        <w:object w:dxaOrig="279" w:dyaOrig="340" w14:anchorId="3E846232">
          <v:shape id="_x0000_i1172" type="#_x0000_t75" style="width:14.25pt;height:16.5pt" o:ole="">
            <v:imagedata r:id="rId248" o:title=""/>
          </v:shape>
          <o:OLEObject Type="Embed" ProgID="Equation.DSMT4" ShapeID="_x0000_i1172" DrawAspect="Content" ObjectID="_1803730017" r:id="rId296"/>
        </w:object>
      </w:r>
      <w:r w:rsidR="00FC5880" w:rsidRPr="009D4BE3">
        <w:rPr>
          <w:rFonts w:cs="Times New Roman"/>
          <w:lang w:val="en-US"/>
        </w:rPr>
        <w:t xml:space="preserve"> being 5.55 times larger than DMU 22's, reflecting the significantly greater effort needed for DMU 37 to approach efficiency.</w:t>
      </w:r>
      <w:r w:rsidR="00E97B80" w:rsidRPr="0050535F">
        <w:rPr>
          <w:rFonts w:cs="Times New Roman"/>
          <w:lang w:val="en-US"/>
        </w:rPr>
        <w:t xml:space="preserve"> </w:t>
      </w:r>
    </w:p>
    <w:p w14:paraId="20506F73" w14:textId="77777777" w:rsidR="00FC5880" w:rsidRPr="0050535F" w:rsidRDefault="00FC5880" w:rsidP="00DF3B00">
      <w:pPr>
        <w:spacing w:line="360" w:lineRule="auto"/>
        <w:rPr>
          <w:rFonts w:cs="Times New Roman"/>
          <w:lang w:val="en-US"/>
        </w:rPr>
      </w:pPr>
    </w:p>
    <w:tbl>
      <w:tblPr>
        <w:tblW w:w="8370" w:type="dxa"/>
        <w:tblInd w:w="-90" w:type="dxa"/>
        <w:tblCellMar>
          <w:left w:w="70" w:type="dxa"/>
          <w:right w:w="70" w:type="dxa"/>
        </w:tblCellMar>
        <w:tblLook w:val="04A0" w:firstRow="1" w:lastRow="0" w:firstColumn="1" w:lastColumn="0" w:noHBand="0" w:noVBand="1"/>
      </w:tblPr>
      <w:tblGrid>
        <w:gridCol w:w="1914"/>
        <w:gridCol w:w="1235"/>
        <w:gridCol w:w="1058"/>
        <w:gridCol w:w="1085"/>
        <w:gridCol w:w="1077"/>
        <w:gridCol w:w="1189"/>
        <w:gridCol w:w="812"/>
      </w:tblGrid>
      <w:tr w:rsidR="000D7C2B" w:rsidRPr="0050535F" w14:paraId="5379948E" w14:textId="77777777" w:rsidTr="00E65A61">
        <w:trPr>
          <w:trHeight w:val="300"/>
        </w:trPr>
        <w:tc>
          <w:tcPr>
            <w:tcW w:w="1914" w:type="dxa"/>
            <w:tcBorders>
              <w:left w:val="nil"/>
              <w:right w:val="single" w:sz="4" w:space="0" w:color="auto"/>
            </w:tcBorders>
            <w:shd w:val="clear" w:color="auto" w:fill="auto"/>
            <w:noWrap/>
            <w:vAlign w:val="bottom"/>
            <w:hideMark/>
          </w:tcPr>
          <w:p w14:paraId="0C115F02" w14:textId="1BCE9BCF" w:rsidR="000D7C2B" w:rsidRPr="0050535F" w:rsidRDefault="000D7C2B" w:rsidP="00DF3B00">
            <w:pPr>
              <w:spacing w:after="0" w:line="360" w:lineRule="auto"/>
              <w:jc w:val="left"/>
              <w:rPr>
                <w:rFonts w:eastAsia="Times New Roman" w:cs="Times New Roman"/>
                <w:kern w:val="0"/>
                <w:sz w:val="24"/>
                <w:szCs w:val="24"/>
                <w:lang w:val="en-US" w:eastAsia="es-ES"/>
                <w14:ligatures w14:val="none"/>
              </w:rPr>
            </w:pPr>
          </w:p>
        </w:tc>
        <w:tc>
          <w:tcPr>
            <w:tcW w:w="3378" w:type="dxa"/>
            <w:gridSpan w:val="3"/>
            <w:tcBorders>
              <w:left w:val="single" w:sz="4" w:space="0" w:color="auto"/>
              <w:bottom w:val="single" w:sz="4" w:space="0" w:color="auto"/>
              <w:right w:val="single" w:sz="4" w:space="0" w:color="auto"/>
            </w:tcBorders>
            <w:shd w:val="clear" w:color="auto" w:fill="auto"/>
            <w:noWrap/>
            <w:vAlign w:val="bottom"/>
            <w:hideMark/>
          </w:tcPr>
          <w:p w14:paraId="08CB2821" w14:textId="5D1B3997" w:rsidR="000D7C2B" w:rsidRPr="0050535F" w:rsidRDefault="000D7C2B" w:rsidP="00DF3B0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DMU 22</w:t>
            </w:r>
          </w:p>
        </w:tc>
        <w:tc>
          <w:tcPr>
            <w:tcW w:w="3078" w:type="dxa"/>
            <w:gridSpan w:val="3"/>
            <w:tcBorders>
              <w:left w:val="single" w:sz="4" w:space="0" w:color="auto"/>
              <w:bottom w:val="single" w:sz="4" w:space="0" w:color="auto"/>
              <w:right w:val="nil"/>
            </w:tcBorders>
            <w:shd w:val="clear" w:color="auto" w:fill="auto"/>
            <w:noWrap/>
            <w:vAlign w:val="bottom"/>
            <w:hideMark/>
          </w:tcPr>
          <w:p w14:paraId="4B749B60" w14:textId="562645CE" w:rsidR="000D7C2B" w:rsidRPr="0050535F" w:rsidRDefault="000D7C2B" w:rsidP="00E65A61">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DMU 37</w:t>
            </w:r>
          </w:p>
        </w:tc>
      </w:tr>
      <w:tr w:rsidR="0079780D" w:rsidRPr="0050535F" w14:paraId="4F3AA5D7" w14:textId="77777777" w:rsidTr="00CE2BC1">
        <w:trPr>
          <w:trHeight w:val="300"/>
          <w:ins w:id="35" w:author="Gonzalez Moyano, Ricardo [2]" w:date="2025-03-17T10:24:00Z" w16du:dateUtc="2025-03-17T09:24:00Z"/>
        </w:trPr>
        <w:tc>
          <w:tcPr>
            <w:tcW w:w="1914" w:type="dxa"/>
            <w:tcBorders>
              <w:top w:val="nil"/>
              <w:left w:val="nil"/>
              <w:bottom w:val="single" w:sz="4" w:space="0" w:color="auto"/>
              <w:right w:val="single" w:sz="4" w:space="0" w:color="auto"/>
            </w:tcBorders>
            <w:shd w:val="clear" w:color="auto" w:fill="auto"/>
            <w:noWrap/>
            <w:vAlign w:val="bottom"/>
          </w:tcPr>
          <w:p w14:paraId="44828CBB" w14:textId="77777777" w:rsidR="0079780D" w:rsidRPr="0050535F" w:rsidRDefault="0079780D" w:rsidP="00DF3B00">
            <w:pPr>
              <w:spacing w:after="0" w:line="360" w:lineRule="auto"/>
              <w:jc w:val="left"/>
              <w:rPr>
                <w:ins w:id="36" w:author="Gonzalez Moyano, Ricardo [2]" w:date="2025-03-17T10:24:00Z" w16du:dateUtc="2025-03-17T09:24:00Z"/>
                <w:rFonts w:eastAsia="Times New Roman" w:cs="Times New Roman"/>
                <w:color w:val="000000"/>
                <w:kern w:val="0"/>
                <w:lang w:val="en-US" w:eastAsia="es-ES"/>
                <w14:ligatures w14:val="none"/>
              </w:rPr>
            </w:pPr>
          </w:p>
        </w:tc>
        <w:tc>
          <w:tcPr>
            <w:tcW w:w="3378" w:type="dxa"/>
            <w:gridSpan w:val="3"/>
            <w:tcBorders>
              <w:top w:val="single" w:sz="4" w:space="0" w:color="auto"/>
              <w:left w:val="single" w:sz="4" w:space="0" w:color="auto"/>
              <w:bottom w:val="single" w:sz="4" w:space="0" w:color="auto"/>
              <w:right w:val="single" w:sz="4" w:space="0" w:color="auto"/>
            </w:tcBorders>
            <w:shd w:val="clear" w:color="auto" w:fill="auto"/>
            <w:noWrap/>
            <w:vAlign w:val="bottom"/>
          </w:tcPr>
          <w:p w14:paraId="761F1442" w14:textId="5FEECB6C" w:rsidR="0079780D" w:rsidRPr="0050535F" w:rsidRDefault="0079780D" w:rsidP="0079780D">
            <w:pPr>
              <w:spacing w:after="0" w:line="360" w:lineRule="auto"/>
              <w:jc w:val="center"/>
              <w:rPr>
                <w:ins w:id="37" w:author="Gonzalez Moyano, Ricardo [2]" w:date="2025-03-17T10:24:00Z" w16du:dateUtc="2025-03-17T09:24:00Z"/>
                <w:rFonts w:eastAsia="Times New Roman" w:cs="Times New Roman"/>
                <w:color w:val="000000"/>
                <w:kern w:val="0"/>
                <w:lang w:val="en-US" w:eastAsia="es-ES"/>
                <w14:ligatures w14:val="none"/>
              </w:rPr>
              <w:pPrChange w:id="38" w:author="Gonzalez Moyano, Ricardo [2]" w:date="2025-03-17T10:27:00Z" w16du:dateUtc="2025-03-17T09:27:00Z">
                <w:pPr>
                  <w:spacing w:after="0" w:line="360" w:lineRule="auto"/>
                  <w:jc w:val="left"/>
                </w:pPr>
              </w:pPrChange>
            </w:pPr>
            <w:proofErr w:type="gramStart"/>
            <w:ins w:id="39" w:author="Gonzalez Moyano, Ricardo [2]" w:date="2025-03-17T10:26:00Z" w16du:dateUtc="2025-03-17T09:26:00Z">
              <w:r w:rsidRPr="0050535F">
                <w:rPr>
                  <w:rFonts w:eastAsia="Times New Roman" w:cs="Times New Roman"/>
                  <w:color w:val="000000"/>
                  <w:kern w:val="0"/>
                  <w:lang w:val="en-US" w:eastAsia="es-ES"/>
                  <w14:ligatures w14:val="none"/>
                </w:rPr>
                <w:t>Target</w:t>
              </w:r>
              <w:r>
                <w:rPr>
                  <w:rFonts w:eastAsia="Times New Roman" w:cs="Times New Roman"/>
                  <w:color w:val="000000"/>
                  <w:kern w:val="0"/>
                  <w:lang w:val="en-US" w:eastAsia="es-ES"/>
                  <w14:ligatures w14:val="none"/>
                </w:rPr>
                <w:t xml:space="preserve"> (#</w:t>
              </w:r>
              <w:proofErr w:type="gramEnd"/>
              <w:r>
                <w:rPr>
                  <w:rFonts w:eastAsia="Times New Roman" w:cs="Times New Roman"/>
                  <w:color w:val="000000"/>
                  <w:kern w:val="0"/>
                  <w:lang w:val="en-US" w:eastAsia="es-ES"/>
                  <w14:ligatures w14:val="none"/>
                </w:rPr>
                <w:t>18)</w:t>
              </w:r>
            </w:ins>
          </w:p>
        </w:tc>
        <w:tc>
          <w:tcPr>
            <w:tcW w:w="3078" w:type="dxa"/>
            <w:gridSpan w:val="3"/>
            <w:tcBorders>
              <w:top w:val="single" w:sz="4" w:space="0" w:color="auto"/>
              <w:left w:val="single" w:sz="4" w:space="0" w:color="auto"/>
              <w:bottom w:val="single" w:sz="4" w:space="0" w:color="auto"/>
              <w:right w:val="nil"/>
            </w:tcBorders>
            <w:shd w:val="clear" w:color="auto" w:fill="auto"/>
            <w:noWrap/>
            <w:vAlign w:val="bottom"/>
          </w:tcPr>
          <w:p w14:paraId="39BAD2ED" w14:textId="78F049FD" w:rsidR="0079780D" w:rsidRPr="0050535F" w:rsidRDefault="0079780D" w:rsidP="0079780D">
            <w:pPr>
              <w:spacing w:after="0" w:line="360" w:lineRule="auto"/>
              <w:jc w:val="center"/>
              <w:rPr>
                <w:ins w:id="40" w:author="Gonzalez Moyano, Ricardo [2]" w:date="2025-03-17T10:24:00Z" w16du:dateUtc="2025-03-17T09:24:00Z"/>
                <w:rFonts w:eastAsia="Times New Roman" w:cs="Times New Roman"/>
                <w:color w:val="000000"/>
                <w:kern w:val="0"/>
                <w:lang w:val="en-US" w:eastAsia="es-ES"/>
                <w14:ligatures w14:val="none"/>
              </w:rPr>
              <w:pPrChange w:id="41" w:author="Gonzalez Moyano, Ricardo [2]" w:date="2025-03-17T10:27:00Z" w16du:dateUtc="2025-03-17T09:27:00Z">
                <w:pPr>
                  <w:spacing w:after="0" w:line="360" w:lineRule="auto"/>
                  <w:jc w:val="left"/>
                </w:pPr>
              </w:pPrChange>
            </w:pPr>
            <w:proofErr w:type="gramStart"/>
            <w:ins w:id="42" w:author="Gonzalez Moyano, Ricardo [2]" w:date="2025-03-17T10:26:00Z" w16du:dateUtc="2025-03-17T09:26:00Z">
              <w:r w:rsidRPr="00180B9E">
                <w:rPr>
                  <w:rFonts w:eastAsia="Times New Roman" w:cs="Times New Roman"/>
                  <w:kern w:val="0"/>
                  <w:lang w:val="en-US" w:eastAsia="es-ES"/>
                  <w14:ligatures w14:val="none"/>
                </w:rPr>
                <w:t>Targe</w:t>
              </w:r>
              <w:r>
                <w:rPr>
                  <w:rFonts w:eastAsia="Times New Roman" w:cs="Times New Roman"/>
                  <w:kern w:val="0"/>
                  <w:lang w:val="en-US" w:eastAsia="es-ES"/>
                  <w14:ligatures w14:val="none"/>
                </w:rPr>
                <w:t>t</w:t>
              </w:r>
              <w:r>
                <w:rPr>
                  <w:rFonts w:eastAsia="Times New Roman" w:cs="Times New Roman"/>
                  <w:kern w:val="0"/>
                  <w:lang w:val="en-US" w:eastAsia="es-ES"/>
                  <w14:ligatures w14:val="none"/>
                </w:rPr>
                <w:t xml:space="preserve"> </w:t>
              </w:r>
              <w:r w:rsidRPr="00180B9E">
                <w:rPr>
                  <w:rFonts w:eastAsia="Times New Roman" w:cs="Times New Roman"/>
                  <w:kern w:val="0"/>
                  <w:lang w:val="en-US" w:eastAsia="es-ES"/>
                  <w14:ligatures w14:val="none"/>
                </w:rPr>
                <w:t>(#</w:t>
              </w:r>
              <w:proofErr w:type="gramEnd"/>
              <w:r>
                <w:rPr>
                  <w:rFonts w:eastAsia="Times New Roman" w:cs="Times New Roman"/>
                  <w:kern w:val="0"/>
                  <w:lang w:val="en-US" w:eastAsia="es-ES"/>
                  <w14:ligatures w14:val="none"/>
                </w:rPr>
                <w:t>56</w:t>
              </w:r>
              <w:r w:rsidRPr="00180B9E">
                <w:rPr>
                  <w:rFonts w:eastAsia="Times New Roman" w:cs="Times New Roman"/>
                  <w:kern w:val="0"/>
                  <w:lang w:val="en-US" w:eastAsia="es-ES"/>
                  <w14:ligatures w14:val="none"/>
                </w:rPr>
                <w:t>)</w:t>
              </w:r>
            </w:ins>
          </w:p>
        </w:tc>
      </w:tr>
      <w:tr w:rsidR="00621435" w:rsidRPr="0050535F" w14:paraId="3A353991" w14:textId="77777777" w:rsidTr="00E65A61">
        <w:trPr>
          <w:trHeight w:val="300"/>
        </w:trPr>
        <w:tc>
          <w:tcPr>
            <w:tcW w:w="1914" w:type="dxa"/>
            <w:tcBorders>
              <w:top w:val="nil"/>
              <w:left w:val="nil"/>
              <w:bottom w:val="single" w:sz="4" w:space="0" w:color="auto"/>
              <w:right w:val="single" w:sz="4" w:space="0" w:color="auto"/>
            </w:tcBorders>
            <w:shd w:val="clear" w:color="auto" w:fill="auto"/>
            <w:noWrap/>
            <w:vAlign w:val="bottom"/>
            <w:hideMark/>
          </w:tcPr>
          <w:p w14:paraId="7A44EDE3"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 </w:t>
            </w:r>
          </w:p>
        </w:tc>
        <w:tc>
          <w:tcPr>
            <w:tcW w:w="1235" w:type="dxa"/>
            <w:tcBorders>
              <w:top w:val="single" w:sz="4" w:space="0" w:color="auto"/>
              <w:left w:val="single" w:sz="4" w:space="0" w:color="auto"/>
              <w:bottom w:val="single" w:sz="4" w:space="0" w:color="auto"/>
              <w:right w:val="nil"/>
            </w:tcBorders>
            <w:shd w:val="clear" w:color="auto" w:fill="auto"/>
            <w:noWrap/>
            <w:vAlign w:val="bottom"/>
            <w:hideMark/>
          </w:tcPr>
          <w:p w14:paraId="416729A8"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058" w:type="dxa"/>
            <w:tcBorders>
              <w:top w:val="single" w:sz="4" w:space="0" w:color="auto"/>
              <w:left w:val="nil"/>
              <w:bottom w:val="single" w:sz="4" w:space="0" w:color="auto"/>
              <w:right w:val="nil"/>
            </w:tcBorders>
            <w:shd w:val="clear" w:color="auto" w:fill="auto"/>
            <w:noWrap/>
            <w:vAlign w:val="bottom"/>
            <w:hideMark/>
          </w:tcPr>
          <w:p w14:paraId="2DB5E62D" w14:textId="4DBEC204" w:rsidR="00196629" w:rsidRPr="0050535F" w:rsidRDefault="0039729A" w:rsidP="00DF3B00">
            <w:pPr>
              <w:spacing w:after="0" w:line="360" w:lineRule="auto"/>
              <w:jc w:val="left"/>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Predicted</w:t>
            </w:r>
          </w:p>
        </w:tc>
        <w:tc>
          <w:tcPr>
            <w:tcW w:w="1085" w:type="dxa"/>
            <w:tcBorders>
              <w:top w:val="single" w:sz="4" w:space="0" w:color="auto"/>
              <w:left w:val="nil"/>
              <w:bottom w:val="single" w:sz="4" w:space="0" w:color="auto"/>
              <w:right w:val="single" w:sz="4" w:space="0" w:color="auto"/>
            </w:tcBorders>
            <w:shd w:val="clear" w:color="auto" w:fill="auto"/>
            <w:noWrap/>
            <w:vAlign w:val="bottom"/>
            <w:hideMark/>
          </w:tcPr>
          <w:p w14:paraId="364C2583"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 </w:t>
            </w:r>
          </w:p>
        </w:tc>
        <w:tc>
          <w:tcPr>
            <w:tcW w:w="1077" w:type="dxa"/>
            <w:tcBorders>
              <w:top w:val="single" w:sz="4" w:space="0" w:color="auto"/>
              <w:left w:val="single" w:sz="4" w:space="0" w:color="auto"/>
              <w:bottom w:val="single" w:sz="4" w:space="0" w:color="auto"/>
              <w:right w:val="nil"/>
            </w:tcBorders>
            <w:shd w:val="clear" w:color="auto" w:fill="auto"/>
            <w:noWrap/>
            <w:vAlign w:val="bottom"/>
            <w:hideMark/>
          </w:tcPr>
          <w:p w14:paraId="2247F247"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189" w:type="dxa"/>
            <w:tcBorders>
              <w:top w:val="single" w:sz="4" w:space="0" w:color="auto"/>
              <w:left w:val="nil"/>
              <w:bottom w:val="single" w:sz="4" w:space="0" w:color="auto"/>
              <w:right w:val="nil"/>
            </w:tcBorders>
            <w:shd w:val="clear" w:color="auto" w:fill="auto"/>
            <w:noWrap/>
            <w:vAlign w:val="bottom"/>
            <w:hideMark/>
          </w:tcPr>
          <w:p w14:paraId="3D263F8C" w14:textId="6C08607C" w:rsidR="002F4D00" w:rsidRPr="00BE7FED" w:rsidRDefault="0039729A" w:rsidP="00DF3B00">
            <w:pPr>
              <w:spacing w:after="0" w:line="360" w:lineRule="auto"/>
              <w:jc w:val="left"/>
              <w:rPr>
                <w:rFonts w:eastAsia="Times New Roman" w:cs="Times New Roman"/>
                <w:kern w:val="0"/>
                <w:lang w:val="en-US" w:eastAsia="es-ES"/>
                <w14:ligatures w14:val="none"/>
                <w:rPrChange w:id="43" w:author="Gonzalez Moyano, Ricardo" w:date="2025-03-16T18:27:00Z" w16du:dateUtc="2025-03-16T17:27:00Z">
                  <w:rPr>
                    <w:rFonts w:eastAsia="Times New Roman" w:cs="Times New Roman"/>
                    <w:color w:val="000000"/>
                    <w:kern w:val="0"/>
                    <w:lang w:val="en-US" w:eastAsia="es-ES"/>
                    <w14:ligatures w14:val="none"/>
                  </w:rPr>
                </w:rPrChange>
              </w:rPr>
            </w:pPr>
            <w:r>
              <w:rPr>
                <w:rFonts w:eastAsia="Times New Roman" w:cs="Times New Roman"/>
                <w:kern w:val="0"/>
                <w:lang w:val="en-US" w:eastAsia="es-ES"/>
                <w14:ligatures w14:val="none"/>
              </w:rPr>
              <w:t>Predicted</w:t>
            </w:r>
          </w:p>
        </w:tc>
        <w:tc>
          <w:tcPr>
            <w:tcW w:w="812" w:type="dxa"/>
            <w:tcBorders>
              <w:top w:val="single" w:sz="4" w:space="0" w:color="auto"/>
              <w:left w:val="nil"/>
              <w:bottom w:val="single" w:sz="4" w:space="0" w:color="auto"/>
              <w:right w:val="nil"/>
            </w:tcBorders>
            <w:shd w:val="clear" w:color="auto" w:fill="auto"/>
            <w:noWrap/>
            <w:vAlign w:val="bottom"/>
            <w:hideMark/>
          </w:tcPr>
          <w:p w14:paraId="7F60A8B6"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 </w:t>
            </w:r>
          </w:p>
        </w:tc>
      </w:tr>
      <w:tr w:rsidR="00621435" w:rsidRPr="0050535F" w14:paraId="65C2E9D7" w14:textId="77777777" w:rsidTr="00E65A61">
        <w:trPr>
          <w:trHeight w:val="300"/>
        </w:trPr>
        <w:tc>
          <w:tcPr>
            <w:tcW w:w="1914" w:type="dxa"/>
            <w:tcBorders>
              <w:top w:val="nil"/>
              <w:left w:val="nil"/>
              <w:bottom w:val="nil"/>
              <w:right w:val="single" w:sz="4" w:space="0" w:color="auto"/>
            </w:tcBorders>
            <w:shd w:val="clear" w:color="auto" w:fill="auto"/>
            <w:noWrap/>
            <w:vAlign w:val="bottom"/>
            <w:hideMark/>
          </w:tcPr>
          <w:p w14:paraId="26EE3570"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Total assets</w:t>
            </w:r>
          </w:p>
        </w:tc>
        <w:tc>
          <w:tcPr>
            <w:tcW w:w="1235" w:type="dxa"/>
            <w:tcBorders>
              <w:top w:val="nil"/>
              <w:left w:val="single" w:sz="4" w:space="0" w:color="auto"/>
              <w:bottom w:val="nil"/>
              <w:right w:val="nil"/>
            </w:tcBorders>
            <w:shd w:val="clear" w:color="auto" w:fill="auto"/>
            <w:noWrap/>
            <w:vAlign w:val="bottom"/>
            <w:hideMark/>
          </w:tcPr>
          <w:p w14:paraId="1B84C149" w14:textId="28480F21"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24.71</w:t>
            </w:r>
          </w:p>
        </w:tc>
        <w:tc>
          <w:tcPr>
            <w:tcW w:w="1058" w:type="dxa"/>
            <w:tcBorders>
              <w:top w:val="nil"/>
              <w:left w:val="nil"/>
              <w:bottom w:val="nil"/>
              <w:right w:val="nil"/>
            </w:tcBorders>
            <w:shd w:val="clear" w:color="auto" w:fill="auto"/>
            <w:noWrap/>
            <w:vAlign w:val="bottom"/>
            <w:hideMark/>
          </w:tcPr>
          <w:p w14:paraId="4EF7DED1" w14:textId="163321CF"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23.20</w:t>
            </w:r>
          </w:p>
        </w:tc>
        <w:tc>
          <w:tcPr>
            <w:tcW w:w="1085" w:type="dxa"/>
            <w:tcBorders>
              <w:top w:val="nil"/>
              <w:left w:val="nil"/>
              <w:bottom w:val="nil"/>
              <w:right w:val="single" w:sz="4" w:space="0" w:color="auto"/>
            </w:tcBorders>
            <w:shd w:val="clear" w:color="auto" w:fill="auto"/>
            <w:noWrap/>
            <w:vAlign w:val="bottom"/>
            <w:hideMark/>
          </w:tcPr>
          <w:p w14:paraId="162BD4D7" w14:textId="5C15F590"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-6</w:t>
            </w:r>
            <w:r w:rsidR="00C13B24">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1077" w:type="dxa"/>
            <w:tcBorders>
              <w:top w:val="nil"/>
              <w:left w:val="single" w:sz="4" w:space="0" w:color="auto"/>
              <w:bottom w:val="nil"/>
              <w:right w:val="nil"/>
            </w:tcBorders>
            <w:shd w:val="clear" w:color="auto" w:fill="auto"/>
            <w:noWrap/>
            <w:vAlign w:val="bottom"/>
            <w:hideMark/>
          </w:tcPr>
          <w:p w14:paraId="2A90F893" w14:textId="7B7E1D52"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48.90</w:t>
            </w:r>
          </w:p>
        </w:tc>
        <w:tc>
          <w:tcPr>
            <w:tcW w:w="1189" w:type="dxa"/>
            <w:tcBorders>
              <w:top w:val="nil"/>
              <w:left w:val="nil"/>
              <w:bottom w:val="nil"/>
              <w:right w:val="nil"/>
            </w:tcBorders>
            <w:shd w:val="clear" w:color="auto" w:fill="auto"/>
            <w:noWrap/>
            <w:vAlign w:val="bottom"/>
            <w:hideMark/>
          </w:tcPr>
          <w:p w14:paraId="169CE949" w14:textId="691926D8"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40.65</w:t>
            </w:r>
          </w:p>
        </w:tc>
        <w:tc>
          <w:tcPr>
            <w:tcW w:w="812" w:type="dxa"/>
            <w:tcBorders>
              <w:top w:val="nil"/>
              <w:left w:val="nil"/>
              <w:bottom w:val="nil"/>
              <w:right w:val="nil"/>
            </w:tcBorders>
            <w:shd w:val="clear" w:color="auto" w:fill="auto"/>
            <w:noWrap/>
            <w:vAlign w:val="bottom"/>
            <w:hideMark/>
          </w:tcPr>
          <w:p w14:paraId="1CAE4CBF" w14:textId="72F71E78"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-17</w:t>
            </w:r>
            <w:r w:rsidR="00C13B24">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621435" w:rsidRPr="0050535F" w14:paraId="4E1F589E" w14:textId="77777777" w:rsidTr="00E65A61">
        <w:trPr>
          <w:trHeight w:val="300"/>
        </w:trPr>
        <w:tc>
          <w:tcPr>
            <w:tcW w:w="1914" w:type="dxa"/>
            <w:tcBorders>
              <w:top w:val="nil"/>
              <w:left w:val="nil"/>
              <w:bottom w:val="nil"/>
              <w:right w:val="single" w:sz="4" w:space="0" w:color="auto"/>
            </w:tcBorders>
            <w:shd w:val="clear" w:color="auto" w:fill="auto"/>
            <w:noWrap/>
            <w:vAlign w:val="bottom"/>
            <w:hideMark/>
          </w:tcPr>
          <w:p w14:paraId="0191CEA0"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Employees</w:t>
            </w:r>
          </w:p>
        </w:tc>
        <w:tc>
          <w:tcPr>
            <w:tcW w:w="1235" w:type="dxa"/>
            <w:tcBorders>
              <w:top w:val="nil"/>
              <w:left w:val="single" w:sz="4" w:space="0" w:color="auto"/>
              <w:bottom w:val="nil"/>
              <w:right w:val="nil"/>
            </w:tcBorders>
            <w:shd w:val="clear" w:color="auto" w:fill="auto"/>
            <w:noWrap/>
            <w:vAlign w:val="bottom"/>
            <w:hideMark/>
          </w:tcPr>
          <w:p w14:paraId="51B08AB8" w14:textId="3D3C1DC8"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212.00</w:t>
            </w:r>
          </w:p>
        </w:tc>
        <w:tc>
          <w:tcPr>
            <w:tcW w:w="1058" w:type="dxa"/>
            <w:tcBorders>
              <w:top w:val="nil"/>
              <w:left w:val="nil"/>
              <w:bottom w:val="nil"/>
              <w:right w:val="nil"/>
            </w:tcBorders>
            <w:shd w:val="clear" w:color="auto" w:fill="auto"/>
            <w:noWrap/>
            <w:vAlign w:val="bottom"/>
            <w:hideMark/>
          </w:tcPr>
          <w:p w14:paraId="7CC69054" w14:textId="6B28A351"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196.97</w:t>
            </w:r>
          </w:p>
        </w:tc>
        <w:tc>
          <w:tcPr>
            <w:tcW w:w="1085" w:type="dxa"/>
            <w:tcBorders>
              <w:top w:val="nil"/>
              <w:left w:val="nil"/>
              <w:bottom w:val="nil"/>
              <w:right w:val="single" w:sz="4" w:space="0" w:color="auto"/>
            </w:tcBorders>
            <w:shd w:val="clear" w:color="auto" w:fill="auto"/>
            <w:noWrap/>
            <w:vAlign w:val="bottom"/>
            <w:hideMark/>
          </w:tcPr>
          <w:p w14:paraId="689BE9DD" w14:textId="0D58E88B"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-7</w:t>
            </w:r>
            <w:r w:rsidR="00C13B24">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1077" w:type="dxa"/>
            <w:tcBorders>
              <w:top w:val="nil"/>
              <w:left w:val="single" w:sz="4" w:space="0" w:color="auto"/>
              <w:bottom w:val="nil"/>
              <w:right w:val="nil"/>
            </w:tcBorders>
            <w:shd w:val="clear" w:color="auto" w:fill="auto"/>
            <w:noWrap/>
            <w:vAlign w:val="bottom"/>
            <w:hideMark/>
          </w:tcPr>
          <w:p w14:paraId="4067AD29" w14:textId="317359E9"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134.00</w:t>
            </w:r>
          </w:p>
        </w:tc>
        <w:tc>
          <w:tcPr>
            <w:tcW w:w="1189" w:type="dxa"/>
            <w:tcBorders>
              <w:top w:val="nil"/>
              <w:left w:val="nil"/>
              <w:bottom w:val="nil"/>
              <w:right w:val="nil"/>
            </w:tcBorders>
            <w:shd w:val="clear" w:color="auto" w:fill="auto"/>
            <w:noWrap/>
            <w:vAlign w:val="bottom"/>
            <w:hideMark/>
          </w:tcPr>
          <w:p w14:paraId="646ACA9F" w14:textId="732E3A5E"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51.84</w:t>
            </w:r>
          </w:p>
        </w:tc>
        <w:tc>
          <w:tcPr>
            <w:tcW w:w="812" w:type="dxa"/>
            <w:tcBorders>
              <w:top w:val="nil"/>
              <w:left w:val="nil"/>
              <w:bottom w:val="nil"/>
              <w:right w:val="nil"/>
            </w:tcBorders>
            <w:shd w:val="clear" w:color="auto" w:fill="auto"/>
            <w:noWrap/>
            <w:vAlign w:val="bottom"/>
            <w:hideMark/>
          </w:tcPr>
          <w:p w14:paraId="6FEC0F99" w14:textId="26DDD538"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-61</w:t>
            </w:r>
            <w:r w:rsidR="00C13B24">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621435" w:rsidRPr="0050535F" w14:paraId="3CE2BCB8" w14:textId="77777777" w:rsidTr="00E65A61">
        <w:trPr>
          <w:trHeight w:val="300"/>
        </w:trPr>
        <w:tc>
          <w:tcPr>
            <w:tcW w:w="1914" w:type="dxa"/>
            <w:tcBorders>
              <w:top w:val="nil"/>
              <w:left w:val="nil"/>
              <w:bottom w:val="nil"/>
              <w:right w:val="single" w:sz="4" w:space="0" w:color="auto"/>
            </w:tcBorders>
            <w:shd w:val="clear" w:color="auto" w:fill="auto"/>
            <w:noWrap/>
            <w:vAlign w:val="bottom"/>
            <w:hideMark/>
          </w:tcPr>
          <w:p w14:paraId="23977EF1"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Fixed assets</w:t>
            </w:r>
          </w:p>
        </w:tc>
        <w:tc>
          <w:tcPr>
            <w:tcW w:w="1235" w:type="dxa"/>
            <w:tcBorders>
              <w:top w:val="nil"/>
              <w:left w:val="single" w:sz="4" w:space="0" w:color="auto"/>
              <w:bottom w:val="nil"/>
              <w:right w:val="nil"/>
            </w:tcBorders>
            <w:shd w:val="clear" w:color="auto" w:fill="auto"/>
            <w:noWrap/>
            <w:vAlign w:val="bottom"/>
            <w:hideMark/>
          </w:tcPr>
          <w:p w14:paraId="05ED995A" w14:textId="680FABF9"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11.46</w:t>
            </w:r>
          </w:p>
        </w:tc>
        <w:tc>
          <w:tcPr>
            <w:tcW w:w="1058" w:type="dxa"/>
            <w:tcBorders>
              <w:top w:val="nil"/>
              <w:left w:val="nil"/>
              <w:bottom w:val="nil"/>
              <w:right w:val="nil"/>
            </w:tcBorders>
            <w:shd w:val="clear" w:color="auto" w:fill="auto"/>
            <w:noWrap/>
            <w:vAlign w:val="bottom"/>
            <w:hideMark/>
          </w:tcPr>
          <w:p w14:paraId="0720D536" w14:textId="4C9D71CD"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10.96</w:t>
            </w:r>
          </w:p>
        </w:tc>
        <w:tc>
          <w:tcPr>
            <w:tcW w:w="1085" w:type="dxa"/>
            <w:tcBorders>
              <w:top w:val="nil"/>
              <w:left w:val="nil"/>
              <w:bottom w:val="nil"/>
              <w:right w:val="single" w:sz="4" w:space="0" w:color="auto"/>
            </w:tcBorders>
            <w:shd w:val="clear" w:color="auto" w:fill="auto"/>
            <w:noWrap/>
            <w:vAlign w:val="bottom"/>
            <w:hideMark/>
          </w:tcPr>
          <w:p w14:paraId="11A01EFC" w14:textId="27498C14"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-4</w:t>
            </w:r>
            <w:r w:rsidR="00C13B24">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1077" w:type="dxa"/>
            <w:tcBorders>
              <w:top w:val="nil"/>
              <w:left w:val="single" w:sz="4" w:space="0" w:color="auto"/>
              <w:bottom w:val="nil"/>
              <w:right w:val="nil"/>
            </w:tcBorders>
            <w:shd w:val="clear" w:color="auto" w:fill="auto"/>
            <w:noWrap/>
            <w:vAlign w:val="bottom"/>
            <w:hideMark/>
          </w:tcPr>
          <w:p w14:paraId="46D15D06" w14:textId="2E046E15"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20.10</w:t>
            </w:r>
          </w:p>
        </w:tc>
        <w:tc>
          <w:tcPr>
            <w:tcW w:w="1189" w:type="dxa"/>
            <w:tcBorders>
              <w:top w:val="nil"/>
              <w:left w:val="nil"/>
              <w:bottom w:val="nil"/>
              <w:right w:val="nil"/>
            </w:tcBorders>
            <w:shd w:val="clear" w:color="auto" w:fill="auto"/>
            <w:noWrap/>
            <w:vAlign w:val="bottom"/>
            <w:hideMark/>
          </w:tcPr>
          <w:p w14:paraId="68EA80D9" w14:textId="45681192"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17.34</w:t>
            </w:r>
          </w:p>
        </w:tc>
        <w:tc>
          <w:tcPr>
            <w:tcW w:w="812" w:type="dxa"/>
            <w:tcBorders>
              <w:top w:val="nil"/>
              <w:left w:val="nil"/>
              <w:bottom w:val="nil"/>
              <w:right w:val="nil"/>
            </w:tcBorders>
            <w:shd w:val="clear" w:color="auto" w:fill="auto"/>
            <w:noWrap/>
            <w:vAlign w:val="bottom"/>
            <w:hideMark/>
          </w:tcPr>
          <w:p w14:paraId="075E0497" w14:textId="4B8FA0B9"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-14</w:t>
            </w:r>
            <w:r w:rsidR="00C13B24">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621435" w:rsidRPr="0050535F" w14:paraId="48A12E96" w14:textId="77777777" w:rsidTr="00E65A61">
        <w:trPr>
          <w:trHeight w:val="300"/>
        </w:trPr>
        <w:tc>
          <w:tcPr>
            <w:tcW w:w="1914" w:type="dxa"/>
            <w:tcBorders>
              <w:top w:val="nil"/>
              <w:left w:val="nil"/>
              <w:right w:val="single" w:sz="4" w:space="0" w:color="auto"/>
            </w:tcBorders>
            <w:shd w:val="clear" w:color="auto" w:fill="auto"/>
            <w:noWrap/>
            <w:vAlign w:val="bottom"/>
            <w:hideMark/>
          </w:tcPr>
          <w:p w14:paraId="616EAA98" w14:textId="2943A655" w:rsidR="00196629" w:rsidRPr="0050535F" w:rsidRDefault="00D546AF" w:rsidP="00DF3B00">
            <w:pPr>
              <w:spacing w:after="0" w:line="360" w:lineRule="auto"/>
              <w:jc w:val="left"/>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Personnel</w:t>
            </w:r>
            <w:r w:rsidR="00196629" w:rsidRPr="0050535F">
              <w:rPr>
                <w:rFonts w:eastAsia="Times New Roman" w:cs="Times New Roman"/>
                <w:color w:val="000000"/>
                <w:kern w:val="0"/>
                <w:lang w:val="en-US" w:eastAsia="es-ES"/>
                <w14:ligatures w14:val="none"/>
              </w:rPr>
              <w:t xml:space="preserve"> expenses</w:t>
            </w:r>
          </w:p>
        </w:tc>
        <w:tc>
          <w:tcPr>
            <w:tcW w:w="1235" w:type="dxa"/>
            <w:tcBorders>
              <w:top w:val="nil"/>
              <w:left w:val="single" w:sz="4" w:space="0" w:color="auto"/>
              <w:bottom w:val="nil"/>
              <w:right w:val="nil"/>
            </w:tcBorders>
            <w:shd w:val="clear" w:color="auto" w:fill="auto"/>
            <w:noWrap/>
            <w:vAlign w:val="bottom"/>
            <w:hideMark/>
          </w:tcPr>
          <w:p w14:paraId="6D937B8F" w14:textId="52654BD8"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8.00</w:t>
            </w:r>
          </w:p>
        </w:tc>
        <w:tc>
          <w:tcPr>
            <w:tcW w:w="1058" w:type="dxa"/>
            <w:tcBorders>
              <w:top w:val="nil"/>
              <w:left w:val="nil"/>
              <w:bottom w:val="nil"/>
              <w:right w:val="nil"/>
            </w:tcBorders>
            <w:shd w:val="clear" w:color="auto" w:fill="auto"/>
            <w:noWrap/>
            <w:vAlign w:val="bottom"/>
            <w:hideMark/>
          </w:tcPr>
          <w:p w14:paraId="4DF7FDD5" w14:textId="1E5E332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8.00</w:t>
            </w:r>
          </w:p>
        </w:tc>
        <w:tc>
          <w:tcPr>
            <w:tcW w:w="1085" w:type="dxa"/>
            <w:tcBorders>
              <w:top w:val="nil"/>
              <w:left w:val="nil"/>
              <w:right w:val="single" w:sz="4" w:space="0" w:color="auto"/>
            </w:tcBorders>
            <w:shd w:val="clear" w:color="auto" w:fill="auto"/>
            <w:noWrap/>
            <w:vAlign w:val="bottom"/>
            <w:hideMark/>
          </w:tcPr>
          <w:p w14:paraId="3DD1A8F9" w14:textId="6015C1A8"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0</w:t>
            </w:r>
            <w:r w:rsidR="00C13B24">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1077" w:type="dxa"/>
            <w:tcBorders>
              <w:top w:val="nil"/>
              <w:left w:val="single" w:sz="4" w:space="0" w:color="auto"/>
              <w:bottom w:val="nil"/>
              <w:right w:val="nil"/>
            </w:tcBorders>
            <w:shd w:val="clear" w:color="auto" w:fill="auto"/>
            <w:noWrap/>
            <w:vAlign w:val="bottom"/>
            <w:hideMark/>
          </w:tcPr>
          <w:p w14:paraId="2F4C3512" w14:textId="5F5D8A8E"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6.39</w:t>
            </w:r>
          </w:p>
        </w:tc>
        <w:tc>
          <w:tcPr>
            <w:tcW w:w="1189" w:type="dxa"/>
            <w:tcBorders>
              <w:top w:val="nil"/>
              <w:left w:val="nil"/>
              <w:bottom w:val="nil"/>
              <w:right w:val="nil"/>
            </w:tcBorders>
            <w:shd w:val="clear" w:color="auto" w:fill="auto"/>
            <w:noWrap/>
            <w:vAlign w:val="bottom"/>
            <w:hideMark/>
          </w:tcPr>
          <w:p w14:paraId="199CBA80" w14:textId="6E09EF44"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6.37</w:t>
            </w:r>
          </w:p>
        </w:tc>
        <w:tc>
          <w:tcPr>
            <w:tcW w:w="812" w:type="dxa"/>
            <w:tcBorders>
              <w:top w:val="nil"/>
              <w:left w:val="nil"/>
              <w:bottom w:val="nil"/>
              <w:right w:val="nil"/>
            </w:tcBorders>
            <w:shd w:val="clear" w:color="auto" w:fill="auto"/>
            <w:noWrap/>
            <w:vAlign w:val="bottom"/>
            <w:hideMark/>
          </w:tcPr>
          <w:p w14:paraId="2CAB7480" w14:textId="3DB32BD0"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0</w:t>
            </w:r>
            <w:r w:rsidR="00C13B24">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621435" w:rsidRPr="0050535F" w14:paraId="66F2FD13" w14:textId="77777777" w:rsidTr="00E65A61">
        <w:trPr>
          <w:trHeight w:val="300"/>
        </w:trPr>
        <w:tc>
          <w:tcPr>
            <w:tcW w:w="1914" w:type="dxa"/>
            <w:tcBorders>
              <w:top w:val="nil"/>
              <w:left w:val="nil"/>
              <w:right w:val="single" w:sz="4" w:space="0" w:color="auto"/>
            </w:tcBorders>
            <w:shd w:val="clear" w:color="auto" w:fill="auto"/>
            <w:noWrap/>
            <w:vAlign w:val="bottom"/>
            <w:hideMark/>
          </w:tcPr>
          <w:p w14:paraId="6A851365"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Operating income</w:t>
            </w:r>
          </w:p>
        </w:tc>
        <w:tc>
          <w:tcPr>
            <w:tcW w:w="1235" w:type="dxa"/>
            <w:tcBorders>
              <w:top w:val="nil"/>
              <w:left w:val="single" w:sz="4" w:space="0" w:color="auto"/>
              <w:right w:val="nil"/>
            </w:tcBorders>
            <w:shd w:val="clear" w:color="auto" w:fill="auto"/>
            <w:noWrap/>
            <w:vAlign w:val="bottom"/>
            <w:hideMark/>
          </w:tcPr>
          <w:p w14:paraId="0E4600E8" w14:textId="307627F4"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80.89</w:t>
            </w:r>
          </w:p>
        </w:tc>
        <w:tc>
          <w:tcPr>
            <w:tcW w:w="1058" w:type="dxa"/>
            <w:tcBorders>
              <w:top w:val="nil"/>
              <w:left w:val="nil"/>
              <w:right w:val="nil"/>
            </w:tcBorders>
            <w:shd w:val="clear" w:color="auto" w:fill="auto"/>
            <w:noWrap/>
            <w:vAlign w:val="bottom"/>
            <w:hideMark/>
          </w:tcPr>
          <w:p w14:paraId="2E9D7762" w14:textId="318C8ACC"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90.21</w:t>
            </w:r>
          </w:p>
        </w:tc>
        <w:tc>
          <w:tcPr>
            <w:tcW w:w="1085" w:type="dxa"/>
            <w:tcBorders>
              <w:top w:val="nil"/>
              <w:left w:val="nil"/>
              <w:right w:val="single" w:sz="4" w:space="0" w:color="auto"/>
            </w:tcBorders>
            <w:shd w:val="clear" w:color="auto" w:fill="auto"/>
            <w:noWrap/>
            <w:vAlign w:val="bottom"/>
            <w:hideMark/>
          </w:tcPr>
          <w:p w14:paraId="69F9BFCB" w14:textId="1DA4A5FA"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12</w:t>
            </w:r>
            <w:r w:rsidR="00C13B24">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1077" w:type="dxa"/>
            <w:tcBorders>
              <w:top w:val="nil"/>
              <w:left w:val="single" w:sz="4" w:space="0" w:color="auto"/>
              <w:right w:val="nil"/>
            </w:tcBorders>
            <w:shd w:val="clear" w:color="auto" w:fill="auto"/>
            <w:noWrap/>
            <w:vAlign w:val="bottom"/>
            <w:hideMark/>
          </w:tcPr>
          <w:p w14:paraId="2D3FBCBE" w14:textId="47FB7793"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52.77</w:t>
            </w:r>
          </w:p>
        </w:tc>
        <w:tc>
          <w:tcPr>
            <w:tcW w:w="1189" w:type="dxa"/>
            <w:tcBorders>
              <w:top w:val="nil"/>
              <w:left w:val="nil"/>
              <w:right w:val="nil"/>
            </w:tcBorders>
            <w:shd w:val="clear" w:color="auto" w:fill="auto"/>
            <w:noWrap/>
            <w:vAlign w:val="bottom"/>
            <w:hideMark/>
          </w:tcPr>
          <w:p w14:paraId="01389161" w14:textId="1B646651"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103.67</w:t>
            </w:r>
          </w:p>
        </w:tc>
        <w:tc>
          <w:tcPr>
            <w:tcW w:w="812" w:type="dxa"/>
            <w:tcBorders>
              <w:top w:val="nil"/>
              <w:left w:val="nil"/>
              <w:right w:val="nil"/>
            </w:tcBorders>
            <w:shd w:val="clear" w:color="auto" w:fill="auto"/>
            <w:noWrap/>
            <w:vAlign w:val="bottom"/>
            <w:hideMark/>
          </w:tcPr>
          <w:p w14:paraId="722DED3C" w14:textId="50803260"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96</w:t>
            </w:r>
            <w:r w:rsidR="00C13B24">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0AA312C6" w14:textId="77777777" w:rsidTr="00E65A61">
        <w:trPr>
          <w:trHeight w:val="300"/>
        </w:trPr>
        <w:tc>
          <w:tcPr>
            <w:tcW w:w="1914" w:type="dxa"/>
            <w:tcBorders>
              <w:top w:val="nil"/>
              <w:left w:val="nil"/>
              <w:right w:val="single" w:sz="4" w:space="0" w:color="auto"/>
            </w:tcBorders>
            <w:shd w:val="clear" w:color="auto" w:fill="auto"/>
            <w:noWrap/>
            <w:vAlign w:val="bottom"/>
          </w:tcPr>
          <w:p w14:paraId="58FBB564" w14:textId="2D13E3CA" w:rsidR="00F85EF4" w:rsidRPr="0050535F" w:rsidRDefault="00F85EF4" w:rsidP="009F4FDF">
            <w:pPr>
              <w:spacing w:after="0" w:line="360" w:lineRule="auto"/>
              <w:jc w:val="left"/>
              <w:rPr>
                <w:lang w:val="en-US"/>
              </w:rPr>
            </w:pPr>
            <w:r w:rsidRPr="00B0703B">
              <w:rPr>
                <w:rFonts w:eastAsia="Times New Roman" w:cs="Times New Roman"/>
                <w:color w:val="000000"/>
                <w:kern w:val="0"/>
                <w:lang w:val="en-US" w:eastAsia="es-ES"/>
                <w14:ligatures w14:val="none"/>
              </w:rPr>
              <w:t xml:space="preserve">Probability, </w:t>
            </w:r>
            <w:r w:rsidRPr="00B0703B">
              <w:rPr>
                <w:rFonts w:eastAsia="Times New Roman" w:cs="Times New Roman"/>
                <w:i/>
                <w:iCs/>
                <w:color w:val="000000"/>
                <w:kern w:val="0"/>
                <w:lang w:val="en-US" w:eastAsia="es-ES"/>
                <w14:ligatures w14:val="none"/>
              </w:rPr>
              <w:t>p</w:t>
            </w:r>
          </w:p>
        </w:tc>
        <w:tc>
          <w:tcPr>
            <w:tcW w:w="1235" w:type="dxa"/>
            <w:tcBorders>
              <w:top w:val="nil"/>
              <w:left w:val="single" w:sz="4" w:space="0" w:color="auto"/>
            </w:tcBorders>
            <w:shd w:val="clear" w:color="auto" w:fill="auto"/>
            <w:noWrap/>
            <w:vAlign w:val="bottom"/>
          </w:tcPr>
          <w:p w14:paraId="4B6AA27B" w14:textId="20BE44B0" w:rsidR="00F85EF4" w:rsidRPr="0050535F" w:rsidRDefault="00F85EF4" w:rsidP="009F4FDF">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w:t>
            </w:r>
            <w:r w:rsidR="006D1BFB">
              <w:rPr>
                <w:rFonts w:eastAsia="Times New Roman" w:cs="Times New Roman"/>
                <w:color w:val="000000"/>
                <w:kern w:val="0"/>
                <w:lang w:val="en-US" w:eastAsia="es-ES"/>
                <w14:ligatures w14:val="none"/>
              </w:rPr>
              <w:t>56</w:t>
            </w:r>
          </w:p>
        </w:tc>
        <w:tc>
          <w:tcPr>
            <w:tcW w:w="1058" w:type="dxa"/>
            <w:tcBorders>
              <w:top w:val="nil"/>
            </w:tcBorders>
            <w:shd w:val="clear" w:color="auto" w:fill="auto"/>
            <w:noWrap/>
            <w:vAlign w:val="bottom"/>
          </w:tcPr>
          <w:p w14:paraId="54E82AC4" w14:textId="6121B4E8" w:rsidR="00F85EF4" w:rsidRPr="0050535F" w:rsidRDefault="00F85EF4" w:rsidP="009F4FDF">
            <w:pPr>
              <w:spacing w:after="0" w:line="360" w:lineRule="auto"/>
              <w:jc w:val="left"/>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0.85</w:t>
            </w:r>
          </w:p>
        </w:tc>
        <w:tc>
          <w:tcPr>
            <w:tcW w:w="1085" w:type="dxa"/>
            <w:tcBorders>
              <w:top w:val="nil"/>
              <w:right w:val="single" w:sz="4" w:space="0" w:color="auto"/>
            </w:tcBorders>
            <w:shd w:val="clear" w:color="auto" w:fill="auto"/>
            <w:noWrap/>
            <w:vAlign w:val="bottom"/>
          </w:tcPr>
          <w:p w14:paraId="69BD7220" w14:textId="72E83656" w:rsidR="00F85EF4" w:rsidRPr="0050535F" w:rsidRDefault="00F85EF4" w:rsidP="009F4FDF">
            <w:pPr>
              <w:spacing w:after="0" w:line="360" w:lineRule="auto"/>
              <w:jc w:val="left"/>
              <w:rPr>
                <w:rFonts w:eastAsia="Times New Roman" w:cs="Times New Roman"/>
                <w:color w:val="000000"/>
                <w:kern w:val="0"/>
                <w:lang w:val="en-US" w:eastAsia="es-ES"/>
                <w14:ligatures w14:val="none"/>
              </w:rPr>
            </w:pPr>
          </w:p>
        </w:tc>
        <w:tc>
          <w:tcPr>
            <w:tcW w:w="1077" w:type="dxa"/>
            <w:tcBorders>
              <w:top w:val="nil"/>
              <w:left w:val="single" w:sz="4" w:space="0" w:color="auto"/>
            </w:tcBorders>
            <w:shd w:val="clear" w:color="auto" w:fill="auto"/>
            <w:noWrap/>
            <w:vAlign w:val="bottom"/>
          </w:tcPr>
          <w:p w14:paraId="23D0160F" w14:textId="63740101" w:rsidR="00F85EF4" w:rsidRPr="0050535F" w:rsidRDefault="00C13B24" w:rsidP="009F4FDF">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w:t>
            </w:r>
            <w:r>
              <w:rPr>
                <w:rFonts w:eastAsia="Times New Roman" w:cs="Times New Roman"/>
                <w:color w:val="000000"/>
                <w:kern w:val="0"/>
                <w:lang w:val="en-US" w:eastAsia="es-ES"/>
                <w14:ligatures w14:val="none"/>
              </w:rPr>
              <w:t>01</w:t>
            </w:r>
          </w:p>
        </w:tc>
        <w:tc>
          <w:tcPr>
            <w:tcW w:w="1189" w:type="dxa"/>
            <w:tcBorders>
              <w:top w:val="nil"/>
            </w:tcBorders>
            <w:shd w:val="clear" w:color="auto" w:fill="auto"/>
            <w:noWrap/>
            <w:vAlign w:val="bottom"/>
          </w:tcPr>
          <w:p w14:paraId="00EB0E87" w14:textId="2CD3287E" w:rsidR="00F85EF4" w:rsidRPr="0050535F" w:rsidRDefault="00EA6C06" w:rsidP="009F4FDF">
            <w:pPr>
              <w:spacing w:after="0" w:line="360" w:lineRule="auto"/>
              <w:jc w:val="left"/>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w:t>
            </w:r>
            <w:r w:rsidR="008343FE">
              <w:rPr>
                <w:rFonts w:eastAsia="Times New Roman" w:cs="Times New Roman"/>
                <w:color w:val="000000"/>
                <w:kern w:val="0"/>
                <w:lang w:val="en-US" w:eastAsia="es-ES"/>
                <w14:ligatures w14:val="none"/>
              </w:rPr>
              <w:t>0</w:t>
            </w:r>
          </w:p>
        </w:tc>
        <w:tc>
          <w:tcPr>
            <w:tcW w:w="812" w:type="dxa"/>
            <w:tcBorders>
              <w:top w:val="nil"/>
              <w:right w:val="nil"/>
            </w:tcBorders>
            <w:shd w:val="clear" w:color="auto" w:fill="auto"/>
            <w:noWrap/>
            <w:vAlign w:val="bottom"/>
          </w:tcPr>
          <w:p w14:paraId="5498F2AF" w14:textId="4119A992" w:rsidR="00F85EF4" w:rsidRPr="0039729A" w:rsidRDefault="00F85EF4" w:rsidP="009F4FDF">
            <w:pPr>
              <w:keepNext/>
              <w:spacing w:after="0" w:line="360" w:lineRule="auto"/>
              <w:jc w:val="left"/>
              <w:rPr>
                <w:rFonts w:eastAsia="Times New Roman" w:cs="Times New Roman"/>
                <w:kern w:val="0"/>
                <w:lang w:val="en-US" w:eastAsia="es-ES"/>
                <w14:ligatures w14:val="none"/>
              </w:rPr>
            </w:pPr>
          </w:p>
        </w:tc>
      </w:tr>
      <w:tr w:rsidR="009F4FDF" w:rsidRPr="0050535F" w14:paraId="3D4EBA6E" w14:textId="77777777" w:rsidTr="00E65A61">
        <w:trPr>
          <w:trHeight w:val="300"/>
        </w:trPr>
        <w:tc>
          <w:tcPr>
            <w:tcW w:w="1914" w:type="dxa"/>
            <w:tcBorders>
              <w:left w:val="nil"/>
              <w:bottom w:val="single" w:sz="4" w:space="0" w:color="auto"/>
              <w:right w:val="single" w:sz="4" w:space="0" w:color="auto"/>
            </w:tcBorders>
            <w:shd w:val="clear" w:color="auto" w:fill="auto"/>
            <w:noWrap/>
            <w:vAlign w:val="bottom"/>
          </w:tcPr>
          <w:p w14:paraId="2B3229A1" w14:textId="04A0B29E" w:rsidR="009F4FDF" w:rsidRPr="0050535F" w:rsidRDefault="00EB6266" w:rsidP="009F4FDF">
            <w:pPr>
              <w:spacing w:after="0" w:line="360" w:lineRule="auto"/>
              <w:jc w:val="left"/>
              <w:rPr>
                <w:rFonts w:eastAsia="Times New Roman" w:cs="Times New Roman"/>
                <w:color w:val="000000"/>
                <w:kern w:val="0"/>
                <w:lang w:val="en-US" w:eastAsia="es-ES"/>
                <w14:ligatures w14:val="none"/>
              </w:rPr>
            </w:pPr>
            <w:r w:rsidRPr="0050535F">
              <w:rPr>
                <w:position w:val="-10"/>
                <w:lang w:val="en-US"/>
              </w:rPr>
              <w:object w:dxaOrig="279" w:dyaOrig="340" w14:anchorId="6A8A3F07">
                <v:shape id="_x0000_i1194" type="#_x0000_t75" style="width:14.25pt;height:16.5pt" o:ole="">
                  <v:imagedata r:id="rId248" o:title=""/>
                </v:shape>
                <o:OLEObject Type="Embed" ProgID="Equation.DSMT4" ShapeID="_x0000_i1194" DrawAspect="Content" ObjectID="_1803730018" r:id="rId297"/>
              </w:object>
            </w:r>
          </w:p>
        </w:tc>
        <w:tc>
          <w:tcPr>
            <w:tcW w:w="1235" w:type="dxa"/>
            <w:tcBorders>
              <w:left w:val="single" w:sz="4" w:space="0" w:color="auto"/>
              <w:bottom w:val="single" w:sz="4" w:space="0" w:color="auto"/>
              <w:right w:val="nil"/>
            </w:tcBorders>
            <w:shd w:val="clear" w:color="auto" w:fill="auto"/>
            <w:noWrap/>
            <w:vAlign w:val="bottom"/>
          </w:tcPr>
          <w:p w14:paraId="3E73DBCE" w14:textId="0357641E" w:rsidR="009F4FDF" w:rsidRPr="0050535F" w:rsidRDefault="009F4FDF" w:rsidP="009F4FDF">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p>
        </w:tc>
        <w:tc>
          <w:tcPr>
            <w:tcW w:w="1058" w:type="dxa"/>
            <w:tcBorders>
              <w:left w:val="nil"/>
              <w:bottom w:val="single" w:sz="4" w:space="0" w:color="auto"/>
              <w:right w:val="nil"/>
            </w:tcBorders>
            <w:shd w:val="clear" w:color="auto" w:fill="auto"/>
            <w:noWrap/>
            <w:vAlign w:val="bottom"/>
          </w:tcPr>
          <w:p w14:paraId="7DC45143" w14:textId="1E7322F5" w:rsidR="009F4FDF" w:rsidRPr="0050535F" w:rsidRDefault="009F4FDF" w:rsidP="009F4FDF">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0.29</w:t>
            </w:r>
          </w:p>
        </w:tc>
        <w:tc>
          <w:tcPr>
            <w:tcW w:w="1085" w:type="dxa"/>
            <w:tcBorders>
              <w:left w:val="nil"/>
              <w:bottom w:val="single" w:sz="4" w:space="0" w:color="auto"/>
              <w:right w:val="single" w:sz="4" w:space="0" w:color="auto"/>
            </w:tcBorders>
            <w:shd w:val="clear" w:color="auto" w:fill="auto"/>
            <w:noWrap/>
            <w:vAlign w:val="bottom"/>
          </w:tcPr>
          <w:p w14:paraId="6F6E78F7" w14:textId="0CDA859B" w:rsidR="009F4FDF" w:rsidRPr="0050535F" w:rsidRDefault="009F4FDF" w:rsidP="009F4FDF">
            <w:pPr>
              <w:spacing w:after="0" w:line="360" w:lineRule="auto"/>
              <w:jc w:val="left"/>
              <w:rPr>
                <w:rFonts w:eastAsia="Times New Roman" w:cs="Times New Roman"/>
                <w:color w:val="000000"/>
                <w:kern w:val="0"/>
                <w:lang w:val="en-US" w:eastAsia="es-ES"/>
                <w14:ligatures w14:val="none"/>
              </w:rPr>
            </w:pPr>
          </w:p>
        </w:tc>
        <w:tc>
          <w:tcPr>
            <w:tcW w:w="1077" w:type="dxa"/>
            <w:tcBorders>
              <w:left w:val="single" w:sz="4" w:space="0" w:color="auto"/>
              <w:bottom w:val="single" w:sz="4" w:space="0" w:color="auto"/>
              <w:right w:val="nil"/>
            </w:tcBorders>
            <w:shd w:val="clear" w:color="auto" w:fill="auto"/>
            <w:noWrap/>
            <w:vAlign w:val="bottom"/>
          </w:tcPr>
          <w:p w14:paraId="7C237EDB" w14:textId="6C1DE89D" w:rsidR="009F4FDF" w:rsidRPr="0050535F" w:rsidRDefault="009F4FDF" w:rsidP="009F4FDF">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p>
        </w:tc>
        <w:tc>
          <w:tcPr>
            <w:tcW w:w="1189" w:type="dxa"/>
            <w:tcBorders>
              <w:left w:val="nil"/>
              <w:bottom w:val="single" w:sz="4" w:space="0" w:color="auto"/>
              <w:right w:val="nil"/>
            </w:tcBorders>
            <w:shd w:val="clear" w:color="auto" w:fill="auto"/>
            <w:noWrap/>
            <w:vAlign w:val="bottom"/>
          </w:tcPr>
          <w:p w14:paraId="78C6A3BF" w14:textId="1A343E81" w:rsidR="009F4FDF" w:rsidRPr="0050535F" w:rsidRDefault="009F4FDF" w:rsidP="009F4FDF">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1.61</w:t>
            </w:r>
          </w:p>
        </w:tc>
        <w:tc>
          <w:tcPr>
            <w:tcW w:w="812" w:type="dxa"/>
            <w:tcBorders>
              <w:left w:val="nil"/>
              <w:bottom w:val="single" w:sz="4" w:space="0" w:color="auto"/>
              <w:right w:val="nil"/>
            </w:tcBorders>
            <w:shd w:val="clear" w:color="auto" w:fill="auto"/>
            <w:noWrap/>
            <w:vAlign w:val="bottom"/>
          </w:tcPr>
          <w:p w14:paraId="7784D0E4" w14:textId="548CAA6D" w:rsidR="009F4FDF" w:rsidRPr="0050535F" w:rsidRDefault="009F4FDF" w:rsidP="009F4FDF">
            <w:pPr>
              <w:keepNext/>
              <w:spacing w:after="0" w:line="360" w:lineRule="auto"/>
              <w:jc w:val="left"/>
              <w:rPr>
                <w:rFonts w:eastAsia="Times New Roman" w:cs="Times New Roman"/>
                <w:color w:val="000000"/>
                <w:kern w:val="0"/>
                <w:lang w:val="en-US" w:eastAsia="es-ES"/>
                <w14:ligatures w14:val="none"/>
              </w:rPr>
            </w:pPr>
          </w:p>
        </w:tc>
      </w:tr>
    </w:tbl>
    <w:p w14:paraId="3BD077C4" w14:textId="77777777" w:rsidR="00F24F01" w:rsidRPr="00B0703B" w:rsidRDefault="00F24F01" w:rsidP="00DF3B00">
      <w:pPr>
        <w:pStyle w:val="Descripcin"/>
        <w:spacing w:line="360" w:lineRule="auto"/>
        <w:jc w:val="center"/>
        <w:rPr>
          <w:rFonts w:cs="Times New Roman"/>
          <w:color w:val="auto"/>
          <w:sz w:val="22"/>
          <w:szCs w:val="22"/>
          <w:lang w:val="en-US"/>
        </w:rPr>
      </w:pPr>
    </w:p>
    <w:p w14:paraId="2CA17021" w14:textId="49E40497" w:rsidR="00196629" w:rsidRPr="00B0703B" w:rsidRDefault="00F24F01" w:rsidP="00DF3B00">
      <w:pPr>
        <w:pStyle w:val="Descripcin"/>
        <w:spacing w:line="360" w:lineRule="auto"/>
        <w:jc w:val="center"/>
        <w:rPr>
          <w:rFonts w:cs="Times New Roman"/>
          <w:color w:val="auto"/>
          <w:sz w:val="22"/>
          <w:szCs w:val="22"/>
          <w:lang w:val="en-US"/>
        </w:rPr>
      </w:pPr>
      <w:r w:rsidRPr="00B0703B">
        <w:rPr>
          <w:rFonts w:cs="Times New Roman"/>
          <w:color w:val="auto"/>
          <w:sz w:val="22"/>
          <w:szCs w:val="22"/>
          <w:lang w:val="en-US"/>
        </w:rPr>
        <w:t>Table 8</w:t>
      </w:r>
      <w:r w:rsidR="003E2128" w:rsidRPr="00B0703B">
        <w:rPr>
          <w:rFonts w:cs="Times New Roman"/>
          <w:color w:val="auto"/>
          <w:sz w:val="22"/>
          <w:szCs w:val="22"/>
          <w:lang w:val="en-US"/>
        </w:rPr>
        <w:t>. Observed values and projections for DMUs 22 and 37</w:t>
      </w:r>
      <w:r w:rsidR="00E6232B">
        <w:rPr>
          <w:rFonts w:cs="Times New Roman"/>
          <w:color w:val="auto"/>
          <w:sz w:val="22"/>
          <w:szCs w:val="22"/>
          <w:lang w:val="en-US"/>
        </w:rPr>
        <w:t xml:space="preserve">, </w:t>
      </w:r>
      <w:r w:rsidR="00E6232B" w:rsidRPr="008B0993">
        <w:rPr>
          <w:rFonts w:cs="Times New Roman"/>
          <w:color w:val="auto"/>
          <w:sz w:val="22"/>
          <w:szCs w:val="22"/>
        </w:rPr>
        <w:t>with percentage changes from observed values shown in parentheses</w:t>
      </w:r>
      <w:r w:rsidR="003E2128" w:rsidRPr="00B0703B">
        <w:rPr>
          <w:rFonts w:cs="Times New Roman"/>
          <w:color w:val="auto"/>
          <w:sz w:val="22"/>
          <w:szCs w:val="22"/>
          <w:lang w:val="en-US"/>
        </w:rPr>
        <w:t>.</w:t>
      </w:r>
    </w:p>
    <w:p w14:paraId="206523F5" w14:textId="77777777" w:rsidR="00DB5B9B" w:rsidRPr="0050535F" w:rsidRDefault="00DB5B9B" w:rsidP="00DF3B00">
      <w:pPr>
        <w:spacing w:line="360" w:lineRule="auto"/>
        <w:rPr>
          <w:rFonts w:cs="Times New Roman"/>
          <w:lang w:val="en-US"/>
        </w:rPr>
      </w:pPr>
    </w:p>
    <w:p w14:paraId="021BDF0A" w14:textId="5F10B359" w:rsidR="00FC3D09" w:rsidRPr="0050535F" w:rsidRDefault="00DF589B" w:rsidP="00B0703B">
      <w:pPr>
        <w:pStyle w:val="Ttulo1"/>
        <w:rPr>
          <w:lang w:val="en-US"/>
        </w:rPr>
      </w:pPr>
      <w:r>
        <w:rPr>
          <w:lang w:val="en-US"/>
        </w:rPr>
        <w:t xml:space="preserve">5. </w:t>
      </w:r>
      <w:r w:rsidR="00E22924" w:rsidRPr="0050535F">
        <w:rPr>
          <w:lang w:val="en-US"/>
        </w:rPr>
        <w:t>Conclusions and future work</w:t>
      </w:r>
    </w:p>
    <w:p w14:paraId="68AF9E02" w14:textId="4F68F9C4" w:rsidR="007F51B1" w:rsidRPr="0050535F" w:rsidRDefault="00A7618D" w:rsidP="00DF3B00">
      <w:pPr>
        <w:spacing w:line="360" w:lineRule="auto"/>
        <w:rPr>
          <w:rFonts w:cs="Times New Roman"/>
          <w:lang w:val="en-US"/>
        </w:rPr>
      </w:pPr>
      <w:r w:rsidRPr="0050535F">
        <w:rPr>
          <w:rFonts w:cs="Times New Roman"/>
          <w:lang w:val="en-US"/>
        </w:rPr>
        <w:t>A growing body of literature explores the integration of Machine Learning (ML) with Data Envelopment Analysis (DEA) to enhance efficiency analysis across various sectors. While many studies have focused on improving traditional DEA methodologies through ML techniques</w:t>
      </w:r>
      <w:r w:rsidR="005069A8" w:rsidRPr="0050535F">
        <w:rPr>
          <w:rFonts w:cs="Times New Roman"/>
          <w:lang w:val="en-US"/>
        </w:rPr>
        <w:t xml:space="preserve"> based on regression</w:t>
      </w:r>
      <w:r w:rsidRPr="0050535F">
        <w:rPr>
          <w:rFonts w:cs="Times New Roman"/>
          <w:lang w:val="en-US"/>
        </w:rPr>
        <w:t xml:space="preserve">, our research extends this synergy by </w:t>
      </w:r>
      <w:r w:rsidR="00EB76B3">
        <w:rPr>
          <w:rFonts w:cs="Times New Roman"/>
          <w:lang w:val="en-US"/>
        </w:rPr>
        <w:t xml:space="preserve">introducing </w:t>
      </w:r>
      <w:r w:rsidRPr="0050535F">
        <w:rPr>
          <w:rFonts w:cs="Times New Roman"/>
          <w:lang w:val="en-US"/>
        </w:rPr>
        <w:t>classification models to predict efficiency probabilities. Our findings show that the integration of ML classifiers with DEA not only predicts the efficiency status of Decision-Making Units (DMUs) but also provides a richer framework for assessing efficiency through probabilistic measures and counterfactual analysis.</w:t>
      </w:r>
      <w:r w:rsidR="00CF0DBB" w:rsidRPr="0050535F">
        <w:rPr>
          <w:rFonts w:cs="Times New Roman"/>
          <w:lang w:val="en-US"/>
        </w:rPr>
        <w:t xml:space="preserve"> </w:t>
      </w:r>
      <w:r w:rsidR="007F51B1" w:rsidRPr="0050535F">
        <w:rPr>
          <w:rFonts w:cs="Times New Roman"/>
          <w:lang w:val="en-US"/>
        </w:rPr>
        <w:t>The advantages of our integrated approach extend beyond just analytical improvements. They also offer practical benefits in terms of scalability and adaptability. The model's ability to handle large datasets efficiently makes it especially relevant in the era of big data</w:t>
      </w:r>
      <w:r w:rsidR="00D26B1A" w:rsidRPr="0050535F">
        <w:rPr>
          <w:rFonts w:cs="Times New Roman"/>
          <w:lang w:val="en-US"/>
        </w:rPr>
        <w:t>,</w:t>
      </w:r>
      <w:r w:rsidR="007F51B1" w:rsidRPr="0050535F">
        <w:rPr>
          <w:rFonts w:cs="Times New Roman"/>
          <w:lang w:val="en-US"/>
        </w:rPr>
        <w:t xml:space="preserve"> where organizations across sectors are looking to </w:t>
      </w:r>
      <w:r w:rsidR="00CF0DBB" w:rsidRPr="0050535F">
        <w:rPr>
          <w:rFonts w:cs="Times New Roman"/>
          <w:lang w:val="en-US"/>
        </w:rPr>
        <w:t>exploit</w:t>
      </w:r>
      <w:r w:rsidR="007F51B1" w:rsidRPr="0050535F">
        <w:rPr>
          <w:rFonts w:cs="Times New Roman"/>
          <w:lang w:val="en-US"/>
        </w:rPr>
        <w:t xml:space="preserve"> vast amounts of information for enhanced decision-making</w:t>
      </w:r>
      <w:r w:rsidR="007A5973" w:rsidRPr="0050535F">
        <w:rPr>
          <w:rFonts w:cs="Times New Roman"/>
          <w:lang w:val="en-US"/>
        </w:rPr>
        <w:t xml:space="preserve"> (Zhu</w:t>
      </w:r>
      <w:r w:rsidR="001B7851" w:rsidRPr="0050535F">
        <w:rPr>
          <w:rFonts w:cs="Times New Roman"/>
          <w:lang w:val="en-US"/>
        </w:rPr>
        <w:t>,</w:t>
      </w:r>
      <w:r w:rsidR="007A5973" w:rsidRPr="0050535F">
        <w:rPr>
          <w:rFonts w:cs="Times New Roman"/>
          <w:lang w:val="en-US"/>
        </w:rPr>
        <w:t xml:space="preserve"> 2022)</w:t>
      </w:r>
      <w:r w:rsidR="007F51B1" w:rsidRPr="0050535F">
        <w:rPr>
          <w:rFonts w:cs="Times New Roman"/>
          <w:lang w:val="en-US"/>
        </w:rPr>
        <w:t>. Additionally</w:t>
      </w:r>
      <w:r w:rsidR="001B7851" w:rsidRPr="0050535F">
        <w:rPr>
          <w:rFonts w:cs="Times New Roman"/>
          <w:lang w:val="en-US"/>
        </w:rPr>
        <w:t>,</w:t>
      </w:r>
      <w:r w:rsidR="007F51B1" w:rsidRPr="0050535F">
        <w:rPr>
          <w:rFonts w:cs="Times New Roman"/>
          <w:lang w:val="en-US"/>
        </w:rPr>
        <w:t xml:space="preserve"> the flexibility of the ML-DEA framework means it can be tailored to specific sector needs</w:t>
      </w:r>
      <w:r w:rsidR="008F380C" w:rsidRPr="0050535F">
        <w:rPr>
          <w:rFonts w:cs="Times New Roman"/>
          <w:lang w:val="en-US"/>
        </w:rPr>
        <w:t>.</w:t>
      </w:r>
      <w:r w:rsidR="007F51B1" w:rsidRPr="0050535F">
        <w:rPr>
          <w:rFonts w:cs="Times New Roman"/>
          <w:lang w:val="en-US"/>
        </w:rPr>
        <w:t xml:space="preserve"> </w:t>
      </w:r>
      <w:r w:rsidR="00EB76B3" w:rsidRPr="0050535F">
        <w:rPr>
          <w:rFonts w:cs="Times New Roman"/>
          <w:lang w:val="en-US"/>
        </w:rPr>
        <w:t xml:space="preserve">This novel approach is </w:t>
      </w:r>
      <w:r w:rsidR="00EB76B3">
        <w:rPr>
          <w:rFonts w:cs="Times New Roman"/>
          <w:lang w:val="en-US"/>
        </w:rPr>
        <w:t xml:space="preserve">illustrated </w:t>
      </w:r>
      <w:r w:rsidR="00EB76B3" w:rsidRPr="0050535F">
        <w:rPr>
          <w:rFonts w:cs="Times New Roman"/>
          <w:lang w:val="en-US"/>
        </w:rPr>
        <w:t xml:space="preserve">through an empirical analysis of SABI (Iberian Balance Sheet Analysis System) </w:t>
      </w:r>
      <w:r w:rsidR="00EB76B3">
        <w:rPr>
          <w:rFonts w:cs="Times New Roman"/>
          <w:lang w:val="en-US"/>
        </w:rPr>
        <w:t xml:space="preserve">firm </w:t>
      </w:r>
      <w:r w:rsidR="00EB76B3" w:rsidRPr="0050535F">
        <w:rPr>
          <w:rFonts w:cs="Times New Roman"/>
          <w:lang w:val="en-US"/>
        </w:rPr>
        <w:t xml:space="preserve">data, emphasizing its practical utility. </w:t>
      </w:r>
    </w:p>
    <w:p w14:paraId="082FB822" w14:textId="6CDCA577" w:rsidR="00A644F7" w:rsidRPr="0050535F" w:rsidRDefault="00A644F7" w:rsidP="00A644F7">
      <w:pPr>
        <w:spacing w:line="360" w:lineRule="auto"/>
        <w:rPr>
          <w:rFonts w:cs="Times New Roman"/>
          <w:lang w:val="en-US"/>
        </w:rPr>
      </w:pPr>
      <w:r w:rsidRPr="0050535F">
        <w:rPr>
          <w:rFonts w:cs="Times New Roman"/>
          <w:lang w:val="en-US"/>
        </w:rPr>
        <w:t xml:space="preserve">As a summary, let us </w:t>
      </w:r>
      <w:r w:rsidR="004D32CF">
        <w:rPr>
          <w:rFonts w:cs="Times New Roman"/>
          <w:lang w:val="en-US"/>
        </w:rPr>
        <w:t>highlight</w:t>
      </w:r>
      <w:r w:rsidRPr="0050535F">
        <w:rPr>
          <w:rFonts w:cs="Times New Roman"/>
          <w:lang w:val="en-US"/>
        </w:rPr>
        <w:t xml:space="preserve"> that </w:t>
      </w:r>
      <w:r w:rsidR="006E7820" w:rsidRPr="0050535F">
        <w:rPr>
          <w:rFonts w:cs="Times New Roman"/>
          <w:lang w:val="en-US"/>
        </w:rPr>
        <w:t>the new approach</w:t>
      </w:r>
      <w:r w:rsidRPr="0050535F">
        <w:rPr>
          <w:rFonts w:cs="Times New Roman"/>
          <w:lang w:val="en-US"/>
        </w:rPr>
        <w:t xml:space="preserve"> introduces several key methodological, interpretative, and practical contributions to efficiency analysis by integrating machine learning techniques within a DEA framework. First, we propose a novel classification-based machine learning approach in the second stage of a DEA-ML hybrid framework, moving beyond traditional regression-based techniques. In the first stage, we employ a standard DEA model to generate a binary efficiency label, which is then predicted in the second stage using classification models. Second, our framework enhances inferential power by estimating the probability of a DMU being classified as efficient, shifting DEA from a purely descriptive tool to a probabilistic efficiency assessment. This aligns efficiency analysis with modern inferential analytics and decision-making frameworks. Third, we reinterpret DEA as a classification problem, where the efficiency frontier is understood as a separating surface between technically feasible and infeasible input-output profiles, allowing efficiency measures to be framed in terms of the minimal modifications required for reclassification. Fourth, our approach is algorithm-agnostic, enabling robust efficiency assessments across various classification models, including decision trees, SVMs, neural networks, and ensemble methods. Fifth, we integrate Explainable AI (XAI) techniques, particularly counterfactual analysis, to define inefficiency in terms of the minimum changes required for an inefficient DMU to become efficient, offering an interpretable and actionable efficiency assessment. Sixth, we introduce a benchmarking approach that </w:t>
      </w:r>
      <w:r w:rsidR="00600526" w:rsidRPr="0050535F">
        <w:rPr>
          <w:rFonts w:cs="Times New Roman"/>
          <w:lang w:val="en-US"/>
        </w:rPr>
        <w:t>exploits</w:t>
      </w:r>
      <w:r w:rsidRPr="0050535F">
        <w:rPr>
          <w:rFonts w:cs="Times New Roman"/>
          <w:lang w:val="en-US"/>
        </w:rPr>
        <w:t xml:space="preserve"> the importance ranking of inputs and outputs obtained </w:t>
      </w:r>
      <w:r w:rsidR="00CC7F5F">
        <w:rPr>
          <w:rFonts w:cs="Times New Roman"/>
          <w:lang w:val="en-US"/>
        </w:rPr>
        <w:t xml:space="preserve">with </w:t>
      </w:r>
      <w:r w:rsidR="00CC7F5F" w:rsidRPr="0050535F">
        <w:rPr>
          <w:rFonts w:cs="Times New Roman"/>
          <w:lang w:val="en-US"/>
        </w:rPr>
        <w:t xml:space="preserve">machine learning models </w:t>
      </w:r>
      <w:r w:rsidR="00CC7F5F">
        <w:rPr>
          <w:rFonts w:cs="Times New Roman"/>
          <w:lang w:val="en-US"/>
        </w:rPr>
        <w:t xml:space="preserve">of sensitivity </w:t>
      </w:r>
      <w:r w:rsidR="00CC7F5F">
        <w:rPr>
          <w:rFonts w:cs="Times New Roman"/>
          <w:lang w:val="en-US"/>
        </w:rPr>
        <w:lastRenderedPageBreak/>
        <w:t xml:space="preserve">analysis that allow </w:t>
      </w:r>
      <w:r w:rsidR="00CC7F5F" w:rsidRPr="0050535F">
        <w:rPr>
          <w:rFonts w:cs="Times New Roman"/>
          <w:lang w:val="en-US"/>
        </w:rPr>
        <w:t>assign</w:t>
      </w:r>
      <w:r w:rsidR="00CC7F5F">
        <w:rPr>
          <w:rFonts w:cs="Times New Roman"/>
          <w:lang w:val="en-US"/>
        </w:rPr>
        <w:t>ing</w:t>
      </w:r>
      <w:r w:rsidRPr="0050535F">
        <w:rPr>
          <w:rFonts w:cs="Times New Roman"/>
          <w:lang w:val="en-US"/>
        </w:rPr>
        <w:t xml:space="preserve"> data-driven weights to directional projections, thereby improving the interpretability and strategic value of efficiency assessments. Seventh, we enhance benchmarking by incorporating probabilistic efficiency thresholds, allowing for target setting through counterfactual benchmarking, which provides improvement strategies based on minimum necessary input-output modifications. Eighth, we propose a new ranking system for DMUs based on their probabilistic efficiency scores, offering an alternative to traditional DEA ranking methods. Finally, our method facilitates a refined proximity-based benchmark identification strategy, ensuring that each DMU is compared against the closest efficient benchmark at any given efficiency probability threshold, strengthening the practical applicability of DEA for dynamic and adaptive benchmarking. These contributions collectively advance efficiency analysis by bridging the gap between DEA, statistical learning, and explainable AI, offering a more flexible</w:t>
      </w:r>
      <w:r w:rsidR="00C064B0" w:rsidRPr="0050535F">
        <w:rPr>
          <w:rFonts w:cs="Times New Roman"/>
          <w:lang w:val="en-US"/>
        </w:rPr>
        <w:t xml:space="preserve"> and</w:t>
      </w:r>
      <w:r w:rsidRPr="0050535F">
        <w:rPr>
          <w:rFonts w:cs="Times New Roman"/>
          <w:lang w:val="en-US"/>
        </w:rPr>
        <w:t xml:space="preserve"> interpretable approach to performance assessment.</w:t>
      </w:r>
    </w:p>
    <w:p w14:paraId="7E5D0BC6" w14:textId="0D6CDB9A" w:rsidR="00F106A3" w:rsidRPr="0050535F" w:rsidRDefault="00FD29D9" w:rsidP="00DF3B00">
      <w:pPr>
        <w:spacing w:line="360" w:lineRule="auto"/>
        <w:rPr>
          <w:rFonts w:cs="Times New Roman"/>
          <w:lang w:val="en-US"/>
        </w:rPr>
      </w:pPr>
      <w:r w:rsidRPr="0050535F">
        <w:rPr>
          <w:rFonts w:cs="Times New Roman"/>
          <w:lang w:val="en-US"/>
        </w:rPr>
        <w:t>Looking forward</w:t>
      </w:r>
      <w:r w:rsidR="00C00043" w:rsidRPr="0050535F">
        <w:rPr>
          <w:rFonts w:cs="Times New Roman"/>
          <w:lang w:val="en-US"/>
        </w:rPr>
        <w:t>,</w:t>
      </w:r>
      <w:r w:rsidRPr="0050535F">
        <w:rPr>
          <w:rFonts w:cs="Times New Roman"/>
          <w:lang w:val="en-US"/>
        </w:rPr>
        <w:t xml:space="preserve"> several research avenues appear promising. First</w:t>
      </w:r>
      <w:r w:rsidR="008F380C" w:rsidRPr="0050535F">
        <w:rPr>
          <w:rFonts w:cs="Times New Roman"/>
          <w:lang w:val="en-US"/>
        </w:rPr>
        <w:t>.</w:t>
      </w:r>
      <w:r w:rsidRPr="0050535F">
        <w:rPr>
          <w:rFonts w:cs="Times New Roman"/>
          <w:lang w:val="en-US"/>
        </w:rPr>
        <w:t xml:space="preserve"> the exploration of other machine learning techniques</w:t>
      </w:r>
      <w:r w:rsidR="00C00043" w:rsidRPr="0050535F">
        <w:rPr>
          <w:rFonts w:cs="Times New Roman"/>
          <w:lang w:val="en-US"/>
        </w:rPr>
        <w:t>,</w:t>
      </w:r>
      <w:r w:rsidRPr="0050535F">
        <w:rPr>
          <w:rFonts w:cs="Times New Roman"/>
          <w:lang w:val="en-US"/>
        </w:rPr>
        <w:t xml:space="preserve"> such as ensemble methods </w:t>
      </w:r>
      <w:r w:rsidR="00D5160E" w:rsidRPr="0050535F">
        <w:rPr>
          <w:rFonts w:cs="Times New Roman"/>
          <w:lang w:val="en-US"/>
        </w:rPr>
        <w:t>(e.g</w:t>
      </w:r>
      <w:r w:rsidR="000A290A" w:rsidRPr="0050535F">
        <w:rPr>
          <w:rFonts w:cs="Times New Roman"/>
          <w:lang w:val="en-US"/>
        </w:rPr>
        <w:t>.</w:t>
      </w:r>
      <w:r w:rsidR="00766656" w:rsidRPr="0050535F">
        <w:rPr>
          <w:rFonts w:cs="Times New Roman"/>
          <w:lang w:val="en-US"/>
        </w:rPr>
        <w:t>,</w:t>
      </w:r>
      <w:r w:rsidR="00D5160E" w:rsidRPr="0050535F">
        <w:rPr>
          <w:rFonts w:cs="Times New Roman"/>
          <w:lang w:val="en-US"/>
        </w:rPr>
        <w:t xml:space="preserve"> Random Forest or Boosting)</w:t>
      </w:r>
      <w:r w:rsidR="008F380C" w:rsidRPr="0050535F">
        <w:rPr>
          <w:rFonts w:cs="Times New Roman"/>
          <w:lang w:val="en-US"/>
        </w:rPr>
        <w:t>.</w:t>
      </w:r>
      <w:r w:rsidRPr="0050535F">
        <w:rPr>
          <w:rFonts w:cs="Times New Roman"/>
          <w:lang w:val="en-US"/>
        </w:rPr>
        <w:t xml:space="preserve"> could provide further improvements in the robustness and accuracy of efficiency predictions. </w:t>
      </w:r>
      <w:r w:rsidR="00133F90" w:rsidRPr="0050535F">
        <w:rPr>
          <w:rFonts w:cs="Times New Roman"/>
          <w:lang w:val="en-US"/>
        </w:rPr>
        <w:t>Indeed, when faced with a real empirical case, we could implement multiple machine learning techniques (and not only NN) in parallel to assess the consistency and robustness of the results. By comparing the outcomes across different models, we c</w:t>
      </w:r>
      <w:r w:rsidR="00E35B9E" w:rsidRPr="0050535F">
        <w:rPr>
          <w:rFonts w:cs="Times New Roman"/>
          <w:lang w:val="en-US"/>
        </w:rPr>
        <w:t>ould</w:t>
      </w:r>
      <w:r w:rsidR="00133F90" w:rsidRPr="0050535F">
        <w:rPr>
          <w:rFonts w:cs="Times New Roman"/>
          <w:lang w:val="en-US"/>
        </w:rPr>
        <w:t xml:space="preserve"> evaluate the stability of efficiency classifications and ensure that our findings are not overly dependent on a specific algorithm. </w:t>
      </w:r>
      <w:r w:rsidRPr="0050535F">
        <w:rPr>
          <w:rFonts w:cs="Times New Roman"/>
          <w:lang w:val="en-US"/>
        </w:rPr>
        <w:t>Secondly</w:t>
      </w:r>
      <w:r w:rsidR="00E35B9E" w:rsidRPr="0050535F">
        <w:rPr>
          <w:rFonts w:cs="Times New Roman"/>
          <w:lang w:val="en-US"/>
        </w:rPr>
        <w:t>,</w:t>
      </w:r>
      <w:r w:rsidRPr="0050535F">
        <w:rPr>
          <w:rFonts w:cs="Times New Roman"/>
          <w:lang w:val="en-US"/>
        </w:rPr>
        <w:t xml:space="preserve"> the application of our integrated ML-DEA model to other domains</w:t>
      </w:r>
      <w:r w:rsidR="00D17C21" w:rsidRPr="0050535F">
        <w:rPr>
          <w:rFonts w:cs="Times New Roman"/>
          <w:lang w:val="en-US"/>
        </w:rPr>
        <w:t>,</w:t>
      </w:r>
      <w:r w:rsidRPr="0050535F">
        <w:rPr>
          <w:rFonts w:cs="Times New Roman"/>
          <w:lang w:val="en-US"/>
        </w:rPr>
        <w:t xml:space="preserve"> such as </w:t>
      </w:r>
      <w:r w:rsidR="00813144" w:rsidRPr="0050535F">
        <w:rPr>
          <w:rFonts w:cs="Times New Roman"/>
          <w:lang w:val="en-US"/>
        </w:rPr>
        <w:t>environmental</w:t>
      </w:r>
      <w:r w:rsidRPr="0050535F">
        <w:rPr>
          <w:rFonts w:cs="Times New Roman"/>
          <w:lang w:val="en-US"/>
        </w:rPr>
        <w:t xml:space="preserve"> sustainability</w:t>
      </w:r>
      <w:r w:rsidR="008B1B43">
        <w:rPr>
          <w:rFonts w:cs="Times New Roman"/>
          <w:lang w:val="en-US"/>
        </w:rPr>
        <w:t>,</w:t>
      </w:r>
      <w:r w:rsidR="00813144" w:rsidRPr="0050535F">
        <w:rPr>
          <w:rFonts w:cs="Times New Roman"/>
          <w:lang w:val="en-US"/>
        </w:rPr>
        <w:t xml:space="preserve"> </w:t>
      </w:r>
      <w:r w:rsidRPr="0050535F">
        <w:rPr>
          <w:rFonts w:cs="Times New Roman"/>
          <w:lang w:val="en-US"/>
        </w:rPr>
        <w:t>public sector performance</w:t>
      </w:r>
      <w:r w:rsidR="00D17C21" w:rsidRPr="0050535F">
        <w:rPr>
          <w:rFonts w:cs="Times New Roman"/>
          <w:lang w:val="en-US"/>
        </w:rPr>
        <w:t>,</w:t>
      </w:r>
      <w:r w:rsidRPr="0050535F">
        <w:rPr>
          <w:rFonts w:cs="Times New Roman"/>
          <w:lang w:val="en-US"/>
        </w:rPr>
        <w:t xml:space="preserve"> </w:t>
      </w:r>
      <w:r w:rsidR="008B1B43">
        <w:rPr>
          <w:rFonts w:cs="Times New Roman"/>
          <w:lang w:val="en-US"/>
        </w:rPr>
        <w:t xml:space="preserve">or benchmarking through composite indicators </w:t>
      </w:r>
      <w:r w:rsidRPr="0050535F">
        <w:rPr>
          <w:rFonts w:cs="Times New Roman"/>
          <w:lang w:val="en-US"/>
        </w:rPr>
        <w:t>could be highly beneficial. These areas</w:t>
      </w:r>
      <w:r w:rsidR="00D17C21" w:rsidRPr="0050535F">
        <w:rPr>
          <w:rFonts w:cs="Times New Roman"/>
          <w:lang w:val="en-US"/>
        </w:rPr>
        <w:t>,</w:t>
      </w:r>
      <w:r w:rsidRPr="0050535F">
        <w:rPr>
          <w:rFonts w:cs="Times New Roman"/>
          <w:lang w:val="en-US"/>
        </w:rPr>
        <w:t xml:space="preserve"> where efficiency and resource optimization are critical</w:t>
      </w:r>
      <w:r w:rsidR="00D17C21" w:rsidRPr="0050535F">
        <w:rPr>
          <w:rFonts w:cs="Times New Roman"/>
          <w:lang w:val="en-US"/>
        </w:rPr>
        <w:t>,</w:t>
      </w:r>
      <w:r w:rsidRPr="0050535F">
        <w:rPr>
          <w:rFonts w:cs="Times New Roman"/>
          <w:lang w:val="en-US"/>
        </w:rPr>
        <w:t xml:space="preserve"> may significantly benefit from the enhanced analytical capabilities that our model offers. Additionally</w:t>
      </w:r>
      <w:r w:rsidR="00EE022C" w:rsidRPr="0050535F">
        <w:rPr>
          <w:rFonts w:cs="Times New Roman"/>
          <w:lang w:val="en-US"/>
        </w:rPr>
        <w:t>,</w:t>
      </w:r>
      <w:r w:rsidRPr="0050535F">
        <w:rPr>
          <w:rFonts w:cs="Times New Roman"/>
          <w:lang w:val="en-US"/>
        </w:rPr>
        <w:t xml:space="preserve"> extending our model to handle real-time data could transform operational efficiency monitoring</w:t>
      </w:r>
      <w:r w:rsidR="003A60B6" w:rsidRPr="0050535F">
        <w:rPr>
          <w:rFonts w:cs="Times New Roman"/>
          <w:lang w:val="en-US"/>
        </w:rPr>
        <w:t>,</w:t>
      </w:r>
      <w:r w:rsidRPr="0050535F">
        <w:rPr>
          <w:rFonts w:cs="Times New Roman"/>
          <w:lang w:val="en-US"/>
        </w:rPr>
        <w:t xml:space="preserve"> allowing organizations to make immediate adjustments based on current performance metrics.</w:t>
      </w:r>
      <w:r w:rsidR="00912FE8" w:rsidRPr="0050535F">
        <w:rPr>
          <w:rFonts w:cs="Times New Roman"/>
          <w:lang w:val="en-US"/>
        </w:rPr>
        <w:t xml:space="preserve"> </w:t>
      </w:r>
      <w:r w:rsidRPr="0050535F">
        <w:rPr>
          <w:rFonts w:cs="Times New Roman"/>
          <w:lang w:val="en-US"/>
        </w:rPr>
        <w:t>Lastly</w:t>
      </w:r>
      <w:r w:rsidR="00EE022C" w:rsidRPr="0050535F">
        <w:rPr>
          <w:rFonts w:cs="Times New Roman"/>
          <w:lang w:val="en-US"/>
        </w:rPr>
        <w:t>,</w:t>
      </w:r>
      <w:r w:rsidRPr="0050535F">
        <w:rPr>
          <w:rFonts w:cs="Times New Roman"/>
          <w:lang w:val="en-US"/>
        </w:rPr>
        <w:t xml:space="preserve"> further research should also focus on the development of more sophisticated counterfactual methods within the ML-DEA framework. These methods would not only enhance the interpretability of the model outcomes but also allow decision-makers to perform scenario analysis and policy testing effectively. </w:t>
      </w:r>
    </w:p>
    <w:p w14:paraId="203BD75E" w14:textId="77777777" w:rsidR="006168A7" w:rsidRPr="0050535F" w:rsidRDefault="006168A7" w:rsidP="00B0703B">
      <w:pPr>
        <w:pStyle w:val="Ttulo1"/>
        <w:rPr>
          <w:lang w:val="en-US"/>
        </w:rPr>
      </w:pPr>
      <w:r w:rsidRPr="0050535F">
        <w:rPr>
          <w:lang w:val="en-US"/>
        </w:rPr>
        <w:t>Acknowledgments</w:t>
      </w:r>
    </w:p>
    <w:p w14:paraId="3D23C4A6" w14:textId="00BB34C5" w:rsidR="006168A7" w:rsidRPr="0050535F" w:rsidRDefault="006168A7" w:rsidP="00DF3B00">
      <w:pPr>
        <w:spacing w:line="360" w:lineRule="auto"/>
        <w:rPr>
          <w:rFonts w:cs="Times New Roman"/>
          <w:lang w:val="en-US"/>
        </w:rPr>
      </w:pPr>
      <w:r w:rsidRPr="0050535F">
        <w:rPr>
          <w:rFonts w:cs="Times New Roman"/>
          <w:lang w:val="en-US"/>
        </w:rPr>
        <w:t xml:space="preserve">The authors thank the grant PID2022-136383NB-I00 funded by MCIN/AEI/ 10.13039/501100011033 and by ERDF A way of making Europe. </w:t>
      </w:r>
      <w:r w:rsidR="00EF6FEC" w:rsidRPr="0050535F">
        <w:rPr>
          <w:rFonts w:cs="Times New Roman"/>
          <w:lang w:val="en-US"/>
        </w:rPr>
        <w:t>R. Gonzalez-Moyano thanks the g</w:t>
      </w:r>
      <w:r w:rsidR="00AC70BE" w:rsidRPr="0050535F">
        <w:rPr>
          <w:rFonts w:cs="Times New Roman"/>
          <w:lang w:val="en-US"/>
        </w:rPr>
        <w:t>rant FPI/PREP2022-000117 funded by MICIU/AEI/10.13039/501100011033 and by ESF+.</w:t>
      </w:r>
      <w:r w:rsidR="00D425CD" w:rsidRPr="0050535F">
        <w:rPr>
          <w:rFonts w:cs="Times New Roman"/>
          <w:lang w:val="en-US"/>
        </w:rPr>
        <w:t xml:space="preserve"> </w:t>
      </w:r>
      <w:r w:rsidRPr="0050535F">
        <w:rPr>
          <w:rFonts w:cs="Times New Roman"/>
          <w:lang w:val="en-US"/>
        </w:rPr>
        <w:t xml:space="preserve">V. España thanks the PhD scholarship ACIF/2021/135 supported by the </w:t>
      </w:r>
      <w:proofErr w:type="spellStart"/>
      <w:r w:rsidRPr="0050535F">
        <w:rPr>
          <w:rFonts w:cs="Times New Roman"/>
          <w:lang w:val="en-US"/>
        </w:rPr>
        <w:t>Conselleria</w:t>
      </w:r>
      <w:proofErr w:type="spellEnd"/>
      <w:r w:rsidRPr="0050535F">
        <w:rPr>
          <w:rFonts w:cs="Times New Roman"/>
          <w:lang w:val="en-US"/>
        </w:rPr>
        <w:t xml:space="preserve"> </w:t>
      </w:r>
      <w:proofErr w:type="spellStart"/>
      <w:r w:rsidRPr="0050535F">
        <w:rPr>
          <w:rFonts w:cs="Times New Roman"/>
          <w:lang w:val="en-US"/>
        </w:rPr>
        <w:t>d'Educació</w:t>
      </w:r>
      <w:proofErr w:type="spellEnd"/>
      <w:r w:rsidR="00B4794E" w:rsidRPr="0050535F">
        <w:rPr>
          <w:rFonts w:cs="Times New Roman"/>
          <w:lang w:val="en-US"/>
        </w:rPr>
        <w:t>,</w:t>
      </w:r>
      <w:r w:rsidRPr="0050535F">
        <w:rPr>
          <w:rFonts w:cs="Times New Roman"/>
          <w:lang w:val="en-US"/>
        </w:rPr>
        <w:t xml:space="preserve"> </w:t>
      </w:r>
      <w:proofErr w:type="spellStart"/>
      <w:r w:rsidRPr="0050535F">
        <w:rPr>
          <w:rFonts w:cs="Times New Roman"/>
          <w:lang w:val="en-US"/>
        </w:rPr>
        <w:lastRenderedPageBreak/>
        <w:t>Universitats</w:t>
      </w:r>
      <w:proofErr w:type="spellEnd"/>
      <w:r w:rsidRPr="0050535F">
        <w:rPr>
          <w:rFonts w:cs="Times New Roman"/>
          <w:lang w:val="en-US"/>
        </w:rPr>
        <w:t xml:space="preserve"> </w:t>
      </w:r>
      <w:proofErr w:type="spellStart"/>
      <w:r w:rsidRPr="0050535F">
        <w:rPr>
          <w:rFonts w:cs="Times New Roman"/>
          <w:lang w:val="en-US"/>
        </w:rPr>
        <w:t>i</w:t>
      </w:r>
      <w:proofErr w:type="spellEnd"/>
      <w:r w:rsidRPr="0050535F">
        <w:rPr>
          <w:rFonts w:cs="Times New Roman"/>
          <w:lang w:val="en-US"/>
        </w:rPr>
        <w:t xml:space="preserve"> </w:t>
      </w:r>
      <w:proofErr w:type="spellStart"/>
      <w:r w:rsidRPr="0050535F">
        <w:rPr>
          <w:rFonts w:cs="Times New Roman"/>
          <w:lang w:val="en-US"/>
        </w:rPr>
        <w:t>Ocupació</w:t>
      </w:r>
      <w:proofErr w:type="spellEnd"/>
      <w:r w:rsidRPr="0050535F">
        <w:rPr>
          <w:rFonts w:cs="Times New Roman"/>
          <w:lang w:val="en-US"/>
        </w:rPr>
        <w:t xml:space="preserve"> (</w:t>
      </w:r>
      <w:proofErr w:type="spellStart"/>
      <w:r w:rsidRPr="0050535F">
        <w:rPr>
          <w:rFonts w:cs="Times New Roman"/>
          <w:lang w:val="en-US"/>
        </w:rPr>
        <w:t>Generalitat</w:t>
      </w:r>
      <w:proofErr w:type="spellEnd"/>
      <w:r w:rsidRPr="0050535F">
        <w:rPr>
          <w:rFonts w:cs="Times New Roman"/>
          <w:lang w:val="en-US"/>
        </w:rPr>
        <w:t xml:space="preserve"> Valenciana). Additionally</w:t>
      </w:r>
      <w:r w:rsidR="00B4794E" w:rsidRPr="0050535F">
        <w:rPr>
          <w:rFonts w:cs="Times New Roman"/>
          <w:lang w:val="en-US"/>
        </w:rPr>
        <w:t>,</w:t>
      </w:r>
      <w:r w:rsidRPr="0050535F">
        <w:rPr>
          <w:rFonts w:cs="Times New Roman"/>
          <w:lang w:val="en-US"/>
        </w:rPr>
        <w:t xml:space="preserve"> J. Aparicio thanks the grant PROMETEO/2021/063 funded by the Valencian Community (Spain).</w:t>
      </w:r>
    </w:p>
    <w:p w14:paraId="387FD2D7" w14:textId="1AC85760" w:rsidR="004D2CDE" w:rsidRPr="0050535F" w:rsidRDefault="004D2CDE" w:rsidP="00DF3B00">
      <w:pPr>
        <w:spacing w:line="360" w:lineRule="auto"/>
        <w:jc w:val="left"/>
        <w:rPr>
          <w:rFonts w:cs="Times New Roman"/>
          <w:lang w:val="en-US"/>
        </w:rPr>
      </w:pPr>
      <w:r w:rsidRPr="0050535F">
        <w:rPr>
          <w:rFonts w:cs="Times New Roman"/>
          <w:lang w:val="en-US"/>
        </w:rPr>
        <w:br w:type="page"/>
      </w:r>
    </w:p>
    <w:p w14:paraId="1B672428" w14:textId="0B60C870" w:rsidR="006C2AA1" w:rsidRPr="00B0703B" w:rsidRDefault="004D2CDE" w:rsidP="00B0703B">
      <w:pPr>
        <w:pStyle w:val="Ttulo1"/>
        <w:rPr>
          <w:b w:val="0"/>
          <w:lang w:val="es-ES"/>
        </w:rPr>
      </w:pPr>
      <w:proofErr w:type="spellStart"/>
      <w:r w:rsidRPr="00B0703B">
        <w:rPr>
          <w:lang w:val="es-ES"/>
        </w:rPr>
        <w:lastRenderedPageBreak/>
        <w:t>References</w:t>
      </w:r>
      <w:proofErr w:type="spellEnd"/>
    </w:p>
    <w:p w14:paraId="6B750C82" w14:textId="77777777" w:rsidR="00E6232B" w:rsidRPr="0050535F" w:rsidRDefault="00E6232B" w:rsidP="001B011E">
      <w:pPr>
        <w:spacing w:line="360" w:lineRule="auto"/>
        <w:rPr>
          <w:rFonts w:cs="Times New Roman"/>
          <w:lang w:val="en-US"/>
        </w:rPr>
      </w:pPr>
      <w:proofErr w:type="spellStart"/>
      <w:r w:rsidRPr="00B0703B">
        <w:rPr>
          <w:rFonts w:cs="Times New Roman"/>
          <w:lang w:val="es-ES"/>
        </w:rPr>
        <w:t>Amirteimoori</w:t>
      </w:r>
      <w:proofErr w:type="spellEnd"/>
      <w:r w:rsidRPr="00B0703B">
        <w:rPr>
          <w:rFonts w:cs="Times New Roman"/>
          <w:lang w:val="es-ES"/>
        </w:rPr>
        <w:t xml:space="preserve">. A. </w:t>
      </w:r>
      <w:proofErr w:type="spellStart"/>
      <w:r w:rsidRPr="00B0703B">
        <w:rPr>
          <w:rFonts w:cs="Times New Roman"/>
          <w:lang w:val="es-ES"/>
        </w:rPr>
        <w:t>Allahviranloo</w:t>
      </w:r>
      <w:proofErr w:type="spellEnd"/>
      <w:r w:rsidRPr="00B0703B">
        <w:rPr>
          <w:rFonts w:cs="Times New Roman"/>
          <w:lang w:val="es-ES"/>
        </w:rPr>
        <w:t xml:space="preserve">. T. </w:t>
      </w:r>
      <w:proofErr w:type="spellStart"/>
      <w:r w:rsidRPr="00B0703B">
        <w:rPr>
          <w:rFonts w:cs="Times New Roman"/>
          <w:lang w:val="es-ES"/>
        </w:rPr>
        <w:t>Zadmirzaei</w:t>
      </w:r>
      <w:proofErr w:type="spellEnd"/>
      <w:r w:rsidRPr="00B0703B">
        <w:rPr>
          <w:rFonts w:cs="Times New Roman"/>
          <w:lang w:val="es-ES"/>
        </w:rPr>
        <w:t xml:space="preserve">. </w:t>
      </w:r>
      <w:r w:rsidRPr="0050535F">
        <w:rPr>
          <w:rFonts w:cs="Times New Roman"/>
          <w:lang w:val="en-US"/>
        </w:rPr>
        <w:t>M. &amp; Hasanzadeh. F. (2023). On the environmental performance analysis: a combined fuzzy data envelopment analysis and artificial intelligence algorithms. </w:t>
      </w:r>
      <w:r w:rsidRPr="0050535F">
        <w:rPr>
          <w:rFonts w:cs="Times New Roman"/>
          <w:i/>
          <w:iCs/>
          <w:lang w:val="en-US"/>
        </w:rPr>
        <w:t>Expert Systems with Applications</w:t>
      </w:r>
      <w:r w:rsidRPr="0050535F">
        <w:rPr>
          <w:rFonts w:cs="Times New Roman"/>
          <w:lang w:val="en-US"/>
        </w:rPr>
        <w:t>. </w:t>
      </w:r>
      <w:r w:rsidRPr="0050535F">
        <w:rPr>
          <w:rFonts w:cs="Times New Roman"/>
          <w:i/>
          <w:iCs/>
          <w:lang w:val="en-US"/>
        </w:rPr>
        <w:t>224</w:t>
      </w:r>
      <w:r w:rsidRPr="0050535F">
        <w:rPr>
          <w:rFonts w:cs="Times New Roman"/>
          <w:lang w:val="en-US"/>
        </w:rPr>
        <w:t>. 119953.</w:t>
      </w:r>
    </w:p>
    <w:p w14:paraId="046DD064" w14:textId="77777777" w:rsidR="00E6232B" w:rsidRPr="0050535F" w:rsidRDefault="00E6232B" w:rsidP="001B011E">
      <w:pPr>
        <w:spacing w:line="360" w:lineRule="auto"/>
        <w:rPr>
          <w:rFonts w:cs="Times New Roman"/>
          <w:lang w:val="en-US"/>
        </w:rPr>
      </w:pPr>
      <w:r w:rsidRPr="0050535F">
        <w:rPr>
          <w:rFonts w:cs="Times New Roman"/>
          <w:lang w:val="en-US"/>
        </w:rPr>
        <w:t xml:space="preserve">Aparicio, J., Esteve, M., Rodriguez-Sala, J. J., &amp; </w:t>
      </w:r>
      <w:proofErr w:type="spellStart"/>
      <w:r w:rsidRPr="0050535F">
        <w:rPr>
          <w:rFonts w:cs="Times New Roman"/>
          <w:lang w:val="en-US"/>
        </w:rPr>
        <w:t>Zofio</w:t>
      </w:r>
      <w:proofErr w:type="spellEnd"/>
      <w:r w:rsidRPr="0050535F">
        <w:rPr>
          <w:rFonts w:cs="Times New Roman"/>
          <w:lang w:val="en-US"/>
        </w:rPr>
        <w:t>, J. L. (2021). The estimation of productive efficiency through machine learning techniques: efficiency analysis trees. In </w:t>
      </w:r>
      <w:r w:rsidRPr="0050535F">
        <w:rPr>
          <w:rFonts w:cs="Times New Roman"/>
          <w:i/>
          <w:iCs/>
          <w:lang w:val="en-US"/>
        </w:rPr>
        <w:t>Data-enabled analytics: DEA for big data</w:t>
      </w:r>
      <w:r w:rsidRPr="0050535F">
        <w:rPr>
          <w:rFonts w:cs="Times New Roman"/>
          <w:lang w:val="en-US"/>
        </w:rPr>
        <w:t> (pp. 51-92). Cham: Springer International Publishing.</w:t>
      </w:r>
    </w:p>
    <w:p w14:paraId="03E034DE" w14:textId="77777777" w:rsidR="00E6232B" w:rsidRPr="0050535F" w:rsidRDefault="00E6232B" w:rsidP="001B011E">
      <w:pPr>
        <w:spacing w:line="360" w:lineRule="auto"/>
        <w:rPr>
          <w:rFonts w:cs="Times New Roman"/>
          <w:lang w:val="en-US"/>
        </w:rPr>
      </w:pPr>
      <w:r w:rsidRPr="0050535F">
        <w:rPr>
          <w:rFonts w:cs="Times New Roman"/>
          <w:lang w:val="en-US"/>
        </w:rPr>
        <w:t>Aydin. N. &amp; Yurdakul. G. (2020). Assessing countries’ performances against COVID-19 via WSIDEA and machine learning algorithms. </w:t>
      </w:r>
      <w:r w:rsidRPr="0050535F">
        <w:rPr>
          <w:rFonts w:cs="Times New Roman"/>
          <w:i/>
          <w:iCs/>
          <w:lang w:val="en-US"/>
        </w:rPr>
        <w:t>Applied Soft Computing</w:t>
      </w:r>
      <w:r w:rsidRPr="0050535F">
        <w:rPr>
          <w:rFonts w:cs="Times New Roman"/>
          <w:lang w:val="en-US"/>
        </w:rPr>
        <w:t>. </w:t>
      </w:r>
      <w:r w:rsidRPr="0050535F">
        <w:rPr>
          <w:rFonts w:cs="Times New Roman"/>
          <w:i/>
          <w:iCs/>
          <w:lang w:val="en-US"/>
        </w:rPr>
        <w:t>97</w:t>
      </w:r>
      <w:r w:rsidRPr="0050535F">
        <w:rPr>
          <w:rFonts w:cs="Times New Roman"/>
          <w:lang w:val="en-US"/>
        </w:rPr>
        <w:t>. 106792.</w:t>
      </w:r>
    </w:p>
    <w:p w14:paraId="4B58E664" w14:textId="77777777" w:rsidR="00E6232B" w:rsidRPr="0050535F" w:rsidRDefault="00E6232B" w:rsidP="001B011E">
      <w:pPr>
        <w:spacing w:line="360" w:lineRule="auto"/>
        <w:rPr>
          <w:rFonts w:cs="Times New Roman"/>
          <w:lang w:val="en-US"/>
        </w:rPr>
      </w:pPr>
      <w:r w:rsidRPr="0050535F">
        <w:rPr>
          <w:rFonts w:cs="Times New Roman"/>
          <w:lang w:val="en-US"/>
        </w:rPr>
        <w:t>Banker. R. D. &amp; Morey. R. C. (1986). Efficiency analysis for exogenously fixed inputs and outputs. Operations Research. 34(4). 513-521.</w:t>
      </w:r>
    </w:p>
    <w:p w14:paraId="2C8B5795" w14:textId="77777777" w:rsidR="00E6232B" w:rsidRPr="0050535F" w:rsidRDefault="00E6232B" w:rsidP="001B011E">
      <w:pPr>
        <w:spacing w:line="360" w:lineRule="auto"/>
        <w:rPr>
          <w:rFonts w:cs="Times New Roman"/>
          <w:lang w:val="en-US"/>
        </w:rPr>
      </w:pPr>
      <w:r w:rsidRPr="0050535F">
        <w:rPr>
          <w:rFonts w:cs="Times New Roman"/>
          <w:lang w:val="en-US"/>
        </w:rPr>
        <w:t>Banker. R. D. Charnes. A. &amp; Cooper. W. W. (1984). Some models for estimating technical and scale inefficiencies in data envelopment analysis. </w:t>
      </w:r>
      <w:r w:rsidRPr="0050535F">
        <w:rPr>
          <w:rFonts w:cs="Times New Roman"/>
          <w:i/>
          <w:iCs/>
          <w:lang w:val="en-US"/>
        </w:rPr>
        <w:t>Management science</w:t>
      </w:r>
      <w:r w:rsidRPr="0050535F">
        <w:rPr>
          <w:rFonts w:cs="Times New Roman"/>
          <w:lang w:val="en-US"/>
        </w:rPr>
        <w:t>. </w:t>
      </w:r>
      <w:r w:rsidRPr="0050535F">
        <w:rPr>
          <w:rFonts w:cs="Times New Roman"/>
          <w:i/>
          <w:iCs/>
          <w:lang w:val="en-US"/>
        </w:rPr>
        <w:t>30</w:t>
      </w:r>
      <w:r w:rsidRPr="0050535F">
        <w:rPr>
          <w:rFonts w:cs="Times New Roman"/>
          <w:lang w:val="en-US"/>
        </w:rPr>
        <w:t>(9). 1078-1092.</w:t>
      </w:r>
    </w:p>
    <w:p w14:paraId="78ABAD04" w14:textId="77777777" w:rsidR="00E6232B" w:rsidRPr="0050535F" w:rsidRDefault="00E6232B" w:rsidP="001B011E">
      <w:pPr>
        <w:spacing w:line="360" w:lineRule="auto"/>
        <w:rPr>
          <w:rFonts w:cs="Times New Roman"/>
          <w:lang w:val="en-US"/>
        </w:rPr>
      </w:pPr>
      <w:r w:rsidRPr="0050535F">
        <w:rPr>
          <w:rFonts w:cs="Times New Roman"/>
          <w:lang w:val="en-US"/>
        </w:rPr>
        <w:t>Berger. A. N. Brockett. P. L. Cooper. W. W. &amp; Pastor. J. T. (1997). New approaches for analyzing and evaluating the performance of financial institutions.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98</w:t>
      </w:r>
      <w:r w:rsidRPr="0050535F">
        <w:rPr>
          <w:rFonts w:cs="Times New Roman"/>
          <w:lang w:val="en-US"/>
        </w:rPr>
        <w:t>(2). 170-174.</w:t>
      </w:r>
    </w:p>
    <w:p w14:paraId="6D197400" w14:textId="77777777" w:rsidR="00E6232B" w:rsidRPr="0050535F" w:rsidRDefault="00E6232B" w:rsidP="001B011E">
      <w:pPr>
        <w:spacing w:line="360" w:lineRule="auto"/>
        <w:rPr>
          <w:rFonts w:cs="Times New Roman"/>
          <w:lang w:val="en-US"/>
        </w:rPr>
      </w:pPr>
      <w:r w:rsidRPr="0050535F">
        <w:rPr>
          <w:rFonts w:cs="Times New Roman"/>
          <w:lang w:val="en-US"/>
        </w:rPr>
        <w:t>Boubaker. S. Le. T. D. Ngo. T. &amp; Manita. R. (2023). Predicting the performance of MSMEs: A hybrid DEA-machine learning approach. </w:t>
      </w:r>
      <w:r w:rsidRPr="0050535F">
        <w:rPr>
          <w:rFonts w:cs="Times New Roman"/>
          <w:i/>
          <w:iCs/>
          <w:lang w:val="en-US"/>
        </w:rPr>
        <w:t>Annals of Operations Research</w:t>
      </w:r>
      <w:r w:rsidRPr="0050535F">
        <w:rPr>
          <w:rFonts w:cs="Times New Roman"/>
          <w:lang w:val="en-US"/>
        </w:rPr>
        <w:t>. 1-23.</w:t>
      </w:r>
    </w:p>
    <w:p w14:paraId="04842674" w14:textId="77777777" w:rsidR="00E6232B" w:rsidRPr="0050535F" w:rsidRDefault="00E6232B" w:rsidP="00875C4D">
      <w:pPr>
        <w:spacing w:line="360" w:lineRule="auto"/>
        <w:rPr>
          <w:rFonts w:cs="Times New Roman"/>
          <w:lang w:val="en-US"/>
        </w:rPr>
      </w:pPr>
      <w:r w:rsidRPr="0050535F">
        <w:rPr>
          <w:rFonts w:cs="Times New Roman"/>
          <w:lang w:val="en-US"/>
        </w:rPr>
        <w:t xml:space="preserve">Chambers, R. G., Chung, Y., &amp; </w:t>
      </w:r>
      <w:proofErr w:type="spellStart"/>
      <w:r w:rsidRPr="0050535F">
        <w:rPr>
          <w:rFonts w:cs="Times New Roman"/>
          <w:lang w:val="en-US"/>
        </w:rPr>
        <w:t>Färe</w:t>
      </w:r>
      <w:proofErr w:type="spellEnd"/>
      <w:r w:rsidRPr="0050535F">
        <w:rPr>
          <w:rFonts w:cs="Times New Roman"/>
          <w:lang w:val="en-US"/>
        </w:rPr>
        <w:t xml:space="preserve">, R. (1998). Profit, directional distance functions, and </w:t>
      </w:r>
      <w:proofErr w:type="spellStart"/>
      <w:r w:rsidRPr="0050535F">
        <w:rPr>
          <w:rFonts w:cs="Times New Roman"/>
          <w:lang w:val="en-US"/>
        </w:rPr>
        <w:t>Nerlovian</w:t>
      </w:r>
      <w:proofErr w:type="spellEnd"/>
      <w:r w:rsidRPr="0050535F">
        <w:rPr>
          <w:rFonts w:cs="Times New Roman"/>
          <w:lang w:val="en-US"/>
        </w:rPr>
        <w:t xml:space="preserve"> efficiency. Journal of optimization theory and applications, 98, 351-364.</w:t>
      </w:r>
    </w:p>
    <w:p w14:paraId="5CC3ECC2" w14:textId="77777777" w:rsidR="00E6232B" w:rsidRPr="0050535F" w:rsidRDefault="00E6232B" w:rsidP="001B011E">
      <w:pPr>
        <w:spacing w:line="360" w:lineRule="auto"/>
        <w:rPr>
          <w:rFonts w:cs="Times New Roman"/>
          <w:lang w:val="en-US"/>
        </w:rPr>
      </w:pPr>
      <w:r w:rsidRPr="0050535F">
        <w:rPr>
          <w:rFonts w:cs="Times New Roman"/>
          <w:lang w:val="en-US"/>
        </w:rPr>
        <w:t>Charles. V. Aparicio. J. &amp; Zhu. J. (2019). The curse of dimensionality of decision-making units: A simple approach to increase the discriminatory power of data envelopment analysis. European Journal of Operational Research. 279(3). 929-940.</w:t>
      </w:r>
    </w:p>
    <w:p w14:paraId="635EA64A" w14:textId="77777777" w:rsidR="00E6232B" w:rsidRPr="0050535F" w:rsidRDefault="00E6232B" w:rsidP="001B011E">
      <w:pPr>
        <w:spacing w:line="360" w:lineRule="auto"/>
        <w:rPr>
          <w:rFonts w:cs="Times New Roman"/>
          <w:lang w:val="en-US"/>
        </w:rPr>
      </w:pPr>
      <w:r w:rsidRPr="0050535F">
        <w:rPr>
          <w:rFonts w:cs="Times New Roman"/>
          <w:lang w:val="en-US"/>
        </w:rPr>
        <w:t>Charnes. A. Cooper. W. W. &amp; Rhodes. E. (1978). Measuring the efficiency of decision making units. European Journal of Operational Research. 2(6). 429-444.</w:t>
      </w:r>
    </w:p>
    <w:p w14:paraId="411E6097" w14:textId="77777777" w:rsidR="00E6232B" w:rsidRPr="0050535F" w:rsidRDefault="00E6232B" w:rsidP="001B011E">
      <w:pPr>
        <w:spacing w:line="360" w:lineRule="auto"/>
        <w:rPr>
          <w:rFonts w:cs="Times New Roman"/>
          <w:lang w:val="en-US"/>
        </w:rPr>
      </w:pPr>
      <w:r w:rsidRPr="0050535F">
        <w:rPr>
          <w:rFonts w:cs="Times New Roman"/>
          <w:lang w:val="en-US"/>
        </w:rPr>
        <w:t xml:space="preserve">Charnes. A. Cooper. W. W. </w:t>
      </w:r>
      <w:proofErr w:type="spellStart"/>
      <w:r w:rsidRPr="0050535F">
        <w:rPr>
          <w:rFonts w:cs="Times New Roman"/>
          <w:lang w:val="en-US"/>
        </w:rPr>
        <w:t>Golany</w:t>
      </w:r>
      <w:proofErr w:type="spellEnd"/>
      <w:r w:rsidRPr="0050535F">
        <w:rPr>
          <w:rFonts w:cs="Times New Roman"/>
          <w:lang w:val="en-US"/>
        </w:rPr>
        <w:t xml:space="preserve">. B. </w:t>
      </w:r>
      <w:proofErr w:type="spellStart"/>
      <w:r w:rsidRPr="0050535F">
        <w:rPr>
          <w:rFonts w:cs="Times New Roman"/>
          <w:lang w:val="en-US"/>
        </w:rPr>
        <w:t>Seiford</w:t>
      </w:r>
      <w:proofErr w:type="spellEnd"/>
      <w:r w:rsidRPr="0050535F">
        <w:rPr>
          <w:rFonts w:cs="Times New Roman"/>
          <w:lang w:val="en-US"/>
        </w:rPr>
        <w:t>. L. &amp; Stutz. J. (1985). Foundations of data envelopment analysis for Pareto-Koopmans efficient empirical production functions. </w:t>
      </w:r>
      <w:r w:rsidRPr="0050535F">
        <w:rPr>
          <w:rFonts w:cs="Times New Roman"/>
          <w:i/>
          <w:iCs/>
          <w:lang w:val="en-US"/>
        </w:rPr>
        <w:t>Journal of econometrics</w:t>
      </w:r>
      <w:r w:rsidRPr="0050535F">
        <w:rPr>
          <w:rFonts w:cs="Times New Roman"/>
          <w:lang w:val="en-US"/>
        </w:rPr>
        <w:t>. </w:t>
      </w:r>
      <w:r w:rsidRPr="0050535F">
        <w:rPr>
          <w:rFonts w:cs="Times New Roman"/>
          <w:i/>
          <w:iCs/>
          <w:lang w:val="en-US"/>
        </w:rPr>
        <w:t>30</w:t>
      </w:r>
      <w:r w:rsidRPr="0050535F">
        <w:rPr>
          <w:rFonts w:cs="Times New Roman"/>
          <w:lang w:val="en-US"/>
        </w:rPr>
        <w:t>(1-2). 91-107.</w:t>
      </w:r>
    </w:p>
    <w:p w14:paraId="456C566C" w14:textId="77777777" w:rsidR="00E6232B" w:rsidRPr="0050535F" w:rsidRDefault="00E6232B" w:rsidP="001B011E">
      <w:pPr>
        <w:spacing w:line="360" w:lineRule="auto"/>
        <w:rPr>
          <w:rFonts w:cs="Times New Roman"/>
          <w:lang w:val="en-US"/>
        </w:rPr>
      </w:pPr>
      <w:r w:rsidRPr="0050535F">
        <w:rPr>
          <w:rFonts w:cs="Times New Roman"/>
          <w:lang w:val="en-US"/>
        </w:rPr>
        <w:t xml:space="preserve">Chawla. N. V. Bowyer. K. W. Hall. L. O. &amp; </w:t>
      </w:r>
      <w:proofErr w:type="spellStart"/>
      <w:r w:rsidRPr="0050535F">
        <w:rPr>
          <w:rFonts w:cs="Times New Roman"/>
          <w:lang w:val="en-US"/>
        </w:rPr>
        <w:t>Kegelmeyer</w:t>
      </w:r>
      <w:proofErr w:type="spellEnd"/>
      <w:r w:rsidRPr="0050535F">
        <w:rPr>
          <w:rFonts w:cs="Times New Roman"/>
          <w:lang w:val="en-US"/>
        </w:rPr>
        <w:t>. W. P. (2002). SMOTE: synthetic minority over-sampling technique. Journal of artificial intelligence research. 16. 321-357.</w:t>
      </w:r>
    </w:p>
    <w:p w14:paraId="683C57B5" w14:textId="77777777" w:rsidR="00E6232B" w:rsidRPr="0050535F" w:rsidRDefault="00E6232B" w:rsidP="001B011E">
      <w:pPr>
        <w:spacing w:line="360" w:lineRule="auto"/>
        <w:rPr>
          <w:rFonts w:cs="Times New Roman"/>
          <w:lang w:val="en-US"/>
        </w:rPr>
      </w:pPr>
      <w:r w:rsidRPr="0050535F">
        <w:rPr>
          <w:rFonts w:cs="Times New Roman"/>
          <w:lang w:val="en-US"/>
        </w:rPr>
        <w:t>Chen. Y. Li. Y. Xie. Q. An. Q. &amp; Liang. L. (2014). Data envelopment analysis with missing data: a multiple imputation approach. International Journal of Information and Decision Sciences. 6(4). 315-337.</w:t>
      </w:r>
    </w:p>
    <w:p w14:paraId="6DFD98DD" w14:textId="77777777" w:rsidR="00E6232B" w:rsidRPr="0050535F" w:rsidRDefault="00E6232B" w:rsidP="001B011E">
      <w:pPr>
        <w:spacing w:line="360" w:lineRule="auto"/>
        <w:rPr>
          <w:rFonts w:cs="Times New Roman"/>
          <w:lang w:val="en-US"/>
        </w:rPr>
      </w:pPr>
      <w:r w:rsidRPr="0050535F">
        <w:rPr>
          <w:rFonts w:cs="Times New Roman"/>
          <w:lang w:val="en-US"/>
        </w:rPr>
        <w:t>Cho. B. H. Yu. H. Lee. J. Chee. Y. J. Kim. I. Y. &amp; Kim. S. I. (2008). Nonlinear support vector machine visualization for risk factor analysis using nomograms and localized radial basis function kernels. </w:t>
      </w:r>
      <w:r w:rsidRPr="0050535F">
        <w:rPr>
          <w:rFonts w:cs="Times New Roman"/>
          <w:i/>
          <w:iCs/>
          <w:lang w:val="en-US"/>
        </w:rPr>
        <w:t>IEEE Transactions on Information Technology in Biomedicine</w:t>
      </w:r>
      <w:r w:rsidRPr="0050535F">
        <w:rPr>
          <w:rFonts w:cs="Times New Roman"/>
          <w:lang w:val="en-US"/>
        </w:rPr>
        <w:t>. </w:t>
      </w:r>
      <w:r w:rsidRPr="0050535F">
        <w:rPr>
          <w:rFonts w:cs="Times New Roman"/>
          <w:i/>
          <w:iCs/>
          <w:lang w:val="en-US"/>
        </w:rPr>
        <w:t>12</w:t>
      </w:r>
      <w:r w:rsidRPr="0050535F">
        <w:rPr>
          <w:rFonts w:cs="Times New Roman"/>
          <w:lang w:val="en-US"/>
        </w:rPr>
        <w:t>(2). 247-256.</w:t>
      </w:r>
    </w:p>
    <w:p w14:paraId="34DE3585" w14:textId="77777777" w:rsidR="00E6232B" w:rsidRPr="0050535F" w:rsidRDefault="00E6232B" w:rsidP="00B01CE7">
      <w:pPr>
        <w:spacing w:line="360" w:lineRule="auto"/>
        <w:rPr>
          <w:rFonts w:cs="Times New Roman"/>
          <w:lang w:val="en-US"/>
        </w:rPr>
      </w:pPr>
      <w:r w:rsidRPr="0050535F">
        <w:rPr>
          <w:rFonts w:cs="Times New Roman"/>
          <w:lang w:val="en-US"/>
        </w:rPr>
        <w:t>Cortez. P. (2010). Data mining with neural networks and support vector machines using the R/</w:t>
      </w:r>
      <w:proofErr w:type="spellStart"/>
      <w:r w:rsidRPr="0050535F">
        <w:rPr>
          <w:rFonts w:cs="Times New Roman"/>
          <w:lang w:val="en-US"/>
        </w:rPr>
        <w:t>rminer</w:t>
      </w:r>
      <w:proofErr w:type="spellEnd"/>
      <w:r w:rsidRPr="0050535F">
        <w:rPr>
          <w:rFonts w:cs="Times New Roman"/>
          <w:lang w:val="en-US"/>
        </w:rPr>
        <w:t xml:space="preserve"> tool. In </w:t>
      </w:r>
      <w:r w:rsidRPr="0050535F">
        <w:rPr>
          <w:rFonts w:cs="Times New Roman"/>
          <w:i/>
          <w:iCs/>
          <w:lang w:val="en-US"/>
        </w:rPr>
        <w:t>Industrial conference on data mining</w:t>
      </w:r>
      <w:r w:rsidRPr="0050535F">
        <w:rPr>
          <w:rFonts w:cs="Times New Roman"/>
          <w:lang w:val="en-US"/>
        </w:rPr>
        <w:t> (pp. 572-583). Berlin. Heidelberg: Springer Berlin Heidelberg.</w:t>
      </w:r>
    </w:p>
    <w:p w14:paraId="4BB8040F" w14:textId="77777777" w:rsidR="00E6232B" w:rsidRPr="0050535F" w:rsidRDefault="00E6232B" w:rsidP="0012087D">
      <w:pPr>
        <w:spacing w:line="360" w:lineRule="auto"/>
        <w:rPr>
          <w:rFonts w:cs="Times New Roman"/>
          <w:lang w:val="en-US"/>
        </w:rPr>
      </w:pPr>
      <w:r w:rsidRPr="0050535F">
        <w:rPr>
          <w:rFonts w:cs="Times New Roman"/>
          <w:lang w:val="en-US"/>
        </w:rPr>
        <w:t>Craven. M. W. &amp; Shavlik. J. W. (1992). Visualizing learning and computation in artificial neural networks. </w:t>
      </w:r>
      <w:r w:rsidRPr="0050535F">
        <w:rPr>
          <w:rFonts w:cs="Times New Roman"/>
          <w:i/>
          <w:iCs/>
          <w:lang w:val="en-US"/>
        </w:rPr>
        <w:t>International journal on artificial intelligence tools</w:t>
      </w:r>
      <w:r w:rsidRPr="0050535F">
        <w:rPr>
          <w:rFonts w:cs="Times New Roman"/>
          <w:lang w:val="en-US"/>
        </w:rPr>
        <w:t>. </w:t>
      </w:r>
      <w:r w:rsidRPr="0050535F">
        <w:rPr>
          <w:rFonts w:cs="Times New Roman"/>
          <w:i/>
          <w:iCs/>
          <w:lang w:val="en-US"/>
        </w:rPr>
        <w:t>1</w:t>
      </w:r>
      <w:r w:rsidRPr="0050535F">
        <w:rPr>
          <w:rFonts w:cs="Times New Roman"/>
          <w:lang w:val="en-US"/>
        </w:rPr>
        <w:t>(03). 399-425.</w:t>
      </w:r>
    </w:p>
    <w:p w14:paraId="6D809DFF" w14:textId="77777777" w:rsidR="00E6232B" w:rsidRPr="0050535F" w:rsidRDefault="00E6232B" w:rsidP="0012087D">
      <w:pPr>
        <w:spacing w:line="360" w:lineRule="auto"/>
        <w:rPr>
          <w:rFonts w:cs="Times New Roman"/>
          <w:lang w:val="en-US"/>
        </w:rPr>
      </w:pPr>
      <w:r w:rsidRPr="0050535F">
        <w:rPr>
          <w:rFonts w:cs="Times New Roman"/>
          <w:lang w:val="en-US"/>
        </w:rPr>
        <w:t>Dadura, A. M., &amp; Lee, T. R. (2011). Measuring the innovation ability of Taiwan's food industry using DEA. </w:t>
      </w:r>
      <w:r w:rsidRPr="0050535F">
        <w:rPr>
          <w:rFonts w:cs="Times New Roman"/>
          <w:i/>
          <w:iCs/>
          <w:lang w:val="en-US"/>
        </w:rPr>
        <w:t>Innovation: The European Journal of Social Science Research</w:t>
      </w:r>
      <w:r w:rsidRPr="0050535F">
        <w:rPr>
          <w:rFonts w:cs="Times New Roman"/>
          <w:lang w:val="en-US"/>
        </w:rPr>
        <w:t>, </w:t>
      </w:r>
      <w:r w:rsidRPr="0050535F">
        <w:rPr>
          <w:rFonts w:cs="Times New Roman"/>
          <w:i/>
          <w:iCs/>
          <w:lang w:val="en-US"/>
        </w:rPr>
        <w:t>24</w:t>
      </w:r>
      <w:r w:rsidRPr="0050535F">
        <w:rPr>
          <w:rFonts w:cs="Times New Roman"/>
          <w:lang w:val="en-US"/>
        </w:rPr>
        <w:t>(1-2), 151-172.</w:t>
      </w:r>
    </w:p>
    <w:p w14:paraId="7A3A24B6" w14:textId="77777777" w:rsidR="00E6232B" w:rsidRPr="0050535F" w:rsidRDefault="00E6232B" w:rsidP="0012087D">
      <w:pPr>
        <w:spacing w:line="360" w:lineRule="auto"/>
        <w:rPr>
          <w:rFonts w:cs="Times New Roman"/>
          <w:lang w:val="en-US"/>
        </w:rPr>
      </w:pPr>
      <w:proofErr w:type="spellStart"/>
      <w:r w:rsidRPr="0050535F">
        <w:rPr>
          <w:rFonts w:cs="Times New Roman"/>
          <w:lang w:val="en-US"/>
        </w:rPr>
        <w:t>Daouia</w:t>
      </w:r>
      <w:proofErr w:type="spellEnd"/>
      <w:r w:rsidRPr="0050535F">
        <w:rPr>
          <w:rFonts w:cs="Times New Roman"/>
          <w:lang w:val="en-US"/>
        </w:rPr>
        <w:t>. A. Noh. H. &amp; Park. B. U. (2016). Data envelope fitting with constrained polynomial splines. </w:t>
      </w:r>
      <w:r w:rsidRPr="0050535F">
        <w:rPr>
          <w:rFonts w:cs="Times New Roman"/>
          <w:i/>
          <w:iCs/>
          <w:lang w:val="en-US"/>
        </w:rPr>
        <w:t>Journal of the Royal Statistical Society Series B: Statistical Methodology</w:t>
      </w:r>
      <w:r w:rsidRPr="0050535F">
        <w:rPr>
          <w:rFonts w:cs="Times New Roman"/>
          <w:lang w:val="en-US"/>
        </w:rPr>
        <w:t>. </w:t>
      </w:r>
      <w:r w:rsidRPr="0050535F">
        <w:rPr>
          <w:rFonts w:cs="Times New Roman"/>
          <w:i/>
          <w:iCs/>
          <w:lang w:val="en-US"/>
        </w:rPr>
        <w:t>78</w:t>
      </w:r>
      <w:r w:rsidRPr="0050535F">
        <w:rPr>
          <w:rFonts w:cs="Times New Roman"/>
          <w:lang w:val="en-US"/>
        </w:rPr>
        <w:t>(1). 3-30.</w:t>
      </w:r>
    </w:p>
    <w:p w14:paraId="239F5BAC" w14:textId="77777777" w:rsidR="00E6232B" w:rsidRPr="0050535F" w:rsidRDefault="00E6232B" w:rsidP="00E23731">
      <w:pPr>
        <w:spacing w:line="360" w:lineRule="auto"/>
        <w:rPr>
          <w:rFonts w:cs="Times New Roman"/>
          <w:lang w:val="en-US"/>
        </w:rPr>
      </w:pPr>
      <w:r w:rsidRPr="0050535F">
        <w:rPr>
          <w:rFonts w:cs="Times New Roman"/>
          <w:lang w:val="en-US"/>
        </w:rPr>
        <w:t>Dimopoulos, I., Chronopoulos, J., Chronopoulou-</w:t>
      </w:r>
      <w:proofErr w:type="spellStart"/>
      <w:r w:rsidRPr="0050535F">
        <w:rPr>
          <w:rFonts w:cs="Times New Roman"/>
          <w:lang w:val="en-US"/>
        </w:rPr>
        <w:t>Sereli</w:t>
      </w:r>
      <w:proofErr w:type="spellEnd"/>
      <w:r w:rsidRPr="0050535F">
        <w:rPr>
          <w:rFonts w:cs="Times New Roman"/>
          <w:lang w:val="en-US"/>
        </w:rPr>
        <w:t xml:space="preserve">, A., &amp; Lek, S. (1995). Neural network models to study relationships between lead concentration in grasses and permanent urban descriptors. </w:t>
      </w:r>
      <w:r w:rsidRPr="0050535F">
        <w:rPr>
          <w:rFonts w:cs="Times New Roman"/>
          <w:i/>
          <w:iCs/>
          <w:lang w:val="en-US"/>
        </w:rPr>
        <w:t>Ecological Modelling, 120</w:t>
      </w:r>
      <w:r w:rsidRPr="0050535F">
        <w:rPr>
          <w:rFonts w:cs="Times New Roman"/>
          <w:lang w:val="en-US"/>
        </w:rPr>
        <w:t xml:space="preserve">(2-3), 261-270. </w:t>
      </w:r>
    </w:p>
    <w:p w14:paraId="338C8B36" w14:textId="77777777" w:rsidR="00E6232B" w:rsidRPr="0050535F" w:rsidRDefault="00E6232B" w:rsidP="00875C4D">
      <w:pPr>
        <w:spacing w:line="360" w:lineRule="auto"/>
        <w:rPr>
          <w:rFonts w:cs="Times New Roman"/>
          <w:lang w:val="en-US"/>
        </w:rPr>
      </w:pPr>
      <w:r w:rsidRPr="0050535F">
        <w:rPr>
          <w:rFonts w:cs="Times New Roman"/>
          <w:lang w:val="en-US"/>
        </w:rPr>
        <w:t>Dimopoulos, I., Chronopoulos, J., Chronopoulou-</w:t>
      </w:r>
      <w:proofErr w:type="spellStart"/>
      <w:r w:rsidRPr="0050535F">
        <w:rPr>
          <w:rFonts w:cs="Times New Roman"/>
          <w:lang w:val="en-US"/>
        </w:rPr>
        <w:t>Sereli</w:t>
      </w:r>
      <w:proofErr w:type="spellEnd"/>
      <w:r w:rsidRPr="0050535F">
        <w:rPr>
          <w:rFonts w:cs="Times New Roman"/>
          <w:lang w:val="en-US"/>
        </w:rPr>
        <w:t>, A., &amp; Lek, S. (1995). Neural network models to study relationships between lead concentration in grasses and permanent urban descriptors. Ecological Modelling, 120(2-3), 261-270.</w:t>
      </w:r>
    </w:p>
    <w:p w14:paraId="31C55329" w14:textId="77777777" w:rsidR="00E6232B" w:rsidRPr="007A5D94" w:rsidRDefault="00E6232B" w:rsidP="0012087D">
      <w:pPr>
        <w:spacing w:line="360" w:lineRule="auto"/>
        <w:rPr>
          <w:rFonts w:cs="Times New Roman"/>
          <w:lang w:val="en-US"/>
        </w:rPr>
      </w:pPr>
      <w:proofErr w:type="spellStart"/>
      <w:r w:rsidRPr="0050535F">
        <w:rPr>
          <w:rFonts w:cs="Times New Roman"/>
          <w:lang w:val="en-US"/>
        </w:rPr>
        <w:t>Emrouznejad</w:t>
      </w:r>
      <w:proofErr w:type="spellEnd"/>
      <w:r w:rsidRPr="0050535F">
        <w:rPr>
          <w:rFonts w:cs="Times New Roman"/>
          <w:lang w:val="en-US"/>
        </w:rPr>
        <w:t>. A. &amp; Shale. E. (2009). A combined neural network and DEA for measuring efficiency of large scale datasets. </w:t>
      </w:r>
      <w:r w:rsidRPr="007A5D94">
        <w:rPr>
          <w:rFonts w:cs="Times New Roman"/>
          <w:i/>
          <w:iCs/>
          <w:lang w:val="en-US"/>
        </w:rPr>
        <w:t>Computers &amp; Industrial Engineering</w:t>
      </w:r>
      <w:r w:rsidRPr="007A5D94">
        <w:rPr>
          <w:rFonts w:cs="Times New Roman"/>
          <w:lang w:val="en-US"/>
        </w:rPr>
        <w:t>. </w:t>
      </w:r>
      <w:r w:rsidRPr="007A5D94">
        <w:rPr>
          <w:rFonts w:cs="Times New Roman"/>
          <w:i/>
          <w:iCs/>
          <w:lang w:val="en-US"/>
        </w:rPr>
        <w:t>56</w:t>
      </w:r>
      <w:r w:rsidRPr="007A5D94">
        <w:rPr>
          <w:rFonts w:cs="Times New Roman"/>
          <w:lang w:val="en-US"/>
        </w:rPr>
        <w:t>(1). 249-254.</w:t>
      </w:r>
    </w:p>
    <w:p w14:paraId="7A141CBD" w14:textId="77777777" w:rsidR="00E6232B" w:rsidRPr="0050535F" w:rsidRDefault="00E6232B" w:rsidP="0012087D">
      <w:pPr>
        <w:spacing w:line="360" w:lineRule="auto"/>
        <w:rPr>
          <w:rFonts w:cs="Times New Roman"/>
          <w:lang w:val="en-US"/>
        </w:rPr>
      </w:pPr>
      <w:r w:rsidRPr="007A5D94">
        <w:rPr>
          <w:rFonts w:cs="Times New Roman"/>
          <w:lang w:val="en-US"/>
        </w:rPr>
        <w:t xml:space="preserve">Esteve. M. Aparicio. J. Rabasa. A. &amp; Rodriguez-Sala. </w:t>
      </w:r>
      <w:r w:rsidRPr="0050535F">
        <w:rPr>
          <w:rFonts w:cs="Times New Roman"/>
          <w:lang w:val="en-US"/>
        </w:rPr>
        <w:t>J. J. (2020). Efficiency analysis trees: A new methodology for estimating production frontiers through decision trees. Expert Systems with Applications. 162. 113783.</w:t>
      </w:r>
    </w:p>
    <w:p w14:paraId="709F7E7C" w14:textId="77777777" w:rsidR="00E6232B" w:rsidRPr="0050535F" w:rsidRDefault="00E6232B" w:rsidP="0012087D">
      <w:pPr>
        <w:spacing w:line="360" w:lineRule="auto"/>
        <w:rPr>
          <w:rFonts w:cs="Times New Roman"/>
          <w:lang w:val="en-US"/>
        </w:rPr>
      </w:pPr>
      <w:r w:rsidRPr="0050535F">
        <w:rPr>
          <w:rFonts w:cs="Times New Roman"/>
          <w:lang w:val="en-US"/>
        </w:rPr>
        <w:t>Esteve. M. Aparicio. J. Rodriguez-Sala. J. J. &amp; Zhu. J. (2023). Random Forests and the measurement of super-efficiency in the context of Free Disposal Hull. European Journal of Operational Research. 304(2). 729-744.</w:t>
      </w:r>
    </w:p>
    <w:p w14:paraId="31C456C1" w14:textId="77777777" w:rsidR="00E6232B" w:rsidRPr="0050535F" w:rsidRDefault="00E6232B" w:rsidP="0012087D">
      <w:pPr>
        <w:spacing w:line="360" w:lineRule="auto"/>
        <w:rPr>
          <w:rFonts w:cs="Times New Roman"/>
          <w:lang w:val="en-US"/>
        </w:rPr>
      </w:pPr>
      <w:proofErr w:type="spellStart"/>
      <w:r w:rsidRPr="0050535F">
        <w:rPr>
          <w:rFonts w:cs="Times New Roman"/>
          <w:lang w:val="en-US"/>
        </w:rPr>
        <w:t>Fallahpour</w:t>
      </w:r>
      <w:proofErr w:type="spellEnd"/>
      <w:r w:rsidRPr="0050535F">
        <w:rPr>
          <w:rFonts w:cs="Times New Roman"/>
          <w:lang w:val="en-US"/>
        </w:rPr>
        <w:t xml:space="preserve">. A. </w:t>
      </w:r>
      <w:proofErr w:type="spellStart"/>
      <w:r w:rsidRPr="0050535F">
        <w:rPr>
          <w:rFonts w:cs="Times New Roman"/>
          <w:lang w:val="en-US"/>
        </w:rPr>
        <w:t>Olugu</w:t>
      </w:r>
      <w:proofErr w:type="spellEnd"/>
      <w:r w:rsidRPr="0050535F">
        <w:rPr>
          <w:rFonts w:cs="Times New Roman"/>
          <w:lang w:val="en-US"/>
        </w:rPr>
        <w:t xml:space="preserve">. E. U. Musa. S. N. </w:t>
      </w:r>
      <w:proofErr w:type="spellStart"/>
      <w:r w:rsidRPr="0050535F">
        <w:rPr>
          <w:rFonts w:cs="Times New Roman"/>
          <w:lang w:val="en-US"/>
        </w:rPr>
        <w:t>Khezrimotlagh</w:t>
      </w:r>
      <w:proofErr w:type="spellEnd"/>
      <w:r w:rsidRPr="0050535F">
        <w:rPr>
          <w:rFonts w:cs="Times New Roman"/>
          <w:lang w:val="en-US"/>
        </w:rPr>
        <w:t>. D. &amp; Wong. K. Y. (2016). An integrated model for green supplier selection under fuzzy environment: application of data envelopment analysis and genetic programming approach. </w:t>
      </w:r>
      <w:r w:rsidRPr="0050535F">
        <w:rPr>
          <w:rFonts w:cs="Times New Roman"/>
          <w:i/>
          <w:iCs/>
          <w:lang w:val="en-US"/>
        </w:rPr>
        <w:t>Neural Computing and Applications</w:t>
      </w:r>
      <w:r w:rsidRPr="0050535F">
        <w:rPr>
          <w:rFonts w:cs="Times New Roman"/>
          <w:lang w:val="en-US"/>
        </w:rPr>
        <w:t>. </w:t>
      </w:r>
      <w:r w:rsidRPr="0050535F">
        <w:rPr>
          <w:rFonts w:cs="Times New Roman"/>
          <w:i/>
          <w:iCs/>
          <w:lang w:val="en-US"/>
        </w:rPr>
        <w:t>27</w:t>
      </w:r>
      <w:r w:rsidRPr="0050535F">
        <w:rPr>
          <w:rFonts w:cs="Times New Roman"/>
          <w:lang w:val="en-US"/>
        </w:rPr>
        <w:t>. 707-725.</w:t>
      </w:r>
    </w:p>
    <w:p w14:paraId="5440FFC1" w14:textId="77777777" w:rsidR="00E6232B" w:rsidRPr="0050535F" w:rsidRDefault="00E6232B" w:rsidP="0012087D">
      <w:pPr>
        <w:spacing w:line="360" w:lineRule="auto"/>
        <w:rPr>
          <w:rFonts w:cs="Times New Roman"/>
          <w:lang w:val="en-US"/>
        </w:rPr>
      </w:pPr>
      <w:proofErr w:type="spellStart"/>
      <w:r w:rsidRPr="0050535F">
        <w:rPr>
          <w:rFonts w:cs="Times New Roman"/>
          <w:lang w:val="en-US"/>
        </w:rPr>
        <w:t>Flegl</w:t>
      </w:r>
      <w:proofErr w:type="spellEnd"/>
      <w:r w:rsidRPr="0050535F">
        <w:rPr>
          <w:rFonts w:cs="Times New Roman"/>
          <w:lang w:val="en-US"/>
        </w:rPr>
        <w:t>, M., Jiménez-Bandala, C. A., Sánchez-Juárez, I., &amp; Matus, E. (2022). Analysis of production and investment efficiency in the Mexican food industry: Application of two-stage DEA. </w:t>
      </w:r>
      <w:r w:rsidRPr="0050535F">
        <w:rPr>
          <w:rFonts w:cs="Times New Roman"/>
          <w:i/>
          <w:iCs/>
          <w:lang w:val="en-US"/>
        </w:rPr>
        <w:t>Czech Journal of Food Sciences</w:t>
      </w:r>
      <w:r w:rsidRPr="0050535F">
        <w:rPr>
          <w:rFonts w:cs="Times New Roman"/>
          <w:lang w:val="en-US"/>
        </w:rPr>
        <w:t>, </w:t>
      </w:r>
      <w:r w:rsidRPr="0050535F">
        <w:rPr>
          <w:rFonts w:cs="Times New Roman"/>
          <w:i/>
          <w:iCs/>
          <w:lang w:val="en-US"/>
        </w:rPr>
        <w:t>40</w:t>
      </w:r>
      <w:r w:rsidRPr="0050535F">
        <w:rPr>
          <w:rFonts w:cs="Times New Roman"/>
          <w:lang w:val="en-US"/>
        </w:rPr>
        <w:t>(2).</w:t>
      </w:r>
    </w:p>
    <w:p w14:paraId="5CA0808E" w14:textId="77777777" w:rsidR="00E6232B" w:rsidRPr="0050535F" w:rsidRDefault="00E6232B" w:rsidP="0012087D">
      <w:pPr>
        <w:spacing w:line="360" w:lineRule="auto"/>
        <w:rPr>
          <w:rFonts w:cs="Times New Roman"/>
          <w:lang w:val="en-US"/>
        </w:rPr>
      </w:pPr>
      <w:r w:rsidRPr="0050535F">
        <w:rPr>
          <w:rFonts w:cs="Times New Roman"/>
          <w:lang w:val="en-US"/>
        </w:rPr>
        <w:t>Fogel. D. B. &amp; Robinson. C. J. (2003). Techniques for extracting classification and regression rules from artificial neural networks.</w:t>
      </w:r>
    </w:p>
    <w:p w14:paraId="1470A194" w14:textId="77777777" w:rsidR="00E6232B" w:rsidRPr="0050535F" w:rsidRDefault="00E6232B" w:rsidP="00875C4D">
      <w:pPr>
        <w:spacing w:line="360" w:lineRule="auto"/>
        <w:rPr>
          <w:rFonts w:cs="Times New Roman"/>
          <w:lang w:val="en-US"/>
        </w:rPr>
      </w:pPr>
      <w:proofErr w:type="spellStart"/>
      <w:r w:rsidRPr="00B0703B">
        <w:rPr>
          <w:rFonts w:cs="Times New Roman"/>
          <w:lang w:val="es-ES"/>
        </w:rPr>
        <w:t>Gevrey</w:t>
      </w:r>
      <w:proofErr w:type="spellEnd"/>
      <w:r w:rsidRPr="00B0703B">
        <w:rPr>
          <w:rFonts w:cs="Times New Roman"/>
          <w:lang w:val="es-ES"/>
        </w:rPr>
        <w:t xml:space="preserve">, M., </w:t>
      </w:r>
      <w:proofErr w:type="spellStart"/>
      <w:r w:rsidRPr="00B0703B">
        <w:rPr>
          <w:rFonts w:cs="Times New Roman"/>
          <w:lang w:val="es-ES"/>
        </w:rPr>
        <w:t>Dimopoulos</w:t>
      </w:r>
      <w:proofErr w:type="spellEnd"/>
      <w:r w:rsidRPr="00B0703B">
        <w:rPr>
          <w:rFonts w:cs="Times New Roman"/>
          <w:lang w:val="es-ES"/>
        </w:rPr>
        <w:t xml:space="preserve">, I., &amp; Lek, S. (2003). </w:t>
      </w:r>
      <w:r w:rsidRPr="0050535F">
        <w:rPr>
          <w:rFonts w:cs="Times New Roman"/>
          <w:lang w:val="en-US"/>
        </w:rPr>
        <w:t>Review and comparison of methods to study the contribution of variables in artificial neural network models. </w:t>
      </w:r>
      <w:r w:rsidRPr="0050535F">
        <w:rPr>
          <w:rFonts w:cs="Times New Roman"/>
          <w:i/>
          <w:iCs/>
          <w:lang w:val="en-US"/>
        </w:rPr>
        <w:t>Ecological modelling</w:t>
      </w:r>
      <w:r w:rsidRPr="0050535F">
        <w:rPr>
          <w:rFonts w:cs="Times New Roman"/>
          <w:lang w:val="en-US"/>
        </w:rPr>
        <w:t>, </w:t>
      </w:r>
      <w:r w:rsidRPr="0050535F">
        <w:rPr>
          <w:rFonts w:cs="Times New Roman"/>
          <w:i/>
          <w:iCs/>
          <w:lang w:val="en-US"/>
        </w:rPr>
        <w:t>160</w:t>
      </w:r>
      <w:r w:rsidRPr="0050535F">
        <w:rPr>
          <w:rFonts w:cs="Times New Roman"/>
          <w:lang w:val="en-US"/>
        </w:rPr>
        <w:t>(3), 249-264.</w:t>
      </w:r>
    </w:p>
    <w:p w14:paraId="3FF36403" w14:textId="77777777" w:rsidR="00E6232B" w:rsidRPr="00B0703B" w:rsidRDefault="00E6232B" w:rsidP="0012087D">
      <w:pPr>
        <w:spacing w:line="360" w:lineRule="auto"/>
        <w:rPr>
          <w:rFonts w:cs="Times New Roman"/>
          <w:lang w:val="es-ES"/>
        </w:rPr>
      </w:pPr>
      <w:r w:rsidRPr="0050535F">
        <w:rPr>
          <w:rFonts w:cs="Times New Roman"/>
          <w:lang w:val="en-US"/>
        </w:rPr>
        <w:t xml:space="preserve">Goodfellow. I. Bengio. Y. &amp; Courville. A. (2016). Deep Learning. </w:t>
      </w:r>
      <w:r w:rsidRPr="00B0703B">
        <w:rPr>
          <w:rFonts w:cs="Times New Roman"/>
          <w:lang w:val="es-ES"/>
        </w:rPr>
        <w:t xml:space="preserve">MIT </w:t>
      </w:r>
      <w:proofErr w:type="spellStart"/>
      <w:r w:rsidRPr="00B0703B">
        <w:rPr>
          <w:rFonts w:cs="Times New Roman"/>
          <w:lang w:val="es-ES"/>
        </w:rPr>
        <w:t>Press</w:t>
      </w:r>
      <w:proofErr w:type="spellEnd"/>
      <w:r w:rsidRPr="00B0703B">
        <w:rPr>
          <w:rFonts w:cs="Times New Roman"/>
          <w:lang w:val="es-ES"/>
        </w:rPr>
        <w:t>.</w:t>
      </w:r>
    </w:p>
    <w:p w14:paraId="7750983C" w14:textId="77777777" w:rsidR="00E6232B" w:rsidRPr="0050535F" w:rsidRDefault="00E6232B" w:rsidP="0012087D">
      <w:pPr>
        <w:spacing w:line="360" w:lineRule="auto"/>
        <w:rPr>
          <w:rFonts w:cs="Times New Roman"/>
          <w:lang w:val="en-US"/>
        </w:rPr>
      </w:pPr>
      <w:r w:rsidRPr="00B0703B">
        <w:rPr>
          <w:rFonts w:cs="Times New Roman"/>
          <w:lang w:val="es-ES"/>
        </w:rPr>
        <w:t xml:space="preserve">Guerrero. N. M. Aparicio. J. &amp; Valero-Carreras. D. (2022). </w:t>
      </w:r>
      <w:r w:rsidRPr="0050535F">
        <w:rPr>
          <w:rFonts w:cs="Times New Roman"/>
          <w:lang w:val="en-US"/>
        </w:rPr>
        <w:t>Combining Data Envelopment Analysis and Machine Learning. Mathematics 2022. 10. 909.</w:t>
      </w:r>
    </w:p>
    <w:p w14:paraId="69ED2B22" w14:textId="77777777" w:rsidR="00E6232B" w:rsidRPr="0050535F" w:rsidRDefault="00E6232B" w:rsidP="0012087D">
      <w:pPr>
        <w:spacing w:line="360" w:lineRule="auto"/>
        <w:rPr>
          <w:rFonts w:cs="Times New Roman"/>
          <w:lang w:val="en-US"/>
        </w:rPr>
      </w:pPr>
      <w:r w:rsidRPr="0050535F">
        <w:rPr>
          <w:rFonts w:cs="Times New Roman"/>
          <w:lang w:val="en-US"/>
        </w:rPr>
        <w:t xml:space="preserve">Guillen. M. D. Aparicio. J. &amp; España. V. J. (2023a). </w:t>
      </w:r>
      <w:proofErr w:type="spellStart"/>
      <w:r w:rsidRPr="0050535F">
        <w:rPr>
          <w:rFonts w:cs="Times New Roman"/>
          <w:lang w:val="en-US"/>
        </w:rPr>
        <w:t>boostingDEA</w:t>
      </w:r>
      <w:proofErr w:type="spellEnd"/>
      <w:r w:rsidRPr="0050535F">
        <w:rPr>
          <w:rFonts w:cs="Times New Roman"/>
          <w:lang w:val="en-US"/>
        </w:rPr>
        <w:t>: A boosting approach to Data Envelopment Analysis in R. </w:t>
      </w:r>
      <w:proofErr w:type="spellStart"/>
      <w:r w:rsidRPr="0050535F">
        <w:rPr>
          <w:rFonts w:cs="Times New Roman"/>
          <w:i/>
          <w:iCs/>
          <w:lang w:val="en-US"/>
        </w:rPr>
        <w:t>SoftwareX</w:t>
      </w:r>
      <w:proofErr w:type="spellEnd"/>
      <w:r w:rsidRPr="0050535F">
        <w:rPr>
          <w:rFonts w:cs="Times New Roman"/>
          <w:lang w:val="en-US"/>
        </w:rPr>
        <w:t>. </w:t>
      </w:r>
      <w:r w:rsidRPr="0050535F">
        <w:rPr>
          <w:rFonts w:cs="Times New Roman"/>
          <w:i/>
          <w:iCs/>
          <w:lang w:val="en-US"/>
        </w:rPr>
        <w:t>24</w:t>
      </w:r>
      <w:r w:rsidRPr="0050535F">
        <w:rPr>
          <w:rFonts w:cs="Times New Roman"/>
          <w:lang w:val="en-US"/>
        </w:rPr>
        <w:t>. 101549.</w:t>
      </w:r>
    </w:p>
    <w:p w14:paraId="4A9CA293" w14:textId="77777777" w:rsidR="00E6232B" w:rsidRPr="0050535F" w:rsidRDefault="00E6232B" w:rsidP="0012087D">
      <w:pPr>
        <w:spacing w:line="360" w:lineRule="auto"/>
        <w:rPr>
          <w:rFonts w:cs="Times New Roman"/>
          <w:lang w:val="en-US"/>
        </w:rPr>
      </w:pPr>
      <w:r w:rsidRPr="0050535F">
        <w:rPr>
          <w:rFonts w:cs="Times New Roman"/>
          <w:lang w:val="en-US"/>
        </w:rPr>
        <w:t>Guillen. M. D. Aparicio. J. &amp; Esteve. M. (2023b). Gradient tree boosting and the estimation of production frontiers. </w:t>
      </w:r>
      <w:r w:rsidRPr="0050535F">
        <w:rPr>
          <w:rFonts w:cs="Times New Roman"/>
          <w:i/>
          <w:iCs/>
          <w:lang w:val="en-US"/>
        </w:rPr>
        <w:t>Expert Systems with Applications</w:t>
      </w:r>
      <w:r w:rsidRPr="0050535F">
        <w:rPr>
          <w:rFonts w:cs="Times New Roman"/>
          <w:lang w:val="en-US"/>
        </w:rPr>
        <w:t>. </w:t>
      </w:r>
      <w:r w:rsidRPr="0050535F">
        <w:rPr>
          <w:rFonts w:cs="Times New Roman"/>
          <w:i/>
          <w:iCs/>
          <w:lang w:val="en-US"/>
        </w:rPr>
        <w:t>214</w:t>
      </w:r>
      <w:r w:rsidRPr="0050535F">
        <w:rPr>
          <w:rFonts w:cs="Times New Roman"/>
          <w:lang w:val="en-US"/>
        </w:rPr>
        <w:t>. 119134.</w:t>
      </w:r>
    </w:p>
    <w:p w14:paraId="7615B877" w14:textId="77777777" w:rsidR="00E6232B" w:rsidRPr="0050535F" w:rsidRDefault="00E6232B" w:rsidP="0012087D">
      <w:pPr>
        <w:spacing w:line="360" w:lineRule="auto"/>
        <w:rPr>
          <w:rFonts w:cs="Times New Roman"/>
          <w:lang w:val="en-US"/>
        </w:rPr>
      </w:pPr>
      <w:r w:rsidRPr="0050535F">
        <w:rPr>
          <w:rFonts w:cs="Times New Roman"/>
          <w:lang w:val="en-US"/>
        </w:rPr>
        <w:t>Guillen. M. D. Aparicio. J. &amp; Esteve. M. (2023c). Performance Evaluation of Decision-Making Units Through Boosting Methods in the Context of Free Disposal Hull: Some Exact and Heuristic Algorithms. </w:t>
      </w:r>
      <w:r w:rsidRPr="0050535F">
        <w:rPr>
          <w:rFonts w:cs="Times New Roman"/>
          <w:i/>
          <w:iCs/>
          <w:lang w:val="en-US"/>
        </w:rPr>
        <w:t>International Journal of Information Technology &amp; Decision Making</w:t>
      </w:r>
      <w:r w:rsidRPr="0050535F">
        <w:rPr>
          <w:rFonts w:cs="Times New Roman"/>
          <w:lang w:val="en-US"/>
        </w:rPr>
        <w:t>. 1-30.</w:t>
      </w:r>
    </w:p>
    <w:p w14:paraId="3A52AFFB" w14:textId="77777777" w:rsidR="00E6232B" w:rsidRPr="0050535F" w:rsidDel="00F43467" w:rsidRDefault="00E6232B" w:rsidP="0012087D">
      <w:pPr>
        <w:spacing w:line="360" w:lineRule="auto"/>
        <w:rPr>
          <w:rFonts w:cs="Times New Roman"/>
          <w:lang w:val="en-US"/>
        </w:rPr>
      </w:pPr>
      <w:r w:rsidRPr="0050535F">
        <w:rPr>
          <w:rFonts w:cs="Times New Roman"/>
          <w:lang w:val="en-US"/>
        </w:rPr>
        <w:t xml:space="preserve">Guillen. M. D. Aparicio. </w:t>
      </w:r>
      <w:r w:rsidRPr="00B0703B">
        <w:rPr>
          <w:rFonts w:cs="Times New Roman"/>
          <w:lang w:val="es-ES"/>
        </w:rPr>
        <w:t xml:space="preserve">J. </w:t>
      </w:r>
      <w:proofErr w:type="spellStart"/>
      <w:r w:rsidRPr="00B0703B">
        <w:rPr>
          <w:rFonts w:cs="Times New Roman"/>
          <w:lang w:val="es-ES"/>
        </w:rPr>
        <w:t>Zofío</w:t>
      </w:r>
      <w:proofErr w:type="spellEnd"/>
      <w:r w:rsidRPr="00B0703B">
        <w:rPr>
          <w:rFonts w:cs="Times New Roman"/>
          <w:lang w:val="es-ES"/>
        </w:rPr>
        <w:t xml:space="preserve">. J. L. &amp; España. </w:t>
      </w:r>
      <w:r w:rsidRPr="0050535F">
        <w:rPr>
          <w:rFonts w:cs="Times New Roman"/>
          <w:lang w:val="en-US"/>
        </w:rPr>
        <w:t>V. J. (2024). Improving the predictive accuracy of production frontier models for efficiency measurement using machine learning: The LSB-MAFS method. Computers &amp; Operations Research. 171. 106793.</w:t>
      </w:r>
    </w:p>
    <w:p w14:paraId="113608AD" w14:textId="77777777" w:rsidR="00E6232B" w:rsidRPr="0050535F" w:rsidRDefault="00E6232B" w:rsidP="00875C4D">
      <w:pPr>
        <w:spacing w:line="360" w:lineRule="auto"/>
        <w:rPr>
          <w:rFonts w:cs="Times New Roman"/>
          <w:lang w:val="en-US"/>
        </w:rPr>
      </w:pPr>
      <w:r w:rsidRPr="0050535F">
        <w:rPr>
          <w:rFonts w:cs="Times New Roman"/>
          <w:lang w:val="en-US"/>
        </w:rPr>
        <w:t>Hamby, D. M. (1994). A review of techniques for parameter sensitivity analysis of environmental models. Environmental Monitoring and Assessment, 32(2), 135-154.</w:t>
      </w:r>
    </w:p>
    <w:p w14:paraId="60F79C2D" w14:textId="77777777" w:rsidR="00E6232B" w:rsidRPr="0050535F" w:rsidRDefault="00E6232B" w:rsidP="0012087D">
      <w:pPr>
        <w:spacing w:line="360" w:lineRule="auto"/>
        <w:rPr>
          <w:rFonts w:cs="Times New Roman"/>
          <w:lang w:val="en-US"/>
        </w:rPr>
      </w:pPr>
      <w:r w:rsidRPr="0050535F">
        <w:rPr>
          <w:rFonts w:cs="Times New Roman"/>
          <w:lang w:val="en-US"/>
        </w:rPr>
        <w:t>He. H. &amp; Garcia. E. A. (2009). Learning from imbalanced data. IEEE Transactions on knowledge and data engineering. 21(9). 1263-1284.</w:t>
      </w:r>
    </w:p>
    <w:p w14:paraId="162F678E" w14:textId="77777777" w:rsidR="00E6232B" w:rsidRPr="0050535F" w:rsidRDefault="00E6232B" w:rsidP="0012087D">
      <w:pPr>
        <w:spacing w:line="360" w:lineRule="auto"/>
        <w:rPr>
          <w:rFonts w:cs="Times New Roman"/>
          <w:lang w:val="en-US"/>
        </w:rPr>
      </w:pPr>
      <w:r w:rsidRPr="0050535F">
        <w:rPr>
          <w:rFonts w:cs="Times New Roman"/>
          <w:lang w:val="en-US"/>
        </w:rPr>
        <w:t xml:space="preserve">Jin. Q. Kerstens. K. &amp; Van de </w:t>
      </w:r>
      <w:proofErr w:type="spellStart"/>
      <w:r w:rsidRPr="0050535F">
        <w:rPr>
          <w:rFonts w:cs="Times New Roman"/>
          <w:lang w:val="en-US"/>
        </w:rPr>
        <w:t>Woestyne</w:t>
      </w:r>
      <w:proofErr w:type="spellEnd"/>
      <w:r w:rsidRPr="0050535F">
        <w:rPr>
          <w:rFonts w:cs="Times New Roman"/>
          <w:lang w:val="en-US"/>
        </w:rPr>
        <w:t>. I. (2024). Convex and nonconvex nonparametric frontier-based classification methods for anomaly detection. OR Spectrum. 1-27.</w:t>
      </w:r>
    </w:p>
    <w:p w14:paraId="33A47A12" w14:textId="77777777" w:rsidR="00E6232B" w:rsidRPr="0050535F" w:rsidRDefault="00E6232B" w:rsidP="0012087D">
      <w:pPr>
        <w:spacing w:line="360" w:lineRule="auto"/>
        <w:rPr>
          <w:rFonts w:cs="Times New Roman"/>
          <w:lang w:val="en-US"/>
        </w:rPr>
      </w:pPr>
      <w:proofErr w:type="spellStart"/>
      <w:r w:rsidRPr="0050535F">
        <w:rPr>
          <w:rFonts w:cs="Times New Roman"/>
          <w:lang w:val="en-US"/>
        </w:rPr>
        <w:t>Jomthanachai</w:t>
      </w:r>
      <w:proofErr w:type="spellEnd"/>
      <w:r w:rsidRPr="0050535F">
        <w:rPr>
          <w:rFonts w:cs="Times New Roman"/>
          <w:lang w:val="en-US"/>
        </w:rPr>
        <w:t>. S. Wong. W. P. &amp; Lim. C. P. (2021). An application of data envelopment analysis and machine learning approach to risk management. </w:t>
      </w:r>
      <w:proofErr w:type="spellStart"/>
      <w:r w:rsidRPr="0050535F">
        <w:rPr>
          <w:rFonts w:cs="Times New Roman"/>
          <w:i/>
          <w:iCs/>
          <w:lang w:val="en-US"/>
        </w:rPr>
        <w:t>Ieee</w:t>
      </w:r>
      <w:proofErr w:type="spellEnd"/>
      <w:r w:rsidRPr="0050535F">
        <w:rPr>
          <w:rFonts w:cs="Times New Roman"/>
          <w:i/>
          <w:iCs/>
          <w:lang w:val="en-US"/>
        </w:rPr>
        <w:t xml:space="preserve"> Access</w:t>
      </w:r>
      <w:r w:rsidRPr="0050535F">
        <w:rPr>
          <w:rFonts w:cs="Times New Roman"/>
          <w:lang w:val="en-US"/>
        </w:rPr>
        <w:t>. </w:t>
      </w:r>
      <w:r w:rsidRPr="0050535F">
        <w:rPr>
          <w:rFonts w:cs="Times New Roman"/>
          <w:i/>
          <w:iCs/>
          <w:lang w:val="en-US"/>
        </w:rPr>
        <w:t>9</w:t>
      </w:r>
      <w:r w:rsidRPr="0050535F">
        <w:rPr>
          <w:rFonts w:cs="Times New Roman"/>
          <w:lang w:val="en-US"/>
        </w:rPr>
        <w:t>. 85978-85994.</w:t>
      </w:r>
    </w:p>
    <w:p w14:paraId="47EBC2F4" w14:textId="77777777" w:rsidR="00E6232B" w:rsidRPr="0050535F" w:rsidRDefault="00E6232B" w:rsidP="0012087D">
      <w:pPr>
        <w:spacing w:line="360" w:lineRule="auto"/>
        <w:rPr>
          <w:rFonts w:cs="Times New Roman"/>
          <w:lang w:val="en-US"/>
        </w:rPr>
      </w:pPr>
      <w:r w:rsidRPr="0050535F">
        <w:rPr>
          <w:rFonts w:cs="Times New Roman"/>
          <w:lang w:val="en-US"/>
        </w:rPr>
        <w:t>Kuhn. Max (2008). “Building Predictive Models in R Using the caret Package.” </w:t>
      </w:r>
      <w:r w:rsidRPr="0050535F">
        <w:rPr>
          <w:rFonts w:cs="Times New Roman"/>
          <w:i/>
          <w:iCs/>
          <w:lang w:val="en-US"/>
        </w:rPr>
        <w:t>Journal of Statistical Software</w:t>
      </w:r>
      <w:r w:rsidRPr="0050535F">
        <w:rPr>
          <w:rFonts w:cs="Times New Roman"/>
          <w:lang w:val="en-US"/>
        </w:rPr>
        <w:t>. </w:t>
      </w:r>
      <w:r w:rsidRPr="0050535F">
        <w:rPr>
          <w:rFonts w:cs="Times New Roman"/>
          <w:b/>
          <w:bCs/>
          <w:lang w:val="en-US"/>
        </w:rPr>
        <w:t>28</w:t>
      </w:r>
      <w:r w:rsidRPr="0050535F">
        <w:rPr>
          <w:rFonts w:cs="Times New Roman"/>
          <w:lang w:val="en-US"/>
        </w:rPr>
        <w:t>(5). 1–26.</w:t>
      </w:r>
    </w:p>
    <w:p w14:paraId="3AA2F03E" w14:textId="77777777" w:rsidR="00E6232B" w:rsidRPr="0050535F" w:rsidRDefault="00E6232B" w:rsidP="0012087D">
      <w:pPr>
        <w:spacing w:line="360" w:lineRule="auto"/>
        <w:rPr>
          <w:rFonts w:cs="Times New Roman"/>
          <w:lang w:val="en-US"/>
        </w:rPr>
      </w:pPr>
      <w:r w:rsidRPr="0050535F">
        <w:rPr>
          <w:rFonts w:cs="Times New Roman"/>
          <w:lang w:val="en-US"/>
        </w:rPr>
        <w:t>Kumar, M., &amp; Basu, P. (2008). Perspectives of productivity growth in Indian food industry: a data envelopment analysis. </w:t>
      </w:r>
      <w:r w:rsidRPr="0050535F">
        <w:rPr>
          <w:rFonts w:cs="Times New Roman"/>
          <w:i/>
          <w:iCs/>
          <w:lang w:val="en-US"/>
        </w:rPr>
        <w:t>International Journal of Productivity and Performance Management</w:t>
      </w:r>
      <w:r w:rsidRPr="0050535F">
        <w:rPr>
          <w:rFonts w:cs="Times New Roman"/>
          <w:lang w:val="en-US"/>
        </w:rPr>
        <w:t>, </w:t>
      </w:r>
      <w:r w:rsidRPr="0050535F">
        <w:rPr>
          <w:rFonts w:cs="Times New Roman"/>
          <w:i/>
          <w:iCs/>
          <w:lang w:val="en-US"/>
        </w:rPr>
        <w:t>57</w:t>
      </w:r>
      <w:r w:rsidRPr="0050535F">
        <w:rPr>
          <w:rFonts w:cs="Times New Roman"/>
          <w:lang w:val="en-US"/>
        </w:rPr>
        <w:t>(7), 503-522.</w:t>
      </w:r>
    </w:p>
    <w:p w14:paraId="17E7600E" w14:textId="77777777" w:rsidR="00E6232B" w:rsidRPr="0050535F" w:rsidRDefault="00E6232B" w:rsidP="0012087D">
      <w:pPr>
        <w:spacing w:line="360" w:lineRule="auto"/>
        <w:rPr>
          <w:rFonts w:cs="Times New Roman"/>
          <w:lang w:val="en-US"/>
        </w:rPr>
      </w:pPr>
      <w:r w:rsidRPr="0050535F">
        <w:rPr>
          <w:rFonts w:cs="Times New Roman"/>
          <w:lang w:val="en-US"/>
        </w:rPr>
        <w:t>Kuosmanen. T. &amp; Johnson. A. L. (2010). Data envelopment analysis as nonparametric least-squares regression. </w:t>
      </w:r>
      <w:r w:rsidRPr="0050535F">
        <w:rPr>
          <w:rFonts w:cs="Times New Roman"/>
          <w:i/>
          <w:iCs/>
          <w:lang w:val="en-US"/>
        </w:rPr>
        <w:t>Operations Research</w:t>
      </w:r>
      <w:r w:rsidRPr="0050535F">
        <w:rPr>
          <w:rFonts w:cs="Times New Roman"/>
          <w:lang w:val="en-US"/>
        </w:rPr>
        <w:t>. </w:t>
      </w:r>
      <w:r w:rsidRPr="0050535F">
        <w:rPr>
          <w:rFonts w:cs="Times New Roman"/>
          <w:i/>
          <w:iCs/>
          <w:lang w:val="en-US"/>
        </w:rPr>
        <w:t>58</w:t>
      </w:r>
      <w:r w:rsidRPr="0050535F">
        <w:rPr>
          <w:rFonts w:cs="Times New Roman"/>
          <w:lang w:val="en-US"/>
        </w:rPr>
        <w:t>(1). 149-160.</w:t>
      </w:r>
    </w:p>
    <w:p w14:paraId="225CB149" w14:textId="77777777" w:rsidR="00E6232B" w:rsidRPr="0050535F" w:rsidRDefault="00E6232B" w:rsidP="0012087D">
      <w:pPr>
        <w:spacing w:line="360" w:lineRule="auto"/>
        <w:rPr>
          <w:rFonts w:cs="Times New Roman"/>
          <w:lang w:val="en-US"/>
        </w:rPr>
      </w:pPr>
      <w:r w:rsidRPr="0050535F">
        <w:rPr>
          <w:rFonts w:cs="Times New Roman"/>
          <w:lang w:val="en-US"/>
        </w:rPr>
        <w:t>Kwon. H. B. Lee. J. &amp; Roh. J. J. (2016). Best performance modeling using complementary DEA-ANN approach: Application to Japanese electronics manufacturing firms. </w:t>
      </w:r>
      <w:r w:rsidRPr="0050535F">
        <w:rPr>
          <w:rFonts w:cs="Times New Roman"/>
          <w:i/>
          <w:iCs/>
          <w:lang w:val="en-US"/>
        </w:rPr>
        <w:t>Benchmarking: An International Journal</w:t>
      </w:r>
      <w:r w:rsidRPr="0050535F">
        <w:rPr>
          <w:rFonts w:cs="Times New Roman"/>
          <w:lang w:val="en-US"/>
        </w:rPr>
        <w:t>. </w:t>
      </w:r>
      <w:r w:rsidRPr="0050535F">
        <w:rPr>
          <w:rFonts w:cs="Times New Roman"/>
          <w:i/>
          <w:iCs/>
          <w:lang w:val="en-US"/>
        </w:rPr>
        <w:t>23</w:t>
      </w:r>
      <w:r w:rsidRPr="0050535F">
        <w:rPr>
          <w:rFonts w:cs="Times New Roman"/>
          <w:lang w:val="en-US"/>
        </w:rPr>
        <w:t>(3). 704-721.</w:t>
      </w:r>
    </w:p>
    <w:p w14:paraId="5909F9D6" w14:textId="77777777" w:rsidR="00E6232B" w:rsidRPr="0050535F" w:rsidRDefault="00E6232B" w:rsidP="0012087D">
      <w:pPr>
        <w:spacing w:line="360" w:lineRule="auto"/>
        <w:rPr>
          <w:rFonts w:cs="Times New Roman"/>
          <w:lang w:val="en-US"/>
        </w:rPr>
      </w:pPr>
      <w:r w:rsidRPr="0050535F">
        <w:rPr>
          <w:rFonts w:cs="Times New Roman"/>
          <w:lang w:val="en-US"/>
        </w:rPr>
        <w:t>LeCun. Y. Bengio. Y. &amp; Hinton. G. (2015). Deep learning. Nature. 521(7553). 436-444.</w:t>
      </w:r>
    </w:p>
    <w:p w14:paraId="6EC2690C" w14:textId="77777777" w:rsidR="00E6232B" w:rsidRPr="0050535F" w:rsidRDefault="00E6232B" w:rsidP="00E87574">
      <w:pPr>
        <w:spacing w:line="360" w:lineRule="auto"/>
        <w:rPr>
          <w:rFonts w:cs="Times New Roman"/>
          <w:lang w:val="en-US"/>
        </w:rPr>
      </w:pPr>
      <w:bookmarkStart w:id="44" w:name="_Hlk190699982"/>
      <w:r w:rsidRPr="0050535F">
        <w:rPr>
          <w:rFonts w:cs="Times New Roman"/>
          <w:lang w:val="en-US"/>
        </w:rPr>
        <w:t>Li</w:t>
      </w:r>
      <w:bookmarkEnd w:id="44"/>
      <w:r w:rsidRPr="0050535F">
        <w:rPr>
          <w:rFonts w:cs="Times New Roman"/>
          <w:lang w:val="en-US"/>
        </w:rPr>
        <w:t>, G., Rabitz, H., Yelvington, P. E., Oluwole, O. O., Bacon, F., Kolb, C. E., &amp; Schoendorf, J. (2010). Global sensitivity analysis for systems with independent and/or correlated inputs. </w:t>
      </w:r>
      <w:r w:rsidRPr="0050535F">
        <w:rPr>
          <w:rFonts w:cs="Times New Roman"/>
          <w:i/>
          <w:iCs/>
          <w:lang w:val="en-US"/>
        </w:rPr>
        <w:t>The journal of physical chemistry A</w:t>
      </w:r>
      <w:r w:rsidRPr="0050535F">
        <w:rPr>
          <w:rFonts w:cs="Times New Roman"/>
          <w:lang w:val="en-US"/>
        </w:rPr>
        <w:t>, </w:t>
      </w:r>
      <w:r w:rsidRPr="0050535F">
        <w:rPr>
          <w:rFonts w:cs="Times New Roman"/>
          <w:i/>
          <w:iCs/>
          <w:lang w:val="en-US"/>
        </w:rPr>
        <w:t>114</w:t>
      </w:r>
      <w:r w:rsidRPr="0050535F">
        <w:rPr>
          <w:rFonts w:cs="Times New Roman"/>
          <w:lang w:val="en-US"/>
        </w:rPr>
        <w:t xml:space="preserve">(19), 6022-6032. </w:t>
      </w:r>
    </w:p>
    <w:p w14:paraId="3344D730" w14:textId="77777777" w:rsidR="00E6232B" w:rsidRPr="0050535F" w:rsidRDefault="00E6232B" w:rsidP="0012087D">
      <w:pPr>
        <w:spacing w:line="360" w:lineRule="auto"/>
        <w:rPr>
          <w:rFonts w:cs="Times New Roman"/>
          <w:lang w:val="en-US"/>
        </w:rPr>
      </w:pPr>
      <w:r w:rsidRPr="0050535F">
        <w:rPr>
          <w:rFonts w:cs="Times New Roman"/>
          <w:lang w:val="en-US"/>
        </w:rPr>
        <w:t>Liao. Z. Dai. S. &amp; Kuosmanen. T. (2024). Convex support vector regression.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313</w:t>
      </w:r>
      <w:r w:rsidRPr="0050535F">
        <w:rPr>
          <w:rFonts w:cs="Times New Roman"/>
          <w:lang w:val="en-US"/>
        </w:rPr>
        <w:t>(3). 858-870.</w:t>
      </w:r>
    </w:p>
    <w:p w14:paraId="73002094" w14:textId="77777777" w:rsidR="00E6232B" w:rsidRPr="0050535F" w:rsidRDefault="00E6232B" w:rsidP="00875C4D">
      <w:pPr>
        <w:spacing w:line="360" w:lineRule="auto"/>
        <w:rPr>
          <w:rFonts w:cs="Times New Roman"/>
          <w:lang w:val="en-US"/>
        </w:rPr>
      </w:pPr>
      <w:r w:rsidRPr="0050535F">
        <w:rPr>
          <w:rFonts w:cs="Times New Roman"/>
          <w:lang w:val="en-US"/>
        </w:rPr>
        <w:t>Lin. S. W. &amp; Lu. W. M. (2024). Using inverse DEA and machine learning algorithms to evaluate and predict suppliers’ performance in the apple supply chain. </w:t>
      </w:r>
      <w:r w:rsidRPr="0050535F">
        <w:rPr>
          <w:rFonts w:cs="Times New Roman"/>
          <w:i/>
          <w:iCs/>
          <w:lang w:val="en-US"/>
        </w:rPr>
        <w:t>International Journal of Production Economics</w:t>
      </w:r>
      <w:r w:rsidRPr="0050535F">
        <w:rPr>
          <w:rFonts w:cs="Times New Roman"/>
          <w:lang w:val="en-US"/>
        </w:rPr>
        <w:t>. 109203.</w:t>
      </w:r>
    </w:p>
    <w:p w14:paraId="66EECD4B" w14:textId="77777777" w:rsidR="00E6232B" w:rsidRPr="0050535F" w:rsidRDefault="00E6232B" w:rsidP="00875C4D">
      <w:pPr>
        <w:spacing w:line="360" w:lineRule="auto"/>
        <w:rPr>
          <w:rFonts w:cs="Times New Roman"/>
          <w:lang w:val="en-US"/>
        </w:rPr>
      </w:pPr>
      <w:r w:rsidRPr="0050535F">
        <w:rPr>
          <w:rFonts w:cs="Times New Roman"/>
          <w:lang w:val="en-US"/>
        </w:rPr>
        <w:t>Liu. H. H. Chen. T. Y. Chiu. Y. H. &amp; Kuo. F. H. (2013). A comparison of three-stage DEA and artificial neural network on the operational efficiency of semi-conductor firms in Taiwan. </w:t>
      </w:r>
      <w:r w:rsidRPr="0050535F">
        <w:rPr>
          <w:rFonts w:cs="Times New Roman"/>
          <w:i/>
          <w:iCs/>
          <w:lang w:val="en-US"/>
        </w:rPr>
        <w:t>Modern Economy</w:t>
      </w:r>
      <w:r w:rsidRPr="0050535F">
        <w:rPr>
          <w:rFonts w:cs="Times New Roman"/>
          <w:lang w:val="en-US"/>
        </w:rPr>
        <w:t>. </w:t>
      </w:r>
      <w:r w:rsidRPr="0050535F">
        <w:rPr>
          <w:rFonts w:cs="Times New Roman"/>
          <w:i/>
          <w:iCs/>
          <w:lang w:val="en-US"/>
        </w:rPr>
        <w:t>4</w:t>
      </w:r>
      <w:r w:rsidRPr="0050535F">
        <w:rPr>
          <w:rFonts w:cs="Times New Roman"/>
          <w:lang w:val="en-US"/>
        </w:rPr>
        <w:t>(01). 20-31.</w:t>
      </w:r>
    </w:p>
    <w:p w14:paraId="72469614" w14:textId="77777777" w:rsidR="00E6232B" w:rsidRPr="0050535F" w:rsidRDefault="00E6232B" w:rsidP="00875C4D">
      <w:pPr>
        <w:spacing w:line="360" w:lineRule="auto"/>
        <w:rPr>
          <w:rFonts w:cs="Times New Roman"/>
          <w:lang w:val="en-US"/>
        </w:rPr>
      </w:pPr>
      <w:r w:rsidRPr="0050535F">
        <w:rPr>
          <w:rFonts w:cs="Times New Roman"/>
          <w:lang w:val="en-US"/>
        </w:rPr>
        <w:t>Lundberg. S. &amp; Lee, S.-I. (2017). A unified approach to interpreting model predictions. </w:t>
      </w:r>
      <w:proofErr w:type="spellStart"/>
      <w:r w:rsidRPr="0050535F">
        <w:rPr>
          <w:rFonts w:cs="Times New Roman"/>
          <w:i/>
          <w:iCs/>
          <w:lang w:val="en-US"/>
        </w:rPr>
        <w:t>arXiv</w:t>
      </w:r>
      <w:proofErr w:type="spellEnd"/>
      <w:r w:rsidRPr="0050535F">
        <w:rPr>
          <w:rFonts w:cs="Times New Roman"/>
          <w:i/>
          <w:iCs/>
          <w:lang w:val="en-US"/>
        </w:rPr>
        <w:t xml:space="preserve"> preprint arXiv:1705.07874</w:t>
      </w:r>
      <w:r w:rsidRPr="0050535F">
        <w:rPr>
          <w:rFonts w:cs="Times New Roman"/>
          <w:lang w:val="en-US"/>
        </w:rPr>
        <w:t>.</w:t>
      </w:r>
    </w:p>
    <w:p w14:paraId="18F86352" w14:textId="77777777" w:rsidR="00E6232B" w:rsidRPr="0050535F" w:rsidRDefault="00E6232B" w:rsidP="00875C4D">
      <w:pPr>
        <w:spacing w:line="360" w:lineRule="auto"/>
        <w:rPr>
          <w:rFonts w:cs="Times New Roman"/>
          <w:lang w:val="en-US"/>
        </w:rPr>
      </w:pPr>
      <w:r w:rsidRPr="00B0703B">
        <w:rPr>
          <w:rFonts w:cs="Times New Roman"/>
          <w:lang w:val="nl-NL"/>
        </w:rPr>
        <w:t xml:space="preserve">Martens. D. Baesens. B. Van Gestel. </w:t>
      </w:r>
      <w:r w:rsidRPr="0050535F">
        <w:rPr>
          <w:rFonts w:cs="Times New Roman"/>
          <w:lang w:val="en-US"/>
        </w:rPr>
        <w:t xml:space="preserve">T. &amp; </w:t>
      </w:r>
      <w:proofErr w:type="spellStart"/>
      <w:r w:rsidRPr="0050535F">
        <w:rPr>
          <w:rFonts w:cs="Times New Roman"/>
          <w:lang w:val="en-US"/>
        </w:rPr>
        <w:t>Vanthienen</w:t>
      </w:r>
      <w:proofErr w:type="spellEnd"/>
      <w:r w:rsidRPr="0050535F">
        <w:rPr>
          <w:rFonts w:cs="Times New Roman"/>
          <w:lang w:val="en-US"/>
        </w:rPr>
        <w:t>. J. (2007). Comprehensible credit scoring models using rule extraction from support vector machines.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183</w:t>
      </w:r>
      <w:r w:rsidRPr="0050535F">
        <w:rPr>
          <w:rFonts w:cs="Times New Roman"/>
          <w:lang w:val="en-US"/>
        </w:rPr>
        <w:t>(3). 1466-1476.</w:t>
      </w:r>
    </w:p>
    <w:p w14:paraId="0C07038E" w14:textId="77777777" w:rsidR="00E6232B" w:rsidRPr="0050535F" w:rsidRDefault="00E6232B" w:rsidP="00875C4D">
      <w:pPr>
        <w:spacing w:line="360" w:lineRule="auto"/>
        <w:rPr>
          <w:rFonts w:cs="Times New Roman"/>
          <w:lang w:val="en-US"/>
        </w:rPr>
      </w:pPr>
      <w:r w:rsidRPr="0050535F">
        <w:rPr>
          <w:rFonts w:cs="Times New Roman"/>
          <w:lang w:val="en-US"/>
        </w:rPr>
        <w:t>Nandy. A. &amp; Singh. P. K. (2020). Farm efficiency estimation using a hybrid approach of machine-learning and data envelopment analysis: Evidence from rural eastern India. </w:t>
      </w:r>
      <w:r w:rsidRPr="0050535F">
        <w:rPr>
          <w:rFonts w:cs="Times New Roman"/>
          <w:i/>
          <w:iCs/>
          <w:lang w:val="en-US"/>
        </w:rPr>
        <w:t>Journal of Cleaner Production</w:t>
      </w:r>
      <w:r w:rsidRPr="0050535F">
        <w:rPr>
          <w:rFonts w:cs="Times New Roman"/>
          <w:lang w:val="en-US"/>
        </w:rPr>
        <w:t>. </w:t>
      </w:r>
      <w:r w:rsidRPr="0050535F">
        <w:rPr>
          <w:rFonts w:cs="Times New Roman"/>
          <w:i/>
          <w:iCs/>
          <w:lang w:val="en-US"/>
        </w:rPr>
        <w:t>267</w:t>
      </w:r>
      <w:r w:rsidRPr="0050535F">
        <w:rPr>
          <w:rFonts w:cs="Times New Roman"/>
          <w:lang w:val="en-US"/>
        </w:rPr>
        <w:t>. 122106.</w:t>
      </w:r>
    </w:p>
    <w:p w14:paraId="04200BFF" w14:textId="77777777" w:rsidR="00E6232B" w:rsidRPr="0050535F" w:rsidRDefault="00E6232B" w:rsidP="00875C4D">
      <w:pPr>
        <w:spacing w:line="360" w:lineRule="auto"/>
        <w:rPr>
          <w:rFonts w:cs="Times New Roman"/>
          <w:lang w:val="en-US"/>
        </w:rPr>
      </w:pPr>
      <w:r w:rsidRPr="0050535F">
        <w:rPr>
          <w:rFonts w:cs="Times New Roman"/>
          <w:lang w:val="en-US"/>
        </w:rPr>
        <w:t>Olesen. O. B. &amp; Ruggiero. J. (2022). The hinging hyperplanes: An alternative nonparametric representation of a production function.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296</w:t>
      </w:r>
      <w:r w:rsidRPr="0050535F">
        <w:rPr>
          <w:rFonts w:cs="Times New Roman"/>
          <w:lang w:val="en-US"/>
        </w:rPr>
        <w:t>(1). 254-266.</w:t>
      </w:r>
    </w:p>
    <w:p w14:paraId="5C78EBF5" w14:textId="77777777" w:rsidR="00E6232B" w:rsidRPr="0050535F" w:rsidRDefault="00E6232B" w:rsidP="00875C4D">
      <w:pPr>
        <w:spacing w:line="360" w:lineRule="auto"/>
        <w:rPr>
          <w:rFonts w:cs="Times New Roman"/>
          <w:lang w:val="en-US"/>
        </w:rPr>
      </w:pPr>
      <w:r w:rsidRPr="0050535F">
        <w:rPr>
          <w:rFonts w:cs="Times New Roman"/>
          <w:lang w:val="en-US"/>
        </w:rPr>
        <w:t xml:space="preserve">Olesen. O. B. Petersen. N. C. &amp; </w:t>
      </w:r>
      <w:proofErr w:type="spellStart"/>
      <w:r w:rsidRPr="0050535F">
        <w:rPr>
          <w:rFonts w:cs="Times New Roman"/>
          <w:lang w:val="en-US"/>
        </w:rPr>
        <w:t>Podinovski</w:t>
      </w:r>
      <w:proofErr w:type="spellEnd"/>
      <w:r w:rsidRPr="0050535F">
        <w:rPr>
          <w:rFonts w:cs="Times New Roman"/>
          <w:lang w:val="en-US"/>
        </w:rPr>
        <w:t>. V. V. (2007). Staff assessment and productivity measurement in public administration: an application of data envelopment analysis. Omega. 35(3). 297-307.</w:t>
      </w:r>
    </w:p>
    <w:p w14:paraId="26010A4B" w14:textId="77777777" w:rsidR="00E6232B" w:rsidRPr="0050535F" w:rsidRDefault="00E6232B" w:rsidP="00875C4D">
      <w:pPr>
        <w:spacing w:line="360" w:lineRule="auto"/>
        <w:rPr>
          <w:rFonts w:cs="Times New Roman"/>
          <w:lang w:val="en-US"/>
        </w:rPr>
      </w:pPr>
      <w:r w:rsidRPr="00B0703B">
        <w:rPr>
          <w:rFonts w:cs="Times New Roman"/>
          <w:lang w:val="en-US"/>
        </w:rPr>
        <w:t xml:space="preserve">Omrani. H. </w:t>
      </w:r>
      <w:proofErr w:type="spellStart"/>
      <w:r w:rsidRPr="00B0703B">
        <w:rPr>
          <w:rFonts w:cs="Times New Roman"/>
          <w:lang w:val="en-US"/>
        </w:rPr>
        <w:t>Emrouznejad</w:t>
      </w:r>
      <w:proofErr w:type="spellEnd"/>
      <w:r w:rsidRPr="00B0703B">
        <w:rPr>
          <w:rFonts w:cs="Times New Roman"/>
          <w:lang w:val="en-US"/>
        </w:rPr>
        <w:t xml:space="preserve">. A. </w:t>
      </w:r>
      <w:proofErr w:type="spellStart"/>
      <w:r w:rsidRPr="00B0703B">
        <w:rPr>
          <w:rFonts w:cs="Times New Roman"/>
          <w:lang w:val="en-US"/>
        </w:rPr>
        <w:t>Teplova</w:t>
      </w:r>
      <w:proofErr w:type="spellEnd"/>
      <w:r w:rsidRPr="00B0703B">
        <w:rPr>
          <w:rFonts w:cs="Times New Roman"/>
          <w:lang w:val="en-US"/>
        </w:rPr>
        <w:t xml:space="preserve">. </w:t>
      </w:r>
      <w:r w:rsidRPr="0050535F">
        <w:rPr>
          <w:rFonts w:cs="Times New Roman"/>
          <w:lang w:val="en-US"/>
        </w:rPr>
        <w:t>T. &amp; Amini. M. (2024). Efficiency evaluation of electricity distribution companies: Integrating data envelopment analysis and machine learning for a holistic analysis. Engineering Applications of Artificial Intelligence. 133. 108636.</w:t>
      </w:r>
    </w:p>
    <w:p w14:paraId="10F4B57E" w14:textId="77777777" w:rsidR="00E6232B" w:rsidRPr="0050535F" w:rsidRDefault="00E6232B" w:rsidP="00875C4D">
      <w:pPr>
        <w:spacing w:line="360" w:lineRule="auto"/>
        <w:rPr>
          <w:rFonts w:cs="Times New Roman"/>
          <w:lang w:val="en-US"/>
        </w:rPr>
      </w:pPr>
      <w:r w:rsidRPr="0050535F">
        <w:rPr>
          <w:rFonts w:cs="Times New Roman"/>
          <w:lang w:val="en-US"/>
        </w:rPr>
        <w:t xml:space="preserve">Orea, L. &amp; </w:t>
      </w:r>
      <w:proofErr w:type="spellStart"/>
      <w:r w:rsidRPr="0050535F">
        <w:rPr>
          <w:rFonts w:cs="Times New Roman"/>
          <w:lang w:val="en-US"/>
        </w:rPr>
        <w:t>Zofío</w:t>
      </w:r>
      <w:proofErr w:type="spellEnd"/>
      <w:r w:rsidRPr="00B0703B">
        <w:rPr>
          <w:rFonts w:cs="Times New Roman"/>
          <w:lang w:val="en-US"/>
        </w:rPr>
        <w:t xml:space="preserve">, J.L. </w:t>
      </w:r>
      <w:r w:rsidRPr="0050535F">
        <w:rPr>
          <w:rFonts w:cs="Times New Roman"/>
          <w:lang w:val="en-US"/>
        </w:rPr>
        <w:t xml:space="preserve">(2019). Common methodological choices in non-parametric and parametric analyses of firms’ performance, in ten Raa, T. &amp; Greene, W. H. (eds.) </w:t>
      </w:r>
      <w:r w:rsidRPr="00B0703B">
        <w:rPr>
          <w:rFonts w:cs="Times New Roman"/>
          <w:i/>
          <w:iCs/>
          <w:lang w:val="en-US"/>
        </w:rPr>
        <w:t>Palgrave Handbook of Economic Performance Analysis</w:t>
      </w:r>
      <w:r w:rsidRPr="0050535F">
        <w:rPr>
          <w:rFonts w:cs="Times New Roman"/>
          <w:lang w:val="en-US"/>
        </w:rPr>
        <w:t>, Palgrave-MacMillan: Cham, 419-484.</w:t>
      </w:r>
    </w:p>
    <w:p w14:paraId="16E358E0" w14:textId="77777777" w:rsidR="00E6232B" w:rsidRPr="0050535F" w:rsidRDefault="00E6232B" w:rsidP="00875C4D">
      <w:pPr>
        <w:spacing w:line="360" w:lineRule="auto"/>
        <w:rPr>
          <w:rFonts w:cs="Times New Roman"/>
          <w:lang w:val="en-US"/>
        </w:rPr>
      </w:pPr>
      <w:r w:rsidRPr="0050535F">
        <w:rPr>
          <w:rFonts w:cs="Times New Roman"/>
          <w:lang w:val="en-US"/>
        </w:rPr>
        <w:t>Parmeter. C. F. &amp; Racine. J. S. (2013). Smooth constrained frontier analysis. </w:t>
      </w:r>
      <w:r w:rsidRPr="0050535F">
        <w:rPr>
          <w:rFonts w:cs="Times New Roman"/>
          <w:i/>
          <w:iCs/>
          <w:lang w:val="en-US"/>
        </w:rPr>
        <w:t>Recent Advances and Future Directions in Causality. Prediction. and Specification Analysis: Essays in Honor of Halbert L. White Jr</w:t>
      </w:r>
      <w:r w:rsidRPr="0050535F">
        <w:rPr>
          <w:rFonts w:cs="Times New Roman"/>
          <w:lang w:val="en-US"/>
        </w:rPr>
        <w:t>. 463-488.</w:t>
      </w:r>
    </w:p>
    <w:p w14:paraId="2AD54266" w14:textId="77777777" w:rsidR="00E6232B" w:rsidRPr="0050535F" w:rsidRDefault="00E6232B" w:rsidP="00875C4D">
      <w:pPr>
        <w:spacing w:line="360" w:lineRule="auto"/>
        <w:rPr>
          <w:rFonts w:cs="Times New Roman"/>
          <w:lang w:val="en-US"/>
        </w:rPr>
      </w:pPr>
      <w:r w:rsidRPr="0050535F">
        <w:rPr>
          <w:rFonts w:cs="Times New Roman"/>
          <w:lang w:val="en-US"/>
        </w:rPr>
        <w:t>Pastor. J. T. Lovell. C. K. &amp; Aparicio. J. (2012). Families of linear efficiency programs based on Debreu’s loss function. </w:t>
      </w:r>
      <w:r w:rsidRPr="0050535F">
        <w:rPr>
          <w:rFonts w:cs="Times New Roman"/>
          <w:i/>
          <w:iCs/>
          <w:lang w:val="en-US"/>
        </w:rPr>
        <w:t>Journal of Productivity Analysis</w:t>
      </w:r>
      <w:r w:rsidRPr="0050535F">
        <w:rPr>
          <w:rFonts w:cs="Times New Roman"/>
          <w:lang w:val="en-US"/>
        </w:rPr>
        <w:t>. </w:t>
      </w:r>
      <w:r w:rsidRPr="0050535F">
        <w:rPr>
          <w:rFonts w:cs="Times New Roman"/>
          <w:i/>
          <w:iCs/>
          <w:lang w:val="en-US"/>
        </w:rPr>
        <w:t>38</w:t>
      </w:r>
      <w:r w:rsidRPr="0050535F">
        <w:rPr>
          <w:rFonts w:cs="Times New Roman"/>
          <w:lang w:val="en-US"/>
        </w:rPr>
        <w:t>. 109-120.</w:t>
      </w:r>
    </w:p>
    <w:p w14:paraId="5260FF4C" w14:textId="77777777" w:rsidR="00E6232B" w:rsidRPr="0050535F" w:rsidRDefault="00E6232B" w:rsidP="00875C4D">
      <w:pPr>
        <w:spacing w:line="360" w:lineRule="auto"/>
        <w:rPr>
          <w:rFonts w:cs="Times New Roman"/>
          <w:lang w:val="en-US"/>
        </w:rPr>
      </w:pPr>
      <w:r w:rsidRPr="0050535F">
        <w:rPr>
          <w:rFonts w:cs="Times New Roman"/>
          <w:lang w:val="en-US"/>
        </w:rPr>
        <w:t xml:space="preserve">Ribeiro. M. T. Singh. S. &amp; </w:t>
      </w:r>
      <w:proofErr w:type="spellStart"/>
      <w:r w:rsidRPr="0050535F">
        <w:rPr>
          <w:rFonts w:cs="Times New Roman"/>
          <w:lang w:val="en-US"/>
        </w:rPr>
        <w:t>Guestrin</w:t>
      </w:r>
      <w:proofErr w:type="spellEnd"/>
      <w:r w:rsidRPr="0050535F">
        <w:rPr>
          <w:rFonts w:cs="Times New Roman"/>
          <w:lang w:val="en-US"/>
        </w:rPr>
        <w:t xml:space="preserve">. C. (2016. August). " Why should </w:t>
      </w:r>
      <w:proofErr w:type="spellStart"/>
      <w:r w:rsidRPr="0050535F">
        <w:rPr>
          <w:rFonts w:cs="Times New Roman"/>
          <w:lang w:val="en-US"/>
        </w:rPr>
        <w:t>i</w:t>
      </w:r>
      <w:proofErr w:type="spellEnd"/>
      <w:r w:rsidRPr="0050535F">
        <w:rPr>
          <w:rFonts w:cs="Times New Roman"/>
          <w:lang w:val="en-US"/>
        </w:rPr>
        <w:t xml:space="preserve"> trust you?" Explaining the predictions of any classifier. In </w:t>
      </w:r>
      <w:r w:rsidRPr="0050535F">
        <w:rPr>
          <w:rFonts w:cs="Times New Roman"/>
          <w:i/>
          <w:iCs/>
          <w:lang w:val="en-US"/>
        </w:rPr>
        <w:t>Proceedings of the 22nd ACM SIGKDD international conference on knowledge discovery and data mining</w:t>
      </w:r>
      <w:r w:rsidRPr="0050535F">
        <w:rPr>
          <w:rFonts w:cs="Times New Roman"/>
          <w:lang w:val="en-US"/>
        </w:rPr>
        <w:t> (pp. 1135-1144).</w:t>
      </w:r>
    </w:p>
    <w:p w14:paraId="6E2EE1F2" w14:textId="77777777" w:rsidR="00E6232B" w:rsidRPr="0050535F" w:rsidRDefault="00E6232B" w:rsidP="00875C4D">
      <w:pPr>
        <w:spacing w:line="360" w:lineRule="auto"/>
        <w:rPr>
          <w:rFonts w:cs="Times New Roman"/>
          <w:lang w:val="en-US"/>
        </w:rPr>
      </w:pPr>
      <w:r w:rsidRPr="0050535F">
        <w:rPr>
          <w:rFonts w:cs="Times New Roman"/>
          <w:lang w:val="en-US"/>
        </w:rPr>
        <w:t xml:space="preserve">Ruck. D. W. Rogers. S. K. &amp; </w:t>
      </w:r>
      <w:proofErr w:type="spellStart"/>
      <w:r w:rsidRPr="0050535F">
        <w:rPr>
          <w:rFonts w:cs="Times New Roman"/>
          <w:lang w:val="en-US"/>
        </w:rPr>
        <w:t>Kabrisky</w:t>
      </w:r>
      <w:proofErr w:type="spellEnd"/>
      <w:r w:rsidRPr="0050535F">
        <w:rPr>
          <w:rFonts w:cs="Times New Roman"/>
          <w:lang w:val="en-US"/>
        </w:rPr>
        <w:t>. M. (1990). Feature selection using a multilayer perceptron. Journal of neural network computing. 2(2). 40-48.</w:t>
      </w:r>
    </w:p>
    <w:p w14:paraId="179EEADE" w14:textId="77777777" w:rsidR="00E6232B" w:rsidRPr="0050535F" w:rsidRDefault="00E6232B" w:rsidP="00E23731">
      <w:pPr>
        <w:spacing w:line="360" w:lineRule="auto"/>
        <w:rPr>
          <w:rFonts w:cs="Times New Roman"/>
          <w:lang w:val="en-US"/>
        </w:rPr>
      </w:pPr>
      <w:proofErr w:type="spellStart"/>
      <w:r w:rsidRPr="0050535F">
        <w:rPr>
          <w:rFonts w:cs="Times New Roman"/>
          <w:lang w:val="en-US"/>
        </w:rPr>
        <w:t>Saltelli</w:t>
      </w:r>
      <w:proofErr w:type="spellEnd"/>
      <w:r w:rsidRPr="0050535F">
        <w:rPr>
          <w:rFonts w:cs="Times New Roman"/>
          <w:lang w:val="en-US"/>
        </w:rPr>
        <w:t xml:space="preserve">, A., Ratto, M., Andres, T., Campolongo, F., </w:t>
      </w:r>
      <w:proofErr w:type="spellStart"/>
      <w:r w:rsidRPr="0050535F">
        <w:rPr>
          <w:rFonts w:cs="Times New Roman"/>
          <w:lang w:val="en-US"/>
        </w:rPr>
        <w:t>Cariboni</w:t>
      </w:r>
      <w:proofErr w:type="spellEnd"/>
      <w:r w:rsidRPr="0050535F">
        <w:rPr>
          <w:rFonts w:cs="Times New Roman"/>
          <w:lang w:val="en-US"/>
        </w:rPr>
        <w:t xml:space="preserve">, J., </w:t>
      </w:r>
      <w:proofErr w:type="spellStart"/>
      <w:r w:rsidRPr="0050535F">
        <w:rPr>
          <w:rFonts w:cs="Times New Roman"/>
          <w:lang w:val="en-US"/>
        </w:rPr>
        <w:t>Gatelli</w:t>
      </w:r>
      <w:proofErr w:type="spellEnd"/>
      <w:r w:rsidRPr="0050535F">
        <w:rPr>
          <w:rFonts w:cs="Times New Roman"/>
          <w:lang w:val="en-US"/>
        </w:rPr>
        <w:t xml:space="preserve">, D., </w:t>
      </w:r>
      <w:proofErr w:type="spellStart"/>
      <w:r w:rsidRPr="0050535F">
        <w:rPr>
          <w:rFonts w:cs="Times New Roman"/>
          <w:lang w:val="en-US"/>
        </w:rPr>
        <w:t>Saisana</w:t>
      </w:r>
      <w:proofErr w:type="spellEnd"/>
      <w:r w:rsidRPr="0050535F">
        <w:rPr>
          <w:rFonts w:cs="Times New Roman"/>
          <w:lang w:val="en-US"/>
        </w:rPr>
        <w:t xml:space="preserve">, M., &amp; Tarantola, S. (2008). Global Sensitivity Analysis: The Primer. Wiley. </w:t>
      </w:r>
    </w:p>
    <w:p w14:paraId="46A4F421" w14:textId="77777777" w:rsidR="00E6232B" w:rsidRPr="0050535F" w:rsidRDefault="00E6232B" w:rsidP="00E87574">
      <w:pPr>
        <w:spacing w:line="360" w:lineRule="auto"/>
        <w:rPr>
          <w:rFonts w:cs="Times New Roman"/>
          <w:lang w:val="en-US"/>
        </w:rPr>
      </w:pPr>
      <w:proofErr w:type="spellStart"/>
      <w:r w:rsidRPr="0050535F">
        <w:rPr>
          <w:rFonts w:cs="Times New Roman"/>
          <w:lang w:val="en-US"/>
        </w:rPr>
        <w:t>Saltelli</w:t>
      </w:r>
      <w:proofErr w:type="spellEnd"/>
      <w:r w:rsidRPr="0050535F">
        <w:rPr>
          <w:rFonts w:cs="Times New Roman"/>
          <w:lang w:val="en-US"/>
        </w:rPr>
        <w:t>, A., Tarantola, S., Campolongo, F., &amp; Ratto, M. (2004). </w:t>
      </w:r>
      <w:r w:rsidRPr="0050535F">
        <w:rPr>
          <w:rFonts w:cs="Times New Roman"/>
          <w:i/>
          <w:iCs/>
          <w:lang w:val="en-US"/>
        </w:rPr>
        <w:t>Sensitivity analysis in practice: a guide to assessing scientific models</w:t>
      </w:r>
      <w:r w:rsidRPr="0050535F">
        <w:rPr>
          <w:rFonts w:cs="Times New Roman"/>
          <w:lang w:val="en-US"/>
        </w:rPr>
        <w:t xml:space="preserve"> (Vol. 1). New York: Wiley. </w:t>
      </w:r>
    </w:p>
    <w:p w14:paraId="413679A5" w14:textId="77777777" w:rsidR="00E6232B" w:rsidRPr="0050535F" w:rsidRDefault="00E6232B" w:rsidP="00875C4D">
      <w:pPr>
        <w:spacing w:line="360" w:lineRule="auto"/>
        <w:rPr>
          <w:rFonts w:cs="Times New Roman"/>
          <w:lang w:val="en-US"/>
        </w:rPr>
      </w:pPr>
      <w:r w:rsidRPr="0050535F">
        <w:rPr>
          <w:rFonts w:cs="Times New Roman"/>
          <w:lang w:val="en-US"/>
        </w:rPr>
        <w:t>Sexton, T. R. (1986). The methodology of data envelopment analysis. New directions for program evaluation, 32, 7-29.</w:t>
      </w:r>
    </w:p>
    <w:p w14:paraId="61E578BE" w14:textId="77777777" w:rsidR="00E6232B" w:rsidRPr="0050535F" w:rsidRDefault="00E6232B" w:rsidP="00875C4D">
      <w:pPr>
        <w:spacing w:line="360" w:lineRule="auto"/>
        <w:rPr>
          <w:rFonts w:cs="Times New Roman"/>
          <w:lang w:val="en-US"/>
        </w:rPr>
      </w:pPr>
      <w:proofErr w:type="spellStart"/>
      <w:r w:rsidRPr="0050535F">
        <w:rPr>
          <w:rFonts w:cs="Times New Roman"/>
          <w:lang w:val="en-US"/>
        </w:rPr>
        <w:t>Soboĺ</w:t>
      </w:r>
      <w:proofErr w:type="spellEnd"/>
      <w:r w:rsidRPr="0050535F">
        <w:rPr>
          <w:rFonts w:cs="Times New Roman"/>
          <w:lang w:val="en-US"/>
        </w:rPr>
        <w:t>, I. M. (1993). Sensitivity estimates for nonlinear mathematical models. </w:t>
      </w:r>
      <w:r w:rsidRPr="0050535F">
        <w:rPr>
          <w:rFonts w:cs="Times New Roman"/>
          <w:i/>
          <w:iCs/>
          <w:lang w:val="en-US"/>
        </w:rPr>
        <w:t xml:space="preserve">Math. Model. </w:t>
      </w:r>
      <w:proofErr w:type="spellStart"/>
      <w:r w:rsidRPr="0050535F">
        <w:rPr>
          <w:rFonts w:cs="Times New Roman"/>
          <w:i/>
          <w:iCs/>
          <w:lang w:val="en-US"/>
        </w:rPr>
        <w:t>Comput</w:t>
      </w:r>
      <w:proofErr w:type="spellEnd"/>
      <w:r w:rsidRPr="0050535F">
        <w:rPr>
          <w:rFonts w:cs="Times New Roman"/>
          <w:i/>
          <w:iCs/>
          <w:lang w:val="en-US"/>
        </w:rPr>
        <w:t>. Exp.</w:t>
      </w:r>
      <w:r w:rsidRPr="0050535F">
        <w:rPr>
          <w:rFonts w:cs="Times New Roman"/>
          <w:lang w:val="en-US"/>
        </w:rPr>
        <w:t>, </w:t>
      </w:r>
      <w:r w:rsidRPr="0050535F">
        <w:rPr>
          <w:rFonts w:cs="Times New Roman"/>
          <w:i/>
          <w:iCs/>
          <w:lang w:val="en-US"/>
        </w:rPr>
        <w:t>1</w:t>
      </w:r>
      <w:r w:rsidRPr="0050535F">
        <w:rPr>
          <w:rFonts w:cs="Times New Roman"/>
          <w:lang w:val="en-US"/>
        </w:rPr>
        <w:t>, 407.</w:t>
      </w:r>
    </w:p>
    <w:p w14:paraId="3B560E01" w14:textId="77777777" w:rsidR="00E6232B" w:rsidRPr="0050535F" w:rsidRDefault="00E6232B" w:rsidP="00E87574">
      <w:pPr>
        <w:spacing w:line="360" w:lineRule="auto"/>
        <w:rPr>
          <w:rFonts w:cs="Times New Roman"/>
          <w:lang w:val="en-US"/>
        </w:rPr>
      </w:pPr>
      <w:r w:rsidRPr="0050535F">
        <w:rPr>
          <w:rFonts w:cs="Times New Roman"/>
          <w:lang w:val="en-US"/>
        </w:rPr>
        <w:t>Song, X., Zhang, J., Zhan, C., Xuan, Y., Ye, M., &amp; Xu, C. (2015). Global sensitivity analysis in hydrological modeling: Review of concepts, methods, theoretical framework, and applications. </w:t>
      </w:r>
      <w:r w:rsidRPr="0050535F">
        <w:rPr>
          <w:rFonts w:cs="Times New Roman"/>
          <w:i/>
          <w:iCs/>
          <w:lang w:val="en-US"/>
        </w:rPr>
        <w:t>Journal of hydrology</w:t>
      </w:r>
      <w:r w:rsidRPr="0050535F">
        <w:rPr>
          <w:rFonts w:cs="Times New Roman"/>
          <w:lang w:val="en-US"/>
        </w:rPr>
        <w:t>, </w:t>
      </w:r>
      <w:r w:rsidRPr="0050535F">
        <w:rPr>
          <w:rFonts w:cs="Times New Roman"/>
          <w:i/>
          <w:iCs/>
          <w:lang w:val="en-US"/>
        </w:rPr>
        <w:t>523</w:t>
      </w:r>
      <w:r w:rsidRPr="0050535F">
        <w:rPr>
          <w:rFonts w:cs="Times New Roman"/>
          <w:lang w:val="en-US"/>
        </w:rPr>
        <w:t xml:space="preserve">, 739-757. </w:t>
      </w:r>
    </w:p>
    <w:p w14:paraId="6F64154D" w14:textId="77777777" w:rsidR="00E6232B" w:rsidRPr="0050535F" w:rsidRDefault="00E6232B" w:rsidP="00875C4D">
      <w:pPr>
        <w:spacing w:line="360" w:lineRule="auto"/>
        <w:rPr>
          <w:rFonts w:cs="Times New Roman"/>
          <w:lang w:val="en-US"/>
        </w:rPr>
      </w:pPr>
      <w:r w:rsidRPr="0050535F">
        <w:rPr>
          <w:rFonts w:cs="Times New Roman"/>
          <w:lang w:val="en-US"/>
        </w:rPr>
        <w:t>Tayal. A. Solanki. A. &amp; Singh. S. P. (2020). Integrated framework for identifying sustainable manufacturing layouts based on big data. machine learning. meta-heuristic and data envelopment analysis. </w:t>
      </w:r>
      <w:r w:rsidRPr="0050535F">
        <w:rPr>
          <w:rFonts w:cs="Times New Roman"/>
          <w:i/>
          <w:iCs/>
          <w:lang w:val="en-US"/>
        </w:rPr>
        <w:t>Sustainable Cities and Society</w:t>
      </w:r>
      <w:r w:rsidRPr="0050535F">
        <w:rPr>
          <w:rFonts w:cs="Times New Roman"/>
          <w:lang w:val="en-US"/>
        </w:rPr>
        <w:t>. </w:t>
      </w:r>
      <w:r w:rsidRPr="0050535F">
        <w:rPr>
          <w:rFonts w:cs="Times New Roman"/>
          <w:i/>
          <w:iCs/>
          <w:lang w:val="en-US"/>
        </w:rPr>
        <w:t>62</w:t>
      </w:r>
      <w:r w:rsidRPr="0050535F">
        <w:rPr>
          <w:rFonts w:cs="Times New Roman"/>
          <w:lang w:val="en-US"/>
        </w:rPr>
        <w:t>. 102383.</w:t>
      </w:r>
    </w:p>
    <w:p w14:paraId="6D921C1D" w14:textId="77777777" w:rsidR="00E6232B" w:rsidRPr="0050535F" w:rsidRDefault="00E6232B" w:rsidP="00875C4D">
      <w:pPr>
        <w:spacing w:line="360" w:lineRule="auto"/>
        <w:rPr>
          <w:rFonts w:cs="Times New Roman"/>
          <w:lang w:val="en-US"/>
        </w:rPr>
      </w:pPr>
      <w:proofErr w:type="spellStart"/>
      <w:r w:rsidRPr="0050535F">
        <w:rPr>
          <w:rFonts w:cs="Times New Roman"/>
          <w:lang w:val="en-US"/>
        </w:rPr>
        <w:t>Thanassoulis</w:t>
      </w:r>
      <w:proofErr w:type="spellEnd"/>
      <w:r w:rsidRPr="0050535F">
        <w:rPr>
          <w:rFonts w:cs="Times New Roman"/>
          <w:lang w:val="en-US"/>
        </w:rPr>
        <w:t xml:space="preserve">, E., Portela, M. C., &amp; </w:t>
      </w:r>
      <w:proofErr w:type="spellStart"/>
      <w:r w:rsidRPr="0050535F">
        <w:rPr>
          <w:rFonts w:cs="Times New Roman"/>
          <w:lang w:val="en-US"/>
        </w:rPr>
        <w:t>Despic</w:t>
      </w:r>
      <w:proofErr w:type="spellEnd"/>
      <w:r w:rsidRPr="0050535F">
        <w:rPr>
          <w:rFonts w:cs="Times New Roman"/>
          <w:lang w:val="en-US"/>
        </w:rPr>
        <w:t>, O. (2008). Data envelopment analysis: the mathematical programming approach to efficiency analysis. The measurement of productive efficiency and productivity growth, 251-420.</w:t>
      </w:r>
    </w:p>
    <w:p w14:paraId="194D692B" w14:textId="77777777" w:rsidR="00E6232B" w:rsidRPr="0050535F" w:rsidRDefault="00E6232B" w:rsidP="00875C4D">
      <w:pPr>
        <w:spacing w:line="360" w:lineRule="auto"/>
        <w:rPr>
          <w:rFonts w:cs="Times New Roman"/>
          <w:lang w:val="en-US"/>
        </w:rPr>
      </w:pPr>
      <w:proofErr w:type="spellStart"/>
      <w:r w:rsidRPr="0050535F">
        <w:rPr>
          <w:rFonts w:cs="Times New Roman"/>
          <w:lang w:val="en-US"/>
        </w:rPr>
        <w:t>Thanassoulis</w:t>
      </w:r>
      <w:proofErr w:type="spellEnd"/>
      <w:r w:rsidRPr="0050535F">
        <w:rPr>
          <w:rFonts w:cs="Times New Roman"/>
          <w:lang w:val="en-US"/>
        </w:rPr>
        <w:t xml:space="preserve">. E. </w:t>
      </w:r>
      <w:proofErr w:type="spellStart"/>
      <w:r w:rsidRPr="0050535F">
        <w:rPr>
          <w:rFonts w:cs="Times New Roman"/>
          <w:lang w:val="en-US"/>
        </w:rPr>
        <w:t>Boussofiane</w:t>
      </w:r>
      <w:proofErr w:type="spellEnd"/>
      <w:r w:rsidRPr="0050535F">
        <w:rPr>
          <w:rFonts w:cs="Times New Roman"/>
          <w:lang w:val="en-US"/>
        </w:rPr>
        <w:t>. A. &amp; Dyson. R. G. (2015). Applied data envelopment analysis. Springer.</w:t>
      </w:r>
    </w:p>
    <w:p w14:paraId="49C84800" w14:textId="77777777" w:rsidR="00E6232B" w:rsidRPr="0050535F" w:rsidRDefault="00E6232B" w:rsidP="00875C4D">
      <w:pPr>
        <w:spacing w:line="360" w:lineRule="auto"/>
        <w:rPr>
          <w:rFonts w:cs="Times New Roman"/>
          <w:lang w:val="en-US"/>
        </w:rPr>
      </w:pPr>
      <w:r w:rsidRPr="0050535F">
        <w:rPr>
          <w:rFonts w:cs="Times New Roman"/>
          <w:lang w:val="en-US"/>
        </w:rPr>
        <w:t>Tickle. A. B. Andrews. R. Golea. M. &amp; Diederich. J. (1998). The truth will come to light: Directions and challenges in extracting the knowledge embedded within trained artificial neural networks. IEEE Transactions on Neural Networks. 9(6). 1057-1068.</w:t>
      </w:r>
    </w:p>
    <w:p w14:paraId="237EF661" w14:textId="77777777" w:rsidR="00E6232B" w:rsidRPr="0050535F" w:rsidRDefault="00E6232B" w:rsidP="00875C4D">
      <w:pPr>
        <w:spacing w:line="360" w:lineRule="auto"/>
        <w:rPr>
          <w:rFonts w:cs="Times New Roman"/>
          <w:lang w:val="en-US"/>
        </w:rPr>
      </w:pPr>
      <w:proofErr w:type="spellStart"/>
      <w:r w:rsidRPr="0050535F">
        <w:rPr>
          <w:rFonts w:cs="Times New Roman"/>
          <w:lang w:val="en-US"/>
        </w:rPr>
        <w:t>Tsionas</w:t>
      </w:r>
      <w:proofErr w:type="spellEnd"/>
      <w:r w:rsidRPr="0050535F">
        <w:rPr>
          <w:rFonts w:cs="Times New Roman"/>
          <w:lang w:val="en-US"/>
        </w:rPr>
        <w:t xml:space="preserve">. M. Parmeter. C. F. &amp; </w:t>
      </w:r>
      <w:proofErr w:type="spellStart"/>
      <w:r w:rsidRPr="0050535F">
        <w:rPr>
          <w:rFonts w:cs="Times New Roman"/>
          <w:lang w:val="en-US"/>
        </w:rPr>
        <w:t>Zelenyuk</w:t>
      </w:r>
      <w:proofErr w:type="spellEnd"/>
      <w:r w:rsidRPr="0050535F">
        <w:rPr>
          <w:rFonts w:cs="Times New Roman"/>
          <w:lang w:val="en-US"/>
        </w:rPr>
        <w:t>. V. (2023). Bayesian artificial neural networks for frontier efficiency analysis. </w:t>
      </w:r>
      <w:r w:rsidRPr="0050535F">
        <w:rPr>
          <w:rFonts w:cs="Times New Roman"/>
          <w:i/>
          <w:iCs/>
          <w:lang w:val="en-US"/>
        </w:rPr>
        <w:t>Journal of Econometrics</w:t>
      </w:r>
      <w:r w:rsidRPr="0050535F">
        <w:rPr>
          <w:rFonts w:cs="Times New Roman"/>
          <w:lang w:val="en-US"/>
        </w:rPr>
        <w:t>. </w:t>
      </w:r>
      <w:r w:rsidRPr="0050535F">
        <w:rPr>
          <w:rFonts w:cs="Times New Roman"/>
          <w:i/>
          <w:iCs/>
          <w:lang w:val="en-US"/>
        </w:rPr>
        <w:t>236</w:t>
      </w:r>
      <w:r w:rsidRPr="0050535F">
        <w:rPr>
          <w:rFonts w:cs="Times New Roman"/>
          <w:lang w:val="en-US"/>
        </w:rPr>
        <w:t>(2). 105491.</w:t>
      </w:r>
    </w:p>
    <w:p w14:paraId="58BE9A90" w14:textId="77777777" w:rsidR="00E6232B" w:rsidRPr="0050535F" w:rsidRDefault="00E6232B" w:rsidP="00875C4D">
      <w:pPr>
        <w:spacing w:line="360" w:lineRule="auto"/>
        <w:rPr>
          <w:rFonts w:cs="Times New Roman"/>
          <w:lang w:val="en-US"/>
        </w:rPr>
      </w:pPr>
      <w:r w:rsidRPr="0050535F">
        <w:rPr>
          <w:rFonts w:cs="Times New Roman"/>
          <w:lang w:val="en-US"/>
        </w:rPr>
        <w:t>Tzeng. F. Y. &amp; Ma. K. L. (2005). </w:t>
      </w:r>
      <w:r w:rsidRPr="0050535F">
        <w:rPr>
          <w:rFonts w:cs="Times New Roman"/>
          <w:i/>
          <w:iCs/>
          <w:lang w:val="en-US"/>
        </w:rPr>
        <w:t>Opening the black box-data driven visualization of neural networks</w:t>
      </w:r>
      <w:r w:rsidRPr="0050535F">
        <w:rPr>
          <w:rFonts w:cs="Times New Roman"/>
          <w:lang w:val="en-US"/>
        </w:rPr>
        <w:t> (pp. 383-390). IEEE.</w:t>
      </w:r>
    </w:p>
    <w:p w14:paraId="233C706A" w14:textId="77777777" w:rsidR="00E6232B" w:rsidRPr="00882810" w:rsidRDefault="00E6232B" w:rsidP="00875C4D">
      <w:pPr>
        <w:spacing w:line="360" w:lineRule="auto"/>
        <w:rPr>
          <w:rFonts w:cs="Times New Roman"/>
          <w:lang w:val="es-ES"/>
        </w:rPr>
      </w:pPr>
      <w:r w:rsidRPr="0050535F">
        <w:rPr>
          <w:rFonts w:cs="Times New Roman"/>
          <w:lang w:val="en-US"/>
        </w:rPr>
        <w:t>Valero-Carreras. D. Aparicio. J. &amp; Guerrero. N. M. (2021). Support vector frontiers: A new approach for estimating production functions through support vector machines. </w:t>
      </w:r>
      <w:r w:rsidRPr="00882810">
        <w:rPr>
          <w:rFonts w:cs="Times New Roman"/>
          <w:i/>
          <w:iCs/>
          <w:lang w:val="es-ES"/>
        </w:rPr>
        <w:t>Omega</w:t>
      </w:r>
      <w:r w:rsidRPr="00882810">
        <w:rPr>
          <w:rFonts w:cs="Times New Roman"/>
          <w:lang w:val="es-ES"/>
        </w:rPr>
        <w:t>. </w:t>
      </w:r>
      <w:r w:rsidRPr="00882810">
        <w:rPr>
          <w:rFonts w:cs="Times New Roman"/>
          <w:i/>
          <w:iCs/>
          <w:lang w:val="es-ES"/>
        </w:rPr>
        <w:t>104</w:t>
      </w:r>
      <w:r w:rsidRPr="00882810">
        <w:rPr>
          <w:rFonts w:cs="Times New Roman"/>
          <w:lang w:val="es-ES"/>
        </w:rPr>
        <w:t>. 102490.</w:t>
      </w:r>
    </w:p>
    <w:p w14:paraId="60B14DC6" w14:textId="77777777" w:rsidR="00E6232B" w:rsidRPr="00882810" w:rsidRDefault="00E6232B" w:rsidP="00875C4D">
      <w:pPr>
        <w:spacing w:line="360" w:lineRule="auto"/>
        <w:rPr>
          <w:rFonts w:cs="Times New Roman"/>
          <w:lang w:val="es-ES"/>
        </w:rPr>
      </w:pPr>
      <w:r w:rsidRPr="00882810">
        <w:rPr>
          <w:rFonts w:cs="Times New Roman"/>
          <w:lang w:val="es-ES"/>
        </w:rPr>
        <w:t xml:space="preserve">Valero-Carreras. D. Aparicio. J. &amp; Guerrero. N. M. (2022). </w:t>
      </w:r>
      <w:proofErr w:type="spellStart"/>
      <w:r w:rsidRPr="00882810">
        <w:rPr>
          <w:rFonts w:cs="Times New Roman"/>
          <w:lang w:val="es-ES"/>
        </w:rPr>
        <w:t>Multi-output</w:t>
      </w:r>
      <w:proofErr w:type="spellEnd"/>
      <w:r w:rsidRPr="00882810">
        <w:rPr>
          <w:rFonts w:cs="Times New Roman"/>
          <w:lang w:val="es-ES"/>
        </w:rPr>
        <w:t xml:space="preserve"> </w:t>
      </w:r>
      <w:proofErr w:type="spellStart"/>
      <w:r w:rsidRPr="00882810">
        <w:rPr>
          <w:rFonts w:cs="Times New Roman"/>
          <w:lang w:val="es-ES"/>
        </w:rPr>
        <w:t>support</w:t>
      </w:r>
      <w:proofErr w:type="spellEnd"/>
      <w:r w:rsidRPr="00882810">
        <w:rPr>
          <w:rFonts w:cs="Times New Roman"/>
          <w:lang w:val="es-ES"/>
        </w:rPr>
        <w:t xml:space="preserve"> vector </w:t>
      </w:r>
      <w:proofErr w:type="spellStart"/>
      <w:r w:rsidRPr="00882810">
        <w:rPr>
          <w:rFonts w:cs="Times New Roman"/>
          <w:lang w:val="es-ES"/>
        </w:rPr>
        <w:t>frontiers</w:t>
      </w:r>
      <w:proofErr w:type="spellEnd"/>
      <w:r w:rsidRPr="00882810">
        <w:rPr>
          <w:rFonts w:cs="Times New Roman"/>
          <w:lang w:val="es-ES"/>
        </w:rPr>
        <w:t>. </w:t>
      </w:r>
      <w:proofErr w:type="spellStart"/>
      <w:r w:rsidRPr="00882810">
        <w:rPr>
          <w:rFonts w:cs="Times New Roman"/>
          <w:i/>
          <w:iCs/>
          <w:lang w:val="es-ES"/>
        </w:rPr>
        <w:t>Computers</w:t>
      </w:r>
      <w:proofErr w:type="spellEnd"/>
      <w:r w:rsidRPr="00882810">
        <w:rPr>
          <w:rFonts w:cs="Times New Roman"/>
          <w:i/>
          <w:iCs/>
          <w:lang w:val="es-ES"/>
        </w:rPr>
        <w:t xml:space="preserve"> &amp; </w:t>
      </w:r>
      <w:proofErr w:type="spellStart"/>
      <w:r w:rsidRPr="00882810">
        <w:rPr>
          <w:rFonts w:cs="Times New Roman"/>
          <w:i/>
          <w:iCs/>
          <w:lang w:val="es-ES"/>
        </w:rPr>
        <w:t>Operations</w:t>
      </w:r>
      <w:proofErr w:type="spellEnd"/>
      <w:r w:rsidRPr="00882810">
        <w:rPr>
          <w:rFonts w:cs="Times New Roman"/>
          <w:i/>
          <w:iCs/>
          <w:lang w:val="es-ES"/>
        </w:rPr>
        <w:t xml:space="preserve"> </w:t>
      </w:r>
      <w:proofErr w:type="spellStart"/>
      <w:r w:rsidRPr="00882810">
        <w:rPr>
          <w:rFonts w:cs="Times New Roman"/>
          <w:i/>
          <w:iCs/>
          <w:lang w:val="es-ES"/>
        </w:rPr>
        <w:t>Research</w:t>
      </w:r>
      <w:proofErr w:type="spellEnd"/>
      <w:r w:rsidRPr="00882810">
        <w:rPr>
          <w:rFonts w:cs="Times New Roman"/>
          <w:lang w:val="es-ES"/>
        </w:rPr>
        <w:t>. </w:t>
      </w:r>
      <w:r w:rsidRPr="00882810">
        <w:rPr>
          <w:rFonts w:cs="Times New Roman"/>
          <w:i/>
          <w:iCs/>
          <w:lang w:val="es-ES"/>
        </w:rPr>
        <w:t>143</w:t>
      </w:r>
      <w:r w:rsidRPr="00882810">
        <w:rPr>
          <w:rFonts w:cs="Times New Roman"/>
          <w:lang w:val="es-ES"/>
        </w:rPr>
        <w:t>. 105765.</w:t>
      </w:r>
    </w:p>
    <w:p w14:paraId="0D0198C6" w14:textId="77777777" w:rsidR="00E6232B" w:rsidRPr="0050535F" w:rsidRDefault="00E6232B" w:rsidP="00875C4D">
      <w:pPr>
        <w:spacing w:line="360" w:lineRule="auto"/>
        <w:rPr>
          <w:rFonts w:cs="Times New Roman"/>
          <w:lang w:val="en-US"/>
        </w:rPr>
      </w:pPr>
      <w:r w:rsidRPr="00882810">
        <w:rPr>
          <w:rFonts w:cs="Times New Roman"/>
          <w:lang w:val="es-ES"/>
        </w:rPr>
        <w:t xml:space="preserve">Valero-Carreras. D. Moragues. R. Aparicio. </w:t>
      </w:r>
      <w:r w:rsidRPr="009B6B0A">
        <w:rPr>
          <w:rFonts w:cs="Times New Roman"/>
          <w:lang w:val="es-ES"/>
        </w:rPr>
        <w:t xml:space="preserve">J. &amp; Guerrero. </w:t>
      </w:r>
      <w:r w:rsidRPr="0050535F">
        <w:rPr>
          <w:rFonts w:cs="Times New Roman"/>
          <w:lang w:val="en-US"/>
        </w:rPr>
        <w:t>N. M. (2024). Evaluating different methods for ranking inputs in the context of the performance assessment of decision making units: A machine learning approach. Computers &amp; Operations Research. 163. 106485.</w:t>
      </w:r>
    </w:p>
    <w:p w14:paraId="114E905E" w14:textId="77777777" w:rsidR="00E6232B" w:rsidRPr="0050535F" w:rsidRDefault="00E6232B" w:rsidP="00875C4D">
      <w:pPr>
        <w:spacing w:line="360" w:lineRule="auto"/>
        <w:rPr>
          <w:rFonts w:cs="Times New Roman"/>
          <w:lang w:val="en-US"/>
        </w:rPr>
      </w:pPr>
      <w:r w:rsidRPr="0050535F">
        <w:rPr>
          <w:rFonts w:cs="Times New Roman"/>
          <w:lang w:val="en-US"/>
        </w:rPr>
        <w:t>Venables W.N. &amp; Ripley B.D. (2002). </w:t>
      </w:r>
      <w:r w:rsidRPr="0050535F">
        <w:rPr>
          <w:rFonts w:cs="Times New Roman"/>
          <w:i/>
          <w:iCs/>
          <w:lang w:val="en-US"/>
        </w:rPr>
        <w:t>Modern Applied Statistics with S</w:t>
      </w:r>
      <w:r w:rsidRPr="0050535F">
        <w:rPr>
          <w:rFonts w:cs="Times New Roman"/>
          <w:lang w:val="en-US"/>
        </w:rPr>
        <w:t>. Fourth edition. Springer. New York. ISBN 0-387-95457-0.</w:t>
      </w:r>
    </w:p>
    <w:p w14:paraId="0E050E9D" w14:textId="77777777" w:rsidR="00E6232B" w:rsidRPr="0050535F" w:rsidRDefault="00E6232B" w:rsidP="00875C4D">
      <w:pPr>
        <w:spacing w:line="360" w:lineRule="auto"/>
        <w:rPr>
          <w:rFonts w:cs="Times New Roman"/>
          <w:lang w:val="en-US"/>
        </w:rPr>
      </w:pPr>
      <w:r w:rsidRPr="0050535F">
        <w:rPr>
          <w:rFonts w:cs="Times New Roman"/>
          <w:lang w:val="en-US"/>
        </w:rPr>
        <w:t>Wachter. S. Mittelstadt. B. &amp; Russell. C. (2017). ‘Counterfactual Explanations Without Opening the Black Box: Automated Decisions and the GDPR.’ Harvard Journal of Law &amp; Technology. 31(2). 841-887.</w:t>
      </w:r>
    </w:p>
    <w:p w14:paraId="730E53CE" w14:textId="77777777" w:rsidR="00E6232B" w:rsidRPr="0050535F" w:rsidRDefault="00E6232B" w:rsidP="00875C4D">
      <w:pPr>
        <w:spacing w:line="360" w:lineRule="auto"/>
        <w:rPr>
          <w:rFonts w:cs="Times New Roman"/>
          <w:lang w:val="en-US"/>
        </w:rPr>
      </w:pPr>
      <w:r w:rsidRPr="0050535F">
        <w:rPr>
          <w:rFonts w:cs="Times New Roman"/>
          <w:lang w:val="en-US"/>
        </w:rPr>
        <w:t>Wang, K., Xian, Y., Lee, C. Y., Wei, Y. M., &amp; Huang, Z. (2019). On selecting directions for directional distance functions in a non-parametric framework: a review. </w:t>
      </w:r>
      <w:r w:rsidRPr="0050535F">
        <w:rPr>
          <w:rFonts w:cs="Times New Roman"/>
          <w:i/>
          <w:iCs/>
          <w:lang w:val="en-US"/>
        </w:rPr>
        <w:t>Annals of Operations Research</w:t>
      </w:r>
      <w:r w:rsidRPr="0050535F">
        <w:rPr>
          <w:rFonts w:cs="Times New Roman"/>
          <w:lang w:val="en-US"/>
        </w:rPr>
        <w:t>, </w:t>
      </w:r>
      <w:r w:rsidRPr="0050535F">
        <w:rPr>
          <w:rFonts w:cs="Times New Roman"/>
          <w:i/>
          <w:iCs/>
          <w:lang w:val="en-US"/>
        </w:rPr>
        <w:t>278</w:t>
      </w:r>
      <w:r w:rsidRPr="0050535F">
        <w:rPr>
          <w:rFonts w:cs="Times New Roman"/>
          <w:lang w:val="en-US"/>
        </w:rPr>
        <w:t>, 43-76.</w:t>
      </w:r>
    </w:p>
    <w:p w14:paraId="07B1FD93" w14:textId="77777777" w:rsidR="00E6232B" w:rsidRPr="0050535F" w:rsidRDefault="00E6232B" w:rsidP="00875C4D">
      <w:pPr>
        <w:spacing w:line="360" w:lineRule="auto"/>
        <w:rPr>
          <w:rFonts w:cs="Times New Roman"/>
          <w:lang w:val="en-US"/>
        </w:rPr>
      </w:pPr>
      <w:r w:rsidRPr="0050535F">
        <w:rPr>
          <w:rFonts w:cs="Times New Roman"/>
          <w:lang w:val="en-US"/>
        </w:rPr>
        <w:t>Weiss. G. M. &amp; Provost. F. (2003). Learning when training data are costly: The effect of class distribution on tree induction. Journal of artificial intelligence research. 19. 315-354.</w:t>
      </w:r>
    </w:p>
    <w:p w14:paraId="5259AE11" w14:textId="77777777" w:rsidR="00E6232B" w:rsidRPr="0050535F" w:rsidRDefault="00E6232B" w:rsidP="00875C4D">
      <w:pPr>
        <w:spacing w:line="360" w:lineRule="auto"/>
        <w:rPr>
          <w:rFonts w:cs="Times New Roman"/>
          <w:lang w:val="en-US"/>
        </w:rPr>
      </w:pPr>
      <w:r w:rsidRPr="0050535F">
        <w:rPr>
          <w:rFonts w:cs="Times New Roman"/>
          <w:lang w:val="en-US"/>
        </w:rPr>
        <w:t>Zhou. P. Ang. B. W. &amp; Poh. K. L. (2008). A survey of data envelopment analysis in energy and environmental studies. European Journal of Operational Research. 189(1). 1-18.</w:t>
      </w:r>
    </w:p>
    <w:p w14:paraId="5577AED2" w14:textId="77777777" w:rsidR="00E6232B" w:rsidRPr="0050535F" w:rsidRDefault="00E6232B" w:rsidP="00875C4D">
      <w:pPr>
        <w:spacing w:line="360" w:lineRule="auto"/>
        <w:rPr>
          <w:rFonts w:cs="Times New Roman"/>
          <w:lang w:val="en-US"/>
        </w:rPr>
      </w:pPr>
      <w:r w:rsidRPr="0050535F">
        <w:rPr>
          <w:rFonts w:cs="Times New Roman"/>
          <w:lang w:val="en-US"/>
        </w:rPr>
        <w:t>Zhu. J. (2022). DEA under big data: Data enabled analytics and network data envelopment analysis. Annals of Operations Research. 309(2). 7</w:t>
      </w:r>
    </w:p>
    <w:p w14:paraId="6B7A96A9" w14:textId="77777777" w:rsidR="00E6232B" w:rsidRPr="0050535F" w:rsidRDefault="00E6232B" w:rsidP="00875C4D">
      <w:pPr>
        <w:spacing w:line="360" w:lineRule="auto"/>
        <w:rPr>
          <w:rFonts w:cs="Times New Roman"/>
          <w:lang w:val="en-US"/>
        </w:rPr>
      </w:pPr>
      <w:r w:rsidRPr="0050535F">
        <w:rPr>
          <w:rFonts w:cs="Times New Roman"/>
          <w:lang w:val="en-US"/>
        </w:rPr>
        <w:t xml:space="preserve">Zhu. N. Zhu. C. &amp; </w:t>
      </w:r>
      <w:proofErr w:type="spellStart"/>
      <w:r w:rsidRPr="0050535F">
        <w:rPr>
          <w:rFonts w:cs="Times New Roman"/>
          <w:lang w:val="en-US"/>
        </w:rPr>
        <w:t>Emrouznejad</w:t>
      </w:r>
      <w:proofErr w:type="spellEnd"/>
      <w:r w:rsidRPr="0050535F">
        <w:rPr>
          <w:rFonts w:cs="Times New Roman"/>
          <w:lang w:val="en-US"/>
        </w:rPr>
        <w:t>. A. (2021). A combined machine learning algorithms and DEA method for measuring and predicting the efficiency of Chinese manufacturing listed companies. </w:t>
      </w:r>
      <w:r w:rsidRPr="0050535F">
        <w:rPr>
          <w:rFonts w:cs="Times New Roman"/>
          <w:i/>
          <w:iCs/>
          <w:lang w:val="en-US"/>
        </w:rPr>
        <w:t>Journal of Management Science and Engineering</w:t>
      </w:r>
      <w:r w:rsidRPr="0050535F">
        <w:rPr>
          <w:rFonts w:cs="Times New Roman"/>
          <w:lang w:val="en-US"/>
        </w:rPr>
        <w:t>. </w:t>
      </w:r>
      <w:r w:rsidRPr="0050535F">
        <w:rPr>
          <w:rFonts w:cs="Times New Roman"/>
          <w:i/>
          <w:iCs/>
          <w:lang w:val="en-US"/>
        </w:rPr>
        <w:t>6</w:t>
      </w:r>
      <w:r w:rsidRPr="0050535F">
        <w:rPr>
          <w:rFonts w:cs="Times New Roman"/>
          <w:lang w:val="en-US"/>
        </w:rPr>
        <w:t>(4). 435-448.</w:t>
      </w:r>
    </w:p>
    <w:p w14:paraId="3D305EA9" w14:textId="73BC5F14" w:rsidR="005E10C7" w:rsidRPr="0050535F" w:rsidRDefault="005E10C7" w:rsidP="00875C4D">
      <w:pPr>
        <w:spacing w:line="360" w:lineRule="auto"/>
        <w:rPr>
          <w:rFonts w:cs="Times New Roman"/>
          <w:lang w:val="en-US"/>
        </w:rPr>
      </w:pPr>
    </w:p>
    <w:sectPr w:rsidR="005E10C7" w:rsidRPr="0050535F" w:rsidSect="001325C8">
      <w:footerReference w:type="default" r:id="rId298"/>
      <w:pgSz w:w="11906" w:h="16838"/>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 w:author="España Roch, Víctor Javier" w:date="2025-02-09T20:09:00Z" w:initials="VE">
    <w:p w14:paraId="0520B51D" w14:textId="1E5D1899" w:rsidR="00AB32F0" w:rsidRDefault="00AB32F0" w:rsidP="00FE41C0">
      <w:pPr>
        <w:pStyle w:val="Textocomentario"/>
        <w:jc w:val="left"/>
      </w:pPr>
      <w:r>
        <w:rPr>
          <w:rStyle w:val="Refdecomentario"/>
        </w:rPr>
        <w:annotationRef/>
      </w:r>
      <w:r>
        <w:t xml:space="preserve">He recortado los márgenes de la imagen. </w:t>
      </w:r>
    </w:p>
    <w:p w14:paraId="52D0CBE3" w14:textId="77777777" w:rsidR="00AB32F0" w:rsidRDefault="00AB32F0" w:rsidP="00FE41C0">
      <w:pPr>
        <w:pStyle w:val="Textocomentario"/>
        <w:jc w:val="left"/>
      </w:pPr>
    </w:p>
    <w:p w14:paraId="2F2A9FB4" w14:textId="77777777" w:rsidR="00AB32F0" w:rsidRDefault="00AB32F0" w:rsidP="00FE41C0">
      <w:pPr>
        <w:pStyle w:val="Textocomentario"/>
        <w:jc w:val="left"/>
      </w:pPr>
      <w:r>
        <w:t>Creo que las imágenes quedan mejor rectangulares:</w:t>
      </w:r>
    </w:p>
    <w:p w14:paraId="113D86DF" w14:textId="77777777" w:rsidR="00AB32F0" w:rsidRDefault="00AB32F0" w:rsidP="00FE41C0">
      <w:pPr>
        <w:pStyle w:val="Textocomentario"/>
        <w:jc w:val="left"/>
      </w:pPr>
    </w:p>
    <w:p w14:paraId="006BE19F" w14:textId="77777777" w:rsidR="00AB32F0" w:rsidRDefault="00AB32F0" w:rsidP="00FE41C0">
      <w:pPr>
        <w:pStyle w:val="Textocomentario"/>
        <w:jc w:val="left"/>
      </w:pPr>
      <w:r>
        <w:t>ggsave(file = "img1.png", plot = img1, dpi = 600, width = 10, heigh = 6)</w:t>
      </w:r>
    </w:p>
    <w:p w14:paraId="45BB449D" w14:textId="77777777" w:rsidR="00AB32F0" w:rsidRDefault="00AB32F0" w:rsidP="00FE41C0">
      <w:pPr>
        <w:pStyle w:val="Textocomentario"/>
        <w:jc w:val="left"/>
      </w:pPr>
    </w:p>
    <w:p w14:paraId="3C440930" w14:textId="77777777" w:rsidR="00AB32F0" w:rsidRDefault="00AB32F0" w:rsidP="00FE41C0">
      <w:pPr>
        <w:pStyle w:val="Textocomentario"/>
        <w:jc w:val="left"/>
      </w:pPr>
      <w:r>
        <w:t>Por otro lado, la leyenda creo que queda mejor en “bottom” o dentro de la figura en un sitio donde no moleste.</w:t>
      </w:r>
    </w:p>
    <w:p w14:paraId="192146B0" w14:textId="77777777" w:rsidR="00AB32F0" w:rsidRDefault="00AB32F0" w:rsidP="00FE41C0">
      <w:pPr>
        <w:pStyle w:val="Textocomentario"/>
        <w:jc w:val="left"/>
      </w:pPr>
    </w:p>
    <w:p w14:paraId="2CA19605" w14:textId="77777777" w:rsidR="00AB32F0" w:rsidRDefault="00AB32F0" w:rsidP="00FE41C0">
      <w:pPr>
        <w:pStyle w:val="Textocomentario"/>
        <w:jc w:val="left"/>
      </w:pPr>
      <w:r>
        <w:t>Dejo adjunto un tema por si lo quieres probar:</w:t>
      </w:r>
    </w:p>
    <w:p w14:paraId="4E050D9D" w14:textId="77777777" w:rsidR="00AB32F0" w:rsidRDefault="00AB32F0" w:rsidP="00FE41C0">
      <w:pPr>
        <w:pStyle w:val="Textocomentario"/>
        <w:jc w:val="left"/>
      </w:pPr>
    </w:p>
    <w:p w14:paraId="32E82B09" w14:textId="77777777" w:rsidR="00AB32F0" w:rsidRDefault="00AB32F0" w:rsidP="00FE41C0">
      <w:pPr>
        <w:pStyle w:val="Textocomentario"/>
        <w:jc w:val="left"/>
      </w:pPr>
      <w:r>
        <w:t xml:space="preserve">  guides(fill = guide_legend(nrow = 1, byrow = TRUE)) +</w:t>
      </w:r>
    </w:p>
    <w:p w14:paraId="0FC7BA6F" w14:textId="77777777" w:rsidR="00AB32F0" w:rsidRDefault="00AB32F0" w:rsidP="00FE41C0">
      <w:pPr>
        <w:pStyle w:val="Textocomentario"/>
        <w:jc w:val="left"/>
      </w:pPr>
      <w:r>
        <w:t xml:space="preserve">  theme (</w:t>
      </w:r>
    </w:p>
    <w:p w14:paraId="7C47F6B5" w14:textId="77777777" w:rsidR="00AB32F0" w:rsidRDefault="00AB32F0" w:rsidP="00FE41C0">
      <w:pPr>
        <w:pStyle w:val="Textocomentario"/>
        <w:jc w:val="left"/>
      </w:pPr>
      <w:r>
        <w:t xml:space="preserve">    axis.title.x = element_text (</w:t>
      </w:r>
    </w:p>
    <w:p w14:paraId="6FD07B68" w14:textId="77777777" w:rsidR="00AB32F0" w:rsidRDefault="00AB32F0" w:rsidP="00FE41C0">
      <w:pPr>
        <w:pStyle w:val="Textocomentario"/>
        <w:jc w:val="left"/>
      </w:pPr>
      <w:r>
        <w:t xml:space="preserve">      size = 12, face = "bold", color = "black",</w:t>
      </w:r>
    </w:p>
    <w:p w14:paraId="2C1B3626" w14:textId="77777777" w:rsidR="00AB32F0" w:rsidRDefault="00AB32F0" w:rsidP="00FE41C0">
      <w:pPr>
        <w:pStyle w:val="Textocomentario"/>
        <w:jc w:val="left"/>
      </w:pPr>
      <w:r>
        <w:t xml:space="preserve">      margin = margin(t = 10)</w:t>
      </w:r>
    </w:p>
    <w:p w14:paraId="2AF922E7" w14:textId="77777777" w:rsidR="00AB32F0" w:rsidRDefault="00AB32F0" w:rsidP="00FE41C0">
      <w:pPr>
        <w:pStyle w:val="Textocomentario"/>
        <w:jc w:val="left"/>
      </w:pPr>
      <w:r>
        <w:t xml:space="preserve">      ),</w:t>
      </w:r>
    </w:p>
    <w:p w14:paraId="32BCBC41" w14:textId="77777777" w:rsidR="00AB32F0" w:rsidRDefault="00AB32F0" w:rsidP="00FE41C0">
      <w:pPr>
        <w:pStyle w:val="Textocomentario"/>
        <w:jc w:val="left"/>
      </w:pPr>
      <w:r>
        <w:t xml:space="preserve">    axis.title.y = element_text (</w:t>
      </w:r>
    </w:p>
    <w:p w14:paraId="0D8ED645" w14:textId="77777777" w:rsidR="00AB32F0" w:rsidRDefault="00AB32F0" w:rsidP="00FE41C0">
      <w:pPr>
        <w:pStyle w:val="Textocomentario"/>
        <w:jc w:val="left"/>
      </w:pPr>
      <w:r>
        <w:t xml:space="preserve">      size = 12, face = "bold", color = "black",</w:t>
      </w:r>
    </w:p>
    <w:p w14:paraId="3BBEC193" w14:textId="77777777" w:rsidR="00AB32F0" w:rsidRDefault="00AB32F0" w:rsidP="00FE41C0">
      <w:pPr>
        <w:pStyle w:val="Textocomentario"/>
        <w:jc w:val="left"/>
      </w:pPr>
      <w:r>
        <w:t xml:space="preserve">      margin = margin(r = 10)</w:t>
      </w:r>
    </w:p>
    <w:p w14:paraId="2014FA33" w14:textId="77777777" w:rsidR="00AB32F0" w:rsidRDefault="00AB32F0" w:rsidP="00FE41C0">
      <w:pPr>
        <w:pStyle w:val="Textocomentario"/>
        <w:jc w:val="left"/>
      </w:pPr>
      <w:r>
        <w:t xml:space="preserve">      ),</w:t>
      </w:r>
    </w:p>
    <w:p w14:paraId="5FCF292D" w14:textId="77777777" w:rsidR="00AB32F0" w:rsidRDefault="00AB32F0" w:rsidP="00FE41C0">
      <w:pPr>
        <w:pStyle w:val="Textocomentario"/>
        <w:jc w:val="left"/>
      </w:pPr>
      <w:r>
        <w:t xml:space="preserve">    axis.text = element_text (</w:t>
      </w:r>
    </w:p>
    <w:p w14:paraId="296B9B76" w14:textId="77777777" w:rsidR="00AB32F0" w:rsidRDefault="00AB32F0" w:rsidP="00FE41C0">
      <w:pPr>
        <w:pStyle w:val="Textocomentario"/>
        <w:jc w:val="left"/>
      </w:pPr>
      <w:r>
        <w:t xml:space="preserve">      size = 12, color = "black"</w:t>
      </w:r>
    </w:p>
    <w:p w14:paraId="2037B7DD" w14:textId="77777777" w:rsidR="00AB32F0" w:rsidRDefault="00AB32F0" w:rsidP="00FE41C0">
      <w:pPr>
        <w:pStyle w:val="Textocomentario"/>
        <w:jc w:val="left"/>
      </w:pPr>
      <w:r>
        <w:t xml:space="preserve">      ),</w:t>
      </w:r>
    </w:p>
    <w:p w14:paraId="14956364" w14:textId="77777777" w:rsidR="00AB32F0" w:rsidRDefault="00AB32F0" w:rsidP="00FE41C0">
      <w:pPr>
        <w:pStyle w:val="Textocomentario"/>
        <w:jc w:val="left"/>
      </w:pPr>
      <w:r>
        <w:t xml:space="preserve">    plot.margin = unit(c(1.25, 1.25, 1.25, 1.25), "lines"),</w:t>
      </w:r>
    </w:p>
    <w:p w14:paraId="4212BF75" w14:textId="77777777" w:rsidR="00AB32F0" w:rsidRDefault="00AB32F0" w:rsidP="00FE41C0">
      <w:pPr>
        <w:pStyle w:val="Textocomentario"/>
        <w:jc w:val="left"/>
      </w:pPr>
      <w:r>
        <w:t xml:space="preserve">    plot.title = element_text (</w:t>
      </w:r>
    </w:p>
    <w:p w14:paraId="6447B3F5" w14:textId="77777777" w:rsidR="00AB32F0" w:rsidRDefault="00AB32F0" w:rsidP="00FE41C0">
      <w:pPr>
        <w:pStyle w:val="Textocomentario"/>
        <w:jc w:val="left"/>
      </w:pPr>
      <w:r>
        <w:t xml:space="preserve">      size = 12, face = "bold", color = "black",</w:t>
      </w:r>
    </w:p>
    <w:p w14:paraId="2DCFB0A5" w14:textId="77777777" w:rsidR="00AB32F0" w:rsidRDefault="00AB32F0" w:rsidP="00FE41C0">
      <w:pPr>
        <w:pStyle w:val="Textocomentario"/>
        <w:jc w:val="left"/>
      </w:pPr>
      <w:r>
        <w:t xml:space="preserve">      margin = margin(b = 10)</w:t>
      </w:r>
    </w:p>
    <w:p w14:paraId="13B88056" w14:textId="77777777" w:rsidR="00AB32F0" w:rsidRDefault="00AB32F0" w:rsidP="00FE41C0">
      <w:pPr>
        <w:pStyle w:val="Textocomentario"/>
        <w:jc w:val="left"/>
      </w:pPr>
      <w:r>
        <w:t xml:space="preserve">    ),</w:t>
      </w:r>
    </w:p>
    <w:p w14:paraId="28202747" w14:textId="77777777" w:rsidR="00AB32F0" w:rsidRDefault="00AB32F0" w:rsidP="00FE41C0">
      <w:pPr>
        <w:pStyle w:val="Textocomentario"/>
        <w:jc w:val="left"/>
      </w:pPr>
      <w:r>
        <w:t xml:space="preserve">    legend.position = "bottom",</w:t>
      </w:r>
    </w:p>
    <w:p w14:paraId="748FA5EF" w14:textId="77777777" w:rsidR="00AB32F0" w:rsidRDefault="00AB32F0" w:rsidP="00FE41C0">
      <w:pPr>
        <w:pStyle w:val="Textocomentario"/>
        <w:jc w:val="left"/>
      </w:pPr>
      <w:r>
        <w:t xml:space="preserve">    legend.background = element_rect(color = "black", fill = NA),</w:t>
      </w:r>
    </w:p>
    <w:p w14:paraId="45DDA52E" w14:textId="77777777" w:rsidR="00AB32F0" w:rsidRDefault="00AB32F0" w:rsidP="00FE41C0">
      <w:pPr>
        <w:pStyle w:val="Textocomentario"/>
        <w:jc w:val="left"/>
      </w:pPr>
      <w:r>
        <w:t xml:space="preserve">    legend.box.background = element_rect(color = "black", fill = NA),</w:t>
      </w:r>
    </w:p>
    <w:p w14:paraId="6316AA27" w14:textId="77777777" w:rsidR="00AB32F0" w:rsidRDefault="00AB32F0" w:rsidP="00FE41C0">
      <w:pPr>
        <w:pStyle w:val="Textocomentario"/>
        <w:jc w:val="left"/>
      </w:pPr>
      <w:r>
        <w:t xml:space="preserve">    legend.title = element_text(face = "bold"),</w:t>
      </w:r>
    </w:p>
    <w:p w14:paraId="2CBFA35A" w14:textId="77777777" w:rsidR="00AB32F0" w:rsidRDefault="00AB32F0" w:rsidP="00FE41C0">
      <w:pPr>
        <w:pStyle w:val="Textocomentario"/>
        <w:jc w:val="left"/>
      </w:pPr>
      <w:r>
        <w:t xml:space="preserve">  )</w:t>
      </w:r>
    </w:p>
  </w:comment>
  <w:comment w:id="15" w:author="Gonzalez Moyano, Ricardo" w:date="2025-03-15T17:21:00Z" w:initials="GMR">
    <w:p w14:paraId="00A90157" w14:textId="77777777" w:rsidR="00A5443E" w:rsidRDefault="00A5443E" w:rsidP="00A5443E">
      <w:pPr>
        <w:pStyle w:val="Textocomentario"/>
        <w:jc w:val="left"/>
      </w:pPr>
      <w:r>
        <w:rPr>
          <w:rStyle w:val="Refdecomentario"/>
        </w:rPr>
        <w:annotationRef/>
      </w:r>
      <w:r>
        <w:t>¿Se entiende mejor?</w:t>
      </w:r>
    </w:p>
  </w:comment>
  <w:comment w:id="16" w:author="Gonzalez Moyano, Ricardo" w:date="2025-03-15T18:21:00Z" w:initials="GMR">
    <w:p w14:paraId="7EA3547A" w14:textId="77777777" w:rsidR="003566C9" w:rsidRDefault="003566C9" w:rsidP="003566C9">
      <w:pPr>
        <w:pStyle w:val="Textocomentario"/>
        <w:jc w:val="left"/>
      </w:pPr>
      <w:r>
        <w:rPr>
          <w:rStyle w:val="Refdecomentario"/>
        </w:rPr>
        <w:annotationRef/>
      </w:r>
      <w:r>
        <w:t xml:space="preserve">He añadido información adicional y también lo he reflejado en la tabla de debajo. Solo comparamos el rendimiento con los datasets aumentados para aquellos modelos que presentan un EMPATE. </w:t>
      </w:r>
    </w:p>
  </w:comment>
  <w:comment w:id="17" w:author="Gonzalez Moyano, Ricardo [2]" w:date="2025-03-17T12:51:00Z" w:initials="RG">
    <w:p w14:paraId="3C56525C" w14:textId="77777777" w:rsidR="00C430F3" w:rsidRDefault="00C430F3" w:rsidP="00C430F3">
      <w:pPr>
        <w:pStyle w:val="Textocomentario"/>
        <w:jc w:val="left"/>
      </w:pPr>
      <w:r>
        <w:rPr>
          <w:rStyle w:val="Refdecomentario"/>
        </w:rPr>
        <w:annotationRef/>
      </w:r>
      <w:r>
        <w:t>¿Esto sobra?</w:t>
      </w:r>
    </w:p>
  </w:comment>
  <w:comment w:id="18" w:author="Gonzalez Moyano, Ricardo" w:date="2025-03-15T18:08:00Z" w:initials="GMR">
    <w:p w14:paraId="5BFDACF5" w14:textId="7D25CA5A" w:rsidR="00352EC2" w:rsidRDefault="003F17CE" w:rsidP="00352EC2">
      <w:pPr>
        <w:pStyle w:val="Textocomentario"/>
        <w:jc w:val="left"/>
      </w:pPr>
      <w:r>
        <w:rPr>
          <w:rStyle w:val="Refdecomentario"/>
        </w:rPr>
        <w:annotationRef/>
      </w:r>
      <w:r w:rsidR="00352EC2">
        <w:t>En realidad, solo comparamos el rendimiento entre los niveles que hay empate. Por eso añado esto y en la tabla de abajo solo muestro estos tres niveles.</w:t>
      </w:r>
    </w:p>
  </w:comment>
  <w:comment w:id="19" w:author="Gonzalez Moyano, Ricardo" w:date="2025-03-16T11:23:00Z" w:initials="GMR">
    <w:p w14:paraId="06BA8FE4" w14:textId="131F82C4" w:rsidR="009D29D6" w:rsidRDefault="009D29D6" w:rsidP="009D29D6">
      <w:pPr>
        <w:pStyle w:val="Textocomentario"/>
        <w:jc w:val="left"/>
      </w:pPr>
      <w:r>
        <w:rPr>
          <w:rStyle w:val="Refdecomentario"/>
        </w:rPr>
        <w:annotationRef/>
      </w:r>
      <w:r>
        <w:t>Aqui quiero indicar que el dataset auentado es el del escenario 0.25. Si puede ser confuso, lo quitamos</w:t>
      </w:r>
    </w:p>
  </w:comment>
  <w:comment w:id="21" w:author="Gonzalez Moyano, Ricardo" w:date="2025-03-16T11:25:00Z" w:initials="GMR">
    <w:p w14:paraId="5140CE35" w14:textId="77777777" w:rsidR="009D29D6" w:rsidRDefault="009D29D6" w:rsidP="009D29D6">
      <w:pPr>
        <w:pStyle w:val="Textocomentario"/>
        <w:jc w:val="left"/>
      </w:pPr>
      <w:r>
        <w:rPr>
          <w:rStyle w:val="Refdecomentario"/>
        </w:rPr>
        <w:annotationRef/>
      </w:r>
      <w:r>
        <w:t>Vuelvo a indicar que es D para este ejemplo</w:t>
      </w:r>
    </w:p>
  </w:comment>
  <w:comment w:id="22" w:author="Gonzalez Moyano, Ricardo" w:date="2025-03-16T12:51:00Z" w:initials="GMR">
    <w:p w14:paraId="01919410" w14:textId="77777777" w:rsidR="008B2A8C" w:rsidRDefault="008B2A8C" w:rsidP="008B2A8C">
      <w:pPr>
        <w:pStyle w:val="Textocomentario"/>
        <w:jc w:val="left"/>
      </w:pPr>
      <w:r>
        <w:rPr>
          <w:rStyle w:val="Refdecomentario"/>
        </w:rPr>
        <w:annotationRef/>
      </w:r>
      <w:r>
        <w:t>nuevo</w:t>
      </w:r>
    </w:p>
  </w:comment>
  <w:comment w:id="23" w:author="Gonzalez Moyano, Ricardo" w:date="2025-03-16T12:52:00Z" w:initials="GMR">
    <w:p w14:paraId="019D1400" w14:textId="77777777" w:rsidR="00B76E41" w:rsidRDefault="00B76E41" w:rsidP="00B76E41">
      <w:pPr>
        <w:pStyle w:val="Textocomentario"/>
        <w:jc w:val="left"/>
      </w:pPr>
      <w:r>
        <w:rPr>
          <w:rStyle w:val="Refdecomentario"/>
        </w:rPr>
        <w:annotationRef/>
      </w:r>
      <w:r>
        <w:t>nuevo</w:t>
      </w:r>
    </w:p>
  </w:comment>
  <w:comment w:id="25" w:author="España Roch, Víctor Javier" w:date="2025-02-09T20:33:00Z" w:initials="VE">
    <w:p w14:paraId="04B7A2F2" w14:textId="77777777" w:rsidR="00AB32F0" w:rsidRDefault="00AB32F0" w:rsidP="00901E75">
      <w:pPr>
        <w:pStyle w:val="Textocomentario"/>
        <w:jc w:val="left"/>
      </w:pPr>
      <w:r>
        <w:rPr>
          <w:rStyle w:val="Refdecomentario"/>
        </w:rPr>
        <w:annotationRef/>
      </w:r>
      <w:r>
        <w:t>¿Está puesto en cursiva a propósito, no? (simplemente porque el resto de subsecciones van en negrita).</w:t>
      </w:r>
    </w:p>
  </w:comment>
  <w:comment w:id="26" w:author="Gonzalez Moyano, Ricardo" w:date="2025-02-13T20:35:00Z" w:initials="GMR">
    <w:p w14:paraId="13F2E2C7" w14:textId="77777777" w:rsidR="00AB32F0" w:rsidRDefault="00AB32F0" w:rsidP="00901E75">
      <w:pPr>
        <w:pStyle w:val="Textocomentario"/>
        <w:jc w:val="left"/>
      </w:pPr>
      <w:r>
        <w:rPr>
          <w:rStyle w:val="Refdecomentario"/>
        </w:rPr>
        <w:annotationRef/>
      </w:r>
      <w:r>
        <w:t>Hay que decidir cual seguir, sí.</w:t>
      </w:r>
    </w:p>
  </w:comment>
  <w:comment w:id="27" w:author="España Roch, Víctor Javier" w:date="2025-02-16T11:45:00Z" w:initials="VE">
    <w:p w14:paraId="67F29CFF" w14:textId="77777777" w:rsidR="00AB32F0" w:rsidRDefault="00AB32F0" w:rsidP="00901E75">
      <w:pPr>
        <w:pStyle w:val="Textocomentario"/>
        <w:jc w:val="left"/>
      </w:pPr>
      <w:r>
        <w:rPr>
          <w:rStyle w:val="Refdecomentario"/>
        </w:rPr>
        <w:annotationRef/>
      </w:r>
      <w:r>
        <w:t>En ese cámbialo por los anteriores.</w:t>
      </w:r>
    </w:p>
  </w:comment>
  <w:comment w:id="28" w:author="Gonzalez Moyano, Ricardo [2]" w:date="2025-03-17T12:50:00Z" w:initials="RG">
    <w:p w14:paraId="2160F7C1" w14:textId="77777777" w:rsidR="002342D2" w:rsidRDefault="002342D2" w:rsidP="002342D2">
      <w:pPr>
        <w:pStyle w:val="Textocomentario"/>
        <w:jc w:val="left"/>
      </w:pPr>
      <w:r>
        <w:rPr>
          <w:rStyle w:val="Refdecomentario"/>
        </w:rPr>
        <w:annotationRef/>
      </w:r>
      <w:r>
        <w:t>¿Los quitamos entonces? Para las 3 tablas</w:t>
      </w:r>
    </w:p>
  </w:comment>
  <w:comment w:id="29" w:author="Gonzalez Moyano, Ricardo [2]" w:date="2025-03-17T12:50:00Z" w:initials="RG">
    <w:p w14:paraId="2A441F67" w14:textId="77777777" w:rsidR="002342D2" w:rsidRDefault="002342D2" w:rsidP="002342D2">
      <w:pPr>
        <w:pStyle w:val="Textocomentario"/>
        <w:jc w:val="left"/>
      </w:pPr>
      <w:r>
        <w:rPr>
          <w:rStyle w:val="Refdecomentario"/>
        </w:rPr>
        <w:annotationRef/>
      </w:r>
      <w:r>
        <w:t>Los paréntesis para las probabilidades me refiero</w:t>
      </w:r>
    </w:p>
  </w:comment>
  <w:comment w:id="30" w:author="Gonzalez Moyano, Ricardo" w:date="2025-03-16T18:23:00Z" w:initials="GMR">
    <w:p w14:paraId="4FD9A7EB" w14:textId="54EA3670" w:rsidR="00BE7FED" w:rsidRDefault="00BE7FED" w:rsidP="00BE7FED">
      <w:pPr>
        <w:pStyle w:val="Textocomentario"/>
        <w:jc w:val="left"/>
      </w:pPr>
      <w:r>
        <w:rPr>
          <w:rStyle w:val="Refdecomentario"/>
        </w:rPr>
        <w:annotationRef/>
      </w:r>
      <w:r>
        <w:t>Casi 0</w:t>
      </w:r>
    </w:p>
  </w:comment>
  <w:comment w:id="31" w:author="Gonzalez Moyano, Ricardo [2]" w:date="2025-03-17T11:11:00Z" w:initials="RG">
    <w:p w14:paraId="1034F1AF" w14:textId="77777777" w:rsidR="003D3204" w:rsidRDefault="003D3204" w:rsidP="003D3204">
      <w:pPr>
        <w:pStyle w:val="Textocomentario"/>
        <w:jc w:val="left"/>
      </w:pPr>
      <w:r>
        <w:rPr>
          <w:rStyle w:val="Refdecomentario"/>
        </w:rPr>
        <w:annotationRef/>
      </w:r>
      <w:r>
        <w:t xml:space="preserve">Because with a higher beta, the predicted value of employees will be lower than the minimum observed, and this is a constraint we previously mentioned to ensure that the predictions do not yield results that deviate from reality or suggest a resource level close to zero (or even negative in some cases). </w:t>
      </w:r>
    </w:p>
  </w:comment>
  <w:comment w:id="32" w:author="Gonzalez Moyano, Ricardo [2]" w:date="2025-03-17T10:58:00Z" w:initials="RG">
    <w:p w14:paraId="21D07D38" w14:textId="2F7F2614" w:rsidR="008379B2" w:rsidRDefault="00CE5C56" w:rsidP="008379B2">
      <w:pPr>
        <w:pStyle w:val="Textocomentario"/>
        <w:jc w:val="left"/>
      </w:pPr>
      <w:r>
        <w:rPr>
          <w:rStyle w:val="Refdecomentario"/>
        </w:rPr>
        <w:annotationRef/>
      </w:r>
      <w:r w:rsidR="008379B2">
        <w:t>JL, esta DMU se van realizando los cambios para lograr el 0.85 establecido como umbral.</w:t>
      </w:r>
    </w:p>
    <w:p w14:paraId="56609F64" w14:textId="77777777" w:rsidR="008379B2" w:rsidRDefault="008379B2" w:rsidP="008379B2">
      <w:pPr>
        <w:pStyle w:val="Textocomentario"/>
        <w:jc w:val="left"/>
      </w:pPr>
    </w:p>
    <w:p w14:paraId="53CF9532" w14:textId="77777777" w:rsidR="008379B2" w:rsidRDefault="008379B2" w:rsidP="008379B2">
      <w:pPr>
        <w:pStyle w:val="Textocomentario"/>
        <w:jc w:val="left"/>
      </w:pPr>
      <w:r>
        <w:t>Sin embargo el la variable employees, un beta mayor implicaría reducir los trabajadores a menos de 50 (que es el mínimo observado). Por eso es algoritmo para ahí.</w:t>
      </w:r>
    </w:p>
    <w:p w14:paraId="5D9B7F25" w14:textId="77777777" w:rsidR="008379B2" w:rsidRDefault="008379B2" w:rsidP="008379B2">
      <w:pPr>
        <w:pStyle w:val="Textocomentario"/>
        <w:jc w:val="left"/>
      </w:pPr>
    </w:p>
    <w:p w14:paraId="3169A26E" w14:textId="77777777" w:rsidR="008379B2" w:rsidRDefault="008379B2" w:rsidP="008379B2">
      <w:pPr>
        <w:pStyle w:val="Textocomentario"/>
        <w:jc w:val="left"/>
      </w:pPr>
      <w:r>
        <w:t xml:space="preserve">Si comparamos esa proyección con p=0.8, la unidad observada que sí que tiene una probabilidad igual o superior a 0.85 más cercana es la 56. </w:t>
      </w:r>
    </w:p>
    <w:p w14:paraId="3C8936B2" w14:textId="77777777" w:rsidR="008379B2" w:rsidRDefault="008379B2" w:rsidP="008379B2">
      <w:pPr>
        <w:pStyle w:val="Textocomentario"/>
        <w:jc w:val="left"/>
      </w:pPr>
    </w:p>
    <w:p w14:paraId="7704113E" w14:textId="77777777" w:rsidR="008379B2" w:rsidRDefault="008379B2" w:rsidP="008379B2">
      <w:pPr>
        <w:pStyle w:val="Textocomentario"/>
        <w:jc w:val="left"/>
      </w:pPr>
      <w:r>
        <w:t xml:space="preserve">Pero te adjunto la 56, lo predicho y la 56 no es muy similar: </w:t>
      </w:r>
    </w:p>
    <w:p w14:paraId="72167BC5" w14:textId="77777777" w:rsidR="008379B2" w:rsidRDefault="008379B2" w:rsidP="008379B2">
      <w:pPr>
        <w:pStyle w:val="Textocomentario"/>
        <w:jc w:val="left"/>
      </w:pPr>
    </w:p>
    <w:p w14:paraId="63972555" w14:textId="77777777" w:rsidR="008379B2" w:rsidRDefault="008379B2" w:rsidP="008379B2">
      <w:pPr>
        <w:pStyle w:val="Textocomentario"/>
        <w:jc w:val="left"/>
      </w:pPr>
    </w:p>
    <w:p w14:paraId="388015F5" w14:textId="77777777" w:rsidR="008379B2" w:rsidRDefault="008379B2" w:rsidP="008379B2">
      <w:pPr>
        <w:pStyle w:val="Textocomentario"/>
        <w:jc w:val="left"/>
      </w:pPr>
      <w:r>
        <w:t xml:space="preserve">total_assets = 3.9449 </w:t>
      </w:r>
    </w:p>
    <w:p w14:paraId="24D716F2" w14:textId="77777777" w:rsidR="008379B2" w:rsidRDefault="008379B2" w:rsidP="008379B2">
      <w:pPr>
        <w:pStyle w:val="Textocomentario"/>
        <w:jc w:val="left"/>
      </w:pPr>
      <w:r>
        <w:t>employees = 100</w:t>
      </w:r>
    </w:p>
    <w:p w14:paraId="6A980B91" w14:textId="77777777" w:rsidR="008379B2" w:rsidRDefault="008379B2" w:rsidP="008379B2">
      <w:pPr>
        <w:pStyle w:val="Textocomentario"/>
        <w:jc w:val="left"/>
      </w:pPr>
      <w:r>
        <w:t xml:space="preserve">fixed_assets = 0.41521 </w:t>
      </w:r>
    </w:p>
    <w:p w14:paraId="6600A8B8" w14:textId="77777777" w:rsidR="008379B2" w:rsidRDefault="008379B2" w:rsidP="008379B2">
      <w:pPr>
        <w:pStyle w:val="Textocomentario"/>
        <w:jc w:val="left"/>
      </w:pPr>
      <w:r>
        <w:t xml:space="preserve">personal_expenses = 2.59147 </w:t>
      </w:r>
    </w:p>
    <w:p w14:paraId="42557C07" w14:textId="77777777" w:rsidR="008379B2" w:rsidRDefault="008379B2" w:rsidP="008379B2">
      <w:pPr>
        <w:pStyle w:val="Textocomentario"/>
        <w:jc w:val="left"/>
      </w:pPr>
    </w:p>
    <w:p w14:paraId="6483E292" w14:textId="77777777" w:rsidR="008379B2" w:rsidRDefault="008379B2" w:rsidP="008379B2">
      <w:pPr>
        <w:pStyle w:val="Textocomentario"/>
        <w:jc w:val="left"/>
      </w:pPr>
      <w:r>
        <w:t xml:space="preserve">operating_income = 19.96846 </w:t>
      </w:r>
    </w:p>
    <w:p w14:paraId="3297E690" w14:textId="77777777" w:rsidR="008379B2" w:rsidRDefault="008379B2" w:rsidP="008379B2">
      <w:pPr>
        <w:pStyle w:val="Textocomentario"/>
        <w:jc w:val="left"/>
      </w:pPr>
    </w:p>
    <w:p w14:paraId="0874EEE5" w14:textId="77777777" w:rsidR="008379B2" w:rsidRDefault="008379B2" w:rsidP="008379B2">
      <w:pPr>
        <w:pStyle w:val="Textocomentario"/>
        <w:jc w:val="left"/>
      </w:pPr>
      <w:r>
        <w:t>Arriba de la imagen el target, debajo la proyeccion de la 37</w:t>
      </w:r>
    </w:p>
    <w:p w14:paraId="16BA8AA9" w14:textId="4474F34D" w:rsidR="008379B2" w:rsidRDefault="008379B2" w:rsidP="008379B2">
      <w:pPr>
        <w:pStyle w:val="Textocomentario"/>
        <w:jc w:val="left"/>
      </w:pPr>
      <w:r>
        <w:rPr>
          <w:noProof/>
        </w:rPr>
        <w:drawing>
          <wp:inline distT="0" distB="0" distL="0" distR="0" wp14:anchorId="55A6A68A" wp14:editId="644F7E7A">
            <wp:extent cx="5400040" cy="1330960"/>
            <wp:effectExtent l="0" t="0" r="0" b="2540"/>
            <wp:docPr id="1732896795"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96795" name="Imagen 1732896795" descr="Image"/>
                    <pic:cNvPicPr/>
                  </pic:nvPicPr>
                  <pic:blipFill>
                    <a:blip r:embed="rId1">
                      <a:extLst>
                        <a:ext uri="{28A0092B-C50C-407E-A947-70E740481C1C}">
                          <a14:useLocalDpi xmlns:a14="http://schemas.microsoft.com/office/drawing/2010/main" val="0"/>
                        </a:ext>
                      </a:extLst>
                    </a:blip>
                    <a:stretch>
                      <a:fillRect/>
                    </a:stretch>
                  </pic:blipFill>
                  <pic:spPr>
                    <a:xfrm>
                      <a:off x="0" y="0"/>
                      <a:ext cx="5400040" cy="1330960"/>
                    </a:xfrm>
                    <a:prstGeom prst="rect">
                      <a:avLst/>
                    </a:prstGeom>
                  </pic:spPr>
                </pic:pic>
              </a:graphicData>
            </a:graphic>
          </wp:inline>
        </w:drawing>
      </w:r>
    </w:p>
  </w:comment>
  <w:comment w:id="33" w:author="Gonzalez Moyano, Ricardo [2]" w:date="2025-03-17T11:00:00Z" w:initials="RG">
    <w:p w14:paraId="289317DC" w14:textId="77777777" w:rsidR="008653A3" w:rsidRDefault="00635E73" w:rsidP="008653A3">
      <w:pPr>
        <w:pStyle w:val="Textocomentario"/>
        <w:jc w:val="left"/>
      </w:pPr>
      <w:r>
        <w:rPr>
          <w:rStyle w:val="Refdecomentario"/>
        </w:rPr>
        <w:annotationRef/>
      </w:r>
      <w:r w:rsidR="008653A3">
        <w:t>Lo he reescrito. ¿Es eso lo que querias indicar?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CBFA35A" w15:done="0"/>
  <w15:commentEx w15:paraId="00A90157" w15:done="0"/>
  <w15:commentEx w15:paraId="7EA3547A" w15:paraIdParent="00A90157" w15:done="0"/>
  <w15:commentEx w15:paraId="3C56525C" w15:done="0"/>
  <w15:commentEx w15:paraId="5BFDACF5" w15:done="0"/>
  <w15:commentEx w15:paraId="06BA8FE4" w15:done="0"/>
  <w15:commentEx w15:paraId="5140CE35" w15:done="0"/>
  <w15:commentEx w15:paraId="01919410" w15:done="0"/>
  <w15:commentEx w15:paraId="019D1400" w15:done="0"/>
  <w15:commentEx w15:paraId="04B7A2F2" w15:done="1"/>
  <w15:commentEx w15:paraId="13F2E2C7" w15:paraIdParent="04B7A2F2" w15:done="1"/>
  <w15:commentEx w15:paraId="67F29CFF" w15:paraIdParent="04B7A2F2" w15:done="1"/>
  <w15:commentEx w15:paraId="2160F7C1" w15:done="0"/>
  <w15:commentEx w15:paraId="2A441F67" w15:paraIdParent="2160F7C1" w15:done="0"/>
  <w15:commentEx w15:paraId="4FD9A7EB" w15:done="0"/>
  <w15:commentEx w15:paraId="1034F1AF" w15:done="0"/>
  <w15:commentEx w15:paraId="16BA8AA9" w15:done="0"/>
  <w15:commentEx w15:paraId="289317DC" w15:paraIdParent="16BA8A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B8BFFA0" w16cex:dateUtc="2025-02-09T19:09:00Z"/>
  <w16cex:commentExtensible w16cex:durableId="1F902665" w16cex:dateUtc="2025-03-15T16:21:00Z"/>
  <w16cex:commentExtensible w16cex:durableId="703F511E" w16cex:dateUtc="2025-03-15T17:21:00Z"/>
  <w16cex:commentExtensible w16cex:durableId="66F9020B" w16cex:dateUtc="2025-03-17T11:51:00Z"/>
  <w16cex:commentExtensible w16cex:durableId="4EE8A3DB" w16cex:dateUtc="2025-03-15T17:08:00Z"/>
  <w16cex:commentExtensible w16cex:durableId="2AACD997" w16cex:dateUtc="2025-03-16T10:23:00Z"/>
  <w16cex:commentExtensible w16cex:durableId="60B01B3E" w16cex:dateUtc="2025-03-16T10:25:00Z"/>
  <w16cex:commentExtensible w16cex:durableId="04361346" w16cex:dateUtc="2025-03-16T11:51:00Z"/>
  <w16cex:commentExtensible w16cex:durableId="2EA3BCF4" w16cex:dateUtc="2025-03-16T11:52:00Z"/>
  <w16cex:commentExtensible w16cex:durableId="2B7D1D18" w16cex:dateUtc="2025-02-09T19:33:00Z"/>
  <w16cex:commentExtensible w16cex:durableId="2B7D1D17" w16cex:dateUtc="2025-02-13T19:35:00Z"/>
  <w16cex:commentExtensible w16cex:durableId="2B7D1D16" w16cex:dateUtc="2025-02-16T10:45:00Z"/>
  <w16cex:commentExtensible w16cex:durableId="78533C69" w16cex:dateUtc="2025-03-17T11:50:00Z"/>
  <w16cex:commentExtensible w16cex:durableId="79785009" w16cex:dateUtc="2025-03-17T11:50:00Z"/>
  <w16cex:commentExtensible w16cex:durableId="3558182B" w16cex:dateUtc="2025-03-16T17:23:00Z"/>
  <w16cex:commentExtensible w16cex:durableId="2204C7E3" w16cex:dateUtc="2025-03-17T10:11:00Z"/>
  <w16cex:commentExtensible w16cex:durableId="453C3111" w16cex:dateUtc="2025-03-17T09:58:00Z"/>
  <w16cex:commentExtensible w16cex:durableId="041B96C9" w16cex:dateUtc="2025-03-17T10: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CBFA35A" w16cid:durableId="5B8BFFA0"/>
  <w16cid:commentId w16cid:paraId="00A90157" w16cid:durableId="1F902665"/>
  <w16cid:commentId w16cid:paraId="7EA3547A" w16cid:durableId="703F511E"/>
  <w16cid:commentId w16cid:paraId="3C56525C" w16cid:durableId="66F9020B"/>
  <w16cid:commentId w16cid:paraId="5BFDACF5" w16cid:durableId="4EE8A3DB"/>
  <w16cid:commentId w16cid:paraId="06BA8FE4" w16cid:durableId="2AACD997"/>
  <w16cid:commentId w16cid:paraId="5140CE35" w16cid:durableId="60B01B3E"/>
  <w16cid:commentId w16cid:paraId="01919410" w16cid:durableId="04361346"/>
  <w16cid:commentId w16cid:paraId="019D1400" w16cid:durableId="2EA3BCF4"/>
  <w16cid:commentId w16cid:paraId="04B7A2F2" w16cid:durableId="2B7D1D18"/>
  <w16cid:commentId w16cid:paraId="13F2E2C7" w16cid:durableId="2B7D1D17"/>
  <w16cid:commentId w16cid:paraId="67F29CFF" w16cid:durableId="2B7D1D16"/>
  <w16cid:commentId w16cid:paraId="2160F7C1" w16cid:durableId="78533C69"/>
  <w16cid:commentId w16cid:paraId="2A441F67" w16cid:durableId="79785009"/>
  <w16cid:commentId w16cid:paraId="4FD9A7EB" w16cid:durableId="3558182B"/>
  <w16cid:commentId w16cid:paraId="1034F1AF" w16cid:durableId="2204C7E3"/>
  <w16cid:commentId w16cid:paraId="16BA8AA9" w16cid:durableId="453C3111"/>
  <w16cid:commentId w16cid:paraId="289317DC" w16cid:durableId="041B96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CF32B6" w14:textId="77777777" w:rsidR="00627C34" w:rsidRPr="00D12DD7" w:rsidRDefault="00627C34" w:rsidP="00CF3C28">
      <w:pPr>
        <w:spacing w:after="0" w:line="240" w:lineRule="auto"/>
      </w:pPr>
      <w:r w:rsidRPr="00D12DD7">
        <w:separator/>
      </w:r>
    </w:p>
  </w:endnote>
  <w:endnote w:type="continuationSeparator" w:id="0">
    <w:p w14:paraId="4C566BF0" w14:textId="77777777" w:rsidR="00627C34" w:rsidRPr="00D12DD7" w:rsidRDefault="00627C34" w:rsidP="00CF3C28">
      <w:pPr>
        <w:spacing w:after="0" w:line="240" w:lineRule="auto"/>
      </w:pPr>
      <w:r w:rsidRPr="00D12DD7">
        <w:continuationSeparator/>
      </w:r>
    </w:p>
  </w:endnote>
  <w:endnote w:type="continuationNotice" w:id="1">
    <w:p w14:paraId="4D60C5F0" w14:textId="77777777" w:rsidR="00627C34" w:rsidRPr="00D12DD7" w:rsidRDefault="00627C3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2341434"/>
      <w:docPartObj>
        <w:docPartGallery w:val="Page Numbers (Bottom of Page)"/>
        <w:docPartUnique/>
      </w:docPartObj>
    </w:sdtPr>
    <w:sdtEndPr/>
    <w:sdtContent>
      <w:p w14:paraId="074BBD90" w14:textId="1BA90B3E" w:rsidR="00AB32F0" w:rsidRPr="00D12DD7" w:rsidRDefault="00AB32F0">
        <w:pPr>
          <w:pStyle w:val="Piedepgina"/>
          <w:jc w:val="center"/>
        </w:pPr>
        <w:r w:rsidRPr="00D12DD7">
          <w:fldChar w:fldCharType="begin"/>
        </w:r>
        <w:r w:rsidRPr="00D12DD7">
          <w:instrText>PAGE   \* MERGEFORMAT</w:instrText>
        </w:r>
        <w:r w:rsidRPr="00D12DD7">
          <w:fldChar w:fldCharType="separate"/>
        </w:r>
        <w:r w:rsidRPr="00D12DD7">
          <w:t>2</w:t>
        </w:r>
        <w:r w:rsidRPr="00D12DD7">
          <w:fldChar w:fldCharType="end"/>
        </w:r>
      </w:p>
    </w:sdtContent>
  </w:sdt>
  <w:p w14:paraId="4FE1DBA4" w14:textId="77777777" w:rsidR="00AB32F0" w:rsidRPr="00D12DD7" w:rsidRDefault="00AB32F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795E70" w14:textId="77777777" w:rsidR="00627C34" w:rsidRPr="00D12DD7" w:rsidRDefault="00627C34" w:rsidP="00CF3C28">
      <w:pPr>
        <w:spacing w:after="0" w:line="240" w:lineRule="auto"/>
      </w:pPr>
      <w:r w:rsidRPr="00D12DD7">
        <w:separator/>
      </w:r>
    </w:p>
  </w:footnote>
  <w:footnote w:type="continuationSeparator" w:id="0">
    <w:p w14:paraId="251AC64E" w14:textId="77777777" w:rsidR="00627C34" w:rsidRPr="00D12DD7" w:rsidRDefault="00627C34" w:rsidP="00CF3C28">
      <w:pPr>
        <w:spacing w:after="0" w:line="240" w:lineRule="auto"/>
      </w:pPr>
      <w:r w:rsidRPr="00D12DD7">
        <w:continuationSeparator/>
      </w:r>
    </w:p>
  </w:footnote>
  <w:footnote w:type="continuationNotice" w:id="1">
    <w:p w14:paraId="355D02A9" w14:textId="77777777" w:rsidR="00627C34" w:rsidRPr="00D12DD7" w:rsidRDefault="00627C34">
      <w:pPr>
        <w:spacing w:after="0" w:line="240" w:lineRule="auto"/>
      </w:pPr>
    </w:p>
  </w:footnote>
  <w:footnote w:id="2">
    <w:p w14:paraId="3B4E61B9" w14:textId="4F6150BF" w:rsidR="00AB32F0" w:rsidRPr="00D12DD7" w:rsidRDefault="00AB32F0">
      <w:pPr>
        <w:pStyle w:val="Textonotapie"/>
      </w:pPr>
      <w:r w:rsidRPr="00D12DD7">
        <w:rPr>
          <w:rStyle w:val="Refdenotaalpie"/>
        </w:rPr>
        <w:footnoteRef/>
      </w:r>
      <w:r w:rsidRPr="00D12DD7">
        <w:t>A third line of research in the literature</w:t>
      </w:r>
      <w:r>
        <w:t>, unrelated to this study,</w:t>
      </w:r>
      <w:r w:rsidRPr="00D12DD7">
        <w:t xml:space="preserve"> employs Data Envelopment Analysis (DEA) as an alternative method to conventional Machine Learning (ML) classification techniques such as Support Vector Machines (SVM), decision trees, and neural networks. In that line, DEA is utilized to classify observations based on their features instead of measuring technical efficiency. For example, it is applied to identify individuals as carriers of a rare genetic disorder from age and several blood measurements. A recent example of this type of contributions is Jin et al. (2024).</w:t>
      </w:r>
    </w:p>
  </w:footnote>
  <w:footnote w:id="3">
    <w:p w14:paraId="5E94099A" w14:textId="63D29DF5" w:rsidR="00AB32F0" w:rsidRPr="005A4A3F" w:rsidRDefault="00AB32F0" w:rsidP="000603E6">
      <w:pPr>
        <w:pStyle w:val="Textonotapie"/>
      </w:pPr>
      <w:r>
        <w:rPr>
          <w:rStyle w:val="Refdenotaalpie"/>
        </w:rPr>
        <w:footnoteRef/>
      </w:r>
      <w:r>
        <w:t xml:space="preserve"> The </w:t>
      </w:r>
      <w:r w:rsidRPr="00D12DD7">
        <w:t>SABI (Iberian Balance Sheet Analysis System) database</w:t>
      </w:r>
      <w:r>
        <w:t xml:space="preserve"> is a subset of the ORBIS product commercialized by Moody’, which offers c</w:t>
      </w:r>
      <w:r w:rsidRPr="00AD3AD2">
        <w:t>omparable data on private companie</w:t>
      </w:r>
      <w:r>
        <w:t>s</w:t>
      </w:r>
      <w:r w:rsidRPr="00D12DD7">
        <w:t xml:space="preserve">: </w:t>
      </w:r>
      <w:hyperlink r:id="rId1" w:history="1">
        <w:r w:rsidRPr="00D12DD7">
          <w:t>https://sabi.bvdinfo.com</w:t>
        </w:r>
      </w:hyperlink>
      <w:r w:rsidRPr="00D12DD7">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86102"/>
    <w:multiLevelType w:val="multilevel"/>
    <w:tmpl w:val="39A263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F775A92"/>
    <w:multiLevelType w:val="hybridMultilevel"/>
    <w:tmpl w:val="9CB2FF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A054961"/>
    <w:multiLevelType w:val="multilevel"/>
    <w:tmpl w:val="B4B8A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9A49DC"/>
    <w:multiLevelType w:val="hybridMultilevel"/>
    <w:tmpl w:val="64C66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8346F60"/>
    <w:multiLevelType w:val="hybridMultilevel"/>
    <w:tmpl w:val="356CFC68"/>
    <w:lvl w:ilvl="0" w:tplc="DEF26F58">
      <w:start w:val="4"/>
      <w:numFmt w:val="bullet"/>
      <w:lvlText w:val="-"/>
      <w:lvlJc w:val="left"/>
      <w:pPr>
        <w:ind w:left="360" w:hanging="360"/>
      </w:pPr>
      <w:rPr>
        <w:rFonts w:ascii="Times New Roman" w:eastAsiaTheme="minorHAnsi" w:hAnsi="Times New Roman" w:cs="Times New Roman" w:hint="default"/>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3C222A0C"/>
    <w:multiLevelType w:val="hybridMultilevel"/>
    <w:tmpl w:val="5D1C70B0"/>
    <w:lvl w:ilvl="0" w:tplc="0C0A0001">
      <w:start w:val="4"/>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7C31801"/>
    <w:multiLevelType w:val="hybridMultilevel"/>
    <w:tmpl w:val="2A82037A"/>
    <w:lvl w:ilvl="0" w:tplc="0C0A000F">
      <w:start w:val="4"/>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71046AAD"/>
    <w:multiLevelType w:val="hybridMultilevel"/>
    <w:tmpl w:val="6292E8C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742907C2"/>
    <w:multiLevelType w:val="hybridMultilevel"/>
    <w:tmpl w:val="38CA0C0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100329308">
    <w:abstractNumId w:val="0"/>
  </w:num>
  <w:num w:numId="2" w16cid:durableId="66003670">
    <w:abstractNumId w:val="5"/>
  </w:num>
  <w:num w:numId="3" w16cid:durableId="2090420373">
    <w:abstractNumId w:val="3"/>
  </w:num>
  <w:num w:numId="4" w16cid:durableId="1728796799">
    <w:abstractNumId w:val="8"/>
  </w:num>
  <w:num w:numId="5" w16cid:durableId="443698133">
    <w:abstractNumId w:val="4"/>
  </w:num>
  <w:num w:numId="6" w16cid:durableId="944003722">
    <w:abstractNumId w:val="2"/>
  </w:num>
  <w:num w:numId="7" w16cid:durableId="2146269267">
    <w:abstractNumId w:val="1"/>
  </w:num>
  <w:num w:numId="8" w16cid:durableId="427308524">
    <w:abstractNumId w:val="6"/>
  </w:num>
  <w:num w:numId="9" w16cid:durableId="1417734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España Roch, Víctor Javier">
    <w15:presenceInfo w15:providerId="AD" w15:userId="S::vespana@miumh.umh.es::040d34d8-97cc-45c6-81a9-a874d36e7940"/>
  </w15:person>
  <w15:person w15:author="Jose Luis Zofio Prieto">
    <w15:presenceInfo w15:providerId="None" w15:userId="Jose Luis Zofio Prieto"/>
  </w15:person>
  <w15:person w15:author="Jose Luis Zofio Prieto [2]">
    <w15:presenceInfo w15:providerId="AD" w15:userId="S::jose.zofio@uam.es::4242268d-47cc-4d9e-a146-5b62191f88a2"/>
  </w15:person>
  <w15:person w15:author="Gonzalez Moyano, Ricardo">
    <w15:presenceInfo w15:providerId="AD" w15:userId="S::ricardo.gonzalez01@miumh.umh.es::fd4e5627-4397-4deb-b8b1-f0714389fdd3"/>
  </w15:person>
  <w15:person w15:author="Gonzalez Moyano, Ricardo [2]">
    <w15:presenceInfo w15:providerId="AD" w15:userId="S::ricardo.gonzalezm@miumh.umh.es::5b44e8b1-3a70-41c8-8d8a-36b87a296b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08"/>
  <w:hyphenationZone w:val="425"/>
  <w:characterSpacingControl w:val="doNotCompress"/>
  <w:hdrShapeDefaults>
    <o:shapedefaults v:ext="edit" spidmax="219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8EB"/>
    <w:rsid w:val="00001C9B"/>
    <w:rsid w:val="000027AF"/>
    <w:rsid w:val="000027DC"/>
    <w:rsid w:val="00003452"/>
    <w:rsid w:val="00003E24"/>
    <w:rsid w:val="000049D1"/>
    <w:rsid w:val="00005203"/>
    <w:rsid w:val="000056B8"/>
    <w:rsid w:val="00007528"/>
    <w:rsid w:val="00007D63"/>
    <w:rsid w:val="00007F97"/>
    <w:rsid w:val="0001005D"/>
    <w:rsid w:val="00010961"/>
    <w:rsid w:val="00010B0E"/>
    <w:rsid w:val="00010B35"/>
    <w:rsid w:val="00010DB7"/>
    <w:rsid w:val="000113DD"/>
    <w:rsid w:val="0001153A"/>
    <w:rsid w:val="00011B14"/>
    <w:rsid w:val="00011D7D"/>
    <w:rsid w:val="00011FF4"/>
    <w:rsid w:val="0001309D"/>
    <w:rsid w:val="000137B0"/>
    <w:rsid w:val="000138D8"/>
    <w:rsid w:val="000139FD"/>
    <w:rsid w:val="0001556F"/>
    <w:rsid w:val="00015B6D"/>
    <w:rsid w:val="00015D09"/>
    <w:rsid w:val="000161B8"/>
    <w:rsid w:val="000164D9"/>
    <w:rsid w:val="000165A1"/>
    <w:rsid w:val="00016913"/>
    <w:rsid w:val="00016E7E"/>
    <w:rsid w:val="00017291"/>
    <w:rsid w:val="000177BD"/>
    <w:rsid w:val="00017D76"/>
    <w:rsid w:val="00017F67"/>
    <w:rsid w:val="00020059"/>
    <w:rsid w:val="00021B9B"/>
    <w:rsid w:val="00021C5D"/>
    <w:rsid w:val="00021C80"/>
    <w:rsid w:val="0002279C"/>
    <w:rsid w:val="000240F8"/>
    <w:rsid w:val="00024B59"/>
    <w:rsid w:val="000253C4"/>
    <w:rsid w:val="000265AB"/>
    <w:rsid w:val="00026B12"/>
    <w:rsid w:val="00027179"/>
    <w:rsid w:val="000278C2"/>
    <w:rsid w:val="000304B3"/>
    <w:rsid w:val="00030968"/>
    <w:rsid w:val="00030FB4"/>
    <w:rsid w:val="00031EC0"/>
    <w:rsid w:val="00032C70"/>
    <w:rsid w:val="00032E7C"/>
    <w:rsid w:val="00033885"/>
    <w:rsid w:val="00033A35"/>
    <w:rsid w:val="00033DA4"/>
    <w:rsid w:val="00034053"/>
    <w:rsid w:val="00034C8C"/>
    <w:rsid w:val="00034D56"/>
    <w:rsid w:val="00035A1E"/>
    <w:rsid w:val="00035FF8"/>
    <w:rsid w:val="00036224"/>
    <w:rsid w:val="000366EA"/>
    <w:rsid w:val="00037316"/>
    <w:rsid w:val="0004030A"/>
    <w:rsid w:val="00040E05"/>
    <w:rsid w:val="00040F91"/>
    <w:rsid w:val="00040FD1"/>
    <w:rsid w:val="00042362"/>
    <w:rsid w:val="00042906"/>
    <w:rsid w:val="00042FA1"/>
    <w:rsid w:val="000433D1"/>
    <w:rsid w:val="00043BFA"/>
    <w:rsid w:val="00043E3D"/>
    <w:rsid w:val="00043F67"/>
    <w:rsid w:val="00044655"/>
    <w:rsid w:val="00044945"/>
    <w:rsid w:val="0004551A"/>
    <w:rsid w:val="00045757"/>
    <w:rsid w:val="00046CEE"/>
    <w:rsid w:val="00046F56"/>
    <w:rsid w:val="000472E1"/>
    <w:rsid w:val="000474DB"/>
    <w:rsid w:val="00047572"/>
    <w:rsid w:val="0005002E"/>
    <w:rsid w:val="000507C5"/>
    <w:rsid w:val="0005123B"/>
    <w:rsid w:val="00051701"/>
    <w:rsid w:val="000519A3"/>
    <w:rsid w:val="00051B56"/>
    <w:rsid w:val="00053ACF"/>
    <w:rsid w:val="00054483"/>
    <w:rsid w:val="00054BF9"/>
    <w:rsid w:val="00055434"/>
    <w:rsid w:val="00055981"/>
    <w:rsid w:val="00056073"/>
    <w:rsid w:val="00056474"/>
    <w:rsid w:val="00056E46"/>
    <w:rsid w:val="000570AC"/>
    <w:rsid w:val="000573FD"/>
    <w:rsid w:val="00057590"/>
    <w:rsid w:val="00057CDB"/>
    <w:rsid w:val="00060234"/>
    <w:rsid w:val="000603E6"/>
    <w:rsid w:val="000606ED"/>
    <w:rsid w:val="0006071D"/>
    <w:rsid w:val="00060749"/>
    <w:rsid w:val="00060869"/>
    <w:rsid w:val="00060872"/>
    <w:rsid w:val="00061B65"/>
    <w:rsid w:val="00062186"/>
    <w:rsid w:val="00062548"/>
    <w:rsid w:val="000633CE"/>
    <w:rsid w:val="00063E95"/>
    <w:rsid w:val="000647AD"/>
    <w:rsid w:val="00064E12"/>
    <w:rsid w:val="00065615"/>
    <w:rsid w:val="00066603"/>
    <w:rsid w:val="00066618"/>
    <w:rsid w:val="00067094"/>
    <w:rsid w:val="000674B0"/>
    <w:rsid w:val="000706CB"/>
    <w:rsid w:val="00070CCE"/>
    <w:rsid w:val="00070CEB"/>
    <w:rsid w:val="00071A7D"/>
    <w:rsid w:val="00071EF2"/>
    <w:rsid w:val="00072463"/>
    <w:rsid w:val="00072CE3"/>
    <w:rsid w:val="00072FA3"/>
    <w:rsid w:val="000730AA"/>
    <w:rsid w:val="00073340"/>
    <w:rsid w:val="00073966"/>
    <w:rsid w:val="00073F66"/>
    <w:rsid w:val="00074044"/>
    <w:rsid w:val="00074F9B"/>
    <w:rsid w:val="000753C7"/>
    <w:rsid w:val="0007563F"/>
    <w:rsid w:val="00076638"/>
    <w:rsid w:val="00076905"/>
    <w:rsid w:val="00076F46"/>
    <w:rsid w:val="0007772D"/>
    <w:rsid w:val="00077F5E"/>
    <w:rsid w:val="00081153"/>
    <w:rsid w:val="000811BD"/>
    <w:rsid w:val="000829B4"/>
    <w:rsid w:val="000832A9"/>
    <w:rsid w:val="00083A1D"/>
    <w:rsid w:val="00084ABF"/>
    <w:rsid w:val="00084BD5"/>
    <w:rsid w:val="00085792"/>
    <w:rsid w:val="00085AAE"/>
    <w:rsid w:val="0008739A"/>
    <w:rsid w:val="00087A3A"/>
    <w:rsid w:val="00087CF3"/>
    <w:rsid w:val="0009014B"/>
    <w:rsid w:val="000905E5"/>
    <w:rsid w:val="000906EB"/>
    <w:rsid w:val="0009075F"/>
    <w:rsid w:val="00090B14"/>
    <w:rsid w:val="00090F8E"/>
    <w:rsid w:val="000912B0"/>
    <w:rsid w:val="00091302"/>
    <w:rsid w:val="00091551"/>
    <w:rsid w:val="00091CA9"/>
    <w:rsid w:val="00091E99"/>
    <w:rsid w:val="00092076"/>
    <w:rsid w:val="000926B0"/>
    <w:rsid w:val="00092C54"/>
    <w:rsid w:val="00093354"/>
    <w:rsid w:val="000936B1"/>
    <w:rsid w:val="000936D1"/>
    <w:rsid w:val="00093E9C"/>
    <w:rsid w:val="0009424E"/>
    <w:rsid w:val="000942BC"/>
    <w:rsid w:val="0009490B"/>
    <w:rsid w:val="00094CBF"/>
    <w:rsid w:val="000967FC"/>
    <w:rsid w:val="00096BC8"/>
    <w:rsid w:val="0009769C"/>
    <w:rsid w:val="000A09F1"/>
    <w:rsid w:val="000A142C"/>
    <w:rsid w:val="000A158E"/>
    <w:rsid w:val="000A1942"/>
    <w:rsid w:val="000A19AB"/>
    <w:rsid w:val="000A1A7B"/>
    <w:rsid w:val="000A1D38"/>
    <w:rsid w:val="000A290A"/>
    <w:rsid w:val="000A328D"/>
    <w:rsid w:val="000A37A8"/>
    <w:rsid w:val="000A387C"/>
    <w:rsid w:val="000A4736"/>
    <w:rsid w:val="000A595B"/>
    <w:rsid w:val="000A60B1"/>
    <w:rsid w:val="000A61A5"/>
    <w:rsid w:val="000A6463"/>
    <w:rsid w:val="000A6A99"/>
    <w:rsid w:val="000A6AD4"/>
    <w:rsid w:val="000A6B85"/>
    <w:rsid w:val="000A763C"/>
    <w:rsid w:val="000A78CB"/>
    <w:rsid w:val="000A7A7F"/>
    <w:rsid w:val="000A7F0A"/>
    <w:rsid w:val="000B05FB"/>
    <w:rsid w:val="000B0992"/>
    <w:rsid w:val="000B1034"/>
    <w:rsid w:val="000B1A82"/>
    <w:rsid w:val="000B2019"/>
    <w:rsid w:val="000B26A3"/>
    <w:rsid w:val="000B26FF"/>
    <w:rsid w:val="000B27D8"/>
    <w:rsid w:val="000B352F"/>
    <w:rsid w:val="000B3F38"/>
    <w:rsid w:val="000B4469"/>
    <w:rsid w:val="000B49C7"/>
    <w:rsid w:val="000B4B32"/>
    <w:rsid w:val="000B5745"/>
    <w:rsid w:val="000B68C1"/>
    <w:rsid w:val="000B6E35"/>
    <w:rsid w:val="000B74C8"/>
    <w:rsid w:val="000B76DE"/>
    <w:rsid w:val="000C02C7"/>
    <w:rsid w:val="000C0BE6"/>
    <w:rsid w:val="000C1305"/>
    <w:rsid w:val="000C17DF"/>
    <w:rsid w:val="000C1FB9"/>
    <w:rsid w:val="000C2F8C"/>
    <w:rsid w:val="000C30DB"/>
    <w:rsid w:val="000C32B1"/>
    <w:rsid w:val="000C33E8"/>
    <w:rsid w:val="000C376B"/>
    <w:rsid w:val="000C4527"/>
    <w:rsid w:val="000C52AF"/>
    <w:rsid w:val="000C56E6"/>
    <w:rsid w:val="000C5BA3"/>
    <w:rsid w:val="000C5BC7"/>
    <w:rsid w:val="000C6D8A"/>
    <w:rsid w:val="000C7BC2"/>
    <w:rsid w:val="000C7FB6"/>
    <w:rsid w:val="000C7FEE"/>
    <w:rsid w:val="000D09B5"/>
    <w:rsid w:val="000D0B04"/>
    <w:rsid w:val="000D0B4F"/>
    <w:rsid w:val="000D1896"/>
    <w:rsid w:val="000D1A4B"/>
    <w:rsid w:val="000D22FB"/>
    <w:rsid w:val="000D33EE"/>
    <w:rsid w:val="000D36C1"/>
    <w:rsid w:val="000D38D0"/>
    <w:rsid w:val="000D38FB"/>
    <w:rsid w:val="000D3D42"/>
    <w:rsid w:val="000D3F8E"/>
    <w:rsid w:val="000D4309"/>
    <w:rsid w:val="000D5572"/>
    <w:rsid w:val="000D573C"/>
    <w:rsid w:val="000D6D69"/>
    <w:rsid w:val="000D77D4"/>
    <w:rsid w:val="000D7855"/>
    <w:rsid w:val="000D7C2B"/>
    <w:rsid w:val="000D7F3D"/>
    <w:rsid w:val="000E161E"/>
    <w:rsid w:val="000E18CC"/>
    <w:rsid w:val="000E2064"/>
    <w:rsid w:val="000E2632"/>
    <w:rsid w:val="000E2736"/>
    <w:rsid w:val="000E31C3"/>
    <w:rsid w:val="000E32A7"/>
    <w:rsid w:val="000E487C"/>
    <w:rsid w:val="000E4904"/>
    <w:rsid w:val="000E4FD3"/>
    <w:rsid w:val="000E598E"/>
    <w:rsid w:val="000E59D9"/>
    <w:rsid w:val="000E5A10"/>
    <w:rsid w:val="000E5AB8"/>
    <w:rsid w:val="000E6446"/>
    <w:rsid w:val="000E7B71"/>
    <w:rsid w:val="000F09BE"/>
    <w:rsid w:val="000F0C05"/>
    <w:rsid w:val="000F0D5E"/>
    <w:rsid w:val="000F0E4E"/>
    <w:rsid w:val="000F15B6"/>
    <w:rsid w:val="000F17DA"/>
    <w:rsid w:val="000F1824"/>
    <w:rsid w:val="000F1941"/>
    <w:rsid w:val="000F1BDD"/>
    <w:rsid w:val="000F2210"/>
    <w:rsid w:val="000F24FE"/>
    <w:rsid w:val="000F2670"/>
    <w:rsid w:val="000F2818"/>
    <w:rsid w:val="000F2D86"/>
    <w:rsid w:val="000F310C"/>
    <w:rsid w:val="000F33D0"/>
    <w:rsid w:val="000F40A8"/>
    <w:rsid w:val="000F471A"/>
    <w:rsid w:val="000F57EF"/>
    <w:rsid w:val="000F57FC"/>
    <w:rsid w:val="000F5AC7"/>
    <w:rsid w:val="000F5C85"/>
    <w:rsid w:val="000F73AD"/>
    <w:rsid w:val="000F7735"/>
    <w:rsid w:val="000F7769"/>
    <w:rsid w:val="000F7D3C"/>
    <w:rsid w:val="00100423"/>
    <w:rsid w:val="00101247"/>
    <w:rsid w:val="00101472"/>
    <w:rsid w:val="00101EFF"/>
    <w:rsid w:val="00102544"/>
    <w:rsid w:val="001027EE"/>
    <w:rsid w:val="00103BAA"/>
    <w:rsid w:val="0010415E"/>
    <w:rsid w:val="001042C6"/>
    <w:rsid w:val="001047D1"/>
    <w:rsid w:val="0010580C"/>
    <w:rsid w:val="00105F98"/>
    <w:rsid w:val="00106734"/>
    <w:rsid w:val="001069B9"/>
    <w:rsid w:val="00106C98"/>
    <w:rsid w:val="00106DEF"/>
    <w:rsid w:val="00107644"/>
    <w:rsid w:val="001076E9"/>
    <w:rsid w:val="00107747"/>
    <w:rsid w:val="00107D4E"/>
    <w:rsid w:val="00107FA8"/>
    <w:rsid w:val="00110025"/>
    <w:rsid w:val="0011024F"/>
    <w:rsid w:val="00110474"/>
    <w:rsid w:val="001104FD"/>
    <w:rsid w:val="00110937"/>
    <w:rsid w:val="00111041"/>
    <w:rsid w:val="00111055"/>
    <w:rsid w:val="001110B5"/>
    <w:rsid w:val="001116D7"/>
    <w:rsid w:val="00111DF0"/>
    <w:rsid w:val="0011202C"/>
    <w:rsid w:val="00112264"/>
    <w:rsid w:val="00112B59"/>
    <w:rsid w:val="00113378"/>
    <w:rsid w:val="00113433"/>
    <w:rsid w:val="001139E4"/>
    <w:rsid w:val="00113D60"/>
    <w:rsid w:val="001141FC"/>
    <w:rsid w:val="001142FD"/>
    <w:rsid w:val="00114FA8"/>
    <w:rsid w:val="00115AE9"/>
    <w:rsid w:val="001161E4"/>
    <w:rsid w:val="0011622D"/>
    <w:rsid w:val="00116F56"/>
    <w:rsid w:val="00117262"/>
    <w:rsid w:val="00117737"/>
    <w:rsid w:val="0012065B"/>
    <w:rsid w:val="001207E9"/>
    <w:rsid w:val="0012087D"/>
    <w:rsid w:val="00120D58"/>
    <w:rsid w:val="001210A8"/>
    <w:rsid w:val="00121C87"/>
    <w:rsid w:val="0012289F"/>
    <w:rsid w:val="001239A7"/>
    <w:rsid w:val="001251D7"/>
    <w:rsid w:val="00125421"/>
    <w:rsid w:val="00125AC5"/>
    <w:rsid w:val="0012601D"/>
    <w:rsid w:val="00126141"/>
    <w:rsid w:val="001302D7"/>
    <w:rsid w:val="00131210"/>
    <w:rsid w:val="00131537"/>
    <w:rsid w:val="001325C8"/>
    <w:rsid w:val="001327F1"/>
    <w:rsid w:val="0013283F"/>
    <w:rsid w:val="00133520"/>
    <w:rsid w:val="0013387D"/>
    <w:rsid w:val="00133ECC"/>
    <w:rsid w:val="00133F90"/>
    <w:rsid w:val="001340DD"/>
    <w:rsid w:val="00134854"/>
    <w:rsid w:val="00134DB5"/>
    <w:rsid w:val="001351BC"/>
    <w:rsid w:val="00135A3F"/>
    <w:rsid w:val="00135C29"/>
    <w:rsid w:val="00136766"/>
    <w:rsid w:val="00137813"/>
    <w:rsid w:val="001378A5"/>
    <w:rsid w:val="0014060D"/>
    <w:rsid w:val="001407BF"/>
    <w:rsid w:val="001410F0"/>
    <w:rsid w:val="00141544"/>
    <w:rsid w:val="00141A85"/>
    <w:rsid w:val="00141E00"/>
    <w:rsid w:val="0014218B"/>
    <w:rsid w:val="0014224F"/>
    <w:rsid w:val="001426E7"/>
    <w:rsid w:val="0014290C"/>
    <w:rsid w:val="00142FDB"/>
    <w:rsid w:val="00143771"/>
    <w:rsid w:val="00143780"/>
    <w:rsid w:val="00143FE1"/>
    <w:rsid w:val="001444E5"/>
    <w:rsid w:val="00144A03"/>
    <w:rsid w:val="00145731"/>
    <w:rsid w:val="0014583A"/>
    <w:rsid w:val="00145E51"/>
    <w:rsid w:val="00146455"/>
    <w:rsid w:val="0014739E"/>
    <w:rsid w:val="00147EDC"/>
    <w:rsid w:val="00150698"/>
    <w:rsid w:val="00151461"/>
    <w:rsid w:val="0015191D"/>
    <w:rsid w:val="001519BC"/>
    <w:rsid w:val="00151D93"/>
    <w:rsid w:val="00151EC2"/>
    <w:rsid w:val="00152178"/>
    <w:rsid w:val="0015275A"/>
    <w:rsid w:val="001528E9"/>
    <w:rsid w:val="001534AB"/>
    <w:rsid w:val="001536B5"/>
    <w:rsid w:val="00153956"/>
    <w:rsid w:val="00153B7F"/>
    <w:rsid w:val="00153F26"/>
    <w:rsid w:val="00153F53"/>
    <w:rsid w:val="00153FE6"/>
    <w:rsid w:val="001545B4"/>
    <w:rsid w:val="00154C0A"/>
    <w:rsid w:val="00155549"/>
    <w:rsid w:val="00155F3A"/>
    <w:rsid w:val="001563A2"/>
    <w:rsid w:val="001564F1"/>
    <w:rsid w:val="0015761D"/>
    <w:rsid w:val="00157B76"/>
    <w:rsid w:val="001601C6"/>
    <w:rsid w:val="00160789"/>
    <w:rsid w:val="0016093A"/>
    <w:rsid w:val="001610D2"/>
    <w:rsid w:val="0016125D"/>
    <w:rsid w:val="00161739"/>
    <w:rsid w:val="00161EAB"/>
    <w:rsid w:val="001620D7"/>
    <w:rsid w:val="00162FAE"/>
    <w:rsid w:val="001635F4"/>
    <w:rsid w:val="0016360C"/>
    <w:rsid w:val="00164501"/>
    <w:rsid w:val="00165328"/>
    <w:rsid w:val="00165962"/>
    <w:rsid w:val="00165F09"/>
    <w:rsid w:val="001664B8"/>
    <w:rsid w:val="00166764"/>
    <w:rsid w:val="001672E6"/>
    <w:rsid w:val="0016739C"/>
    <w:rsid w:val="001676E1"/>
    <w:rsid w:val="001678DF"/>
    <w:rsid w:val="00170275"/>
    <w:rsid w:val="00170C16"/>
    <w:rsid w:val="001716FF"/>
    <w:rsid w:val="00171C14"/>
    <w:rsid w:val="00172634"/>
    <w:rsid w:val="001727BC"/>
    <w:rsid w:val="00172868"/>
    <w:rsid w:val="00172B35"/>
    <w:rsid w:val="00173340"/>
    <w:rsid w:val="001735D2"/>
    <w:rsid w:val="00173994"/>
    <w:rsid w:val="00175415"/>
    <w:rsid w:val="001758D2"/>
    <w:rsid w:val="001767C7"/>
    <w:rsid w:val="001774FA"/>
    <w:rsid w:val="00180C11"/>
    <w:rsid w:val="00180EF9"/>
    <w:rsid w:val="00180F5E"/>
    <w:rsid w:val="0018171D"/>
    <w:rsid w:val="00182328"/>
    <w:rsid w:val="00182E62"/>
    <w:rsid w:val="00182EB1"/>
    <w:rsid w:val="00183D39"/>
    <w:rsid w:val="0018416B"/>
    <w:rsid w:val="0018420F"/>
    <w:rsid w:val="001843FB"/>
    <w:rsid w:val="0018453F"/>
    <w:rsid w:val="001849EC"/>
    <w:rsid w:val="00184ABF"/>
    <w:rsid w:val="00184C4C"/>
    <w:rsid w:val="00184D82"/>
    <w:rsid w:val="0018525A"/>
    <w:rsid w:val="00185B5C"/>
    <w:rsid w:val="00185C56"/>
    <w:rsid w:val="00186460"/>
    <w:rsid w:val="001864DF"/>
    <w:rsid w:val="0018662D"/>
    <w:rsid w:val="00186CE0"/>
    <w:rsid w:val="00186D75"/>
    <w:rsid w:val="001871FC"/>
    <w:rsid w:val="001872A7"/>
    <w:rsid w:val="0018748A"/>
    <w:rsid w:val="00191049"/>
    <w:rsid w:val="00192D87"/>
    <w:rsid w:val="00192EF7"/>
    <w:rsid w:val="00193D9F"/>
    <w:rsid w:val="00193E7B"/>
    <w:rsid w:val="001947C5"/>
    <w:rsid w:val="00194A42"/>
    <w:rsid w:val="00195683"/>
    <w:rsid w:val="0019579D"/>
    <w:rsid w:val="00195D16"/>
    <w:rsid w:val="00195D2A"/>
    <w:rsid w:val="00196629"/>
    <w:rsid w:val="001967E4"/>
    <w:rsid w:val="001968D7"/>
    <w:rsid w:val="00196FC2"/>
    <w:rsid w:val="001A070B"/>
    <w:rsid w:val="001A171B"/>
    <w:rsid w:val="001A1F1B"/>
    <w:rsid w:val="001A2DE5"/>
    <w:rsid w:val="001A2F26"/>
    <w:rsid w:val="001A3434"/>
    <w:rsid w:val="001A3A09"/>
    <w:rsid w:val="001A52C7"/>
    <w:rsid w:val="001A5591"/>
    <w:rsid w:val="001A5829"/>
    <w:rsid w:val="001A5E45"/>
    <w:rsid w:val="001A6151"/>
    <w:rsid w:val="001A6208"/>
    <w:rsid w:val="001A626A"/>
    <w:rsid w:val="001A6AFA"/>
    <w:rsid w:val="001A746E"/>
    <w:rsid w:val="001A76F5"/>
    <w:rsid w:val="001A77B7"/>
    <w:rsid w:val="001A7AEA"/>
    <w:rsid w:val="001A7BFB"/>
    <w:rsid w:val="001A7CC5"/>
    <w:rsid w:val="001B011E"/>
    <w:rsid w:val="001B0E62"/>
    <w:rsid w:val="001B1B89"/>
    <w:rsid w:val="001B1BD7"/>
    <w:rsid w:val="001B1D3F"/>
    <w:rsid w:val="001B1E4C"/>
    <w:rsid w:val="001B2E08"/>
    <w:rsid w:val="001B3DB4"/>
    <w:rsid w:val="001B4380"/>
    <w:rsid w:val="001B4EF2"/>
    <w:rsid w:val="001B4FAD"/>
    <w:rsid w:val="001B69FE"/>
    <w:rsid w:val="001B6E18"/>
    <w:rsid w:val="001B6E9C"/>
    <w:rsid w:val="001B7851"/>
    <w:rsid w:val="001B7B62"/>
    <w:rsid w:val="001B7F1A"/>
    <w:rsid w:val="001C0BF1"/>
    <w:rsid w:val="001C0CF6"/>
    <w:rsid w:val="001C0D1D"/>
    <w:rsid w:val="001C1457"/>
    <w:rsid w:val="001C159B"/>
    <w:rsid w:val="001C19B6"/>
    <w:rsid w:val="001C1A8A"/>
    <w:rsid w:val="001C1DE1"/>
    <w:rsid w:val="001C2181"/>
    <w:rsid w:val="001C29B2"/>
    <w:rsid w:val="001C38F9"/>
    <w:rsid w:val="001C3ADA"/>
    <w:rsid w:val="001C3CF9"/>
    <w:rsid w:val="001C438C"/>
    <w:rsid w:val="001C45FC"/>
    <w:rsid w:val="001C48CD"/>
    <w:rsid w:val="001C541E"/>
    <w:rsid w:val="001C5BB2"/>
    <w:rsid w:val="001C5F5F"/>
    <w:rsid w:val="001C650E"/>
    <w:rsid w:val="001C6627"/>
    <w:rsid w:val="001C6AB7"/>
    <w:rsid w:val="001C6F4B"/>
    <w:rsid w:val="001C7063"/>
    <w:rsid w:val="001C7C34"/>
    <w:rsid w:val="001C7D49"/>
    <w:rsid w:val="001D1020"/>
    <w:rsid w:val="001D1621"/>
    <w:rsid w:val="001D1AAF"/>
    <w:rsid w:val="001D1C82"/>
    <w:rsid w:val="001D1E34"/>
    <w:rsid w:val="001D2667"/>
    <w:rsid w:val="001D3ECE"/>
    <w:rsid w:val="001D4B92"/>
    <w:rsid w:val="001D5627"/>
    <w:rsid w:val="001D6710"/>
    <w:rsid w:val="001D6A5E"/>
    <w:rsid w:val="001D6B42"/>
    <w:rsid w:val="001D6DDC"/>
    <w:rsid w:val="001D71EC"/>
    <w:rsid w:val="001D7EB4"/>
    <w:rsid w:val="001E02E7"/>
    <w:rsid w:val="001E0366"/>
    <w:rsid w:val="001E0AFB"/>
    <w:rsid w:val="001E0DC8"/>
    <w:rsid w:val="001E1664"/>
    <w:rsid w:val="001E1AED"/>
    <w:rsid w:val="001E27FD"/>
    <w:rsid w:val="001E2C08"/>
    <w:rsid w:val="001E33AD"/>
    <w:rsid w:val="001E350F"/>
    <w:rsid w:val="001E3B00"/>
    <w:rsid w:val="001E3B3C"/>
    <w:rsid w:val="001E4006"/>
    <w:rsid w:val="001E4271"/>
    <w:rsid w:val="001E42ED"/>
    <w:rsid w:val="001E524A"/>
    <w:rsid w:val="001E5AA6"/>
    <w:rsid w:val="001E5AEA"/>
    <w:rsid w:val="001E629B"/>
    <w:rsid w:val="001E6444"/>
    <w:rsid w:val="001E6790"/>
    <w:rsid w:val="001E6A05"/>
    <w:rsid w:val="001E6B5C"/>
    <w:rsid w:val="001E7747"/>
    <w:rsid w:val="001E7F65"/>
    <w:rsid w:val="001F0544"/>
    <w:rsid w:val="001F07CF"/>
    <w:rsid w:val="001F09E1"/>
    <w:rsid w:val="001F102F"/>
    <w:rsid w:val="001F1EC3"/>
    <w:rsid w:val="001F21A1"/>
    <w:rsid w:val="001F2307"/>
    <w:rsid w:val="001F3009"/>
    <w:rsid w:val="001F3089"/>
    <w:rsid w:val="001F321D"/>
    <w:rsid w:val="001F3C5A"/>
    <w:rsid w:val="001F3E4D"/>
    <w:rsid w:val="001F45A1"/>
    <w:rsid w:val="001F4AF9"/>
    <w:rsid w:val="001F4C56"/>
    <w:rsid w:val="001F4FB7"/>
    <w:rsid w:val="001F5163"/>
    <w:rsid w:val="001F5186"/>
    <w:rsid w:val="001F51D0"/>
    <w:rsid w:val="001F6B34"/>
    <w:rsid w:val="001F6DDE"/>
    <w:rsid w:val="001F781D"/>
    <w:rsid w:val="001F79B8"/>
    <w:rsid w:val="0020017A"/>
    <w:rsid w:val="002010F1"/>
    <w:rsid w:val="00202998"/>
    <w:rsid w:val="00202A4F"/>
    <w:rsid w:val="00203796"/>
    <w:rsid w:val="00203D15"/>
    <w:rsid w:val="00203D5D"/>
    <w:rsid w:val="002042B5"/>
    <w:rsid w:val="002042BE"/>
    <w:rsid w:val="002045BE"/>
    <w:rsid w:val="00204F74"/>
    <w:rsid w:val="0020556C"/>
    <w:rsid w:val="0020563C"/>
    <w:rsid w:val="00205B22"/>
    <w:rsid w:val="00205C72"/>
    <w:rsid w:val="0020608D"/>
    <w:rsid w:val="002067B5"/>
    <w:rsid w:val="00207804"/>
    <w:rsid w:val="0020797F"/>
    <w:rsid w:val="00210795"/>
    <w:rsid w:val="002109E7"/>
    <w:rsid w:val="00210B76"/>
    <w:rsid w:val="00211207"/>
    <w:rsid w:val="0021143E"/>
    <w:rsid w:val="00211452"/>
    <w:rsid w:val="0021196E"/>
    <w:rsid w:val="00211D95"/>
    <w:rsid w:val="00212559"/>
    <w:rsid w:val="0021258D"/>
    <w:rsid w:val="002125E3"/>
    <w:rsid w:val="002129DA"/>
    <w:rsid w:val="00212AED"/>
    <w:rsid w:val="00213020"/>
    <w:rsid w:val="0021306B"/>
    <w:rsid w:val="00213602"/>
    <w:rsid w:val="0021368D"/>
    <w:rsid w:val="00213C9D"/>
    <w:rsid w:val="00213EC3"/>
    <w:rsid w:val="002148CC"/>
    <w:rsid w:val="00215BF8"/>
    <w:rsid w:val="00215FE3"/>
    <w:rsid w:val="0021662E"/>
    <w:rsid w:val="0021755B"/>
    <w:rsid w:val="002175D9"/>
    <w:rsid w:val="00217B37"/>
    <w:rsid w:val="00217DCE"/>
    <w:rsid w:val="00217FB0"/>
    <w:rsid w:val="00220444"/>
    <w:rsid w:val="00220846"/>
    <w:rsid w:val="00220AE2"/>
    <w:rsid w:val="00220CD0"/>
    <w:rsid w:val="00221A91"/>
    <w:rsid w:val="002223EE"/>
    <w:rsid w:val="00222974"/>
    <w:rsid w:val="00222D8A"/>
    <w:rsid w:val="00222DA8"/>
    <w:rsid w:val="00223C0F"/>
    <w:rsid w:val="00223D89"/>
    <w:rsid w:val="00223E89"/>
    <w:rsid w:val="00223F1D"/>
    <w:rsid w:val="0022465F"/>
    <w:rsid w:val="00224988"/>
    <w:rsid w:val="00225243"/>
    <w:rsid w:val="00225325"/>
    <w:rsid w:val="002260AD"/>
    <w:rsid w:val="00226BAE"/>
    <w:rsid w:val="00226FA5"/>
    <w:rsid w:val="002271F0"/>
    <w:rsid w:val="00227A84"/>
    <w:rsid w:val="00230F35"/>
    <w:rsid w:val="00230FCE"/>
    <w:rsid w:val="002310BB"/>
    <w:rsid w:val="00231E2A"/>
    <w:rsid w:val="00232BFE"/>
    <w:rsid w:val="00232EA3"/>
    <w:rsid w:val="00233113"/>
    <w:rsid w:val="00233BF3"/>
    <w:rsid w:val="002342D2"/>
    <w:rsid w:val="0023474C"/>
    <w:rsid w:val="0023488C"/>
    <w:rsid w:val="002349A7"/>
    <w:rsid w:val="00235277"/>
    <w:rsid w:val="00235341"/>
    <w:rsid w:val="00235353"/>
    <w:rsid w:val="00235BAF"/>
    <w:rsid w:val="00235CEF"/>
    <w:rsid w:val="002361E0"/>
    <w:rsid w:val="00236F1B"/>
    <w:rsid w:val="00237469"/>
    <w:rsid w:val="00237D28"/>
    <w:rsid w:val="002400A1"/>
    <w:rsid w:val="00240496"/>
    <w:rsid w:val="002408E1"/>
    <w:rsid w:val="00241069"/>
    <w:rsid w:val="002410D2"/>
    <w:rsid w:val="002419AB"/>
    <w:rsid w:val="002419B7"/>
    <w:rsid w:val="00241B10"/>
    <w:rsid w:val="00242CAE"/>
    <w:rsid w:val="002446BC"/>
    <w:rsid w:val="00244945"/>
    <w:rsid w:val="00244BE8"/>
    <w:rsid w:val="002466C4"/>
    <w:rsid w:val="00246AC3"/>
    <w:rsid w:val="0024701A"/>
    <w:rsid w:val="00247C32"/>
    <w:rsid w:val="00250449"/>
    <w:rsid w:val="00251336"/>
    <w:rsid w:val="002516EA"/>
    <w:rsid w:val="00252074"/>
    <w:rsid w:val="0025232C"/>
    <w:rsid w:val="002531C3"/>
    <w:rsid w:val="00254824"/>
    <w:rsid w:val="00255140"/>
    <w:rsid w:val="00255E2C"/>
    <w:rsid w:val="00256AD3"/>
    <w:rsid w:val="00256F89"/>
    <w:rsid w:val="00257445"/>
    <w:rsid w:val="002577C8"/>
    <w:rsid w:val="002577FB"/>
    <w:rsid w:val="0025797C"/>
    <w:rsid w:val="002606C4"/>
    <w:rsid w:val="00260E35"/>
    <w:rsid w:val="002611B5"/>
    <w:rsid w:val="00261B53"/>
    <w:rsid w:val="00262C2D"/>
    <w:rsid w:val="00263B90"/>
    <w:rsid w:val="00263E4B"/>
    <w:rsid w:val="00263F46"/>
    <w:rsid w:val="002640EF"/>
    <w:rsid w:val="002646EC"/>
    <w:rsid w:val="00264E57"/>
    <w:rsid w:val="002652B1"/>
    <w:rsid w:val="002661BE"/>
    <w:rsid w:val="00267812"/>
    <w:rsid w:val="00267C42"/>
    <w:rsid w:val="00267C61"/>
    <w:rsid w:val="00267DAC"/>
    <w:rsid w:val="0027098F"/>
    <w:rsid w:val="002709FF"/>
    <w:rsid w:val="0027125F"/>
    <w:rsid w:val="00271922"/>
    <w:rsid w:val="002723BC"/>
    <w:rsid w:val="00273265"/>
    <w:rsid w:val="002737AF"/>
    <w:rsid w:val="00273B74"/>
    <w:rsid w:val="00273C40"/>
    <w:rsid w:val="00273E4A"/>
    <w:rsid w:val="00273F01"/>
    <w:rsid w:val="00274525"/>
    <w:rsid w:val="00274CA1"/>
    <w:rsid w:val="00274D33"/>
    <w:rsid w:val="0027619F"/>
    <w:rsid w:val="002767DA"/>
    <w:rsid w:val="002768EB"/>
    <w:rsid w:val="00276C87"/>
    <w:rsid w:val="00277459"/>
    <w:rsid w:val="00277F4D"/>
    <w:rsid w:val="00280B4F"/>
    <w:rsid w:val="00280DD6"/>
    <w:rsid w:val="00281303"/>
    <w:rsid w:val="0028138D"/>
    <w:rsid w:val="00281885"/>
    <w:rsid w:val="00281A3E"/>
    <w:rsid w:val="00281D47"/>
    <w:rsid w:val="002829A9"/>
    <w:rsid w:val="00282E20"/>
    <w:rsid w:val="00282E66"/>
    <w:rsid w:val="00283E82"/>
    <w:rsid w:val="00284C7E"/>
    <w:rsid w:val="00284FC0"/>
    <w:rsid w:val="002857B0"/>
    <w:rsid w:val="002863AA"/>
    <w:rsid w:val="00286B0C"/>
    <w:rsid w:val="00286E64"/>
    <w:rsid w:val="002874B6"/>
    <w:rsid w:val="002878AF"/>
    <w:rsid w:val="00287E33"/>
    <w:rsid w:val="00290992"/>
    <w:rsid w:val="00290C43"/>
    <w:rsid w:val="00291E76"/>
    <w:rsid w:val="002922FC"/>
    <w:rsid w:val="00292500"/>
    <w:rsid w:val="00293046"/>
    <w:rsid w:val="0029361F"/>
    <w:rsid w:val="002938F9"/>
    <w:rsid w:val="002948F9"/>
    <w:rsid w:val="00295049"/>
    <w:rsid w:val="00295853"/>
    <w:rsid w:val="00296934"/>
    <w:rsid w:val="002A05B4"/>
    <w:rsid w:val="002A0B77"/>
    <w:rsid w:val="002A1603"/>
    <w:rsid w:val="002A2042"/>
    <w:rsid w:val="002A2F58"/>
    <w:rsid w:val="002A305E"/>
    <w:rsid w:val="002A310B"/>
    <w:rsid w:val="002A313A"/>
    <w:rsid w:val="002A327E"/>
    <w:rsid w:val="002A33BC"/>
    <w:rsid w:val="002A3F31"/>
    <w:rsid w:val="002A4949"/>
    <w:rsid w:val="002A5859"/>
    <w:rsid w:val="002A5F8A"/>
    <w:rsid w:val="002A601D"/>
    <w:rsid w:val="002A60ED"/>
    <w:rsid w:val="002A6DF1"/>
    <w:rsid w:val="002A705A"/>
    <w:rsid w:val="002A736E"/>
    <w:rsid w:val="002A786E"/>
    <w:rsid w:val="002A7A26"/>
    <w:rsid w:val="002A7D4E"/>
    <w:rsid w:val="002B0C8B"/>
    <w:rsid w:val="002B0E95"/>
    <w:rsid w:val="002B1BB5"/>
    <w:rsid w:val="002B330E"/>
    <w:rsid w:val="002B368C"/>
    <w:rsid w:val="002B3D18"/>
    <w:rsid w:val="002B3D7C"/>
    <w:rsid w:val="002B4138"/>
    <w:rsid w:val="002B4178"/>
    <w:rsid w:val="002B5B8D"/>
    <w:rsid w:val="002B6897"/>
    <w:rsid w:val="002B7014"/>
    <w:rsid w:val="002B790E"/>
    <w:rsid w:val="002C0287"/>
    <w:rsid w:val="002C0F0E"/>
    <w:rsid w:val="002C1927"/>
    <w:rsid w:val="002C23A5"/>
    <w:rsid w:val="002C2D09"/>
    <w:rsid w:val="002C35E9"/>
    <w:rsid w:val="002C3723"/>
    <w:rsid w:val="002C45B0"/>
    <w:rsid w:val="002C4904"/>
    <w:rsid w:val="002C4B3E"/>
    <w:rsid w:val="002C4B66"/>
    <w:rsid w:val="002C4D80"/>
    <w:rsid w:val="002C4EB2"/>
    <w:rsid w:val="002C59FC"/>
    <w:rsid w:val="002C644C"/>
    <w:rsid w:val="002C656D"/>
    <w:rsid w:val="002C6F50"/>
    <w:rsid w:val="002C6FE3"/>
    <w:rsid w:val="002C7416"/>
    <w:rsid w:val="002C774C"/>
    <w:rsid w:val="002D024A"/>
    <w:rsid w:val="002D02AF"/>
    <w:rsid w:val="002D0E71"/>
    <w:rsid w:val="002D1103"/>
    <w:rsid w:val="002D1B73"/>
    <w:rsid w:val="002D1D70"/>
    <w:rsid w:val="002D2AC3"/>
    <w:rsid w:val="002D3299"/>
    <w:rsid w:val="002D360F"/>
    <w:rsid w:val="002D3C15"/>
    <w:rsid w:val="002D4392"/>
    <w:rsid w:val="002D43FE"/>
    <w:rsid w:val="002D44CF"/>
    <w:rsid w:val="002D4788"/>
    <w:rsid w:val="002D4F72"/>
    <w:rsid w:val="002D56F9"/>
    <w:rsid w:val="002D5897"/>
    <w:rsid w:val="002D6906"/>
    <w:rsid w:val="002D6AD9"/>
    <w:rsid w:val="002D741A"/>
    <w:rsid w:val="002D7667"/>
    <w:rsid w:val="002D7AE2"/>
    <w:rsid w:val="002D7C57"/>
    <w:rsid w:val="002E04A5"/>
    <w:rsid w:val="002E0956"/>
    <w:rsid w:val="002E194E"/>
    <w:rsid w:val="002E1A8E"/>
    <w:rsid w:val="002E1F90"/>
    <w:rsid w:val="002E2240"/>
    <w:rsid w:val="002E2F4A"/>
    <w:rsid w:val="002E41F0"/>
    <w:rsid w:val="002E4456"/>
    <w:rsid w:val="002E496E"/>
    <w:rsid w:val="002E4D66"/>
    <w:rsid w:val="002E5219"/>
    <w:rsid w:val="002E540A"/>
    <w:rsid w:val="002E55C5"/>
    <w:rsid w:val="002E58C4"/>
    <w:rsid w:val="002E5C42"/>
    <w:rsid w:val="002E5DFB"/>
    <w:rsid w:val="002E6999"/>
    <w:rsid w:val="002E7CAD"/>
    <w:rsid w:val="002E7F8E"/>
    <w:rsid w:val="002F0002"/>
    <w:rsid w:val="002F06C2"/>
    <w:rsid w:val="002F0CA5"/>
    <w:rsid w:val="002F14F9"/>
    <w:rsid w:val="002F2074"/>
    <w:rsid w:val="002F2B4F"/>
    <w:rsid w:val="002F2BC0"/>
    <w:rsid w:val="002F3596"/>
    <w:rsid w:val="002F398E"/>
    <w:rsid w:val="002F3DC6"/>
    <w:rsid w:val="002F4053"/>
    <w:rsid w:val="002F4D00"/>
    <w:rsid w:val="002F528F"/>
    <w:rsid w:val="002F5639"/>
    <w:rsid w:val="002F5A60"/>
    <w:rsid w:val="002F5D6E"/>
    <w:rsid w:val="002F6C23"/>
    <w:rsid w:val="002F7774"/>
    <w:rsid w:val="002F7FF4"/>
    <w:rsid w:val="00300764"/>
    <w:rsid w:val="00300B22"/>
    <w:rsid w:val="00301357"/>
    <w:rsid w:val="00303A6A"/>
    <w:rsid w:val="00303CE2"/>
    <w:rsid w:val="00303EB9"/>
    <w:rsid w:val="00303F84"/>
    <w:rsid w:val="00304307"/>
    <w:rsid w:val="00304C43"/>
    <w:rsid w:val="00304D2C"/>
    <w:rsid w:val="00304E3A"/>
    <w:rsid w:val="00305CAD"/>
    <w:rsid w:val="00306903"/>
    <w:rsid w:val="0030709F"/>
    <w:rsid w:val="0030791D"/>
    <w:rsid w:val="00307FD2"/>
    <w:rsid w:val="00310C85"/>
    <w:rsid w:val="00310D63"/>
    <w:rsid w:val="00312319"/>
    <w:rsid w:val="00312465"/>
    <w:rsid w:val="0031257A"/>
    <w:rsid w:val="0031292A"/>
    <w:rsid w:val="00313E4E"/>
    <w:rsid w:val="00314E7C"/>
    <w:rsid w:val="0031569A"/>
    <w:rsid w:val="003159C4"/>
    <w:rsid w:val="00315E27"/>
    <w:rsid w:val="003161D0"/>
    <w:rsid w:val="00317031"/>
    <w:rsid w:val="00317ADB"/>
    <w:rsid w:val="00317CA9"/>
    <w:rsid w:val="00317ED0"/>
    <w:rsid w:val="00320857"/>
    <w:rsid w:val="00321DF4"/>
    <w:rsid w:val="00322EE0"/>
    <w:rsid w:val="00323113"/>
    <w:rsid w:val="003231A3"/>
    <w:rsid w:val="0032435D"/>
    <w:rsid w:val="003246BB"/>
    <w:rsid w:val="003253DE"/>
    <w:rsid w:val="003257BF"/>
    <w:rsid w:val="003265AC"/>
    <w:rsid w:val="00326C24"/>
    <w:rsid w:val="003273EC"/>
    <w:rsid w:val="003274CE"/>
    <w:rsid w:val="00327EA8"/>
    <w:rsid w:val="00330735"/>
    <w:rsid w:val="00330BE2"/>
    <w:rsid w:val="00331F07"/>
    <w:rsid w:val="00332222"/>
    <w:rsid w:val="003322B6"/>
    <w:rsid w:val="00332652"/>
    <w:rsid w:val="00332D67"/>
    <w:rsid w:val="003330C2"/>
    <w:rsid w:val="00334051"/>
    <w:rsid w:val="0033455F"/>
    <w:rsid w:val="00334693"/>
    <w:rsid w:val="00334741"/>
    <w:rsid w:val="003349D1"/>
    <w:rsid w:val="003349D3"/>
    <w:rsid w:val="00334A44"/>
    <w:rsid w:val="00334C74"/>
    <w:rsid w:val="00334CF9"/>
    <w:rsid w:val="00334EB7"/>
    <w:rsid w:val="00335B28"/>
    <w:rsid w:val="00335E09"/>
    <w:rsid w:val="00336393"/>
    <w:rsid w:val="00336D04"/>
    <w:rsid w:val="00336D0E"/>
    <w:rsid w:val="00336E13"/>
    <w:rsid w:val="003378EA"/>
    <w:rsid w:val="003378F4"/>
    <w:rsid w:val="00337A8C"/>
    <w:rsid w:val="003402E3"/>
    <w:rsid w:val="003407A3"/>
    <w:rsid w:val="003407D6"/>
    <w:rsid w:val="003407D8"/>
    <w:rsid w:val="00340857"/>
    <w:rsid w:val="00340A93"/>
    <w:rsid w:val="00340DF1"/>
    <w:rsid w:val="003411E9"/>
    <w:rsid w:val="0034120D"/>
    <w:rsid w:val="003431C8"/>
    <w:rsid w:val="00343379"/>
    <w:rsid w:val="00343C0E"/>
    <w:rsid w:val="003446BE"/>
    <w:rsid w:val="003448AA"/>
    <w:rsid w:val="00344FC0"/>
    <w:rsid w:val="00345440"/>
    <w:rsid w:val="003456CA"/>
    <w:rsid w:val="00345A7B"/>
    <w:rsid w:val="00345C76"/>
    <w:rsid w:val="0034668B"/>
    <w:rsid w:val="0034669A"/>
    <w:rsid w:val="003467FC"/>
    <w:rsid w:val="00350049"/>
    <w:rsid w:val="00350439"/>
    <w:rsid w:val="00350FA3"/>
    <w:rsid w:val="00352A2C"/>
    <w:rsid w:val="00352D61"/>
    <w:rsid w:val="00352EC2"/>
    <w:rsid w:val="00352F93"/>
    <w:rsid w:val="0035339D"/>
    <w:rsid w:val="003536D0"/>
    <w:rsid w:val="003541FE"/>
    <w:rsid w:val="00355A94"/>
    <w:rsid w:val="003566C9"/>
    <w:rsid w:val="00356DAC"/>
    <w:rsid w:val="00357019"/>
    <w:rsid w:val="003576E1"/>
    <w:rsid w:val="00357936"/>
    <w:rsid w:val="00357AF0"/>
    <w:rsid w:val="00357B0F"/>
    <w:rsid w:val="00357C1F"/>
    <w:rsid w:val="00360329"/>
    <w:rsid w:val="00361238"/>
    <w:rsid w:val="00361970"/>
    <w:rsid w:val="00361BA1"/>
    <w:rsid w:val="003636A5"/>
    <w:rsid w:val="00363D12"/>
    <w:rsid w:val="003642E7"/>
    <w:rsid w:val="003650F3"/>
    <w:rsid w:val="00365B28"/>
    <w:rsid w:val="00365BF2"/>
    <w:rsid w:val="0036605C"/>
    <w:rsid w:val="003669F5"/>
    <w:rsid w:val="00366A82"/>
    <w:rsid w:val="00367325"/>
    <w:rsid w:val="00367A2A"/>
    <w:rsid w:val="00367CAE"/>
    <w:rsid w:val="00367D1A"/>
    <w:rsid w:val="00367EF8"/>
    <w:rsid w:val="00367F50"/>
    <w:rsid w:val="00370478"/>
    <w:rsid w:val="00370E62"/>
    <w:rsid w:val="00371200"/>
    <w:rsid w:val="00371B67"/>
    <w:rsid w:val="003726C5"/>
    <w:rsid w:val="00372842"/>
    <w:rsid w:val="00372B93"/>
    <w:rsid w:val="00372F9A"/>
    <w:rsid w:val="00373814"/>
    <w:rsid w:val="00373BAD"/>
    <w:rsid w:val="00373C3F"/>
    <w:rsid w:val="00374DC8"/>
    <w:rsid w:val="003752B8"/>
    <w:rsid w:val="0037587A"/>
    <w:rsid w:val="00375B39"/>
    <w:rsid w:val="00380359"/>
    <w:rsid w:val="0038036B"/>
    <w:rsid w:val="003808EC"/>
    <w:rsid w:val="00381091"/>
    <w:rsid w:val="00381CC6"/>
    <w:rsid w:val="00381D38"/>
    <w:rsid w:val="00382015"/>
    <w:rsid w:val="00382052"/>
    <w:rsid w:val="00382168"/>
    <w:rsid w:val="0038294E"/>
    <w:rsid w:val="00382DD4"/>
    <w:rsid w:val="00382DDF"/>
    <w:rsid w:val="00382F95"/>
    <w:rsid w:val="00383269"/>
    <w:rsid w:val="0038342C"/>
    <w:rsid w:val="003834F3"/>
    <w:rsid w:val="003836F6"/>
    <w:rsid w:val="003841BC"/>
    <w:rsid w:val="00385B7B"/>
    <w:rsid w:val="00385F8F"/>
    <w:rsid w:val="00386017"/>
    <w:rsid w:val="00386747"/>
    <w:rsid w:val="003868BC"/>
    <w:rsid w:val="00386B13"/>
    <w:rsid w:val="00387314"/>
    <w:rsid w:val="00387655"/>
    <w:rsid w:val="00387B78"/>
    <w:rsid w:val="00387CD2"/>
    <w:rsid w:val="00390023"/>
    <w:rsid w:val="0039062D"/>
    <w:rsid w:val="00390814"/>
    <w:rsid w:val="003913BA"/>
    <w:rsid w:val="00391436"/>
    <w:rsid w:val="00391D1F"/>
    <w:rsid w:val="003927F7"/>
    <w:rsid w:val="00394014"/>
    <w:rsid w:val="003941A0"/>
    <w:rsid w:val="0039511C"/>
    <w:rsid w:val="00395643"/>
    <w:rsid w:val="00395787"/>
    <w:rsid w:val="003961B2"/>
    <w:rsid w:val="00396C22"/>
    <w:rsid w:val="00396D79"/>
    <w:rsid w:val="00396E3A"/>
    <w:rsid w:val="0039729A"/>
    <w:rsid w:val="003974FB"/>
    <w:rsid w:val="003A1768"/>
    <w:rsid w:val="003A1B6E"/>
    <w:rsid w:val="003A1E5F"/>
    <w:rsid w:val="003A243B"/>
    <w:rsid w:val="003A298E"/>
    <w:rsid w:val="003A2E8D"/>
    <w:rsid w:val="003A3649"/>
    <w:rsid w:val="003A3662"/>
    <w:rsid w:val="003A3E44"/>
    <w:rsid w:val="003A4501"/>
    <w:rsid w:val="003A4589"/>
    <w:rsid w:val="003A5DC0"/>
    <w:rsid w:val="003A60B6"/>
    <w:rsid w:val="003A6309"/>
    <w:rsid w:val="003A6764"/>
    <w:rsid w:val="003A6A09"/>
    <w:rsid w:val="003A6B53"/>
    <w:rsid w:val="003A705B"/>
    <w:rsid w:val="003A70F8"/>
    <w:rsid w:val="003A751C"/>
    <w:rsid w:val="003A7DB2"/>
    <w:rsid w:val="003A7DEB"/>
    <w:rsid w:val="003A7E2D"/>
    <w:rsid w:val="003B083A"/>
    <w:rsid w:val="003B0AE4"/>
    <w:rsid w:val="003B11E1"/>
    <w:rsid w:val="003B2437"/>
    <w:rsid w:val="003B299A"/>
    <w:rsid w:val="003B3AAC"/>
    <w:rsid w:val="003B3B41"/>
    <w:rsid w:val="003B3E0A"/>
    <w:rsid w:val="003B3F2F"/>
    <w:rsid w:val="003B4B10"/>
    <w:rsid w:val="003B4E86"/>
    <w:rsid w:val="003B57B4"/>
    <w:rsid w:val="003B59DD"/>
    <w:rsid w:val="003B5F15"/>
    <w:rsid w:val="003B61C2"/>
    <w:rsid w:val="003B6295"/>
    <w:rsid w:val="003B6A92"/>
    <w:rsid w:val="003B725C"/>
    <w:rsid w:val="003B7912"/>
    <w:rsid w:val="003C03F2"/>
    <w:rsid w:val="003C052B"/>
    <w:rsid w:val="003C0FF4"/>
    <w:rsid w:val="003C14E5"/>
    <w:rsid w:val="003C1543"/>
    <w:rsid w:val="003C1556"/>
    <w:rsid w:val="003C1BD8"/>
    <w:rsid w:val="003C1C18"/>
    <w:rsid w:val="003C3E8D"/>
    <w:rsid w:val="003C40C5"/>
    <w:rsid w:val="003C44A1"/>
    <w:rsid w:val="003C521A"/>
    <w:rsid w:val="003C6787"/>
    <w:rsid w:val="003C6817"/>
    <w:rsid w:val="003C68A4"/>
    <w:rsid w:val="003C6949"/>
    <w:rsid w:val="003C70D9"/>
    <w:rsid w:val="003C7AE1"/>
    <w:rsid w:val="003D042A"/>
    <w:rsid w:val="003D0643"/>
    <w:rsid w:val="003D0DEB"/>
    <w:rsid w:val="003D12C7"/>
    <w:rsid w:val="003D15E4"/>
    <w:rsid w:val="003D16C9"/>
    <w:rsid w:val="003D1799"/>
    <w:rsid w:val="003D1818"/>
    <w:rsid w:val="003D26DB"/>
    <w:rsid w:val="003D3204"/>
    <w:rsid w:val="003D3892"/>
    <w:rsid w:val="003D4062"/>
    <w:rsid w:val="003D48FA"/>
    <w:rsid w:val="003D4C01"/>
    <w:rsid w:val="003D50AE"/>
    <w:rsid w:val="003D5562"/>
    <w:rsid w:val="003D5819"/>
    <w:rsid w:val="003D5C06"/>
    <w:rsid w:val="003D6266"/>
    <w:rsid w:val="003D626B"/>
    <w:rsid w:val="003D64D8"/>
    <w:rsid w:val="003D6E5D"/>
    <w:rsid w:val="003D7810"/>
    <w:rsid w:val="003D7AD1"/>
    <w:rsid w:val="003D7E13"/>
    <w:rsid w:val="003D7E28"/>
    <w:rsid w:val="003E0183"/>
    <w:rsid w:val="003E04DF"/>
    <w:rsid w:val="003E0849"/>
    <w:rsid w:val="003E084A"/>
    <w:rsid w:val="003E0E57"/>
    <w:rsid w:val="003E14EB"/>
    <w:rsid w:val="003E2128"/>
    <w:rsid w:val="003E21AA"/>
    <w:rsid w:val="003E2CDB"/>
    <w:rsid w:val="003E2F40"/>
    <w:rsid w:val="003E2FC4"/>
    <w:rsid w:val="003E3C72"/>
    <w:rsid w:val="003E4D77"/>
    <w:rsid w:val="003E5607"/>
    <w:rsid w:val="003E5B15"/>
    <w:rsid w:val="003E5B81"/>
    <w:rsid w:val="003E5C24"/>
    <w:rsid w:val="003E60F7"/>
    <w:rsid w:val="003E68DB"/>
    <w:rsid w:val="003E694D"/>
    <w:rsid w:val="003E7397"/>
    <w:rsid w:val="003E748B"/>
    <w:rsid w:val="003E7F00"/>
    <w:rsid w:val="003F090E"/>
    <w:rsid w:val="003F0F59"/>
    <w:rsid w:val="003F13DC"/>
    <w:rsid w:val="003F1704"/>
    <w:rsid w:val="003F17CE"/>
    <w:rsid w:val="003F2ACD"/>
    <w:rsid w:val="003F302C"/>
    <w:rsid w:val="003F3E84"/>
    <w:rsid w:val="003F3ED8"/>
    <w:rsid w:val="003F3F94"/>
    <w:rsid w:val="003F4879"/>
    <w:rsid w:val="003F4E6E"/>
    <w:rsid w:val="003F623F"/>
    <w:rsid w:val="003F7042"/>
    <w:rsid w:val="003F710B"/>
    <w:rsid w:val="003F73AA"/>
    <w:rsid w:val="0040044C"/>
    <w:rsid w:val="00402311"/>
    <w:rsid w:val="00402824"/>
    <w:rsid w:val="00402B38"/>
    <w:rsid w:val="00402BAE"/>
    <w:rsid w:val="00403161"/>
    <w:rsid w:val="0040327A"/>
    <w:rsid w:val="004036A3"/>
    <w:rsid w:val="00403944"/>
    <w:rsid w:val="004039E3"/>
    <w:rsid w:val="00404369"/>
    <w:rsid w:val="0040438A"/>
    <w:rsid w:val="004044F3"/>
    <w:rsid w:val="00404750"/>
    <w:rsid w:val="0040490F"/>
    <w:rsid w:val="00405625"/>
    <w:rsid w:val="004056D6"/>
    <w:rsid w:val="00405B97"/>
    <w:rsid w:val="00405E02"/>
    <w:rsid w:val="004063D6"/>
    <w:rsid w:val="00406B2C"/>
    <w:rsid w:val="00406DEB"/>
    <w:rsid w:val="00406EC0"/>
    <w:rsid w:val="004072FA"/>
    <w:rsid w:val="00407ACA"/>
    <w:rsid w:val="00407C1F"/>
    <w:rsid w:val="00407F08"/>
    <w:rsid w:val="00407F61"/>
    <w:rsid w:val="00410C71"/>
    <w:rsid w:val="00410E35"/>
    <w:rsid w:val="00412633"/>
    <w:rsid w:val="00412FF0"/>
    <w:rsid w:val="004139BC"/>
    <w:rsid w:val="00413F88"/>
    <w:rsid w:val="00414ED3"/>
    <w:rsid w:val="0041536D"/>
    <w:rsid w:val="00415C23"/>
    <w:rsid w:val="00415C77"/>
    <w:rsid w:val="00415EF1"/>
    <w:rsid w:val="00415FE2"/>
    <w:rsid w:val="004163D6"/>
    <w:rsid w:val="0041663F"/>
    <w:rsid w:val="004172E0"/>
    <w:rsid w:val="0041761E"/>
    <w:rsid w:val="00417F5A"/>
    <w:rsid w:val="0042084A"/>
    <w:rsid w:val="00420B9D"/>
    <w:rsid w:val="00420BA8"/>
    <w:rsid w:val="00420E27"/>
    <w:rsid w:val="00421A65"/>
    <w:rsid w:val="004220FF"/>
    <w:rsid w:val="004221FD"/>
    <w:rsid w:val="00422364"/>
    <w:rsid w:val="00422D93"/>
    <w:rsid w:val="004230A3"/>
    <w:rsid w:val="004241C3"/>
    <w:rsid w:val="00424EEE"/>
    <w:rsid w:val="004254B3"/>
    <w:rsid w:val="0042588B"/>
    <w:rsid w:val="00425D64"/>
    <w:rsid w:val="00425F74"/>
    <w:rsid w:val="00427295"/>
    <w:rsid w:val="00427B86"/>
    <w:rsid w:val="00427D7A"/>
    <w:rsid w:val="004306E9"/>
    <w:rsid w:val="00430E1B"/>
    <w:rsid w:val="00431912"/>
    <w:rsid w:val="00431AD7"/>
    <w:rsid w:val="00431CE6"/>
    <w:rsid w:val="00431F9E"/>
    <w:rsid w:val="0043256B"/>
    <w:rsid w:val="004327C2"/>
    <w:rsid w:val="004343D9"/>
    <w:rsid w:val="0043553E"/>
    <w:rsid w:val="004361FD"/>
    <w:rsid w:val="004371C8"/>
    <w:rsid w:val="00437588"/>
    <w:rsid w:val="00437887"/>
    <w:rsid w:val="00437C1E"/>
    <w:rsid w:val="00437C22"/>
    <w:rsid w:val="004405D9"/>
    <w:rsid w:val="004405FC"/>
    <w:rsid w:val="0044087F"/>
    <w:rsid w:val="00441D86"/>
    <w:rsid w:val="0044218A"/>
    <w:rsid w:val="0044219B"/>
    <w:rsid w:val="00442395"/>
    <w:rsid w:val="00442CFB"/>
    <w:rsid w:val="0044322A"/>
    <w:rsid w:val="004436EE"/>
    <w:rsid w:val="0044381B"/>
    <w:rsid w:val="004438B9"/>
    <w:rsid w:val="00443C74"/>
    <w:rsid w:val="00443F71"/>
    <w:rsid w:val="00444AF6"/>
    <w:rsid w:val="00444FDC"/>
    <w:rsid w:val="00445026"/>
    <w:rsid w:val="00445466"/>
    <w:rsid w:val="00446244"/>
    <w:rsid w:val="0044671C"/>
    <w:rsid w:val="004467A5"/>
    <w:rsid w:val="00446B2F"/>
    <w:rsid w:val="00446C7D"/>
    <w:rsid w:val="00446CD0"/>
    <w:rsid w:val="00446DBC"/>
    <w:rsid w:val="00446F43"/>
    <w:rsid w:val="00447551"/>
    <w:rsid w:val="0045053D"/>
    <w:rsid w:val="00450693"/>
    <w:rsid w:val="004506D7"/>
    <w:rsid w:val="004509E0"/>
    <w:rsid w:val="00450C34"/>
    <w:rsid w:val="00452D18"/>
    <w:rsid w:val="00453853"/>
    <w:rsid w:val="00453AB5"/>
    <w:rsid w:val="00453D7C"/>
    <w:rsid w:val="0045404C"/>
    <w:rsid w:val="00454911"/>
    <w:rsid w:val="00454EDF"/>
    <w:rsid w:val="00456524"/>
    <w:rsid w:val="0045674C"/>
    <w:rsid w:val="00456767"/>
    <w:rsid w:val="004569AE"/>
    <w:rsid w:val="00456F6F"/>
    <w:rsid w:val="004574B4"/>
    <w:rsid w:val="004575AC"/>
    <w:rsid w:val="00457689"/>
    <w:rsid w:val="0045777F"/>
    <w:rsid w:val="004577B4"/>
    <w:rsid w:val="004579FD"/>
    <w:rsid w:val="00457B95"/>
    <w:rsid w:val="00457E59"/>
    <w:rsid w:val="00457EB6"/>
    <w:rsid w:val="004609C9"/>
    <w:rsid w:val="00460E46"/>
    <w:rsid w:val="00461C55"/>
    <w:rsid w:val="004622BA"/>
    <w:rsid w:val="0046235B"/>
    <w:rsid w:val="004624DF"/>
    <w:rsid w:val="00462574"/>
    <w:rsid w:val="00462653"/>
    <w:rsid w:val="00462ADB"/>
    <w:rsid w:val="00462BD9"/>
    <w:rsid w:val="00463351"/>
    <w:rsid w:val="00463646"/>
    <w:rsid w:val="004639B4"/>
    <w:rsid w:val="0046403C"/>
    <w:rsid w:val="004641B7"/>
    <w:rsid w:val="00464602"/>
    <w:rsid w:val="00465855"/>
    <w:rsid w:val="00466426"/>
    <w:rsid w:val="00466FD1"/>
    <w:rsid w:val="00467482"/>
    <w:rsid w:val="0046754C"/>
    <w:rsid w:val="0046767D"/>
    <w:rsid w:val="004678ED"/>
    <w:rsid w:val="004700D2"/>
    <w:rsid w:val="004703EF"/>
    <w:rsid w:val="00471376"/>
    <w:rsid w:val="004714FE"/>
    <w:rsid w:val="00471630"/>
    <w:rsid w:val="00471EA3"/>
    <w:rsid w:val="0047252F"/>
    <w:rsid w:val="00472FFF"/>
    <w:rsid w:val="004733DF"/>
    <w:rsid w:val="00473A7A"/>
    <w:rsid w:val="004745CC"/>
    <w:rsid w:val="004746BD"/>
    <w:rsid w:val="004747C3"/>
    <w:rsid w:val="00475499"/>
    <w:rsid w:val="00475C3D"/>
    <w:rsid w:val="00475EB9"/>
    <w:rsid w:val="004765C7"/>
    <w:rsid w:val="004773A0"/>
    <w:rsid w:val="00477478"/>
    <w:rsid w:val="004805EC"/>
    <w:rsid w:val="00480FC0"/>
    <w:rsid w:val="0048397D"/>
    <w:rsid w:val="0048401A"/>
    <w:rsid w:val="00484104"/>
    <w:rsid w:val="004844E1"/>
    <w:rsid w:val="004847BB"/>
    <w:rsid w:val="00484F82"/>
    <w:rsid w:val="00485B5D"/>
    <w:rsid w:val="00485D8C"/>
    <w:rsid w:val="00486717"/>
    <w:rsid w:val="00486AC6"/>
    <w:rsid w:val="004871C5"/>
    <w:rsid w:val="004876D9"/>
    <w:rsid w:val="00487D86"/>
    <w:rsid w:val="004903FA"/>
    <w:rsid w:val="00490F90"/>
    <w:rsid w:val="004911A7"/>
    <w:rsid w:val="004912D6"/>
    <w:rsid w:val="004912E4"/>
    <w:rsid w:val="004913BD"/>
    <w:rsid w:val="004915D3"/>
    <w:rsid w:val="00491C1D"/>
    <w:rsid w:val="004927D8"/>
    <w:rsid w:val="00492DD8"/>
    <w:rsid w:val="0049319E"/>
    <w:rsid w:val="0049332B"/>
    <w:rsid w:val="00493461"/>
    <w:rsid w:val="00493F56"/>
    <w:rsid w:val="004941F0"/>
    <w:rsid w:val="004943AF"/>
    <w:rsid w:val="00494559"/>
    <w:rsid w:val="00494CED"/>
    <w:rsid w:val="0049668D"/>
    <w:rsid w:val="00496D7F"/>
    <w:rsid w:val="00497844"/>
    <w:rsid w:val="00497861"/>
    <w:rsid w:val="00497AED"/>
    <w:rsid w:val="00497E58"/>
    <w:rsid w:val="00497E74"/>
    <w:rsid w:val="004A01CA"/>
    <w:rsid w:val="004A020C"/>
    <w:rsid w:val="004A0DBF"/>
    <w:rsid w:val="004A0F21"/>
    <w:rsid w:val="004A1014"/>
    <w:rsid w:val="004A1B6C"/>
    <w:rsid w:val="004A1D12"/>
    <w:rsid w:val="004A21D1"/>
    <w:rsid w:val="004A245F"/>
    <w:rsid w:val="004A253D"/>
    <w:rsid w:val="004A2917"/>
    <w:rsid w:val="004A2D91"/>
    <w:rsid w:val="004A3059"/>
    <w:rsid w:val="004A30AA"/>
    <w:rsid w:val="004A3300"/>
    <w:rsid w:val="004A3527"/>
    <w:rsid w:val="004A48B7"/>
    <w:rsid w:val="004A4D8A"/>
    <w:rsid w:val="004A6983"/>
    <w:rsid w:val="004A7D60"/>
    <w:rsid w:val="004A7E5D"/>
    <w:rsid w:val="004B038C"/>
    <w:rsid w:val="004B0EB0"/>
    <w:rsid w:val="004B11C6"/>
    <w:rsid w:val="004B2600"/>
    <w:rsid w:val="004B29B2"/>
    <w:rsid w:val="004B3C61"/>
    <w:rsid w:val="004B4294"/>
    <w:rsid w:val="004B46CE"/>
    <w:rsid w:val="004B482F"/>
    <w:rsid w:val="004B4AE4"/>
    <w:rsid w:val="004B4FE5"/>
    <w:rsid w:val="004B504C"/>
    <w:rsid w:val="004B51CA"/>
    <w:rsid w:val="004B569E"/>
    <w:rsid w:val="004B5D1F"/>
    <w:rsid w:val="004B692F"/>
    <w:rsid w:val="004B69B6"/>
    <w:rsid w:val="004B6A6E"/>
    <w:rsid w:val="004B70C9"/>
    <w:rsid w:val="004B714C"/>
    <w:rsid w:val="004B7154"/>
    <w:rsid w:val="004B7210"/>
    <w:rsid w:val="004B73D3"/>
    <w:rsid w:val="004B743B"/>
    <w:rsid w:val="004C0372"/>
    <w:rsid w:val="004C0544"/>
    <w:rsid w:val="004C0CD0"/>
    <w:rsid w:val="004C1171"/>
    <w:rsid w:val="004C126B"/>
    <w:rsid w:val="004C1731"/>
    <w:rsid w:val="004C1737"/>
    <w:rsid w:val="004C2394"/>
    <w:rsid w:val="004C2E4F"/>
    <w:rsid w:val="004C2EF6"/>
    <w:rsid w:val="004C31D2"/>
    <w:rsid w:val="004C338D"/>
    <w:rsid w:val="004C4135"/>
    <w:rsid w:val="004C48EE"/>
    <w:rsid w:val="004C4CD8"/>
    <w:rsid w:val="004C504A"/>
    <w:rsid w:val="004C5201"/>
    <w:rsid w:val="004C5259"/>
    <w:rsid w:val="004C5359"/>
    <w:rsid w:val="004C5784"/>
    <w:rsid w:val="004C6033"/>
    <w:rsid w:val="004C61B5"/>
    <w:rsid w:val="004C632A"/>
    <w:rsid w:val="004C67AC"/>
    <w:rsid w:val="004C721D"/>
    <w:rsid w:val="004C7520"/>
    <w:rsid w:val="004D033A"/>
    <w:rsid w:val="004D090A"/>
    <w:rsid w:val="004D0A65"/>
    <w:rsid w:val="004D0DC9"/>
    <w:rsid w:val="004D1F48"/>
    <w:rsid w:val="004D2147"/>
    <w:rsid w:val="004D2246"/>
    <w:rsid w:val="004D22BF"/>
    <w:rsid w:val="004D23E0"/>
    <w:rsid w:val="004D2792"/>
    <w:rsid w:val="004D2C35"/>
    <w:rsid w:val="004D2CDE"/>
    <w:rsid w:val="004D3221"/>
    <w:rsid w:val="004D32CF"/>
    <w:rsid w:val="004D32DF"/>
    <w:rsid w:val="004D4476"/>
    <w:rsid w:val="004D49BB"/>
    <w:rsid w:val="004D5C39"/>
    <w:rsid w:val="004D5DCE"/>
    <w:rsid w:val="004D66C1"/>
    <w:rsid w:val="004D6FA4"/>
    <w:rsid w:val="004D7760"/>
    <w:rsid w:val="004E0018"/>
    <w:rsid w:val="004E03A2"/>
    <w:rsid w:val="004E07FF"/>
    <w:rsid w:val="004E0920"/>
    <w:rsid w:val="004E1D3D"/>
    <w:rsid w:val="004E1E22"/>
    <w:rsid w:val="004E2D7E"/>
    <w:rsid w:val="004E2F43"/>
    <w:rsid w:val="004E4039"/>
    <w:rsid w:val="004E4932"/>
    <w:rsid w:val="004E4BA7"/>
    <w:rsid w:val="004E532F"/>
    <w:rsid w:val="004E57E1"/>
    <w:rsid w:val="004E5E58"/>
    <w:rsid w:val="004E65F6"/>
    <w:rsid w:val="004E6820"/>
    <w:rsid w:val="004E6CAE"/>
    <w:rsid w:val="004E725F"/>
    <w:rsid w:val="004E78F4"/>
    <w:rsid w:val="004F0F0F"/>
    <w:rsid w:val="004F148C"/>
    <w:rsid w:val="004F2FCB"/>
    <w:rsid w:val="004F40BB"/>
    <w:rsid w:val="004F4393"/>
    <w:rsid w:val="004F4784"/>
    <w:rsid w:val="004F500E"/>
    <w:rsid w:val="004F501A"/>
    <w:rsid w:val="004F50AB"/>
    <w:rsid w:val="004F58C9"/>
    <w:rsid w:val="004F5995"/>
    <w:rsid w:val="004F5CE9"/>
    <w:rsid w:val="004F613F"/>
    <w:rsid w:val="004F6AB0"/>
    <w:rsid w:val="004F6FE9"/>
    <w:rsid w:val="004F74B0"/>
    <w:rsid w:val="004F7643"/>
    <w:rsid w:val="004F7AC5"/>
    <w:rsid w:val="004F7D82"/>
    <w:rsid w:val="00501424"/>
    <w:rsid w:val="0050224C"/>
    <w:rsid w:val="005023E4"/>
    <w:rsid w:val="00502459"/>
    <w:rsid w:val="0050301B"/>
    <w:rsid w:val="005030DD"/>
    <w:rsid w:val="00503BEC"/>
    <w:rsid w:val="005040D0"/>
    <w:rsid w:val="005042AB"/>
    <w:rsid w:val="005045A3"/>
    <w:rsid w:val="0050496A"/>
    <w:rsid w:val="00504B83"/>
    <w:rsid w:val="00504DB9"/>
    <w:rsid w:val="00505061"/>
    <w:rsid w:val="0050510C"/>
    <w:rsid w:val="0050535F"/>
    <w:rsid w:val="005055F7"/>
    <w:rsid w:val="00505C4E"/>
    <w:rsid w:val="005063A1"/>
    <w:rsid w:val="005069A8"/>
    <w:rsid w:val="00506D7C"/>
    <w:rsid w:val="00506EBA"/>
    <w:rsid w:val="00506F7D"/>
    <w:rsid w:val="005078F3"/>
    <w:rsid w:val="005105A5"/>
    <w:rsid w:val="00510DC2"/>
    <w:rsid w:val="005120BC"/>
    <w:rsid w:val="00512F88"/>
    <w:rsid w:val="00513052"/>
    <w:rsid w:val="005130F3"/>
    <w:rsid w:val="005132F0"/>
    <w:rsid w:val="0051356F"/>
    <w:rsid w:val="00514214"/>
    <w:rsid w:val="00515026"/>
    <w:rsid w:val="005150C2"/>
    <w:rsid w:val="005153B1"/>
    <w:rsid w:val="00515D3D"/>
    <w:rsid w:val="00516587"/>
    <w:rsid w:val="00516C1E"/>
    <w:rsid w:val="00516EA2"/>
    <w:rsid w:val="005170C9"/>
    <w:rsid w:val="00517D48"/>
    <w:rsid w:val="00517FC5"/>
    <w:rsid w:val="00520774"/>
    <w:rsid w:val="00520A4F"/>
    <w:rsid w:val="00520C27"/>
    <w:rsid w:val="00521106"/>
    <w:rsid w:val="00521217"/>
    <w:rsid w:val="005212FB"/>
    <w:rsid w:val="00521A79"/>
    <w:rsid w:val="00521A94"/>
    <w:rsid w:val="005223F2"/>
    <w:rsid w:val="00522418"/>
    <w:rsid w:val="00522F7F"/>
    <w:rsid w:val="00523083"/>
    <w:rsid w:val="005234AD"/>
    <w:rsid w:val="00523930"/>
    <w:rsid w:val="00524016"/>
    <w:rsid w:val="005242E4"/>
    <w:rsid w:val="0052480C"/>
    <w:rsid w:val="0052605E"/>
    <w:rsid w:val="00526070"/>
    <w:rsid w:val="0052662A"/>
    <w:rsid w:val="00526828"/>
    <w:rsid w:val="005272DC"/>
    <w:rsid w:val="0052750E"/>
    <w:rsid w:val="00527A8F"/>
    <w:rsid w:val="00527C43"/>
    <w:rsid w:val="0053031C"/>
    <w:rsid w:val="0053067E"/>
    <w:rsid w:val="00532294"/>
    <w:rsid w:val="00532528"/>
    <w:rsid w:val="0053279A"/>
    <w:rsid w:val="00532E84"/>
    <w:rsid w:val="005335EF"/>
    <w:rsid w:val="005345BC"/>
    <w:rsid w:val="0053477F"/>
    <w:rsid w:val="00534E2F"/>
    <w:rsid w:val="0053560F"/>
    <w:rsid w:val="0053570C"/>
    <w:rsid w:val="00535E2A"/>
    <w:rsid w:val="005372C5"/>
    <w:rsid w:val="005375AA"/>
    <w:rsid w:val="0053791E"/>
    <w:rsid w:val="00541C16"/>
    <w:rsid w:val="00542066"/>
    <w:rsid w:val="005422AD"/>
    <w:rsid w:val="00542503"/>
    <w:rsid w:val="00542810"/>
    <w:rsid w:val="00542AC9"/>
    <w:rsid w:val="00544A88"/>
    <w:rsid w:val="00544D21"/>
    <w:rsid w:val="00544E0E"/>
    <w:rsid w:val="005453E4"/>
    <w:rsid w:val="0054588B"/>
    <w:rsid w:val="005459B6"/>
    <w:rsid w:val="0054622B"/>
    <w:rsid w:val="00547769"/>
    <w:rsid w:val="005505F8"/>
    <w:rsid w:val="005506DC"/>
    <w:rsid w:val="00551C0B"/>
    <w:rsid w:val="00552AFA"/>
    <w:rsid w:val="00552E0C"/>
    <w:rsid w:val="00553D00"/>
    <w:rsid w:val="00553EC6"/>
    <w:rsid w:val="005553BC"/>
    <w:rsid w:val="00555884"/>
    <w:rsid w:val="0055602E"/>
    <w:rsid w:val="005564D7"/>
    <w:rsid w:val="005564E7"/>
    <w:rsid w:val="0055692D"/>
    <w:rsid w:val="00556985"/>
    <w:rsid w:val="00557F70"/>
    <w:rsid w:val="00557F75"/>
    <w:rsid w:val="00557FDC"/>
    <w:rsid w:val="005601FA"/>
    <w:rsid w:val="0056058B"/>
    <w:rsid w:val="005612BC"/>
    <w:rsid w:val="005617F8"/>
    <w:rsid w:val="00561AFB"/>
    <w:rsid w:val="00562572"/>
    <w:rsid w:val="00562BA4"/>
    <w:rsid w:val="00562F55"/>
    <w:rsid w:val="00564200"/>
    <w:rsid w:val="005644F4"/>
    <w:rsid w:val="0056461C"/>
    <w:rsid w:val="00564CAF"/>
    <w:rsid w:val="005650FB"/>
    <w:rsid w:val="0056592E"/>
    <w:rsid w:val="00565A34"/>
    <w:rsid w:val="00566096"/>
    <w:rsid w:val="00566E3D"/>
    <w:rsid w:val="00566ED4"/>
    <w:rsid w:val="0056708D"/>
    <w:rsid w:val="00567396"/>
    <w:rsid w:val="00570E82"/>
    <w:rsid w:val="0057156A"/>
    <w:rsid w:val="00572394"/>
    <w:rsid w:val="00572D91"/>
    <w:rsid w:val="00572FFD"/>
    <w:rsid w:val="005730F6"/>
    <w:rsid w:val="0057325C"/>
    <w:rsid w:val="00574410"/>
    <w:rsid w:val="00574890"/>
    <w:rsid w:val="005754BD"/>
    <w:rsid w:val="005758FC"/>
    <w:rsid w:val="00575EEC"/>
    <w:rsid w:val="00577517"/>
    <w:rsid w:val="00577B7D"/>
    <w:rsid w:val="00580270"/>
    <w:rsid w:val="00580C26"/>
    <w:rsid w:val="00582315"/>
    <w:rsid w:val="00582D21"/>
    <w:rsid w:val="00583128"/>
    <w:rsid w:val="00583B8A"/>
    <w:rsid w:val="00583FE6"/>
    <w:rsid w:val="0058441F"/>
    <w:rsid w:val="00585869"/>
    <w:rsid w:val="00585D70"/>
    <w:rsid w:val="00585D7A"/>
    <w:rsid w:val="00586478"/>
    <w:rsid w:val="00586498"/>
    <w:rsid w:val="00586843"/>
    <w:rsid w:val="0058689E"/>
    <w:rsid w:val="00587E17"/>
    <w:rsid w:val="005900B7"/>
    <w:rsid w:val="0059071F"/>
    <w:rsid w:val="00590F80"/>
    <w:rsid w:val="00591813"/>
    <w:rsid w:val="00591982"/>
    <w:rsid w:val="00591E27"/>
    <w:rsid w:val="005928C3"/>
    <w:rsid w:val="00592B9C"/>
    <w:rsid w:val="00593673"/>
    <w:rsid w:val="00593E8B"/>
    <w:rsid w:val="00594028"/>
    <w:rsid w:val="00594F53"/>
    <w:rsid w:val="00595ED7"/>
    <w:rsid w:val="005967B2"/>
    <w:rsid w:val="00596BA3"/>
    <w:rsid w:val="005974C0"/>
    <w:rsid w:val="0059769E"/>
    <w:rsid w:val="0059784E"/>
    <w:rsid w:val="005A04BE"/>
    <w:rsid w:val="005A08E0"/>
    <w:rsid w:val="005A0923"/>
    <w:rsid w:val="005A2F6C"/>
    <w:rsid w:val="005A3733"/>
    <w:rsid w:val="005A3823"/>
    <w:rsid w:val="005A385A"/>
    <w:rsid w:val="005A409F"/>
    <w:rsid w:val="005A4197"/>
    <w:rsid w:val="005A4A3F"/>
    <w:rsid w:val="005A4ABD"/>
    <w:rsid w:val="005A4BED"/>
    <w:rsid w:val="005A4E86"/>
    <w:rsid w:val="005A4FD9"/>
    <w:rsid w:val="005A55C2"/>
    <w:rsid w:val="005A5B0D"/>
    <w:rsid w:val="005A5C03"/>
    <w:rsid w:val="005A5FB8"/>
    <w:rsid w:val="005B030D"/>
    <w:rsid w:val="005B0693"/>
    <w:rsid w:val="005B097F"/>
    <w:rsid w:val="005B09C3"/>
    <w:rsid w:val="005B11CD"/>
    <w:rsid w:val="005B259F"/>
    <w:rsid w:val="005B2A79"/>
    <w:rsid w:val="005B397D"/>
    <w:rsid w:val="005B3CBA"/>
    <w:rsid w:val="005B41D5"/>
    <w:rsid w:val="005B4868"/>
    <w:rsid w:val="005B4869"/>
    <w:rsid w:val="005B5095"/>
    <w:rsid w:val="005B58BA"/>
    <w:rsid w:val="005B5AA4"/>
    <w:rsid w:val="005B6453"/>
    <w:rsid w:val="005B6EAD"/>
    <w:rsid w:val="005B706F"/>
    <w:rsid w:val="005B7855"/>
    <w:rsid w:val="005B7A7E"/>
    <w:rsid w:val="005B7A81"/>
    <w:rsid w:val="005C01E6"/>
    <w:rsid w:val="005C0E50"/>
    <w:rsid w:val="005C11FA"/>
    <w:rsid w:val="005C126B"/>
    <w:rsid w:val="005C1643"/>
    <w:rsid w:val="005C173C"/>
    <w:rsid w:val="005C19CD"/>
    <w:rsid w:val="005C1B4B"/>
    <w:rsid w:val="005C1F82"/>
    <w:rsid w:val="005C1FA8"/>
    <w:rsid w:val="005C25BF"/>
    <w:rsid w:val="005C2988"/>
    <w:rsid w:val="005C31F5"/>
    <w:rsid w:val="005C456D"/>
    <w:rsid w:val="005C557D"/>
    <w:rsid w:val="005C5799"/>
    <w:rsid w:val="005C5A91"/>
    <w:rsid w:val="005C6087"/>
    <w:rsid w:val="005C687B"/>
    <w:rsid w:val="005C6882"/>
    <w:rsid w:val="005C7F7F"/>
    <w:rsid w:val="005D02E3"/>
    <w:rsid w:val="005D03C8"/>
    <w:rsid w:val="005D0751"/>
    <w:rsid w:val="005D07FD"/>
    <w:rsid w:val="005D0D46"/>
    <w:rsid w:val="005D0E7A"/>
    <w:rsid w:val="005D1135"/>
    <w:rsid w:val="005D1207"/>
    <w:rsid w:val="005D12B9"/>
    <w:rsid w:val="005D1DBD"/>
    <w:rsid w:val="005D1EE2"/>
    <w:rsid w:val="005D2033"/>
    <w:rsid w:val="005D2E89"/>
    <w:rsid w:val="005D35C5"/>
    <w:rsid w:val="005D42ED"/>
    <w:rsid w:val="005D4BC5"/>
    <w:rsid w:val="005D4BCE"/>
    <w:rsid w:val="005D51B9"/>
    <w:rsid w:val="005D5349"/>
    <w:rsid w:val="005D5889"/>
    <w:rsid w:val="005D6326"/>
    <w:rsid w:val="005D654F"/>
    <w:rsid w:val="005D717F"/>
    <w:rsid w:val="005D71FB"/>
    <w:rsid w:val="005D72C1"/>
    <w:rsid w:val="005D76EA"/>
    <w:rsid w:val="005E05EE"/>
    <w:rsid w:val="005E0ACC"/>
    <w:rsid w:val="005E0B26"/>
    <w:rsid w:val="005E0B72"/>
    <w:rsid w:val="005E0D12"/>
    <w:rsid w:val="005E1001"/>
    <w:rsid w:val="005E104B"/>
    <w:rsid w:val="005E10C7"/>
    <w:rsid w:val="005E1E60"/>
    <w:rsid w:val="005E2828"/>
    <w:rsid w:val="005E3136"/>
    <w:rsid w:val="005E3369"/>
    <w:rsid w:val="005E3442"/>
    <w:rsid w:val="005E385E"/>
    <w:rsid w:val="005E3ED3"/>
    <w:rsid w:val="005E425D"/>
    <w:rsid w:val="005E4C5F"/>
    <w:rsid w:val="005E4EA4"/>
    <w:rsid w:val="005E4F24"/>
    <w:rsid w:val="005E54E2"/>
    <w:rsid w:val="005E63CA"/>
    <w:rsid w:val="005E6A7D"/>
    <w:rsid w:val="005E7402"/>
    <w:rsid w:val="005E74C4"/>
    <w:rsid w:val="005F0C55"/>
    <w:rsid w:val="005F1406"/>
    <w:rsid w:val="005F145D"/>
    <w:rsid w:val="005F1DDF"/>
    <w:rsid w:val="005F2013"/>
    <w:rsid w:val="005F2885"/>
    <w:rsid w:val="005F2F7D"/>
    <w:rsid w:val="005F31B3"/>
    <w:rsid w:val="005F3265"/>
    <w:rsid w:val="005F3989"/>
    <w:rsid w:val="005F3AFB"/>
    <w:rsid w:val="005F4329"/>
    <w:rsid w:val="005F4544"/>
    <w:rsid w:val="005F4C57"/>
    <w:rsid w:val="005F5ADC"/>
    <w:rsid w:val="005F5AE7"/>
    <w:rsid w:val="005F5C7F"/>
    <w:rsid w:val="005F5CD0"/>
    <w:rsid w:val="005F5D50"/>
    <w:rsid w:val="005F6456"/>
    <w:rsid w:val="005F6ADE"/>
    <w:rsid w:val="005F7586"/>
    <w:rsid w:val="005F7948"/>
    <w:rsid w:val="005F7C0F"/>
    <w:rsid w:val="006001D4"/>
    <w:rsid w:val="00600526"/>
    <w:rsid w:val="006008C2"/>
    <w:rsid w:val="0060094A"/>
    <w:rsid w:val="00601EE7"/>
    <w:rsid w:val="00601FA2"/>
    <w:rsid w:val="00602CE6"/>
    <w:rsid w:val="00602EA5"/>
    <w:rsid w:val="00603309"/>
    <w:rsid w:val="00603AFA"/>
    <w:rsid w:val="00604193"/>
    <w:rsid w:val="0060436E"/>
    <w:rsid w:val="0060449B"/>
    <w:rsid w:val="006044DD"/>
    <w:rsid w:val="006057CB"/>
    <w:rsid w:val="00606432"/>
    <w:rsid w:val="00606E17"/>
    <w:rsid w:val="006070B4"/>
    <w:rsid w:val="00607BCC"/>
    <w:rsid w:val="00607D39"/>
    <w:rsid w:val="00610088"/>
    <w:rsid w:val="006119F2"/>
    <w:rsid w:val="00611C53"/>
    <w:rsid w:val="00613007"/>
    <w:rsid w:val="00613019"/>
    <w:rsid w:val="0061328B"/>
    <w:rsid w:val="00613471"/>
    <w:rsid w:val="0061390A"/>
    <w:rsid w:val="00614839"/>
    <w:rsid w:val="00615132"/>
    <w:rsid w:val="006152FB"/>
    <w:rsid w:val="006163F2"/>
    <w:rsid w:val="0061681C"/>
    <w:rsid w:val="006168A7"/>
    <w:rsid w:val="00617A59"/>
    <w:rsid w:val="00617F5B"/>
    <w:rsid w:val="00620860"/>
    <w:rsid w:val="00620866"/>
    <w:rsid w:val="00621435"/>
    <w:rsid w:val="0062190B"/>
    <w:rsid w:val="0062193C"/>
    <w:rsid w:val="00621CD6"/>
    <w:rsid w:val="0062297B"/>
    <w:rsid w:val="006231C8"/>
    <w:rsid w:val="006234F4"/>
    <w:rsid w:val="00623910"/>
    <w:rsid w:val="00623F35"/>
    <w:rsid w:val="00624341"/>
    <w:rsid w:val="006243A7"/>
    <w:rsid w:val="0062441F"/>
    <w:rsid w:val="00624973"/>
    <w:rsid w:val="00625089"/>
    <w:rsid w:val="00625153"/>
    <w:rsid w:val="006251EF"/>
    <w:rsid w:val="006255D5"/>
    <w:rsid w:val="00625E2F"/>
    <w:rsid w:val="006266B6"/>
    <w:rsid w:val="00626A83"/>
    <w:rsid w:val="00627AF3"/>
    <w:rsid w:val="00627B70"/>
    <w:rsid w:val="00627C34"/>
    <w:rsid w:val="00630E02"/>
    <w:rsid w:val="00630E54"/>
    <w:rsid w:val="00631E93"/>
    <w:rsid w:val="006321D6"/>
    <w:rsid w:val="00632950"/>
    <w:rsid w:val="00632E12"/>
    <w:rsid w:val="006330F7"/>
    <w:rsid w:val="0063330E"/>
    <w:rsid w:val="006334AA"/>
    <w:rsid w:val="00633694"/>
    <w:rsid w:val="006338C6"/>
    <w:rsid w:val="00633DFC"/>
    <w:rsid w:val="00634193"/>
    <w:rsid w:val="00634580"/>
    <w:rsid w:val="00634626"/>
    <w:rsid w:val="00634EA9"/>
    <w:rsid w:val="00634EB5"/>
    <w:rsid w:val="00635456"/>
    <w:rsid w:val="006355F7"/>
    <w:rsid w:val="00635737"/>
    <w:rsid w:val="00635E73"/>
    <w:rsid w:val="00635E9F"/>
    <w:rsid w:val="006361D6"/>
    <w:rsid w:val="00636711"/>
    <w:rsid w:val="00636DBB"/>
    <w:rsid w:val="006375E6"/>
    <w:rsid w:val="00637D7D"/>
    <w:rsid w:val="00641619"/>
    <w:rsid w:val="00642A1E"/>
    <w:rsid w:val="0064309E"/>
    <w:rsid w:val="0064312C"/>
    <w:rsid w:val="006433A8"/>
    <w:rsid w:val="00644021"/>
    <w:rsid w:val="00644571"/>
    <w:rsid w:val="00644649"/>
    <w:rsid w:val="006447A7"/>
    <w:rsid w:val="00645073"/>
    <w:rsid w:val="0064542D"/>
    <w:rsid w:val="00645595"/>
    <w:rsid w:val="006457D9"/>
    <w:rsid w:val="0064597F"/>
    <w:rsid w:val="00646398"/>
    <w:rsid w:val="006476AE"/>
    <w:rsid w:val="00650A55"/>
    <w:rsid w:val="006511EC"/>
    <w:rsid w:val="006513B1"/>
    <w:rsid w:val="0065169C"/>
    <w:rsid w:val="006520CB"/>
    <w:rsid w:val="00652513"/>
    <w:rsid w:val="00652A7C"/>
    <w:rsid w:val="00653B54"/>
    <w:rsid w:val="00653C36"/>
    <w:rsid w:val="00653F11"/>
    <w:rsid w:val="006541D8"/>
    <w:rsid w:val="006543A0"/>
    <w:rsid w:val="0065456F"/>
    <w:rsid w:val="0065458B"/>
    <w:rsid w:val="0065528B"/>
    <w:rsid w:val="006557ED"/>
    <w:rsid w:val="006558C8"/>
    <w:rsid w:val="00655A2F"/>
    <w:rsid w:val="00656014"/>
    <w:rsid w:val="0065679C"/>
    <w:rsid w:val="00656DC8"/>
    <w:rsid w:val="00657090"/>
    <w:rsid w:val="00657290"/>
    <w:rsid w:val="00657900"/>
    <w:rsid w:val="00657B70"/>
    <w:rsid w:val="00661564"/>
    <w:rsid w:val="00661E84"/>
    <w:rsid w:val="00662717"/>
    <w:rsid w:val="00662972"/>
    <w:rsid w:val="00663657"/>
    <w:rsid w:val="00663EF2"/>
    <w:rsid w:val="00664453"/>
    <w:rsid w:val="00664629"/>
    <w:rsid w:val="0066492A"/>
    <w:rsid w:val="00664E01"/>
    <w:rsid w:val="0066507F"/>
    <w:rsid w:val="006666C0"/>
    <w:rsid w:val="00666725"/>
    <w:rsid w:val="00666812"/>
    <w:rsid w:val="00666D18"/>
    <w:rsid w:val="00667411"/>
    <w:rsid w:val="006674D7"/>
    <w:rsid w:val="00667A78"/>
    <w:rsid w:val="00670631"/>
    <w:rsid w:val="006710A2"/>
    <w:rsid w:val="00671B5E"/>
    <w:rsid w:val="00671CFE"/>
    <w:rsid w:val="00672327"/>
    <w:rsid w:val="0067239A"/>
    <w:rsid w:val="00673802"/>
    <w:rsid w:val="00673848"/>
    <w:rsid w:val="00673BB6"/>
    <w:rsid w:val="006753F3"/>
    <w:rsid w:val="00675AF1"/>
    <w:rsid w:val="00675D66"/>
    <w:rsid w:val="00675E7C"/>
    <w:rsid w:val="006763CE"/>
    <w:rsid w:val="00676608"/>
    <w:rsid w:val="00676C93"/>
    <w:rsid w:val="00677560"/>
    <w:rsid w:val="00677CB0"/>
    <w:rsid w:val="00677CCF"/>
    <w:rsid w:val="006800D0"/>
    <w:rsid w:val="006802EC"/>
    <w:rsid w:val="00680BDA"/>
    <w:rsid w:val="00681C18"/>
    <w:rsid w:val="006821C0"/>
    <w:rsid w:val="006829D6"/>
    <w:rsid w:val="00682BF8"/>
    <w:rsid w:val="00682E3D"/>
    <w:rsid w:val="0068321B"/>
    <w:rsid w:val="00683B0D"/>
    <w:rsid w:val="00683CAF"/>
    <w:rsid w:val="00683CF1"/>
    <w:rsid w:val="00684BC3"/>
    <w:rsid w:val="00684C02"/>
    <w:rsid w:val="00685699"/>
    <w:rsid w:val="006857B5"/>
    <w:rsid w:val="0068632C"/>
    <w:rsid w:val="00686D2A"/>
    <w:rsid w:val="00687992"/>
    <w:rsid w:val="00690A60"/>
    <w:rsid w:val="00690AA1"/>
    <w:rsid w:val="00690D21"/>
    <w:rsid w:val="006914ED"/>
    <w:rsid w:val="00691898"/>
    <w:rsid w:val="00692B2E"/>
    <w:rsid w:val="00693032"/>
    <w:rsid w:val="006935B0"/>
    <w:rsid w:val="006939D2"/>
    <w:rsid w:val="00693E55"/>
    <w:rsid w:val="00693EFB"/>
    <w:rsid w:val="00693F8E"/>
    <w:rsid w:val="00695707"/>
    <w:rsid w:val="00695FE8"/>
    <w:rsid w:val="006968B4"/>
    <w:rsid w:val="00697112"/>
    <w:rsid w:val="006973D4"/>
    <w:rsid w:val="00697908"/>
    <w:rsid w:val="00697D3B"/>
    <w:rsid w:val="00697D49"/>
    <w:rsid w:val="006A0BAA"/>
    <w:rsid w:val="006A0D95"/>
    <w:rsid w:val="006A0E96"/>
    <w:rsid w:val="006A16A2"/>
    <w:rsid w:val="006A2586"/>
    <w:rsid w:val="006A2709"/>
    <w:rsid w:val="006A28DC"/>
    <w:rsid w:val="006A29B4"/>
    <w:rsid w:val="006A31B8"/>
    <w:rsid w:val="006A3AA3"/>
    <w:rsid w:val="006A3B47"/>
    <w:rsid w:val="006A3F91"/>
    <w:rsid w:val="006A4024"/>
    <w:rsid w:val="006A4862"/>
    <w:rsid w:val="006A49FE"/>
    <w:rsid w:val="006A4E74"/>
    <w:rsid w:val="006A4F88"/>
    <w:rsid w:val="006A57B7"/>
    <w:rsid w:val="006A5987"/>
    <w:rsid w:val="006A602A"/>
    <w:rsid w:val="006A6486"/>
    <w:rsid w:val="006A64B1"/>
    <w:rsid w:val="006A70EF"/>
    <w:rsid w:val="006A74A7"/>
    <w:rsid w:val="006A7607"/>
    <w:rsid w:val="006A7B79"/>
    <w:rsid w:val="006A7E58"/>
    <w:rsid w:val="006A7F75"/>
    <w:rsid w:val="006B00FF"/>
    <w:rsid w:val="006B0356"/>
    <w:rsid w:val="006B0984"/>
    <w:rsid w:val="006B0ABE"/>
    <w:rsid w:val="006B0F92"/>
    <w:rsid w:val="006B1895"/>
    <w:rsid w:val="006B1B5D"/>
    <w:rsid w:val="006B2739"/>
    <w:rsid w:val="006B2799"/>
    <w:rsid w:val="006B29F3"/>
    <w:rsid w:val="006B2D05"/>
    <w:rsid w:val="006B4C5C"/>
    <w:rsid w:val="006B5E16"/>
    <w:rsid w:val="006B61A0"/>
    <w:rsid w:val="006B7107"/>
    <w:rsid w:val="006B7552"/>
    <w:rsid w:val="006B75B5"/>
    <w:rsid w:val="006B7A7F"/>
    <w:rsid w:val="006B7C77"/>
    <w:rsid w:val="006C0036"/>
    <w:rsid w:val="006C01DC"/>
    <w:rsid w:val="006C0BFB"/>
    <w:rsid w:val="006C0E07"/>
    <w:rsid w:val="006C0E5E"/>
    <w:rsid w:val="006C1157"/>
    <w:rsid w:val="006C1518"/>
    <w:rsid w:val="006C1606"/>
    <w:rsid w:val="006C1807"/>
    <w:rsid w:val="006C2A8E"/>
    <w:rsid w:val="006C2AA1"/>
    <w:rsid w:val="006C333D"/>
    <w:rsid w:val="006C34F6"/>
    <w:rsid w:val="006C3533"/>
    <w:rsid w:val="006C3C79"/>
    <w:rsid w:val="006C3E0B"/>
    <w:rsid w:val="006C42C9"/>
    <w:rsid w:val="006C4897"/>
    <w:rsid w:val="006C4D41"/>
    <w:rsid w:val="006C4ED4"/>
    <w:rsid w:val="006C5833"/>
    <w:rsid w:val="006C5DBE"/>
    <w:rsid w:val="006C646C"/>
    <w:rsid w:val="006C6636"/>
    <w:rsid w:val="006C6678"/>
    <w:rsid w:val="006C674F"/>
    <w:rsid w:val="006C6FBE"/>
    <w:rsid w:val="006D0162"/>
    <w:rsid w:val="006D0E28"/>
    <w:rsid w:val="006D10FC"/>
    <w:rsid w:val="006D13B9"/>
    <w:rsid w:val="006D18E9"/>
    <w:rsid w:val="006D1945"/>
    <w:rsid w:val="006D1BF8"/>
    <w:rsid w:val="006D1BFB"/>
    <w:rsid w:val="006D1EC5"/>
    <w:rsid w:val="006D1FD3"/>
    <w:rsid w:val="006D1FDE"/>
    <w:rsid w:val="006D2D3F"/>
    <w:rsid w:val="006D300F"/>
    <w:rsid w:val="006D3258"/>
    <w:rsid w:val="006D3795"/>
    <w:rsid w:val="006D39C4"/>
    <w:rsid w:val="006D3C4D"/>
    <w:rsid w:val="006D52B8"/>
    <w:rsid w:val="006D584B"/>
    <w:rsid w:val="006D62DB"/>
    <w:rsid w:val="006D653D"/>
    <w:rsid w:val="006D720D"/>
    <w:rsid w:val="006D7A58"/>
    <w:rsid w:val="006E0090"/>
    <w:rsid w:val="006E270C"/>
    <w:rsid w:val="006E2A1B"/>
    <w:rsid w:val="006E2C85"/>
    <w:rsid w:val="006E302C"/>
    <w:rsid w:val="006E3642"/>
    <w:rsid w:val="006E37BD"/>
    <w:rsid w:val="006E3A81"/>
    <w:rsid w:val="006E3FDD"/>
    <w:rsid w:val="006E4134"/>
    <w:rsid w:val="006E42B0"/>
    <w:rsid w:val="006E4707"/>
    <w:rsid w:val="006E488E"/>
    <w:rsid w:val="006E48EB"/>
    <w:rsid w:val="006E5781"/>
    <w:rsid w:val="006E5C26"/>
    <w:rsid w:val="006E5D7D"/>
    <w:rsid w:val="006E5F9F"/>
    <w:rsid w:val="006E6648"/>
    <w:rsid w:val="006E6FAF"/>
    <w:rsid w:val="006E73C1"/>
    <w:rsid w:val="006E76EF"/>
    <w:rsid w:val="006E7820"/>
    <w:rsid w:val="006E78F2"/>
    <w:rsid w:val="006E7FC7"/>
    <w:rsid w:val="006F0263"/>
    <w:rsid w:val="006F07A3"/>
    <w:rsid w:val="006F0B11"/>
    <w:rsid w:val="006F1BED"/>
    <w:rsid w:val="006F1D59"/>
    <w:rsid w:val="006F1FC5"/>
    <w:rsid w:val="006F219C"/>
    <w:rsid w:val="006F23B1"/>
    <w:rsid w:val="006F2814"/>
    <w:rsid w:val="006F2B0B"/>
    <w:rsid w:val="006F3493"/>
    <w:rsid w:val="006F37BC"/>
    <w:rsid w:val="006F3847"/>
    <w:rsid w:val="006F3C13"/>
    <w:rsid w:val="006F3FB2"/>
    <w:rsid w:val="006F6390"/>
    <w:rsid w:val="006F7642"/>
    <w:rsid w:val="006F77B7"/>
    <w:rsid w:val="007001B3"/>
    <w:rsid w:val="00700AD9"/>
    <w:rsid w:val="00701837"/>
    <w:rsid w:val="00701AB0"/>
    <w:rsid w:val="00701B05"/>
    <w:rsid w:val="00701C66"/>
    <w:rsid w:val="00701DCC"/>
    <w:rsid w:val="00701E4F"/>
    <w:rsid w:val="007028AA"/>
    <w:rsid w:val="00702BA1"/>
    <w:rsid w:val="0070308F"/>
    <w:rsid w:val="00703C00"/>
    <w:rsid w:val="00703F71"/>
    <w:rsid w:val="00704220"/>
    <w:rsid w:val="007051DF"/>
    <w:rsid w:val="007057A3"/>
    <w:rsid w:val="007057B0"/>
    <w:rsid w:val="007058B2"/>
    <w:rsid w:val="00705E9A"/>
    <w:rsid w:val="007069AA"/>
    <w:rsid w:val="00706AF9"/>
    <w:rsid w:val="00707339"/>
    <w:rsid w:val="00707805"/>
    <w:rsid w:val="0071093F"/>
    <w:rsid w:val="00710A44"/>
    <w:rsid w:val="00710CC3"/>
    <w:rsid w:val="00710CD2"/>
    <w:rsid w:val="00711044"/>
    <w:rsid w:val="0071126A"/>
    <w:rsid w:val="00711505"/>
    <w:rsid w:val="0071157D"/>
    <w:rsid w:val="00711955"/>
    <w:rsid w:val="00712F84"/>
    <w:rsid w:val="00713217"/>
    <w:rsid w:val="0071322B"/>
    <w:rsid w:val="00713872"/>
    <w:rsid w:val="007146A5"/>
    <w:rsid w:val="007146B0"/>
    <w:rsid w:val="00714897"/>
    <w:rsid w:val="00714BD1"/>
    <w:rsid w:val="00714CD3"/>
    <w:rsid w:val="00715BDC"/>
    <w:rsid w:val="00716162"/>
    <w:rsid w:val="0071674B"/>
    <w:rsid w:val="007176C7"/>
    <w:rsid w:val="00717A14"/>
    <w:rsid w:val="00720084"/>
    <w:rsid w:val="00720333"/>
    <w:rsid w:val="007208A5"/>
    <w:rsid w:val="00720F86"/>
    <w:rsid w:val="00721ABF"/>
    <w:rsid w:val="00721D94"/>
    <w:rsid w:val="00722DB6"/>
    <w:rsid w:val="00723D91"/>
    <w:rsid w:val="007240C0"/>
    <w:rsid w:val="0072435F"/>
    <w:rsid w:val="00724C98"/>
    <w:rsid w:val="007263B5"/>
    <w:rsid w:val="00726A74"/>
    <w:rsid w:val="007275AA"/>
    <w:rsid w:val="00727B18"/>
    <w:rsid w:val="00727BB7"/>
    <w:rsid w:val="00730291"/>
    <w:rsid w:val="00730664"/>
    <w:rsid w:val="0073073B"/>
    <w:rsid w:val="00731335"/>
    <w:rsid w:val="00732357"/>
    <w:rsid w:val="00732462"/>
    <w:rsid w:val="00732A1D"/>
    <w:rsid w:val="0073475A"/>
    <w:rsid w:val="00734F3E"/>
    <w:rsid w:val="00734FD9"/>
    <w:rsid w:val="0073519F"/>
    <w:rsid w:val="00735A38"/>
    <w:rsid w:val="00736101"/>
    <w:rsid w:val="00736210"/>
    <w:rsid w:val="00736DBC"/>
    <w:rsid w:val="0073732C"/>
    <w:rsid w:val="00737468"/>
    <w:rsid w:val="0073759A"/>
    <w:rsid w:val="00737E21"/>
    <w:rsid w:val="00740082"/>
    <w:rsid w:val="00740716"/>
    <w:rsid w:val="00740740"/>
    <w:rsid w:val="00740EC2"/>
    <w:rsid w:val="00741172"/>
    <w:rsid w:val="007414ED"/>
    <w:rsid w:val="00741B15"/>
    <w:rsid w:val="00741E52"/>
    <w:rsid w:val="00741FAB"/>
    <w:rsid w:val="00742414"/>
    <w:rsid w:val="00742599"/>
    <w:rsid w:val="00742889"/>
    <w:rsid w:val="00742A47"/>
    <w:rsid w:val="00744357"/>
    <w:rsid w:val="00744481"/>
    <w:rsid w:val="0074477E"/>
    <w:rsid w:val="00744AA7"/>
    <w:rsid w:val="00745479"/>
    <w:rsid w:val="00745867"/>
    <w:rsid w:val="00745DC6"/>
    <w:rsid w:val="0074633B"/>
    <w:rsid w:val="00746C57"/>
    <w:rsid w:val="00746E5B"/>
    <w:rsid w:val="00747AB0"/>
    <w:rsid w:val="00750403"/>
    <w:rsid w:val="00750849"/>
    <w:rsid w:val="00750C54"/>
    <w:rsid w:val="00751CF8"/>
    <w:rsid w:val="007522CE"/>
    <w:rsid w:val="00752A44"/>
    <w:rsid w:val="00752BD9"/>
    <w:rsid w:val="00752BF0"/>
    <w:rsid w:val="00752E30"/>
    <w:rsid w:val="007531C9"/>
    <w:rsid w:val="00755B7E"/>
    <w:rsid w:val="00756A49"/>
    <w:rsid w:val="00756DEA"/>
    <w:rsid w:val="00757181"/>
    <w:rsid w:val="0075752E"/>
    <w:rsid w:val="00757E1E"/>
    <w:rsid w:val="00760047"/>
    <w:rsid w:val="0076067F"/>
    <w:rsid w:val="0076085B"/>
    <w:rsid w:val="00760A5E"/>
    <w:rsid w:val="00760BA8"/>
    <w:rsid w:val="00761C5D"/>
    <w:rsid w:val="00761D6D"/>
    <w:rsid w:val="00761DE8"/>
    <w:rsid w:val="00762031"/>
    <w:rsid w:val="007629FC"/>
    <w:rsid w:val="00762F2C"/>
    <w:rsid w:val="00762F36"/>
    <w:rsid w:val="00762F5F"/>
    <w:rsid w:val="007630FB"/>
    <w:rsid w:val="007633DC"/>
    <w:rsid w:val="00764120"/>
    <w:rsid w:val="00764F68"/>
    <w:rsid w:val="00765027"/>
    <w:rsid w:val="00765028"/>
    <w:rsid w:val="007652DE"/>
    <w:rsid w:val="0076536A"/>
    <w:rsid w:val="0076581F"/>
    <w:rsid w:val="00765BC9"/>
    <w:rsid w:val="00765CE1"/>
    <w:rsid w:val="00765FDB"/>
    <w:rsid w:val="007662D1"/>
    <w:rsid w:val="00766656"/>
    <w:rsid w:val="007667F0"/>
    <w:rsid w:val="00766853"/>
    <w:rsid w:val="00766B81"/>
    <w:rsid w:val="00767180"/>
    <w:rsid w:val="00770401"/>
    <w:rsid w:val="007704B7"/>
    <w:rsid w:val="00770FA8"/>
    <w:rsid w:val="00771298"/>
    <w:rsid w:val="007725C8"/>
    <w:rsid w:val="00772FFE"/>
    <w:rsid w:val="00773FDB"/>
    <w:rsid w:val="007747EA"/>
    <w:rsid w:val="007758BE"/>
    <w:rsid w:val="00775E90"/>
    <w:rsid w:val="00776EF5"/>
    <w:rsid w:val="007773BA"/>
    <w:rsid w:val="00777712"/>
    <w:rsid w:val="0078015D"/>
    <w:rsid w:val="00780380"/>
    <w:rsid w:val="00780886"/>
    <w:rsid w:val="00780C4E"/>
    <w:rsid w:val="00783BDE"/>
    <w:rsid w:val="00784333"/>
    <w:rsid w:val="00784987"/>
    <w:rsid w:val="00784A9A"/>
    <w:rsid w:val="00784B65"/>
    <w:rsid w:val="007850B8"/>
    <w:rsid w:val="00785227"/>
    <w:rsid w:val="007854DE"/>
    <w:rsid w:val="00786656"/>
    <w:rsid w:val="00786B00"/>
    <w:rsid w:val="0078733B"/>
    <w:rsid w:val="007876A5"/>
    <w:rsid w:val="00787F5B"/>
    <w:rsid w:val="00787F88"/>
    <w:rsid w:val="007902E0"/>
    <w:rsid w:val="007904AD"/>
    <w:rsid w:val="007919E6"/>
    <w:rsid w:val="00791A19"/>
    <w:rsid w:val="00791B76"/>
    <w:rsid w:val="00791D81"/>
    <w:rsid w:val="007926C3"/>
    <w:rsid w:val="00794BDD"/>
    <w:rsid w:val="0079561B"/>
    <w:rsid w:val="0079571C"/>
    <w:rsid w:val="00795A06"/>
    <w:rsid w:val="00795B25"/>
    <w:rsid w:val="0079641F"/>
    <w:rsid w:val="00796609"/>
    <w:rsid w:val="00796F18"/>
    <w:rsid w:val="00797475"/>
    <w:rsid w:val="007977E3"/>
    <w:rsid w:val="0079780D"/>
    <w:rsid w:val="007A0ACD"/>
    <w:rsid w:val="007A1699"/>
    <w:rsid w:val="007A193A"/>
    <w:rsid w:val="007A1E61"/>
    <w:rsid w:val="007A3EB9"/>
    <w:rsid w:val="007A453E"/>
    <w:rsid w:val="007A4588"/>
    <w:rsid w:val="007A49F6"/>
    <w:rsid w:val="007A5973"/>
    <w:rsid w:val="007A5979"/>
    <w:rsid w:val="007A59AA"/>
    <w:rsid w:val="007A59C8"/>
    <w:rsid w:val="007A5CD2"/>
    <w:rsid w:val="007A5D94"/>
    <w:rsid w:val="007A62B7"/>
    <w:rsid w:val="007A66B9"/>
    <w:rsid w:val="007A7AD4"/>
    <w:rsid w:val="007A7D07"/>
    <w:rsid w:val="007B09BE"/>
    <w:rsid w:val="007B12FD"/>
    <w:rsid w:val="007B14C2"/>
    <w:rsid w:val="007B167E"/>
    <w:rsid w:val="007B1CD1"/>
    <w:rsid w:val="007B21CC"/>
    <w:rsid w:val="007B2349"/>
    <w:rsid w:val="007B23A6"/>
    <w:rsid w:val="007B3419"/>
    <w:rsid w:val="007B384D"/>
    <w:rsid w:val="007B3FAA"/>
    <w:rsid w:val="007B45DF"/>
    <w:rsid w:val="007B484E"/>
    <w:rsid w:val="007B4FA2"/>
    <w:rsid w:val="007B6977"/>
    <w:rsid w:val="007B6E10"/>
    <w:rsid w:val="007B7160"/>
    <w:rsid w:val="007B7E1A"/>
    <w:rsid w:val="007B7EB2"/>
    <w:rsid w:val="007C08C6"/>
    <w:rsid w:val="007C1718"/>
    <w:rsid w:val="007C23E9"/>
    <w:rsid w:val="007C2423"/>
    <w:rsid w:val="007C2E50"/>
    <w:rsid w:val="007C313B"/>
    <w:rsid w:val="007C32B8"/>
    <w:rsid w:val="007C43BA"/>
    <w:rsid w:val="007C43C4"/>
    <w:rsid w:val="007C44DD"/>
    <w:rsid w:val="007C4632"/>
    <w:rsid w:val="007C46E4"/>
    <w:rsid w:val="007C471B"/>
    <w:rsid w:val="007C5208"/>
    <w:rsid w:val="007C67A5"/>
    <w:rsid w:val="007C7295"/>
    <w:rsid w:val="007C7459"/>
    <w:rsid w:val="007C75B3"/>
    <w:rsid w:val="007C774B"/>
    <w:rsid w:val="007D0831"/>
    <w:rsid w:val="007D15C9"/>
    <w:rsid w:val="007D1C4C"/>
    <w:rsid w:val="007D1D5C"/>
    <w:rsid w:val="007D20AA"/>
    <w:rsid w:val="007D2A74"/>
    <w:rsid w:val="007D2C88"/>
    <w:rsid w:val="007D38CE"/>
    <w:rsid w:val="007D4448"/>
    <w:rsid w:val="007D48E0"/>
    <w:rsid w:val="007D4D19"/>
    <w:rsid w:val="007D4D84"/>
    <w:rsid w:val="007D5927"/>
    <w:rsid w:val="007D735B"/>
    <w:rsid w:val="007D735F"/>
    <w:rsid w:val="007D75BC"/>
    <w:rsid w:val="007D7A0E"/>
    <w:rsid w:val="007E03F9"/>
    <w:rsid w:val="007E108D"/>
    <w:rsid w:val="007E1ED5"/>
    <w:rsid w:val="007E222C"/>
    <w:rsid w:val="007E33E4"/>
    <w:rsid w:val="007E58A2"/>
    <w:rsid w:val="007E5BF8"/>
    <w:rsid w:val="007E5DAF"/>
    <w:rsid w:val="007E631F"/>
    <w:rsid w:val="007E6522"/>
    <w:rsid w:val="007E6826"/>
    <w:rsid w:val="007E731F"/>
    <w:rsid w:val="007E790E"/>
    <w:rsid w:val="007E7952"/>
    <w:rsid w:val="007F1144"/>
    <w:rsid w:val="007F14AD"/>
    <w:rsid w:val="007F2248"/>
    <w:rsid w:val="007F24E3"/>
    <w:rsid w:val="007F2B36"/>
    <w:rsid w:val="007F2E17"/>
    <w:rsid w:val="007F2FEF"/>
    <w:rsid w:val="007F32BC"/>
    <w:rsid w:val="007F3BAA"/>
    <w:rsid w:val="007F3BAB"/>
    <w:rsid w:val="007F3E8E"/>
    <w:rsid w:val="007F4BE9"/>
    <w:rsid w:val="007F502A"/>
    <w:rsid w:val="007F51B1"/>
    <w:rsid w:val="007F5D44"/>
    <w:rsid w:val="007F6004"/>
    <w:rsid w:val="007F608E"/>
    <w:rsid w:val="007F69DF"/>
    <w:rsid w:val="007F6F37"/>
    <w:rsid w:val="007F790A"/>
    <w:rsid w:val="00800136"/>
    <w:rsid w:val="008009E8"/>
    <w:rsid w:val="008010C2"/>
    <w:rsid w:val="0080152B"/>
    <w:rsid w:val="00801A2D"/>
    <w:rsid w:val="0080217D"/>
    <w:rsid w:val="00802307"/>
    <w:rsid w:val="008023BC"/>
    <w:rsid w:val="0080267C"/>
    <w:rsid w:val="0080295F"/>
    <w:rsid w:val="00802D0B"/>
    <w:rsid w:val="0080335D"/>
    <w:rsid w:val="008034B2"/>
    <w:rsid w:val="0080393C"/>
    <w:rsid w:val="00803CA6"/>
    <w:rsid w:val="00804825"/>
    <w:rsid w:val="00805115"/>
    <w:rsid w:val="00806AFD"/>
    <w:rsid w:val="008076D9"/>
    <w:rsid w:val="00807A25"/>
    <w:rsid w:val="00807AB3"/>
    <w:rsid w:val="00810FE3"/>
    <w:rsid w:val="0081108D"/>
    <w:rsid w:val="0081120E"/>
    <w:rsid w:val="008112B6"/>
    <w:rsid w:val="00811538"/>
    <w:rsid w:val="0081200A"/>
    <w:rsid w:val="008129F6"/>
    <w:rsid w:val="00812AD7"/>
    <w:rsid w:val="00812F11"/>
    <w:rsid w:val="00813144"/>
    <w:rsid w:val="0081373C"/>
    <w:rsid w:val="00813AA1"/>
    <w:rsid w:val="008156B9"/>
    <w:rsid w:val="008167BA"/>
    <w:rsid w:val="00817032"/>
    <w:rsid w:val="0081709D"/>
    <w:rsid w:val="008171F8"/>
    <w:rsid w:val="008174BF"/>
    <w:rsid w:val="00817E88"/>
    <w:rsid w:val="0082050E"/>
    <w:rsid w:val="008207A2"/>
    <w:rsid w:val="00820E99"/>
    <w:rsid w:val="00820EBB"/>
    <w:rsid w:val="00821012"/>
    <w:rsid w:val="008210E5"/>
    <w:rsid w:val="00821B61"/>
    <w:rsid w:val="008224C1"/>
    <w:rsid w:val="00822EF1"/>
    <w:rsid w:val="00822F2D"/>
    <w:rsid w:val="008237BC"/>
    <w:rsid w:val="00823A3C"/>
    <w:rsid w:val="00823AA8"/>
    <w:rsid w:val="0082453E"/>
    <w:rsid w:val="008258D3"/>
    <w:rsid w:val="008260C4"/>
    <w:rsid w:val="008263A0"/>
    <w:rsid w:val="00826A0B"/>
    <w:rsid w:val="00827051"/>
    <w:rsid w:val="00827054"/>
    <w:rsid w:val="00827815"/>
    <w:rsid w:val="00827C95"/>
    <w:rsid w:val="00827DFF"/>
    <w:rsid w:val="00831539"/>
    <w:rsid w:val="00831C1D"/>
    <w:rsid w:val="00832252"/>
    <w:rsid w:val="00832402"/>
    <w:rsid w:val="008329E1"/>
    <w:rsid w:val="0083383E"/>
    <w:rsid w:val="008343FE"/>
    <w:rsid w:val="008346D6"/>
    <w:rsid w:val="008349B3"/>
    <w:rsid w:val="00834A67"/>
    <w:rsid w:val="00834ED0"/>
    <w:rsid w:val="008350E9"/>
    <w:rsid w:val="00835142"/>
    <w:rsid w:val="00835814"/>
    <w:rsid w:val="008368B0"/>
    <w:rsid w:val="008379B2"/>
    <w:rsid w:val="00837D29"/>
    <w:rsid w:val="008402EB"/>
    <w:rsid w:val="00840526"/>
    <w:rsid w:val="00840A33"/>
    <w:rsid w:val="00840AD4"/>
    <w:rsid w:val="0084175F"/>
    <w:rsid w:val="008417F5"/>
    <w:rsid w:val="008420DA"/>
    <w:rsid w:val="0084318F"/>
    <w:rsid w:val="00843217"/>
    <w:rsid w:val="0084397F"/>
    <w:rsid w:val="008443E4"/>
    <w:rsid w:val="0084443D"/>
    <w:rsid w:val="00844BC2"/>
    <w:rsid w:val="00845143"/>
    <w:rsid w:val="00845180"/>
    <w:rsid w:val="008452DC"/>
    <w:rsid w:val="008455C9"/>
    <w:rsid w:val="00845BD7"/>
    <w:rsid w:val="00845F5D"/>
    <w:rsid w:val="00846172"/>
    <w:rsid w:val="008466AD"/>
    <w:rsid w:val="00846988"/>
    <w:rsid w:val="008470C3"/>
    <w:rsid w:val="008472E6"/>
    <w:rsid w:val="00847366"/>
    <w:rsid w:val="00847B81"/>
    <w:rsid w:val="00850F67"/>
    <w:rsid w:val="00851329"/>
    <w:rsid w:val="0085149A"/>
    <w:rsid w:val="008515F3"/>
    <w:rsid w:val="00851D07"/>
    <w:rsid w:val="00851FD2"/>
    <w:rsid w:val="00852165"/>
    <w:rsid w:val="00852254"/>
    <w:rsid w:val="00853276"/>
    <w:rsid w:val="0085498C"/>
    <w:rsid w:val="008550F5"/>
    <w:rsid w:val="00855741"/>
    <w:rsid w:val="008557FB"/>
    <w:rsid w:val="00855AC7"/>
    <w:rsid w:val="00855E74"/>
    <w:rsid w:val="00856177"/>
    <w:rsid w:val="008570C7"/>
    <w:rsid w:val="0085718E"/>
    <w:rsid w:val="008577A4"/>
    <w:rsid w:val="00857AAE"/>
    <w:rsid w:val="008606D2"/>
    <w:rsid w:val="00860EE2"/>
    <w:rsid w:val="008610A2"/>
    <w:rsid w:val="008610D8"/>
    <w:rsid w:val="00861543"/>
    <w:rsid w:val="0086190F"/>
    <w:rsid w:val="00862436"/>
    <w:rsid w:val="00862480"/>
    <w:rsid w:val="00863431"/>
    <w:rsid w:val="008641A8"/>
    <w:rsid w:val="00864744"/>
    <w:rsid w:val="008653A3"/>
    <w:rsid w:val="00865E91"/>
    <w:rsid w:val="00865ECF"/>
    <w:rsid w:val="0086604F"/>
    <w:rsid w:val="0086605F"/>
    <w:rsid w:val="0086628A"/>
    <w:rsid w:val="00866DEC"/>
    <w:rsid w:val="00867969"/>
    <w:rsid w:val="00867AE0"/>
    <w:rsid w:val="00867B3E"/>
    <w:rsid w:val="00867D6B"/>
    <w:rsid w:val="00867DEE"/>
    <w:rsid w:val="00870111"/>
    <w:rsid w:val="00870CE8"/>
    <w:rsid w:val="00870D7A"/>
    <w:rsid w:val="00870FDA"/>
    <w:rsid w:val="00871B95"/>
    <w:rsid w:val="008720A9"/>
    <w:rsid w:val="00873501"/>
    <w:rsid w:val="00875C3A"/>
    <w:rsid w:val="00875C4D"/>
    <w:rsid w:val="00875D78"/>
    <w:rsid w:val="00876486"/>
    <w:rsid w:val="00877162"/>
    <w:rsid w:val="00880205"/>
    <w:rsid w:val="0088027F"/>
    <w:rsid w:val="00880913"/>
    <w:rsid w:val="00880A3B"/>
    <w:rsid w:val="00880D52"/>
    <w:rsid w:val="008810B5"/>
    <w:rsid w:val="0088118D"/>
    <w:rsid w:val="0088179F"/>
    <w:rsid w:val="00882810"/>
    <w:rsid w:val="00882E5C"/>
    <w:rsid w:val="00883172"/>
    <w:rsid w:val="0088337C"/>
    <w:rsid w:val="0088343E"/>
    <w:rsid w:val="0088372B"/>
    <w:rsid w:val="00883DB0"/>
    <w:rsid w:val="00883E25"/>
    <w:rsid w:val="00884061"/>
    <w:rsid w:val="008845E0"/>
    <w:rsid w:val="00884759"/>
    <w:rsid w:val="00884CBC"/>
    <w:rsid w:val="0088530A"/>
    <w:rsid w:val="0088584A"/>
    <w:rsid w:val="0088586C"/>
    <w:rsid w:val="00885873"/>
    <w:rsid w:val="00886BDA"/>
    <w:rsid w:val="0088741E"/>
    <w:rsid w:val="00887A5D"/>
    <w:rsid w:val="00890706"/>
    <w:rsid w:val="008908E3"/>
    <w:rsid w:val="008908EE"/>
    <w:rsid w:val="00890C23"/>
    <w:rsid w:val="00890F1B"/>
    <w:rsid w:val="008910C0"/>
    <w:rsid w:val="00891674"/>
    <w:rsid w:val="008916FA"/>
    <w:rsid w:val="008926B3"/>
    <w:rsid w:val="008927D6"/>
    <w:rsid w:val="008929B9"/>
    <w:rsid w:val="00892E27"/>
    <w:rsid w:val="00892E9A"/>
    <w:rsid w:val="00893173"/>
    <w:rsid w:val="0089347D"/>
    <w:rsid w:val="00893C6A"/>
    <w:rsid w:val="00893CAF"/>
    <w:rsid w:val="008941CB"/>
    <w:rsid w:val="00894FB0"/>
    <w:rsid w:val="0089515D"/>
    <w:rsid w:val="00895521"/>
    <w:rsid w:val="00895A43"/>
    <w:rsid w:val="00896D43"/>
    <w:rsid w:val="00897A1F"/>
    <w:rsid w:val="008A0222"/>
    <w:rsid w:val="008A03DC"/>
    <w:rsid w:val="008A09C8"/>
    <w:rsid w:val="008A0E1E"/>
    <w:rsid w:val="008A0F42"/>
    <w:rsid w:val="008A1B79"/>
    <w:rsid w:val="008A1F0C"/>
    <w:rsid w:val="008A3174"/>
    <w:rsid w:val="008A31AE"/>
    <w:rsid w:val="008A32FA"/>
    <w:rsid w:val="008A35A3"/>
    <w:rsid w:val="008A4093"/>
    <w:rsid w:val="008A4C61"/>
    <w:rsid w:val="008A51D3"/>
    <w:rsid w:val="008A51E2"/>
    <w:rsid w:val="008A55FF"/>
    <w:rsid w:val="008A61B1"/>
    <w:rsid w:val="008B0993"/>
    <w:rsid w:val="008B15FA"/>
    <w:rsid w:val="008B1B43"/>
    <w:rsid w:val="008B23D1"/>
    <w:rsid w:val="008B27BD"/>
    <w:rsid w:val="008B2A8C"/>
    <w:rsid w:val="008B36AA"/>
    <w:rsid w:val="008B3AB5"/>
    <w:rsid w:val="008B4181"/>
    <w:rsid w:val="008B4E67"/>
    <w:rsid w:val="008B51E6"/>
    <w:rsid w:val="008B57AA"/>
    <w:rsid w:val="008B59A6"/>
    <w:rsid w:val="008B5CD8"/>
    <w:rsid w:val="008B5D0B"/>
    <w:rsid w:val="008B6F44"/>
    <w:rsid w:val="008B7C79"/>
    <w:rsid w:val="008C0927"/>
    <w:rsid w:val="008C0EA4"/>
    <w:rsid w:val="008C0F7C"/>
    <w:rsid w:val="008C1CC6"/>
    <w:rsid w:val="008C28B8"/>
    <w:rsid w:val="008C2B38"/>
    <w:rsid w:val="008C2BFA"/>
    <w:rsid w:val="008C2C3E"/>
    <w:rsid w:val="008C2D66"/>
    <w:rsid w:val="008C324D"/>
    <w:rsid w:val="008C34C6"/>
    <w:rsid w:val="008C3CBC"/>
    <w:rsid w:val="008C4539"/>
    <w:rsid w:val="008C4BF7"/>
    <w:rsid w:val="008C4EE2"/>
    <w:rsid w:val="008C5423"/>
    <w:rsid w:val="008C5E37"/>
    <w:rsid w:val="008C690C"/>
    <w:rsid w:val="008C6ECE"/>
    <w:rsid w:val="008C798C"/>
    <w:rsid w:val="008C7DCB"/>
    <w:rsid w:val="008D0BE3"/>
    <w:rsid w:val="008D1DE6"/>
    <w:rsid w:val="008D2126"/>
    <w:rsid w:val="008D2D3F"/>
    <w:rsid w:val="008D356D"/>
    <w:rsid w:val="008D4984"/>
    <w:rsid w:val="008D550D"/>
    <w:rsid w:val="008D6293"/>
    <w:rsid w:val="008D6605"/>
    <w:rsid w:val="008D7C0B"/>
    <w:rsid w:val="008D7C31"/>
    <w:rsid w:val="008E051B"/>
    <w:rsid w:val="008E0784"/>
    <w:rsid w:val="008E07CE"/>
    <w:rsid w:val="008E07D9"/>
    <w:rsid w:val="008E0894"/>
    <w:rsid w:val="008E192B"/>
    <w:rsid w:val="008E2A7A"/>
    <w:rsid w:val="008E3328"/>
    <w:rsid w:val="008E35C0"/>
    <w:rsid w:val="008E3AC1"/>
    <w:rsid w:val="008E3C03"/>
    <w:rsid w:val="008E467A"/>
    <w:rsid w:val="008E4CF4"/>
    <w:rsid w:val="008E4D09"/>
    <w:rsid w:val="008E4DCB"/>
    <w:rsid w:val="008E4FAB"/>
    <w:rsid w:val="008E59CF"/>
    <w:rsid w:val="008E5A94"/>
    <w:rsid w:val="008E5D11"/>
    <w:rsid w:val="008E5FF3"/>
    <w:rsid w:val="008E6DE3"/>
    <w:rsid w:val="008E7F5A"/>
    <w:rsid w:val="008F0011"/>
    <w:rsid w:val="008F01D5"/>
    <w:rsid w:val="008F08FA"/>
    <w:rsid w:val="008F19D4"/>
    <w:rsid w:val="008F2019"/>
    <w:rsid w:val="008F206B"/>
    <w:rsid w:val="008F20A1"/>
    <w:rsid w:val="008F20AD"/>
    <w:rsid w:val="008F21DC"/>
    <w:rsid w:val="008F2416"/>
    <w:rsid w:val="008F2B26"/>
    <w:rsid w:val="008F2B63"/>
    <w:rsid w:val="008F2EF2"/>
    <w:rsid w:val="008F3087"/>
    <w:rsid w:val="008F347B"/>
    <w:rsid w:val="008F380C"/>
    <w:rsid w:val="008F3E38"/>
    <w:rsid w:val="008F409F"/>
    <w:rsid w:val="008F4EDA"/>
    <w:rsid w:val="008F586E"/>
    <w:rsid w:val="008F5FA2"/>
    <w:rsid w:val="008F6484"/>
    <w:rsid w:val="008F666C"/>
    <w:rsid w:val="008F721C"/>
    <w:rsid w:val="008F7DE3"/>
    <w:rsid w:val="00900C57"/>
    <w:rsid w:val="00900F5F"/>
    <w:rsid w:val="0090119F"/>
    <w:rsid w:val="0090179A"/>
    <w:rsid w:val="00901E75"/>
    <w:rsid w:val="009028C0"/>
    <w:rsid w:val="009038F3"/>
    <w:rsid w:val="00903963"/>
    <w:rsid w:val="00903B2E"/>
    <w:rsid w:val="00903BE8"/>
    <w:rsid w:val="009040CB"/>
    <w:rsid w:val="00904BF6"/>
    <w:rsid w:val="00904FFE"/>
    <w:rsid w:val="00905047"/>
    <w:rsid w:val="009062D0"/>
    <w:rsid w:val="00906746"/>
    <w:rsid w:val="00910511"/>
    <w:rsid w:val="0091077E"/>
    <w:rsid w:val="00910DB6"/>
    <w:rsid w:val="00910E20"/>
    <w:rsid w:val="00910E31"/>
    <w:rsid w:val="00911654"/>
    <w:rsid w:val="00911702"/>
    <w:rsid w:val="00911819"/>
    <w:rsid w:val="00911AA0"/>
    <w:rsid w:val="009123C2"/>
    <w:rsid w:val="00912541"/>
    <w:rsid w:val="0091294B"/>
    <w:rsid w:val="00912CE9"/>
    <w:rsid w:val="00912FE8"/>
    <w:rsid w:val="00913278"/>
    <w:rsid w:val="00913570"/>
    <w:rsid w:val="00914C11"/>
    <w:rsid w:val="00914FF7"/>
    <w:rsid w:val="00915353"/>
    <w:rsid w:val="00915C91"/>
    <w:rsid w:val="00915D39"/>
    <w:rsid w:val="009161DC"/>
    <w:rsid w:val="00916BBE"/>
    <w:rsid w:val="009175E0"/>
    <w:rsid w:val="00917FE7"/>
    <w:rsid w:val="009202D1"/>
    <w:rsid w:val="0092070B"/>
    <w:rsid w:val="00920A0F"/>
    <w:rsid w:val="00920BDC"/>
    <w:rsid w:val="00920D45"/>
    <w:rsid w:val="00921D81"/>
    <w:rsid w:val="00922CFE"/>
    <w:rsid w:val="00922EA4"/>
    <w:rsid w:val="0092323E"/>
    <w:rsid w:val="009233D6"/>
    <w:rsid w:val="00923862"/>
    <w:rsid w:val="009243D8"/>
    <w:rsid w:val="0092494B"/>
    <w:rsid w:val="00924B3A"/>
    <w:rsid w:val="00925109"/>
    <w:rsid w:val="009252E2"/>
    <w:rsid w:val="00925656"/>
    <w:rsid w:val="0092580A"/>
    <w:rsid w:val="00925B61"/>
    <w:rsid w:val="00926140"/>
    <w:rsid w:val="0092625A"/>
    <w:rsid w:val="00926886"/>
    <w:rsid w:val="00927DE3"/>
    <w:rsid w:val="00930CEF"/>
    <w:rsid w:val="00931350"/>
    <w:rsid w:val="00931B84"/>
    <w:rsid w:val="00931BB2"/>
    <w:rsid w:val="00931E06"/>
    <w:rsid w:val="0093548C"/>
    <w:rsid w:val="0093568A"/>
    <w:rsid w:val="00935AC1"/>
    <w:rsid w:val="00935D8C"/>
    <w:rsid w:val="0093628A"/>
    <w:rsid w:val="00936312"/>
    <w:rsid w:val="009376F6"/>
    <w:rsid w:val="00937E2E"/>
    <w:rsid w:val="009404B3"/>
    <w:rsid w:val="00940B78"/>
    <w:rsid w:val="00941BEF"/>
    <w:rsid w:val="00942EA4"/>
    <w:rsid w:val="00942EB1"/>
    <w:rsid w:val="00943477"/>
    <w:rsid w:val="009435C2"/>
    <w:rsid w:val="0094365A"/>
    <w:rsid w:val="00943F48"/>
    <w:rsid w:val="00944A53"/>
    <w:rsid w:val="00944F3B"/>
    <w:rsid w:val="00945716"/>
    <w:rsid w:val="00945DF9"/>
    <w:rsid w:val="0094662D"/>
    <w:rsid w:val="00946CB9"/>
    <w:rsid w:val="00947452"/>
    <w:rsid w:val="00950127"/>
    <w:rsid w:val="009504A2"/>
    <w:rsid w:val="00951DC0"/>
    <w:rsid w:val="00952DDB"/>
    <w:rsid w:val="00953589"/>
    <w:rsid w:val="00953EF5"/>
    <w:rsid w:val="00954972"/>
    <w:rsid w:val="00954A6D"/>
    <w:rsid w:val="00954ABE"/>
    <w:rsid w:val="00954C5A"/>
    <w:rsid w:val="00955E1A"/>
    <w:rsid w:val="0095602C"/>
    <w:rsid w:val="009560EC"/>
    <w:rsid w:val="00956459"/>
    <w:rsid w:val="0095649F"/>
    <w:rsid w:val="009566F1"/>
    <w:rsid w:val="00956CBD"/>
    <w:rsid w:val="00956E5B"/>
    <w:rsid w:val="0095714E"/>
    <w:rsid w:val="0095749F"/>
    <w:rsid w:val="00957BD3"/>
    <w:rsid w:val="0096005C"/>
    <w:rsid w:val="00960463"/>
    <w:rsid w:val="00961A56"/>
    <w:rsid w:val="00961EE1"/>
    <w:rsid w:val="009621B3"/>
    <w:rsid w:val="00962989"/>
    <w:rsid w:val="00962B92"/>
    <w:rsid w:val="009632B8"/>
    <w:rsid w:val="0096356C"/>
    <w:rsid w:val="009646D4"/>
    <w:rsid w:val="009649E7"/>
    <w:rsid w:val="00964A66"/>
    <w:rsid w:val="00964CF9"/>
    <w:rsid w:val="009650CC"/>
    <w:rsid w:val="00965647"/>
    <w:rsid w:val="00965AE6"/>
    <w:rsid w:val="00966490"/>
    <w:rsid w:val="0096660C"/>
    <w:rsid w:val="009670E8"/>
    <w:rsid w:val="009679BD"/>
    <w:rsid w:val="00967BFF"/>
    <w:rsid w:val="00967F04"/>
    <w:rsid w:val="00970502"/>
    <w:rsid w:val="00970A26"/>
    <w:rsid w:val="00970AC3"/>
    <w:rsid w:val="00970AF3"/>
    <w:rsid w:val="00970C95"/>
    <w:rsid w:val="0097127C"/>
    <w:rsid w:val="009715AB"/>
    <w:rsid w:val="00971D4F"/>
    <w:rsid w:val="00972007"/>
    <w:rsid w:val="00972091"/>
    <w:rsid w:val="0097217B"/>
    <w:rsid w:val="00972606"/>
    <w:rsid w:val="0097332C"/>
    <w:rsid w:val="009736FE"/>
    <w:rsid w:val="009739F3"/>
    <w:rsid w:val="009753FA"/>
    <w:rsid w:val="0097687C"/>
    <w:rsid w:val="009773AA"/>
    <w:rsid w:val="00977472"/>
    <w:rsid w:val="009774E7"/>
    <w:rsid w:val="009777C2"/>
    <w:rsid w:val="00980E89"/>
    <w:rsid w:val="009815C4"/>
    <w:rsid w:val="00981794"/>
    <w:rsid w:val="009818D5"/>
    <w:rsid w:val="00981BDB"/>
    <w:rsid w:val="00981F79"/>
    <w:rsid w:val="00982279"/>
    <w:rsid w:val="009822AD"/>
    <w:rsid w:val="009823AB"/>
    <w:rsid w:val="00982672"/>
    <w:rsid w:val="009826B4"/>
    <w:rsid w:val="00982D13"/>
    <w:rsid w:val="009831C0"/>
    <w:rsid w:val="00983D98"/>
    <w:rsid w:val="00983FD1"/>
    <w:rsid w:val="00984271"/>
    <w:rsid w:val="00984C76"/>
    <w:rsid w:val="00985595"/>
    <w:rsid w:val="00985894"/>
    <w:rsid w:val="009858B5"/>
    <w:rsid w:val="00985BD8"/>
    <w:rsid w:val="00986BD9"/>
    <w:rsid w:val="00986F8E"/>
    <w:rsid w:val="0098785C"/>
    <w:rsid w:val="00987DD0"/>
    <w:rsid w:val="00991440"/>
    <w:rsid w:val="009916BA"/>
    <w:rsid w:val="00991829"/>
    <w:rsid w:val="00991AC0"/>
    <w:rsid w:val="009924E2"/>
    <w:rsid w:val="009925AF"/>
    <w:rsid w:val="00992716"/>
    <w:rsid w:val="009927DD"/>
    <w:rsid w:val="00992BFE"/>
    <w:rsid w:val="00992D4A"/>
    <w:rsid w:val="009933BD"/>
    <w:rsid w:val="0099377D"/>
    <w:rsid w:val="00993DE5"/>
    <w:rsid w:val="009944A3"/>
    <w:rsid w:val="00994AB3"/>
    <w:rsid w:val="009957DE"/>
    <w:rsid w:val="00995C13"/>
    <w:rsid w:val="009963CC"/>
    <w:rsid w:val="00996B42"/>
    <w:rsid w:val="00996B88"/>
    <w:rsid w:val="0099762A"/>
    <w:rsid w:val="00997664"/>
    <w:rsid w:val="00997697"/>
    <w:rsid w:val="009979C7"/>
    <w:rsid w:val="009A06D8"/>
    <w:rsid w:val="009A06FF"/>
    <w:rsid w:val="009A0A2E"/>
    <w:rsid w:val="009A22EF"/>
    <w:rsid w:val="009A27F7"/>
    <w:rsid w:val="009A290D"/>
    <w:rsid w:val="009A2AF7"/>
    <w:rsid w:val="009A2C46"/>
    <w:rsid w:val="009A3B63"/>
    <w:rsid w:val="009A3D53"/>
    <w:rsid w:val="009A42BB"/>
    <w:rsid w:val="009A4818"/>
    <w:rsid w:val="009A4AC3"/>
    <w:rsid w:val="009A4BFE"/>
    <w:rsid w:val="009A504D"/>
    <w:rsid w:val="009A532C"/>
    <w:rsid w:val="009A5538"/>
    <w:rsid w:val="009A56B7"/>
    <w:rsid w:val="009A5F5A"/>
    <w:rsid w:val="009A64B8"/>
    <w:rsid w:val="009A7350"/>
    <w:rsid w:val="009A75CA"/>
    <w:rsid w:val="009B047F"/>
    <w:rsid w:val="009B06E7"/>
    <w:rsid w:val="009B0CB6"/>
    <w:rsid w:val="009B11A6"/>
    <w:rsid w:val="009B13B9"/>
    <w:rsid w:val="009B2713"/>
    <w:rsid w:val="009B2907"/>
    <w:rsid w:val="009B2EE4"/>
    <w:rsid w:val="009B3D84"/>
    <w:rsid w:val="009B4080"/>
    <w:rsid w:val="009B46B0"/>
    <w:rsid w:val="009B490F"/>
    <w:rsid w:val="009B4AD6"/>
    <w:rsid w:val="009B4C97"/>
    <w:rsid w:val="009B6161"/>
    <w:rsid w:val="009B6529"/>
    <w:rsid w:val="009B6B0A"/>
    <w:rsid w:val="009B7A3F"/>
    <w:rsid w:val="009B7B2F"/>
    <w:rsid w:val="009B7E71"/>
    <w:rsid w:val="009C02F3"/>
    <w:rsid w:val="009C101F"/>
    <w:rsid w:val="009C111B"/>
    <w:rsid w:val="009C1BAF"/>
    <w:rsid w:val="009C36A0"/>
    <w:rsid w:val="009C3CEA"/>
    <w:rsid w:val="009C3DF2"/>
    <w:rsid w:val="009C538F"/>
    <w:rsid w:val="009C5716"/>
    <w:rsid w:val="009C5BD8"/>
    <w:rsid w:val="009C5D85"/>
    <w:rsid w:val="009C5DFF"/>
    <w:rsid w:val="009C5F17"/>
    <w:rsid w:val="009C63CB"/>
    <w:rsid w:val="009C6B9A"/>
    <w:rsid w:val="009C6CBF"/>
    <w:rsid w:val="009D01AC"/>
    <w:rsid w:val="009D1098"/>
    <w:rsid w:val="009D1299"/>
    <w:rsid w:val="009D1854"/>
    <w:rsid w:val="009D1A09"/>
    <w:rsid w:val="009D1E71"/>
    <w:rsid w:val="009D21E7"/>
    <w:rsid w:val="009D29CF"/>
    <w:rsid w:val="009D29D6"/>
    <w:rsid w:val="009D2DB2"/>
    <w:rsid w:val="009D31B7"/>
    <w:rsid w:val="009D3478"/>
    <w:rsid w:val="009D3BB5"/>
    <w:rsid w:val="009D4BE3"/>
    <w:rsid w:val="009D4DC7"/>
    <w:rsid w:val="009D4ED8"/>
    <w:rsid w:val="009D5156"/>
    <w:rsid w:val="009D5562"/>
    <w:rsid w:val="009D6868"/>
    <w:rsid w:val="009D6C1E"/>
    <w:rsid w:val="009D6F5D"/>
    <w:rsid w:val="009D700C"/>
    <w:rsid w:val="009D76C5"/>
    <w:rsid w:val="009D78A3"/>
    <w:rsid w:val="009D7AD2"/>
    <w:rsid w:val="009D7BB7"/>
    <w:rsid w:val="009E04DF"/>
    <w:rsid w:val="009E0887"/>
    <w:rsid w:val="009E0A80"/>
    <w:rsid w:val="009E0E45"/>
    <w:rsid w:val="009E1118"/>
    <w:rsid w:val="009E1662"/>
    <w:rsid w:val="009E1865"/>
    <w:rsid w:val="009E1D2E"/>
    <w:rsid w:val="009E23B4"/>
    <w:rsid w:val="009E2424"/>
    <w:rsid w:val="009E287E"/>
    <w:rsid w:val="009E2EB0"/>
    <w:rsid w:val="009E3247"/>
    <w:rsid w:val="009E3797"/>
    <w:rsid w:val="009E45A6"/>
    <w:rsid w:val="009E4BFA"/>
    <w:rsid w:val="009E4E96"/>
    <w:rsid w:val="009E5393"/>
    <w:rsid w:val="009E5959"/>
    <w:rsid w:val="009E614E"/>
    <w:rsid w:val="009E64D1"/>
    <w:rsid w:val="009E70C0"/>
    <w:rsid w:val="009E7B3C"/>
    <w:rsid w:val="009F05C3"/>
    <w:rsid w:val="009F19A1"/>
    <w:rsid w:val="009F22B9"/>
    <w:rsid w:val="009F22D6"/>
    <w:rsid w:val="009F2429"/>
    <w:rsid w:val="009F27DD"/>
    <w:rsid w:val="009F3205"/>
    <w:rsid w:val="009F3C3B"/>
    <w:rsid w:val="009F40DB"/>
    <w:rsid w:val="009F45DF"/>
    <w:rsid w:val="009F4648"/>
    <w:rsid w:val="009F4A6B"/>
    <w:rsid w:val="009F4FDF"/>
    <w:rsid w:val="009F519D"/>
    <w:rsid w:val="009F5225"/>
    <w:rsid w:val="009F5EC8"/>
    <w:rsid w:val="009F618C"/>
    <w:rsid w:val="009F63F7"/>
    <w:rsid w:val="009F6495"/>
    <w:rsid w:val="009F6C7A"/>
    <w:rsid w:val="009F708C"/>
    <w:rsid w:val="009F70FA"/>
    <w:rsid w:val="009F71CB"/>
    <w:rsid w:val="009F7722"/>
    <w:rsid w:val="009F7818"/>
    <w:rsid w:val="009F784C"/>
    <w:rsid w:val="00A00244"/>
    <w:rsid w:val="00A0090A"/>
    <w:rsid w:val="00A009C0"/>
    <w:rsid w:val="00A00CA6"/>
    <w:rsid w:val="00A014FB"/>
    <w:rsid w:val="00A01F8B"/>
    <w:rsid w:val="00A02C76"/>
    <w:rsid w:val="00A035CA"/>
    <w:rsid w:val="00A03B70"/>
    <w:rsid w:val="00A04A7F"/>
    <w:rsid w:val="00A0570E"/>
    <w:rsid w:val="00A06646"/>
    <w:rsid w:val="00A06A78"/>
    <w:rsid w:val="00A07230"/>
    <w:rsid w:val="00A07884"/>
    <w:rsid w:val="00A079A7"/>
    <w:rsid w:val="00A1022A"/>
    <w:rsid w:val="00A1030C"/>
    <w:rsid w:val="00A10F42"/>
    <w:rsid w:val="00A11416"/>
    <w:rsid w:val="00A11B61"/>
    <w:rsid w:val="00A1274E"/>
    <w:rsid w:val="00A131FF"/>
    <w:rsid w:val="00A134CA"/>
    <w:rsid w:val="00A13505"/>
    <w:rsid w:val="00A138E2"/>
    <w:rsid w:val="00A13B76"/>
    <w:rsid w:val="00A1488B"/>
    <w:rsid w:val="00A14A30"/>
    <w:rsid w:val="00A16AC8"/>
    <w:rsid w:val="00A16B72"/>
    <w:rsid w:val="00A17951"/>
    <w:rsid w:val="00A17B91"/>
    <w:rsid w:val="00A20704"/>
    <w:rsid w:val="00A20995"/>
    <w:rsid w:val="00A21415"/>
    <w:rsid w:val="00A218F0"/>
    <w:rsid w:val="00A21C50"/>
    <w:rsid w:val="00A2264E"/>
    <w:rsid w:val="00A22683"/>
    <w:rsid w:val="00A226C2"/>
    <w:rsid w:val="00A22A2D"/>
    <w:rsid w:val="00A231AF"/>
    <w:rsid w:val="00A24464"/>
    <w:rsid w:val="00A24554"/>
    <w:rsid w:val="00A24829"/>
    <w:rsid w:val="00A24A23"/>
    <w:rsid w:val="00A24D2B"/>
    <w:rsid w:val="00A24DF7"/>
    <w:rsid w:val="00A24E76"/>
    <w:rsid w:val="00A24EAD"/>
    <w:rsid w:val="00A25226"/>
    <w:rsid w:val="00A253F4"/>
    <w:rsid w:val="00A25947"/>
    <w:rsid w:val="00A25BA8"/>
    <w:rsid w:val="00A2692C"/>
    <w:rsid w:val="00A2795E"/>
    <w:rsid w:val="00A302A8"/>
    <w:rsid w:val="00A30937"/>
    <w:rsid w:val="00A30BC7"/>
    <w:rsid w:val="00A31A2A"/>
    <w:rsid w:val="00A31EDD"/>
    <w:rsid w:val="00A32E9F"/>
    <w:rsid w:val="00A33017"/>
    <w:rsid w:val="00A33DC9"/>
    <w:rsid w:val="00A342AA"/>
    <w:rsid w:val="00A34342"/>
    <w:rsid w:val="00A344C5"/>
    <w:rsid w:val="00A3505B"/>
    <w:rsid w:val="00A3511B"/>
    <w:rsid w:val="00A3590D"/>
    <w:rsid w:val="00A36170"/>
    <w:rsid w:val="00A36B12"/>
    <w:rsid w:val="00A372CE"/>
    <w:rsid w:val="00A37920"/>
    <w:rsid w:val="00A37EB3"/>
    <w:rsid w:val="00A40A5D"/>
    <w:rsid w:val="00A40BF2"/>
    <w:rsid w:val="00A410C1"/>
    <w:rsid w:val="00A41732"/>
    <w:rsid w:val="00A41AB6"/>
    <w:rsid w:val="00A41C17"/>
    <w:rsid w:val="00A41F15"/>
    <w:rsid w:val="00A428DC"/>
    <w:rsid w:val="00A42AB9"/>
    <w:rsid w:val="00A42CC7"/>
    <w:rsid w:val="00A42D9C"/>
    <w:rsid w:val="00A433E2"/>
    <w:rsid w:val="00A434B4"/>
    <w:rsid w:val="00A43CAF"/>
    <w:rsid w:val="00A4421A"/>
    <w:rsid w:val="00A44B2B"/>
    <w:rsid w:val="00A44D46"/>
    <w:rsid w:val="00A45C20"/>
    <w:rsid w:val="00A467B3"/>
    <w:rsid w:val="00A472DC"/>
    <w:rsid w:val="00A4749E"/>
    <w:rsid w:val="00A509BF"/>
    <w:rsid w:val="00A50A04"/>
    <w:rsid w:val="00A51316"/>
    <w:rsid w:val="00A51929"/>
    <w:rsid w:val="00A51AE4"/>
    <w:rsid w:val="00A52353"/>
    <w:rsid w:val="00A5261A"/>
    <w:rsid w:val="00A52F6A"/>
    <w:rsid w:val="00A53563"/>
    <w:rsid w:val="00A53C60"/>
    <w:rsid w:val="00A5443E"/>
    <w:rsid w:val="00A55828"/>
    <w:rsid w:val="00A559DF"/>
    <w:rsid w:val="00A55A08"/>
    <w:rsid w:val="00A55AED"/>
    <w:rsid w:val="00A55EB9"/>
    <w:rsid w:val="00A55FAD"/>
    <w:rsid w:val="00A565BC"/>
    <w:rsid w:val="00A5696C"/>
    <w:rsid w:val="00A56AF4"/>
    <w:rsid w:val="00A56CC9"/>
    <w:rsid w:val="00A573BA"/>
    <w:rsid w:val="00A576F6"/>
    <w:rsid w:val="00A57727"/>
    <w:rsid w:val="00A57A0B"/>
    <w:rsid w:val="00A604AB"/>
    <w:rsid w:val="00A60C6C"/>
    <w:rsid w:val="00A60FC3"/>
    <w:rsid w:val="00A61C63"/>
    <w:rsid w:val="00A61DEE"/>
    <w:rsid w:val="00A62461"/>
    <w:rsid w:val="00A626A8"/>
    <w:rsid w:val="00A62E27"/>
    <w:rsid w:val="00A634C5"/>
    <w:rsid w:val="00A63991"/>
    <w:rsid w:val="00A63D6E"/>
    <w:rsid w:val="00A644F7"/>
    <w:rsid w:val="00A648A1"/>
    <w:rsid w:val="00A64B18"/>
    <w:rsid w:val="00A64F79"/>
    <w:rsid w:val="00A653A8"/>
    <w:rsid w:val="00A658E2"/>
    <w:rsid w:val="00A65BBE"/>
    <w:rsid w:val="00A6668B"/>
    <w:rsid w:val="00A667B0"/>
    <w:rsid w:val="00A668F5"/>
    <w:rsid w:val="00A66A50"/>
    <w:rsid w:val="00A66A86"/>
    <w:rsid w:val="00A66ED9"/>
    <w:rsid w:val="00A673B5"/>
    <w:rsid w:val="00A675D0"/>
    <w:rsid w:val="00A678D6"/>
    <w:rsid w:val="00A70725"/>
    <w:rsid w:val="00A709E9"/>
    <w:rsid w:val="00A720EF"/>
    <w:rsid w:val="00A72B02"/>
    <w:rsid w:val="00A72B75"/>
    <w:rsid w:val="00A72CE4"/>
    <w:rsid w:val="00A74227"/>
    <w:rsid w:val="00A74E49"/>
    <w:rsid w:val="00A752FF"/>
    <w:rsid w:val="00A75EC0"/>
    <w:rsid w:val="00A7618D"/>
    <w:rsid w:val="00A76663"/>
    <w:rsid w:val="00A76ED3"/>
    <w:rsid w:val="00A7714C"/>
    <w:rsid w:val="00A77BAD"/>
    <w:rsid w:val="00A800B3"/>
    <w:rsid w:val="00A81346"/>
    <w:rsid w:val="00A81964"/>
    <w:rsid w:val="00A8298B"/>
    <w:rsid w:val="00A82E7F"/>
    <w:rsid w:val="00A82F0D"/>
    <w:rsid w:val="00A8435E"/>
    <w:rsid w:val="00A8496B"/>
    <w:rsid w:val="00A84FD5"/>
    <w:rsid w:val="00A8544A"/>
    <w:rsid w:val="00A86264"/>
    <w:rsid w:val="00A86BD0"/>
    <w:rsid w:val="00A86EA9"/>
    <w:rsid w:val="00A874D9"/>
    <w:rsid w:val="00A87509"/>
    <w:rsid w:val="00A87A87"/>
    <w:rsid w:val="00A87AA6"/>
    <w:rsid w:val="00A906F5"/>
    <w:rsid w:val="00A90BEB"/>
    <w:rsid w:val="00A91303"/>
    <w:rsid w:val="00A92734"/>
    <w:rsid w:val="00A92B22"/>
    <w:rsid w:val="00A93601"/>
    <w:rsid w:val="00A939F2"/>
    <w:rsid w:val="00A942AE"/>
    <w:rsid w:val="00A94464"/>
    <w:rsid w:val="00A94BB4"/>
    <w:rsid w:val="00A95531"/>
    <w:rsid w:val="00A96069"/>
    <w:rsid w:val="00A969B2"/>
    <w:rsid w:val="00A96BCD"/>
    <w:rsid w:val="00A96D49"/>
    <w:rsid w:val="00A96E3F"/>
    <w:rsid w:val="00A96E89"/>
    <w:rsid w:val="00AA0E0B"/>
    <w:rsid w:val="00AA154A"/>
    <w:rsid w:val="00AA17F2"/>
    <w:rsid w:val="00AA18E8"/>
    <w:rsid w:val="00AA18FA"/>
    <w:rsid w:val="00AA22A6"/>
    <w:rsid w:val="00AA2C1B"/>
    <w:rsid w:val="00AA34B8"/>
    <w:rsid w:val="00AA38D8"/>
    <w:rsid w:val="00AA4496"/>
    <w:rsid w:val="00AA44F0"/>
    <w:rsid w:val="00AA4567"/>
    <w:rsid w:val="00AA46FC"/>
    <w:rsid w:val="00AA56D8"/>
    <w:rsid w:val="00AA5BCC"/>
    <w:rsid w:val="00AA5C05"/>
    <w:rsid w:val="00AA78A4"/>
    <w:rsid w:val="00AA78D2"/>
    <w:rsid w:val="00AA7DE8"/>
    <w:rsid w:val="00AA7EA6"/>
    <w:rsid w:val="00AB090C"/>
    <w:rsid w:val="00AB10C1"/>
    <w:rsid w:val="00AB14BF"/>
    <w:rsid w:val="00AB158D"/>
    <w:rsid w:val="00AB1B2E"/>
    <w:rsid w:val="00AB1BE6"/>
    <w:rsid w:val="00AB1CC8"/>
    <w:rsid w:val="00AB2A99"/>
    <w:rsid w:val="00AB32F0"/>
    <w:rsid w:val="00AB3565"/>
    <w:rsid w:val="00AB43AA"/>
    <w:rsid w:val="00AB445F"/>
    <w:rsid w:val="00AB474C"/>
    <w:rsid w:val="00AB6112"/>
    <w:rsid w:val="00AB6167"/>
    <w:rsid w:val="00AB6235"/>
    <w:rsid w:val="00AB6538"/>
    <w:rsid w:val="00AB71BD"/>
    <w:rsid w:val="00AB7263"/>
    <w:rsid w:val="00AB77AC"/>
    <w:rsid w:val="00AB7885"/>
    <w:rsid w:val="00AB791D"/>
    <w:rsid w:val="00AB7FAB"/>
    <w:rsid w:val="00AC0425"/>
    <w:rsid w:val="00AC0D92"/>
    <w:rsid w:val="00AC20E3"/>
    <w:rsid w:val="00AC2CF4"/>
    <w:rsid w:val="00AC3434"/>
    <w:rsid w:val="00AC3BEF"/>
    <w:rsid w:val="00AC4713"/>
    <w:rsid w:val="00AC4A58"/>
    <w:rsid w:val="00AC4C1B"/>
    <w:rsid w:val="00AC504A"/>
    <w:rsid w:val="00AC6F50"/>
    <w:rsid w:val="00AC70BE"/>
    <w:rsid w:val="00AC73BA"/>
    <w:rsid w:val="00AC74EB"/>
    <w:rsid w:val="00AC7D2E"/>
    <w:rsid w:val="00AD0054"/>
    <w:rsid w:val="00AD00AE"/>
    <w:rsid w:val="00AD0594"/>
    <w:rsid w:val="00AD0E3F"/>
    <w:rsid w:val="00AD0FE8"/>
    <w:rsid w:val="00AD19B4"/>
    <w:rsid w:val="00AD1A85"/>
    <w:rsid w:val="00AD1B40"/>
    <w:rsid w:val="00AD1EF4"/>
    <w:rsid w:val="00AD2092"/>
    <w:rsid w:val="00AD24D0"/>
    <w:rsid w:val="00AD33BD"/>
    <w:rsid w:val="00AD3736"/>
    <w:rsid w:val="00AD3838"/>
    <w:rsid w:val="00AD3AD2"/>
    <w:rsid w:val="00AD421D"/>
    <w:rsid w:val="00AD485D"/>
    <w:rsid w:val="00AD4AFF"/>
    <w:rsid w:val="00AD4FC9"/>
    <w:rsid w:val="00AD533D"/>
    <w:rsid w:val="00AD54A5"/>
    <w:rsid w:val="00AD64AB"/>
    <w:rsid w:val="00AD67D2"/>
    <w:rsid w:val="00AD6EDD"/>
    <w:rsid w:val="00AD7364"/>
    <w:rsid w:val="00AD7480"/>
    <w:rsid w:val="00AE0662"/>
    <w:rsid w:val="00AE0F37"/>
    <w:rsid w:val="00AE2251"/>
    <w:rsid w:val="00AE22FC"/>
    <w:rsid w:val="00AE2403"/>
    <w:rsid w:val="00AE26F8"/>
    <w:rsid w:val="00AE2E01"/>
    <w:rsid w:val="00AE329C"/>
    <w:rsid w:val="00AE36AA"/>
    <w:rsid w:val="00AE37A6"/>
    <w:rsid w:val="00AE3D82"/>
    <w:rsid w:val="00AE41AE"/>
    <w:rsid w:val="00AE4489"/>
    <w:rsid w:val="00AE44F4"/>
    <w:rsid w:val="00AE46F7"/>
    <w:rsid w:val="00AE67D9"/>
    <w:rsid w:val="00AE76BC"/>
    <w:rsid w:val="00AE775D"/>
    <w:rsid w:val="00AE780C"/>
    <w:rsid w:val="00AE7A3E"/>
    <w:rsid w:val="00AE7F0A"/>
    <w:rsid w:val="00AF21FA"/>
    <w:rsid w:val="00AF2F9E"/>
    <w:rsid w:val="00AF307F"/>
    <w:rsid w:val="00AF34E6"/>
    <w:rsid w:val="00AF37CD"/>
    <w:rsid w:val="00AF4137"/>
    <w:rsid w:val="00AF4C43"/>
    <w:rsid w:val="00AF4C50"/>
    <w:rsid w:val="00AF513B"/>
    <w:rsid w:val="00AF53C4"/>
    <w:rsid w:val="00AF5F6A"/>
    <w:rsid w:val="00AF61EE"/>
    <w:rsid w:val="00AF7D49"/>
    <w:rsid w:val="00AF7EFD"/>
    <w:rsid w:val="00B00A5D"/>
    <w:rsid w:val="00B00D46"/>
    <w:rsid w:val="00B00EE1"/>
    <w:rsid w:val="00B00FA9"/>
    <w:rsid w:val="00B011C3"/>
    <w:rsid w:val="00B012D1"/>
    <w:rsid w:val="00B015B7"/>
    <w:rsid w:val="00B01812"/>
    <w:rsid w:val="00B01A78"/>
    <w:rsid w:val="00B01B7A"/>
    <w:rsid w:val="00B01BAC"/>
    <w:rsid w:val="00B01CE7"/>
    <w:rsid w:val="00B02515"/>
    <w:rsid w:val="00B02895"/>
    <w:rsid w:val="00B030DE"/>
    <w:rsid w:val="00B03293"/>
    <w:rsid w:val="00B038E0"/>
    <w:rsid w:val="00B04A0E"/>
    <w:rsid w:val="00B04C9E"/>
    <w:rsid w:val="00B0507F"/>
    <w:rsid w:val="00B05AE8"/>
    <w:rsid w:val="00B06135"/>
    <w:rsid w:val="00B063B0"/>
    <w:rsid w:val="00B06560"/>
    <w:rsid w:val="00B06CD0"/>
    <w:rsid w:val="00B06CD4"/>
    <w:rsid w:val="00B06DF4"/>
    <w:rsid w:val="00B06F12"/>
    <w:rsid w:val="00B0703B"/>
    <w:rsid w:val="00B079AB"/>
    <w:rsid w:val="00B10941"/>
    <w:rsid w:val="00B1128C"/>
    <w:rsid w:val="00B11979"/>
    <w:rsid w:val="00B119D5"/>
    <w:rsid w:val="00B11DF1"/>
    <w:rsid w:val="00B126E9"/>
    <w:rsid w:val="00B12A7C"/>
    <w:rsid w:val="00B13464"/>
    <w:rsid w:val="00B13B3D"/>
    <w:rsid w:val="00B14962"/>
    <w:rsid w:val="00B1514D"/>
    <w:rsid w:val="00B1533D"/>
    <w:rsid w:val="00B16290"/>
    <w:rsid w:val="00B167FF"/>
    <w:rsid w:val="00B168F8"/>
    <w:rsid w:val="00B1691C"/>
    <w:rsid w:val="00B178BD"/>
    <w:rsid w:val="00B17AB6"/>
    <w:rsid w:val="00B21696"/>
    <w:rsid w:val="00B22FE7"/>
    <w:rsid w:val="00B236BB"/>
    <w:rsid w:val="00B2383D"/>
    <w:rsid w:val="00B239D0"/>
    <w:rsid w:val="00B242E6"/>
    <w:rsid w:val="00B24599"/>
    <w:rsid w:val="00B24B2F"/>
    <w:rsid w:val="00B24F1C"/>
    <w:rsid w:val="00B24F31"/>
    <w:rsid w:val="00B25EE6"/>
    <w:rsid w:val="00B26B5A"/>
    <w:rsid w:val="00B26C6A"/>
    <w:rsid w:val="00B26D4D"/>
    <w:rsid w:val="00B26DC4"/>
    <w:rsid w:val="00B277F7"/>
    <w:rsid w:val="00B27AA3"/>
    <w:rsid w:val="00B3004A"/>
    <w:rsid w:val="00B30460"/>
    <w:rsid w:val="00B3066B"/>
    <w:rsid w:val="00B307AA"/>
    <w:rsid w:val="00B30E31"/>
    <w:rsid w:val="00B31667"/>
    <w:rsid w:val="00B31676"/>
    <w:rsid w:val="00B31A62"/>
    <w:rsid w:val="00B33176"/>
    <w:rsid w:val="00B33ABA"/>
    <w:rsid w:val="00B33F81"/>
    <w:rsid w:val="00B340E5"/>
    <w:rsid w:val="00B34ACA"/>
    <w:rsid w:val="00B34D07"/>
    <w:rsid w:val="00B35202"/>
    <w:rsid w:val="00B35336"/>
    <w:rsid w:val="00B359C7"/>
    <w:rsid w:val="00B35D21"/>
    <w:rsid w:val="00B36099"/>
    <w:rsid w:val="00B36DCF"/>
    <w:rsid w:val="00B36E48"/>
    <w:rsid w:val="00B372A6"/>
    <w:rsid w:val="00B375D0"/>
    <w:rsid w:val="00B37C76"/>
    <w:rsid w:val="00B40551"/>
    <w:rsid w:val="00B41038"/>
    <w:rsid w:val="00B4133E"/>
    <w:rsid w:val="00B414B1"/>
    <w:rsid w:val="00B41757"/>
    <w:rsid w:val="00B41A65"/>
    <w:rsid w:val="00B41C8C"/>
    <w:rsid w:val="00B42303"/>
    <w:rsid w:val="00B4252B"/>
    <w:rsid w:val="00B425A7"/>
    <w:rsid w:val="00B42DF1"/>
    <w:rsid w:val="00B42DF9"/>
    <w:rsid w:val="00B43780"/>
    <w:rsid w:val="00B4415F"/>
    <w:rsid w:val="00B44D34"/>
    <w:rsid w:val="00B45559"/>
    <w:rsid w:val="00B4606D"/>
    <w:rsid w:val="00B46346"/>
    <w:rsid w:val="00B466BB"/>
    <w:rsid w:val="00B47198"/>
    <w:rsid w:val="00B4794E"/>
    <w:rsid w:val="00B50CF9"/>
    <w:rsid w:val="00B50DC1"/>
    <w:rsid w:val="00B50FF9"/>
    <w:rsid w:val="00B514A7"/>
    <w:rsid w:val="00B523F8"/>
    <w:rsid w:val="00B52508"/>
    <w:rsid w:val="00B52D70"/>
    <w:rsid w:val="00B52E56"/>
    <w:rsid w:val="00B54A00"/>
    <w:rsid w:val="00B54DB0"/>
    <w:rsid w:val="00B55587"/>
    <w:rsid w:val="00B559FA"/>
    <w:rsid w:val="00B55E8C"/>
    <w:rsid w:val="00B56823"/>
    <w:rsid w:val="00B56BF0"/>
    <w:rsid w:val="00B56EFC"/>
    <w:rsid w:val="00B5709D"/>
    <w:rsid w:val="00B6043A"/>
    <w:rsid w:val="00B6065F"/>
    <w:rsid w:val="00B60846"/>
    <w:rsid w:val="00B609A9"/>
    <w:rsid w:val="00B61C75"/>
    <w:rsid w:val="00B61C7F"/>
    <w:rsid w:val="00B624C6"/>
    <w:rsid w:val="00B62809"/>
    <w:rsid w:val="00B6280B"/>
    <w:rsid w:val="00B62D59"/>
    <w:rsid w:val="00B6321A"/>
    <w:rsid w:val="00B63587"/>
    <w:rsid w:val="00B6386D"/>
    <w:rsid w:val="00B63B7F"/>
    <w:rsid w:val="00B64044"/>
    <w:rsid w:val="00B6444A"/>
    <w:rsid w:val="00B6478D"/>
    <w:rsid w:val="00B64990"/>
    <w:rsid w:val="00B65A65"/>
    <w:rsid w:val="00B67071"/>
    <w:rsid w:val="00B70315"/>
    <w:rsid w:val="00B7047F"/>
    <w:rsid w:val="00B70D31"/>
    <w:rsid w:val="00B70DB4"/>
    <w:rsid w:val="00B710D8"/>
    <w:rsid w:val="00B71E2B"/>
    <w:rsid w:val="00B71FDF"/>
    <w:rsid w:val="00B727E2"/>
    <w:rsid w:val="00B728D7"/>
    <w:rsid w:val="00B72AFB"/>
    <w:rsid w:val="00B73D84"/>
    <w:rsid w:val="00B74D26"/>
    <w:rsid w:val="00B74DB8"/>
    <w:rsid w:val="00B750D9"/>
    <w:rsid w:val="00B75613"/>
    <w:rsid w:val="00B75F70"/>
    <w:rsid w:val="00B760BF"/>
    <w:rsid w:val="00B760E6"/>
    <w:rsid w:val="00B766DC"/>
    <w:rsid w:val="00B76C00"/>
    <w:rsid w:val="00B76E41"/>
    <w:rsid w:val="00B77039"/>
    <w:rsid w:val="00B77175"/>
    <w:rsid w:val="00B772CE"/>
    <w:rsid w:val="00B773D5"/>
    <w:rsid w:val="00B77A39"/>
    <w:rsid w:val="00B77DD3"/>
    <w:rsid w:val="00B80223"/>
    <w:rsid w:val="00B80553"/>
    <w:rsid w:val="00B8060E"/>
    <w:rsid w:val="00B80F19"/>
    <w:rsid w:val="00B816BA"/>
    <w:rsid w:val="00B81D9C"/>
    <w:rsid w:val="00B8438D"/>
    <w:rsid w:val="00B84664"/>
    <w:rsid w:val="00B8511C"/>
    <w:rsid w:val="00B8620A"/>
    <w:rsid w:val="00B863DF"/>
    <w:rsid w:val="00B86CD0"/>
    <w:rsid w:val="00B8756F"/>
    <w:rsid w:val="00B876DD"/>
    <w:rsid w:val="00B87DB2"/>
    <w:rsid w:val="00B90CB0"/>
    <w:rsid w:val="00B912B9"/>
    <w:rsid w:val="00B913F2"/>
    <w:rsid w:val="00B9148F"/>
    <w:rsid w:val="00B916CB"/>
    <w:rsid w:val="00B91785"/>
    <w:rsid w:val="00B91AB5"/>
    <w:rsid w:val="00B91B04"/>
    <w:rsid w:val="00B91B84"/>
    <w:rsid w:val="00B92549"/>
    <w:rsid w:val="00B92A61"/>
    <w:rsid w:val="00B931EC"/>
    <w:rsid w:val="00B9338D"/>
    <w:rsid w:val="00B933DD"/>
    <w:rsid w:val="00B935F3"/>
    <w:rsid w:val="00B935FC"/>
    <w:rsid w:val="00B93F76"/>
    <w:rsid w:val="00B94580"/>
    <w:rsid w:val="00B94619"/>
    <w:rsid w:val="00B94732"/>
    <w:rsid w:val="00B949C0"/>
    <w:rsid w:val="00B94A36"/>
    <w:rsid w:val="00B94B02"/>
    <w:rsid w:val="00B94D08"/>
    <w:rsid w:val="00B94D8F"/>
    <w:rsid w:val="00B9542A"/>
    <w:rsid w:val="00B9642E"/>
    <w:rsid w:val="00B96C22"/>
    <w:rsid w:val="00B96D6A"/>
    <w:rsid w:val="00B9705D"/>
    <w:rsid w:val="00B973EF"/>
    <w:rsid w:val="00B97AD0"/>
    <w:rsid w:val="00BA04FC"/>
    <w:rsid w:val="00BA07D1"/>
    <w:rsid w:val="00BA0A63"/>
    <w:rsid w:val="00BA0FD6"/>
    <w:rsid w:val="00BA13C0"/>
    <w:rsid w:val="00BA1912"/>
    <w:rsid w:val="00BA1D68"/>
    <w:rsid w:val="00BA1EC0"/>
    <w:rsid w:val="00BA221B"/>
    <w:rsid w:val="00BA2C39"/>
    <w:rsid w:val="00BA2CFE"/>
    <w:rsid w:val="00BA2DC1"/>
    <w:rsid w:val="00BA31F8"/>
    <w:rsid w:val="00BA3630"/>
    <w:rsid w:val="00BA4501"/>
    <w:rsid w:val="00BA4624"/>
    <w:rsid w:val="00BA503B"/>
    <w:rsid w:val="00BA584B"/>
    <w:rsid w:val="00BA5864"/>
    <w:rsid w:val="00BA5ADF"/>
    <w:rsid w:val="00BA5DF3"/>
    <w:rsid w:val="00BA5EE8"/>
    <w:rsid w:val="00BA6425"/>
    <w:rsid w:val="00BA64F1"/>
    <w:rsid w:val="00BA6FD3"/>
    <w:rsid w:val="00BA7868"/>
    <w:rsid w:val="00BA796A"/>
    <w:rsid w:val="00BA7B4E"/>
    <w:rsid w:val="00BA7BE7"/>
    <w:rsid w:val="00BB317E"/>
    <w:rsid w:val="00BB31A5"/>
    <w:rsid w:val="00BB35AD"/>
    <w:rsid w:val="00BB3CF9"/>
    <w:rsid w:val="00BB4815"/>
    <w:rsid w:val="00BB5AD2"/>
    <w:rsid w:val="00BB5C9F"/>
    <w:rsid w:val="00BB61C3"/>
    <w:rsid w:val="00BB6209"/>
    <w:rsid w:val="00BB652A"/>
    <w:rsid w:val="00BB79C3"/>
    <w:rsid w:val="00BB7E86"/>
    <w:rsid w:val="00BC0088"/>
    <w:rsid w:val="00BC0522"/>
    <w:rsid w:val="00BC068E"/>
    <w:rsid w:val="00BC0BD2"/>
    <w:rsid w:val="00BC0FAB"/>
    <w:rsid w:val="00BC191C"/>
    <w:rsid w:val="00BC1B3A"/>
    <w:rsid w:val="00BC1B4B"/>
    <w:rsid w:val="00BC242F"/>
    <w:rsid w:val="00BC29A5"/>
    <w:rsid w:val="00BC30C2"/>
    <w:rsid w:val="00BC3978"/>
    <w:rsid w:val="00BC4173"/>
    <w:rsid w:val="00BC4428"/>
    <w:rsid w:val="00BC4833"/>
    <w:rsid w:val="00BC491F"/>
    <w:rsid w:val="00BC49A7"/>
    <w:rsid w:val="00BC49FC"/>
    <w:rsid w:val="00BC5B1D"/>
    <w:rsid w:val="00BC5EC9"/>
    <w:rsid w:val="00BC6958"/>
    <w:rsid w:val="00BC7D18"/>
    <w:rsid w:val="00BD0171"/>
    <w:rsid w:val="00BD0975"/>
    <w:rsid w:val="00BD0AB0"/>
    <w:rsid w:val="00BD0B67"/>
    <w:rsid w:val="00BD2EF2"/>
    <w:rsid w:val="00BD3007"/>
    <w:rsid w:val="00BD3C88"/>
    <w:rsid w:val="00BD3FBF"/>
    <w:rsid w:val="00BD480A"/>
    <w:rsid w:val="00BD5238"/>
    <w:rsid w:val="00BD566A"/>
    <w:rsid w:val="00BD6853"/>
    <w:rsid w:val="00BD7AAE"/>
    <w:rsid w:val="00BD7B10"/>
    <w:rsid w:val="00BD7C42"/>
    <w:rsid w:val="00BE0655"/>
    <w:rsid w:val="00BE0C7E"/>
    <w:rsid w:val="00BE1284"/>
    <w:rsid w:val="00BE2389"/>
    <w:rsid w:val="00BE2689"/>
    <w:rsid w:val="00BE2A3E"/>
    <w:rsid w:val="00BE2C75"/>
    <w:rsid w:val="00BE2DA8"/>
    <w:rsid w:val="00BE30D4"/>
    <w:rsid w:val="00BE310A"/>
    <w:rsid w:val="00BE3171"/>
    <w:rsid w:val="00BE3589"/>
    <w:rsid w:val="00BE36BC"/>
    <w:rsid w:val="00BE4572"/>
    <w:rsid w:val="00BE4BE4"/>
    <w:rsid w:val="00BE51D6"/>
    <w:rsid w:val="00BE53B6"/>
    <w:rsid w:val="00BE56BF"/>
    <w:rsid w:val="00BE56F1"/>
    <w:rsid w:val="00BE5EFE"/>
    <w:rsid w:val="00BE60F7"/>
    <w:rsid w:val="00BE6866"/>
    <w:rsid w:val="00BE7B65"/>
    <w:rsid w:val="00BE7DD0"/>
    <w:rsid w:val="00BE7FAA"/>
    <w:rsid w:val="00BE7FED"/>
    <w:rsid w:val="00BF1381"/>
    <w:rsid w:val="00BF1505"/>
    <w:rsid w:val="00BF205E"/>
    <w:rsid w:val="00BF2144"/>
    <w:rsid w:val="00BF2A10"/>
    <w:rsid w:val="00BF2AF0"/>
    <w:rsid w:val="00BF2BAB"/>
    <w:rsid w:val="00BF2D87"/>
    <w:rsid w:val="00BF3D16"/>
    <w:rsid w:val="00BF49BF"/>
    <w:rsid w:val="00BF4EE6"/>
    <w:rsid w:val="00BF4F48"/>
    <w:rsid w:val="00BF54BD"/>
    <w:rsid w:val="00BF5597"/>
    <w:rsid w:val="00BF5795"/>
    <w:rsid w:val="00BF65FE"/>
    <w:rsid w:val="00BF695D"/>
    <w:rsid w:val="00BF6A48"/>
    <w:rsid w:val="00BF6BE3"/>
    <w:rsid w:val="00BF7C7B"/>
    <w:rsid w:val="00BF7CDE"/>
    <w:rsid w:val="00C00043"/>
    <w:rsid w:val="00C0028C"/>
    <w:rsid w:val="00C00C24"/>
    <w:rsid w:val="00C00D43"/>
    <w:rsid w:val="00C013E0"/>
    <w:rsid w:val="00C02FE2"/>
    <w:rsid w:val="00C03818"/>
    <w:rsid w:val="00C04200"/>
    <w:rsid w:val="00C0518C"/>
    <w:rsid w:val="00C05B56"/>
    <w:rsid w:val="00C05B60"/>
    <w:rsid w:val="00C063E0"/>
    <w:rsid w:val="00C064B0"/>
    <w:rsid w:val="00C066F1"/>
    <w:rsid w:val="00C06DDB"/>
    <w:rsid w:val="00C072FF"/>
    <w:rsid w:val="00C0740D"/>
    <w:rsid w:val="00C07A80"/>
    <w:rsid w:val="00C10559"/>
    <w:rsid w:val="00C11253"/>
    <w:rsid w:val="00C123A1"/>
    <w:rsid w:val="00C12E55"/>
    <w:rsid w:val="00C131CE"/>
    <w:rsid w:val="00C13B24"/>
    <w:rsid w:val="00C14D00"/>
    <w:rsid w:val="00C14E24"/>
    <w:rsid w:val="00C14E92"/>
    <w:rsid w:val="00C150E8"/>
    <w:rsid w:val="00C1575B"/>
    <w:rsid w:val="00C15760"/>
    <w:rsid w:val="00C15891"/>
    <w:rsid w:val="00C15B34"/>
    <w:rsid w:val="00C16195"/>
    <w:rsid w:val="00C16282"/>
    <w:rsid w:val="00C1632C"/>
    <w:rsid w:val="00C17108"/>
    <w:rsid w:val="00C17383"/>
    <w:rsid w:val="00C17476"/>
    <w:rsid w:val="00C20195"/>
    <w:rsid w:val="00C205FE"/>
    <w:rsid w:val="00C209E6"/>
    <w:rsid w:val="00C2113E"/>
    <w:rsid w:val="00C21403"/>
    <w:rsid w:val="00C21463"/>
    <w:rsid w:val="00C2242C"/>
    <w:rsid w:val="00C23843"/>
    <w:rsid w:val="00C2398A"/>
    <w:rsid w:val="00C23CD0"/>
    <w:rsid w:val="00C23D84"/>
    <w:rsid w:val="00C23FEA"/>
    <w:rsid w:val="00C241C1"/>
    <w:rsid w:val="00C24242"/>
    <w:rsid w:val="00C247B9"/>
    <w:rsid w:val="00C24D20"/>
    <w:rsid w:val="00C24DF8"/>
    <w:rsid w:val="00C25617"/>
    <w:rsid w:val="00C2585E"/>
    <w:rsid w:val="00C25DC8"/>
    <w:rsid w:val="00C26A6D"/>
    <w:rsid w:val="00C272DA"/>
    <w:rsid w:val="00C30175"/>
    <w:rsid w:val="00C3043D"/>
    <w:rsid w:val="00C30A14"/>
    <w:rsid w:val="00C30BC6"/>
    <w:rsid w:val="00C30CC2"/>
    <w:rsid w:val="00C31BEE"/>
    <w:rsid w:val="00C32420"/>
    <w:rsid w:val="00C32874"/>
    <w:rsid w:val="00C33B30"/>
    <w:rsid w:val="00C33C0B"/>
    <w:rsid w:val="00C3402F"/>
    <w:rsid w:val="00C34402"/>
    <w:rsid w:val="00C34ACF"/>
    <w:rsid w:val="00C34EA1"/>
    <w:rsid w:val="00C357D4"/>
    <w:rsid w:val="00C372E6"/>
    <w:rsid w:val="00C406DF"/>
    <w:rsid w:val="00C40882"/>
    <w:rsid w:val="00C40EBB"/>
    <w:rsid w:val="00C41409"/>
    <w:rsid w:val="00C41843"/>
    <w:rsid w:val="00C42366"/>
    <w:rsid w:val="00C423B3"/>
    <w:rsid w:val="00C42A7B"/>
    <w:rsid w:val="00C42E05"/>
    <w:rsid w:val="00C430F3"/>
    <w:rsid w:val="00C438AE"/>
    <w:rsid w:val="00C440A3"/>
    <w:rsid w:val="00C448FC"/>
    <w:rsid w:val="00C44C00"/>
    <w:rsid w:val="00C44ECA"/>
    <w:rsid w:val="00C4658B"/>
    <w:rsid w:val="00C46C69"/>
    <w:rsid w:val="00C46D88"/>
    <w:rsid w:val="00C46FAD"/>
    <w:rsid w:val="00C50288"/>
    <w:rsid w:val="00C504D6"/>
    <w:rsid w:val="00C52D90"/>
    <w:rsid w:val="00C53157"/>
    <w:rsid w:val="00C53201"/>
    <w:rsid w:val="00C536C5"/>
    <w:rsid w:val="00C5370C"/>
    <w:rsid w:val="00C53E1A"/>
    <w:rsid w:val="00C53ECF"/>
    <w:rsid w:val="00C5457F"/>
    <w:rsid w:val="00C54775"/>
    <w:rsid w:val="00C5489B"/>
    <w:rsid w:val="00C54935"/>
    <w:rsid w:val="00C55407"/>
    <w:rsid w:val="00C555E3"/>
    <w:rsid w:val="00C56C4D"/>
    <w:rsid w:val="00C573C5"/>
    <w:rsid w:val="00C578DD"/>
    <w:rsid w:val="00C6066A"/>
    <w:rsid w:val="00C60C99"/>
    <w:rsid w:val="00C60F8F"/>
    <w:rsid w:val="00C616B4"/>
    <w:rsid w:val="00C61719"/>
    <w:rsid w:val="00C618A4"/>
    <w:rsid w:val="00C61B99"/>
    <w:rsid w:val="00C62429"/>
    <w:rsid w:val="00C6327D"/>
    <w:rsid w:val="00C63A2D"/>
    <w:rsid w:val="00C64032"/>
    <w:rsid w:val="00C64248"/>
    <w:rsid w:val="00C64752"/>
    <w:rsid w:val="00C64C2D"/>
    <w:rsid w:val="00C65664"/>
    <w:rsid w:val="00C65B2D"/>
    <w:rsid w:val="00C65BF8"/>
    <w:rsid w:val="00C666BB"/>
    <w:rsid w:val="00C6672F"/>
    <w:rsid w:val="00C669C4"/>
    <w:rsid w:val="00C676DE"/>
    <w:rsid w:val="00C67776"/>
    <w:rsid w:val="00C710BA"/>
    <w:rsid w:val="00C7115C"/>
    <w:rsid w:val="00C71248"/>
    <w:rsid w:val="00C716F1"/>
    <w:rsid w:val="00C7208D"/>
    <w:rsid w:val="00C73228"/>
    <w:rsid w:val="00C73387"/>
    <w:rsid w:val="00C73E9B"/>
    <w:rsid w:val="00C7496B"/>
    <w:rsid w:val="00C7567E"/>
    <w:rsid w:val="00C758C0"/>
    <w:rsid w:val="00C75B05"/>
    <w:rsid w:val="00C75F8F"/>
    <w:rsid w:val="00C7604E"/>
    <w:rsid w:val="00C767FE"/>
    <w:rsid w:val="00C76942"/>
    <w:rsid w:val="00C76C77"/>
    <w:rsid w:val="00C77902"/>
    <w:rsid w:val="00C77982"/>
    <w:rsid w:val="00C803E4"/>
    <w:rsid w:val="00C81593"/>
    <w:rsid w:val="00C81AAD"/>
    <w:rsid w:val="00C82187"/>
    <w:rsid w:val="00C8249B"/>
    <w:rsid w:val="00C83178"/>
    <w:rsid w:val="00C833EB"/>
    <w:rsid w:val="00C835F6"/>
    <w:rsid w:val="00C83952"/>
    <w:rsid w:val="00C83B1E"/>
    <w:rsid w:val="00C8464D"/>
    <w:rsid w:val="00C84833"/>
    <w:rsid w:val="00C84933"/>
    <w:rsid w:val="00C859A2"/>
    <w:rsid w:val="00C85ABF"/>
    <w:rsid w:val="00C862A2"/>
    <w:rsid w:val="00C869D0"/>
    <w:rsid w:val="00C86ACB"/>
    <w:rsid w:val="00C8706C"/>
    <w:rsid w:val="00C8731C"/>
    <w:rsid w:val="00C8733F"/>
    <w:rsid w:val="00C876E2"/>
    <w:rsid w:val="00C87EEB"/>
    <w:rsid w:val="00C87EF7"/>
    <w:rsid w:val="00C9004B"/>
    <w:rsid w:val="00C907E2"/>
    <w:rsid w:val="00C90B13"/>
    <w:rsid w:val="00C90C46"/>
    <w:rsid w:val="00C92428"/>
    <w:rsid w:val="00C93B0A"/>
    <w:rsid w:val="00C93D19"/>
    <w:rsid w:val="00C93FF7"/>
    <w:rsid w:val="00C9414D"/>
    <w:rsid w:val="00C94680"/>
    <w:rsid w:val="00C94DB9"/>
    <w:rsid w:val="00C94DF6"/>
    <w:rsid w:val="00C95623"/>
    <w:rsid w:val="00C95A8F"/>
    <w:rsid w:val="00C95B2C"/>
    <w:rsid w:val="00C961C1"/>
    <w:rsid w:val="00C96A6B"/>
    <w:rsid w:val="00C96ADE"/>
    <w:rsid w:val="00C97851"/>
    <w:rsid w:val="00C97B28"/>
    <w:rsid w:val="00CA0268"/>
    <w:rsid w:val="00CA0308"/>
    <w:rsid w:val="00CA03F9"/>
    <w:rsid w:val="00CA0448"/>
    <w:rsid w:val="00CA0B13"/>
    <w:rsid w:val="00CA0BED"/>
    <w:rsid w:val="00CA1B88"/>
    <w:rsid w:val="00CA206C"/>
    <w:rsid w:val="00CA222D"/>
    <w:rsid w:val="00CA2E0C"/>
    <w:rsid w:val="00CA2FC1"/>
    <w:rsid w:val="00CA405B"/>
    <w:rsid w:val="00CA4C86"/>
    <w:rsid w:val="00CA4E21"/>
    <w:rsid w:val="00CA5BE2"/>
    <w:rsid w:val="00CA600E"/>
    <w:rsid w:val="00CA66F9"/>
    <w:rsid w:val="00CA7306"/>
    <w:rsid w:val="00CB0C4B"/>
    <w:rsid w:val="00CB19A7"/>
    <w:rsid w:val="00CB2116"/>
    <w:rsid w:val="00CB2190"/>
    <w:rsid w:val="00CB35CF"/>
    <w:rsid w:val="00CB4174"/>
    <w:rsid w:val="00CB57A3"/>
    <w:rsid w:val="00CB5A52"/>
    <w:rsid w:val="00CB5B7E"/>
    <w:rsid w:val="00CB5C16"/>
    <w:rsid w:val="00CB6565"/>
    <w:rsid w:val="00CB656E"/>
    <w:rsid w:val="00CB69FC"/>
    <w:rsid w:val="00CB7D1C"/>
    <w:rsid w:val="00CC0703"/>
    <w:rsid w:val="00CC0D0E"/>
    <w:rsid w:val="00CC0FCF"/>
    <w:rsid w:val="00CC1B31"/>
    <w:rsid w:val="00CC1B7F"/>
    <w:rsid w:val="00CC29E5"/>
    <w:rsid w:val="00CC31C5"/>
    <w:rsid w:val="00CC37AC"/>
    <w:rsid w:val="00CC48DB"/>
    <w:rsid w:val="00CC4B41"/>
    <w:rsid w:val="00CC4E1D"/>
    <w:rsid w:val="00CC5934"/>
    <w:rsid w:val="00CC5D03"/>
    <w:rsid w:val="00CC5E6D"/>
    <w:rsid w:val="00CC5EAD"/>
    <w:rsid w:val="00CC73A6"/>
    <w:rsid w:val="00CC7C20"/>
    <w:rsid w:val="00CC7EEB"/>
    <w:rsid w:val="00CC7F5F"/>
    <w:rsid w:val="00CC7F93"/>
    <w:rsid w:val="00CD0751"/>
    <w:rsid w:val="00CD091D"/>
    <w:rsid w:val="00CD0E7E"/>
    <w:rsid w:val="00CD11E2"/>
    <w:rsid w:val="00CD1B3F"/>
    <w:rsid w:val="00CD1C26"/>
    <w:rsid w:val="00CD1F92"/>
    <w:rsid w:val="00CD26BD"/>
    <w:rsid w:val="00CD2D90"/>
    <w:rsid w:val="00CD32C8"/>
    <w:rsid w:val="00CD3D32"/>
    <w:rsid w:val="00CD4191"/>
    <w:rsid w:val="00CD46C2"/>
    <w:rsid w:val="00CD4ED4"/>
    <w:rsid w:val="00CD52E1"/>
    <w:rsid w:val="00CD63A5"/>
    <w:rsid w:val="00CD69EE"/>
    <w:rsid w:val="00CD7276"/>
    <w:rsid w:val="00CD79DB"/>
    <w:rsid w:val="00CD7ED0"/>
    <w:rsid w:val="00CE0970"/>
    <w:rsid w:val="00CE18E4"/>
    <w:rsid w:val="00CE1D8A"/>
    <w:rsid w:val="00CE1F81"/>
    <w:rsid w:val="00CE22AF"/>
    <w:rsid w:val="00CE2BC3"/>
    <w:rsid w:val="00CE34E5"/>
    <w:rsid w:val="00CE373B"/>
    <w:rsid w:val="00CE3805"/>
    <w:rsid w:val="00CE3AB0"/>
    <w:rsid w:val="00CE4012"/>
    <w:rsid w:val="00CE4A4D"/>
    <w:rsid w:val="00CE4C7C"/>
    <w:rsid w:val="00CE4D0A"/>
    <w:rsid w:val="00CE4FF8"/>
    <w:rsid w:val="00CE5238"/>
    <w:rsid w:val="00CE54E9"/>
    <w:rsid w:val="00CE58C7"/>
    <w:rsid w:val="00CE5C56"/>
    <w:rsid w:val="00CE5CD6"/>
    <w:rsid w:val="00CE5F1D"/>
    <w:rsid w:val="00CE6626"/>
    <w:rsid w:val="00CE6B5C"/>
    <w:rsid w:val="00CF08FE"/>
    <w:rsid w:val="00CF0DBB"/>
    <w:rsid w:val="00CF0DE6"/>
    <w:rsid w:val="00CF0E69"/>
    <w:rsid w:val="00CF104B"/>
    <w:rsid w:val="00CF14DF"/>
    <w:rsid w:val="00CF1562"/>
    <w:rsid w:val="00CF1735"/>
    <w:rsid w:val="00CF1CAF"/>
    <w:rsid w:val="00CF1F9F"/>
    <w:rsid w:val="00CF2357"/>
    <w:rsid w:val="00CF273A"/>
    <w:rsid w:val="00CF28E2"/>
    <w:rsid w:val="00CF2CB9"/>
    <w:rsid w:val="00CF3264"/>
    <w:rsid w:val="00CF3490"/>
    <w:rsid w:val="00CF3C28"/>
    <w:rsid w:val="00CF48F9"/>
    <w:rsid w:val="00CF5145"/>
    <w:rsid w:val="00CF52CA"/>
    <w:rsid w:val="00CF546A"/>
    <w:rsid w:val="00CF5C5C"/>
    <w:rsid w:val="00CF61F1"/>
    <w:rsid w:val="00CF67DD"/>
    <w:rsid w:val="00CF7702"/>
    <w:rsid w:val="00CF7703"/>
    <w:rsid w:val="00CF79D9"/>
    <w:rsid w:val="00D00192"/>
    <w:rsid w:val="00D00289"/>
    <w:rsid w:val="00D0098F"/>
    <w:rsid w:val="00D016AC"/>
    <w:rsid w:val="00D0172F"/>
    <w:rsid w:val="00D01914"/>
    <w:rsid w:val="00D01BB1"/>
    <w:rsid w:val="00D01CDB"/>
    <w:rsid w:val="00D022AA"/>
    <w:rsid w:val="00D02E44"/>
    <w:rsid w:val="00D051AC"/>
    <w:rsid w:val="00D05822"/>
    <w:rsid w:val="00D05D87"/>
    <w:rsid w:val="00D05EB1"/>
    <w:rsid w:val="00D0608A"/>
    <w:rsid w:val="00D0634D"/>
    <w:rsid w:val="00D07180"/>
    <w:rsid w:val="00D071B8"/>
    <w:rsid w:val="00D0730C"/>
    <w:rsid w:val="00D0770D"/>
    <w:rsid w:val="00D07D23"/>
    <w:rsid w:val="00D101E0"/>
    <w:rsid w:val="00D108E8"/>
    <w:rsid w:val="00D10966"/>
    <w:rsid w:val="00D10FE2"/>
    <w:rsid w:val="00D11CAF"/>
    <w:rsid w:val="00D12059"/>
    <w:rsid w:val="00D121AA"/>
    <w:rsid w:val="00D12250"/>
    <w:rsid w:val="00D12502"/>
    <w:rsid w:val="00D1293C"/>
    <w:rsid w:val="00D12DD7"/>
    <w:rsid w:val="00D130F4"/>
    <w:rsid w:val="00D13309"/>
    <w:rsid w:val="00D13593"/>
    <w:rsid w:val="00D13817"/>
    <w:rsid w:val="00D1423B"/>
    <w:rsid w:val="00D14F01"/>
    <w:rsid w:val="00D154D6"/>
    <w:rsid w:val="00D1585A"/>
    <w:rsid w:val="00D16343"/>
    <w:rsid w:val="00D1646C"/>
    <w:rsid w:val="00D17234"/>
    <w:rsid w:val="00D179C9"/>
    <w:rsid w:val="00D17B88"/>
    <w:rsid w:val="00D17BE9"/>
    <w:rsid w:val="00D17C21"/>
    <w:rsid w:val="00D200FA"/>
    <w:rsid w:val="00D20111"/>
    <w:rsid w:val="00D20675"/>
    <w:rsid w:val="00D20BBE"/>
    <w:rsid w:val="00D20C11"/>
    <w:rsid w:val="00D21E02"/>
    <w:rsid w:val="00D221C6"/>
    <w:rsid w:val="00D24975"/>
    <w:rsid w:val="00D24BE8"/>
    <w:rsid w:val="00D24DF4"/>
    <w:rsid w:val="00D2557A"/>
    <w:rsid w:val="00D25636"/>
    <w:rsid w:val="00D25A3D"/>
    <w:rsid w:val="00D2647D"/>
    <w:rsid w:val="00D26B1A"/>
    <w:rsid w:val="00D26D4B"/>
    <w:rsid w:val="00D26EDC"/>
    <w:rsid w:val="00D278A2"/>
    <w:rsid w:val="00D30BB9"/>
    <w:rsid w:val="00D30EA0"/>
    <w:rsid w:val="00D312D0"/>
    <w:rsid w:val="00D31EE7"/>
    <w:rsid w:val="00D32854"/>
    <w:rsid w:val="00D32E19"/>
    <w:rsid w:val="00D333E0"/>
    <w:rsid w:val="00D33E3B"/>
    <w:rsid w:val="00D342E7"/>
    <w:rsid w:val="00D348A5"/>
    <w:rsid w:val="00D3520B"/>
    <w:rsid w:val="00D3545E"/>
    <w:rsid w:val="00D36BC1"/>
    <w:rsid w:val="00D36C1D"/>
    <w:rsid w:val="00D36C35"/>
    <w:rsid w:val="00D37981"/>
    <w:rsid w:val="00D37DA2"/>
    <w:rsid w:val="00D40BC1"/>
    <w:rsid w:val="00D41125"/>
    <w:rsid w:val="00D41B4E"/>
    <w:rsid w:val="00D425CD"/>
    <w:rsid w:val="00D429DC"/>
    <w:rsid w:val="00D42E69"/>
    <w:rsid w:val="00D4303C"/>
    <w:rsid w:val="00D444B0"/>
    <w:rsid w:val="00D44B72"/>
    <w:rsid w:val="00D45698"/>
    <w:rsid w:val="00D45C1C"/>
    <w:rsid w:val="00D45EFA"/>
    <w:rsid w:val="00D46710"/>
    <w:rsid w:val="00D47919"/>
    <w:rsid w:val="00D479A9"/>
    <w:rsid w:val="00D505D6"/>
    <w:rsid w:val="00D51249"/>
    <w:rsid w:val="00D5160E"/>
    <w:rsid w:val="00D51BFA"/>
    <w:rsid w:val="00D527F0"/>
    <w:rsid w:val="00D52AF4"/>
    <w:rsid w:val="00D53A12"/>
    <w:rsid w:val="00D53CEC"/>
    <w:rsid w:val="00D54607"/>
    <w:rsid w:val="00D546AF"/>
    <w:rsid w:val="00D55868"/>
    <w:rsid w:val="00D55A79"/>
    <w:rsid w:val="00D55DAD"/>
    <w:rsid w:val="00D560B2"/>
    <w:rsid w:val="00D566EE"/>
    <w:rsid w:val="00D57377"/>
    <w:rsid w:val="00D57AC8"/>
    <w:rsid w:val="00D57CAB"/>
    <w:rsid w:val="00D6023D"/>
    <w:rsid w:val="00D6046E"/>
    <w:rsid w:val="00D61EDF"/>
    <w:rsid w:val="00D6231C"/>
    <w:rsid w:val="00D626E4"/>
    <w:rsid w:val="00D629CC"/>
    <w:rsid w:val="00D62C5D"/>
    <w:rsid w:val="00D62CD8"/>
    <w:rsid w:val="00D631A1"/>
    <w:rsid w:val="00D638DA"/>
    <w:rsid w:val="00D6398F"/>
    <w:rsid w:val="00D63E78"/>
    <w:rsid w:val="00D643B7"/>
    <w:rsid w:val="00D665E0"/>
    <w:rsid w:val="00D66AB7"/>
    <w:rsid w:val="00D6720F"/>
    <w:rsid w:val="00D6748B"/>
    <w:rsid w:val="00D67961"/>
    <w:rsid w:val="00D67E69"/>
    <w:rsid w:val="00D702ED"/>
    <w:rsid w:val="00D71751"/>
    <w:rsid w:val="00D71C43"/>
    <w:rsid w:val="00D7382F"/>
    <w:rsid w:val="00D73945"/>
    <w:rsid w:val="00D739DD"/>
    <w:rsid w:val="00D73C76"/>
    <w:rsid w:val="00D73DDC"/>
    <w:rsid w:val="00D742D6"/>
    <w:rsid w:val="00D742DE"/>
    <w:rsid w:val="00D748B7"/>
    <w:rsid w:val="00D74DC5"/>
    <w:rsid w:val="00D76693"/>
    <w:rsid w:val="00D80355"/>
    <w:rsid w:val="00D811E1"/>
    <w:rsid w:val="00D82CD8"/>
    <w:rsid w:val="00D83591"/>
    <w:rsid w:val="00D838F5"/>
    <w:rsid w:val="00D8449A"/>
    <w:rsid w:val="00D846E5"/>
    <w:rsid w:val="00D84C92"/>
    <w:rsid w:val="00D8518B"/>
    <w:rsid w:val="00D85B09"/>
    <w:rsid w:val="00D86125"/>
    <w:rsid w:val="00D8628D"/>
    <w:rsid w:val="00D86A99"/>
    <w:rsid w:val="00D86DAA"/>
    <w:rsid w:val="00D8799B"/>
    <w:rsid w:val="00D903B4"/>
    <w:rsid w:val="00D906AE"/>
    <w:rsid w:val="00D91722"/>
    <w:rsid w:val="00D924F0"/>
    <w:rsid w:val="00D931AA"/>
    <w:rsid w:val="00D9358A"/>
    <w:rsid w:val="00D94403"/>
    <w:rsid w:val="00D94476"/>
    <w:rsid w:val="00D94D60"/>
    <w:rsid w:val="00D95699"/>
    <w:rsid w:val="00D9601E"/>
    <w:rsid w:val="00DA01CB"/>
    <w:rsid w:val="00DA02ED"/>
    <w:rsid w:val="00DA05CE"/>
    <w:rsid w:val="00DA0A65"/>
    <w:rsid w:val="00DA116B"/>
    <w:rsid w:val="00DA1199"/>
    <w:rsid w:val="00DA132B"/>
    <w:rsid w:val="00DA1616"/>
    <w:rsid w:val="00DA20E3"/>
    <w:rsid w:val="00DA26AD"/>
    <w:rsid w:val="00DA344F"/>
    <w:rsid w:val="00DA3823"/>
    <w:rsid w:val="00DA38F0"/>
    <w:rsid w:val="00DA3A53"/>
    <w:rsid w:val="00DA3CB1"/>
    <w:rsid w:val="00DA4EBE"/>
    <w:rsid w:val="00DA6E7A"/>
    <w:rsid w:val="00DB03BD"/>
    <w:rsid w:val="00DB0612"/>
    <w:rsid w:val="00DB0B52"/>
    <w:rsid w:val="00DB0E65"/>
    <w:rsid w:val="00DB0EE9"/>
    <w:rsid w:val="00DB0FE1"/>
    <w:rsid w:val="00DB1A95"/>
    <w:rsid w:val="00DB1E95"/>
    <w:rsid w:val="00DB1FE5"/>
    <w:rsid w:val="00DB224A"/>
    <w:rsid w:val="00DB3628"/>
    <w:rsid w:val="00DB3850"/>
    <w:rsid w:val="00DB4764"/>
    <w:rsid w:val="00DB5B9B"/>
    <w:rsid w:val="00DB5BDE"/>
    <w:rsid w:val="00DB5BDF"/>
    <w:rsid w:val="00DB5CEE"/>
    <w:rsid w:val="00DB68D8"/>
    <w:rsid w:val="00DB6CB5"/>
    <w:rsid w:val="00DB6F45"/>
    <w:rsid w:val="00DB7B67"/>
    <w:rsid w:val="00DB7FC6"/>
    <w:rsid w:val="00DC0029"/>
    <w:rsid w:val="00DC0674"/>
    <w:rsid w:val="00DC1164"/>
    <w:rsid w:val="00DC1985"/>
    <w:rsid w:val="00DC1C35"/>
    <w:rsid w:val="00DC2AF1"/>
    <w:rsid w:val="00DC3CE6"/>
    <w:rsid w:val="00DC3E59"/>
    <w:rsid w:val="00DC488D"/>
    <w:rsid w:val="00DC4A97"/>
    <w:rsid w:val="00DC5378"/>
    <w:rsid w:val="00DC58F9"/>
    <w:rsid w:val="00DC62E8"/>
    <w:rsid w:val="00DC6E03"/>
    <w:rsid w:val="00DC7B92"/>
    <w:rsid w:val="00DD0094"/>
    <w:rsid w:val="00DD12BC"/>
    <w:rsid w:val="00DD1510"/>
    <w:rsid w:val="00DD26AC"/>
    <w:rsid w:val="00DD2B84"/>
    <w:rsid w:val="00DD3A46"/>
    <w:rsid w:val="00DD451E"/>
    <w:rsid w:val="00DD46E9"/>
    <w:rsid w:val="00DD4729"/>
    <w:rsid w:val="00DD4FD1"/>
    <w:rsid w:val="00DD554D"/>
    <w:rsid w:val="00DD55F9"/>
    <w:rsid w:val="00DD5C9F"/>
    <w:rsid w:val="00DD5DB0"/>
    <w:rsid w:val="00DD5DCD"/>
    <w:rsid w:val="00DD7056"/>
    <w:rsid w:val="00DD7C65"/>
    <w:rsid w:val="00DE0FDB"/>
    <w:rsid w:val="00DE155B"/>
    <w:rsid w:val="00DE1A65"/>
    <w:rsid w:val="00DE1CFF"/>
    <w:rsid w:val="00DE3696"/>
    <w:rsid w:val="00DE3805"/>
    <w:rsid w:val="00DE42C6"/>
    <w:rsid w:val="00DE4DE2"/>
    <w:rsid w:val="00DE5053"/>
    <w:rsid w:val="00DE53D1"/>
    <w:rsid w:val="00DE561F"/>
    <w:rsid w:val="00DE599C"/>
    <w:rsid w:val="00DE5BC0"/>
    <w:rsid w:val="00DE6448"/>
    <w:rsid w:val="00DE67D1"/>
    <w:rsid w:val="00DE6855"/>
    <w:rsid w:val="00DE7503"/>
    <w:rsid w:val="00DE7683"/>
    <w:rsid w:val="00DE7A1F"/>
    <w:rsid w:val="00DF06C6"/>
    <w:rsid w:val="00DF1306"/>
    <w:rsid w:val="00DF1779"/>
    <w:rsid w:val="00DF17B2"/>
    <w:rsid w:val="00DF1974"/>
    <w:rsid w:val="00DF1E43"/>
    <w:rsid w:val="00DF21C3"/>
    <w:rsid w:val="00DF228D"/>
    <w:rsid w:val="00DF235D"/>
    <w:rsid w:val="00DF26BD"/>
    <w:rsid w:val="00DF2C65"/>
    <w:rsid w:val="00DF2E95"/>
    <w:rsid w:val="00DF3679"/>
    <w:rsid w:val="00DF3B00"/>
    <w:rsid w:val="00DF3B93"/>
    <w:rsid w:val="00DF4323"/>
    <w:rsid w:val="00DF445A"/>
    <w:rsid w:val="00DF4937"/>
    <w:rsid w:val="00DF4CBB"/>
    <w:rsid w:val="00DF589B"/>
    <w:rsid w:val="00DF6C3A"/>
    <w:rsid w:val="00DF7696"/>
    <w:rsid w:val="00DF7725"/>
    <w:rsid w:val="00DF7B42"/>
    <w:rsid w:val="00DF7D7B"/>
    <w:rsid w:val="00DF7DD8"/>
    <w:rsid w:val="00E0032C"/>
    <w:rsid w:val="00E00B3E"/>
    <w:rsid w:val="00E00B7B"/>
    <w:rsid w:val="00E00C00"/>
    <w:rsid w:val="00E00F77"/>
    <w:rsid w:val="00E013A3"/>
    <w:rsid w:val="00E01F7C"/>
    <w:rsid w:val="00E02F71"/>
    <w:rsid w:val="00E032A1"/>
    <w:rsid w:val="00E03927"/>
    <w:rsid w:val="00E03FF7"/>
    <w:rsid w:val="00E04086"/>
    <w:rsid w:val="00E043C1"/>
    <w:rsid w:val="00E047CC"/>
    <w:rsid w:val="00E04883"/>
    <w:rsid w:val="00E048D8"/>
    <w:rsid w:val="00E04D6D"/>
    <w:rsid w:val="00E05205"/>
    <w:rsid w:val="00E0553B"/>
    <w:rsid w:val="00E05719"/>
    <w:rsid w:val="00E0619F"/>
    <w:rsid w:val="00E06B2C"/>
    <w:rsid w:val="00E07499"/>
    <w:rsid w:val="00E07744"/>
    <w:rsid w:val="00E07884"/>
    <w:rsid w:val="00E11128"/>
    <w:rsid w:val="00E11D73"/>
    <w:rsid w:val="00E127B8"/>
    <w:rsid w:val="00E133E0"/>
    <w:rsid w:val="00E134FA"/>
    <w:rsid w:val="00E13CDF"/>
    <w:rsid w:val="00E14548"/>
    <w:rsid w:val="00E156F5"/>
    <w:rsid w:val="00E163A1"/>
    <w:rsid w:val="00E16484"/>
    <w:rsid w:val="00E16F49"/>
    <w:rsid w:val="00E175E0"/>
    <w:rsid w:val="00E21933"/>
    <w:rsid w:val="00E21A0A"/>
    <w:rsid w:val="00E21F9D"/>
    <w:rsid w:val="00E22924"/>
    <w:rsid w:val="00E234E7"/>
    <w:rsid w:val="00E23567"/>
    <w:rsid w:val="00E23634"/>
    <w:rsid w:val="00E23731"/>
    <w:rsid w:val="00E23C43"/>
    <w:rsid w:val="00E240D4"/>
    <w:rsid w:val="00E2489E"/>
    <w:rsid w:val="00E25289"/>
    <w:rsid w:val="00E2581A"/>
    <w:rsid w:val="00E25890"/>
    <w:rsid w:val="00E25D6D"/>
    <w:rsid w:val="00E25E25"/>
    <w:rsid w:val="00E2718D"/>
    <w:rsid w:val="00E27280"/>
    <w:rsid w:val="00E30A26"/>
    <w:rsid w:val="00E30A89"/>
    <w:rsid w:val="00E30C9C"/>
    <w:rsid w:val="00E30E4E"/>
    <w:rsid w:val="00E31ED4"/>
    <w:rsid w:val="00E3284F"/>
    <w:rsid w:val="00E328E4"/>
    <w:rsid w:val="00E33A50"/>
    <w:rsid w:val="00E33AD2"/>
    <w:rsid w:val="00E33B7C"/>
    <w:rsid w:val="00E33C9A"/>
    <w:rsid w:val="00E33DC5"/>
    <w:rsid w:val="00E3519C"/>
    <w:rsid w:val="00E35882"/>
    <w:rsid w:val="00E35B9E"/>
    <w:rsid w:val="00E36171"/>
    <w:rsid w:val="00E36F99"/>
    <w:rsid w:val="00E3764F"/>
    <w:rsid w:val="00E40867"/>
    <w:rsid w:val="00E4184B"/>
    <w:rsid w:val="00E41A30"/>
    <w:rsid w:val="00E41EBB"/>
    <w:rsid w:val="00E425B9"/>
    <w:rsid w:val="00E42F4C"/>
    <w:rsid w:val="00E437E7"/>
    <w:rsid w:val="00E4386D"/>
    <w:rsid w:val="00E441C5"/>
    <w:rsid w:val="00E44DFD"/>
    <w:rsid w:val="00E44EEB"/>
    <w:rsid w:val="00E459E0"/>
    <w:rsid w:val="00E45C01"/>
    <w:rsid w:val="00E46005"/>
    <w:rsid w:val="00E4617A"/>
    <w:rsid w:val="00E464B4"/>
    <w:rsid w:val="00E46C47"/>
    <w:rsid w:val="00E4784E"/>
    <w:rsid w:val="00E47B23"/>
    <w:rsid w:val="00E47CBC"/>
    <w:rsid w:val="00E47D43"/>
    <w:rsid w:val="00E50065"/>
    <w:rsid w:val="00E50DE0"/>
    <w:rsid w:val="00E50E11"/>
    <w:rsid w:val="00E50FAE"/>
    <w:rsid w:val="00E5139C"/>
    <w:rsid w:val="00E51578"/>
    <w:rsid w:val="00E5164A"/>
    <w:rsid w:val="00E517F9"/>
    <w:rsid w:val="00E51BE7"/>
    <w:rsid w:val="00E52069"/>
    <w:rsid w:val="00E52740"/>
    <w:rsid w:val="00E52AED"/>
    <w:rsid w:val="00E52CEB"/>
    <w:rsid w:val="00E53751"/>
    <w:rsid w:val="00E53E8F"/>
    <w:rsid w:val="00E547EA"/>
    <w:rsid w:val="00E54D98"/>
    <w:rsid w:val="00E54DC4"/>
    <w:rsid w:val="00E550B3"/>
    <w:rsid w:val="00E556B2"/>
    <w:rsid w:val="00E55F9B"/>
    <w:rsid w:val="00E5628E"/>
    <w:rsid w:val="00E56AF8"/>
    <w:rsid w:val="00E570E3"/>
    <w:rsid w:val="00E57F35"/>
    <w:rsid w:val="00E57F87"/>
    <w:rsid w:val="00E6006D"/>
    <w:rsid w:val="00E6052C"/>
    <w:rsid w:val="00E60893"/>
    <w:rsid w:val="00E608F1"/>
    <w:rsid w:val="00E6091B"/>
    <w:rsid w:val="00E6232B"/>
    <w:rsid w:val="00E6289D"/>
    <w:rsid w:val="00E62B94"/>
    <w:rsid w:val="00E632B0"/>
    <w:rsid w:val="00E63F09"/>
    <w:rsid w:val="00E6421F"/>
    <w:rsid w:val="00E6430E"/>
    <w:rsid w:val="00E64435"/>
    <w:rsid w:val="00E65379"/>
    <w:rsid w:val="00E65A61"/>
    <w:rsid w:val="00E664C3"/>
    <w:rsid w:val="00E66B4D"/>
    <w:rsid w:val="00E67049"/>
    <w:rsid w:val="00E70598"/>
    <w:rsid w:val="00E70B38"/>
    <w:rsid w:val="00E713D5"/>
    <w:rsid w:val="00E71404"/>
    <w:rsid w:val="00E7160B"/>
    <w:rsid w:val="00E71D5E"/>
    <w:rsid w:val="00E71E2A"/>
    <w:rsid w:val="00E7230A"/>
    <w:rsid w:val="00E72387"/>
    <w:rsid w:val="00E72A15"/>
    <w:rsid w:val="00E72AC7"/>
    <w:rsid w:val="00E72AF7"/>
    <w:rsid w:val="00E72B90"/>
    <w:rsid w:val="00E7345C"/>
    <w:rsid w:val="00E739F6"/>
    <w:rsid w:val="00E73F0F"/>
    <w:rsid w:val="00E74215"/>
    <w:rsid w:val="00E742B0"/>
    <w:rsid w:val="00E7430F"/>
    <w:rsid w:val="00E743A5"/>
    <w:rsid w:val="00E743E4"/>
    <w:rsid w:val="00E7471D"/>
    <w:rsid w:val="00E74EC0"/>
    <w:rsid w:val="00E74FC4"/>
    <w:rsid w:val="00E752B7"/>
    <w:rsid w:val="00E75E72"/>
    <w:rsid w:val="00E76301"/>
    <w:rsid w:val="00E77920"/>
    <w:rsid w:val="00E77AF6"/>
    <w:rsid w:val="00E80916"/>
    <w:rsid w:val="00E80F80"/>
    <w:rsid w:val="00E810A1"/>
    <w:rsid w:val="00E82623"/>
    <w:rsid w:val="00E82CAF"/>
    <w:rsid w:val="00E82DFA"/>
    <w:rsid w:val="00E8373C"/>
    <w:rsid w:val="00E83A35"/>
    <w:rsid w:val="00E840B6"/>
    <w:rsid w:val="00E847DD"/>
    <w:rsid w:val="00E8592E"/>
    <w:rsid w:val="00E85A86"/>
    <w:rsid w:val="00E86B6B"/>
    <w:rsid w:val="00E86E4A"/>
    <w:rsid w:val="00E8727E"/>
    <w:rsid w:val="00E87574"/>
    <w:rsid w:val="00E87902"/>
    <w:rsid w:val="00E87B83"/>
    <w:rsid w:val="00E901CC"/>
    <w:rsid w:val="00E9072E"/>
    <w:rsid w:val="00E9093A"/>
    <w:rsid w:val="00E913BD"/>
    <w:rsid w:val="00E91617"/>
    <w:rsid w:val="00E91673"/>
    <w:rsid w:val="00E916C2"/>
    <w:rsid w:val="00E926E5"/>
    <w:rsid w:val="00E93680"/>
    <w:rsid w:val="00E93848"/>
    <w:rsid w:val="00E93BC0"/>
    <w:rsid w:val="00E9473C"/>
    <w:rsid w:val="00E95CD8"/>
    <w:rsid w:val="00E965B1"/>
    <w:rsid w:val="00E9678F"/>
    <w:rsid w:val="00E968CF"/>
    <w:rsid w:val="00E96E73"/>
    <w:rsid w:val="00E96F60"/>
    <w:rsid w:val="00E9799F"/>
    <w:rsid w:val="00E979A8"/>
    <w:rsid w:val="00E97B80"/>
    <w:rsid w:val="00E97D36"/>
    <w:rsid w:val="00E97E85"/>
    <w:rsid w:val="00E97FCE"/>
    <w:rsid w:val="00EA05C1"/>
    <w:rsid w:val="00EA10CC"/>
    <w:rsid w:val="00EA10EE"/>
    <w:rsid w:val="00EA110C"/>
    <w:rsid w:val="00EA193A"/>
    <w:rsid w:val="00EA1C72"/>
    <w:rsid w:val="00EA2658"/>
    <w:rsid w:val="00EA291D"/>
    <w:rsid w:val="00EA36E8"/>
    <w:rsid w:val="00EA37C0"/>
    <w:rsid w:val="00EA38D4"/>
    <w:rsid w:val="00EA3AA9"/>
    <w:rsid w:val="00EA405F"/>
    <w:rsid w:val="00EA407E"/>
    <w:rsid w:val="00EA4D22"/>
    <w:rsid w:val="00EA51C7"/>
    <w:rsid w:val="00EA54CE"/>
    <w:rsid w:val="00EA6735"/>
    <w:rsid w:val="00EA6B75"/>
    <w:rsid w:val="00EA6C06"/>
    <w:rsid w:val="00EA6DDF"/>
    <w:rsid w:val="00EA6EE4"/>
    <w:rsid w:val="00EA70C0"/>
    <w:rsid w:val="00EA73D6"/>
    <w:rsid w:val="00EA73D7"/>
    <w:rsid w:val="00EA784C"/>
    <w:rsid w:val="00EA78C4"/>
    <w:rsid w:val="00EA7DDC"/>
    <w:rsid w:val="00EB07CD"/>
    <w:rsid w:val="00EB0B04"/>
    <w:rsid w:val="00EB0EF8"/>
    <w:rsid w:val="00EB1445"/>
    <w:rsid w:val="00EB18D7"/>
    <w:rsid w:val="00EB20B0"/>
    <w:rsid w:val="00EB2331"/>
    <w:rsid w:val="00EB288C"/>
    <w:rsid w:val="00EB2A98"/>
    <w:rsid w:val="00EB3F4B"/>
    <w:rsid w:val="00EB4994"/>
    <w:rsid w:val="00EB4AF9"/>
    <w:rsid w:val="00EB505D"/>
    <w:rsid w:val="00EB5399"/>
    <w:rsid w:val="00EB60C3"/>
    <w:rsid w:val="00EB6266"/>
    <w:rsid w:val="00EB6323"/>
    <w:rsid w:val="00EB69A2"/>
    <w:rsid w:val="00EB714C"/>
    <w:rsid w:val="00EB731D"/>
    <w:rsid w:val="00EB735A"/>
    <w:rsid w:val="00EB76B3"/>
    <w:rsid w:val="00EB7CAD"/>
    <w:rsid w:val="00EC04B5"/>
    <w:rsid w:val="00EC131C"/>
    <w:rsid w:val="00EC17E6"/>
    <w:rsid w:val="00EC2A40"/>
    <w:rsid w:val="00EC2D67"/>
    <w:rsid w:val="00EC33AA"/>
    <w:rsid w:val="00EC3ABB"/>
    <w:rsid w:val="00EC3FD5"/>
    <w:rsid w:val="00EC47C1"/>
    <w:rsid w:val="00EC4E58"/>
    <w:rsid w:val="00EC54D2"/>
    <w:rsid w:val="00EC604E"/>
    <w:rsid w:val="00EC66DA"/>
    <w:rsid w:val="00EC6F2F"/>
    <w:rsid w:val="00EC7042"/>
    <w:rsid w:val="00EC7FE1"/>
    <w:rsid w:val="00ED0064"/>
    <w:rsid w:val="00ED08AC"/>
    <w:rsid w:val="00ED123B"/>
    <w:rsid w:val="00ED1794"/>
    <w:rsid w:val="00ED226C"/>
    <w:rsid w:val="00ED25E0"/>
    <w:rsid w:val="00ED2807"/>
    <w:rsid w:val="00ED3700"/>
    <w:rsid w:val="00ED3C2A"/>
    <w:rsid w:val="00ED48CC"/>
    <w:rsid w:val="00ED55AC"/>
    <w:rsid w:val="00ED584B"/>
    <w:rsid w:val="00ED5D3E"/>
    <w:rsid w:val="00ED5E8F"/>
    <w:rsid w:val="00ED5F49"/>
    <w:rsid w:val="00ED614F"/>
    <w:rsid w:val="00ED6287"/>
    <w:rsid w:val="00ED6AF9"/>
    <w:rsid w:val="00ED6CCE"/>
    <w:rsid w:val="00ED7110"/>
    <w:rsid w:val="00EE01C2"/>
    <w:rsid w:val="00EE022C"/>
    <w:rsid w:val="00EE136B"/>
    <w:rsid w:val="00EE1C45"/>
    <w:rsid w:val="00EE251B"/>
    <w:rsid w:val="00EE257F"/>
    <w:rsid w:val="00EE3334"/>
    <w:rsid w:val="00EE442D"/>
    <w:rsid w:val="00EE4803"/>
    <w:rsid w:val="00EE4E93"/>
    <w:rsid w:val="00EE5312"/>
    <w:rsid w:val="00EE5AD7"/>
    <w:rsid w:val="00EE5BAB"/>
    <w:rsid w:val="00EE7BA8"/>
    <w:rsid w:val="00EE7D97"/>
    <w:rsid w:val="00EF1617"/>
    <w:rsid w:val="00EF2740"/>
    <w:rsid w:val="00EF3182"/>
    <w:rsid w:val="00EF3190"/>
    <w:rsid w:val="00EF349B"/>
    <w:rsid w:val="00EF372C"/>
    <w:rsid w:val="00EF41D8"/>
    <w:rsid w:val="00EF4734"/>
    <w:rsid w:val="00EF486A"/>
    <w:rsid w:val="00EF4BB5"/>
    <w:rsid w:val="00EF4D58"/>
    <w:rsid w:val="00EF58BB"/>
    <w:rsid w:val="00EF5D4C"/>
    <w:rsid w:val="00EF606B"/>
    <w:rsid w:val="00EF6FEC"/>
    <w:rsid w:val="00EF7863"/>
    <w:rsid w:val="00F00253"/>
    <w:rsid w:val="00F00CEE"/>
    <w:rsid w:val="00F01475"/>
    <w:rsid w:val="00F01992"/>
    <w:rsid w:val="00F01B23"/>
    <w:rsid w:val="00F01B4D"/>
    <w:rsid w:val="00F01BEA"/>
    <w:rsid w:val="00F01F00"/>
    <w:rsid w:val="00F02307"/>
    <w:rsid w:val="00F024C8"/>
    <w:rsid w:val="00F026AF"/>
    <w:rsid w:val="00F026CD"/>
    <w:rsid w:val="00F031E7"/>
    <w:rsid w:val="00F039AB"/>
    <w:rsid w:val="00F05024"/>
    <w:rsid w:val="00F05459"/>
    <w:rsid w:val="00F05F76"/>
    <w:rsid w:val="00F06070"/>
    <w:rsid w:val="00F06ED2"/>
    <w:rsid w:val="00F0745C"/>
    <w:rsid w:val="00F07774"/>
    <w:rsid w:val="00F07A71"/>
    <w:rsid w:val="00F07DD5"/>
    <w:rsid w:val="00F07FF2"/>
    <w:rsid w:val="00F106A3"/>
    <w:rsid w:val="00F11177"/>
    <w:rsid w:val="00F113AA"/>
    <w:rsid w:val="00F1175F"/>
    <w:rsid w:val="00F11CDA"/>
    <w:rsid w:val="00F11DDD"/>
    <w:rsid w:val="00F11FC7"/>
    <w:rsid w:val="00F124A2"/>
    <w:rsid w:val="00F12D7A"/>
    <w:rsid w:val="00F12DF1"/>
    <w:rsid w:val="00F138CD"/>
    <w:rsid w:val="00F13F43"/>
    <w:rsid w:val="00F14096"/>
    <w:rsid w:val="00F142FA"/>
    <w:rsid w:val="00F14580"/>
    <w:rsid w:val="00F14D10"/>
    <w:rsid w:val="00F14DE4"/>
    <w:rsid w:val="00F14ECE"/>
    <w:rsid w:val="00F1546A"/>
    <w:rsid w:val="00F162F7"/>
    <w:rsid w:val="00F1659B"/>
    <w:rsid w:val="00F1700A"/>
    <w:rsid w:val="00F175BB"/>
    <w:rsid w:val="00F20002"/>
    <w:rsid w:val="00F2021E"/>
    <w:rsid w:val="00F210A2"/>
    <w:rsid w:val="00F214B7"/>
    <w:rsid w:val="00F21FFC"/>
    <w:rsid w:val="00F221E9"/>
    <w:rsid w:val="00F2255E"/>
    <w:rsid w:val="00F24F01"/>
    <w:rsid w:val="00F25BFD"/>
    <w:rsid w:val="00F2690D"/>
    <w:rsid w:val="00F26F2D"/>
    <w:rsid w:val="00F27D9C"/>
    <w:rsid w:val="00F30247"/>
    <w:rsid w:val="00F30378"/>
    <w:rsid w:val="00F30480"/>
    <w:rsid w:val="00F30D34"/>
    <w:rsid w:val="00F31AC3"/>
    <w:rsid w:val="00F31BB8"/>
    <w:rsid w:val="00F320D0"/>
    <w:rsid w:val="00F32264"/>
    <w:rsid w:val="00F329EE"/>
    <w:rsid w:val="00F331EE"/>
    <w:rsid w:val="00F339F2"/>
    <w:rsid w:val="00F33FFA"/>
    <w:rsid w:val="00F34B1F"/>
    <w:rsid w:val="00F352F3"/>
    <w:rsid w:val="00F35CD3"/>
    <w:rsid w:val="00F35FD9"/>
    <w:rsid w:val="00F367A7"/>
    <w:rsid w:val="00F36A05"/>
    <w:rsid w:val="00F370BE"/>
    <w:rsid w:val="00F3764D"/>
    <w:rsid w:val="00F37C05"/>
    <w:rsid w:val="00F4004D"/>
    <w:rsid w:val="00F401D1"/>
    <w:rsid w:val="00F4060A"/>
    <w:rsid w:val="00F40A5E"/>
    <w:rsid w:val="00F40BA1"/>
    <w:rsid w:val="00F40FEB"/>
    <w:rsid w:val="00F41336"/>
    <w:rsid w:val="00F4160C"/>
    <w:rsid w:val="00F41BEE"/>
    <w:rsid w:val="00F4209B"/>
    <w:rsid w:val="00F421A7"/>
    <w:rsid w:val="00F42750"/>
    <w:rsid w:val="00F42CB3"/>
    <w:rsid w:val="00F42F3A"/>
    <w:rsid w:val="00F43467"/>
    <w:rsid w:val="00F4350B"/>
    <w:rsid w:val="00F43BB5"/>
    <w:rsid w:val="00F43F19"/>
    <w:rsid w:val="00F44205"/>
    <w:rsid w:val="00F44AA5"/>
    <w:rsid w:val="00F45632"/>
    <w:rsid w:val="00F4630A"/>
    <w:rsid w:val="00F4630C"/>
    <w:rsid w:val="00F46430"/>
    <w:rsid w:val="00F4685C"/>
    <w:rsid w:val="00F46A22"/>
    <w:rsid w:val="00F47BB1"/>
    <w:rsid w:val="00F500C5"/>
    <w:rsid w:val="00F5150F"/>
    <w:rsid w:val="00F515EF"/>
    <w:rsid w:val="00F516A6"/>
    <w:rsid w:val="00F51C7C"/>
    <w:rsid w:val="00F51F08"/>
    <w:rsid w:val="00F527AF"/>
    <w:rsid w:val="00F52CCE"/>
    <w:rsid w:val="00F52E85"/>
    <w:rsid w:val="00F53448"/>
    <w:rsid w:val="00F535B5"/>
    <w:rsid w:val="00F540C6"/>
    <w:rsid w:val="00F54142"/>
    <w:rsid w:val="00F54FB8"/>
    <w:rsid w:val="00F55834"/>
    <w:rsid w:val="00F563EE"/>
    <w:rsid w:val="00F56567"/>
    <w:rsid w:val="00F5734D"/>
    <w:rsid w:val="00F57481"/>
    <w:rsid w:val="00F57ABC"/>
    <w:rsid w:val="00F603F2"/>
    <w:rsid w:val="00F606DB"/>
    <w:rsid w:val="00F6096B"/>
    <w:rsid w:val="00F60A0C"/>
    <w:rsid w:val="00F60B85"/>
    <w:rsid w:val="00F610EB"/>
    <w:rsid w:val="00F61648"/>
    <w:rsid w:val="00F61A37"/>
    <w:rsid w:val="00F61A65"/>
    <w:rsid w:val="00F61C95"/>
    <w:rsid w:val="00F62743"/>
    <w:rsid w:val="00F62B53"/>
    <w:rsid w:val="00F62CE0"/>
    <w:rsid w:val="00F62E98"/>
    <w:rsid w:val="00F63024"/>
    <w:rsid w:val="00F63159"/>
    <w:rsid w:val="00F64D69"/>
    <w:rsid w:val="00F65A2F"/>
    <w:rsid w:val="00F6610D"/>
    <w:rsid w:val="00F66D07"/>
    <w:rsid w:val="00F674DF"/>
    <w:rsid w:val="00F70369"/>
    <w:rsid w:val="00F707D4"/>
    <w:rsid w:val="00F70950"/>
    <w:rsid w:val="00F70986"/>
    <w:rsid w:val="00F7139A"/>
    <w:rsid w:val="00F71762"/>
    <w:rsid w:val="00F72FBD"/>
    <w:rsid w:val="00F73A3D"/>
    <w:rsid w:val="00F73F01"/>
    <w:rsid w:val="00F74095"/>
    <w:rsid w:val="00F74770"/>
    <w:rsid w:val="00F74E20"/>
    <w:rsid w:val="00F7518D"/>
    <w:rsid w:val="00F7537C"/>
    <w:rsid w:val="00F7580D"/>
    <w:rsid w:val="00F75B99"/>
    <w:rsid w:val="00F75CF3"/>
    <w:rsid w:val="00F75E4B"/>
    <w:rsid w:val="00F76342"/>
    <w:rsid w:val="00F76702"/>
    <w:rsid w:val="00F76A2B"/>
    <w:rsid w:val="00F7700B"/>
    <w:rsid w:val="00F772D4"/>
    <w:rsid w:val="00F77979"/>
    <w:rsid w:val="00F77B83"/>
    <w:rsid w:val="00F77F12"/>
    <w:rsid w:val="00F80C00"/>
    <w:rsid w:val="00F80EED"/>
    <w:rsid w:val="00F81938"/>
    <w:rsid w:val="00F81EAC"/>
    <w:rsid w:val="00F834D3"/>
    <w:rsid w:val="00F839F6"/>
    <w:rsid w:val="00F83B2D"/>
    <w:rsid w:val="00F842FB"/>
    <w:rsid w:val="00F84602"/>
    <w:rsid w:val="00F8488A"/>
    <w:rsid w:val="00F852EA"/>
    <w:rsid w:val="00F853F8"/>
    <w:rsid w:val="00F85720"/>
    <w:rsid w:val="00F85A21"/>
    <w:rsid w:val="00F85EF4"/>
    <w:rsid w:val="00F8696C"/>
    <w:rsid w:val="00F901FA"/>
    <w:rsid w:val="00F91887"/>
    <w:rsid w:val="00F91B90"/>
    <w:rsid w:val="00F91BF2"/>
    <w:rsid w:val="00F92073"/>
    <w:rsid w:val="00F921E5"/>
    <w:rsid w:val="00F92BA4"/>
    <w:rsid w:val="00F92BFD"/>
    <w:rsid w:val="00F92C56"/>
    <w:rsid w:val="00F930CB"/>
    <w:rsid w:val="00F9353F"/>
    <w:rsid w:val="00F93A68"/>
    <w:rsid w:val="00F94044"/>
    <w:rsid w:val="00F94330"/>
    <w:rsid w:val="00F94A32"/>
    <w:rsid w:val="00F94E29"/>
    <w:rsid w:val="00F95375"/>
    <w:rsid w:val="00F9545E"/>
    <w:rsid w:val="00F95D29"/>
    <w:rsid w:val="00F95DF2"/>
    <w:rsid w:val="00F95FC4"/>
    <w:rsid w:val="00F96232"/>
    <w:rsid w:val="00F96ED2"/>
    <w:rsid w:val="00F96F4F"/>
    <w:rsid w:val="00F97784"/>
    <w:rsid w:val="00FA17D0"/>
    <w:rsid w:val="00FA24E9"/>
    <w:rsid w:val="00FA25F2"/>
    <w:rsid w:val="00FA271F"/>
    <w:rsid w:val="00FA2B81"/>
    <w:rsid w:val="00FA2C25"/>
    <w:rsid w:val="00FA3977"/>
    <w:rsid w:val="00FA3E95"/>
    <w:rsid w:val="00FA47EB"/>
    <w:rsid w:val="00FA5A04"/>
    <w:rsid w:val="00FA71DD"/>
    <w:rsid w:val="00FA79F9"/>
    <w:rsid w:val="00FA7C18"/>
    <w:rsid w:val="00FB03D3"/>
    <w:rsid w:val="00FB053A"/>
    <w:rsid w:val="00FB0CB4"/>
    <w:rsid w:val="00FB0DCE"/>
    <w:rsid w:val="00FB13E5"/>
    <w:rsid w:val="00FB25D7"/>
    <w:rsid w:val="00FB2FF0"/>
    <w:rsid w:val="00FB303F"/>
    <w:rsid w:val="00FB3E7E"/>
    <w:rsid w:val="00FB416F"/>
    <w:rsid w:val="00FB4533"/>
    <w:rsid w:val="00FB500D"/>
    <w:rsid w:val="00FB519D"/>
    <w:rsid w:val="00FB568C"/>
    <w:rsid w:val="00FB611C"/>
    <w:rsid w:val="00FB6576"/>
    <w:rsid w:val="00FB6D95"/>
    <w:rsid w:val="00FB7D8E"/>
    <w:rsid w:val="00FB7E26"/>
    <w:rsid w:val="00FC0335"/>
    <w:rsid w:val="00FC03FE"/>
    <w:rsid w:val="00FC167F"/>
    <w:rsid w:val="00FC1845"/>
    <w:rsid w:val="00FC1C06"/>
    <w:rsid w:val="00FC2D26"/>
    <w:rsid w:val="00FC3D09"/>
    <w:rsid w:val="00FC56E7"/>
    <w:rsid w:val="00FC5880"/>
    <w:rsid w:val="00FC5923"/>
    <w:rsid w:val="00FC651F"/>
    <w:rsid w:val="00FC681B"/>
    <w:rsid w:val="00FC6F92"/>
    <w:rsid w:val="00FC7002"/>
    <w:rsid w:val="00FC7229"/>
    <w:rsid w:val="00FC7526"/>
    <w:rsid w:val="00FC7634"/>
    <w:rsid w:val="00FC7AD1"/>
    <w:rsid w:val="00FC7BFD"/>
    <w:rsid w:val="00FD00F7"/>
    <w:rsid w:val="00FD1065"/>
    <w:rsid w:val="00FD15C9"/>
    <w:rsid w:val="00FD187B"/>
    <w:rsid w:val="00FD1A72"/>
    <w:rsid w:val="00FD1B16"/>
    <w:rsid w:val="00FD29D9"/>
    <w:rsid w:val="00FD2FC1"/>
    <w:rsid w:val="00FD3A3E"/>
    <w:rsid w:val="00FD40E1"/>
    <w:rsid w:val="00FD41FF"/>
    <w:rsid w:val="00FD53E5"/>
    <w:rsid w:val="00FD571E"/>
    <w:rsid w:val="00FD58D8"/>
    <w:rsid w:val="00FD5B16"/>
    <w:rsid w:val="00FD5B51"/>
    <w:rsid w:val="00FD74B5"/>
    <w:rsid w:val="00FE0177"/>
    <w:rsid w:val="00FE02B8"/>
    <w:rsid w:val="00FE0606"/>
    <w:rsid w:val="00FE0930"/>
    <w:rsid w:val="00FE1144"/>
    <w:rsid w:val="00FE1574"/>
    <w:rsid w:val="00FE166F"/>
    <w:rsid w:val="00FE1B76"/>
    <w:rsid w:val="00FE316A"/>
    <w:rsid w:val="00FE32CC"/>
    <w:rsid w:val="00FE3767"/>
    <w:rsid w:val="00FE385B"/>
    <w:rsid w:val="00FE3900"/>
    <w:rsid w:val="00FE3C6F"/>
    <w:rsid w:val="00FE41C0"/>
    <w:rsid w:val="00FE4362"/>
    <w:rsid w:val="00FE5014"/>
    <w:rsid w:val="00FE5143"/>
    <w:rsid w:val="00FE5473"/>
    <w:rsid w:val="00FE59F6"/>
    <w:rsid w:val="00FE6925"/>
    <w:rsid w:val="00FE6A74"/>
    <w:rsid w:val="00FE7A0E"/>
    <w:rsid w:val="00FE7BE5"/>
    <w:rsid w:val="00FE7E1C"/>
    <w:rsid w:val="00FE7F9B"/>
    <w:rsid w:val="00FF092F"/>
    <w:rsid w:val="00FF0E25"/>
    <w:rsid w:val="00FF1044"/>
    <w:rsid w:val="00FF1AF9"/>
    <w:rsid w:val="00FF1CFD"/>
    <w:rsid w:val="00FF1F50"/>
    <w:rsid w:val="00FF2DAC"/>
    <w:rsid w:val="00FF3976"/>
    <w:rsid w:val="00FF3A25"/>
    <w:rsid w:val="00FF3D3D"/>
    <w:rsid w:val="00FF3DE4"/>
    <w:rsid w:val="00FF3F19"/>
    <w:rsid w:val="00FF50F2"/>
    <w:rsid w:val="00FF51B5"/>
    <w:rsid w:val="00FF5681"/>
    <w:rsid w:val="00FF57C5"/>
    <w:rsid w:val="00FF59B0"/>
    <w:rsid w:val="00FF5EFC"/>
    <w:rsid w:val="00FF6515"/>
    <w:rsid w:val="00FF6AE7"/>
    <w:rsid w:val="00FF7D83"/>
    <w:rsid w:val="00FF7F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199"/>
    <o:shapelayout v:ext="edit">
      <o:idmap v:ext="edit" data="2"/>
    </o:shapelayout>
  </w:shapeDefaults>
  <w:decimalSymbol w:val=","/>
  <w:listSeparator w:val=";"/>
  <w14:docId w14:val="5111E59B"/>
  <w15:chartTrackingRefBased/>
  <w15:docId w15:val="{E9B679A3-487F-4BC6-97A2-0CA1AA3C2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EFA"/>
    <w:pPr>
      <w:jc w:val="both"/>
    </w:pPr>
    <w:rPr>
      <w:rFonts w:ascii="Times New Roman" w:hAnsi="Times New Roman"/>
      <w:lang w:val="en-GB"/>
    </w:rPr>
  </w:style>
  <w:style w:type="paragraph" w:styleId="Ttulo1">
    <w:name w:val="heading 1"/>
    <w:basedOn w:val="Normal"/>
    <w:next w:val="Normal"/>
    <w:link w:val="Ttulo1Car"/>
    <w:uiPriority w:val="9"/>
    <w:qFormat/>
    <w:rsid w:val="00953589"/>
    <w:pPr>
      <w:keepNext/>
      <w:keepLines/>
      <w:spacing w:before="240" w:after="240"/>
      <w:outlineLvl w:val="0"/>
    </w:pPr>
    <w:rPr>
      <w:rFonts w:eastAsiaTheme="majorEastAsia" w:cstheme="majorBidi"/>
      <w:b/>
      <w:szCs w:val="40"/>
    </w:rPr>
  </w:style>
  <w:style w:type="paragraph" w:styleId="Ttulo2">
    <w:name w:val="heading 2"/>
    <w:basedOn w:val="Normal"/>
    <w:next w:val="Normal"/>
    <w:link w:val="Ttulo2Car"/>
    <w:uiPriority w:val="9"/>
    <w:unhideWhenUsed/>
    <w:qFormat/>
    <w:rsid w:val="00953589"/>
    <w:pPr>
      <w:keepNext/>
      <w:keepLines/>
      <w:spacing w:before="240" w:after="240"/>
      <w:outlineLvl w:val="1"/>
    </w:pPr>
    <w:rPr>
      <w:rFonts w:eastAsiaTheme="majorEastAsia" w:cstheme="majorBidi"/>
      <w:i/>
      <w:szCs w:val="32"/>
    </w:rPr>
  </w:style>
  <w:style w:type="paragraph" w:styleId="Ttulo3">
    <w:name w:val="heading 3"/>
    <w:basedOn w:val="Normal"/>
    <w:next w:val="Normal"/>
    <w:link w:val="Ttulo3Car"/>
    <w:uiPriority w:val="9"/>
    <w:unhideWhenUsed/>
    <w:qFormat/>
    <w:rsid w:val="006E48E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E48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E48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E48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E48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E48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E48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53589"/>
    <w:rPr>
      <w:rFonts w:ascii="Times New Roman" w:eastAsiaTheme="majorEastAsia" w:hAnsi="Times New Roman" w:cstheme="majorBidi"/>
      <w:b/>
      <w:szCs w:val="40"/>
      <w:lang w:val="en-GB"/>
    </w:rPr>
  </w:style>
  <w:style w:type="character" w:customStyle="1" w:styleId="Ttulo2Car">
    <w:name w:val="Título 2 Car"/>
    <w:basedOn w:val="Fuentedeprrafopredeter"/>
    <w:link w:val="Ttulo2"/>
    <w:uiPriority w:val="9"/>
    <w:rsid w:val="00953589"/>
    <w:rPr>
      <w:rFonts w:ascii="Times New Roman" w:eastAsiaTheme="majorEastAsia" w:hAnsi="Times New Roman" w:cstheme="majorBidi"/>
      <w:i/>
      <w:szCs w:val="32"/>
      <w:lang w:val="en-GB"/>
    </w:rPr>
  </w:style>
  <w:style w:type="character" w:customStyle="1" w:styleId="Ttulo3Car">
    <w:name w:val="Título 3 Car"/>
    <w:basedOn w:val="Fuentedeprrafopredeter"/>
    <w:link w:val="Ttulo3"/>
    <w:uiPriority w:val="9"/>
    <w:rsid w:val="006E48E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E48E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E48E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E48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E48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E48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E48EB"/>
    <w:rPr>
      <w:rFonts w:eastAsiaTheme="majorEastAsia" w:cstheme="majorBidi"/>
      <w:color w:val="272727" w:themeColor="text1" w:themeTint="D8"/>
    </w:rPr>
  </w:style>
  <w:style w:type="paragraph" w:styleId="Ttulo">
    <w:name w:val="Title"/>
    <w:basedOn w:val="Normal"/>
    <w:next w:val="Normal"/>
    <w:link w:val="TtuloCar"/>
    <w:uiPriority w:val="10"/>
    <w:qFormat/>
    <w:rsid w:val="006E48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E48E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E48E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E48E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E48EB"/>
    <w:pPr>
      <w:spacing w:before="160"/>
      <w:jc w:val="center"/>
    </w:pPr>
    <w:rPr>
      <w:i/>
      <w:iCs/>
      <w:color w:val="404040" w:themeColor="text1" w:themeTint="BF"/>
    </w:rPr>
  </w:style>
  <w:style w:type="character" w:customStyle="1" w:styleId="CitaCar">
    <w:name w:val="Cita Car"/>
    <w:basedOn w:val="Fuentedeprrafopredeter"/>
    <w:link w:val="Cita"/>
    <w:uiPriority w:val="29"/>
    <w:rsid w:val="006E48EB"/>
    <w:rPr>
      <w:i/>
      <w:iCs/>
      <w:color w:val="404040" w:themeColor="text1" w:themeTint="BF"/>
    </w:rPr>
  </w:style>
  <w:style w:type="paragraph" w:styleId="Prrafodelista">
    <w:name w:val="List Paragraph"/>
    <w:basedOn w:val="Normal"/>
    <w:uiPriority w:val="34"/>
    <w:qFormat/>
    <w:rsid w:val="006E48EB"/>
    <w:pPr>
      <w:ind w:left="720"/>
      <w:contextualSpacing/>
    </w:pPr>
  </w:style>
  <w:style w:type="character" w:styleId="nfasisintenso">
    <w:name w:val="Intense Emphasis"/>
    <w:basedOn w:val="Fuentedeprrafopredeter"/>
    <w:uiPriority w:val="21"/>
    <w:qFormat/>
    <w:rsid w:val="006E48EB"/>
    <w:rPr>
      <w:i/>
      <w:iCs/>
      <w:color w:val="0F4761" w:themeColor="accent1" w:themeShade="BF"/>
    </w:rPr>
  </w:style>
  <w:style w:type="paragraph" w:styleId="Citadestacada">
    <w:name w:val="Intense Quote"/>
    <w:basedOn w:val="Normal"/>
    <w:next w:val="Normal"/>
    <w:link w:val="CitadestacadaCar"/>
    <w:uiPriority w:val="30"/>
    <w:qFormat/>
    <w:rsid w:val="006E48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E48EB"/>
    <w:rPr>
      <w:i/>
      <w:iCs/>
      <w:color w:val="0F4761" w:themeColor="accent1" w:themeShade="BF"/>
    </w:rPr>
  </w:style>
  <w:style w:type="character" w:styleId="Referenciaintensa">
    <w:name w:val="Intense Reference"/>
    <w:basedOn w:val="Fuentedeprrafopredeter"/>
    <w:uiPriority w:val="32"/>
    <w:qFormat/>
    <w:rsid w:val="006E48EB"/>
    <w:rPr>
      <w:b/>
      <w:bCs/>
      <w:smallCaps/>
      <w:color w:val="0F4761" w:themeColor="accent1" w:themeShade="BF"/>
      <w:spacing w:val="5"/>
    </w:rPr>
  </w:style>
  <w:style w:type="paragraph" w:styleId="NormalWeb">
    <w:name w:val="Normal (Web)"/>
    <w:basedOn w:val="Normal"/>
    <w:uiPriority w:val="99"/>
    <w:semiHidden/>
    <w:unhideWhenUsed/>
    <w:rsid w:val="004D2CDE"/>
    <w:pPr>
      <w:spacing w:before="100" w:beforeAutospacing="1" w:after="100" w:afterAutospacing="1" w:line="240" w:lineRule="auto"/>
      <w:jc w:val="left"/>
    </w:pPr>
    <w:rPr>
      <w:rFonts w:eastAsia="Times New Roman" w:cs="Times New Roman"/>
      <w:kern w:val="0"/>
      <w:sz w:val="24"/>
      <w:szCs w:val="24"/>
      <w:lang w:eastAsia="es-ES"/>
      <w14:ligatures w14:val="none"/>
    </w:rPr>
  </w:style>
  <w:style w:type="paragraph" w:styleId="Textonotapie">
    <w:name w:val="footnote text"/>
    <w:basedOn w:val="Normal"/>
    <w:link w:val="TextonotapieCar"/>
    <w:rsid w:val="00CF3C28"/>
    <w:pPr>
      <w:spacing w:after="0" w:line="240" w:lineRule="auto"/>
    </w:pPr>
    <w:rPr>
      <w:rFonts w:eastAsia="Times New Roman" w:cs="Times New Roman"/>
      <w:kern w:val="0"/>
      <w:sz w:val="20"/>
      <w:szCs w:val="20"/>
      <w:lang w:eastAsia="es-ES"/>
      <w14:ligatures w14:val="none"/>
    </w:rPr>
  </w:style>
  <w:style w:type="character" w:customStyle="1" w:styleId="TextonotapieCar">
    <w:name w:val="Texto nota pie Car"/>
    <w:basedOn w:val="Fuentedeprrafopredeter"/>
    <w:link w:val="Textonotapie"/>
    <w:rsid w:val="00CF3C28"/>
    <w:rPr>
      <w:rFonts w:ascii="Times New Roman" w:eastAsia="Times New Roman" w:hAnsi="Times New Roman" w:cs="Times New Roman"/>
      <w:kern w:val="0"/>
      <w:sz w:val="20"/>
      <w:szCs w:val="20"/>
      <w:lang w:val="en-US" w:eastAsia="es-ES"/>
      <w14:ligatures w14:val="none"/>
    </w:rPr>
  </w:style>
  <w:style w:type="paragraph" w:customStyle="1" w:styleId="MTDisplayEquation">
    <w:name w:val="MTDisplayEquation"/>
    <w:basedOn w:val="Normal"/>
    <w:next w:val="Normal"/>
    <w:link w:val="MTDisplayEquationChar"/>
    <w:rsid w:val="00CF3C28"/>
    <w:pPr>
      <w:tabs>
        <w:tab w:val="center" w:pos="4240"/>
        <w:tab w:val="right" w:pos="8500"/>
      </w:tabs>
      <w:spacing w:line="360" w:lineRule="auto"/>
    </w:pPr>
    <w:rPr>
      <w:kern w:val="0"/>
      <w:sz w:val="24"/>
      <w14:ligatures w14:val="none"/>
    </w:rPr>
  </w:style>
  <w:style w:type="character" w:customStyle="1" w:styleId="MTDisplayEquationChar">
    <w:name w:val="MTDisplayEquation Char"/>
    <w:basedOn w:val="Fuentedeprrafopredeter"/>
    <w:link w:val="MTDisplayEquation"/>
    <w:rsid w:val="00CF3C28"/>
    <w:rPr>
      <w:rFonts w:ascii="Times New Roman" w:hAnsi="Times New Roman"/>
      <w:kern w:val="0"/>
      <w:sz w:val="24"/>
      <w:lang w:val="en-GB"/>
      <w14:ligatures w14:val="none"/>
    </w:rPr>
  </w:style>
  <w:style w:type="character" w:styleId="Refdenotaalpie">
    <w:name w:val="footnote reference"/>
    <w:basedOn w:val="Fuentedeprrafopredeter"/>
    <w:uiPriority w:val="99"/>
    <w:semiHidden/>
    <w:unhideWhenUsed/>
    <w:rsid w:val="00CF3C28"/>
    <w:rPr>
      <w:vertAlign w:val="superscript"/>
    </w:rPr>
  </w:style>
  <w:style w:type="character" w:styleId="Refdecomentario">
    <w:name w:val="annotation reference"/>
    <w:basedOn w:val="Fuentedeprrafopredeter"/>
    <w:uiPriority w:val="99"/>
    <w:semiHidden/>
    <w:unhideWhenUsed/>
    <w:rsid w:val="00FB6D95"/>
    <w:rPr>
      <w:sz w:val="16"/>
      <w:szCs w:val="16"/>
    </w:rPr>
  </w:style>
  <w:style w:type="paragraph" w:styleId="Textocomentario">
    <w:name w:val="annotation text"/>
    <w:basedOn w:val="Normal"/>
    <w:link w:val="TextocomentarioCar"/>
    <w:uiPriority w:val="99"/>
    <w:unhideWhenUsed/>
    <w:rsid w:val="00FB6D95"/>
    <w:pPr>
      <w:spacing w:line="240" w:lineRule="auto"/>
    </w:pPr>
    <w:rPr>
      <w:sz w:val="20"/>
      <w:szCs w:val="20"/>
    </w:rPr>
  </w:style>
  <w:style w:type="character" w:customStyle="1" w:styleId="TextocomentarioCar">
    <w:name w:val="Texto comentario Car"/>
    <w:basedOn w:val="Fuentedeprrafopredeter"/>
    <w:link w:val="Textocomentario"/>
    <w:uiPriority w:val="99"/>
    <w:rsid w:val="00FB6D95"/>
    <w:rPr>
      <w:rFonts w:ascii="Times New Roman" w:hAnsi="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FB6D95"/>
    <w:rPr>
      <w:b/>
      <w:bCs/>
    </w:rPr>
  </w:style>
  <w:style w:type="character" w:customStyle="1" w:styleId="AsuntodelcomentarioCar">
    <w:name w:val="Asunto del comentario Car"/>
    <w:basedOn w:val="TextocomentarioCar"/>
    <w:link w:val="Asuntodelcomentario"/>
    <w:uiPriority w:val="99"/>
    <w:semiHidden/>
    <w:rsid w:val="00FB6D95"/>
    <w:rPr>
      <w:rFonts w:ascii="Times New Roman" w:hAnsi="Times New Roman"/>
      <w:b/>
      <w:bCs/>
      <w:sz w:val="20"/>
      <w:szCs w:val="20"/>
      <w:lang w:val="en-US"/>
    </w:rPr>
  </w:style>
  <w:style w:type="paragraph" w:styleId="Descripcin">
    <w:name w:val="caption"/>
    <w:basedOn w:val="Normal"/>
    <w:next w:val="Normal"/>
    <w:uiPriority w:val="35"/>
    <w:unhideWhenUsed/>
    <w:qFormat/>
    <w:rsid w:val="00E134FA"/>
    <w:pPr>
      <w:spacing w:after="200" w:line="240" w:lineRule="auto"/>
    </w:pPr>
    <w:rPr>
      <w:i/>
      <w:iCs/>
      <w:color w:val="0E2841" w:themeColor="text2"/>
      <w:sz w:val="18"/>
      <w:szCs w:val="18"/>
    </w:rPr>
  </w:style>
  <w:style w:type="character" w:styleId="Textodelmarcadordeposicin">
    <w:name w:val="Placeholder Text"/>
    <w:basedOn w:val="Fuentedeprrafopredeter"/>
    <w:uiPriority w:val="99"/>
    <w:semiHidden/>
    <w:rsid w:val="002A6DF1"/>
    <w:rPr>
      <w:color w:val="666666"/>
    </w:rPr>
  </w:style>
  <w:style w:type="paragraph" w:styleId="HTMLconformatoprevio">
    <w:name w:val="HTML Preformatted"/>
    <w:basedOn w:val="Normal"/>
    <w:link w:val="HTMLconformatoprevioCar"/>
    <w:uiPriority w:val="99"/>
    <w:semiHidden/>
    <w:unhideWhenUsed/>
    <w:rsid w:val="00EF4D5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F4D58"/>
    <w:rPr>
      <w:rFonts w:ascii="Consolas" w:hAnsi="Consolas"/>
      <w:sz w:val="20"/>
      <w:szCs w:val="20"/>
      <w:lang w:val="en-US"/>
    </w:rPr>
  </w:style>
  <w:style w:type="paragraph" w:styleId="Encabezado">
    <w:name w:val="header"/>
    <w:basedOn w:val="Normal"/>
    <w:link w:val="EncabezadoCar"/>
    <w:uiPriority w:val="99"/>
    <w:unhideWhenUsed/>
    <w:rsid w:val="00ED6CC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6CCE"/>
    <w:rPr>
      <w:rFonts w:ascii="Times New Roman" w:hAnsi="Times New Roman"/>
      <w:lang w:val="en-US"/>
    </w:rPr>
  </w:style>
  <w:style w:type="paragraph" w:styleId="Piedepgina">
    <w:name w:val="footer"/>
    <w:basedOn w:val="Normal"/>
    <w:link w:val="PiedepginaCar"/>
    <w:uiPriority w:val="99"/>
    <w:unhideWhenUsed/>
    <w:rsid w:val="00ED6CC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6CCE"/>
    <w:rPr>
      <w:rFonts w:ascii="Times New Roman" w:hAnsi="Times New Roman"/>
      <w:lang w:val="en-US"/>
    </w:rPr>
  </w:style>
  <w:style w:type="character" w:styleId="Hipervnculo">
    <w:name w:val="Hyperlink"/>
    <w:basedOn w:val="Fuentedeprrafopredeter"/>
    <w:uiPriority w:val="99"/>
    <w:unhideWhenUsed/>
    <w:rsid w:val="009F4648"/>
    <w:rPr>
      <w:color w:val="467886" w:themeColor="hyperlink"/>
      <w:u w:val="single"/>
    </w:rPr>
  </w:style>
  <w:style w:type="character" w:styleId="Mencinsinresolver">
    <w:name w:val="Unresolved Mention"/>
    <w:basedOn w:val="Fuentedeprrafopredeter"/>
    <w:uiPriority w:val="99"/>
    <w:semiHidden/>
    <w:unhideWhenUsed/>
    <w:rsid w:val="009F4648"/>
    <w:rPr>
      <w:color w:val="605E5C"/>
      <w:shd w:val="clear" w:color="auto" w:fill="E1DFDD"/>
    </w:rPr>
  </w:style>
  <w:style w:type="table" w:styleId="Tablaconcuadrcula">
    <w:name w:val="Table Grid"/>
    <w:basedOn w:val="Tablanormal"/>
    <w:uiPriority w:val="39"/>
    <w:rsid w:val="00BE3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05F76"/>
    <w:rPr>
      <w:color w:val="96607D" w:themeColor="followedHyperlink"/>
      <w:u w:val="single"/>
    </w:rPr>
  </w:style>
  <w:style w:type="paragraph" w:styleId="Revisin">
    <w:name w:val="Revision"/>
    <w:hidden/>
    <w:uiPriority w:val="99"/>
    <w:semiHidden/>
    <w:rsid w:val="00DF2E95"/>
    <w:pPr>
      <w:spacing w:after="0" w:line="240" w:lineRule="auto"/>
    </w:pPr>
    <w:rPr>
      <w:rFonts w:ascii="Times New Roman" w:hAnsi="Times New Roman"/>
      <w:lang w:val="en-US"/>
    </w:rPr>
  </w:style>
  <w:style w:type="character" w:customStyle="1" w:styleId="js-article-title">
    <w:name w:val="js-article-title"/>
    <w:basedOn w:val="Fuentedeprrafopredeter"/>
    <w:rsid w:val="0081108D"/>
  </w:style>
  <w:style w:type="paragraph" w:styleId="Textonotaalfinal">
    <w:name w:val="endnote text"/>
    <w:basedOn w:val="Normal"/>
    <w:link w:val="TextonotaalfinalCar"/>
    <w:uiPriority w:val="99"/>
    <w:semiHidden/>
    <w:unhideWhenUsed/>
    <w:rsid w:val="004506D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06D7"/>
    <w:rPr>
      <w:rFonts w:ascii="Times New Roman" w:hAnsi="Times New Roman"/>
      <w:sz w:val="20"/>
      <w:szCs w:val="20"/>
      <w:lang w:val="en-US"/>
    </w:rPr>
  </w:style>
  <w:style w:type="character" w:styleId="Refdenotaalfinal">
    <w:name w:val="endnote reference"/>
    <w:basedOn w:val="Fuentedeprrafopredeter"/>
    <w:uiPriority w:val="99"/>
    <w:semiHidden/>
    <w:unhideWhenUsed/>
    <w:rsid w:val="004506D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26157">
      <w:bodyDiv w:val="1"/>
      <w:marLeft w:val="0"/>
      <w:marRight w:val="0"/>
      <w:marTop w:val="0"/>
      <w:marBottom w:val="0"/>
      <w:divBdr>
        <w:top w:val="none" w:sz="0" w:space="0" w:color="auto"/>
        <w:left w:val="none" w:sz="0" w:space="0" w:color="auto"/>
        <w:bottom w:val="none" w:sz="0" w:space="0" w:color="auto"/>
        <w:right w:val="none" w:sz="0" w:space="0" w:color="auto"/>
      </w:divBdr>
    </w:div>
    <w:div w:id="23408027">
      <w:bodyDiv w:val="1"/>
      <w:marLeft w:val="0"/>
      <w:marRight w:val="0"/>
      <w:marTop w:val="0"/>
      <w:marBottom w:val="0"/>
      <w:divBdr>
        <w:top w:val="none" w:sz="0" w:space="0" w:color="auto"/>
        <w:left w:val="none" w:sz="0" w:space="0" w:color="auto"/>
        <w:bottom w:val="none" w:sz="0" w:space="0" w:color="auto"/>
        <w:right w:val="none" w:sz="0" w:space="0" w:color="auto"/>
      </w:divBdr>
    </w:div>
    <w:div w:id="37096337">
      <w:bodyDiv w:val="1"/>
      <w:marLeft w:val="0"/>
      <w:marRight w:val="0"/>
      <w:marTop w:val="0"/>
      <w:marBottom w:val="0"/>
      <w:divBdr>
        <w:top w:val="none" w:sz="0" w:space="0" w:color="auto"/>
        <w:left w:val="none" w:sz="0" w:space="0" w:color="auto"/>
        <w:bottom w:val="none" w:sz="0" w:space="0" w:color="auto"/>
        <w:right w:val="none" w:sz="0" w:space="0" w:color="auto"/>
      </w:divBdr>
    </w:div>
    <w:div w:id="48379975">
      <w:bodyDiv w:val="1"/>
      <w:marLeft w:val="0"/>
      <w:marRight w:val="0"/>
      <w:marTop w:val="0"/>
      <w:marBottom w:val="0"/>
      <w:divBdr>
        <w:top w:val="none" w:sz="0" w:space="0" w:color="auto"/>
        <w:left w:val="none" w:sz="0" w:space="0" w:color="auto"/>
        <w:bottom w:val="none" w:sz="0" w:space="0" w:color="auto"/>
        <w:right w:val="none" w:sz="0" w:space="0" w:color="auto"/>
      </w:divBdr>
    </w:div>
    <w:div w:id="87502518">
      <w:bodyDiv w:val="1"/>
      <w:marLeft w:val="0"/>
      <w:marRight w:val="0"/>
      <w:marTop w:val="0"/>
      <w:marBottom w:val="0"/>
      <w:divBdr>
        <w:top w:val="none" w:sz="0" w:space="0" w:color="auto"/>
        <w:left w:val="none" w:sz="0" w:space="0" w:color="auto"/>
        <w:bottom w:val="none" w:sz="0" w:space="0" w:color="auto"/>
        <w:right w:val="none" w:sz="0" w:space="0" w:color="auto"/>
      </w:divBdr>
    </w:div>
    <w:div w:id="108472446">
      <w:bodyDiv w:val="1"/>
      <w:marLeft w:val="0"/>
      <w:marRight w:val="0"/>
      <w:marTop w:val="0"/>
      <w:marBottom w:val="0"/>
      <w:divBdr>
        <w:top w:val="none" w:sz="0" w:space="0" w:color="auto"/>
        <w:left w:val="none" w:sz="0" w:space="0" w:color="auto"/>
        <w:bottom w:val="none" w:sz="0" w:space="0" w:color="auto"/>
        <w:right w:val="none" w:sz="0" w:space="0" w:color="auto"/>
      </w:divBdr>
    </w:div>
    <w:div w:id="152844688">
      <w:bodyDiv w:val="1"/>
      <w:marLeft w:val="0"/>
      <w:marRight w:val="0"/>
      <w:marTop w:val="0"/>
      <w:marBottom w:val="0"/>
      <w:divBdr>
        <w:top w:val="none" w:sz="0" w:space="0" w:color="auto"/>
        <w:left w:val="none" w:sz="0" w:space="0" w:color="auto"/>
        <w:bottom w:val="none" w:sz="0" w:space="0" w:color="auto"/>
        <w:right w:val="none" w:sz="0" w:space="0" w:color="auto"/>
      </w:divBdr>
    </w:div>
    <w:div w:id="153687965">
      <w:bodyDiv w:val="1"/>
      <w:marLeft w:val="0"/>
      <w:marRight w:val="0"/>
      <w:marTop w:val="0"/>
      <w:marBottom w:val="0"/>
      <w:divBdr>
        <w:top w:val="none" w:sz="0" w:space="0" w:color="auto"/>
        <w:left w:val="none" w:sz="0" w:space="0" w:color="auto"/>
        <w:bottom w:val="none" w:sz="0" w:space="0" w:color="auto"/>
        <w:right w:val="none" w:sz="0" w:space="0" w:color="auto"/>
      </w:divBdr>
    </w:div>
    <w:div w:id="160628889">
      <w:bodyDiv w:val="1"/>
      <w:marLeft w:val="0"/>
      <w:marRight w:val="0"/>
      <w:marTop w:val="0"/>
      <w:marBottom w:val="0"/>
      <w:divBdr>
        <w:top w:val="none" w:sz="0" w:space="0" w:color="auto"/>
        <w:left w:val="none" w:sz="0" w:space="0" w:color="auto"/>
        <w:bottom w:val="none" w:sz="0" w:space="0" w:color="auto"/>
        <w:right w:val="none" w:sz="0" w:space="0" w:color="auto"/>
      </w:divBdr>
    </w:div>
    <w:div w:id="166136344">
      <w:bodyDiv w:val="1"/>
      <w:marLeft w:val="0"/>
      <w:marRight w:val="0"/>
      <w:marTop w:val="0"/>
      <w:marBottom w:val="0"/>
      <w:divBdr>
        <w:top w:val="none" w:sz="0" w:space="0" w:color="auto"/>
        <w:left w:val="none" w:sz="0" w:space="0" w:color="auto"/>
        <w:bottom w:val="none" w:sz="0" w:space="0" w:color="auto"/>
        <w:right w:val="none" w:sz="0" w:space="0" w:color="auto"/>
      </w:divBdr>
    </w:div>
    <w:div w:id="178935728">
      <w:bodyDiv w:val="1"/>
      <w:marLeft w:val="0"/>
      <w:marRight w:val="0"/>
      <w:marTop w:val="0"/>
      <w:marBottom w:val="0"/>
      <w:divBdr>
        <w:top w:val="none" w:sz="0" w:space="0" w:color="auto"/>
        <w:left w:val="none" w:sz="0" w:space="0" w:color="auto"/>
        <w:bottom w:val="none" w:sz="0" w:space="0" w:color="auto"/>
        <w:right w:val="none" w:sz="0" w:space="0" w:color="auto"/>
      </w:divBdr>
      <w:divsChild>
        <w:div w:id="1424761502">
          <w:marLeft w:val="0"/>
          <w:marRight w:val="0"/>
          <w:marTop w:val="0"/>
          <w:marBottom w:val="0"/>
          <w:divBdr>
            <w:top w:val="none" w:sz="0" w:space="0" w:color="auto"/>
            <w:left w:val="none" w:sz="0" w:space="0" w:color="auto"/>
            <w:bottom w:val="none" w:sz="0" w:space="0" w:color="auto"/>
            <w:right w:val="none" w:sz="0" w:space="0" w:color="auto"/>
          </w:divBdr>
        </w:div>
      </w:divsChild>
    </w:div>
    <w:div w:id="185171236">
      <w:bodyDiv w:val="1"/>
      <w:marLeft w:val="0"/>
      <w:marRight w:val="0"/>
      <w:marTop w:val="0"/>
      <w:marBottom w:val="0"/>
      <w:divBdr>
        <w:top w:val="none" w:sz="0" w:space="0" w:color="auto"/>
        <w:left w:val="none" w:sz="0" w:space="0" w:color="auto"/>
        <w:bottom w:val="none" w:sz="0" w:space="0" w:color="auto"/>
        <w:right w:val="none" w:sz="0" w:space="0" w:color="auto"/>
      </w:divBdr>
    </w:div>
    <w:div w:id="225378526">
      <w:bodyDiv w:val="1"/>
      <w:marLeft w:val="0"/>
      <w:marRight w:val="0"/>
      <w:marTop w:val="0"/>
      <w:marBottom w:val="0"/>
      <w:divBdr>
        <w:top w:val="none" w:sz="0" w:space="0" w:color="auto"/>
        <w:left w:val="none" w:sz="0" w:space="0" w:color="auto"/>
        <w:bottom w:val="none" w:sz="0" w:space="0" w:color="auto"/>
        <w:right w:val="none" w:sz="0" w:space="0" w:color="auto"/>
      </w:divBdr>
    </w:div>
    <w:div w:id="239294074">
      <w:bodyDiv w:val="1"/>
      <w:marLeft w:val="0"/>
      <w:marRight w:val="0"/>
      <w:marTop w:val="0"/>
      <w:marBottom w:val="0"/>
      <w:divBdr>
        <w:top w:val="none" w:sz="0" w:space="0" w:color="auto"/>
        <w:left w:val="none" w:sz="0" w:space="0" w:color="auto"/>
        <w:bottom w:val="none" w:sz="0" w:space="0" w:color="auto"/>
        <w:right w:val="none" w:sz="0" w:space="0" w:color="auto"/>
      </w:divBdr>
    </w:div>
    <w:div w:id="243074025">
      <w:bodyDiv w:val="1"/>
      <w:marLeft w:val="0"/>
      <w:marRight w:val="0"/>
      <w:marTop w:val="0"/>
      <w:marBottom w:val="0"/>
      <w:divBdr>
        <w:top w:val="none" w:sz="0" w:space="0" w:color="auto"/>
        <w:left w:val="none" w:sz="0" w:space="0" w:color="auto"/>
        <w:bottom w:val="none" w:sz="0" w:space="0" w:color="auto"/>
        <w:right w:val="none" w:sz="0" w:space="0" w:color="auto"/>
      </w:divBdr>
    </w:div>
    <w:div w:id="244724055">
      <w:bodyDiv w:val="1"/>
      <w:marLeft w:val="0"/>
      <w:marRight w:val="0"/>
      <w:marTop w:val="0"/>
      <w:marBottom w:val="0"/>
      <w:divBdr>
        <w:top w:val="none" w:sz="0" w:space="0" w:color="auto"/>
        <w:left w:val="none" w:sz="0" w:space="0" w:color="auto"/>
        <w:bottom w:val="none" w:sz="0" w:space="0" w:color="auto"/>
        <w:right w:val="none" w:sz="0" w:space="0" w:color="auto"/>
      </w:divBdr>
    </w:div>
    <w:div w:id="252595496">
      <w:bodyDiv w:val="1"/>
      <w:marLeft w:val="0"/>
      <w:marRight w:val="0"/>
      <w:marTop w:val="0"/>
      <w:marBottom w:val="0"/>
      <w:divBdr>
        <w:top w:val="none" w:sz="0" w:space="0" w:color="auto"/>
        <w:left w:val="none" w:sz="0" w:space="0" w:color="auto"/>
        <w:bottom w:val="none" w:sz="0" w:space="0" w:color="auto"/>
        <w:right w:val="none" w:sz="0" w:space="0" w:color="auto"/>
      </w:divBdr>
    </w:div>
    <w:div w:id="272714102">
      <w:bodyDiv w:val="1"/>
      <w:marLeft w:val="0"/>
      <w:marRight w:val="0"/>
      <w:marTop w:val="0"/>
      <w:marBottom w:val="0"/>
      <w:divBdr>
        <w:top w:val="none" w:sz="0" w:space="0" w:color="auto"/>
        <w:left w:val="none" w:sz="0" w:space="0" w:color="auto"/>
        <w:bottom w:val="none" w:sz="0" w:space="0" w:color="auto"/>
        <w:right w:val="none" w:sz="0" w:space="0" w:color="auto"/>
      </w:divBdr>
    </w:div>
    <w:div w:id="280377932">
      <w:bodyDiv w:val="1"/>
      <w:marLeft w:val="0"/>
      <w:marRight w:val="0"/>
      <w:marTop w:val="0"/>
      <w:marBottom w:val="0"/>
      <w:divBdr>
        <w:top w:val="none" w:sz="0" w:space="0" w:color="auto"/>
        <w:left w:val="none" w:sz="0" w:space="0" w:color="auto"/>
        <w:bottom w:val="none" w:sz="0" w:space="0" w:color="auto"/>
        <w:right w:val="none" w:sz="0" w:space="0" w:color="auto"/>
      </w:divBdr>
    </w:div>
    <w:div w:id="288244901">
      <w:bodyDiv w:val="1"/>
      <w:marLeft w:val="0"/>
      <w:marRight w:val="0"/>
      <w:marTop w:val="0"/>
      <w:marBottom w:val="0"/>
      <w:divBdr>
        <w:top w:val="none" w:sz="0" w:space="0" w:color="auto"/>
        <w:left w:val="none" w:sz="0" w:space="0" w:color="auto"/>
        <w:bottom w:val="none" w:sz="0" w:space="0" w:color="auto"/>
        <w:right w:val="none" w:sz="0" w:space="0" w:color="auto"/>
      </w:divBdr>
    </w:div>
    <w:div w:id="294678737">
      <w:bodyDiv w:val="1"/>
      <w:marLeft w:val="0"/>
      <w:marRight w:val="0"/>
      <w:marTop w:val="0"/>
      <w:marBottom w:val="0"/>
      <w:divBdr>
        <w:top w:val="none" w:sz="0" w:space="0" w:color="auto"/>
        <w:left w:val="none" w:sz="0" w:space="0" w:color="auto"/>
        <w:bottom w:val="none" w:sz="0" w:space="0" w:color="auto"/>
        <w:right w:val="none" w:sz="0" w:space="0" w:color="auto"/>
      </w:divBdr>
    </w:div>
    <w:div w:id="295259208">
      <w:bodyDiv w:val="1"/>
      <w:marLeft w:val="0"/>
      <w:marRight w:val="0"/>
      <w:marTop w:val="0"/>
      <w:marBottom w:val="0"/>
      <w:divBdr>
        <w:top w:val="none" w:sz="0" w:space="0" w:color="auto"/>
        <w:left w:val="none" w:sz="0" w:space="0" w:color="auto"/>
        <w:bottom w:val="none" w:sz="0" w:space="0" w:color="auto"/>
        <w:right w:val="none" w:sz="0" w:space="0" w:color="auto"/>
      </w:divBdr>
    </w:div>
    <w:div w:id="316493868">
      <w:bodyDiv w:val="1"/>
      <w:marLeft w:val="0"/>
      <w:marRight w:val="0"/>
      <w:marTop w:val="0"/>
      <w:marBottom w:val="0"/>
      <w:divBdr>
        <w:top w:val="none" w:sz="0" w:space="0" w:color="auto"/>
        <w:left w:val="none" w:sz="0" w:space="0" w:color="auto"/>
        <w:bottom w:val="none" w:sz="0" w:space="0" w:color="auto"/>
        <w:right w:val="none" w:sz="0" w:space="0" w:color="auto"/>
      </w:divBdr>
    </w:div>
    <w:div w:id="335965590">
      <w:bodyDiv w:val="1"/>
      <w:marLeft w:val="0"/>
      <w:marRight w:val="0"/>
      <w:marTop w:val="0"/>
      <w:marBottom w:val="0"/>
      <w:divBdr>
        <w:top w:val="none" w:sz="0" w:space="0" w:color="auto"/>
        <w:left w:val="none" w:sz="0" w:space="0" w:color="auto"/>
        <w:bottom w:val="none" w:sz="0" w:space="0" w:color="auto"/>
        <w:right w:val="none" w:sz="0" w:space="0" w:color="auto"/>
      </w:divBdr>
    </w:div>
    <w:div w:id="352925053">
      <w:bodyDiv w:val="1"/>
      <w:marLeft w:val="0"/>
      <w:marRight w:val="0"/>
      <w:marTop w:val="0"/>
      <w:marBottom w:val="0"/>
      <w:divBdr>
        <w:top w:val="none" w:sz="0" w:space="0" w:color="auto"/>
        <w:left w:val="none" w:sz="0" w:space="0" w:color="auto"/>
        <w:bottom w:val="none" w:sz="0" w:space="0" w:color="auto"/>
        <w:right w:val="none" w:sz="0" w:space="0" w:color="auto"/>
      </w:divBdr>
    </w:div>
    <w:div w:id="355619205">
      <w:bodyDiv w:val="1"/>
      <w:marLeft w:val="0"/>
      <w:marRight w:val="0"/>
      <w:marTop w:val="0"/>
      <w:marBottom w:val="0"/>
      <w:divBdr>
        <w:top w:val="none" w:sz="0" w:space="0" w:color="auto"/>
        <w:left w:val="none" w:sz="0" w:space="0" w:color="auto"/>
        <w:bottom w:val="none" w:sz="0" w:space="0" w:color="auto"/>
        <w:right w:val="none" w:sz="0" w:space="0" w:color="auto"/>
      </w:divBdr>
    </w:div>
    <w:div w:id="362169750">
      <w:bodyDiv w:val="1"/>
      <w:marLeft w:val="0"/>
      <w:marRight w:val="0"/>
      <w:marTop w:val="0"/>
      <w:marBottom w:val="0"/>
      <w:divBdr>
        <w:top w:val="none" w:sz="0" w:space="0" w:color="auto"/>
        <w:left w:val="none" w:sz="0" w:space="0" w:color="auto"/>
        <w:bottom w:val="none" w:sz="0" w:space="0" w:color="auto"/>
        <w:right w:val="none" w:sz="0" w:space="0" w:color="auto"/>
      </w:divBdr>
    </w:div>
    <w:div w:id="363751185">
      <w:bodyDiv w:val="1"/>
      <w:marLeft w:val="0"/>
      <w:marRight w:val="0"/>
      <w:marTop w:val="0"/>
      <w:marBottom w:val="0"/>
      <w:divBdr>
        <w:top w:val="none" w:sz="0" w:space="0" w:color="auto"/>
        <w:left w:val="none" w:sz="0" w:space="0" w:color="auto"/>
        <w:bottom w:val="none" w:sz="0" w:space="0" w:color="auto"/>
        <w:right w:val="none" w:sz="0" w:space="0" w:color="auto"/>
      </w:divBdr>
    </w:div>
    <w:div w:id="372341286">
      <w:bodyDiv w:val="1"/>
      <w:marLeft w:val="0"/>
      <w:marRight w:val="0"/>
      <w:marTop w:val="0"/>
      <w:marBottom w:val="0"/>
      <w:divBdr>
        <w:top w:val="none" w:sz="0" w:space="0" w:color="auto"/>
        <w:left w:val="none" w:sz="0" w:space="0" w:color="auto"/>
        <w:bottom w:val="none" w:sz="0" w:space="0" w:color="auto"/>
        <w:right w:val="none" w:sz="0" w:space="0" w:color="auto"/>
      </w:divBdr>
    </w:div>
    <w:div w:id="381100779">
      <w:bodyDiv w:val="1"/>
      <w:marLeft w:val="0"/>
      <w:marRight w:val="0"/>
      <w:marTop w:val="0"/>
      <w:marBottom w:val="0"/>
      <w:divBdr>
        <w:top w:val="none" w:sz="0" w:space="0" w:color="auto"/>
        <w:left w:val="none" w:sz="0" w:space="0" w:color="auto"/>
        <w:bottom w:val="none" w:sz="0" w:space="0" w:color="auto"/>
        <w:right w:val="none" w:sz="0" w:space="0" w:color="auto"/>
      </w:divBdr>
    </w:div>
    <w:div w:id="391848506">
      <w:bodyDiv w:val="1"/>
      <w:marLeft w:val="0"/>
      <w:marRight w:val="0"/>
      <w:marTop w:val="0"/>
      <w:marBottom w:val="0"/>
      <w:divBdr>
        <w:top w:val="none" w:sz="0" w:space="0" w:color="auto"/>
        <w:left w:val="none" w:sz="0" w:space="0" w:color="auto"/>
        <w:bottom w:val="none" w:sz="0" w:space="0" w:color="auto"/>
        <w:right w:val="none" w:sz="0" w:space="0" w:color="auto"/>
      </w:divBdr>
    </w:div>
    <w:div w:id="404766595">
      <w:bodyDiv w:val="1"/>
      <w:marLeft w:val="0"/>
      <w:marRight w:val="0"/>
      <w:marTop w:val="0"/>
      <w:marBottom w:val="0"/>
      <w:divBdr>
        <w:top w:val="none" w:sz="0" w:space="0" w:color="auto"/>
        <w:left w:val="none" w:sz="0" w:space="0" w:color="auto"/>
        <w:bottom w:val="none" w:sz="0" w:space="0" w:color="auto"/>
        <w:right w:val="none" w:sz="0" w:space="0" w:color="auto"/>
      </w:divBdr>
    </w:div>
    <w:div w:id="419302652">
      <w:bodyDiv w:val="1"/>
      <w:marLeft w:val="0"/>
      <w:marRight w:val="0"/>
      <w:marTop w:val="0"/>
      <w:marBottom w:val="0"/>
      <w:divBdr>
        <w:top w:val="none" w:sz="0" w:space="0" w:color="auto"/>
        <w:left w:val="none" w:sz="0" w:space="0" w:color="auto"/>
        <w:bottom w:val="none" w:sz="0" w:space="0" w:color="auto"/>
        <w:right w:val="none" w:sz="0" w:space="0" w:color="auto"/>
      </w:divBdr>
    </w:div>
    <w:div w:id="425882293">
      <w:bodyDiv w:val="1"/>
      <w:marLeft w:val="0"/>
      <w:marRight w:val="0"/>
      <w:marTop w:val="0"/>
      <w:marBottom w:val="0"/>
      <w:divBdr>
        <w:top w:val="none" w:sz="0" w:space="0" w:color="auto"/>
        <w:left w:val="none" w:sz="0" w:space="0" w:color="auto"/>
        <w:bottom w:val="none" w:sz="0" w:space="0" w:color="auto"/>
        <w:right w:val="none" w:sz="0" w:space="0" w:color="auto"/>
      </w:divBdr>
    </w:div>
    <w:div w:id="450321984">
      <w:bodyDiv w:val="1"/>
      <w:marLeft w:val="0"/>
      <w:marRight w:val="0"/>
      <w:marTop w:val="0"/>
      <w:marBottom w:val="0"/>
      <w:divBdr>
        <w:top w:val="none" w:sz="0" w:space="0" w:color="auto"/>
        <w:left w:val="none" w:sz="0" w:space="0" w:color="auto"/>
        <w:bottom w:val="none" w:sz="0" w:space="0" w:color="auto"/>
        <w:right w:val="none" w:sz="0" w:space="0" w:color="auto"/>
      </w:divBdr>
    </w:div>
    <w:div w:id="466436557">
      <w:bodyDiv w:val="1"/>
      <w:marLeft w:val="0"/>
      <w:marRight w:val="0"/>
      <w:marTop w:val="0"/>
      <w:marBottom w:val="0"/>
      <w:divBdr>
        <w:top w:val="none" w:sz="0" w:space="0" w:color="auto"/>
        <w:left w:val="none" w:sz="0" w:space="0" w:color="auto"/>
        <w:bottom w:val="none" w:sz="0" w:space="0" w:color="auto"/>
        <w:right w:val="none" w:sz="0" w:space="0" w:color="auto"/>
      </w:divBdr>
    </w:div>
    <w:div w:id="466513253">
      <w:bodyDiv w:val="1"/>
      <w:marLeft w:val="0"/>
      <w:marRight w:val="0"/>
      <w:marTop w:val="0"/>
      <w:marBottom w:val="0"/>
      <w:divBdr>
        <w:top w:val="none" w:sz="0" w:space="0" w:color="auto"/>
        <w:left w:val="none" w:sz="0" w:space="0" w:color="auto"/>
        <w:bottom w:val="none" w:sz="0" w:space="0" w:color="auto"/>
        <w:right w:val="none" w:sz="0" w:space="0" w:color="auto"/>
      </w:divBdr>
    </w:div>
    <w:div w:id="475143037">
      <w:bodyDiv w:val="1"/>
      <w:marLeft w:val="0"/>
      <w:marRight w:val="0"/>
      <w:marTop w:val="0"/>
      <w:marBottom w:val="0"/>
      <w:divBdr>
        <w:top w:val="none" w:sz="0" w:space="0" w:color="auto"/>
        <w:left w:val="none" w:sz="0" w:space="0" w:color="auto"/>
        <w:bottom w:val="none" w:sz="0" w:space="0" w:color="auto"/>
        <w:right w:val="none" w:sz="0" w:space="0" w:color="auto"/>
      </w:divBdr>
    </w:div>
    <w:div w:id="486553477">
      <w:bodyDiv w:val="1"/>
      <w:marLeft w:val="0"/>
      <w:marRight w:val="0"/>
      <w:marTop w:val="0"/>
      <w:marBottom w:val="0"/>
      <w:divBdr>
        <w:top w:val="none" w:sz="0" w:space="0" w:color="auto"/>
        <w:left w:val="none" w:sz="0" w:space="0" w:color="auto"/>
        <w:bottom w:val="none" w:sz="0" w:space="0" w:color="auto"/>
        <w:right w:val="none" w:sz="0" w:space="0" w:color="auto"/>
      </w:divBdr>
    </w:div>
    <w:div w:id="486671496">
      <w:bodyDiv w:val="1"/>
      <w:marLeft w:val="0"/>
      <w:marRight w:val="0"/>
      <w:marTop w:val="0"/>
      <w:marBottom w:val="0"/>
      <w:divBdr>
        <w:top w:val="none" w:sz="0" w:space="0" w:color="auto"/>
        <w:left w:val="none" w:sz="0" w:space="0" w:color="auto"/>
        <w:bottom w:val="none" w:sz="0" w:space="0" w:color="auto"/>
        <w:right w:val="none" w:sz="0" w:space="0" w:color="auto"/>
      </w:divBdr>
    </w:div>
    <w:div w:id="503784284">
      <w:bodyDiv w:val="1"/>
      <w:marLeft w:val="0"/>
      <w:marRight w:val="0"/>
      <w:marTop w:val="0"/>
      <w:marBottom w:val="0"/>
      <w:divBdr>
        <w:top w:val="none" w:sz="0" w:space="0" w:color="auto"/>
        <w:left w:val="none" w:sz="0" w:space="0" w:color="auto"/>
        <w:bottom w:val="none" w:sz="0" w:space="0" w:color="auto"/>
        <w:right w:val="none" w:sz="0" w:space="0" w:color="auto"/>
      </w:divBdr>
    </w:div>
    <w:div w:id="512383450">
      <w:bodyDiv w:val="1"/>
      <w:marLeft w:val="0"/>
      <w:marRight w:val="0"/>
      <w:marTop w:val="0"/>
      <w:marBottom w:val="0"/>
      <w:divBdr>
        <w:top w:val="none" w:sz="0" w:space="0" w:color="auto"/>
        <w:left w:val="none" w:sz="0" w:space="0" w:color="auto"/>
        <w:bottom w:val="none" w:sz="0" w:space="0" w:color="auto"/>
        <w:right w:val="none" w:sz="0" w:space="0" w:color="auto"/>
      </w:divBdr>
    </w:div>
    <w:div w:id="513035699">
      <w:bodyDiv w:val="1"/>
      <w:marLeft w:val="0"/>
      <w:marRight w:val="0"/>
      <w:marTop w:val="0"/>
      <w:marBottom w:val="0"/>
      <w:divBdr>
        <w:top w:val="none" w:sz="0" w:space="0" w:color="auto"/>
        <w:left w:val="none" w:sz="0" w:space="0" w:color="auto"/>
        <w:bottom w:val="none" w:sz="0" w:space="0" w:color="auto"/>
        <w:right w:val="none" w:sz="0" w:space="0" w:color="auto"/>
      </w:divBdr>
    </w:div>
    <w:div w:id="513808293">
      <w:bodyDiv w:val="1"/>
      <w:marLeft w:val="0"/>
      <w:marRight w:val="0"/>
      <w:marTop w:val="0"/>
      <w:marBottom w:val="0"/>
      <w:divBdr>
        <w:top w:val="none" w:sz="0" w:space="0" w:color="auto"/>
        <w:left w:val="none" w:sz="0" w:space="0" w:color="auto"/>
        <w:bottom w:val="none" w:sz="0" w:space="0" w:color="auto"/>
        <w:right w:val="none" w:sz="0" w:space="0" w:color="auto"/>
      </w:divBdr>
    </w:div>
    <w:div w:id="562985703">
      <w:bodyDiv w:val="1"/>
      <w:marLeft w:val="0"/>
      <w:marRight w:val="0"/>
      <w:marTop w:val="0"/>
      <w:marBottom w:val="0"/>
      <w:divBdr>
        <w:top w:val="none" w:sz="0" w:space="0" w:color="auto"/>
        <w:left w:val="none" w:sz="0" w:space="0" w:color="auto"/>
        <w:bottom w:val="none" w:sz="0" w:space="0" w:color="auto"/>
        <w:right w:val="none" w:sz="0" w:space="0" w:color="auto"/>
      </w:divBdr>
    </w:div>
    <w:div w:id="567958623">
      <w:bodyDiv w:val="1"/>
      <w:marLeft w:val="0"/>
      <w:marRight w:val="0"/>
      <w:marTop w:val="0"/>
      <w:marBottom w:val="0"/>
      <w:divBdr>
        <w:top w:val="none" w:sz="0" w:space="0" w:color="auto"/>
        <w:left w:val="none" w:sz="0" w:space="0" w:color="auto"/>
        <w:bottom w:val="none" w:sz="0" w:space="0" w:color="auto"/>
        <w:right w:val="none" w:sz="0" w:space="0" w:color="auto"/>
      </w:divBdr>
    </w:div>
    <w:div w:id="583607650">
      <w:bodyDiv w:val="1"/>
      <w:marLeft w:val="0"/>
      <w:marRight w:val="0"/>
      <w:marTop w:val="0"/>
      <w:marBottom w:val="0"/>
      <w:divBdr>
        <w:top w:val="none" w:sz="0" w:space="0" w:color="auto"/>
        <w:left w:val="none" w:sz="0" w:space="0" w:color="auto"/>
        <w:bottom w:val="none" w:sz="0" w:space="0" w:color="auto"/>
        <w:right w:val="none" w:sz="0" w:space="0" w:color="auto"/>
      </w:divBdr>
    </w:div>
    <w:div w:id="591548534">
      <w:bodyDiv w:val="1"/>
      <w:marLeft w:val="0"/>
      <w:marRight w:val="0"/>
      <w:marTop w:val="0"/>
      <w:marBottom w:val="0"/>
      <w:divBdr>
        <w:top w:val="none" w:sz="0" w:space="0" w:color="auto"/>
        <w:left w:val="none" w:sz="0" w:space="0" w:color="auto"/>
        <w:bottom w:val="none" w:sz="0" w:space="0" w:color="auto"/>
        <w:right w:val="none" w:sz="0" w:space="0" w:color="auto"/>
      </w:divBdr>
    </w:div>
    <w:div w:id="613903783">
      <w:bodyDiv w:val="1"/>
      <w:marLeft w:val="0"/>
      <w:marRight w:val="0"/>
      <w:marTop w:val="0"/>
      <w:marBottom w:val="0"/>
      <w:divBdr>
        <w:top w:val="none" w:sz="0" w:space="0" w:color="auto"/>
        <w:left w:val="none" w:sz="0" w:space="0" w:color="auto"/>
        <w:bottom w:val="none" w:sz="0" w:space="0" w:color="auto"/>
        <w:right w:val="none" w:sz="0" w:space="0" w:color="auto"/>
      </w:divBdr>
    </w:div>
    <w:div w:id="625350215">
      <w:bodyDiv w:val="1"/>
      <w:marLeft w:val="0"/>
      <w:marRight w:val="0"/>
      <w:marTop w:val="0"/>
      <w:marBottom w:val="0"/>
      <w:divBdr>
        <w:top w:val="none" w:sz="0" w:space="0" w:color="auto"/>
        <w:left w:val="none" w:sz="0" w:space="0" w:color="auto"/>
        <w:bottom w:val="none" w:sz="0" w:space="0" w:color="auto"/>
        <w:right w:val="none" w:sz="0" w:space="0" w:color="auto"/>
      </w:divBdr>
    </w:div>
    <w:div w:id="628249314">
      <w:bodyDiv w:val="1"/>
      <w:marLeft w:val="0"/>
      <w:marRight w:val="0"/>
      <w:marTop w:val="0"/>
      <w:marBottom w:val="0"/>
      <w:divBdr>
        <w:top w:val="none" w:sz="0" w:space="0" w:color="auto"/>
        <w:left w:val="none" w:sz="0" w:space="0" w:color="auto"/>
        <w:bottom w:val="none" w:sz="0" w:space="0" w:color="auto"/>
        <w:right w:val="none" w:sz="0" w:space="0" w:color="auto"/>
      </w:divBdr>
    </w:div>
    <w:div w:id="629750581">
      <w:bodyDiv w:val="1"/>
      <w:marLeft w:val="0"/>
      <w:marRight w:val="0"/>
      <w:marTop w:val="0"/>
      <w:marBottom w:val="0"/>
      <w:divBdr>
        <w:top w:val="none" w:sz="0" w:space="0" w:color="auto"/>
        <w:left w:val="none" w:sz="0" w:space="0" w:color="auto"/>
        <w:bottom w:val="none" w:sz="0" w:space="0" w:color="auto"/>
        <w:right w:val="none" w:sz="0" w:space="0" w:color="auto"/>
      </w:divBdr>
    </w:div>
    <w:div w:id="657811607">
      <w:bodyDiv w:val="1"/>
      <w:marLeft w:val="0"/>
      <w:marRight w:val="0"/>
      <w:marTop w:val="0"/>
      <w:marBottom w:val="0"/>
      <w:divBdr>
        <w:top w:val="none" w:sz="0" w:space="0" w:color="auto"/>
        <w:left w:val="none" w:sz="0" w:space="0" w:color="auto"/>
        <w:bottom w:val="none" w:sz="0" w:space="0" w:color="auto"/>
        <w:right w:val="none" w:sz="0" w:space="0" w:color="auto"/>
      </w:divBdr>
    </w:div>
    <w:div w:id="663433076">
      <w:bodyDiv w:val="1"/>
      <w:marLeft w:val="0"/>
      <w:marRight w:val="0"/>
      <w:marTop w:val="0"/>
      <w:marBottom w:val="0"/>
      <w:divBdr>
        <w:top w:val="none" w:sz="0" w:space="0" w:color="auto"/>
        <w:left w:val="none" w:sz="0" w:space="0" w:color="auto"/>
        <w:bottom w:val="none" w:sz="0" w:space="0" w:color="auto"/>
        <w:right w:val="none" w:sz="0" w:space="0" w:color="auto"/>
      </w:divBdr>
    </w:div>
    <w:div w:id="685251516">
      <w:bodyDiv w:val="1"/>
      <w:marLeft w:val="0"/>
      <w:marRight w:val="0"/>
      <w:marTop w:val="0"/>
      <w:marBottom w:val="0"/>
      <w:divBdr>
        <w:top w:val="none" w:sz="0" w:space="0" w:color="auto"/>
        <w:left w:val="none" w:sz="0" w:space="0" w:color="auto"/>
        <w:bottom w:val="none" w:sz="0" w:space="0" w:color="auto"/>
        <w:right w:val="none" w:sz="0" w:space="0" w:color="auto"/>
      </w:divBdr>
    </w:div>
    <w:div w:id="690649736">
      <w:bodyDiv w:val="1"/>
      <w:marLeft w:val="0"/>
      <w:marRight w:val="0"/>
      <w:marTop w:val="0"/>
      <w:marBottom w:val="0"/>
      <w:divBdr>
        <w:top w:val="none" w:sz="0" w:space="0" w:color="auto"/>
        <w:left w:val="none" w:sz="0" w:space="0" w:color="auto"/>
        <w:bottom w:val="none" w:sz="0" w:space="0" w:color="auto"/>
        <w:right w:val="none" w:sz="0" w:space="0" w:color="auto"/>
      </w:divBdr>
    </w:div>
    <w:div w:id="698089670">
      <w:bodyDiv w:val="1"/>
      <w:marLeft w:val="0"/>
      <w:marRight w:val="0"/>
      <w:marTop w:val="0"/>
      <w:marBottom w:val="0"/>
      <w:divBdr>
        <w:top w:val="none" w:sz="0" w:space="0" w:color="auto"/>
        <w:left w:val="none" w:sz="0" w:space="0" w:color="auto"/>
        <w:bottom w:val="none" w:sz="0" w:space="0" w:color="auto"/>
        <w:right w:val="none" w:sz="0" w:space="0" w:color="auto"/>
      </w:divBdr>
    </w:div>
    <w:div w:id="703674809">
      <w:bodyDiv w:val="1"/>
      <w:marLeft w:val="0"/>
      <w:marRight w:val="0"/>
      <w:marTop w:val="0"/>
      <w:marBottom w:val="0"/>
      <w:divBdr>
        <w:top w:val="none" w:sz="0" w:space="0" w:color="auto"/>
        <w:left w:val="none" w:sz="0" w:space="0" w:color="auto"/>
        <w:bottom w:val="none" w:sz="0" w:space="0" w:color="auto"/>
        <w:right w:val="none" w:sz="0" w:space="0" w:color="auto"/>
      </w:divBdr>
    </w:div>
    <w:div w:id="706490901">
      <w:bodyDiv w:val="1"/>
      <w:marLeft w:val="0"/>
      <w:marRight w:val="0"/>
      <w:marTop w:val="0"/>
      <w:marBottom w:val="0"/>
      <w:divBdr>
        <w:top w:val="none" w:sz="0" w:space="0" w:color="auto"/>
        <w:left w:val="none" w:sz="0" w:space="0" w:color="auto"/>
        <w:bottom w:val="none" w:sz="0" w:space="0" w:color="auto"/>
        <w:right w:val="none" w:sz="0" w:space="0" w:color="auto"/>
      </w:divBdr>
    </w:div>
    <w:div w:id="711611756">
      <w:bodyDiv w:val="1"/>
      <w:marLeft w:val="0"/>
      <w:marRight w:val="0"/>
      <w:marTop w:val="0"/>
      <w:marBottom w:val="0"/>
      <w:divBdr>
        <w:top w:val="none" w:sz="0" w:space="0" w:color="auto"/>
        <w:left w:val="none" w:sz="0" w:space="0" w:color="auto"/>
        <w:bottom w:val="none" w:sz="0" w:space="0" w:color="auto"/>
        <w:right w:val="none" w:sz="0" w:space="0" w:color="auto"/>
      </w:divBdr>
    </w:div>
    <w:div w:id="741565164">
      <w:bodyDiv w:val="1"/>
      <w:marLeft w:val="0"/>
      <w:marRight w:val="0"/>
      <w:marTop w:val="0"/>
      <w:marBottom w:val="0"/>
      <w:divBdr>
        <w:top w:val="none" w:sz="0" w:space="0" w:color="auto"/>
        <w:left w:val="none" w:sz="0" w:space="0" w:color="auto"/>
        <w:bottom w:val="none" w:sz="0" w:space="0" w:color="auto"/>
        <w:right w:val="none" w:sz="0" w:space="0" w:color="auto"/>
      </w:divBdr>
    </w:div>
    <w:div w:id="746002324">
      <w:bodyDiv w:val="1"/>
      <w:marLeft w:val="0"/>
      <w:marRight w:val="0"/>
      <w:marTop w:val="0"/>
      <w:marBottom w:val="0"/>
      <w:divBdr>
        <w:top w:val="none" w:sz="0" w:space="0" w:color="auto"/>
        <w:left w:val="none" w:sz="0" w:space="0" w:color="auto"/>
        <w:bottom w:val="none" w:sz="0" w:space="0" w:color="auto"/>
        <w:right w:val="none" w:sz="0" w:space="0" w:color="auto"/>
      </w:divBdr>
    </w:div>
    <w:div w:id="753166279">
      <w:bodyDiv w:val="1"/>
      <w:marLeft w:val="0"/>
      <w:marRight w:val="0"/>
      <w:marTop w:val="0"/>
      <w:marBottom w:val="0"/>
      <w:divBdr>
        <w:top w:val="none" w:sz="0" w:space="0" w:color="auto"/>
        <w:left w:val="none" w:sz="0" w:space="0" w:color="auto"/>
        <w:bottom w:val="none" w:sz="0" w:space="0" w:color="auto"/>
        <w:right w:val="none" w:sz="0" w:space="0" w:color="auto"/>
      </w:divBdr>
    </w:div>
    <w:div w:id="780146194">
      <w:bodyDiv w:val="1"/>
      <w:marLeft w:val="0"/>
      <w:marRight w:val="0"/>
      <w:marTop w:val="0"/>
      <w:marBottom w:val="0"/>
      <w:divBdr>
        <w:top w:val="none" w:sz="0" w:space="0" w:color="auto"/>
        <w:left w:val="none" w:sz="0" w:space="0" w:color="auto"/>
        <w:bottom w:val="none" w:sz="0" w:space="0" w:color="auto"/>
        <w:right w:val="none" w:sz="0" w:space="0" w:color="auto"/>
      </w:divBdr>
    </w:div>
    <w:div w:id="788476136">
      <w:bodyDiv w:val="1"/>
      <w:marLeft w:val="0"/>
      <w:marRight w:val="0"/>
      <w:marTop w:val="0"/>
      <w:marBottom w:val="0"/>
      <w:divBdr>
        <w:top w:val="none" w:sz="0" w:space="0" w:color="auto"/>
        <w:left w:val="none" w:sz="0" w:space="0" w:color="auto"/>
        <w:bottom w:val="none" w:sz="0" w:space="0" w:color="auto"/>
        <w:right w:val="none" w:sz="0" w:space="0" w:color="auto"/>
      </w:divBdr>
    </w:div>
    <w:div w:id="797456039">
      <w:bodyDiv w:val="1"/>
      <w:marLeft w:val="0"/>
      <w:marRight w:val="0"/>
      <w:marTop w:val="0"/>
      <w:marBottom w:val="0"/>
      <w:divBdr>
        <w:top w:val="none" w:sz="0" w:space="0" w:color="auto"/>
        <w:left w:val="none" w:sz="0" w:space="0" w:color="auto"/>
        <w:bottom w:val="none" w:sz="0" w:space="0" w:color="auto"/>
        <w:right w:val="none" w:sz="0" w:space="0" w:color="auto"/>
      </w:divBdr>
    </w:div>
    <w:div w:id="798567922">
      <w:bodyDiv w:val="1"/>
      <w:marLeft w:val="0"/>
      <w:marRight w:val="0"/>
      <w:marTop w:val="0"/>
      <w:marBottom w:val="0"/>
      <w:divBdr>
        <w:top w:val="none" w:sz="0" w:space="0" w:color="auto"/>
        <w:left w:val="none" w:sz="0" w:space="0" w:color="auto"/>
        <w:bottom w:val="none" w:sz="0" w:space="0" w:color="auto"/>
        <w:right w:val="none" w:sz="0" w:space="0" w:color="auto"/>
      </w:divBdr>
    </w:div>
    <w:div w:id="834809501">
      <w:bodyDiv w:val="1"/>
      <w:marLeft w:val="0"/>
      <w:marRight w:val="0"/>
      <w:marTop w:val="0"/>
      <w:marBottom w:val="0"/>
      <w:divBdr>
        <w:top w:val="none" w:sz="0" w:space="0" w:color="auto"/>
        <w:left w:val="none" w:sz="0" w:space="0" w:color="auto"/>
        <w:bottom w:val="none" w:sz="0" w:space="0" w:color="auto"/>
        <w:right w:val="none" w:sz="0" w:space="0" w:color="auto"/>
      </w:divBdr>
    </w:div>
    <w:div w:id="835998321">
      <w:bodyDiv w:val="1"/>
      <w:marLeft w:val="0"/>
      <w:marRight w:val="0"/>
      <w:marTop w:val="0"/>
      <w:marBottom w:val="0"/>
      <w:divBdr>
        <w:top w:val="none" w:sz="0" w:space="0" w:color="auto"/>
        <w:left w:val="none" w:sz="0" w:space="0" w:color="auto"/>
        <w:bottom w:val="none" w:sz="0" w:space="0" w:color="auto"/>
        <w:right w:val="none" w:sz="0" w:space="0" w:color="auto"/>
      </w:divBdr>
    </w:div>
    <w:div w:id="846675089">
      <w:bodyDiv w:val="1"/>
      <w:marLeft w:val="0"/>
      <w:marRight w:val="0"/>
      <w:marTop w:val="0"/>
      <w:marBottom w:val="0"/>
      <w:divBdr>
        <w:top w:val="none" w:sz="0" w:space="0" w:color="auto"/>
        <w:left w:val="none" w:sz="0" w:space="0" w:color="auto"/>
        <w:bottom w:val="none" w:sz="0" w:space="0" w:color="auto"/>
        <w:right w:val="none" w:sz="0" w:space="0" w:color="auto"/>
      </w:divBdr>
    </w:div>
    <w:div w:id="849682771">
      <w:bodyDiv w:val="1"/>
      <w:marLeft w:val="0"/>
      <w:marRight w:val="0"/>
      <w:marTop w:val="0"/>
      <w:marBottom w:val="0"/>
      <w:divBdr>
        <w:top w:val="none" w:sz="0" w:space="0" w:color="auto"/>
        <w:left w:val="none" w:sz="0" w:space="0" w:color="auto"/>
        <w:bottom w:val="none" w:sz="0" w:space="0" w:color="auto"/>
        <w:right w:val="none" w:sz="0" w:space="0" w:color="auto"/>
      </w:divBdr>
    </w:div>
    <w:div w:id="855461977">
      <w:bodyDiv w:val="1"/>
      <w:marLeft w:val="0"/>
      <w:marRight w:val="0"/>
      <w:marTop w:val="0"/>
      <w:marBottom w:val="0"/>
      <w:divBdr>
        <w:top w:val="none" w:sz="0" w:space="0" w:color="auto"/>
        <w:left w:val="none" w:sz="0" w:space="0" w:color="auto"/>
        <w:bottom w:val="none" w:sz="0" w:space="0" w:color="auto"/>
        <w:right w:val="none" w:sz="0" w:space="0" w:color="auto"/>
      </w:divBdr>
    </w:div>
    <w:div w:id="868227924">
      <w:bodyDiv w:val="1"/>
      <w:marLeft w:val="0"/>
      <w:marRight w:val="0"/>
      <w:marTop w:val="0"/>
      <w:marBottom w:val="0"/>
      <w:divBdr>
        <w:top w:val="none" w:sz="0" w:space="0" w:color="auto"/>
        <w:left w:val="none" w:sz="0" w:space="0" w:color="auto"/>
        <w:bottom w:val="none" w:sz="0" w:space="0" w:color="auto"/>
        <w:right w:val="none" w:sz="0" w:space="0" w:color="auto"/>
      </w:divBdr>
    </w:div>
    <w:div w:id="893008130">
      <w:bodyDiv w:val="1"/>
      <w:marLeft w:val="0"/>
      <w:marRight w:val="0"/>
      <w:marTop w:val="0"/>
      <w:marBottom w:val="0"/>
      <w:divBdr>
        <w:top w:val="none" w:sz="0" w:space="0" w:color="auto"/>
        <w:left w:val="none" w:sz="0" w:space="0" w:color="auto"/>
        <w:bottom w:val="none" w:sz="0" w:space="0" w:color="auto"/>
        <w:right w:val="none" w:sz="0" w:space="0" w:color="auto"/>
      </w:divBdr>
    </w:div>
    <w:div w:id="932473380">
      <w:bodyDiv w:val="1"/>
      <w:marLeft w:val="0"/>
      <w:marRight w:val="0"/>
      <w:marTop w:val="0"/>
      <w:marBottom w:val="0"/>
      <w:divBdr>
        <w:top w:val="none" w:sz="0" w:space="0" w:color="auto"/>
        <w:left w:val="none" w:sz="0" w:space="0" w:color="auto"/>
        <w:bottom w:val="none" w:sz="0" w:space="0" w:color="auto"/>
        <w:right w:val="none" w:sz="0" w:space="0" w:color="auto"/>
      </w:divBdr>
    </w:div>
    <w:div w:id="959916959">
      <w:bodyDiv w:val="1"/>
      <w:marLeft w:val="0"/>
      <w:marRight w:val="0"/>
      <w:marTop w:val="0"/>
      <w:marBottom w:val="0"/>
      <w:divBdr>
        <w:top w:val="none" w:sz="0" w:space="0" w:color="auto"/>
        <w:left w:val="none" w:sz="0" w:space="0" w:color="auto"/>
        <w:bottom w:val="none" w:sz="0" w:space="0" w:color="auto"/>
        <w:right w:val="none" w:sz="0" w:space="0" w:color="auto"/>
      </w:divBdr>
    </w:div>
    <w:div w:id="979069801">
      <w:bodyDiv w:val="1"/>
      <w:marLeft w:val="0"/>
      <w:marRight w:val="0"/>
      <w:marTop w:val="0"/>
      <w:marBottom w:val="0"/>
      <w:divBdr>
        <w:top w:val="none" w:sz="0" w:space="0" w:color="auto"/>
        <w:left w:val="none" w:sz="0" w:space="0" w:color="auto"/>
        <w:bottom w:val="none" w:sz="0" w:space="0" w:color="auto"/>
        <w:right w:val="none" w:sz="0" w:space="0" w:color="auto"/>
      </w:divBdr>
    </w:div>
    <w:div w:id="985426780">
      <w:bodyDiv w:val="1"/>
      <w:marLeft w:val="0"/>
      <w:marRight w:val="0"/>
      <w:marTop w:val="0"/>
      <w:marBottom w:val="0"/>
      <w:divBdr>
        <w:top w:val="none" w:sz="0" w:space="0" w:color="auto"/>
        <w:left w:val="none" w:sz="0" w:space="0" w:color="auto"/>
        <w:bottom w:val="none" w:sz="0" w:space="0" w:color="auto"/>
        <w:right w:val="none" w:sz="0" w:space="0" w:color="auto"/>
      </w:divBdr>
    </w:div>
    <w:div w:id="989018172">
      <w:bodyDiv w:val="1"/>
      <w:marLeft w:val="0"/>
      <w:marRight w:val="0"/>
      <w:marTop w:val="0"/>
      <w:marBottom w:val="0"/>
      <w:divBdr>
        <w:top w:val="none" w:sz="0" w:space="0" w:color="auto"/>
        <w:left w:val="none" w:sz="0" w:space="0" w:color="auto"/>
        <w:bottom w:val="none" w:sz="0" w:space="0" w:color="auto"/>
        <w:right w:val="none" w:sz="0" w:space="0" w:color="auto"/>
      </w:divBdr>
    </w:div>
    <w:div w:id="1014652262">
      <w:bodyDiv w:val="1"/>
      <w:marLeft w:val="0"/>
      <w:marRight w:val="0"/>
      <w:marTop w:val="0"/>
      <w:marBottom w:val="0"/>
      <w:divBdr>
        <w:top w:val="none" w:sz="0" w:space="0" w:color="auto"/>
        <w:left w:val="none" w:sz="0" w:space="0" w:color="auto"/>
        <w:bottom w:val="none" w:sz="0" w:space="0" w:color="auto"/>
        <w:right w:val="none" w:sz="0" w:space="0" w:color="auto"/>
      </w:divBdr>
    </w:div>
    <w:div w:id="1025212325">
      <w:bodyDiv w:val="1"/>
      <w:marLeft w:val="0"/>
      <w:marRight w:val="0"/>
      <w:marTop w:val="0"/>
      <w:marBottom w:val="0"/>
      <w:divBdr>
        <w:top w:val="none" w:sz="0" w:space="0" w:color="auto"/>
        <w:left w:val="none" w:sz="0" w:space="0" w:color="auto"/>
        <w:bottom w:val="none" w:sz="0" w:space="0" w:color="auto"/>
        <w:right w:val="none" w:sz="0" w:space="0" w:color="auto"/>
      </w:divBdr>
    </w:div>
    <w:div w:id="1031417867">
      <w:bodyDiv w:val="1"/>
      <w:marLeft w:val="0"/>
      <w:marRight w:val="0"/>
      <w:marTop w:val="0"/>
      <w:marBottom w:val="0"/>
      <w:divBdr>
        <w:top w:val="none" w:sz="0" w:space="0" w:color="auto"/>
        <w:left w:val="none" w:sz="0" w:space="0" w:color="auto"/>
        <w:bottom w:val="none" w:sz="0" w:space="0" w:color="auto"/>
        <w:right w:val="none" w:sz="0" w:space="0" w:color="auto"/>
      </w:divBdr>
    </w:div>
    <w:div w:id="1037042560">
      <w:bodyDiv w:val="1"/>
      <w:marLeft w:val="0"/>
      <w:marRight w:val="0"/>
      <w:marTop w:val="0"/>
      <w:marBottom w:val="0"/>
      <w:divBdr>
        <w:top w:val="none" w:sz="0" w:space="0" w:color="auto"/>
        <w:left w:val="none" w:sz="0" w:space="0" w:color="auto"/>
        <w:bottom w:val="none" w:sz="0" w:space="0" w:color="auto"/>
        <w:right w:val="none" w:sz="0" w:space="0" w:color="auto"/>
      </w:divBdr>
    </w:div>
    <w:div w:id="1070738800">
      <w:bodyDiv w:val="1"/>
      <w:marLeft w:val="0"/>
      <w:marRight w:val="0"/>
      <w:marTop w:val="0"/>
      <w:marBottom w:val="0"/>
      <w:divBdr>
        <w:top w:val="none" w:sz="0" w:space="0" w:color="auto"/>
        <w:left w:val="none" w:sz="0" w:space="0" w:color="auto"/>
        <w:bottom w:val="none" w:sz="0" w:space="0" w:color="auto"/>
        <w:right w:val="none" w:sz="0" w:space="0" w:color="auto"/>
      </w:divBdr>
    </w:div>
    <w:div w:id="1072854458">
      <w:bodyDiv w:val="1"/>
      <w:marLeft w:val="0"/>
      <w:marRight w:val="0"/>
      <w:marTop w:val="0"/>
      <w:marBottom w:val="0"/>
      <w:divBdr>
        <w:top w:val="none" w:sz="0" w:space="0" w:color="auto"/>
        <w:left w:val="none" w:sz="0" w:space="0" w:color="auto"/>
        <w:bottom w:val="none" w:sz="0" w:space="0" w:color="auto"/>
        <w:right w:val="none" w:sz="0" w:space="0" w:color="auto"/>
      </w:divBdr>
    </w:div>
    <w:div w:id="1082022747">
      <w:bodyDiv w:val="1"/>
      <w:marLeft w:val="0"/>
      <w:marRight w:val="0"/>
      <w:marTop w:val="0"/>
      <w:marBottom w:val="0"/>
      <w:divBdr>
        <w:top w:val="none" w:sz="0" w:space="0" w:color="auto"/>
        <w:left w:val="none" w:sz="0" w:space="0" w:color="auto"/>
        <w:bottom w:val="none" w:sz="0" w:space="0" w:color="auto"/>
        <w:right w:val="none" w:sz="0" w:space="0" w:color="auto"/>
      </w:divBdr>
    </w:div>
    <w:div w:id="1090082407">
      <w:bodyDiv w:val="1"/>
      <w:marLeft w:val="0"/>
      <w:marRight w:val="0"/>
      <w:marTop w:val="0"/>
      <w:marBottom w:val="0"/>
      <w:divBdr>
        <w:top w:val="none" w:sz="0" w:space="0" w:color="auto"/>
        <w:left w:val="none" w:sz="0" w:space="0" w:color="auto"/>
        <w:bottom w:val="none" w:sz="0" w:space="0" w:color="auto"/>
        <w:right w:val="none" w:sz="0" w:space="0" w:color="auto"/>
      </w:divBdr>
    </w:div>
    <w:div w:id="1111818877">
      <w:bodyDiv w:val="1"/>
      <w:marLeft w:val="0"/>
      <w:marRight w:val="0"/>
      <w:marTop w:val="0"/>
      <w:marBottom w:val="0"/>
      <w:divBdr>
        <w:top w:val="none" w:sz="0" w:space="0" w:color="auto"/>
        <w:left w:val="none" w:sz="0" w:space="0" w:color="auto"/>
        <w:bottom w:val="none" w:sz="0" w:space="0" w:color="auto"/>
        <w:right w:val="none" w:sz="0" w:space="0" w:color="auto"/>
      </w:divBdr>
    </w:div>
    <w:div w:id="1112243231">
      <w:bodyDiv w:val="1"/>
      <w:marLeft w:val="0"/>
      <w:marRight w:val="0"/>
      <w:marTop w:val="0"/>
      <w:marBottom w:val="0"/>
      <w:divBdr>
        <w:top w:val="none" w:sz="0" w:space="0" w:color="auto"/>
        <w:left w:val="none" w:sz="0" w:space="0" w:color="auto"/>
        <w:bottom w:val="none" w:sz="0" w:space="0" w:color="auto"/>
        <w:right w:val="none" w:sz="0" w:space="0" w:color="auto"/>
      </w:divBdr>
      <w:divsChild>
        <w:div w:id="741175801">
          <w:marLeft w:val="0"/>
          <w:marRight w:val="0"/>
          <w:marTop w:val="0"/>
          <w:marBottom w:val="0"/>
          <w:divBdr>
            <w:top w:val="single" w:sz="2" w:space="0" w:color="E3E3E3"/>
            <w:left w:val="single" w:sz="2" w:space="0" w:color="E3E3E3"/>
            <w:bottom w:val="single" w:sz="2" w:space="0" w:color="E3E3E3"/>
            <w:right w:val="single" w:sz="2" w:space="0" w:color="E3E3E3"/>
          </w:divBdr>
          <w:divsChild>
            <w:div w:id="33503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0960348">
          <w:marLeft w:val="0"/>
          <w:marRight w:val="0"/>
          <w:marTop w:val="0"/>
          <w:marBottom w:val="0"/>
          <w:divBdr>
            <w:top w:val="single" w:sz="2" w:space="0" w:color="E3E3E3"/>
            <w:left w:val="single" w:sz="2" w:space="0" w:color="E3E3E3"/>
            <w:bottom w:val="single" w:sz="2" w:space="0" w:color="E3E3E3"/>
            <w:right w:val="single" w:sz="2" w:space="0" w:color="E3E3E3"/>
          </w:divBdr>
          <w:divsChild>
            <w:div w:id="1966891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34563243">
      <w:bodyDiv w:val="1"/>
      <w:marLeft w:val="0"/>
      <w:marRight w:val="0"/>
      <w:marTop w:val="0"/>
      <w:marBottom w:val="0"/>
      <w:divBdr>
        <w:top w:val="none" w:sz="0" w:space="0" w:color="auto"/>
        <w:left w:val="none" w:sz="0" w:space="0" w:color="auto"/>
        <w:bottom w:val="none" w:sz="0" w:space="0" w:color="auto"/>
        <w:right w:val="none" w:sz="0" w:space="0" w:color="auto"/>
      </w:divBdr>
    </w:div>
    <w:div w:id="1169057638">
      <w:bodyDiv w:val="1"/>
      <w:marLeft w:val="0"/>
      <w:marRight w:val="0"/>
      <w:marTop w:val="0"/>
      <w:marBottom w:val="0"/>
      <w:divBdr>
        <w:top w:val="none" w:sz="0" w:space="0" w:color="auto"/>
        <w:left w:val="none" w:sz="0" w:space="0" w:color="auto"/>
        <w:bottom w:val="none" w:sz="0" w:space="0" w:color="auto"/>
        <w:right w:val="none" w:sz="0" w:space="0" w:color="auto"/>
      </w:divBdr>
    </w:div>
    <w:div w:id="1208107636">
      <w:bodyDiv w:val="1"/>
      <w:marLeft w:val="0"/>
      <w:marRight w:val="0"/>
      <w:marTop w:val="0"/>
      <w:marBottom w:val="0"/>
      <w:divBdr>
        <w:top w:val="none" w:sz="0" w:space="0" w:color="auto"/>
        <w:left w:val="none" w:sz="0" w:space="0" w:color="auto"/>
        <w:bottom w:val="none" w:sz="0" w:space="0" w:color="auto"/>
        <w:right w:val="none" w:sz="0" w:space="0" w:color="auto"/>
      </w:divBdr>
    </w:div>
    <w:div w:id="1214386113">
      <w:bodyDiv w:val="1"/>
      <w:marLeft w:val="0"/>
      <w:marRight w:val="0"/>
      <w:marTop w:val="0"/>
      <w:marBottom w:val="0"/>
      <w:divBdr>
        <w:top w:val="none" w:sz="0" w:space="0" w:color="auto"/>
        <w:left w:val="none" w:sz="0" w:space="0" w:color="auto"/>
        <w:bottom w:val="none" w:sz="0" w:space="0" w:color="auto"/>
        <w:right w:val="none" w:sz="0" w:space="0" w:color="auto"/>
      </w:divBdr>
    </w:div>
    <w:div w:id="1216820788">
      <w:bodyDiv w:val="1"/>
      <w:marLeft w:val="0"/>
      <w:marRight w:val="0"/>
      <w:marTop w:val="0"/>
      <w:marBottom w:val="0"/>
      <w:divBdr>
        <w:top w:val="none" w:sz="0" w:space="0" w:color="auto"/>
        <w:left w:val="none" w:sz="0" w:space="0" w:color="auto"/>
        <w:bottom w:val="none" w:sz="0" w:space="0" w:color="auto"/>
        <w:right w:val="none" w:sz="0" w:space="0" w:color="auto"/>
      </w:divBdr>
    </w:div>
    <w:div w:id="1228691733">
      <w:bodyDiv w:val="1"/>
      <w:marLeft w:val="0"/>
      <w:marRight w:val="0"/>
      <w:marTop w:val="0"/>
      <w:marBottom w:val="0"/>
      <w:divBdr>
        <w:top w:val="none" w:sz="0" w:space="0" w:color="auto"/>
        <w:left w:val="none" w:sz="0" w:space="0" w:color="auto"/>
        <w:bottom w:val="none" w:sz="0" w:space="0" w:color="auto"/>
        <w:right w:val="none" w:sz="0" w:space="0" w:color="auto"/>
      </w:divBdr>
    </w:div>
    <w:div w:id="1233585569">
      <w:bodyDiv w:val="1"/>
      <w:marLeft w:val="0"/>
      <w:marRight w:val="0"/>
      <w:marTop w:val="0"/>
      <w:marBottom w:val="0"/>
      <w:divBdr>
        <w:top w:val="none" w:sz="0" w:space="0" w:color="auto"/>
        <w:left w:val="none" w:sz="0" w:space="0" w:color="auto"/>
        <w:bottom w:val="none" w:sz="0" w:space="0" w:color="auto"/>
        <w:right w:val="none" w:sz="0" w:space="0" w:color="auto"/>
      </w:divBdr>
    </w:div>
    <w:div w:id="1234897250">
      <w:bodyDiv w:val="1"/>
      <w:marLeft w:val="0"/>
      <w:marRight w:val="0"/>
      <w:marTop w:val="0"/>
      <w:marBottom w:val="0"/>
      <w:divBdr>
        <w:top w:val="none" w:sz="0" w:space="0" w:color="auto"/>
        <w:left w:val="none" w:sz="0" w:space="0" w:color="auto"/>
        <w:bottom w:val="none" w:sz="0" w:space="0" w:color="auto"/>
        <w:right w:val="none" w:sz="0" w:space="0" w:color="auto"/>
      </w:divBdr>
    </w:div>
    <w:div w:id="1240945842">
      <w:bodyDiv w:val="1"/>
      <w:marLeft w:val="0"/>
      <w:marRight w:val="0"/>
      <w:marTop w:val="0"/>
      <w:marBottom w:val="0"/>
      <w:divBdr>
        <w:top w:val="none" w:sz="0" w:space="0" w:color="auto"/>
        <w:left w:val="none" w:sz="0" w:space="0" w:color="auto"/>
        <w:bottom w:val="none" w:sz="0" w:space="0" w:color="auto"/>
        <w:right w:val="none" w:sz="0" w:space="0" w:color="auto"/>
      </w:divBdr>
    </w:div>
    <w:div w:id="1242642258">
      <w:bodyDiv w:val="1"/>
      <w:marLeft w:val="0"/>
      <w:marRight w:val="0"/>
      <w:marTop w:val="0"/>
      <w:marBottom w:val="0"/>
      <w:divBdr>
        <w:top w:val="none" w:sz="0" w:space="0" w:color="auto"/>
        <w:left w:val="none" w:sz="0" w:space="0" w:color="auto"/>
        <w:bottom w:val="none" w:sz="0" w:space="0" w:color="auto"/>
        <w:right w:val="none" w:sz="0" w:space="0" w:color="auto"/>
      </w:divBdr>
    </w:div>
    <w:div w:id="1291590349">
      <w:bodyDiv w:val="1"/>
      <w:marLeft w:val="0"/>
      <w:marRight w:val="0"/>
      <w:marTop w:val="0"/>
      <w:marBottom w:val="0"/>
      <w:divBdr>
        <w:top w:val="none" w:sz="0" w:space="0" w:color="auto"/>
        <w:left w:val="none" w:sz="0" w:space="0" w:color="auto"/>
        <w:bottom w:val="none" w:sz="0" w:space="0" w:color="auto"/>
        <w:right w:val="none" w:sz="0" w:space="0" w:color="auto"/>
      </w:divBdr>
    </w:div>
    <w:div w:id="1315794064">
      <w:bodyDiv w:val="1"/>
      <w:marLeft w:val="0"/>
      <w:marRight w:val="0"/>
      <w:marTop w:val="0"/>
      <w:marBottom w:val="0"/>
      <w:divBdr>
        <w:top w:val="none" w:sz="0" w:space="0" w:color="auto"/>
        <w:left w:val="none" w:sz="0" w:space="0" w:color="auto"/>
        <w:bottom w:val="none" w:sz="0" w:space="0" w:color="auto"/>
        <w:right w:val="none" w:sz="0" w:space="0" w:color="auto"/>
      </w:divBdr>
    </w:div>
    <w:div w:id="1329406268">
      <w:bodyDiv w:val="1"/>
      <w:marLeft w:val="0"/>
      <w:marRight w:val="0"/>
      <w:marTop w:val="0"/>
      <w:marBottom w:val="0"/>
      <w:divBdr>
        <w:top w:val="none" w:sz="0" w:space="0" w:color="auto"/>
        <w:left w:val="none" w:sz="0" w:space="0" w:color="auto"/>
        <w:bottom w:val="none" w:sz="0" w:space="0" w:color="auto"/>
        <w:right w:val="none" w:sz="0" w:space="0" w:color="auto"/>
      </w:divBdr>
    </w:div>
    <w:div w:id="1331788995">
      <w:bodyDiv w:val="1"/>
      <w:marLeft w:val="0"/>
      <w:marRight w:val="0"/>
      <w:marTop w:val="0"/>
      <w:marBottom w:val="0"/>
      <w:divBdr>
        <w:top w:val="none" w:sz="0" w:space="0" w:color="auto"/>
        <w:left w:val="none" w:sz="0" w:space="0" w:color="auto"/>
        <w:bottom w:val="none" w:sz="0" w:space="0" w:color="auto"/>
        <w:right w:val="none" w:sz="0" w:space="0" w:color="auto"/>
      </w:divBdr>
      <w:divsChild>
        <w:div w:id="248584668">
          <w:marLeft w:val="0"/>
          <w:marRight w:val="0"/>
          <w:marTop w:val="0"/>
          <w:marBottom w:val="0"/>
          <w:divBdr>
            <w:top w:val="none" w:sz="0" w:space="0" w:color="auto"/>
            <w:left w:val="none" w:sz="0" w:space="0" w:color="auto"/>
            <w:bottom w:val="none" w:sz="0" w:space="0" w:color="auto"/>
            <w:right w:val="none" w:sz="0" w:space="0" w:color="auto"/>
          </w:divBdr>
        </w:div>
      </w:divsChild>
    </w:div>
    <w:div w:id="1368141878">
      <w:bodyDiv w:val="1"/>
      <w:marLeft w:val="0"/>
      <w:marRight w:val="0"/>
      <w:marTop w:val="0"/>
      <w:marBottom w:val="0"/>
      <w:divBdr>
        <w:top w:val="none" w:sz="0" w:space="0" w:color="auto"/>
        <w:left w:val="none" w:sz="0" w:space="0" w:color="auto"/>
        <w:bottom w:val="none" w:sz="0" w:space="0" w:color="auto"/>
        <w:right w:val="none" w:sz="0" w:space="0" w:color="auto"/>
      </w:divBdr>
    </w:div>
    <w:div w:id="1399402872">
      <w:bodyDiv w:val="1"/>
      <w:marLeft w:val="0"/>
      <w:marRight w:val="0"/>
      <w:marTop w:val="0"/>
      <w:marBottom w:val="0"/>
      <w:divBdr>
        <w:top w:val="none" w:sz="0" w:space="0" w:color="auto"/>
        <w:left w:val="none" w:sz="0" w:space="0" w:color="auto"/>
        <w:bottom w:val="none" w:sz="0" w:space="0" w:color="auto"/>
        <w:right w:val="none" w:sz="0" w:space="0" w:color="auto"/>
      </w:divBdr>
    </w:div>
    <w:div w:id="1399671066">
      <w:bodyDiv w:val="1"/>
      <w:marLeft w:val="0"/>
      <w:marRight w:val="0"/>
      <w:marTop w:val="0"/>
      <w:marBottom w:val="0"/>
      <w:divBdr>
        <w:top w:val="none" w:sz="0" w:space="0" w:color="auto"/>
        <w:left w:val="none" w:sz="0" w:space="0" w:color="auto"/>
        <w:bottom w:val="none" w:sz="0" w:space="0" w:color="auto"/>
        <w:right w:val="none" w:sz="0" w:space="0" w:color="auto"/>
      </w:divBdr>
    </w:div>
    <w:div w:id="1427966561">
      <w:bodyDiv w:val="1"/>
      <w:marLeft w:val="0"/>
      <w:marRight w:val="0"/>
      <w:marTop w:val="0"/>
      <w:marBottom w:val="0"/>
      <w:divBdr>
        <w:top w:val="none" w:sz="0" w:space="0" w:color="auto"/>
        <w:left w:val="none" w:sz="0" w:space="0" w:color="auto"/>
        <w:bottom w:val="none" w:sz="0" w:space="0" w:color="auto"/>
        <w:right w:val="none" w:sz="0" w:space="0" w:color="auto"/>
      </w:divBdr>
    </w:div>
    <w:div w:id="1430543975">
      <w:bodyDiv w:val="1"/>
      <w:marLeft w:val="0"/>
      <w:marRight w:val="0"/>
      <w:marTop w:val="0"/>
      <w:marBottom w:val="0"/>
      <w:divBdr>
        <w:top w:val="none" w:sz="0" w:space="0" w:color="auto"/>
        <w:left w:val="none" w:sz="0" w:space="0" w:color="auto"/>
        <w:bottom w:val="none" w:sz="0" w:space="0" w:color="auto"/>
        <w:right w:val="none" w:sz="0" w:space="0" w:color="auto"/>
      </w:divBdr>
    </w:div>
    <w:div w:id="1439839251">
      <w:bodyDiv w:val="1"/>
      <w:marLeft w:val="0"/>
      <w:marRight w:val="0"/>
      <w:marTop w:val="0"/>
      <w:marBottom w:val="0"/>
      <w:divBdr>
        <w:top w:val="none" w:sz="0" w:space="0" w:color="auto"/>
        <w:left w:val="none" w:sz="0" w:space="0" w:color="auto"/>
        <w:bottom w:val="none" w:sz="0" w:space="0" w:color="auto"/>
        <w:right w:val="none" w:sz="0" w:space="0" w:color="auto"/>
      </w:divBdr>
    </w:div>
    <w:div w:id="1441416452">
      <w:bodyDiv w:val="1"/>
      <w:marLeft w:val="0"/>
      <w:marRight w:val="0"/>
      <w:marTop w:val="0"/>
      <w:marBottom w:val="0"/>
      <w:divBdr>
        <w:top w:val="none" w:sz="0" w:space="0" w:color="auto"/>
        <w:left w:val="none" w:sz="0" w:space="0" w:color="auto"/>
        <w:bottom w:val="none" w:sz="0" w:space="0" w:color="auto"/>
        <w:right w:val="none" w:sz="0" w:space="0" w:color="auto"/>
      </w:divBdr>
    </w:div>
    <w:div w:id="1446195295">
      <w:bodyDiv w:val="1"/>
      <w:marLeft w:val="0"/>
      <w:marRight w:val="0"/>
      <w:marTop w:val="0"/>
      <w:marBottom w:val="0"/>
      <w:divBdr>
        <w:top w:val="none" w:sz="0" w:space="0" w:color="auto"/>
        <w:left w:val="none" w:sz="0" w:space="0" w:color="auto"/>
        <w:bottom w:val="none" w:sz="0" w:space="0" w:color="auto"/>
        <w:right w:val="none" w:sz="0" w:space="0" w:color="auto"/>
      </w:divBdr>
    </w:div>
    <w:div w:id="1449396357">
      <w:bodyDiv w:val="1"/>
      <w:marLeft w:val="0"/>
      <w:marRight w:val="0"/>
      <w:marTop w:val="0"/>
      <w:marBottom w:val="0"/>
      <w:divBdr>
        <w:top w:val="none" w:sz="0" w:space="0" w:color="auto"/>
        <w:left w:val="none" w:sz="0" w:space="0" w:color="auto"/>
        <w:bottom w:val="none" w:sz="0" w:space="0" w:color="auto"/>
        <w:right w:val="none" w:sz="0" w:space="0" w:color="auto"/>
      </w:divBdr>
    </w:div>
    <w:div w:id="1476409013">
      <w:bodyDiv w:val="1"/>
      <w:marLeft w:val="0"/>
      <w:marRight w:val="0"/>
      <w:marTop w:val="0"/>
      <w:marBottom w:val="0"/>
      <w:divBdr>
        <w:top w:val="none" w:sz="0" w:space="0" w:color="auto"/>
        <w:left w:val="none" w:sz="0" w:space="0" w:color="auto"/>
        <w:bottom w:val="none" w:sz="0" w:space="0" w:color="auto"/>
        <w:right w:val="none" w:sz="0" w:space="0" w:color="auto"/>
      </w:divBdr>
    </w:div>
    <w:div w:id="1508322286">
      <w:bodyDiv w:val="1"/>
      <w:marLeft w:val="0"/>
      <w:marRight w:val="0"/>
      <w:marTop w:val="0"/>
      <w:marBottom w:val="0"/>
      <w:divBdr>
        <w:top w:val="none" w:sz="0" w:space="0" w:color="auto"/>
        <w:left w:val="none" w:sz="0" w:space="0" w:color="auto"/>
        <w:bottom w:val="none" w:sz="0" w:space="0" w:color="auto"/>
        <w:right w:val="none" w:sz="0" w:space="0" w:color="auto"/>
      </w:divBdr>
    </w:div>
    <w:div w:id="1512377370">
      <w:bodyDiv w:val="1"/>
      <w:marLeft w:val="0"/>
      <w:marRight w:val="0"/>
      <w:marTop w:val="0"/>
      <w:marBottom w:val="0"/>
      <w:divBdr>
        <w:top w:val="none" w:sz="0" w:space="0" w:color="auto"/>
        <w:left w:val="none" w:sz="0" w:space="0" w:color="auto"/>
        <w:bottom w:val="none" w:sz="0" w:space="0" w:color="auto"/>
        <w:right w:val="none" w:sz="0" w:space="0" w:color="auto"/>
      </w:divBdr>
    </w:div>
    <w:div w:id="1523592451">
      <w:bodyDiv w:val="1"/>
      <w:marLeft w:val="0"/>
      <w:marRight w:val="0"/>
      <w:marTop w:val="0"/>
      <w:marBottom w:val="0"/>
      <w:divBdr>
        <w:top w:val="none" w:sz="0" w:space="0" w:color="auto"/>
        <w:left w:val="none" w:sz="0" w:space="0" w:color="auto"/>
        <w:bottom w:val="none" w:sz="0" w:space="0" w:color="auto"/>
        <w:right w:val="none" w:sz="0" w:space="0" w:color="auto"/>
      </w:divBdr>
    </w:div>
    <w:div w:id="1525440473">
      <w:bodyDiv w:val="1"/>
      <w:marLeft w:val="0"/>
      <w:marRight w:val="0"/>
      <w:marTop w:val="0"/>
      <w:marBottom w:val="0"/>
      <w:divBdr>
        <w:top w:val="none" w:sz="0" w:space="0" w:color="auto"/>
        <w:left w:val="none" w:sz="0" w:space="0" w:color="auto"/>
        <w:bottom w:val="none" w:sz="0" w:space="0" w:color="auto"/>
        <w:right w:val="none" w:sz="0" w:space="0" w:color="auto"/>
      </w:divBdr>
    </w:div>
    <w:div w:id="1525627214">
      <w:bodyDiv w:val="1"/>
      <w:marLeft w:val="0"/>
      <w:marRight w:val="0"/>
      <w:marTop w:val="0"/>
      <w:marBottom w:val="0"/>
      <w:divBdr>
        <w:top w:val="none" w:sz="0" w:space="0" w:color="auto"/>
        <w:left w:val="none" w:sz="0" w:space="0" w:color="auto"/>
        <w:bottom w:val="none" w:sz="0" w:space="0" w:color="auto"/>
        <w:right w:val="none" w:sz="0" w:space="0" w:color="auto"/>
      </w:divBdr>
    </w:div>
    <w:div w:id="1526089322">
      <w:bodyDiv w:val="1"/>
      <w:marLeft w:val="0"/>
      <w:marRight w:val="0"/>
      <w:marTop w:val="0"/>
      <w:marBottom w:val="0"/>
      <w:divBdr>
        <w:top w:val="none" w:sz="0" w:space="0" w:color="auto"/>
        <w:left w:val="none" w:sz="0" w:space="0" w:color="auto"/>
        <w:bottom w:val="none" w:sz="0" w:space="0" w:color="auto"/>
        <w:right w:val="none" w:sz="0" w:space="0" w:color="auto"/>
      </w:divBdr>
    </w:div>
    <w:div w:id="1527020881">
      <w:bodyDiv w:val="1"/>
      <w:marLeft w:val="0"/>
      <w:marRight w:val="0"/>
      <w:marTop w:val="0"/>
      <w:marBottom w:val="0"/>
      <w:divBdr>
        <w:top w:val="none" w:sz="0" w:space="0" w:color="auto"/>
        <w:left w:val="none" w:sz="0" w:space="0" w:color="auto"/>
        <w:bottom w:val="none" w:sz="0" w:space="0" w:color="auto"/>
        <w:right w:val="none" w:sz="0" w:space="0" w:color="auto"/>
      </w:divBdr>
    </w:div>
    <w:div w:id="1537038143">
      <w:bodyDiv w:val="1"/>
      <w:marLeft w:val="0"/>
      <w:marRight w:val="0"/>
      <w:marTop w:val="0"/>
      <w:marBottom w:val="0"/>
      <w:divBdr>
        <w:top w:val="none" w:sz="0" w:space="0" w:color="auto"/>
        <w:left w:val="none" w:sz="0" w:space="0" w:color="auto"/>
        <w:bottom w:val="none" w:sz="0" w:space="0" w:color="auto"/>
        <w:right w:val="none" w:sz="0" w:space="0" w:color="auto"/>
      </w:divBdr>
    </w:div>
    <w:div w:id="1551266161">
      <w:bodyDiv w:val="1"/>
      <w:marLeft w:val="0"/>
      <w:marRight w:val="0"/>
      <w:marTop w:val="0"/>
      <w:marBottom w:val="0"/>
      <w:divBdr>
        <w:top w:val="none" w:sz="0" w:space="0" w:color="auto"/>
        <w:left w:val="none" w:sz="0" w:space="0" w:color="auto"/>
        <w:bottom w:val="none" w:sz="0" w:space="0" w:color="auto"/>
        <w:right w:val="none" w:sz="0" w:space="0" w:color="auto"/>
      </w:divBdr>
    </w:div>
    <w:div w:id="1573544705">
      <w:bodyDiv w:val="1"/>
      <w:marLeft w:val="0"/>
      <w:marRight w:val="0"/>
      <w:marTop w:val="0"/>
      <w:marBottom w:val="0"/>
      <w:divBdr>
        <w:top w:val="none" w:sz="0" w:space="0" w:color="auto"/>
        <w:left w:val="none" w:sz="0" w:space="0" w:color="auto"/>
        <w:bottom w:val="none" w:sz="0" w:space="0" w:color="auto"/>
        <w:right w:val="none" w:sz="0" w:space="0" w:color="auto"/>
      </w:divBdr>
    </w:div>
    <w:div w:id="1575160605">
      <w:bodyDiv w:val="1"/>
      <w:marLeft w:val="0"/>
      <w:marRight w:val="0"/>
      <w:marTop w:val="0"/>
      <w:marBottom w:val="0"/>
      <w:divBdr>
        <w:top w:val="none" w:sz="0" w:space="0" w:color="auto"/>
        <w:left w:val="none" w:sz="0" w:space="0" w:color="auto"/>
        <w:bottom w:val="none" w:sz="0" w:space="0" w:color="auto"/>
        <w:right w:val="none" w:sz="0" w:space="0" w:color="auto"/>
      </w:divBdr>
    </w:div>
    <w:div w:id="1585144520">
      <w:bodyDiv w:val="1"/>
      <w:marLeft w:val="0"/>
      <w:marRight w:val="0"/>
      <w:marTop w:val="0"/>
      <w:marBottom w:val="0"/>
      <w:divBdr>
        <w:top w:val="none" w:sz="0" w:space="0" w:color="auto"/>
        <w:left w:val="none" w:sz="0" w:space="0" w:color="auto"/>
        <w:bottom w:val="none" w:sz="0" w:space="0" w:color="auto"/>
        <w:right w:val="none" w:sz="0" w:space="0" w:color="auto"/>
      </w:divBdr>
    </w:div>
    <w:div w:id="1593780010">
      <w:bodyDiv w:val="1"/>
      <w:marLeft w:val="0"/>
      <w:marRight w:val="0"/>
      <w:marTop w:val="0"/>
      <w:marBottom w:val="0"/>
      <w:divBdr>
        <w:top w:val="none" w:sz="0" w:space="0" w:color="auto"/>
        <w:left w:val="none" w:sz="0" w:space="0" w:color="auto"/>
        <w:bottom w:val="none" w:sz="0" w:space="0" w:color="auto"/>
        <w:right w:val="none" w:sz="0" w:space="0" w:color="auto"/>
      </w:divBdr>
    </w:div>
    <w:div w:id="1596209386">
      <w:bodyDiv w:val="1"/>
      <w:marLeft w:val="0"/>
      <w:marRight w:val="0"/>
      <w:marTop w:val="0"/>
      <w:marBottom w:val="0"/>
      <w:divBdr>
        <w:top w:val="none" w:sz="0" w:space="0" w:color="auto"/>
        <w:left w:val="none" w:sz="0" w:space="0" w:color="auto"/>
        <w:bottom w:val="none" w:sz="0" w:space="0" w:color="auto"/>
        <w:right w:val="none" w:sz="0" w:space="0" w:color="auto"/>
      </w:divBdr>
    </w:div>
    <w:div w:id="1658537152">
      <w:bodyDiv w:val="1"/>
      <w:marLeft w:val="0"/>
      <w:marRight w:val="0"/>
      <w:marTop w:val="0"/>
      <w:marBottom w:val="0"/>
      <w:divBdr>
        <w:top w:val="none" w:sz="0" w:space="0" w:color="auto"/>
        <w:left w:val="none" w:sz="0" w:space="0" w:color="auto"/>
        <w:bottom w:val="none" w:sz="0" w:space="0" w:color="auto"/>
        <w:right w:val="none" w:sz="0" w:space="0" w:color="auto"/>
      </w:divBdr>
    </w:div>
    <w:div w:id="1691835099">
      <w:bodyDiv w:val="1"/>
      <w:marLeft w:val="0"/>
      <w:marRight w:val="0"/>
      <w:marTop w:val="0"/>
      <w:marBottom w:val="0"/>
      <w:divBdr>
        <w:top w:val="none" w:sz="0" w:space="0" w:color="auto"/>
        <w:left w:val="none" w:sz="0" w:space="0" w:color="auto"/>
        <w:bottom w:val="none" w:sz="0" w:space="0" w:color="auto"/>
        <w:right w:val="none" w:sz="0" w:space="0" w:color="auto"/>
      </w:divBdr>
    </w:div>
    <w:div w:id="1714309699">
      <w:bodyDiv w:val="1"/>
      <w:marLeft w:val="0"/>
      <w:marRight w:val="0"/>
      <w:marTop w:val="0"/>
      <w:marBottom w:val="0"/>
      <w:divBdr>
        <w:top w:val="none" w:sz="0" w:space="0" w:color="auto"/>
        <w:left w:val="none" w:sz="0" w:space="0" w:color="auto"/>
        <w:bottom w:val="none" w:sz="0" w:space="0" w:color="auto"/>
        <w:right w:val="none" w:sz="0" w:space="0" w:color="auto"/>
      </w:divBdr>
    </w:div>
    <w:div w:id="1727684222">
      <w:bodyDiv w:val="1"/>
      <w:marLeft w:val="0"/>
      <w:marRight w:val="0"/>
      <w:marTop w:val="0"/>
      <w:marBottom w:val="0"/>
      <w:divBdr>
        <w:top w:val="none" w:sz="0" w:space="0" w:color="auto"/>
        <w:left w:val="none" w:sz="0" w:space="0" w:color="auto"/>
        <w:bottom w:val="none" w:sz="0" w:space="0" w:color="auto"/>
        <w:right w:val="none" w:sz="0" w:space="0" w:color="auto"/>
      </w:divBdr>
    </w:div>
    <w:div w:id="1732196373">
      <w:bodyDiv w:val="1"/>
      <w:marLeft w:val="0"/>
      <w:marRight w:val="0"/>
      <w:marTop w:val="0"/>
      <w:marBottom w:val="0"/>
      <w:divBdr>
        <w:top w:val="none" w:sz="0" w:space="0" w:color="auto"/>
        <w:left w:val="none" w:sz="0" w:space="0" w:color="auto"/>
        <w:bottom w:val="none" w:sz="0" w:space="0" w:color="auto"/>
        <w:right w:val="none" w:sz="0" w:space="0" w:color="auto"/>
      </w:divBdr>
    </w:div>
    <w:div w:id="1732532657">
      <w:bodyDiv w:val="1"/>
      <w:marLeft w:val="0"/>
      <w:marRight w:val="0"/>
      <w:marTop w:val="0"/>
      <w:marBottom w:val="0"/>
      <w:divBdr>
        <w:top w:val="none" w:sz="0" w:space="0" w:color="auto"/>
        <w:left w:val="none" w:sz="0" w:space="0" w:color="auto"/>
        <w:bottom w:val="none" w:sz="0" w:space="0" w:color="auto"/>
        <w:right w:val="none" w:sz="0" w:space="0" w:color="auto"/>
      </w:divBdr>
    </w:div>
    <w:div w:id="1735081714">
      <w:bodyDiv w:val="1"/>
      <w:marLeft w:val="0"/>
      <w:marRight w:val="0"/>
      <w:marTop w:val="0"/>
      <w:marBottom w:val="0"/>
      <w:divBdr>
        <w:top w:val="none" w:sz="0" w:space="0" w:color="auto"/>
        <w:left w:val="none" w:sz="0" w:space="0" w:color="auto"/>
        <w:bottom w:val="none" w:sz="0" w:space="0" w:color="auto"/>
        <w:right w:val="none" w:sz="0" w:space="0" w:color="auto"/>
      </w:divBdr>
    </w:div>
    <w:div w:id="1746147234">
      <w:bodyDiv w:val="1"/>
      <w:marLeft w:val="0"/>
      <w:marRight w:val="0"/>
      <w:marTop w:val="0"/>
      <w:marBottom w:val="0"/>
      <w:divBdr>
        <w:top w:val="none" w:sz="0" w:space="0" w:color="auto"/>
        <w:left w:val="none" w:sz="0" w:space="0" w:color="auto"/>
        <w:bottom w:val="none" w:sz="0" w:space="0" w:color="auto"/>
        <w:right w:val="none" w:sz="0" w:space="0" w:color="auto"/>
      </w:divBdr>
    </w:div>
    <w:div w:id="1763408578">
      <w:bodyDiv w:val="1"/>
      <w:marLeft w:val="0"/>
      <w:marRight w:val="0"/>
      <w:marTop w:val="0"/>
      <w:marBottom w:val="0"/>
      <w:divBdr>
        <w:top w:val="none" w:sz="0" w:space="0" w:color="auto"/>
        <w:left w:val="none" w:sz="0" w:space="0" w:color="auto"/>
        <w:bottom w:val="none" w:sz="0" w:space="0" w:color="auto"/>
        <w:right w:val="none" w:sz="0" w:space="0" w:color="auto"/>
      </w:divBdr>
    </w:div>
    <w:div w:id="1805195907">
      <w:bodyDiv w:val="1"/>
      <w:marLeft w:val="0"/>
      <w:marRight w:val="0"/>
      <w:marTop w:val="0"/>
      <w:marBottom w:val="0"/>
      <w:divBdr>
        <w:top w:val="none" w:sz="0" w:space="0" w:color="auto"/>
        <w:left w:val="none" w:sz="0" w:space="0" w:color="auto"/>
        <w:bottom w:val="none" w:sz="0" w:space="0" w:color="auto"/>
        <w:right w:val="none" w:sz="0" w:space="0" w:color="auto"/>
      </w:divBdr>
    </w:div>
    <w:div w:id="1806852583">
      <w:bodyDiv w:val="1"/>
      <w:marLeft w:val="0"/>
      <w:marRight w:val="0"/>
      <w:marTop w:val="0"/>
      <w:marBottom w:val="0"/>
      <w:divBdr>
        <w:top w:val="none" w:sz="0" w:space="0" w:color="auto"/>
        <w:left w:val="none" w:sz="0" w:space="0" w:color="auto"/>
        <w:bottom w:val="none" w:sz="0" w:space="0" w:color="auto"/>
        <w:right w:val="none" w:sz="0" w:space="0" w:color="auto"/>
      </w:divBdr>
    </w:div>
    <w:div w:id="1832939534">
      <w:bodyDiv w:val="1"/>
      <w:marLeft w:val="0"/>
      <w:marRight w:val="0"/>
      <w:marTop w:val="0"/>
      <w:marBottom w:val="0"/>
      <w:divBdr>
        <w:top w:val="none" w:sz="0" w:space="0" w:color="auto"/>
        <w:left w:val="none" w:sz="0" w:space="0" w:color="auto"/>
        <w:bottom w:val="none" w:sz="0" w:space="0" w:color="auto"/>
        <w:right w:val="none" w:sz="0" w:space="0" w:color="auto"/>
      </w:divBdr>
    </w:div>
    <w:div w:id="1840465900">
      <w:bodyDiv w:val="1"/>
      <w:marLeft w:val="0"/>
      <w:marRight w:val="0"/>
      <w:marTop w:val="0"/>
      <w:marBottom w:val="0"/>
      <w:divBdr>
        <w:top w:val="none" w:sz="0" w:space="0" w:color="auto"/>
        <w:left w:val="none" w:sz="0" w:space="0" w:color="auto"/>
        <w:bottom w:val="none" w:sz="0" w:space="0" w:color="auto"/>
        <w:right w:val="none" w:sz="0" w:space="0" w:color="auto"/>
      </w:divBdr>
    </w:div>
    <w:div w:id="1848404289">
      <w:bodyDiv w:val="1"/>
      <w:marLeft w:val="0"/>
      <w:marRight w:val="0"/>
      <w:marTop w:val="0"/>
      <w:marBottom w:val="0"/>
      <w:divBdr>
        <w:top w:val="none" w:sz="0" w:space="0" w:color="auto"/>
        <w:left w:val="none" w:sz="0" w:space="0" w:color="auto"/>
        <w:bottom w:val="none" w:sz="0" w:space="0" w:color="auto"/>
        <w:right w:val="none" w:sz="0" w:space="0" w:color="auto"/>
      </w:divBdr>
    </w:div>
    <w:div w:id="1873689787">
      <w:bodyDiv w:val="1"/>
      <w:marLeft w:val="0"/>
      <w:marRight w:val="0"/>
      <w:marTop w:val="0"/>
      <w:marBottom w:val="0"/>
      <w:divBdr>
        <w:top w:val="none" w:sz="0" w:space="0" w:color="auto"/>
        <w:left w:val="none" w:sz="0" w:space="0" w:color="auto"/>
        <w:bottom w:val="none" w:sz="0" w:space="0" w:color="auto"/>
        <w:right w:val="none" w:sz="0" w:space="0" w:color="auto"/>
      </w:divBdr>
    </w:div>
    <w:div w:id="1876231650">
      <w:bodyDiv w:val="1"/>
      <w:marLeft w:val="0"/>
      <w:marRight w:val="0"/>
      <w:marTop w:val="0"/>
      <w:marBottom w:val="0"/>
      <w:divBdr>
        <w:top w:val="none" w:sz="0" w:space="0" w:color="auto"/>
        <w:left w:val="none" w:sz="0" w:space="0" w:color="auto"/>
        <w:bottom w:val="none" w:sz="0" w:space="0" w:color="auto"/>
        <w:right w:val="none" w:sz="0" w:space="0" w:color="auto"/>
      </w:divBdr>
    </w:div>
    <w:div w:id="1886329214">
      <w:bodyDiv w:val="1"/>
      <w:marLeft w:val="0"/>
      <w:marRight w:val="0"/>
      <w:marTop w:val="0"/>
      <w:marBottom w:val="0"/>
      <w:divBdr>
        <w:top w:val="none" w:sz="0" w:space="0" w:color="auto"/>
        <w:left w:val="none" w:sz="0" w:space="0" w:color="auto"/>
        <w:bottom w:val="none" w:sz="0" w:space="0" w:color="auto"/>
        <w:right w:val="none" w:sz="0" w:space="0" w:color="auto"/>
      </w:divBdr>
    </w:div>
    <w:div w:id="1893689643">
      <w:bodyDiv w:val="1"/>
      <w:marLeft w:val="0"/>
      <w:marRight w:val="0"/>
      <w:marTop w:val="0"/>
      <w:marBottom w:val="0"/>
      <w:divBdr>
        <w:top w:val="none" w:sz="0" w:space="0" w:color="auto"/>
        <w:left w:val="none" w:sz="0" w:space="0" w:color="auto"/>
        <w:bottom w:val="none" w:sz="0" w:space="0" w:color="auto"/>
        <w:right w:val="none" w:sz="0" w:space="0" w:color="auto"/>
      </w:divBdr>
    </w:div>
    <w:div w:id="1930187606">
      <w:bodyDiv w:val="1"/>
      <w:marLeft w:val="0"/>
      <w:marRight w:val="0"/>
      <w:marTop w:val="0"/>
      <w:marBottom w:val="0"/>
      <w:divBdr>
        <w:top w:val="none" w:sz="0" w:space="0" w:color="auto"/>
        <w:left w:val="none" w:sz="0" w:space="0" w:color="auto"/>
        <w:bottom w:val="none" w:sz="0" w:space="0" w:color="auto"/>
        <w:right w:val="none" w:sz="0" w:space="0" w:color="auto"/>
      </w:divBdr>
    </w:div>
    <w:div w:id="1932622693">
      <w:bodyDiv w:val="1"/>
      <w:marLeft w:val="0"/>
      <w:marRight w:val="0"/>
      <w:marTop w:val="0"/>
      <w:marBottom w:val="0"/>
      <w:divBdr>
        <w:top w:val="none" w:sz="0" w:space="0" w:color="auto"/>
        <w:left w:val="none" w:sz="0" w:space="0" w:color="auto"/>
        <w:bottom w:val="none" w:sz="0" w:space="0" w:color="auto"/>
        <w:right w:val="none" w:sz="0" w:space="0" w:color="auto"/>
      </w:divBdr>
    </w:div>
    <w:div w:id="1953514808">
      <w:bodyDiv w:val="1"/>
      <w:marLeft w:val="0"/>
      <w:marRight w:val="0"/>
      <w:marTop w:val="0"/>
      <w:marBottom w:val="0"/>
      <w:divBdr>
        <w:top w:val="none" w:sz="0" w:space="0" w:color="auto"/>
        <w:left w:val="none" w:sz="0" w:space="0" w:color="auto"/>
        <w:bottom w:val="none" w:sz="0" w:space="0" w:color="auto"/>
        <w:right w:val="none" w:sz="0" w:space="0" w:color="auto"/>
      </w:divBdr>
    </w:div>
    <w:div w:id="1970430018">
      <w:bodyDiv w:val="1"/>
      <w:marLeft w:val="0"/>
      <w:marRight w:val="0"/>
      <w:marTop w:val="0"/>
      <w:marBottom w:val="0"/>
      <w:divBdr>
        <w:top w:val="none" w:sz="0" w:space="0" w:color="auto"/>
        <w:left w:val="none" w:sz="0" w:space="0" w:color="auto"/>
        <w:bottom w:val="none" w:sz="0" w:space="0" w:color="auto"/>
        <w:right w:val="none" w:sz="0" w:space="0" w:color="auto"/>
      </w:divBdr>
    </w:div>
    <w:div w:id="1976596033">
      <w:bodyDiv w:val="1"/>
      <w:marLeft w:val="0"/>
      <w:marRight w:val="0"/>
      <w:marTop w:val="0"/>
      <w:marBottom w:val="0"/>
      <w:divBdr>
        <w:top w:val="none" w:sz="0" w:space="0" w:color="auto"/>
        <w:left w:val="none" w:sz="0" w:space="0" w:color="auto"/>
        <w:bottom w:val="none" w:sz="0" w:space="0" w:color="auto"/>
        <w:right w:val="none" w:sz="0" w:space="0" w:color="auto"/>
      </w:divBdr>
      <w:divsChild>
        <w:div w:id="64642998">
          <w:marLeft w:val="0"/>
          <w:marRight w:val="0"/>
          <w:marTop w:val="0"/>
          <w:marBottom w:val="0"/>
          <w:divBdr>
            <w:top w:val="none" w:sz="0" w:space="0" w:color="auto"/>
            <w:left w:val="none" w:sz="0" w:space="0" w:color="auto"/>
            <w:bottom w:val="none" w:sz="0" w:space="0" w:color="auto"/>
            <w:right w:val="none" w:sz="0" w:space="0" w:color="auto"/>
          </w:divBdr>
        </w:div>
      </w:divsChild>
    </w:div>
    <w:div w:id="1997029048">
      <w:bodyDiv w:val="1"/>
      <w:marLeft w:val="0"/>
      <w:marRight w:val="0"/>
      <w:marTop w:val="0"/>
      <w:marBottom w:val="0"/>
      <w:divBdr>
        <w:top w:val="none" w:sz="0" w:space="0" w:color="auto"/>
        <w:left w:val="none" w:sz="0" w:space="0" w:color="auto"/>
        <w:bottom w:val="none" w:sz="0" w:space="0" w:color="auto"/>
        <w:right w:val="none" w:sz="0" w:space="0" w:color="auto"/>
      </w:divBdr>
    </w:div>
    <w:div w:id="2001883948">
      <w:bodyDiv w:val="1"/>
      <w:marLeft w:val="0"/>
      <w:marRight w:val="0"/>
      <w:marTop w:val="0"/>
      <w:marBottom w:val="0"/>
      <w:divBdr>
        <w:top w:val="none" w:sz="0" w:space="0" w:color="auto"/>
        <w:left w:val="none" w:sz="0" w:space="0" w:color="auto"/>
        <w:bottom w:val="none" w:sz="0" w:space="0" w:color="auto"/>
        <w:right w:val="none" w:sz="0" w:space="0" w:color="auto"/>
      </w:divBdr>
    </w:div>
    <w:div w:id="2018925507">
      <w:bodyDiv w:val="1"/>
      <w:marLeft w:val="0"/>
      <w:marRight w:val="0"/>
      <w:marTop w:val="0"/>
      <w:marBottom w:val="0"/>
      <w:divBdr>
        <w:top w:val="none" w:sz="0" w:space="0" w:color="auto"/>
        <w:left w:val="none" w:sz="0" w:space="0" w:color="auto"/>
        <w:bottom w:val="none" w:sz="0" w:space="0" w:color="auto"/>
        <w:right w:val="none" w:sz="0" w:space="0" w:color="auto"/>
      </w:divBdr>
    </w:div>
    <w:div w:id="2023362747">
      <w:bodyDiv w:val="1"/>
      <w:marLeft w:val="0"/>
      <w:marRight w:val="0"/>
      <w:marTop w:val="0"/>
      <w:marBottom w:val="0"/>
      <w:divBdr>
        <w:top w:val="none" w:sz="0" w:space="0" w:color="auto"/>
        <w:left w:val="none" w:sz="0" w:space="0" w:color="auto"/>
        <w:bottom w:val="none" w:sz="0" w:space="0" w:color="auto"/>
        <w:right w:val="none" w:sz="0" w:space="0" w:color="auto"/>
      </w:divBdr>
    </w:div>
    <w:div w:id="2028477476">
      <w:bodyDiv w:val="1"/>
      <w:marLeft w:val="0"/>
      <w:marRight w:val="0"/>
      <w:marTop w:val="0"/>
      <w:marBottom w:val="0"/>
      <w:divBdr>
        <w:top w:val="none" w:sz="0" w:space="0" w:color="auto"/>
        <w:left w:val="none" w:sz="0" w:space="0" w:color="auto"/>
        <w:bottom w:val="none" w:sz="0" w:space="0" w:color="auto"/>
        <w:right w:val="none" w:sz="0" w:space="0" w:color="auto"/>
      </w:divBdr>
    </w:div>
    <w:div w:id="2030451366">
      <w:bodyDiv w:val="1"/>
      <w:marLeft w:val="0"/>
      <w:marRight w:val="0"/>
      <w:marTop w:val="0"/>
      <w:marBottom w:val="0"/>
      <w:divBdr>
        <w:top w:val="none" w:sz="0" w:space="0" w:color="auto"/>
        <w:left w:val="none" w:sz="0" w:space="0" w:color="auto"/>
        <w:bottom w:val="none" w:sz="0" w:space="0" w:color="auto"/>
        <w:right w:val="none" w:sz="0" w:space="0" w:color="auto"/>
      </w:divBdr>
    </w:div>
    <w:div w:id="2046983356">
      <w:bodyDiv w:val="1"/>
      <w:marLeft w:val="0"/>
      <w:marRight w:val="0"/>
      <w:marTop w:val="0"/>
      <w:marBottom w:val="0"/>
      <w:divBdr>
        <w:top w:val="none" w:sz="0" w:space="0" w:color="auto"/>
        <w:left w:val="none" w:sz="0" w:space="0" w:color="auto"/>
        <w:bottom w:val="none" w:sz="0" w:space="0" w:color="auto"/>
        <w:right w:val="none" w:sz="0" w:space="0" w:color="auto"/>
      </w:divBdr>
    </w:div>
    <w:div w:id="2054847190">
      <w:bodyDiv w:val="1"/>
      <w:marLeft w:val="0"/>
      <w:marRight w:val="0"/>
      <w:marTop w:val="0"/>
      <w:marBottom w:val="0"/>
      <w:divBdr>
        <w:top w:val="none" w:sz="0" w:space="0" w:color="auto"/>
        <w:left w:val="none" w:sz="0" w:space="0" w:color="auto"/>
        <w:bottom w:val="none" w:sz="0" w:space="0" w:color="auto"/>
        <w:right w:val="none" w:sz="0" w:space="0" w:color="auto"/>
      </w:divBdr>
    </w:div>
    <w:div w:id="2056156077">
      <w:bodyDiv w:val="1"/>
      <w:marLeft w:val="0"/>
      <w:marRight w:val="0"/>
      <w:marTop w:val="0"/>
      <w:marBottom w:val="0"/>
      <w:divBdr>
        <w:top w:val="none" w:sz="0" w:space="0" w:color="auto"/>
        <w:left w:val="none" w:sz="0" w:space="0" w:color="auto"/>
        <w:bottom w:val="none" w:sz="0" w:space="0" w:color="auto"/>
        <w:right w:val="none" w:sz="0" w:space="0" w:color="auto"/>
      </w:divBdr>
    </w:div>
    <w:div w:id="2064938927">
      <w:bodyDiv w:val="1"/>
      <w:marLeft w:val="0"/>
      <w:marRight w:val="0"/>
      <w:marTop w:val="0"/>
      <w:marBottom w:val="0"/>
      <w:divBdr>
        <w:top w:val="none" w:sz="0" w:space="0" w:color="auto"/>
        <w:left w:val="none" w:sz="0" w:space="0" w:color="auto"/>
        <w:bottom w:val="none" w:sz="0" w:space="0" w:color="auto"/>
        <w:right w:val="none" w:sz="0" w:space="0" w:color="auto"/>
      </w:divBdr>
    </w:div>
    <w:div w:id="2064987849">
      <w:bodyDiv w:val="1"/>
      <w:marLeft w:val="0"/>
      <w:marRight w:val="0"/>
      <w:marTop w:val="0"/>
      <w:marBottom w:val="0"/>
      <w:divBdr>
        <w:top w:val="none" w:sz="0" w:space="0" w:color="auto"/>
        <w:left w:val="none" w:sz="0" w:space="0" w:color="auto"/>
        <w:bottom w:val="none" w:sz="0" w:space="0" w:color="auto"/>
        <w:right w:val="none" w:sz="0" w:space="0" w:color="auto"/>
      </w:divBdr>
    </w:div>
    <w:div w:id="2080250702">
      <w:bodyDiv w:val="1"/>
      <w:marLeft w:val="0"/>
      <w:marRight w:val="0"/>
      <w:marTop w:val="0"/>
      <w:marBottom w:val="0"/>
      <w:divBdr>
        <w:top w:val="none" w:sz="0" w:space="0" w:color="auto"/>
        <w:left w:val="none" w:sz="0" w:space="0" w:color="auto"/>
        <w:bottom w:val="none" w:sz="0" w:space="0" w:color="auto"/>
        <w:right w:val="none" w:sz="0" w:space="0" w:color="auto"/>
      </w:divBdr>
    </w:div>
    <w:div w:id="2087994220">
      <w:bodyDiv w:val="1"/>
      <w:marLeft w:val="0"/>
      <w:marRight w:val="0"/>
      <w:marTop w:val="0"/>
      <w:marBottom w:val="0"/>
      <w:divBdr>
        <w:top w:val="none" w:sz="0" w:space="0" w:color="auto"/>
        <w:left w:val="none" w:sz="0" w:space="0" w:color="auto"/>
        <w:bottom w:val="none" w:sz="0" w:space="0" w:color="auto"/>
        <w:right w:val="none" w:sz="0" w:space="0" w:color="auto"/>
      </w:divBdr>
    </w:div>
    <w:div w:id="2117820874">
      <w:bodyDiv w:val="1"/>
      <w:marLeft w:val="0"/>
      <w:marRight w:val="0"/>
      <w:marTop w:val="0"/>
      <w:marBottom w:val="0"/>
      <w:divBdr>
        <w:top w:val="none" w:sz="0" w:space="0" w:color="auto"/>
        <w:left w:val="none" w:sz="0" w:space="0" w:color="auto"/>
        <w:bottom w:val="none" w:sz="0" w:space="0" w:color="auto"/>
        <w:right w:val="none" w:sz="0" w:space="0" w:color="auto"/>
      </w:divBdr>
    </w:div>
    <w:div w:id="212488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37.png"/></Relationship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99" Type="http://schemas.openxmlformats.org/officeDocument/2006/relationships/fontTable" Target="fontTable.xml"/><Relationship Id="rId21" Type="http://schemas.openxmlformats.org/officeDocument/2006/relationships/oleObject" Target="embeddings/oleObject7.bin"/><Relationship Id="rId63" Type="http://schemas.openxmlformats.org/officeDocument/2006/relationships/image" Target="media/image28.png"/><Relationship Id="rId159" Type="http://schemas.openxmlformats.org/officeDocument/2006/relationships/oleObject" Target="embeddings/oleObject76.bin"/><Relationship Id="rId170" Type="http://schemas.openxmlformats.org/officeDocument/2006/relationships/oleObject" Target="embeddings/oleObject82.bin"/><Relationship Id="rId226" Type="http://schemas.openxmlformats.org/officeDocument/2006/relationships/image" Target="media/image105.wmf"/><Relationship Id="rId268" Type="http://schemas.openxmlformats.org/officeDocument/2006/relationships/image" Target="media/image127.wmf"/><Relationship Id="rId32" Type="http://schemas.openxmlformats.org/officeDocument/2006/relationships/oleObject" Target="embeddings/oleObject13.bin"/><Relationship Id="rId74" Type="http://schemas.openxmlformats.org/officeDocument/2006/relationships/image" Target="media/image33.wmf"/><Relationship Id="rId128" Type="http://schemas.openxmlformats.org/officeDocument/2006/relationships/oleObject" Target="embeddings/oleObject60.bin"/><Relationship Id="rId5" Type="http://schemas.openxmlformats.org/officeDocument/2006/relationships/webSettings" Target="webSettings.xml"/><Relationship Id="rId181" Type="http://schemas.openxmlformats.org/officeDocument/2006/relationships/oleObject" Target="embeddings/oleObject88.bin"/><Relationship Id="rId237" Type="http://schemas.openxmlformats.org/officeDocument/2006/relationships/oleObject" Target="embeddings/oleObject115.bin"/><Relationship Id="rId279" Type="http://schemas.openxmlformats.org/officeDocument/2006/relationships/oleObject" Target="embeddings/oleObject137.bin"/><Relationship Id="rId43" Type="http://schemas.openxmlformats.org/officeDocument/2006/relationships/image" Target="media/image18.wmf"/><Relationship Id="rId139" Type="http://schemas.openxmlformats.org/officeDocument/2006/relationships/oleObject" Target="embeddings/oleObject66.bin"/><Relationship Id="rId290" Type="http://schemas.openxmlformats.org/officeDocument/2006/relationships/oleObject" Target="embeddings/oleObject143.bin"/><Relationship Id="rId85" Type="http://schemas.openxmlformats.org/officeDocument/2006/relationships/image" Target="media/image38.wmf"/><Relationship Id="rId150" Type="http://schemas.openxmlformats.org/officeDocument/2006/relationships/image" Target="media/image68.wmf"/><Relationship Id="rId192" Type="http://schemas.openxmlformats.org/officeDocument/2006/relationships/image" Target="media/image88.wmf"/><Relationship Id="rId206" Type="http://schemas.openxmlformats.org/officeDocument/2006/relationships/oleObject" Target="embeddings/oleObject100.bin"/><Relationship Id="rId248" Type="http://schemas.openxmlformats.org/officeDocument/2006/relationships/image" Target="media/image117.wmf"/><Relationship Id="rId12" Type="http://schemas.openxmlformats.org/officeDocument/2006/relationships/image" Target="media/image3.wmf"/><Relationship Id="rId108" Type="http://schemas.openxmlformats.org/officeDocument/2006/relationships/image" Target="media/image48.wmf"/><Relationship Id="rId54" Type="http://schemas.openxmlformats.org/officeDocument/2006/relationships/oleObject" Target="embeddings/oleObject24.bin"/><Relationship Id="rId96" Type="http://schemas.openxmlformats.org/officeDocument/2006/relationships/oleObject" Target="embeddings/oleObject42.bin"/><Relationship Id="rId161" Type="http://schemas.openxmlformats.org/officeDocument/2006/relationships/oleObject" Target="embeddings/oleObject77.bin"/><Relationship Id="rId217" Type="http://schemas.openxmlformats.org/officeDocument/2006/relationships/image" Target="media/image101.wmf"/><Relationship Id="rId6" Type="http://schemas.openxmlformats.org/officeDocument/2006/relationships/footnotes" Target="footnotes.xml"/><Relationship Id="rId238" Type="http://schemas.openxmlformats.org/officeDocument/2006/relationships/image" Target="media/image112.wmf"/><Relationship Id="rId259" Type="http://schemas.openxmlformats.org/officeDocument/2006/relationships/oleObject" Target="embeddings/oleObject126.bin"/><Relationship Id="rId23" Type="http://schemas.openxmlformats.org/officeDocument/2006/relationships/oleObject" Target="embeddings/oleObject8.bin"/><Relationship Id="rId119" Type="http://schemas.openxmlformats.org/officeDocument/2006/relationships/image" Target="media/image53.wmf"/><Relationship Id="rId270" Type="http://schemas.openxmlformats.org/officeDocument/2006/relationships/image" Target="media/image128.wmf"/><Relationship Id="rId291" Type="http://schemas.openxmlformats.org/officeDocument/2006/relationships/oleObject" Target="embeddings/oleObject144.bin"/><Relationship Id="rId44" Type="http://schemas.openxmlformats.org/officeDocument/2006/relationships/oleObject" Target="embeddings/oleObject19.bin"/><Relationship Id="rId65" Type="http://schemas.openxmlformats.org/officeDocument/2006/relationships/oleObject" Target="embeddings/oleObject29.bin"/><Relationship Id="rId86" Type="http://schemas.openxmlformats.org/officeDocument/2006/relationships/oleObject" Target="embeddings/oleObject37.bin"/><Relationship Id="rId130" Type="http://schemas.openxmlformats.org/officeDocument/2006/relationships/oleObject" Target="embeddings/oleObject61.bin"/><Relationship Id="rId151" Type="http://schemas.openxmlformats.org/officeDocument/2006/relationships/oleObject" Target="embeddings/oleObject72.bin"/><Relationship Id="rId172" Type="http://schemas.openxmlformats.org/officeDocument/2006/relationships/oleObject" Target="embeddings/oleObject83.bin"/><Relationship Id="rId193" Type="http://schemas.openxmlformats.org/officeDocument/2006/relationships/oleObject" Target="embeddings/oleObject94.bin"/><Relationship Id="rId207" Type="http://schemas.openxmlformats.org/officeDocument/2006/relationships/image" Target="media/image96.wmf"/><Relationship Id="rId228" Type="http://schemas.openxmlformats.org/officeDocument/2006/relationships/image" Target="media/image106.wmf"/><Relationship Id="rId249" Type="http://schemas.openxmlformats.org/officeDocument/2006/relationships/oleObject" Target="embeddings/oleObject121.bin"/><Relationship Id="rId13" Type="http://schemas.openxmlformats.org/officeDocument/2006/relationships/oleObject" Target="embeddings/oleObject3.bin"/><Relationship Id="rId109" Type="http://schemas.openxmlformats.org/officeDocument/2006/relationships/oleObject" Target="embeddings/oleObject50.bin"/><Relationship Id="rId260" Type="http://schemas.openxmlformats.org/officeDocument/2006/relationships/image" Target="media/image123.wmf"/><Relationship Id="rId281" Type="http://schemas.openxmlformats.org/officeDocument/2006/relationships/image" Target="media/image132.wmf"/><Relationship Id="rId34" Type="http://schemas.openxmlformats.org/officeDocument/2006/relationships/oleObject" Target="embeddings/oleObject14.bin"/><Relationship Id="rId55" Type="http://schemas.openxmlformats.org/officeDocument/2006/relationships/image" Target="media/image24.wmf"/><Relationship Id="rId76" Type="http://schemas.openxmlformats.org/officeDocument/2006/relationships/image" Target="media/image34.wmf"/><Relationship Id="rId97" Type="http://schemas.openxmlformats.org/officeDocument/2006/relationships/oleObject" Target="embeddings/oleObject43.bin"/><Relationship Id="rId120" Type="http://schemas.openxmlformats.org/officeDocument/2006/relationships/oleObject" Target="embeddings/oleObject56.bin"/><Relationship Id="rId141" Type="http://schemas.openxmlformats.org/officeDocument/2006/relationships/oleObject" Target="embeddings/oleObject67.bin"/><Relationship Id="rId7" Type="http://schemas.openxmlformats.org/officeDocument/2006/relationships/endnotes" Target="endnotes.xml"/><Relationship Id="rId162" Type="http://schemas.openxmlformats.org/officeDocument/2006/relationships/image" Target="media/image74.wmf"/><Relationship Id="rId183" Type="http://schemas.openxmlformats.org/officeDocument/2006/relationships/oleObject" Target="embeddings/oleObject89.bin"/><Relationship Id="rId218" Type="http://schemas.openxmlformats.org/officeDocument/2006/relationships/oleObject" Target="embeddings/oleObject106.bin"/><Relationship Id="rId239" Type="http://schemas.openxmlformats.org/officeDocument/2006/relationships/oleObject" Target="embeddings/oleObject116.bin"/><Relationship Id="rId250" Type="http://schemas.openxmlformats.org/officeDocument/2006/relationships/oleObject" Target="embeddings/oleObject122.bin"/><Relationship Id="rId271" Type="http://schemas.openxmlformats.org/officeDocument/2006/relationships/oleObject" Target="embeddings/oleObject132.bin"/><Relationship Id="rId292" Type="http://schemas.openxmlformats.org/officeDocument/2006/relationships/oleObject" Target="embeddings/oleObject145.bin"/><Relationship Id="rId24" Type="http://schemas.openxmlformats.org/officeDocument/2006/relationships/image" Target="media/image9.wmf"/><Relationship Id="rId45" Type="http://schemas.openxmlformats.org/officeDocument/2006/relationships/image" Target="media/image19.wmf"/><Relationship Id="rId66" Type="http://schemas.openxmlformats.org/officeDocument/2006/relationships/image" Target="media/image30.wmf"/><Relationship Id="rId87" Type="http://schemas.openxmlformats.org/officeDocument/2006/relationships/image" Target="media/image39.wmf"/><Relationship Id="rId110" Type="http://schemas.openxmlformats.org/officeDocument/2006/relationships/oleObject" Target="embeddings/oleObject51.bin"/><Relationship Id="rId131" Type="http://schemas.openxmlformats.org/officeDocument/2006/relationships/image" Target="media/image59.wmf"/><Relationship Id="rId152" Type="http://schemas.openxmlformats.org/officeDocument/2006/relationships/image" Target="media/image69.wmf"/><Relationship Id="rId173" Type="http://schemas.openxmlformats.org/officeDocument/2006/relationships/image" Target="media/image79.wmf"/><Relationship Id="rId194" Type="http://schemas.openxmlformats.org/officeDocument/2006/relationships/image" Target="media/image89.wmf"/><Relationship Id="rId208" Type="http://schemas.openxmlformats.org/officeDocument/2006/relationships/oleObject" Target="embeddings/oleObject101.bin"/><Relationship Id="rId229" Type="http://schemas.openxmlformats.org/officeDocument/2006/relationships/oleObject" Target="embeddings/oleObject112.bin"/><Relationship Id="rId240" Type="http://schemas.openxmlformats.org/officeDocument/2006/relationships/image" Target="media/image113.wmf"/><Relationship Id="rId261" Type="http://schemas.openxmlformats.org/officeDocument/2006/relationships/oleObject" Target="embeddings/oleObject127.bin"/><Relationship Id="rId14" Type="http://schemas.openxmlformats.org/officeDocument/2006/relationships/image" Target="media/image4.wmf"/><Relationship Id="rId35" Type="http://schemas.openxmlformats.org/officeDocument/2006/relationships/image" Target="media/image14.wmf"/><Relationship Id="rId56" Type="http://schemas.openxmlformats.org/officeDocument/2006/relationships/oleObject" Target="embeddings/oleObject25.bin"/><Relationship Id="rId77" Type="http://schemas.openxmlformats.org/officeDocument/2006/relationships/oleObject" Target="embeddings/oleObject32.bin"/><Relationship Id="rId100" Type="http://schemas.openxmlformats.org/officeDocument/2006/relationships/image" Target="media/image45.wmf"/><Relationship Id="rId282" Type="http://schemas.openxmlformats.org/officeDocument/2006/relationships/oleObject" Target="embeddings/oleObject139.bin"/><Relationship Id="rId8" Type="http://schemas.openxmlformats.org/officeDocument/2006/relationships/image" Target="media/image1.wmf"/><Relationship Id="rId98" Type="http://schemas.openxmlformats.org/officeDocument/2006/relationships/image" Target="media/image44.wmf"/><Relationship Id="rId121" Type="http://schemas.openxmlformats.org/officeDocument/2006/relationships/image" Target="media/image54.wmf"/><Relationship Id="rId142" Type="http://schemas.openxmlformats.org/officeDocument/2006/relationships/image" Target="media/image64.wmf"/><Relationship Id="rId163" Type="http://schemas.openxmlformats.org/officeDocument/2006/relationships/oleObject" Target="embeddings/oleObject78.bin"/><Relationship Id="rId184" Type="http://schemas.openxmlformats.org/officeDocument/2006/relationships/image" Target="media/image84.wmf"/><Relationship Id="rId219" Type="http://schemas.openxmlformats.org/officeDocument/2006/relationships/image" Target="media/image102.wmf"/><Relationship Id="rId230" Type="http://schemas.openxmlformats.org/officeDocument/2006/relationships/image" Target="media/image107.wmf"/><Relationship Id="rId251" Type="http://schemas.openxmlformats.org/officeDocument/2006/relationships/image" Target="media/image118.wmf"/><Relationship Id="rId25" Type="http://schemas.openxmlformats.org/officeDocument/2006/relationships/oleObject" Target="embeddings/oleObject9.bin"/><Relationship Id="rId46" Type="http://schemas.openxmlformats.org/officeDocument/2006/relationships/oleObject" Target="embeddings/oleObject20.bin"/><Relationship Id="rId67" Type="http://schemas.openxmlformats.org/officeDocument/2006/relationships/oleObject" Target="embeddings/oleObject30.bin"/><Relationship Id="rId272" Type="http://schemas.openxmlformats.org/officeDocument/2006/relationships/image" Target="media/image129.wmf"/><Relationship Id="rId293" Type="http://schemas.openxmlformats.org/officeDocument/2006/relationships/oleObject" Target="embeddings/oleObject146.bin"/><Relationship Id="rId88" Type="http://schemas.openxmlformats.org/officeDocument/2006/relationships/oleObject" Target="embeddings/oleObject38.bin"/><Relationship Id="rId111" Type="http://schemas.openxmlformats.org/officeDocument/2006/relationships/image" Target="media/image49.wmf"/><Relationship Id="rId132" Type="http://schemas.openxmlformats.org/officeDocument/2006/relationships/oleObject" Target="embeddings/oleObject62.bin"/><Relationship Id="rId153" Type="http://schemas.openxmlformats.org/officeDocument/2006/relationships/oleObject" Target="embeddings/oleObject73.bin"/><Relationship Id="rId174" Type="http://schemas.openxmlformats.org/officeDocument/2006/relationships/oleObject" Target="embeddings/oleObject84.bin"/><Relationship Id="rId195" Type="http://schemas.openxmlformats.org/officeDocument/2006/relationships/oleObject" Target="embeddings/oleObject95.bin"/><Relationship Id="rId209" Type="http://schemas.openxmlformats.org/officeDocument/2006/relationships/image" Target="media/image97.wmf"/><Relationship Id="rId220" Type="http://schemas.openxmlformats.org/officeDocument/2006/relationships/oleObject" Target="embeddings/oleObject107.bin"/><Relationship Id="rId241" Type="http://schemas.openxmlformats.org/officeDocument/2006/relationships/oleObject" Target="embeddings/oleObject117.bin"/><Relationship Id="rId15" Type="http://schemas.openxmlformats.org/officeDocument/2006/relationships/oleObject" Target="embeddings/oleObject4.bin"/><Relationship Id="rId36" Type="http://schemas.openxmlformats.org/officeDocument/2006/relationships/oleObject" Target="embeddings/oleObject15.bin"/><Relationship Id="rId57" Type="http://schemas.openxmlformats.org/officeDocument/2006/relationships/image" Target="media/image25.wmf"/><Relationship Id="rId262" Type="http://schemas.openxmlformats.org/officeDocument/2006/relationships/image" Target="media/image124.wmf"/><Relationship Id="rId283" Type="http://schemas.openxmlformats.org/officeDocument/2006/relationships/oleObject" Target="embeddings/oleObject140.bin"/><Relationship Id="rId78" Type="http://schemas.openxmlformats.org/officeDocument/2006/relationships/image" Target="media/image35.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oleObject" Target="embeddings/oleObject57.bin"/><Relationship Id="rId143" Type="http://schemas.openxmlformats.org/officeDocument/2006/relationships/oleObject" Target="embeddings/oleObject68.bin"/><Relationship Id="rId164" Type="http://schemas.openxmlformats.org/officeDocument/2006/relationships/image" Target="media/image75.wmf"/><Relationship Id="rId185" Type="http://schemas.openxmlformats.org/officeDocument/2006/relationships/oleObject" Target="embeddings/oleObject90.bin"/><Relationship Id="rId9" Type="http://schemas.openxmlformats.org/officeDocument/2006/relationships/oleObject" Target="embeddings/oleObject1.bin"/><Relationship Id="rId210" Type="http://schemas.openxmlformats.org/officeDocument/2006/relationships/oleObject" Target="embeddings/oleObject102.bin"/><Relationship Id="rId26" Type="http://schemas.openxmlformats.org/officeDocument/2006/relationships/oleObject" Target="embeddings/oleObject10.bin"/><Relationship Id="rId231" Type="http://schemas.openxmlformats.org/officeDocument/2006/relationships/oleObject" Target="embeddings/oleObject113.bin"/><Relationship Id="rId252" Type="http://schemas.openxmlformats.org/officeDocument/2006/relationships/oleObject" Target="embeddings/oleObject123.bin"/><Relationship Id="rId273" Type="http://schemas.openxmlformats.org/officeDocument/2006/relationships/oleObject" Target="embeddings/oleObject133.bin"/><Relationship Id="rId294" Type="http://schemas.openxmlformats.org/officeDocument/2006/relationships/image" Target="media/image138.wmf"/><Relationship Id="rId47" Type="http://schemas.openxmlformats.org/officeDocument/2006/relationships/image" Target="media/image20.wmf"/><Relationship Id="rId68" Type="http://schemas.openxmlformats.org/officeDocument/2006/relationships/comments" Target="comments.xml"/><Relationship Id="rId89" Type="http://schemas.openxmlformats.org/officeDocument/2006/relationships/image" Target="media/image40.wmf"/><Relationship Id="rId112" Type="http://schemas.openxmlformats.org/officeDocument/2006/relationships/oleObject" Target="embeddings/oleObject52.bin"/><Relationship Id="rId133" Type="http://schemas.openxmlformats.org/officeDocument/2006/relationships/oleObject" Target="embeddings/oleObject63.bin"/><Relationship Id="rId154" Type="http://schemas.openxmlformats.org/officeDocument/2006/relationships/image" Target="media/image70.wmf"/><Relationship Id="rId175" Type="http://schemas.openxmlformats.org/officeDocument/2006/relationships/image" Target="media/image80.wmf"/><Relationship Id="rId196" Type="http://schemas.openxmlformats.org/officeDocument/2006/relationships/image" Target="media/image90.png"/><Relationship Id="rId200" Type="http://schemas.openxmlformats.org/officeDocument/2006/relationships/oleObject" Target="embeddings/oleObject97.bin"/><Relationship Id="rId16" Type="http://schemas.openxmlformats.org/officeDocument/2006/relationships/image" Target="media/image5.wmf"/><Relationship Id="rId221" Type="http://schemas.openxmlformats.org/officeDocument/2006/relationships/oleObject" Target="embeddings/oleObject108.bin"/><Relationship Id="rId242" Type="http://schemas.openxmlformats.org/officeDocument/2006/relationships/image" Target="media/image114.wmf"/><Relationship Id="rId263" Type="http://schemas.openxmlformats.org/officeDocument/2006/relationships/oleObject" Target="embeddings/oleObject128.bin"/><Relationship Id="rId284" Type="http://schemas.openxmlformats.org/officeDocument/2006/relationships/image" Target="media/image133.png"/><Relationship Id="rId37" Type="http://schemas.openxmlformats.org/officeDocument/2006/relationships/image" Target="media/image15.wmf"/><Relationship Id="rId58" Type="http://schemas.openxmlformats.org/officeDocument/2006/relationships/oleObject" Target="embeddings/oleObject26.bin"/><Relationship Id="rId79" Type="http://schemas.openxmlformats.org/officeDocument/2006/relationships/oleObject" Target="embeddings/oleObject33.bin"/><Relationship Id="rId102" Type="http://schemas.openxmlformats.org/officeDocument/2006/relationships/image" Target="media/image46.wmf"/><Relationship Id="rId123" Type="http://schemas.openxmlformats.org/officeDocument/2006/relationships/image" Target="media/image55.wmf"/><Relationship Id="rId144" Type="http://schemas.openxmlformats.org/officeDocument/2006/relationships/image" Target="media/image65.wmf"/><Relationship Id="rId90" Type="http://schemas.openxmlformats.org/officeDocument/2006/relationships/oleObject" Target="embeddings/oleObject39.bin"/><Relationship Id="rId165" Type="http://schemas.openxmlformats.org/officeDocument/2006/relationships/oleObject" Target="embeddings/oleObject79.bin"/><Relationship Id="rId186" Type="http://schemas.openxmlformats.org/officeDocument/2006/relationships/image" Target="media/image85.wmf"/><Relationship Id="rId211" Type="http://schemas.openxmlformats.org/officeDocument/2006/relationships/image" Target="media/image98.wmf"/><Relationship Id="rId232" Type="http://schemas.openxmlformats.org/officeDocument/2006/relationships/image" Target="media/image108.png"/><Relationship Id="rId253" Type="http://schemas.openxmlformats.org/officeDocument/2006/relationships/image" Target="media/image119.png"/><Relationship Id="rId274" Type="http://schemas.openxmlformats.org/officeDocument/2006/relationships/oleObject" Target="embeddings/oleObject134.bin"/><Relationship Id="rId295" Type="http://schemas.openxmlformats.org/officeDocument/2006/relationships/oleObject" Target="embeddings/oleObject147.bin"/><Relationship Id="rId27" Type="http://schemas.openxmlformats.org/officeDocument/2006/relationships/image" Target="media/image10.wmf"/><Relationship Id="rId48" Type="http://schemas.openxmlformats.org/officeDocument/2006/relationships/oleObject" Target="embeddings/oleObject21.bin"/><Relationship Id="rId69" Type="http://schemas.microsoft.com/office/2011/relationships/commentsExtended" Target="commentsExtended.xml"/><Relationship Id="rId113" Type="http://schemas.openxmlformats.org/officeDocument/2006/relationships/image" Target="media/image50.wmf"/><Relationship Id="rId134" Type="http://schemas.openxmlformats.org/officeDocument/2006/relationships/image" Target="media/image60.wmf"/><Relationship Id="rId80" Type="http://schemas.openxmlformats.org/officeDocument/2006/relationships/image" Target="media/image36.wmf"/><Relationship Id="rId155" Type="http://schemas.openxmlformats.org/officeDocument/2006/relationships/oleObject" Target="embeddings/oleObject74.bin"/><Relationship Id="rId176" Type="http://schemas.openxmlformats.org/officeDocument/2006/relationships/oleObject" Target="embeddings/oleObject85.bin"/><Relationship Id="rId197" Type="http://schemas.openxmlformats.org/officeDocument/2006/relationships/image" Target="media/image91.wmf"/><Relationship Id="rId201" Type="http://schemas.openxmlformats.org/officeDocument/2006/relationships/image" Target="media/image93.wmf"/><Relationship Id="rId222" Type="http://schemas.openxmlformats.org/officeDocument/2006/relationships/image" Target="media/image103.wmf"/><Relationship Id="rId243" Type="http://schemas.openxmlformats.org/officeDocument/2006/relationships/oleObject" Target="embeddings/oleObject118.bin"/><Relationship Id="rId264" Type="http://schemas.openxmlformats.org/officeDocument/2006/relationships/image" Target="media/image125.wmf"/><Relationship Id="rId285" Type="http://schemas.openxmlformats.org/officeDocument/2006/relationships/image" Target="media/image134.wmf"/><Relationship Id="rId17" Type="http://schemas.openxmlformats.org/officeDocument/2006/relationships/oleObject" Target="embeddings/oleObject5.bin"/><Relationship Id="rId38" Type="http://schemas.openxmlformats.org/officeDocument/2006/relationships/oleObject" Target="embeddings/oleObject16.bin"/><Relationship Id="rId59" Type="http://schemas.openxmlformats.org/officeDocument/2006/relationships/image" Target="media/image26.wmf"/><Relationship Id="rId103" Type="http://schemas.openxmlformats.org/officeDocument/2006/relationships/oleObject" Target="embeddings/oleObject46.bin"/><Relationship Id="rId124" Type="http://schemas.openxmlformats.org/officeDocument/2006/relationships/oleObject" Target="embeddings/oleObject58.bin"/><Relationship Id="rId70" Type="http://schemas.microsoft.com/office/2016/09/relationships/commentsIds" Target="commentsIds.xml"/><Relationship Id="rId91" Type="http://schemas.openxmlformats.org/officeDocument/2006/relationships/image" Target="media/image41.wmf"/><Relationship Id="rId145" Type="http://schemas.openxmlformats.org/officeDocument/2006/relationships/oleObject" Target="embeddings/oleObject69.bin"/><Relationship Id="rId166" Type="http://schemas.openxmlformats.org/officeDocument/2006/relationships/oleObject" Target="embeddings/oleObject80.bin"/><Relationship Id="rId187" Type="http://schemas.openxmlformats.org/officeDocument/2006/relationships/oleObject" Target="embeddings/oleObject91.bin"/><Relationship Id="rId1" Type="http://schemas.openxmlformats.org/officeDocument/2006/relationships/customXml" Target="../customXml/item1.xml"/><Relationship Id="rId212" Type="http://schemas.openxmlformats.org/officeDocument/2006/relationships/oleObject" Target="embeddings/oleObject103.bin"/><Relationship Id="rId233" Type="http://schemas.openxmlformats.org/officeDocument/2006/relationships/image" Target="media/image109.png"/><Relationship Id="rId254" Type="http://schemas.openxmlformats.org/officeDocument/2006/relationships/image" Target="media/image120.wmf"/><Relationship Id="rId28" Type="http://schemas.openxmlformats.org/officeDocument/2006/relationships/oleObject" Target="embeddings/oleObject11.bin"/><Relationship Id="rId49" Type="http://schemas.openxmlformats.org/officeDocument/2006/relationships/image" Target="media/image21.wmf"/><Relationship Id="rId114" Type="http://schemas.openxmlformats.org/officeDocument/2006/relationships/oleObject" Target="embeddings/oleObject53.bin"/><Relationship Id="rId275" Type="http://schemas.openxmlformats.org/officeDocument/2006/relationships/image" Target="media/image130.wmf"/><Relationship Id="rId296" Type="http://schemas.openxmlformats.org/officeDocument/2006/relationships/oleObject" Target="embeddings/oleObject148.bin"/><Relationship Id="rId300" Type="http://schemas.microsoft.com/office/2011/relationships/people" Target="people.xml"/><Relationship Id="rId60" Type="http://schemas.openxmlformats.org/officeDocument/2006/relationships/oleObject" Target="embeddings/oleObject27.bin"/><Relationship Id="rId81" Type="http://schemas.openxmlformats.org/officeDocument/2006/relationships/oleObject" Target="embeddings/oleObject34.bin"/><Relationship Id="rId135" Type="http://schemas.openxmlformats.org/officeDocument/2006/relationships/oleObject" Target="embeddings/oleObject64.bin"/><Relationship Id="rId156" Type="http://schemas.openxmlformats.org/officeDocument/2006/relationships/image" Target="media/image71.wmf"/><Relationship Id="rId177" Type="http://schemas.openxmlformats.org/officeDocument/2006/relationships/image" Target="media/image81.wmf"/><Relationship Id="rId198" Type="http://schemas.openxmlformats.org/officeDocument/2006/relationships/oleObject" Target="embeddings/oleObject96.bin"/><Relationship Id="rId202" Type="http://schemas.openxmlformats.org/officeDocument/2006/relationships/oleObject" Target="embeddings/oleObject98.bin"/><Relationship Id="rId223" Type="http://schemas.openxmlformats.org/officeDocument/2006/relationships/oleObject" Target="embeddings/oleObject109.bin"/><Relationship Id="rId244" Type="http://schemas.openxmlformats.org/officeDocument/2006/relationships/image" Target="media/image115.wmf"/><Relationship Id="rId18" Type="http://schemas.openxmlformats.org/officeDocument/2006/relationships/image" Target="media/image6.wmf"/><Relationship Id="rId39" Type="http://schemas.openxmlformats.org/officeDocument/2006/relationships/image" Target="media/image16.wmf"/><Relationship Id="rId265" Type="http://schemas.openxmlformats.org/officeDocument/2006/relationships/oleObject" Target="embeddings/oleObject129.bin"/><Relationship Id="rId286" Type="http://schemas.openxmlformats.org/officeDocument/2006/relationships/oleObject" Target="embeddings/oleObject141.bin"/><Relationship Id="rId50" Type="http://schemas.openxmlformats.org/officeDocument/2006/relationships/oleObject" Target="embeddings/oleObject22.bin"/><Relationship Id="rId104" Type="http://schemas.openxmlformats.org/officeDocument/2006/relationships/image" Target="media/image47.wmf"/><Relationship Id="rId125" Type="http://schemas.openxmlformats.org/officeDocument/2006/relationships/image" Target="media/image56.wmf"/><Relationship Id="rId146" Type="http://schemas.openxmlformats.org/officeDocument/2006/relationships/image" Target="media/image66.wmf"/><Relationship Id="rId167" Type="http://schemas.openxmlformats.org/officeDocument/2006/relationships/image" Target="media/image76.wmf"/><Relationship Id="rId188" Type="http://schemas.openxmlformats.org/officeDocument/2006/relationships/image" Target="media/image86.wmf"/><Relationship Id="rId71" Type="http://schemas.microsoft.com/office/2018/08/relationships/commentsExtensible" Target="commentsExtensible.xml"/><Relationship Id="rId92" Type="http://schemas.openxmlformats.org/officeDocument/2006/relationships/oleObject" Target="embeddings/oleObject40.bin"/><Relationship Id="rId213" Type="http://schemas.openxmlformats.org/officeDocument/2006/relationships/image" Target="media/image99.wmf"/><Relationship Id="rId234" Type="http://schemas.openxmlformats.org/officeDocument/2006/relationships/image" Target="media/image110.wmf"/><Relationship Id="rId2" Type="http://schemas.openxmlformats.org/officeDocument/2006/relationships/numbering" Target="numbering.xml"/><Relationship Id="rId29" Type="http://schemas.openxmlformats.org/officeDocument/2006/relationships/image" Target="media/image11.wmf"/><Relationship Id="rId255" Type="http://schemas.openxmlformats.org/officeDocument/2006/relationships/oleObject" Target="embeddings/oleObject124.bin"/><Relationship Id="rId276" Type="http://schemas.openxmlformats.org/officeDocument/2006/relationships/oleObject" Target="embeddings/oleObject135.bin"/><Relationship Id="rId297" Type="http://schemas.openxmlformats.org/officeDocument/2006/relationships/oleObject" Target="embeddings/oleObject149.bin"/><Relationship Id="rId40" Type="http://schemas.openxmlformats.org/officeDocument/2006/relationships/oleObject" Target="embeddings/oleObject17.bin"/><Relationship Id="rId115" Type="http://schemas.openxmlformats.org/officeDocument/2006/relationships/image" Target="media/image51.wmf"/><Relationship Id="rId136" Type="http://schemas.openxmlformats.org/officeDocument/2006/relationships/image" Target="media/image61.wmf"/><Relationship Id="rId157" Type="http://schemas.openxmlformats.org/officeDocument/2006/relationships/oleObject" Target="embeddings/oleObject75.bin"/><Relationship Id="rId178" Type="http://schemas.openxmlformats.org/officeDocument/2006/relationships/oleObject" Target="embeddings/oleObject86.bin"/><Relationship Id="rId301" Type="http://schemas.openxmlformats.org/officeDocument/2006/relationships/theme" Target="theme/theme1.xml"/><Relationship Id="rId61" Type="http://schemas.openxmlformats.org/officeDocument/2006/relationships/image" Target="media/image27.wmf"/><Relationship Id="rId82" Type="http://schemas.openxmlformats.org/officeDocument/2006/relationships/image" Target="media/image37.wmf"/><Relationship Id="rId199" Type="http://schemas.openxmlformats.org/officeDocument/2006/relationships/image" Target="media/image92.wmf"/><Relationship Id="rId203" Type="http://schemas.openxmlformats.org/officeDocument/2006/relationships/image" Target="media/image94.wmf"/><Relationship Id="rId19" Type="http://schemas.openxmlformats.org/officeDocument/2006/relationships/oleObject" Target="embeddings/oleObject6.bin"/><Relationship Id="rId224" Type="http://schemas.openxmlformats.org/officeDocument/2006/relationships/image" Target="media/image104.wmf"/><Relationship Id="rId245" Type="http://schemas.openxmlformats.org/officeDocument/2006/relationships/oleObject" Target="embeddings/oleObject119.bin"/><Relationship Id="rId266" Type="http://schemas.openxmlformats.org/officeDocument/2006/relationships/image" Target="media/image126.wmf"/><Relationship Id="rId287" Type="http://schemas.openxmlformats.org/officeDocument/2006/relationships/image" Target="media/image135.wmf"/><Relationship Id="rId30" Type="http://schemas.openxmlformats.org/officeDocument/2006/relationships/oleObject" Target="embeddings/oleObject12.bin"/><Relationship Id="rId105" Type="http://schemas.openxmlformats.org/officeDocument/2006/relationships/oleObject" Target="embeddings/oleObject47.bin"/><Relationship Id="rId126" Type="http://schemas.openxmlformats.org/officeDocument/2006/relationships/oleObject" Target="embeddings/oleObject59.bin"/><Relationship Id="rId147" Type="http://schemas.openxmlformats.org/officeDocument/2006/relationships/oleObject" Target="embeddings/oleObject70.bin"/><Relationship Id="rId168" Type="http://schemas.openxmlformats.org/officeDocument/2006/relationships/oleObject" Target="embeddings/oleObject81.bin"/><Relationship Id="rId51" Type="http://schemas.openxmlformats.org/officeDocument/2006/relationships/image" Target="media/image22.wmf"/><Relationship Id="rId72" Type="http://schemas.openxmlformats.org/officeDocument/2006/relationships/image" Target="media/image31.png"/><Relationship Id="rId93" Type="http://schemas.openxmlformats.org/officeDocument/2006/relationships/image" Target="media/image42.wmf"/><Relationship Id="rId189" Type="http://schemas.openxmlformats.org/officeDocument/2006/relationships/oleObject" Target="embeddings/oleObject92.bin"/><Relationship Id="rId3" Type="http://schemas.openxmlformats.org/officeDocument/2006/relationships/styles" Target="styles.xml"/><Relationship Id="rId214" Type="http://schemas.openxmlformats.org/officeDocument/2006/relationships/oleObject" Target="embeddings/oleObject104.bin"/><Relationship Id="rId235" Type="http://schemas.openxmlformats.org/officeDocument/2006/relationships/oleObject" Target="embeddings/oleObject114.bin"/><Relationship Id="rId256" Type="http://schemas.openxmlformats.org/officeDocument/2006/relationships/image" Target="media/image121.wmf"/><Relationship Id="rId277" Type="http://schemas.openxmlformats.org/officeDocument/2006/relationships/image" Target="media/image131.wmf"/><Relationship Id="rId298" Type="http://schemas.openxmlformats.org/officeDocument/2006/relationships/footer" Target="footer1.xml"/><Relationship Id="rId116" Type="http://schemas.openxmlformats.org/officeDocument/2006/relationships/oleObject" Target="embeddings/oleObject54.bin"/><Relationship Id="rId137" Type="http://schemas.openxmlformats.org/officeDocument/2006/relationships/oleObject" Target="embeddings/oleObject65.bin"/><Relationship Id="rId158" Type="http://schemas.openxmlformats.org/officeDocument/2006/relationships/image" Target="media/image72.wmf"/><Relationship Id="rId20" Type="http://schemas.openxmlformats.org/officeDocument/2006/relationships/image" Target="media/image7.wmf"/><Relationship Id="rId41" Type="http://schemas.openxmlformats.org/officeDocument/2006/relationships/image" Target="media/image17.wmf"/><Relationship Id="rId62" Type="http://schemas.openxmlformats.org/officeDocument/2006/relationships/oleObject" Target="embeddings/oleObject28.bin"/><Relationship Id="rId83" Type="http://schemas.openxmlformats.org/officeDocument/2006/relationships/oleObject" Target="embeddings/oleObject35.bin"/><Relationship Id="rId179" Type="http://schemas.openxmlformats.org/officeDocument/2006/relationships/image" Target="media/image82.wmf"/><Relationship Id="rId190" Type="http://schemas.openxmlformats.org/officeDocument/2006/relationships/oleObject" Target="embeddings/oleObject93.bin"/><Relationship Id="rId204" Type="http://schemas.openxmlformats.org/officeDocument/2006/relationships/oleObject" Target="embeddings/oleObject99.bin"/><Relationship Id="rId225" Type="http://schemas.openxmlformats.org/officeDocument/2006/relationships/oleObject" Target="embeddings/oleObject110.bin"/><Relationship Id="rId246" Type="http://schemas.openxmlformats.org/officeDocument/2006/relationships/image" Target="media/image116.wmf"/><Relationship Id="rId267" Type="http://schemas.openxmlformats.org/officeDocument/2006/relationships/oleObject" Target="embeddings/oleObject130.bin"/><Relationship Id="rId288" Type="http://schemas.openxmlformats.org/officeDocument/2006/relationships/oleObject" Target="embeddings/oleObject142.bin"/><Relationship Id="rId106" Type="http://schemas.openxmlformats.org/officeDocument/2006/relationships/oleObject" Target="embeddings/oleObject48.bin"/><Relationship Id="rId127" Type="http://schemas.openxmlformats.org/officeDocument/2006/relationships/image" Target="media/image57.wmf"/><Relationship Id="rId10" Type="http://schemas.openxmlformats.org/officeDocument/2006/relationships/image" Target="media/image2.wmf"/><Relationship Id="rId31" Type="http://schemas.openxmlformats.org/officeDocument/2006/relationships/image" Target="media/image12.wmf"/><Relationship Id="rId52" Type="http://schemas.openxmlformats.org/officeDocument/2006/relationships/oleObject" Target="embeddings/oleObject23.bin"/><Relationship Id="rId73" Type="http://schemas.openxmlformats.org/officeDocument/2006/relationships/image" Target="media/image32.png"/><Relationship Id="rId94" Type="http://schemas.openxmlformats.org/officeDocument/2006/relationships/oleObject" Target="embeddings/oleObject41.bin"/><Relationship Id="rId148" Type="http://schemas.openxmlformats.org/officeDocument/2006/relationships/image" Target="media/image67.wmf"/><Relationship Id="rId169" Type="http://schemas.openxmlformats.org/officeDocument/2006/relationships/image" Target="media/image77.wmf"/><Relationship Id="rId4" Type="http://schemas.openxmlformats.org/officeDocument/2006/relationships/settings" Target="settings.xml"/><Relationship Id="rId180" Type="http://schemas.openxmlformats.org/officeDocument/2006/relationships/oleObject" Target="embeddings/oleObject87.bin"/><Relationship Id="rId215" Type="http://schemas.openxmlformats.org/officeDocument/2006/relationships/image" Target="media/image100.wmf"/><Relationship Id="rId236" Type="http://schemas.openxmlformats.org/officeDocument/2006/relationships/image" Target="media/image111.wmf"/><Relationship Id="rId257" Type="http://schemas.openxmlformats.org/officeDocument/2006/relationships/oleObject" Target="embeddings/oleObject125.bin"/><Relationship Id="rId278" Type="http://schemas.openxmlformats.org/officeDocument/2006/relationships/oleObject" Target="embeddings/oleObject136.bin"/><Relationship Id="rId42" Type="http://schemas.openxmlformats.org/officeDocument/2006/relationships/oleObject" Target="embeddings/oleObject18.bin"/><Relationship Id="rId84" Type="http://schemas.openxmlformats.org/officeDocument/2006/relationships/oleObject" Target="embeddings/oleObject36.bin"/><Relationship Id="rId138" Type="http://schemas.openxmlformats.org/officeDocument/2006/relationships/image" Target="media/image62.wmf"/><Relationship Id="rId191" Type="http://schemas.openxmlformats.org/officeDocument/2006/relationships/image" Target="media/image87.png"/><Relationship Id="rId205" Type="http://schemas.openxmlformats.org/officeDocument/2006/relationships/image" Target="media/image95.wmf"/><Relationship Id="rId247" Type="http://schemas.openxmlformats.org/officeDocument/2006/relationships/oleObject" Target="embeddings/oleObject120.bin"/><Relationship Id="rId107" Type="http://schemas.openxmlformats.org/officeDocument/2006/relationships/oleObject" Target="embeddings/oleObject49.bin"/><Relationship Id="rId289" Type="http://schemas.openxmlformats.org/officeDocument/2006/relationships/image" Target="media/image136.wmf"/><Relationship Id="rId11" Type="http://schemas.openxmlformats.org/officeDocument/2006/relationships/oleObject" Target="embeddings/oleObject2.bin"/><Relationship Id="rId53" Type="http://schemas.openxmlformats.org/officeDocument/2006/relationships/image" Target="media/image23.wmf"/><Relationship Id="rId149" Type="http://schemas.openxmlformats.org/officeDocument/2006/relationships/oleObject" Target="embeddings/oleObject71.bin"/><Relationship Id="rId95" Type="http://schemas.openxmlformats.org/officeDocument/2006/relationships/image" Target="media/image43.wmf"/><Relationship Id="rId160" Type="http://schemas.openxmlformats.org/officeDocument/2006/relationships/image" Target="media/image73.wmf"/><Relationship Id="rId216" Type="http://schemas.openxmlformats.org/officeDocument/2006/relationships/oleObject" Target="embeddings/oleObject105.bin"/><Relationship Id="rId258" Type="http://schemas.openxmlformats.org/officeDocument/2006/relationships/image" Target="media/image122.wmf"/><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oleObject" Target="embeddings/oleObject55.bin"/><Relationship Id="rId171" Type="http://schemas.openxmlformats.org/officeDocument/2006/relationships/image" Target="media/image78.wmf"/><Relationship Id="rId227" Type="http://schemas.openxmlformats.org/officeDocument/2006/relationships/oleObject" Target="embeddings/oleObject111.bin"/><Relationship Id="rId269" Type="http://schemas.openxmlformats.org/officeDocument/2006/relationships/oleObject" Target="embeddings/oleObject131.bin"/><Relationship Id="rId33" Type="http://schemas.openxmlformats.org/officeDocument/2006/relationships/image" Target="media/image13.wmf"/><Relationship Id="rId129" Type="http://schemas.openxmlformats.org/officeDocument/2006/relationships/image" Target="media/image58.wmf"/><Relationship Id="rId280" Type="http://schemas.openxmlformats.org/officeDocument/2006/relationships/oleObject" Target="embeddings/oleObject138.bin"/><Relationship Id="rId75" Type="http://schemas.openxmlformats.org/officeDocument/2006/relationships/oleObject" Target="embeddings/oleObject31.bin"/><Relationship Id="rId140" Type="http://schemas.openxmlformats.org/officeDocument/2006/relationships/image" Target="media/image63.wmf"/><Relationship Id="rId182" Type="http://schemas.openxmlformats.org/officeDocument/2006/relationships/image" Target="media/image83.wmf"/></Relationships>
</file>

<file path=word/_rels/footnotes.xml.rels><?xml version="1.0" encoding="UTF-8" standalone="yes"?>
<Relationships xmlns="http://schemas.openxmlformats.org/package/2006/relationships"><Relationship Id="rId1" Type="http://schemas.openxmlformats.org/officeDocument/2006/relationships/hyperlink" Target="https://sabi.bvdinfo.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3226E-652B-466F-8E8B-0DB96EB7E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2002</TotalTime>
  <Pages>46</Pages>
  <Words>16820</Words>
  <Characters>92515</Characters>
  <Application>Microsoft Office Word</Application>
  <DocSecurity>0</DocSecurity>
  <Lines>770</Lines>
  <Paragraphs>218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109117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Aparicio Baeza, Juan</dc:creator>
  <cp:keywords/>
  <dc:description/>
  <cp:lastModifiedBy>Gonzalez Moyano, Ricardo</cp:lastModifiedBy>
  <cp:revision>69</cp:revision>
  <cp:lastPrinted>2025-02-26T16:09:00Z</cp:lastPrinted>
  <dcterms:created xsi:type="dcterms:W3CDTF">2025-03-15T11:24:00Z</dcterms:created>
  <dcterms:modified xsi:type="dcterms:W3CDTF">2025-03-17T12:19:00Z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