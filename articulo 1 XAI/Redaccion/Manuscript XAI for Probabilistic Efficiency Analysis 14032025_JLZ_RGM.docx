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6130C78F" w:rsidR="00DA4EBE" w:rsidRPr="0050535F" w:rsidRDefault="00F94330" w:rsidP="00DF3B00">
      <w:pPr>
        <w:spacing w:line="360" w:lineRule="auto"/>
        <w:jc w:val="center"/>
        <w:rPr>
          <w:rFonts w:cs="Times New Roman"/>
          <w:b/>
          <w:bCs/>
          <w:sz w:val="24"/>
          <w:szCs w:val="24"/>
          <w:lang w:val="en-US"/>
        </w:rPr>
      </w:pPr>
      <w:bookmarkStart w:id="0" w:name="_Hlk176365291"/>
      <w:r w:rsidRPr="0050535F">
        <w:rPr>
          <w:rFonts w:cs="Times New Roman"/>
          <w:b/>
          <w:bCs/>
          <w:sz w:val="24"/>
          <w:szCs w:val="24"/>
          <w:lang w:val="en-US"/>
        </w:rPr>
        <w:t>Probability-based Efficiency Analysis through Machine Learning Techniques</w:t>
      </w:r>
    </w:p>
    <w:bookmarkEnd w:id="0"/>
    <w:p w14:paraId="405269FA" w14:textId="77777777" w:rsidR="003378EA" w:rsidRPr="0050535F" w:rsidRDefault="003378EA" w:rsidP="00DF3B00">
      <w:pPr>
        <w:spacing w:line="360" w:lineRule="auto"/>
        <w:rPr>
          <w:rFonts w:cs="Times New Roman"/>
          <w:lang w:val="en-US"/>
        </w:rPr>
      </w:pPr>
    </w:p>
    <w:p w14:paraId="34B86660" w14:textId="3B5BE74F" w:rsidR="003378EA" w:rsidRPr="007A5D94" w:rsidRDefault="003378EA" w:rsidP="00DF3B00">
      <w:pPr>
        <w:spacing w:line="360" w:lineRule="auto"/>
        <w:jc w:val="center"/>
        <w:rPr>
          <w:rFonts w:cs="Times New Roman"/>
          <w:lang w:val="es-ES"/>
        </w:rPr>
      </w:pPr>
      <w:r w:rsidRPr="007A5D94">
        <w:rPr>
          <w:rFonts w:cs="Times New Roman"/>
          <w:lang w:val="es-ES"/>
        </w:rPr>
        <w:t>Ricardo González-Moyano</w:t>
      </w:r>
      <w:r w:rsidRPr="007A5D94">
        <w:rPr>
          <w:rFonts w:cs="Times New Roman"/>
          <w:vertAlign w:val="superscript"/>
          <w:lang w:val="es-ES"/>
        </w:rPr>
        <w:t>1</w:t>
      </w:r>
      <w:r w:rsidRPr="007A5D94">
        <w:rPr>
          <w:rFonts w:cs="Times New Roman"/>
          <w:lang w:val="es-ES"/>
        </w:rPr>
        <w:t>, Juan Aparicio</w:t>
      </w:r>
      <w:r w:rsidRPr="007A5D94">
        <w:rPr>
          <w:rFonts w:cs="Times New Roman"/>
          <w:vertAlign w:val="superscript"/>
          <w:lang w:val="es-ES"/>
        </w:rPr>
        <w:t>1,2</w:t>
      </w:r>
      <w:r w:rsidR="003C6817" w:rsidRPr="007A5D94">
        <w:rPr>
          <w:rFonts w:cs="Times New Roman"/>
          <w:vertAlign w:val="superscript"/>
          <w:lang w:val="es-ES"/>
        </w:rPr>
        <w:t>*</w:t>
      </w:r>
      <w:r w:rsidRPr="007A5D94">
        <w:rPr>
          <w:rFonts w:cs="Times New Roman"/>
          <w:lang w:val="es-ES"/>
        </w:rPr>
        <w:t xml:space="preserve">, </w:t>
      </w:r>
      <w:r w:rsidR="0040490F" w:rsidRPr="007A5D94">
        <w:rPr>
          <w:rFonts w:cs="Times New Roman"/>
          <w:lang w:val="es-ES"/>
        </w:rPr>
        <w:t>Víctor</w:t>
      </w:r>
      <w:r w:rsidR="00B72AFB" w:rsidRPr="007A5D94">
        <w:rPr>
          <w:rFonts w:cs="Times New Roman"/>
          <w:lang w:val="es-ES"/>
        </w:rPr>
        <w:t xml:space="preserve"> J. España</w:t>
      </w:r>
      <w:r w:rsidR="00B72AFB" w:rsidRPr="007A5D94">
        <w:rPr>
          <w:rFonts w:cs="Times New Roman"/>
          <w:vertAlign w:val="superscript"/>
          <w:lang w:val="es-ES"/>
        </w:rPr>
        <w:t>1</w:t>
      </w:r>
      <w:r w:rsidR="00B72AFB" w:rsidRPr="007A5D94">
        <w:rPr>
          <w:rFonts w:cs="Times New Roman"/>
          <w:lang w:val="es-ES"/>
        </w:rPr>
        <w:t xml:space="preserve"> and </w:t>
      </w:r>
      <w:r w:rsidRPr="007A5D94">
        <w:rPr>
          <w:rFonts w:cs="Times New Roman"/>
          <w:lang w:val="es-ES"/>
        </w:rPr>
        <w:t>José L. Zofío</w:t>
      </w:r>
      <w:r w:rsidRPr="007A5D94">
        <w:rPr>
          <w:rFonts w:cs="Times New Roman"/>
          <w:vertAlign w:val="superscript"/>
          <w:lang w:val="es-ES"/>
        </w:rPr>
        <w:t>3,4</w:t>
      </w:r>
    </w:p>
    <w:p w14:paraId="1F8151DF"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1</w:t>
      </w:r>
      <w:r w:rsidRPr="0050535F">
        <w:rPr>
          <w:rFonts w:eastAsia="Times New Roman" w:cs="Times New Roman"/>
          <w:sz w:val="20"/>
          <w:szCs w:val="20"/>
          <w:lang w:val="en-US"/>
        </w:rPr>
        <w:t xml:space="preserve"> Center of Operations Research (CIO). Miguel Hernandez University, Elche, Spain.</w:t>
      </w:r>
    </w:p>
    <w:p w14:paraId="3F2EA689"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2</w:t>
      </w:r>
      <w:r w:rsidRPr="0050535F">
        <w:rPr>
          <w:rFonts w:eastAsia="Times New Roman" w:cs="Times New Roman"/>
          <w:sz w:val="20"/>
          <w:szCs w:val="20"/>
          <w:lang w:val="en-US"/>
        </w:rPr>
        <w:t xml:space="preserve"> </w:t>
      </w:r>
      <w:proofErr w:type="spellStart"/>
      <w:r w:rsidRPr="0050535F">
        <w:rPr>
          <w:rFonts w:eastAsia="Times New Roman" w:cs="Times New Roman"/>
          <w:sz w:val="20"/>
          <w:szCs w:val="20"/>
          <w:lang w:val="en-US"/>
        </w:rPr>
        <w:t>ValgrAI</w:t>
      </w:r>
      <w:proofErr w:type="spellEnd"/>
      <w:r w:rsidRPr="0050535F">
        <w:rPr>
          <w:rFonts w:eastAsia="Times New Roman" w:cs="Times New Roman"/>
          <w:sz w:val="20"/>
          <w:szCs w:val="20"/>
          <w:lang w:val="en-US"/>
        </w:rPr>
        <w:t xml:space="preserve"> - Valencian Graduate School and Research Network of Artificial Intelligence, Valencia, Spain.</w:t>
      </w:r>
    </w:p>
    <w:p w14:paraId="7BB7BD64" w14:textId="56D33F8F" w:rsidR="003378EA" w:rsidRPr="007A5D94" w:rsidRDefault="003378EA" w:rsidP="00DF3B00">
      <w:pPr>
        <w:spacing w:after="120" w:line="360" w:lineRule="auto"/>
        <w:ind w:left="86" w:hanging="86"/>
        <w:rPr>
          <w:rFonts w:eastAsia="Times New Roman" w:cs="Times New Roman"/>
          <w:sz w:val="20"/>
          <w:szCs w:val="20"/>
          <w:lang w:val="es-ES"/>
        </w:rPr>
      </w:pPr>
      <w:r w:rsidRPr="007A5D94">
        <w:rPr>
          <w:rFonts w:eastAsia="Times New Roman" w:cs="Times New Roman"/>
          <w:sz w:val="20"/>
          <w:szCs w:val="20"/>
          <w:vertAlign w:val="superscript"/>
          <w:lang w:val="es-ES"/>
        </w:rPr>
        <w:t>3</w:t>
      </w:r>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Department</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of</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Economics</w:t>
      </w:r>
      <w:proofErr w:type="spellEnd"/>
      <w:r w:rsidRPr="007A5D94">
        <w:rPr>
          <w:rFonts w:eastAsia="Times New Roman" w:cs="Times New Roman"/>
          <w:sz w:val="20"/>
          <w:szCs w:val="20"/>
          <w:lang w:val="es-ES"/>
        </w:rPr>
        <w:t xml:space="preserve">, Universidad Autónoma de Madrid, Madrid, </w:t>
      </w:r>
      <w:proofErr w:type="spellStart"/>
      <w:r w:rsidRPr="007A5D94">
        <w:rPr>
          <w:rFonts w:eastAsia="Times New Roman" w:cs="Times New Roman"/>
          <w:sz w:val="20"/>
          <w:szCs w:val="20"/>
          <w:lang w:val="es-ES"/>
        </w:rPr>
        <w:t>Spain</w:t>
      </w:r>
      <w:proofErr w:type="spellEnd"/>
      <w:r w:rsidRPr="007A5D94">
        <w:rPr>
          <w:rFonts w:eastAsia="Times New Roman" w:cs="Times New Roman"/>
          <w:sz w:val="20"/>
          <w:szCs w:val="20"/>
          <w:lang w:val="es-ES"/>
        </w:rPr>
        <w:t>.</w:t>
      </w:r>
    </w:p>
    <w:p w14:paraId="52E9AD8C"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4</w:t>
      </w:r>
      <w:r w:rsidRPr="0050535F">
        <w:rPr>
          <w:rFonts w:eastAsia="Times New Roman" w:cs="Times New Roman"/>
          <w:sz w:val="20"/>
          <w:szCs w:val="20"/>
          <w:lang w:val="en-US"/>
        </w:rPr>
        <w:t xml:space="preserve"> Erasmus Research Institute of Management, Erasmus University, Rotterdam, The Netherlands.</w:t>
      </w:r>
    </w:p>
    <w:p w14:paraId="79DB06B2" w14:textId="48B7095D" w:rsidR="003C6817" w:rsidRPr="0050535F" w:rsidRDefault="003C6817" w:rsidP="00DF3B00">
      <w:pPr>
        <w:spacing w:after="120" w:line="360" w:lineRule="auto"/>
        <w:rPr>
          <w:rFonts w:eastAsia="Times New Roman" w:cs="Times New Roman"/>
          <w:sz w:val="20"/>
          <w:szCs w:val="20"/>
          <w:lang w:val="en-US"/>
        </w:rPr>
      </w:pPr>
      <w:r w:rsidRPr="0050535F">
        <w:rPr>
          <w:rFonts w:eastAsia="Times New Roman" w:cs="Times New Roman"/>
          <w:sz w:val="20"/>
          <w:szCs w:val="20"/>
          <w:vertAlign w:val="superscript"/>
          <w:lang w:val="en-US"/>
        </w:rPr>
        <w:t>*</w:t>
      </w:r>
      <w:r w:rsidRPr="0050535F">
        <w:rPr>
          <w:rFonts w:eastAsia="Times New Roman" w:cs="Times New Roman"/>
          <w:sz w:val="20"/>
          <w:szCs w:val="20"/>
          <w:lang w:val="en-US"/>
        </w:rPr>
        <w:t xml:space="preserve"> Corresponding author: </w:t>
      </w:r>
      <w:r w:rsidR="00B93F76" w:rsidRPr="0050535F">
        <w:rPr>
          <w:rFonts w:eastAsia="Times New Roman" w:cs="Times New Roman"/>
          <w:sz w:val="20"/>
          <w:szCs w:val="20"/>
          <w:lang w:val="en-US"/>
        </w:rPr>
        <w:t>j.aparicio@umh.es.</w:t>
      </w: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257018F1" w14:textId="41B3286A" w:rsidR="002F7FF4" w:rsidRPr="0050535F" w:rsidRDefault="002F7FF4" w:rsidP="002F7FF4">
      <w:pPr>
        <w:spacing w:line="360" w:lineRule="auto"/>
        <w:rPr>
          <w:rFonts w:cs="Times New Roman"/>
          <w:lang w:val="en-US"/>
        </w:rPr>
      </w:pPr>
      <w:r w:rsidRPr="0050535F">
        <w:rPr>
          <w:rFonts w:cs="Times New Roman"/>
          <w:lang w:val="en-US"/>
        </w:rPr>
        <w:t xml:space="preserve">The integration of Data Envelopment Analysis (DEA) and Machine Learning (ML) has paved the way for more robust efficiency assessments of decision-making units (DMUs). Traditional DEA models, while effective, present challenges such as sensitivity to noise, deterministic outputs, and limited ability to account for uncertainty. This paper introduces an innovative classification-based ML approach to enhance DEA by incorporating probabilistic efficiency analysis. Our methodology reformulates DEA as a classification problem, using neural networks to predict efficiency status and estimate the probability of a DMU being classified as efficient. This enables counterfactual-based efficiency benchmarking, where the minimum adjustments required for an inefficient DMU to become efficient </w:t>
      </w:r>
      <w:r w:rsidR="00A87A87" w:rsidRPr="0050535F">
        <w:rPr>
          <w:rFonts w:cs="Times New Roman"/>
          <w:lang w:val="en-US"/>
        </w:rPr>
        <w:t>can be quantified</w:t>
      </w:r>
      <w:r w:rsidRPr="0050535F">
        <w:rPr>
          <w:rFonts w:cs="Times New Roman"/>
          <w:lang w:val="en-US"/>
        </w:rPr>
        <w:t xml:space="preserve">. A key contribution of this approach is its explainability, achieved through Explainable Artificial Intelligence (XAI) techniques, specifically sensitivity analysis (SA) and counterfactual explanations. We employ variable importance methods to provide targeted efficiency improvement strategies, ensuring that DMUs receive </w:t>
      </w:r>
      <w:r w:rsidR="00931350" w:rsidRPr="0050535F">
        <w:rPr>
          <w:rFonts w:cs="Times New Roman"/>
          <w:lang w:val="en-US"/>
        </w:rPr>
        <w:t>appropriate</w:t>
      </w:r>
      <w:r w:rsidRPr="0050535F">
        <w:rPr>
          <w:rFonts w:cs="Times New Roman"/>
          <w:lang w:val="en-US"/>
        </w:rPr>
        <w:t xml:space="preserve"> recommendations based on their specific inefficiencies. Additionally, our framework introduces dynamic peer selection at different probability thresholds, allowing for adaptable benchmarking strategies. The proposed methodology is validated using a real-world dataset from Spain’s food industry, demonstrating its applicability. Results highlight the advantages of this ML-DEA hybrid framework, </w:t>
      </w:r>
      <w:r w:rsidR="007630FB" w:rsidRPr="0050535F">
        <w:rPr>
          <w:rFonts w:cs="Times New Roman"/>
          <w:lang w:val="en-US"/>
        </w:rPr>
        <w:t xml:space="preserve">as a complement of standard DEA, </w:t>
      </w:r>
      <w:r w:rsidRPr="0050535F">
        <w:rPr>
          <w:rFonts w:cs="Times New Roman"/>
          <w:lang w:val="en-US"/>
        </w:rPr>
        <w:t xml:space="preserve">including inferential power, improved discriminatory </w:t>
      </w:r>
      <w:r w:rsidR="00003E24" w:rsidRPr="0050535F">
        <w:rPr>
          <w:rFonts w:cs="Times New Roman"/>
          <w:lang w:val="en-US"/>
        </w:rPr>
        <w:t>capacity</w:t>
      </w:r>
      <w:r w:rsidRPr="0050535F">
        <w:rPr>
          <w:rFonts w:cs="Times New Roman"/>
          <w:lang w:val="en-US"/>
        </w:rPr>
        <w:t>, and enhanced robustness</w:t>
      </w:r>
      <w:r w:rsidR="00003E24" w:rsidRPr="0050535F">
        <w:rPr>
          <w:rFonts w:cs="Times New Roman"/>
          <w:lang w:val="en-US"/>
        </w:rPr>
        <w:t>.</w:t>
      </w:r>
    </w:p>
    <w:p w14:paraId="313E48E4" w14:textId="77777777" w:rsidR="002F7FF4" w:rsidRPr="0050535F" w:rsidRDefault="002F7FF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4B2A4B96"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 and environmental performance assessment (Zhou et al., 2008), among others.</w:t>
      </w:r>
    </w:p>
    <w:p w14:paraId="7053F085" w14:textId="55A1FB54" w:rsidR="00F01B23" w:rsidRPr="0050535F" w:rsidRDefault="00186D75" w:rsidP="00DF3B00">
      <w:pPr>
        <w:spacing w:line="360" w:lineRule="auto"/>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 xml:space="preserve">scenarios inherent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5F3F1141" w14:textId="77777777" w:rsidR="00F01B23" w:rsidRPr="0050535F" w:rsidRDefault="00F01B23" w:rsidP="00DF3B00">
      <w:pPr>
        <w:spacing w:line="360" w:lineRule="auto"/>
        <w:rPr>
          <w:rFonts w:cs="Times New Roman"/>
          <w:lang w:val="en-US"/>
        </w:rPr>
      </w:pPr>
    </w:p>
    <w:p w14:paraId="1470BA08" w14:textId="0998EEBF" w:rsidR="002B790E" w:rsidRPr="0050535F" w:rsidRDefault="00D86DAA" w:rsidP="00DF3B00">
      <w:pPr>
        <w:spacing w:line="360" w:lineRule="auto"/>
        <w:rPr>
          <w:rFonts w:cs="Times New Roman"/>
          <w:lang w:val="en-US"/>
        </w:rPr>
      </w:pPr>
      <w:r w:rsidRPr="0050535F">
        <w:rPr>
          <w:rFonts w:cs="Times New Roman"/>
          <w:lang w:val="en-US"/>
        </w:rPr>
        <w:t xml:space="preserve">With the advent of machine learning 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w:t>
      </w:r>
      <w:r w:rsidRPr="0050535F">
        <w:rPr>
          <w:rFonts w:cs="Times New Roman"/>
          <w:lang w:val="en-US"/>
        </w:rPr>
        <w:lastRenderedPageBreak/>
        <w:t xml:space="preserve">methods. By integrating machine learning algorithms with DEA, researchers </w:t>
      </w:r>
      <w:r w:rsidR="006D52B8" w:rsidRPr="0050535F">
        <w:rPr>
          <w:rFonts w:cs="Times New Roman"/>
          <w:lang w:val="en-US"/>
        </w:rPr>
        <w:t xml:space="preserve">can </w:t>
      </w:r>
      <w:r w:rsidRPr="0050535F">
        <w:rPr>
          <w:rFonts w:cs="Times New Roman"/>
          <w:lang w:val="en-US"/>
        </w:rPr>
        <w:t>improve the accuracy, robustness, and interpretability of efficiency assessments, thereby advancing the state-of-the-art in performance analysis.</w:t>
      </w:r>
      <w:r w:rsidR="009D1A09" w:rsidRPr="0050535F">
        <w:rPr>
          <w:rFonts w:cs="Times New Roman"/>
          <w:lang w:val="en-US"/>
        </w:rPr>
        <w:t xml:space="preserve"> </w:t>
      </w:r>
      <w:r w:rsidR="00C00C24" w:rsidRPr="0050535F">
        <w:rPr>
          <w:rFonts w:cs="Times New Roman"/>
          <w:lang w:val="en-US"/>
        </w:rPr>
        <w:t xml:space="preserve">In this context, it </w:t>
      </w:r>
      <w:r w:rsidR="00B06560" w:rsidRPr="0050535F">
        <w:rPr>
          <w:rFonts w:cs="Times New Roman"/>
          <w:lang w:val="en-US"/>
        </w:rPr>
        <w:t xml:space="preserve">is imperative to </w:t>
      </w:r>
      <w:r w:rsidR="00E913BD" w:rsidRPr="0050535F">
        <w:rPr>
          <w:rFonts w:cs="Times New Roman"/>
          <w:lang w:val="en-US"/>
        </w:rPr>
        <w:t xml:space="preserve">build </w:t>
      </w:r>
      <w:r w:rsidR="00C00C24" w:rsidRPr="0050535F">
        <w:rPr>
          <w:rFonts w:cs="Times New Roman"/>
          <w:lang w:val="en-US"/>
        </w:rPr>
        <w:t xml:space="preserve">the necessary bridges between machine learning and </w:t>
      </w:r>
      <w:r w:rsidR="008E59CF" w:rsidRPr="0050535F">
        <w:rPr>
          <w:rFonts w:cs="Times New Roman"/>
          <w:lang w:val="en-US"/>
        </w:rPr>
        <w:t>other</w:t>
      </w:r>
      <w:r w:rsidR="00C00C24" w:rsidRPr="0050535F">
        <w:rPr>
          <w:rFonts w:cs="Times New Roman"/>
          <w:lang w:val="en-US"/>
        </w:rPr>
        <w:t xml:space="preserve"> fields, such as Data Envelopment Analysis</w:t>
      </w:r>
      <w:r w:rsidR="007E631F" w:rsidRPr="0050535F">
        <w:rPr>
          <w:rFonts w:cs="Times New Roman"/>
          <w:lang w:val="en-US"/>
        </w:rPr>
        <w:t>.</w:t>
      </w:r>
      <w:r w:rsidR="00C00C24" w:rsidRPr="0050535F">
        <w:rPr>
          <w:rFonts w:cs="Times New Roman"/>
          <w:lang w:val="en-US"/>
        </w:rPr>
        <w:t xml:space="preserve"> Machine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50535F">
        <w:rPr>
          <w:rFonts w:cs="Times New Roman"/>
          <w:lang w:val="en-US"/>
        </w:rPr>
        <w:t xml:space="preserve"> </w:t>
      </w:r>
    </w:p>
    <w:p w14:paraId="213966F4" w14:textId="7CB48E42" w:rsidR="00802307" w:rsidRPr="0050535F" w:rsidRDefault="00BC4173" w:rsidP="00DF3B00">
      <w:pPr>
        <w:spacing w:line="360" w:lineRule="auto"/>
        <w:rPr>
          <w:rFonts w:cs="Times New Roman"/>
          <w:lang w:val="en-US"/>
        </w:rPr>
      </w:pPr>
      <w:r w:rsidRPr="0050535F">
        <w:rPr>
          <w:rFonts w:cs="Times New Roman"/>
          <w:lang w:val="en-US"/>
        </w:rPr>
        <w:t xml:space="preserve">In the literature, several bridges between machine learning (ML) and Data Envelopment Analysis (DEA) 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related to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 integration of machine learning with Data Envelopment Analysis</w:t>
      </w:r>
      <w:r w:rsidR="003A3662" w:rsidRPr="0050535F">
        <w:rPr>
          <w:rFonts w:cs="Times New Roman"/>
          <w:lang w:val="en-US"/>
        </w:rPr>
        <w:t>.</w:t>
      </w:r>
      <w:r w:rsidR="00ED25E0" w:rsidRPr="0050535F">
        <w:rPr>
          <w:rStyle w:val="Refdenotaalpie"/>
          <w:rFonts w:cs="Times New Roman"/>
          <w:lang w:val="en-US"/>
        </w:rPr>
        <w:footnoteReference w:id="2"/>
      </w:r>
    </w:p>
    <w:p w14:paraId="3B944C44" w14:textId="2D529813"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 such as monotonicity or concavity.</w:t>
      </w:r>
      <w:r w:rsidR="00666725" w:rsidRPr="0050535F">
        <w:rPr>
          <w:rFonts w:cs="Times New Roman"/>
          <w:lang w:val="en-US"/>
        </w:rPr>
        <w:t xml:space="preserve"> </w:t>
      </w:r>
      <w:r w:rsidRPr="0050535F">
        <w:rPr>
          <w:rFonts w:cs="Times New Roman"/>
          <w:lang w:val="en-US"/>
        </w:rPr>
        <w:t xml:space="preserve">Researchers in this stream </w:t>
      </w:r>
      <w:r w:rsidR="00D05822" w:rsidRPr="0050535F">
        <w:rPr>
          <w:rFonts w:cs="Times New Roman"/>
          <w:lang w:val="en-US"/>
        </w:rPr>
        <w:t>use</w:t>
      </w:r>
      <w:r w:rsidRPr="0050535F">
        <w:rPr>
          <w:rFonts w:cs="Times New Roman"/>
          <w:lang w:val="en-US"/>
        </w:rPr>
        <w:t xml:space="preserve"> techniques from ML, such as support vector machines (SVM), neural networks</w:t>
      </w:r>
      <w:r w:rsidR="00E33DC5" w:rsidRPr="0050535F">
        <w:rPr>
          <w:rFonts w:cs="Times New Roman"/>
          <w:lang w:val="en-US"/>
        </w:rPr>
        <w:t xml:space="preserve"> (NN)</w:t>
      </w:r>
      <w:r w:rsidRPr="0050535F">
        <w:rPr>
          <w:rFonts w:cs="Times New Roman"/>
          <w:lang w:val="en-US"/>
        </w:rPr>
        <w:t>, or decision trees, to develop models that capture the underlying relationships between inputs and outputs</w:t>
      </w:r>
      <w:r w:rsidR="000519A3" w:rsidRPr="0050535F">
        <w:rPr>
          <w:rFonts w:cs="Times New Roman"/>
          <w:lang w:val="en-US"/>
        </w:rPr>
        <w:t xml:space="preserve"> b</w:t>
      </w:r>
      <w:r w:rsidRPr="0050535F">
        <w:rPr>
          <w:rFonts w:cs="Times New Roman"/>
          <w:lang w:val="en-US"/>
        </w:rPr>
        <w:t>y imposing shape constraints on the predictive function.</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w:t>
      </w:r>
      <w:r w:rsidR="00544D21" w:rsidRPr="0050535F">
        <w:rPr>
          <w:rFonts w:cs="Times New Roman"/>
          <w:lang w:val="en-US"/>
        </w:rPr>
        <w:lastRenderedPageBreak/>
        <w:t>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Liao et al. (2024) proposed Convex Support Vector Regression (CSVR) to improve predictive accuracy and robustness in nonparametric regression.</w:t>
      </w:r>
    </w:p>
    <w:p w14:paraId="501750B2" w14:textId="6F98FAF4" w:rsidR="00317ADB" w:rsidRPr="0050535F" w:rsidRDefault="0081108D" w:rsidP="00DF3B00">
      <w:pPr>
        <w:spacing w:line="360" w:lineRule="auto"/>
        <w:rPr>
          <w:rFonts w:cs="Times New Roman"/>
          <w:lang w:val="en-US"/>
        </w:rPr>
      </w:pPr>
      <w:r w:rsidRPr="0050535F">
        <w:rPr>
          <w:rFonts w:cs="Times New Roman"/>
          <w:lang w:val="en-US"/>
        </w:rPr>
        <w:t>T</w:t>
      </w:r>
      <w:r w:rsidR="00317ADB" w:rsidRPr="0050535F">
        <w:rPr>
          <w:rFonts w:cs="Times New Roman"/>
          <w:lang w:val="en-US"/>
        </w:rPr>
        <w:t xml:space="preserve">he second stream of literature adopts a two-stage approach to integrate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to compute efficiency scores for each observation in the sample (DMUs).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to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Data Envelopment Analysis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Machine Learning,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Data Envelopment Analysis and </w:t>
      </w:r>
      <w:r w:rsidR="005A4ABD" w:rsidRPr="0050535F">
        <w:rPr>
          <w:rFonts w:cs="Times New Roman"/>
          <w:color w:val="000000"/>
          <w:lang w:val="en-US"/>
        </w:rPr>
        <w:t>M</w:t>
      </w:r>
      <w:r w:rsidR="00E7345C" w:rsidRPr="0050535F">
        <w:rPr>
          <w:rFonts w:cs="Times New Roman"/>
          <w:color w:val="000000"/>
          <w:lang w:val="en-US"/>
        </w:rPr>
        <w:t xml:space="preserve">achine </w:t>
      </w:r>
      <w:r w:rsidR="005A4ABD" w:rsidRPr="0050535F">
        <w:rPr>
          <w:rFonts w:cs="Times New Roman"/>
          <w:color w:val="000000"/>
          <w:lang w:val="en-US"/>
        </w:rPr>
        <w:t>L</w:t>
      </w:r>
      <w:r w:rsidR="00E7345C" w:rsidRPr="0050535F">
        <w:rPr>
          <w:rFonts w:cs="Times New Roman"/>
          <w:color w:val="000000"/>
          <w:lang w:val="en-US"/>
        </w:rPr>
        <w:t xml:space="preserve">earning for risk management. Boubaker et al. (2023) </w:t>
      </w:r>
      <w:r w:rsidR="00E7345C" w:rsidRPr="0050535F">
        <w:rPr>
          <w:rFonts w:cs="Times New Roman"/>
          <w:color w:val="000000"/>
          <w:lang w:val="en-US"/>
        </w:rPr>
        <w:lastRenderedPageBreak/>
        <w:t xml:space="preserve">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w:t>
      </w:r>
      <w:proofErr w:type="gramStart"/>
      <w:r w:rsidR="009D1A09" w:rsidRPr="0050535F">
        <w:rPr>
          <w:rFonts w:cs="Times New Roman"/>
          <w:lang w:val="en-US"/>
        </w:rPr>
        <w:t>support</w:t>
      </w:r>
      <w:proofErr w:type="gramEnd"/>
      <w:r w:rsidR="009D1A09" w:rsidRPr="0050535F">
        <w:rPr>
          <w:rFonts w:cs="Times New Roman"/>
          <w:lang w:val="en-US"/>
        </w:rPr>
        <w:t xml:space="preserve"> vector regression (SVR), fuzzy triangular numbers, and fuzzy TOPSIS methods </w:t>
      </w:r>
      <w:r w:rsidR="00B307AA" w:rsidRPr="0050535F">
        <w:rPr>
          <w:rFonts w:cs="Times New Roman"/>
          <w:lang w:val="en-US"/>
        </w:rPr>
        <w:t>are</w:t>
      </w:r>
      <w:r w:rsidR="009D1A09" w:rsidRPr="0050535F">
        <w:rPr>
          <w:rFonts w:cs="Times New Roman"/>
          <w:lang w:val="en-US"/>
        </w:rPr>
        <w:t xml:space="preserve"> employed, revealing trends in EDC performance and identifying areas needing improvement.</w:t>
      </w:r>
    </w:p>
    <w:p w14:paraId="3201F1DA" w14:textId="372D9981" w:rsidR="00E047CC" w:rsidRPr="0050535F" w:rsidRDefault="00317ADB" w:rsidP="00DF3B00">
      <w:pPr>
        <w:spacing w:line="360" w:lineRule="auto"/>
        <w:rPr>
          <w:rFonts w:cs="Times New Roman"/>
          <w:lang w:val="en-US"/>
        </w:rPr>
      </w:pPr>
      <w:r w:rsidRPr="0050535F">
        <w:rPr>
          <w:rFonts w:cs="Times New Roman"/>
          <w:lang w:val="en-US"/>
        </w:rPr>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proofErr w:type="gramStart"/>
      <w:r w:rsidR="0079571C" w:rsidRPr="0050535F">
        <w:rPr>
          <w:rFonts w:cs="Times New Roman"/>
          <w:lang w:val="en-US"/>
        </w:rPr>
        <w:t>important</w:t>
      </w:r>
      <w:proofErr w:type="gramEnd"/>
      <w:r w:rsidR="0079571C" w:rsidRPr="0050535F">
        <w:rPr>
          <w:rFonts w:cs="Times New Roman"/>
          <w:lang w:val="en-US"/>
        </w:rPr>
        <w:t xml:space="preserve"> </w:t>
      </w:r>
      <w:r w:rsidR="001410F0" w:rsidRPr="0050535F">
        <w:rPr>
          <w:rFonts w:cs="Times New Roman"/>
          <w:lang w:val="en-US"/>
        </w:rPr>
        <w:t xml:space="preserve">questions </w:t>
      </w:r>
      <w:r w:rsidR="00343379" w:rsidRPr="0050535F">
        <w:rPr>
          <w:rFonts w:cs="Times New Roman"/>
          <w:lang w:val="en-US"/>
        </w:rPr>
        <w:t xml:space="preserve">that offer opportunities for further improvement and innovation </w:t>
      </w:r>
      <w:r w:rsidR="008610A2" w:rsidRPr="0050535F">
        <w:rPr>
          <w:rFonts w:cs="Times New Roman"/>
          <w:lang w:val="en-US"/>
        </w:rPr>
        <w:t xml:space="preserve">remain </w:t>
      </w:r>
      <w:r w:rsidR="00D47919" w:rsidRPr="0050535F">
        <w:rPr>
          <w:rFonts w:cs="Times New Roman"/>
          <w:lang w:val="en-US"/>
        </w:rPr>
        <w:t>unaddressed</w:t>
      </w:r>
      <w:r w:rsidR="00C44C00" w:rsidRPr="0050535F">
        <w:rPr>
          <w:rFonts w:cs="Times New Roman"/>
          <w:lang w:val="en-US"/>
        </w:rPr>
        <w:t>.</w:t>
      </w:r>
      <w:r w:rsidR="00C65664" w:rsidRPr="0050535F">
        <w:rPr>
          <w:rFonts w:cs="Times New Roman"/>
          <w:lang w:val="en-US"/>
        </w:rPr>
        <w:t xml:space="preserve"> In this regard, our approach introduc</w:t>
      </w:r>
      <w:r w:rsidR="00DD7056" w:rsidRPr="0050535F">
        <w:rPr>
          <w:rFonts w:cs="Times New Roman"/>
          <w:lang w:val="en-US"/>
        </w:rPr>
        <w:t>es</w:t>
      </w:r>
      <w:r w:rsidR="00C65664" w:rsidRPr="0050535F">
        <w:rPr>
          <w:rFonts w:cs="Times New Roman"/>
          <w:lang w:val="en-US"/>
        </w:rPr>
        <w:t xml:space="preserve"> novel functionalities and complementary methodologies to traditional DEA-based analysis</w:t>
      </w:r>
      <w:r w:rsidR="0045674C" w:rsidRPr="0050535F">
        <w:rPr>
          <w:rFonts w:cs="Times New Roman"/>
          <w:lang w:val="en-US"/>
        </w:rPr>
        <w:t xml:space="preserve"> by</w:t>
      </w:r>
      <w:r w:rsidR="00C65664" w:rsidRPr="0050535F">
        <w:rPr>
          <w:rFonts w:cs="Times New Roman"/>
          <w:lang w:val="en-US"/>
        </w:rPr>
        <w:t xml:space="preserve"> </w:t>
      </w:r>
      <w:r w:rsidR="00FF1CFD" w:rsidRPr="0050535F">
        <w:rPr>
          <w:rFonts w:cs="Times New Roman"/>
          <w:lang w:val="en-US"/>
        </w:rPr>
        <w:t xml:space="preserve">taking advantage of </w:t>
      </w:r>
      <w:r w:rsidR="00C65664" w:rsidRPr="0050535F">
        <w:rPr>
          <w:rFonts w:cs="Times New Roman"/>
          <w:lang w:val="en-US"/>
        </w:rPr>
        <w:t>the favorable properties exhibited by classification models in machine learning.</w:t>
      </w:r>
      <w:r w:rsidR="008009E8" w:rsidRPr="0050535F">
        <w:rPr>
          <w:rFonts w:cs="Times New Roman"/>
          <w:lang w:val="en-US"/>
        </w:rPr>
        <w:t xml:space="preserve"> </w:t>
      </w:r>
      <w:r w:rsidR="00E047CC" w:rsidRPr="0050535F">
        <w:rPr>
          <w:rFonts w:cs="Times New Roman"/>
          <w:lang w:val="en-US"/>
        </w:rPr>
        <w:t xml:space="preserve">Next, we outline the key contributions of our approach,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021A9D1B"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r w:rsidR="0090119F" w:rsidRPr="006C0E5E">
        <w:rPr>
          <w:rFonts w:cs="Times New Roman"/>
          <w:lang w:val="en-US"/>
        </w:rPr>
        <w:t xml:space="preserve">the </w:t>
      </w:r>
      <w:r w:rsidR="004E6820" w:rsidRPr="006C0E5E">
        <w:rPr>
          <w:rFonts w:cs="Times New Roman"/>
          <w:lang w:val="en-US"/>
        </w:rPr>
        <w:t>literature</w:t>
      </w:r>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E21933" w:rsidRPr="006C0E5E">
        <w:rPr>
          <w:rFonts w:cs="Times New Roman"/>
          <w:lang w:val="en-US"/>
        </w:rPr>
        <w:t xml:space="preserve">We show that </w:t>
      </w:r>
      <w:r w:rsidR="00702BA1" w:rsidRPr="006C0E5E">
        <w:rPr>
          <w:rFonts w:cs="Times New Roman"/>
          <w:lang w:val="en-US"/>
        </w:rPr>
        <w:t>this</w:t>
      </w:r>
      <w:r w:rsidR="005D03C8" w:rsidRPr="006C0E5E">
        <w:rPr>
          <w:rFonts w:cs="Times New Roman"/>
          <w:lang w:val="en-US"/>
        </w:rPr>
        <w:t xml:space="preserve"> initial classification can be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w:t>
      </w:r>
      <w:proofErr w:type="gramEnd"/>
      <w:r w:rsidR="00992716" w:rsidRPr="006C0E5E">
        <w:rPr>
          <w:rFonts w:cs="Times New Roman"/>
          <w:lang w:val="en-US"/>
        </w:rPr>
        <w:t xml:space="preserve">.e.,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B91B04" w:rsidRPr="006C0E5E">
        <w:rPr>
          <w:rFonts w:cs="Times New Roman"/>
          <w:lang w:val="en-US"/>
        </w:rPr>
        <w:t>—</w:t>
      </w:r>
      <w:r w:rsidR="00742599" w:rsidRPr="006C0E5E">
        <w:rPr>
          <w:rFonts w:cs="Times New Roman"/>
          <w:lang w:val="en-US"/>
        </w:rPr>
        <w:t xml:space="preserve">that is </w:t>
      </w:r>
      <w:r w:rsidR="00B1128C" w:rsidRPr="006C0E5E">
        <w:rPr>
          <w:rFonts w:cs="Times New Roman"/>
          <w:lang w:val="en-US"/>
        </w:rPr>
        <w:t>subsequently regressed against the set of input and output variables</w:t>
      </w:r>
      <w:r w:rsidR="0088337C" w:rsidRPr="006C0E5E">
        <w:rPr>
          <w:rFonts w:cs="Times New Roman"/>
          <w:lang w:val="en-US"/>
        </w:rPr>
        <w:t xml:space="preserve">, </w:t>
      </w:r>
      <w:r w:rsidR="00B1128C" w:rsidRPr="006C0E5E">
        <w:rPr>
          <w:rFonts w:cs="Times New Roman"/>
          <w:lang w:val="en-US"/>
        </w:rPr>
        <w:t xml:space="preserve">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w:t>
      </w:r>
      <w:r w:rsidR="00B1128C" w:rsidRPr="006C0E5E">
        <w:rPr>
          <w:rFonts w:cs="Times New Roman"/>
          <w:lang w:val="en-US"/>
        </w:rPr>
        <w:lastRenderedPageBreak/>
        <w:t>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6AE24B28" w14:textId="77777777" w:rsidR="006C0E5E" w:rsidRPr="00AC4C1B" w:rsidRDefault="006C0E5E" w:rsidP="00CB4174">
      <w:pPr>
        <w:pStyle w:val="Prrafodelista"/>
        <w:spacing w:line="360" w:lineRule="auto"/>
        <w:ind w:left="360"/>
        <w:jc w:val="left"/>
        <w:rPr>
          <w:rFonts w:cs="Times New Roman"/>
          <w:lang w:val="en-US"/>
        </w:rPr>
      </w:pPr>
    </w:p>
    <w:p w14:paraId="3DB775B8" w14:textId="3C5F87F9"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6C0E5E">
        <w:rPr>
          <w:rFonts w:cs="Times New Roman"/>
          <w:lang w:val="en-US"/>
        </w:rPr>
        <w:t>Indeed, 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63298D2B" w14:textId="77777777" w:rsidR="0088741E" w:rsidRPr="0050535F" w:rsidRDefault="0088741E" w:rsidP="00F05459">
      <w:pPr>
        <w:pStyle w:val="Prrafodelista"/>
        <w:spacing w:line="360" w:lineRule="auto"/>
        <w:ind w:left="360"/>
        <w:rPr>
          <w:rFonts w:cs="Times New Roman"/>
          <w:lang w:val="en-US"/>
        </w:rPr>
      </w:pPr>
    </w:p>
    <w:p w14:paraId="422BDF99" w14:textId="49DB24A4" w:rsidR="00E047CC" w:rsidRPr="00415FE2" w:rsidRDefault="00E047CC">
      <w:pPr>
        <w:pStyle w:val="Prrafodelista"/>
        <w:numPr>
          <w:ilvl w:val="0"/>
          <w:numId w:val="5"/>
        </w:numPr>
        <w:spacing w:line="360" w:lineRule="auto"/>
        <w:rPr>
          <w:rFonts w:cs="Times New Roman"/>
          <w:lang w:val="en-US"/>
        </w:rPr>
      </w:pPr>
      <w:r w:rsidRPr="00415FE2">
        <w:rPr>
          <w:rFonts w:cs="Times New Roman"/>
          <w:i/>
          <w:iCs/>
          <w:lang w:val="en-US"/>
        </w:rPr>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 xml:space="preserve">recasting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First, the DEA technology differentiates the variable space between two categories</w:t>
      </w:r>
      <w:r w:rsidR="00382DD4" w:rsidRPr="00415FE2">
        <w:rPr>
          <w:rFonts w:cs="Times New Roman"/>
          <w:lang w:val="en-US"/>
        </w:rPr>
        <w:t xml:space="preserve"> or 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w:t>
      </w:r>
      <w:proofErr w:type="gramStart"/>
      <w:r w:rsidR="00AC4C1B" w:rsidRPr="00415FE2">
        <w:rPr>
          <w:rFonts w:cs="Times New Roman"/>
          <w:lang w:val="en-US"/>
        </w:rPr>
        <w:t>allows</w:t>
      </w:r>
      <w:proofErr w:type="gramEnd"/>
      <w:r w:rsidR="00AC4C1B" w:rsidRPr="00415FE2">
        <w:rPr>
          <w:rFonts w:cs="Times New Roman"/>
          <w:lang w:val="en-US"/>
        </w:rPr>
        <w:t xml:space="preserve">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proofErr w:type="gramStart"/>
      <w:r w:rsidR="006C0E5E" w:rsidRPr="00415FE2">
        <w:rPr>
          <w:rFonts w:cs="Times New Roman"/>
          <w:lang w:val="en-US"/>
        </w:rPr>
        <w:t>the efficient</w:t>
      </w:r>
      <w:proofErr w:type="gramEnd"/>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p>
    <w:p w14:paraId="4FD14DD0" w14:textId="77777777" w:rsidR="00BA796A" w:rsidRPr="00415FE2" w:rsidRDefault="00BA796A" w:rsidP="00BA503B">
      <w:pPr>
        <w:pStyle w:val="Prrafodelista"/>
        <w:spacing w:line="360" w:lineRule="auto"/>
        <w:ind w:left="360"/>
        <w:rPr>
          <w:rFonts w:cs="Times New Roman"/>
          <w:lang w:val="en-US"/>
        </w:rPr>
      </w:pPr>
    </w:p>
    <w:p w14:paraId="282DBC90" w14:textId="56AAAFC6" w:rsidR="00E047CC" w:rsidRDefault="00E047CC" w:rsidP="00DF3B00">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000F0C05" w:rsidRPr="0050535F">
        <w:rPr>
          <w:lang w:val="en-US"/>
        </w:rPr>
        <w:t xml:space="preserve"> </w:t>
      </w:r>
      <w:r w:rsidR="000F0C05" w:rsidRPr="0050535F">
        <w:rPr>
          <w:rFonts w:cs="Times New Roman"/>
          <w:lang w:val="en-US"/>
        </w:rPr>
        <w:t>This flexibility might eventually allow us to experiment with a wider range of machine learning models</w:t>
      </w:r>
      <w:r w:rsidRPr="0050535F">
        <w:rPr>
          <w:rFonts w:cs="Times New Roman"/>
          <w:lang w:val="en-US"/>
        </w:rPr>
        <w:t xml:space="preserve">—including decision trees, Support Vector Machines, Neural Networks, and ensemble methods—ensuring that the results remain robust and consistent across multiple techniques. Nevertheless, </w:t>
      </w:r>
      <w:r w:rsidR="00693EFB" w:rsidRPr="0050535F">
        <w:rPr>
          <w:rFonts w:cs="Times New Roman"/>
          <w:lang w:val="en-US"/>
        </w:rPr>
        <w:t xml:space="preserve">for the sake of </w:t>
      </w:r>
      <w:r w:rsidRPr="0050535F">
        <w:rPr>
          <w:rFonts w:cs="Times New Roman"/>
          <w:lang w:val="en-US"/>
        </w:rPr>
        <w:t xml:space="preserve">simplicity, in this </w:t>
      </w:r>
      <w:r w:rsidR="00662717" w:rsidRPr="0050535F">
        <w:rPr>
          <w:rFonts w:cs="Times New Roman"/>
          <w:lang w:val="en-US"/>
        </w:rPr>
        <w:t xml:space="preserve">seminal </w:t>
      </w:r>
      <w:r w:rsidR="001239A7" w:rsidRPr="0050535F">
        <w:rPr>
          <w:rFonts w:cs="Times New Roman"/>
          <w:lang w:val="en-US"/>
        </w:rPr>
        <w:t xml:space="preserve">study </w:t>
      </w:r>
      <w:r w:rsidRPr="0050535F">
        <w:rPr>
          <w:rFonts w:cs="Times New Roman"/>
          <w:lang w:val="en-US"/>
        </w:rPr>
        <w:t xml:space="preserve">we focus on Neural </w:t>
      </w:r>
      <w:r w:rsidR="00740740" w:rsidRPr="0050535F">
        <w:rPr>
          <w:rFonts w:cs="Times New Roman"/>
          <w:lang w:val="en-US"/>
        </w:rPr>
        <w:t>Networks</w:t>
      </w:r>
      <w:r w:rsidRPr="0050535F">
        <w:rPr>
          <w:rFonts w:cs="Times New Roman"/>
          <w:lang w:val="en-US"/>
        </w:rPr>
        <w:t>.</w:t>
      </w:r>
    </w:p>
    <w:p w14:paraId="28A47FEF" w14:textId="77777777" w:rsidR="00BA796A" w:rsidRPr="0050535F" w:rsidRDefault="00BA796A" w:rsidP="00026B12">
      <w:pPr>
        <w:pStyle w:val="Prrafodelista"/>
        <w:spacing w:line="360" w:lineRule="auto"/>
        <w:ind w:left="360"/>
        <w:rPr>
          <w:rFonts w:cs="Times New Roman"/>
          <w:lang w:val="en-US"/>
        </w:rPr>
      </w:pPr>
    </w:p>
    <w:p w14:paraId="7DA79AD4" w14:textId="32CF7236"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lastRenderedPageBreak/>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 </w:t>
      </w:r>
      <w:r w:rsidR="000113DD" w:rsidRPr="0050535F">
        <w:rPr>
          <w:rFonts w:cs="Times New Roman"/>
          <w:lang w:val="en-US"/>
        </w:rPr>
        <w:t xml:space="preserve">can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4D041215" w14:textId="77777777" w:rsidR="00BA796A" w:rsidRPr="0050535F" w:rsidRDefault="00BA796A" w:rsidP="00415FE2">
      <w:pPr>
        <w:pStyle w:val="Prrafodelista"/>
        <w:spacing w:line="360" w:lineRule="auto"/>
        <w:ind w:left="360"/>
        <w:rPr>
          <w:rFonts w:cs="Times New Roman"/>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36BD7858" w14:textId="77777777" w:rsidR="00BA796A" w:rsidRPr="0050535F" w:rsidRDefault="00BA796A" w:rsidP="00503BEC">
      <w:pPr>
        <w:pStyle w:val="Prrafodelista"/>
        <w:spacing w:line="360" w:lineRule="auto"/>
        <w:ind w:left="360"/>
        <w:rPr>
          <w:rFonts w:cs="Times New Roman"/>
          <w:lang w:val="en-US"/>
        </w:rPr>
      </w:pPr>
    </w:p>
    <w:p w14:paraId="6A149A32" w14:textId="1DBEA33C"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not only generates concrete improvement targets but also allows practitioners to prioritize adjustments based on their impact on efficiency classification.</w:t>
      </w:r>
    </w:p>
    <w:p w14:paraId="3588F16A" w14:textId="77777777" w:rsidR="00BA796A" w:rsidRPr="0050535F" w:rsidRDefault="00BA796A" w:rsidP="00837D29">
      <w:pPr>
        <w:pStyle w:val="Prrafodelista"/>
        <w:spacing w:line="360" w:lineRule="auto"/>
        <w:ind w:left="360"/>
        <w:rPr>
          <w:rFonts w:cs="Times New Roman"/>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50535F" w:rsidRDefault="00BA796A" w:rsidP="00D527F0">
      <w:pPr>
        <w:pStyle w:val="Prrafodelista"/>
        <w:spacing w:line="360" w:lineRule="auto"/>
        <w:ind w:left="360"/>
        <w:rPr>
          <w:rFonts w:cs="Times New Roman"/>
          <w:lang w:val="en-US"/>
        </w:rPr>
      </w:pPr>
    </w:p>
    <w:p w14:paraId="5FE9514C" w14:textId="64943602" w:rsidR="00E047CC" w:rsidRPr="0050535F" w:rsidRDefault="00E047CC" w:rsidP="00DF3B00">
      <w:pPr>
        <w:pStyle w:val="Prrafodelista"/>
        <w:numPr>
          <w:ilvl w:val="0"/>
          <w:numId w:val="5"/>
        </w:numPr>
        <w:spacing w:line="360" w:lineRule="auto"/>
        <w:rPr>
          <w:rFonts w:cs="Times New Roman"/>
          <w:lang w:val="en-US"/>
        </w:rPr>
      </w:pPr>
      <w:r w:rsidRPr="00E33A50">
        <w:rPr>
          <w:rFonts w:cs="Times New Roman"/>
          <w:i/>
          <w:iCs/>
          <w:lang w:val="en-US"/>
        </w:rPr>
        <w:lastRenderedPageBreak/>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575A4FE2" w:rsidR="004D2CDE" w:rsidRPr="0050535F" w:rsidRDefault="005B397D" w:rsidP="00DF3B00">
      <w:pPr>
        <w:spacing w:line="360" w:lineRule="auto"/>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will utilize,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points out further research lines.</w:t>
      </w:r>
    </w:p>
    <w:p w14:paraId="4552D512" w14:textId="2B1CE1E6" w:rsidR="00C64032" w:rsidRPr="0050535F" w:rsidRDefault="00551C0B" w:rsidP="00E33A50">
      <w:pPr>
        <w:pStyle w:val="Ttulo1"/>
        <w:rPr>
          <w:lang w:val="en-US"/>
        </w:rPr>
      </w:pPr>
      <w:r>
        <w:rPr>
          <w:lang w:val="en-US"/>
        </w:rPr>
        <w:t xml:space="preserve">1. </w:t>
      </w:r>
      <w:r w:rsidR="00C64032" w:rsidRPr="0050535F">
        <w:rPr>
          <w:lang w:val="en-US"/>
        </w:rPr>
        <w:t>Background</w:t>
      </w:r>
    </w:p>
    <w:p w14:paraId="584BC377" w14:textId="7DD5E1ED" w:rsidR="006E48EB" w:rsidRPr="0050535F" w:rsidRDefault="00EC6F2F" w:rsidP="00DF3B00">
      <w:pPr>
        <w:spacing w:line="360" w:lineRule="auto"/>
        <w:rPr>
          <w:rFonts w:cs="Times New Roman"/>
          <w:lang w:val="en-US"/>
        </w:rPr>
      </w:pPr>
      <w:r w:rsidRPr="0050535F">
        <w:rPr>
          <w:rFonts w:cs="Times New Roman"/>
          <w:lang w:val="en-US"/>
        </w:rPr>
        <w:t xml:space="preserve">This background section provides a concise overview of DEA and 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 xml:space="preserve">of choice </w:t>
      </w:r>
      <w:r w:rsidR="00462653" w:rsidRPr="0050535F">
        <w:rPr>
          <w:rFonts w:cs="Times New Roman"/>
          <w:lang w:val="en-US"/>
        </w:rPr>
        <w:t xml:space="preserve">in </w:t>
      </w:r>
      <w:r w:rsidR="000F7D3C" w:rsidRPr="0050535F">
        <w:rPr>
          <w:rFonts w:cs="Times New Roman"/>
          <w:lang w:val="en-US"/>
        </w:rPr>
        <w:t>this study</w:t>
      </w:r>
      <w:r w:rsidR="00964A66" w:rsidRPr="0050535F">
        <w:rPr>
          <w:rFonts w:cs="Times New Roman"/>
          <w:lang w:val="en-US"/>
        </w:rPr>
        <w:t xml:space="preserve">, corresponding to </w:t>
      </w:r>
      <w:r w:rsidRPr="0050535F">
        <w:rPr>
          <w:rFonts w:cs="Times New Roman"/>
          <w:lang w:val="en-US"/>
        </w:rPr>
        <w:t xml:space="preserve">Neural Networks. </w:t>
      </w:r>
    </w:p>
    <w:p w14:paraId="370F5FB7" w14:textId="05F8B6DC" w:rsidR="00C64032" w:rsidRPr="0050535F" w:rsidRDefault="00DF589B" w:rsidP="00E33A50">
      <w:pPr>
        <w:pStyle w:val="Ttulo2"/>
        <w:rPr>
          <w:lang w:val="en-US"/>
        </w:rPr>
      </w:pPr>
      <w:r>
        <w:rPr>
          <w:lang w:val="en-US"/>
        </w:rPr>
        <w:t>1</w:t>
      </w:r>
      <w:r w:rsidR="00551C0B">
        <w:rPr>
          <w:lang w:val="en-US"/>
        </w:rPr>
        <w:t xml:space="preserve">.1 </w:t>
      </w:r>
      <w:r w:rsidR="00C64032" w:rsidRPr="0050535F">
        <w:rPr>
          <w:lang w:val="en-US"/>
        </w:rPr>
        <w:t>Data Envelopment Analysis</w:t>
      </w:r>
    </w:p>
    <w:p w14:paraId="1DDA5B42" w14:textId="5C0DF864"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Data Envelopment Analysis (DEA)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 xml:space="preserve">decision-making units (DMUs).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economies of scale may vary across different units.</w:t>
      </w:r>
      <w:r w:rsidR="00EC4E58" w:rsidRPr="0050535F">
        <w:rPr>
          <w:rFonts w:cs="Times New Roman"/>
          <w:lang w:val="en-US"/>
        </w:rPr>
        <w:t xml:space="preserve"> </w:t>
      </w:r>
    </w:p>
    <w:p w14:paraId="53412C7D" w14:textId="29E5B4AF" w:rsidR="00EF2740" w:rsidRPr="0050535F" w:rsidRDefault="0021662E" w:rsidP="00DB5BDF">
      <w:pPr>
        <w:spacing w:line="360" w:lineRule="auto"/>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 xml:space="preserve">performance of these </w:t>
      </w:r>
      <w:r w:rsidR="003257BF" w:rsidRPr="0050535F">
        <w:rPr>
          <w:rFonts w:cs="Times New Roman"/>
          <w:lang w:val="en-US"/>
        </w:rPr>
        <w:t>DMUs</w: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B6266" w:rsidRPr="0050535F">
        <w:rPr>
          <w:position w:val="-16"/>
          <w:lang w:val="en-US"/>
        </w:rPr>
        <w:object w:dxaOrig="2000" w:dyaOrig="420" w14:anchorId="625C2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65pt;height:19.95pt" o:ole="">
            <v:imagedata r:id="rId8" o:title=""/>
          </v:shape>
          <o:OLEObject Type="Embed" ProgID="Equation.DSMT4" ShapeID="_x0000_i1025" DrawAspect="Content" ObjectID="_1803658347" r:id="rId9"/>
        </w:object>
      </w:r>
      <w:r w:rsidR="00EF2740" w:rsidRPr="0050535F">
        <w:rPr>
          <w:rFonts w:cs="Times New Roman"/>
          <w:lang w:val="en-US"/>
        </w:rPr>
        <w:t xml:space="preserve">, 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EB6266" w:rsidRPr="0050535F">
        <w:rPr>
          <w:position w:val="-16"/>
          <w:lang w:val="en-US"/>
        </w:rPr>
        <w:object w:dxaOrig="1960" w:dyaOrig="420" w14:anchorId="72F4F7A9">
          <v:shape id="_x0000_i1026" type="#_x0000_t75" style="width:99.25pt;height:19.95pt" o:ole="">
            <v:imagedata r:id="rId10" o:title=""/>
          </v:shape>
          <o:OLEObject Type="Embed" ProgID="Equation.DSMT4" ShapeID="_x0000_i1026" DrawAspect="Content" ObjectID="_1803658348" r:id="rId11"/>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1102D1F" w:rsidR="00C833EB" w:rsidRPr="0050535F" w:rsidRDefault="00C833EB" w:rsidP="00DF3B00">
      <w:pPr>
        <w:pStyle w:val="MTDisplayEquation"/>
        <w:spacing w:before="120" w:after="120"/>
        <w:rPr>
          <w:rFonts w:cs="Times New Roman"/>
          <w:lang w:val="en-US"/>
        </w:rPr>
      </w:pPr>
      <w:r w:rsidRPr="0050535F">
        <w:rPr>
          <w:rFonts w:cs="Times New Roman"/>
          <w:lang w:val="en-US"/>
        </w:rPr>
        <w:tab/>
      </w:r>
      <w:r w:rsidR="00EB6266" w:rsidRPr="0050535F">
        <w:rPr>
          <w:position w:val="-16"/>
          <w:lang w:val="en-US"/>
        </w:rPr>
        <w:object w:dxaOrig="3240" w:dyaOrig="420" w14:anchorId="3E42645D">
          <v:shape id="_x0000_i1027" type="#_x0000_t75" style="width:162.15pt;height:19.95pt" o:ole="">
            <v:imagedata r:id="rId12" o:title=""/>
          </v:shape>
          <o:OLEObject Type="Embed" ProgID="Equation.DSMT4" ShapeID="_x0000_i1027" DrawAspect="Content" ObjectID="_1803658349" r:id="rId13"/>
        </w:object>
      </w:r>
      <w:r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1"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1"/>
      <w:r w:rsidRPr="0050535F">
        <w:rPr>
          <w:rFonts w:cs="Times New Roman"/>
          <w:lang w:val="en-US"/>
        </w:rPr>
        <w:fldChar w:fldCharType="end"/>
      </w:r>
      <w:r w:rsidRPr="0050535F">
        <w:rPr>
          <w:rFonts w:cs="Times New Roman"/>
          <w:lang w:val="en-US"/>
        </w:rPr>
        <w:t xml:space="preserve"> </w:t>
      </w:r>
    </w:p>
    <w:p w14:paraId="448A5D43" w14:textId="1F2A2447" w:rsidR="00840AD4" w:rsidRPr="0050535F" w:rsidRDefault="0076536A" w:rsidP="00DF3B00">
      <w:pPr>
        <w:spacing w:line="360" w:lineRule="auto"/>
        <w:rPr>
          <w:rFonts w:cs="Times New Roman"/>
          <w:lang w:val="en-US"/>
        </w:rPr>
      </w:pPr>
      <w:r w:rsidRPr="0050535F">
        <w:rPr>
          <w:rFonts w:cs="Times New Roman"/>
          <w:lang w:val="en-US" w:eastAsia="es-ES"/>
        </w:rPr>
        <w:lastRenderedPageBreak/>
        <w:t>Based on the observed input-output processes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7C2E50" w:rsidRPr="0050535F">
        <w:rPr>
          <w:position w:val="-4"/>
          <w:lang w:val="en-US"/>
        </w:rPr>
        <w:object w:dxaOrig="220" w:dyaOrig="240" w14:anchorId="5A5F1D43">
          <v:shape id="_x0000_i1028" type="#_x0000_t75" style="width:11.5pt;height:11.5pt" o:ole="">
            <v:imagedata r:id="rId14" o:title=""/>
          </v:shape>
          <o:OLEObject Type="Embed" ProgID="Equation.DSMT4" ShapeID="_x0000_i1028" DrawAspect="Content" ObjectID="_1803658350" r:id="rId15"/>
        </w:object>
      </w:r>
      <w:r w:rsidR="00A21415" w:rsidRPr="0050535F">
        <w:rPr>
          <w:rFonts w:cs="Times New Roman"/>
          <w:lang w:val="en-US" w:eastAsia="es-ES"/>
        </w:rPr>
        <w:t>through</w:t>
      </w:r>
      <w:r w:rsidR="006C333D" w:rsidRPr="0050535F">
        <w:rPr>
          <w:rFonts w:cs="Times New Roman"/>
          <w:lang w:val="en-US" w:eastAsia="es-ES"/>
        </w:rPr>
        <w:t xml:space="preserve"> the following production possibility set,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21808A40" w:rsidR="007D4D84" w:rsidRPr="0050535F" w:rsidRDefault="007D4D84" w:rsidP="00DF3B00">
      <w:pPr>
        <w:pStyle w:val="MTDisplayEquation"/>
        <w:spacing w:before="120" w:after="120"/>
        <w:rPr>
          <w:rFonts w:cs="Times New Roman"/>
          <w:lang w:val="en-US"/>
        </w:rPr>
      </w:pPr>
      <w:r w:rsidRPr="0050535F">
        <w:rPr>
          <w:rFonts w:cs="Times New Roman"/>
          <w:lang w:val="en-US"/>
        </w:rPr>
        <w:tab/>
      </w:r>
      <w:r w:rsidR="004F148C" w:rsidRPr="0050535F">
        <w:rPr>
          <w:position w:val="-30"/>
          <w:lang w:val="en-US"/>
        </w:rPr>
        <w:object w:dxaOrig="6680" w:dyaOrig="720" w14:anchorId="0AA96EFA">
          <v:shape id="_x0000_i1029" type="#_x0000_t75" style="width:332.75pt;height:36.9pt" o:ole="">
            <v:imagedata r:id="rId16" o:title=""/>
          </v:shape>
          <o:OLEObject Type="Embed" ProgID="Equation.DSMT4" ShapeID="_x0000_i1029" DrawAspect="Content" ObjectID="_1803658351" r:id="rId17"/>
        </w:object>
      </w:r>
      <w:r w:rsidRPr="0050535F">
        <w:rPr>
          <w:rFonts w:cs="Times New Roman"/>
          <w:lang w:val="en-US"/>
        </w:rPr>
        <w:t>.</w:t>
      </w:r>
      <w:r w:rsidRPr="0050535F">
        <w:rPr>
          <w:rFonts w:cs="Times New Roman"/>
          <w:lang w:val="en-US"/>
        </w:rPr>
        <w:tab/>
      </w:r>
      <w:bookmarkStart w:id="2"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3"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3"/>
      <w:r w:rsidRPr="0050535F">
        <w:rPr>
          <w:rFonts w:cs="Times New Roman"/>
          <w:lang w:val="en-US"/>
        </w:rPr>
        <w:fldChar w:fldCharType="end"/>
      </w:r>
      <w:bookmarkEnd w:id="2"/>
    </w:p>
    <w:p w14:paraId="3DF9E58E" w14:textId="5F047B84" w:rsidR="00F540C6" w:rsidRPr="0050535F" w:rsidRDefault="006C0036" w:rsidP="00DF3B00">
      <w:pPr>
        <w:spacing w:line="360" w:lineRule="auto"/>
        <w:rPr>
          <w:rFonts w:cs="Times New Roman"/>
          <w:lang w:val="en-US"/>
        </w:rPr>
      </w:pPr>
      <w:proofErr w:type="gramStart"/>
      <w:r>
        <w:rPr>
          <w:rFonts w:cs="Times New Roman"/>
          <w:lang w:val="en-US"/>
        </w:rPr>
        <w:t>The DEA</w:t>
      </w:r>
      <w:proofErr w:type="gramEnd"/>
      <w:r>
        <w:rPr>
          <w:rFonts w:cs="Times New Roman"/>
          <w:lang w:val="en-US"/>
        </w:rPr>
        <w:t xml:space="preserve"> technology </w:t>
      </w:r>
      <w:r w:rsidR="004F148C">
        <w:rPr>
          <w:rFonts w:cs="Times New Roman"/>
          <w:lang w:val="en-US"/>
        </w:rPr>
        <w:t xml:space="preserve">allows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4F148C" w:rsidRPr="007A5D94">
        <w:rPr>
          <w:position w:val="-10"/>
        </w:rPr>
        <w:object w:dxaOrig="480" w:dyaOrig="340" w14:anchorId="3BEA8381">
          <v:shape id="_x0000_i1030" type="#_x0000_t75" style="width:24.2pt;height:16.95pt" o:ole="">
            <v:imagedata r:id="rId18" o:title=""/>
          </v:shape>
          <o:OLEObject Type="Embed" ProgID="Equation.DSMT4" ShapeID="_x0000_i1030" DrawAspect="Content" ObjectID="_1803658352" r:id="rId19"/>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4F148C" w:rsidRPr="0050535F">
        <w:rPr>
          <w:position w:val="-10"/>
          <w:lang w:val="en-US"/>
        </w:rPr>
        <w:object w:dxaOrig="420" w:dyaOrig="320" w14:anchorId="56D8C3DF">
          <v:shape id="_x0000_i1031" type="#_x0000_t75" style="width:19.95pt;height:15.15pt" o:ole="">
            <v:imagedata r:id="rId20" o:title=""/>
          </v:shape>
          <o:OLEObject Type="Embed" ProgID="Equation.DSMT4" ShapeID="_x0000_i1031" DrawAspect="Content" ObjectID="_1803658353" r:id="rId21"/>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to calculate the technical efficiency 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A13B76" w:rsidRPr="0050535F">
        <w:rPr>
          <w:rFonts w:cs="Times New Roman"/>
          <w:lang w:val="en-US"/>
        </w:rPr>
        <w:t>Here</w:t>
      </w:r>
      <w:r w:rsidR="00A84FD5" w:rsidRPr="0050535F">
        <w:rPr>
          <w:rFonts w:cs="Times New Roman"/>
          <w:lang w:val="en-US"/>
        </w:rPr>
        <w:t>,</w:t>
      </w:r>
      <w:r w:rsidR="003402E3" w:rsidRPr="0050535F">
        <w:rPr>
          <w:rFonts w:cs="Times New Roman"/>
          <w:lang w:val="en-US"/>
        </w:rPr>
        <w:t xml:space="preserve"> </w:t>
      </w:r>
      <w:r w:rsidR="00A13B76" w:rsidRPr="0050535F">
        <w:rPr>
          <w:rFonts w:cs="Times New Roman"/>
          <w:lang w:val="en-US"/>
        </w:rPr>
        <w:t xml:space="preserve">we consider 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EB6266" w:rsidRPr="0050535F">
        <w:rPr>
          <w:position w:val="-12"/>
          <w:lang w:val="en-US"/>
        </w:rPr>
        <w:object w:dxaOrig="760" w:dyaOrig="360" w14:anchorId="5F066B3F">
          <v:shape id="_x0000_i1032" type="#_x0000_t75" style="width:38.7pt;height:18.15pt" o:ole="">
            <v:imagedata r:id="rId22" o:title=""/>
          </v:shape>
          <o:OLEObject Type="Embed" ProgID="Equation.DSMT4" ShapeID="_x0000_i1032" DrawAspect="Content" ObjectID="_1803658354" r:id="rId23"/>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EB6266" w:rsidRPr="0050535F">
        <w:rPr>
          <w:position w:val="-16"/>
          <w:lang w:val="en-US"/>
        </w:rPr>
        <w:object w:dxaOrig="780" w:dyaOrig="420" w14:anchorId="6A029F72">
          <v:shape id="_x0000_i1033" type="#_x0000_t75" style="width:39.35pt;height:19.95pt" o:ole="">
            <v:imagedata r:id="rId24" o:title=""/>
          </v:shape>
          <o:OLEObject Type="Embed" ProgID="Equation.DSMT4" ShapeID="_x0000_i1033" DrawAspect="Content" ObjectID="_1803658355" r:id="rId25"/>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EB6266" w:rsidRPr="0050535F">
        <w:rPr>
          <w:position w:val="-10"/>
          <w:lang w:val="en-US"/>
        </w:rPr>
        <w:object w:dxaOrig="420" w:dyaOrig="320" w14:anchorId="04D60125">
          <v:shape id="_x0000_i1034" type="#_x0000_t75" style="width:19.95pt;height:15.15pt" o:ole="">
            <v:imagedata r:id="rId20" o:title=""/>
          </v:shape>
          <o:OLEObject Type="Embed" ProgID="Equation.DSMT4" ShapeID="_x0000_i1034" DrawAspect="Content" ObjectID="_1803658356" r:id="rId26"/>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3A8DDB54" w:rsidR="0038294E" w:rsidRPr="0050535F" w:rsidRDefault="0038294E" w:rsidP="00DF3B00">
      <w:pPr>
        <w:pStyle w:val="MTDisplayEquation"/>
        <w:rPr>
          <w:rFonts w:cs="Times New Roman"/>
          <w:lang w:val="en-US"/>
        </w:rPr>
      </w:pPr>
      <w:r w:rsidRPr="0050535F">
        <w:rPr>
          <w:rFonts w:cs="Times New Roman"/>
          <w:lang w:val="en-US"/>
        </w:rPr>
        <w:tab/>
      </w:r>
      <w:r w:rsidR="00EB6266" w:rsidRPr="0050535F">
        <w:rPr>
          <w:position w:val="-148"/>
          <w:lang w:val="en-US"/>
        </w:rPr>
        <w:object w:dxaOrig="6100" w:dyaOrig="3080" w14:anchorId="565CA1A9">
          <v:shape id="_x0000_i1035" type="#_x0000_t75" style="width:306.15pt;height:153.7pt" o:ole="">
            <v:imagedata r:id="rId27" o:title=""/>
          </v:shape>
          <o:OLEObject Type="Embed" ProgID="Equation.DSMT4" ShapeID="_x0000_i1035" DrawAspect="Content" ObjectID="_1803658357" r:id="rId28"/>
        </w:object>
      </w:r>
      <w:r w:rsidRPr="0050535F">
        <w:rPr>
          <w:rFonts w:cs="Times New Roman"/>
          <w:lang w:val="en-US"/>
        </w:rPr>
        <w:tab/>
      </w:r>
      <w:bookmarkStart w:id="4" w:name="BCC_model"/>
      <w:bookmarkStart w:id="5" w:name="eq_3"/>
      <w:bookmarkEnd w:id="4"/>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6"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6"/>
      <w:r w:rsidRPr="0050535F">
        <w:rPr>
          <w:rFonts w:cs="Times New Roman"/>
          <w:lang w:val="en-US"/>
        </w:rPr>
        <w:fldChar w:fldCharType="end"/>
      </w:r>
      <w:bookmarkEnd w:id="5"/>
    </w:p>
    <w:p w14:paraId="67C0870E" w14:textId="07655EFE" w:rsidR="00C64032" w:rsidRPr="0050535F" w:rsidRDefault="00DA3CB1" w:rsidP="00DF3B00">
      <w:pPr>
        <w:spacing w:line="360" w:lineRule="auto"/>
        <w:rPr>
          <w:rFonts w:cs="Times New Roman"/>
          <w:lang w:val="en-US"/>
        </w:rPr>
      </w:pPr>
      <w:r w:rsidRPr="003D4C01">
        <w:rPr>
          <w:rFonts w:cs="Times New Roman"/>
          <w:lang w:val="en-US"/>
        </w:rPr>
        <w:t xml:space="preserve">This program allows </w:t>
      </w:r>
      <w:r w:rsidR="004F148C" w:rsidRPr="003D4C01">
        <w:rPr>
          <w:rFonts w:cs="Times New Roman"/>
          <w:lang w:val="en-US"/>
        </w:rPr>
        <w:t>classif</w:t>
      </w:r>
      <w:r w:rsidRPr="003D4C01">
        <w:rPr>
          <w:rFonts w:cs="Times New Roman"/>
          <w:lang w:val="en-US"/>
        </w:rPr>
        <w:t>ying DMUs as technically efficient</w:t>
      </w:r>
      <w:r w:rsidR="004F148C" w:rsidRPr="003D4C01">
        <w:rPr>
          <w:rFonts w:cs="Times New Roman"/>
          <w:lang w:val="en-US"/>
        </w:rPr>
        <w:t xml:space="preserve"> </w:t>
      </w:r>
      <w:r w:rsidRPr="003D4C01">
        <w:rPr>
          <w:rFonts w:cs="Times New Roman"/>
          <w:lang w:val="en-US"/>
        </w:rPr>
        <w:t>and technically inefficient.</w:t>
      </w:r>
      <w:r w:rsidRPr="00DA3CB1">
        <w:rPr>
          <w:rFonts w:cs="Times New Roman"/>
          <w:lang w:val="en-US"/>
        </w:rPr>
        <w:t xml:space="preserve">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n efficiency </w:t>
      </w:r>
      <w:r w:rsidR="00F6096B" w:rsidRPr="0050535F">
        <w:rPr>
          <w:rFonts w:cs="Times New Roman"/>
          <w:lang w:val="en-US"/>
        </w:rPr>
        <w:t>score</w:t>
      </w:r>
      <w:r w:rsidR="00E46C47" w:rsidRPr="0050535F">
        <w:rPr>
          <w:rFonts w:cs="Times New Roman"/>
          <w:lang w:val="en-US"/>
        </w:rPr>
        <w:t xml:space="preserve"> of </w:t>
      </w:r>
      <w:r w:rsidR="007F6F37" w:rsidRPr="0050535F">
        <w:rPr>
          <w:rFonts w:cs="Times New Roman"/>
          <w:lang w:val="en-US"/>
        </w:rPr>
        <w:t>zero</w:t>
      </w:r>
      <w:r w:rsidR="00F527AF" w:rsidRPr="0050535F">
        <w:rPr>
          <w:rFonts w:cs="Times New Roman"/>
          <w:lang w:val="en-US"/>
        </w:rPr>
        <w:t xml:space="preserve">, </w:t>
      </w:r>
      <w:r w:rsidR="00DA344F" w:rsidRPr="0050535F">
        <w:rPr>
          <w:rFonts w:cs="Times New Roman"/>
          <w:lang w:val="en-US"/>
        </w:rPr>
        <w:t xml:space="preserve">i.e., </w:t>
      </w:r>
      <w:r w:rsidR="00EB6266" w:rsidRPr="0050535F">
        <w:rPr>
          <w:position w:val="-16"/>
          <w:lang w:val="en-US"/>
        </w:rPr>
        <w:object w:dxaOrig="2340" w:dyaOrig="420" w14:anchorId="34FD8F1E">
          <v:shape id="_x0000_i1036" type="#_x0000_t75" style="width:116.75pt;height:19.95pt" o:ole="">
            <v:imagedata r:id="rId29" o:title=""/>
          </v:shape>
          <o:OLEObject Type="Embed" ProgID="Equation.DSMT4" ShapeID="_x0000_i1036" DrawAspect="Content" ObjectID="_1803658358" r:id="rId30"/>
        </w:object>
      </w:r>
      <w:r w:rsidR="00DA344F" w:rsidRPr="0050535F">
        <w:rPr>
          <w:rFonts w:cs="Times New Roman"/>
          <w:lang w:val="en-US"/>
        </w:rPr>
        <w:t xml:space="preserve"> (with * indicating optimality)</w: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EB6266" w:rsidRPr="0050535F">
        <w:rPr>
          <w:position w:val="-10"/>
          <w:lang w:val="en-US"/>
        </w:rPr>
        <w:object w:dxaOrig="420" w:dyaOrig="320" w14:anchorId="5B111AD3">
          <v:shape id="_x0000_i1037" type="#_x0000_t75" style="width:19.95pt;height:15.15pt" o:ole="">
            <v:imagedata r:id="rId31" o:title=""/>
          </v:shape>
          <o:OLEObject Type="Embed" ProgID="Equation.DSMT4" ShapeID="_x0000_i1037" DrawAspect="Content" ObjectID="_1803658359" r:id="rId32"/>
        </w:object>
      </w:r>
      <w:r>
        <w:rPr>
          <w:lang w:val="en-US"/>
        </w:rPr>
        <w:sym w:font="Symbol" w:char="F0BE"/>
      </w:r>
      <w:r w:rsidRPr="00C64248">
        <w:rPr>
          <w:lang w:val="en-US"/>
        </w:rPr>
        <w:t>i.e., the boundary separating the feasible and infeasible regions</w:t>
      </w:r>
      <w:r>
        <w:rPr>
          <w:rFonts w:cs="Times New Roman"/>
          <w:lang w:val="en-US"/>
        </w:rPr>
        <w:t>.</w:t>
      </w:r>
      <w:r w:rsidR="00D10FE2" w:rsidRPr="0050535F">
        <w:rPr>
          <w:rFonts w:cs="Times New Roman"/>
          <w:lang w:val="en-US"/>
        </w:rPr>
        <w:t xml:space="preserve"> </w:t>
      </w:r>
      <w:r>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Conversely, a </w:t>
      </w:r>
      <w:r w:rsidR="00250449" w:rsidRPr="0050535F">
        <w:rPr>
          <w:rFonts w:cs="Times New Roman"/>
          <w:lang w:val="en-US"/>
        </w:rPr>
        <w:t>value</w:t>
      </w:r>
      <w:r w:rsidR="00E46C47" w:rsidRPr="0050535F">
        <w:rPr>
          <w:rFonts w:cs="Times New Roman"/>
          <w:lang w:val="en-US"/>
        </w:rPr>
        <w:t xml:space="preserve"> </w:t>
      </w:r>
      <w:r w:rsidR="00552AFA" w:rsidRPr="0050535F">
        <w:rPr>
          <w:rFonts w:cs="Times New Roman"/>
          <w:lang w:val="en-US"/>
        </w:rPr>
        <w:t xml:space="preserve">strictly </w:t>
      </w:r>
      <w:r w:rsidR="004A245F" w:rsidRPr="0050535F">
        <w:rPr>
          <w:rFonts w:cs="Times New Roman"/>
          <w:lang w:val="en-US"/>
        </w:rPr>
        <w:t>greater</w:t>
      </w:r>
      <w:r w:rsidR="00E46C47" w:rsidRPr="0050535F">
        <w:rPr>
          <w:rFonts w:cs="Times New Roman"/>
          <w:lang w:val="en-US"/>
        </w:rPr>
        <w:t xml:space="preserve"> than </w:t>
      </w:r>
      <w:r w:rsidR="00552AFA" w:rsidRPr="0050535F">
        <w:rPr>
          <w:rFonts w:cs="Times New Roman"/>
          <w:lang w:val="en-US"/>
        </w:rPr>
        <w:t>zero</w:t>
      </w:r>
      <w:r w:rsidR="00B77A39" w:rsidRPr="0050535F">
        <w:rPr>
          <w:rFonts w:cs="Times New Roman"/>
          <w:lang w:val="en-US"/>
        </w:rPr>
        <w:t xml:space="preserve">, </w:t>
      </w:r>
      <w:r w:rsidR="00250449" w:rsidRPr="0050535F">
        <w:rPr>
          <w:rFonts w:cs="Times New Roman"/>
          <w:lang w:val="en-US"/>
        </w:rPr>
        <w:t xml:space="preserve">i.e., </w:t>
      </w:r>
      <w:r w:rsidR="00EB6266" w:rsidRPr="0050535F">
        <w:rPr>
          <w:position w:val="-16"/>
          <w:lang w:val="en-US"/>
        </w:rPr>
        <w:object w:dxaOrig="2340" w:dyaOrig="420" w14:anchorId="51F1DC24">
          <v:shape id="_x0000_i1038" type="#_x0000_t75" style="width:116.75pt;height:19.95pt" o:ole="">
            <v:imagedata r:id="rId33" o:title=""/>
          </v:shape>
          <o:OLEObject Type="Embed" ProgID="Equation.DSMT4" ShapeID="_x0000_i1038" DrawAspect="Content" ObjectID="_1803658360" r:id="rId34"/>
        </w:object>
      </w:r>
      <w:r w:rsidR="00250449" w:rsidRPr="0050535F">
        <w:rPr>
          <w:rFonts w:cs="Times New Roman"/>
          <w:lang w:val="en-US"/>
        </w:rPr>
        <w:t xml:space="preserve">, </w:t>
      </w:r>
      <w:r w:rsidR="00E46C47" w:rsidRPr="0050535F">
        <w:rPr>
          <w:rFonts w:cs="Times New Roman"/>
          <w:lang w:val="en-US"/>
        </w:rPr>
        <w:t xml:space="preserve">implies inefficiency relative to </w:t>
      </w:r>
      <w:r w:rsidR="00552AFA" w:rsidRPr="0050535F">
        <w:rPr>
          <w:rFonts w:cs="Times New Roman"/>
          <w:lang w:val="en-US"/>
        </w:rPr>
        <w:t xml:space="preserve">the </w:t>
      </w:r>
      <w:r w:rsidR="008D1DE6" w:rsidRPr="0050535F">
        <w:rPr>
          <w:rFonts w:cs="Times New Roman"/>
          <w:lang w:val="en-US"/>
        </w:rPr>
        <w:t>reference</w:t>
      </w:r>
      <w:r w:rsidR="004A245F" w:rsidRPr="0050535F">
        <w:rPr>
          <w:rFonts w:cs="Times New Roman"/>
          <w:lang w:val="en-US"/>
        </w:rPr>
        <w:t xml:space="preserve"> technology</w:t>
      </w:r>
      <w:r w:rsidR="00552AFA" w:rsidRPr="0050535F">
        <w:rPr>
          <w:rFonts w:cs="Times New Roman"/>
          <w:lang w:val="en-US"/>
        </w:rPr>
        <w:t xml:space="preserve"> </w:t>
      </w:r>
      <w:r w:rsidR="00EB6266" w:rsidRPr="0050535F">
        <w:rPr>
          <w:position w:val="-10"/>
          <w:lang w:val="en-US"/>
        </w:rPr>
        <w:object w:dxaOrig="420" w:dyaOrig="320" w14:anchorId="08C0FE37">
          <v:shape id="_x0000_i1039" type="#_x0000_t75" style="width:19.95pt;height:15.15pt" o:ole="">
            <v:imagedata r:id="rId35" o:title=""/>
          </v:shape>
          <o:OLEObject Type="Embed" ProgID="Equation.DSMT4" ShapeID="_x0000_i1039" DrawAspect="Content" ObjectID="_1803658361" r:id="rId36"/>
        </w:object>
      </w:r>
      <w:r w:rsidR="00E46C47" w:rsidRPr="0050535F">
        <w:rPr>
          <w:rFonts w:cs="Times New Roman"/>
          <w:lang w:val="en-US"/>
        </w:rPr>
        <w:t xml:space="preserve">, with a </w:t>
      </w:r>
      <w:r w:rsidR="00F37C05" w:rsidRPr="0050535F">
        <w:rPr>
          <w:rFonts w:cs="Times New Roman"/>
          <w:lang w:val="en-US"/>
        </w:rPr>
        <w:t>bigger</w:t>
      </w:r>
      <w:r w:rsidR="00E46C47" w:rsidRPr="0050535F">
        <w:rPr>
          <w:rFonts w:cs="Times New Roman"/>
          <w:lang w:val="en-US"/>
        </w:rPr>
        <w:t xml:space="preserve"> value indicating a </w:t>
      </w:r>
      <w:r w:rsidR="00F37C05" w:rsidRPr="0050535F">
        <w:rPr>
          <w:rFonts w:cs="Times New Roman"/>
          <w:lang w:val="en-US"/>
        </w:rPr>
        <w:t>worse</w:t>
      </w:r>
      <w:r w:rsidR="00E46C47" w:rsidRPr="0050535F">
        <w:rPr>
          <w:rFonts w:cs="Times New Roman"/>
          <w:lang w:val="en-US"/>
        </w:rPr>
        <w:t xml:space="preserve"> degree of </w:t>
      </w:r>
      <w:r w:rsidR="004E4039" w:rsidRPr="0050535F">
        <w:rPr>
          <w:rFonts w:cs="Times New Roman"/>
          <w:lang w:val="en-US"/>
        </w:rPr>
        <w:t xml:space="preserve">technical </w:t>
      </w:r>
      <w:r w:rsidR="00E46C47" w:rsidRPr="0050535F">
        <w:rPr>
          <w:rFonts w:cs="Times New Roman"/>
          <w:lang w:val="en-US"/>
        </w:rPr>
        <w:t>efficiency.</w:t>
      </w:r>
    </w:p>
    <w:p w14:paraId="215901CA" w14:textId="59896D6F" w:rsidR="004A3527" w:rsidRPr="0050535F" w:rsidRDefault="00DF589B" w:rsidP="001E6444">
      <w:pPr>
        <w:pStyle w:val="Ttulo2"/>
        <w:rPr>
          <w:lang w:val="en-US"/>
        </w:rPr>
      </w:pPr>
      <w:r>
        <w:rPr>
          <w:lang w:val="en-US"/>
        </w:rPr>
        <w:t>1</w:t>
      </w:r>
      <w:r w:rsidR="00953589">
        <w:rPr>
          <w:lang w:val="en-US"/>
        </w:rPr>
        <w:t xml:space="preserve">.2 </w:t>
      </w:r>
      <w:r w:rsidR="00765BC9" w:rsidRPr="0050535F">
        <w:rPr>
          <w:lang w:val="en-US"/>
        </w:rPr>
        <w:t>Neural Networks</w:t>
      </w:r>
    </w:p>
    <w:p w14:paraId="46963C33" w14:textId="2E0ECE68" w:rsidR="008F0011" w:rsidRPr="0050535F" w:rsidRDefault="008167BA" w:rsidP="005B6EAD">
      <w:pPr>
        <w:tabs>
          <w:tab w:val="left" w:pos="8280"/>
        </w:tabs>
        <w:spacing w:line="360" w:lineRule="auto"/>
        <w:rPr>
          <w:rFonts w:cs="Times New Roman"/>
          <w:lang w:val="en-U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Neural Networks (NN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w:t>
      </w:r>
      <w:r w:rsidR="002C656D" w:rsidRPr="0050535F">
        <w:rPr>
          <w:rFonts w:cs="Times New Roman"/>
          <w:lang w:val="en-US"/>
        </w:rPr>
        <w:lastRenderedPageBreak/>
        <w:t xml:space="preserve">and practical implications. </w:t>
      </w:r>
      <w:r w:rsidR="00B236BB" w:rsidRPr="0050535F">
        <w:rPr>
          <w:rFonts w:cs="Times New Roman"/>
          <w:lang w:val="en-US"/>
        </w:rPr>
        <w:t>NN</w:t>
      </w:r>
      <w:r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A37920" w:rsidRPr="0050535F">
        <w:rPr>
          <w:rFonts w:cs="Times New Roman"/>
          <w:lang w:val="en-US"/>
        </w:rPr>
        <w:t>By understanding the principles of NN</w:t>
      </w:r>
      <w:r w:rsidR="00B96C22" w:rsidRPr="0050535F">
        <w:rPr>
          <w:rFonts w:cs="Times New Roman"/>
          <w:lang w:val="en-US"/>
        </w:rPr>
        <w:t>s</w:t>
      </w:r>
      <w:r w:rsidR="00A37920" w:rsidRPr="0050535F">
        <w:rPr>
          <w:rFonts w:cs="Times New Roman"/>
          <w:lang w:val="en-US"/>
        </w:rPr>
        <w:t xml:space="preserve">, which will allow us to determine both the label and the probability of belonging to that label, we can leverage their capabilities to enhance </w:t>
      </w:r>
      <w:r w:rsidR="008A03DC" w:rsidRPr="0050535F">
        <w:rPr>
          <w:rFonts w:cs="Times New Roman"/>
          <w:lang w:val="en-US"/>
        </w:rPr>
        <w:t>efficiency</w:t>
      </w:r>
      <w:r w:rsidR="004E07FF" w:rsidRPr="0050535F">
        <w:rPr>
          <w:rFonts w:cs="Times New Roman"/>
          <w:lang w:val="en-US"/>
        </w:rPr>
        <w:t xml:space="preserve"> </w:t>
      </w:r>
      <w:r w:rsidR="003D3892" w:rsidRPr="0050535F">
        <w:rPr>
          <w:rFonts w:cs="Times New Roman"/>
          <w:lang w:val="en-US"/>
        </w:rPr>
        <w:t>methods</w:t>
      </w:r>
      <w:r w:rsidR="00A37920"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that process</w:t>
      </w:r>
      <w:r w:rsidR="00925656" w:rsidRPr="0050535F">
        <w:rPr>
          <w:rFonts w:cs="Times New Roman"/>
          <w:lang w:val="en-US"/>
        </w:rPr>
        <w:t xml:space="preserve"> </w:t>
      </w:r>
      <w:r w:rsidR="0089347D" w:rsidRPr="0050535F">
        <w:rPr>
          <w:rFonts w:cs="Times New Roman"/>
          <w:lang w:val="en-US"/>
        </w:rPr>
        <w:t>input data through nonlinear transformations to learn complex patterns and relationships</w:t>
      </w:r>
      <w:r w:rsidR="003D1818" w:rsidRPr="0050535F">
        <w:rPr>
          <w:rFonts w:cs="Times New Roman"/>
          <w:lang w:val="en-US"/>
        </w:rPr>
        <w:t xml:space="preserve"> and predict, in this case, the probability of being efficient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by introducing non-linearity into the model, enabling it 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w:t>
      </w:r>
      <w:proofErr w:type="spellStart"/>
      <w:r w:rsidR="008F0011" w:rsidRPr="0050535F">
        <w:rPr>
          <w:rFonts w:cs="Times New Roman"/>
          <w:lang w:val="en-US"/>
        </w:rPr>
        <w:t>ReLU</w:t>
      </w:r>
      <w:proofErr w:type="spellEnd"/>
      <w:r w:rsidR="008F0011" w:rsidRPr="0050535F">
        <w:rPr>
          <w:rFonts w:cs="Times New Roman"/>
          <w:lang w:val="en-US"/>
        </w:rPr>
        <w:t>) function. Each activation function introduces different properties to the model, influencing its ability to learn and generalize from data.</w:t>
      </w:r>
    </w:p>
    <w:p w14:paraId="03AE94C4" w14:textId="6E5F732A" w:rsidR="005E74C4" w:rsidRPr="0050535F" w:rsidRDefault="00745479" w:rsidP="00745479">
      <w:pPr>
        <w:spacing w:line="360" w:lineRule="auto"/>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 xml:space="preserve">we propose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 (</w:t>
      </w:r>
      <w:r w:rsidR="00EB6266" w:rsidRPr="0050535F">
        <w:rPr>
          <w:position w:val="-10"/>
          <w:lang w:val="en-US"/>
        </w:rPr>
        <w:object w:dxaOrig="639" w:dyaOrig="300" w14:anchorId="725B9413">
          <v:shape id="_x0000_i1040" type="#_x0000_t75" style="width:31.45pt;height:14.5pt" o:ole="">
            <v:imagedata r:id="rId37" o:title=""/>
          </v:shape>
          <o:OLEObject Type="Embed" ProgID="Equation.DSMT4" ShapeID="_x0000_i1040" DrawAspect="Content" ObjectID="_1803658362" r:id="rId38"/>
        </w:object>
      </w:r>
      <w:r w:rsidRPr="0050535F">
        <w:rPr>
          <w:rFonts w:cs="Times New Roman"/>
          <w:lang w:val="en-US"/>
        </w:rPr>
        <w:t>) and a negative class (</w:t>
      </w:r>
      <w:r w:rsidR="00EB6266" w:rsidRPr="0050535F">
        <w:rPr>
          <w:position w:val="-10"/>
          <w:lang w:val="en-US"/>
        </w:rPr>
        <w:object w:dxaOrig="639" w:dyaOrig="300" w14:anchorId="56A13B0B">
          <v:shape id="_x0000_i1041" type="#_x0000_t75" style="width:31.45pt;height:14.5pt" o:ole="">
            <v:imagedata r:id="rId39" o:title=""/>
          </v:shape>
          <o:OLEObject Type="Embed" ProgID="Equation.DSMT4" ShapeID="_x0000_i1041" DrawAspect="Content" ObjectID="_1803658363" r:id="rId40"/>
        </w:object>
      </w:r>
      <w:r w:rsidRPr="0050535F">
        <w:rPr>
          <w:rFonts w:cs="Times New Roman"/>
          <w:lang w:val="en-US"/>
        </w:rPr>
        <w:t>). The network processes an input</w:t>
      </w:r>
      <w:r w:rsidR="00F61C95" w:rsidRPr="0050535F">
        <w:rPr>
          <w:rFonts w:cs="Times New Roman"/>
          <w:lang w:val="en-US"/>
        </w:rPr>
        <w:t xml:space="preserve"> </w:t>
      </w:r>
      <w:r w:rsidR="00EB6266" w:rsidRPr="0050535F">
        <w:rPr>
          <w:position w:val="-6"/>
          <w:lang w:val="en-US"/>
        </w:rPr>
        <w:object w:dxaOrig="220" w:dyaOrig="220" w14:anchorId="6C7D87F2">
          <v:shape id="_x0000_i1042" type="#_x0000_t75" style="width:11.5pt;height:11.5pt" o:ole="">
            <v:imagedata r:id="rId41" o:title=""/>
          </v:shape>
          <o:OLEObject Type="Embed" ProgID="Equation.DSMT4" ShapeID="_x0000_i1042" DrawAspect="Content" ObjectID="_1803658364" r:id="rId42"/>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4FE285F1" w:rsidR="004A48B7" w:rsidRPr="0050535F" w:rsidRDefault="004A48B7" w:rsidP="004A48B7">
      <w:pPr>
        <w:pStyle w:val="MTDisplayEquation"/>
        <w:rPr>
          <w:rFonts w:cs="Times New Roman"/>
          <w:lang w:val="en-US"/>
        </w:rPr>
      </w:pPr>
      <w:r w:rsidRPr="0050535F">
        <w:rPr>
          <w:rFonts w:cs="Times New Roman"/>
          <w:lang w:val="en-US"/>
        </w:rPr>
        <w:tab/>
      </w:r>
      <w:r w:rsidR="00EB6266" w:rsidRPr="0050535F">
        <w:rPr>
          <w:position w:val="-18"/>
          <w:lang w:val="en-US"/>
        </w:rPr>
        <w:object w:dxaOrig="2100" w:dyaOrig="460" w14:anchorId="03CC8922">
          <v:shape id="_x0000_i1043" type="#_x0000_t75" style="width:104.65pt;height:23pt" o:ole="">
            <v:imagedata r:id="rId43" o:title=""/>
          </v:shape>
          <o:OLEObject Type="Embed" ProgID="Equation.DSMT4" ShapeID="_x0000_i1043" DrawAspect="Content" ObjectID="_1803658365" r:id="rId44"/>
        </w:object>
      </w:r>
      <w:r w:rsidR="005D5349"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6D3718D4" w:rsidR="00745479" w:rsidRPr="0050535F" w:rsidRDefault="00745479" w:rsidP="00745479">
      <w:pPr>
        <w:spacing w:line="360" w:lineRule="auto"/>
        <w:rPr>
          <w:rFonts w:cs="Times New Roman"/>
          <w:lang w:val="en-US"/>
        </w:rPr>
      </w:pPr>
      <w:r w:rsidRPr="0050535F">
        <w:rPr>
          <w:rFonts w:cs="Times New Roman"/>
          <w:lang w:val="en-US"/>
        </w:rPr>
        <w:t xml:space="preserve">where </w:t>
      </w:r>
      <w:r w:rsidR="00EB6266" w:rsidRPr="0050535F">
        <w:rPr>
          <w:position w:val="-6"/>
          <w:lang w:val="en-US"/>
        </w:rPr>
        <w:object w:dxaOrig="340" w:dyaOrig="300" w14:anchorId="580CC988">
          <v:shape id="_x0000_i1044" type="#_x0000_t75" style="width:16.35pt;height:14.5pt" o:ole="">
            <v:imagedata r:id="rId45" o:title=""/>
          </v:shape>
          <o:OLEObject Type="Embed" ProgID="Equation.DSMT4" ShapeID="_x0000_i1044" DrawAspect="Content" ObjectID="_1803658366" r:id="rId46"/>
        </w:object>
      </w:r>
      <w:r w:rsidRPr="0050535F">
        <w:rPr>
          <w:rFonts w:cs="Times New Roman"/>
          <w:lang w:val="en-US"/>
        </w:rPr>
        <w:t xml:space="preserve"> and </w:t>
      </w:r>
      <w:r w:rsidR="00EB6266" w:rsidRPr="0050535F">
        <w:rPr>
          <w:position w:val="-6"/>
          <w:lang w:val="en-US"/>
        </w:rPr>
        <w:object w:dxaOrig="340" w:dyaOrig="320" w14:anchorId="1EEE9C1A">
          <v:shape id="_x0000_i1045" type="#_x0000_t75" style="width:16.35pt;height:15.15pt" o:ole="">
            <v:imagedata r:id="rId47" o:title=""/>
          </v:shape>
          <o:OLEObject Type="Embed" ProgID="Equation.DSMT4" ShapeID="_x0000_i1045" DrawAspect="Content" ObjectID="_1803658367" r:id="rId48"/>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EB6266" w:rsidRPr="0050535F">
        <w:rPr>
          <w:position w:val="-6"/>
          <w:lang w:val="en-US"/>
        </w:rPr>
        <w:object w:dxaOrig="139" w:dyaOrig="260" w14:anchorId="75A81448">
          <v:shape id="_x0000_i1046" type="#_x0000_t75" style="width:6.05pt;height:12.7pt" o:ole="">
            <v:imagedata r:id="rId49" o:title=""/>
          </v:shape>
          <o:OLEObject Type="Embed" ProgID="Equation.DSMT4" ShapeID="_x0000_i1046" DrawAspect="Content" ObjectID="_1803658368" r:id="rId50"/>
        </w:object>
      </w:r>
      <w:r w:rsidRPr="0050535F">
        <w:rPr>
          <w:rFonts w:cs="Times New Roman"/>
          <w:lang w:val="en-US"/>
        </w:rPr>
        <w:t xml:space="preserve">, and </w:t>
      </w:r>
      <w:r w:rsidR="00EB6266" w:rsidRPr="0050535F">
        <w:rPr>
          <w:position w:val="-12"/>
          <w:lang w:val="en-US"/>
        </w:rPr>
        <w:object w:dxaOrig="460" w:dyaOrig="360" w14:anchorId="267FACBF">
          <v:shape id="_x0000_i1047" type="#_x0000_t75" style="width:23pt;height:18.15pt" o:ole="">
            <v:imagedata r:id="rId51" o:title=""/>
          </v:shape>
          <o:OLEObject Type="Embed" ProgID="Equation.DSMT4" ShapeID="_x0000_i1047" DrawAspect="Content" ObjectID="_1803658369" r:id="rId52"/>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EB6266" w:rsidRPr="0050535F">
        <w:rPr>
          <w:position w:val="-4"/>
          <w:lang w:val="en-US"/>
        </w:rPr>
        <w:object w:dxaOrig="180" w:dyaOrig="180" w14:anchorId="71042B72">
          <v:shape id="_x0000_i1048" type="#_x0000_t75" style="width:9.7pt;height:9.7pt" o:ole="">
            <v:imagedata r:id="rId53" o:title=""/>
          </v:shape>
          <o:OLEObject Type="Embed" ProgID="Equation.DSMT4" ShapeID="_x0000_i1048" DrawAspect="Content" ObjectID="_1803658370" r:id="rId54"/>
        </w:object>
      </w:r>
      <w:r w:rsidRPr="0050535F">
        <w:rPr>
          <w:rFonts w:cs="Times New Roman"/>
          <w:lang w:val="en-US"/>
        </w:rPr>
        <w:t>, which is mapped to a probability using the sigmoid function:</w:t>
      </w:r>
    </w:p>
    <w:p w14:paraId="6078D085" w14:textId="31BDF61E" w:rsidR="008F08FA" w:rsidRPr="0050535F" w:rsidRDefault="008F08FA" w:rsidP="008F08FA">
      <w:pPr>
        <w:pStyle w:val="MTDisplayEquation"/>
        <w:rPr>
          <w:rFonts w:cs="Times New Roman"/>
          <w:lang w:val="en-US"/>
        </w:rPr>
      </w:pPr>
      <w:r w:rsidRPr="0050535F">
        <w:rPr>
          <w:rFonts w:cs="Times New Roman"/>
          <w:lang w:val="en-US"/>
        </w:rPr>
        <w:tab/>
      </w:r>
      <w:r w:rsidR="00EB6266" w:rsidRPr="0050535F">
        <w:rPr>
          <w:position w:val="-22"/>
          <w:lang w:val="en-US"/>
        </w:rPr>
        <w:object w:dxaOrig="2680" w:dyaOrig="580" w14:anchorId="24B49077">
          <v:shape id="_x0000_i1049" type="#_x0000_t75" style="width:134.9pt;height:29.05pt" o:ole="">
            <v:imagedata r:id="rId55" o:title=""/>
          </v:shape>
          <o:OLEObject Type="Embed" ProgID="Equation.DSMT4" ShapeID="_x0000_i1049" DrawAspect="Content" ObjectID="_1803658371" r:id="rId56"/>
        </w:object>
      </w:r>
      <w:r w:rsidR="00DF3B93"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090E697E" w14:textId="1BA0AB66" w:rsidR="00745479" w:rsidRPr="0050535F" w:rsidRDefault="00745479" w:rsidP="00745479">
      <w:pPr>
        <w:spacing w:line="360" w:lineRule="auto"/>
        <w:rPr>
          <w:rFonts w:cs="Times New Roman"/>
          <w:lang w:val="en-US"/>
        </w:rPr>
      </w:pPr>
      <w:r w:rsidRPr="0050535F">
        <w:rPr>
          <w:rFonts w:cs="Times New Roman"/>
          <w:lang w:val="en-US"/>
        </w:rPr>
        <w:t>This probability represents the likelihood that the given input belongs to the positive clas</w:t>
      </w:r>
      <w:r w:rsidR="003E7F00" w:rsidRPr="0050535F">
        <w:rPr>
          <w:rFonts w:cs="Times New Roman"/>
          <w:lang w:val="en-US"/>
        </w:rPr>
        <w:t xml:space="preserve">s </w:t>
      </w:r>
      <w:r w:rsidR="003E7F00" w:rsidRPr="0050535F">
        <w:rPr>
          <w:position w:val="-12"/>
          <w:lang w:val="en-US"/>
        </w:rPr>
        <w:object w:dxaOrig="800" w:dyaOrig="360" w14:anchorId="5B4CBAAF">
          <v:shape id="_x0000_i1050" type="#_x0000_t75" style="width:41.15pt;height:18.15pt" o:ole="">
            <v:imagedata r:id="rId57" o:title=""/>
          </v:shape>
          <o:OLEObject Type="Embed" ProgID="Equation.DSMT4" ShapeID="_x0000_i1050" DrawAspect="Content" ObjectID="_1803658372" r:id="rId58"/>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3E7F00" w:rsidRPr="0050535F">
        <w:rPr>
          <w:position w:val="-12"/>
          <w:lang w:val="en-US"/>
        </w:rPr>
        <w:object w:dxaOrig="800" w:dyaOrig="360" w14:anchorId="1CFD4444">
          <v:shape id="_x0000_i1051" type="#_x0000_t75" style="width:41.15pt;height:18.15pt" o:ole="">
            <v:imagedata r:id="rId59" o:title=""/>
          </v:shape>
          <o:OLEObject Type="Embed" ProgID="Equation.DSMT4" ShapeID="_x0000_i1051" DrawAspect="Content" ObjectID="_1803658373" r:id="rId60"/>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EB6266" w:rsidRPr="0050535F">
        <w:rPr>
          <w:position w:val="-12"/>
          <w:lang w:val="en-US"/>
        </w:rPr>
        <w:object w:dxaOrig="2860" w:dyaOrig="360" w14:anchorId="5F431FEF">
          <v:shape id="_x0000_i1052" type="#_x0000_t75" style="width:2in;height:18.15pt" o:ole="">
            <v:imagedata r:id="rId61" o:title=""/>
          </v:shape>
          <o:OLEObject Type="Embed" ProgID="Equation.DSMT4" ShapeID="_x0000_i1052" DrawAspect="Content" ObjectID="_1803658374" r:id="rId62"/>
        </w:object>
      </w:r>
      <w:r w:rsidR="0088584A" w:rsidRPr="0050535F">
        <w:rPr>
          <w:rFonts w:cs="Times New Roman"/>
          <w:lang w:val="en-US"/>
        </w:rPr>
        <w:t>.</w:t>
      </w:r>
    </w:p>
    <w:p w14:paraId="20E99DDD" w14:textId="6F84AC01" w:rsidR="007F24E3" w:rsidRPr="0050535F" w:rsidRDefault="001B69FE" w:rsidP="007F24E3">
      <w:pPr>
        <w:spacing w:line="360" w:lineRule="auto"/>
        <w:rPr>
          <w:rFonts w:cs="Times New Roman"/>
          <w:lang w:val="en-US"/>
        </w:rPr>
      </w:pPr>
      <w:r w:rsidRPr="0050535F">
        <w:rPr>
          <w:rFonts w:cs="Times New Roman"/>
          <w:lang w:val="en-US"/>
        </w:rPr>
        <w:lastRenderedPageBreak/>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1209003C" w:rsidR="00D71751" w:rsidRPr="0050535F" w:rsidRDefault="00D71751" w:rsidP="007F24E3">
      <w:pPr>
        <w:spacing w:line="360" w:lineRule="auto"/>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3F3ED8" w:rsidRPr="0050535F">
        <w:rPr>
          <w:rFonts w:cs="Times New Roman"/>
          <w:lang w:val="en-US"/>
        </w:rPr>
        <w:t>simple</w:t>
      </w:r>
      <w:r w:rsidR="00CE5F1D" w:rsidRPr="0050535F">
        <w:rPr>
          <w:rFonts w:cs="Times New Roman"/>
          <w:lang w:val="en-US"/>
        </w:rPr>
        <w:t>st</w:t>
      </w:r>
      <w:r w:rsidR="003F3ED8" w:rsidRPr="0050535F">
        <w:rPr>
          <w:rFonts w:cs="Times New Roman"/>
          <w:lang w:val="en-US"/>
        </w:rPr>
        <w:t xml:space="preserve"> technology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p>
    <w:p w14:paraId="23C10F25" w14:textId="10A44CF4" w:rsidR="00CF28E2" w:rsidRPr="0050535F" w:rsidRDefault="00C3402F" w:rsidP="00DF3B00">
      <w:pPr>
        <w:keepNext/>
        <w:spacing w:line="360" w:lineRule="auto"/>
        <w:jc w:val="center"/>
        <w:rPr>
          <w:rFonts w:cs="Times New Roman"/>
          <w:lang w:val="en-US"/>
        </w:rPr>
      </w:pPr>
      <w:r w:rsidRPr="0050535F">
        <w:rPr>
          <w:rFonts w:cs="Times New Roman"/>
          <w:noProof/>
          <w:lang w:val="en-US"/>
        </w:rPr>
        <w:drawing>
          <wp:inline distT="0" distB="0" distL="0" distR="0" wp14:anchorId="0A28F4E0" wp14:editId="6F0E33D3">
            <wp:extent cx="2602871" cy="1715135"/>
            <wp:effectExtent l="0" t="0" r="6985" b="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rotWithShape="1">
                    <a:blip r:embed="rId63">
                      <a:extLst>
                        <a:ext uri="{28A0092B-C50C-407E-A947-70E740481C1C}">
                          <a14:useLocalDpi xmlns:a14="http://schemas.microsoft.com/office/drawing/2010/main" val="0"/>
                        </a:ext>
                      </a:extLst>
                    </a:blip>
                    <a:srcRect l="11398" t="18490" r="12353" b="12105"/>
                    <a:stretch/>
                  </pic:blipFill>
                  <pic:spPr bwMode="auto">
                    <a:xfrm>
                      <a:off x="0" y="0"/>
                      <a:ext cx="2604983" cy="1716527"/>
                    </a:xfrm>
                    <a:prstGeom prst="rect">
                      <a:avLst/>
                    </a:prstGeom>
                    <a:ln>
                      <a:noFill/>
                    </a:ln>
                    <a:extLst>
                      <a:ext uri="{53640926-AAD7-44D8-BBD7-CCE9431645EC}">
                        <a14:shadowObscured xmlns:a14="http://schemas.microsoft.com/office/drawing/2010/main"/>
                      </a:ext>
                    </a:extLst>
                  </pic:spPr>
                </pic:pic>
              </a:graphicData>
            </a:graphic>
          </wp:inline>
        </w:drawing>
      </w:r>
    </w:p>
    <w:p w14:paraId="5308092C" w14:textId="24AA56AF"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AB32F0">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6D6394DB" w:rsidR="00192D87" w:rsidRPr="0050535F" w:rsidRDefault="00B514A7" w:rsidP="00DF3B00">
      <w:pPr>
        <w:spacing w:line="360" w:lineRule="auto"/>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7F5D44" w:rsidRPr="0050535F">
        <w:rPr>
          <w:position w:val="-10"/>
          <w:lang w:val="en-US"/>
        </w:rPr>
        <w:object w:dxaOrig="639" w:dyaOrig="300" w14:anchorId="07205EDA">
          <v:shape id="_x0000_i1053" type="#_x0000_t75" style="width:31.45pt;height:14.5pt" o:ole="">
            <v:imagedata r:id="rId64" o:title=""/>
          </v:shape>
          <o:OLEObject Type="Embed" ProgID="Equation.DSMT4" ShapeID="_x0000_i1053" DrawAspect="Content" ObjectID="_1803658375" r:id="rId65"/>
        </w:object>
      </w:r>
      <w:r w:rsidR="006A7B79" w:rsidRPr="0050535F">
        <w:rPr>
          <w:lang w:val="en-US"/>
        </w:rPr>
        <w:t xml:space="preserve"> (i.e., efficient class)</w:t>
      </w:r>
      <w:r w:rsidRPr="0050535F">
        <w:rPr>
          <w:rFonts w:cs="Times New Roman"/>
          <w:lang w:val="en-US"/>
        </w:rPr>
        <w:t xml:space="preserve">, while the other corresponds to class </w:t>
      </w:r>
      <w:r w:rsidR="007E108D" w:rsidRPr="0050535F">
        <w:rPr>
          <w:position w:val="-10"/>
          <w:lang w:val="en-US"/>
        </w:rPr>
        <w:object w:dxaOrig="639" w:dyaOrig="300" w14:anchorId="474892AE">
          <v:shape id="_x0000_i1054" type="#_x0000_t75" style="width:31.45pt;height:14.5pt" o:ole="">
            <v:imagedata r:id="rId66" o:title=""/>
          </v:shape>
          <o:OLEObject Type="Embed" ProgID="Equation.DSMT4" ShapeID="_x0000_i1054" DrawAspect="Content" ObjectID="_1803658376" r:id="rId67"/>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proofErr w:type="gramStart"/>
      <w:r w:rsidRPr="0050535F">
        <w:rPr>
          <w:rFonts w:cs="Times New Roman"/>
          <w:lang w:val="en-US"/>
        </w:rPr>
        <w:t>as a result of</w:t>
      </w:r>
      <w:proofErr w:type="gramEnd"/>
      <w:r w:rsidRPr="0050535F">
        <w:rPr>
          <w:rFonts w:cs="Times New Roman"/>
          <w:lang w:val="en-US"/>
        </w:rPr>
        <w:t xml:space="preserve"> the network’s learned transformations, effectively capturing complex patterns in the data that a linear classifier would fail to model. The figure provides a visual representation of how the network adapts to the underlying structure of the dataset</w:t>
      </w:r>
      <w:r w:rsidR="00956CBD">
        <w:rPr>
          <w:rFonts w:cs="Times New Roman"/>
          <w:lang w:val="en-US"/>
        </w:rPr>
        <w:t xml:space="preserve"> (technology)</w:t>
      </w:r>
      <w:r w:rsidRPr="0050535F">
        <w:rPr>
          <w:rFonts w:cs="Times New Roman"/>
          <w:lang w:val="en-US"/>
        </w:rPr>
        <w:t>, demonstrating its ability to perform nonlinear classification.</w:t>
      </w:r>
    </w:p>
    <w:p w14:paraId="3935298F" w14:textId="77777777" w:rsidR="00E608F1" w:rsidRPr="0050535F" w:rsidRDefault="00E608F1" w:rsidP="00E608F1">
      <w:pPr>
        <w:keepNext/>
        <w:spacing w:line="360" w:lineRule="auto"/>
        <w:jc w:val="center"/>
        <w:rPr>
          <w:lang w:val="en-US"/>
        </w:rPr>
      </w:pPr>
      <w:commentRangeStart w:id="7"/>
      <w:r w:rsidRPr="0050535F">
        <w:rPr>
          <w:rFonts w:cs="Times New Roman"/>
          <w:noProof/>
          <w:lang w:val="en-US"/>
        </w:rPr>
        <w:lastRenderedPageBreak/>
        <w:drawing>
          <wp:inline distT="0" distB="0" distL="0" distR="0" wp14:anchorId="14F5D481" wp14:editId="411E5D92">
            <wp:extent cx="3229874" cy="2566657"/>
            <wp:effectExtent l="0" t="0" r="0" b="0"/>
            <wp:docPr id="15257592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9236" name="Imagen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9707" b="9352"/>
                    <a:stretch/>
                  </pic:blipFill>
                  <pic:spPr bwMode="auto">
                    <a:xfrm>
                      <a:off x="0" y="0"/>
                      <a:ext cx="3250668" cy="25831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7"/>
      <w:r w:rsidR="003E7F00" w:rsidRPr="0050535F">
        <w:rPr>
          <w:rStyle w:val="Refdecomentario"/>
          <w:lang w:val="en-US"/>
        </w:rPr>
        <w:commentReference w:id="7"/>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79D5D23C" w14:textId="77777777" w:rsidR="000A1D38" w:rsidRPr="0050535F" w:rsidRDefault="000A1D38" w:rsidP="000A1D38">
      <w:pPr>
        <w:rPr>
          <w:highlight w:val="yellow"/>
          <w:lang w:val="en-US"/>
        </w:rPr>
      </w:pPr>
    </w:p>
    <w:p w14:paraId="550E88BD" w14:textId="1D752501" w:rsidR="0032435D" w:rsidRPr="009B6B0A" w:rsidRDefault="00953589" w:rsidP="00D36C35">
      <w:pPr>
        <w:pStyle w:val="Ttulo1"/>
        <w:rPr>
          <w:lang w:val="en-US"/>
        </w:rPr>
      </w:pPr>
      <w:r>
        <w:rPr>
          <w:lang w:val="en-US"/>
        </w:rPr>
        <w:t xml:space="preserve">2. </w:t>
      </w:r>
      <w:proofErr w:type="spellStart"/>
      <w:r w:rsidR="0032435D" w:rsidRPr="00A96069">
        <w:rPr>
          <w:lang w:val="en-US"/>
        </w:rPr>
        <w:t>eXplainable</w:t>
      </w:r>
      <w:proofErr w:type="spellEnd"/>
      <w:r w:rsidR="0032435D" w:rsidRPr="00A96069">
        <w:rPr>
          <w:lang w:val="en-US"/>
        </w:rPr>
        <w:t xml:space="preserve"> Artificial Intelligence</w:t>
      </w:r>
    </w:p>
    <w:p w14:paraId="6763EBA0" w14:textId="3462B3D6" w:rsidR="00564200" w:rsidRPr="0050535F" w:rsidRDefault="00C52D90" w:rsidP="00DF3B00">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AD4AFF" w:rsidRPr="0050535F">
        <w:rPr>
          <w:rFonts w:cs="Times New Roman"/>
          <w:lang w:val="en-US"/>
        </w:rPr>
        <w:t>As before</w:t>
      </w:r>
      <w:r w:rsidR="00564200" w:rsidRPr="0050535F">
        <w:rPr>
          <w:rFonts w:cs="Times New Roman"/>
          <w:lang w:val="en-US"/>
        </w:rPr>
        <w:t>, we provide an overview of XAI principles and delve into the concept of counterfactual methods, a subset of XAI techniques that facilitate insightful explanations of model predictions</w:t>
      </w:r>
      <w:r w:rsidR="0053031C" w:rsidRPr="0050535F">
        <w:rPr>
          <w:rFonts w:cs="Times New Roman"/>
          <w:lang w:val="en-US"/>
        </w:rPr>
        <w:t xml:space="preserve">. This will allow us to determine the relative importance of the input and output variables in the prediction </w:t>
      </w:r>
      <w:r w:rsidR="004B4AE4" w:rsidRPr="0050535F">
        <w:rPr>
          <w:rFonts w:cs="Times New Roman"/>
          <w:lang w:val="en-US"/>
        </w:rPr>
        <w:t xml:space="preserve">of the </w:t>
      </w:r>
      <w:r w:rsidR="007D4448" w:rsidRPr="0050535F">
        <w:rPr>
          <w:rFonts w:cs="Times New Roman"/>
          <w:lang w:val="en-US"/>
        </w:rPr>
        <w:t xml:space="preserve">productively </w:t>
      </w:r>
      <w:r w:rsidR="004B4AE4" w:rsidRPr="0050535F">
        <w:rPr>
          <w:rFonts w:cs="Times New Roman"/>
          <w:lang w:val="en-US"/>
        </w:rPr>
        <w:t>efficient and inefficient classes</w:t>
      </w:r>
      <w:r w:rsidR="00564200" w:rsidRPr="0050535F">
        <w:rPr>
          <w:rFonts w:cs="Times New Roman"/>
          <w:lang w:val="en-US"/>
        </w:rPr>
        <w:t>.</w:t>
      </w:r>
    </w:p>
    <w:p w14:paraId="46050755" w14:textId="1124028E" w:rsidR="00427295" w:rsidRPr="0050535F" w:rsidRDefault="000049D1" w:rsidP="00DF3B00">
      <w:pPr>
        <w:spacing w:line="360" w:lineRule="auto"/>
        <w:rPr>
          <w:rFonts w:cs="Times New Roman"/>
          <w:lang w:val="en-US"/>
        </w:rPr>
      </w:pPr>
      <w:r w:rsidRPr="0050535F">
        <w:rPr>
          <w:rFonts w:cs="Times New Roman"/>
          <w:lang w:val="en-US"/>
        </w:rPr>
        <w:t>Overall, 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Pr="0050535F">
        <w:rPr>
          <w:rFonts w:cs="Times New Roman"/>
          <w:lang w:val="en-US"/>
        </w:rPr>
        <w:t>. XAI aims to address this need by not only providing explanations that are understandable, intuitive, and actionable for end-users, stakeholders, and domain experts</w:t>
      </w:r>
      <w:r w:rsidR="00794BDD" w:rsidRPr="0050535F">
        <w:rPr>
          <w:rFonts w:cs="Times New Roman"/>
          <w:lang w:val="en-US"/>
        </w:rPr>
        <w:t>,</w:t>
      </w:r>
      <w:r w:rsidRPr="0050535F">
        <w:rPr>
          <w:rFonts w:cs="Times New Roman"/>
          <w:lang w:val="en-US"/>
        </w:rPr>
        <w:t xml:space="preserve"> but also by enhancing accountability, fairness, and regulatory compliance in AI-driven decision-making. These methodologies play a crucial role in mitigating biases, ensuring ethical AI practices, and enabling more robust model validation. By clarifying the decision-making process of ML models, XAI facilitates the identification of meaningful relationships within data, ultimately leading to more reliable and trustworthy AI systems. </w:t>
      </w:r>
    </w:p>
    <w:p w14:paraId="5BD41E0C" w14:textId="02B6F5C8" w:rsidR="009040CB" w:rsidRPr="0050535F" w:rsidRDefault="00427295" w:rsidP="00182328">
      <w:pPr>
        <w:pStyle w:val="Ttulo2"/>
        <w:rPr>
          <w:lang w:val="en-US"/>
        </w:rPr>
      </w:pPr>
      <w:r w:rsidRPr="0050535F">
        <w:rPr>
          <w:lang w:val="en-US"/>
        </w:rPr>
        <w:t>2.1</w:t>
      </w:r>
      <w:r w:rsidR="002419AB" w:rsidRPr="0050535F">
        <w:rPr>
          <w:lang w:val="en-US"/>
        </w:rPr>
        <w:tab/>
      </w:r>
      <w:r w:rsidRPr="0050535F">
        <w:rPr>
          <w:lang w:val="en-US"/>
        </w:rPr>
        <w:t>Counterfactual Explanations</w:t>
      </w:r>
    </w:p>
    <w:p w14:paraId="55154135" w14:textId="5FCF3BBF"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w:t>
      </w:r>
      <w:r w:rsidR="009040CB" w:rsidRPr="0050535F">
        <w:rPr>
          <w:rFonts w:cs="Times New Roman"/>
          <w:lang w:val="en-US"/>
        </w:rPr>
        <w:lastRenderedPageBreak/>
        <w:t xml:space="preserve">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with a certain probability</w:t>
      </w:r>
      <w:r w:rsidR="009040CB" w:rsidRPr="0050535F">
        <w:rPr>
          <w:rFonts w:cs="Times New Roman"/>
          <w:lang w:val="en-US"/>
        </w:rPr>
        <w:t xml:space="preserve">?’ Thus, the counterfactual method involves projecting an observation from one class onto the separating surface of the two classes, meaning the projection stops just before a change in label occurs. This ‘projection’ strategy </w:t>
      </w:r>
      <w:r w:rsidR="00941BEF">
        <w:rPr>
          <w:rFonts w:cs="Times New Roman"/>
          <w:lang w:val="en-US"/>
        </w:rPr>
        <w:t>is</w:t>
      </w:r>
      <w:r w:rsidR="00DA3CB1">
        <w:rPr>
          <w:rFonts w:cs="Times New Roman"/>
          <w:lang w:val="en-US"/>
        </w:rPr>
        <w:t xml:space="preserve"> </w:t>
      </w:r>
      <w:r w:rsidR="009040CB" w:rsidRPr="0050535F">
        <w:rPr>
          <w:rFonts w:cs="Times New Roman"/>
          <w:lang w:val="en-US"/>
        </w:rPr>
        <w:t xml:space="preserve">incorporated </w:t>
      </w:r>
      <w:r w:rsidR="00604193" w:rsidRPr="0050535F">
        <w:rPr>
          <w:rFonts w:cs="Times New Roman"/>
          <w:lang w:val="en-US"/>
        </w:rPr>
        <w:t>into</w:t>
      </w:r>
      <w:r w:rsidR="009040CB" w:rsidRPr="0050535F">
        <w:rPr>
          <w:rFonts w:cs="Times New Roman"/>
          <w:lang w:val="en-US"/>
        </w:rPr>
        <w:t xml:space="preserve"> our approach to measure technical efficiency in the context of machine learning and efficiency analysis (</w:t>
      </w:r>
      <w:r w:rsidR="00941BEF">
        <w:rPr>
          <w:rFonts w:cs="Times New Roman"/>
          <w:lang w:val="en-US"/>
        </w:rPr>
        <w:t xml:space="preserve">next </w:t>
      </w:r>
      <w:r w:rsidR="009040CB" w:rsidRPr="0050535F">
        <w:rPr>
          <w:rFonts w:cs="Times New Roman"/>
          <w:lang w:val="en-US"/>
        </w:rPr>
        <w:t>Section 3).</w:t>
      </w:r>
    </w:p>
    <w:p w14:paraId="21778304" w14:textId="40CB01E2" w:rsidR="00427295" w:rsidRPr="0050535F" w:rsidRDefault="00427295" w:rsidP="003F3E84">
      <w:pPr>
        <w:pStyle w:val="Ttulo2"/>
        <w:rPr>
          <w:lang w:val="en-US"/>
        </w:rPr>
      </w:pPr>
      <w:r w:rsidRPr="0050535F">
        <w:rPr>
          <w:lang w:val="en-US"/>
        </w:rPr>
        <w:t>2.2</w:t>
      </w:r>
      <w:r w:rsidR="00DF589B">
        <w:rPr>
          <w:lang w:val="en-US"/>
        </w:rPr>
        <w:t xml:space="preserve">. </w:t>
      </w:r>
      <w:r w:rsidRPr="0050535F">
        <w:rPr>
          <w:lang w:val="en-US"/>
        </w:rPr>
        <w:t>Feature Significance Analysis and Sensitivity Analysis</w:t>
      </w:r>
    </w:p>
    <w:p w14:paraId="574ACEB0" w14:textId="46253995" w:rsidR="00534E2F" w:rsidRPr="0050535F" w:rsidRDefault="00417F5A" w:rsidP="00417F5A">
      <w:pPr>
        <w:spacing w:line="360" w:lineRule="auto"/>
        <w:rPr>
          <w:rFonts w:cs="Times New Roman"/>
          <w:lang w:val="en-US"/>
        </w:rPr>
      </w:pPr>
      <w:r w:rsidRPr="0050535F">
        <w:rPr>
          <w:rFonts w:cs="Times New Roman"/>
          <w:lang w:val="en-US"/>
        </w:rPr>
        <w:t>To complement counterfactual analysis, we incorporate feature significance analysis, focusing on understanding the contribution of variables to the model’s predictions. In this regard, several approaches exist for feature significance analysis. One approach is rule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input 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6CD2CB17" w:rsidR="00071A7D" w:rsidRPr="0050535F" w:rsidRDefault="006447A7" w:rsidP="00417F5A">
      <w:pPr>
        <w:spacing w:line="360" w:lineRule="auto"/>
        <w:rPr>
          <w:rFonts w:cs="Times New Roman"/>
          <w:lang w:val="en-US"/>
        </w:rPr>
      </w:pPr>
      <w:r w:rsidRPr="0050535F">
        <w:rPr>
          <w:rFonts w:cs="Times New Roman"/>
          <w:lang w:val="en-US"/>
        </w:rPr>
        <w:t>Given the variety of 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input features and measuring the corresponding changes in output,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w:t>
      </w:r>
      <w:r w:rsidR="001E4271" w:rsidRPr="0050535F">
        <w:rPr>
          <w:rFonts w:cs="Times New Roman"/>
          <w:lang w:val="en-US"/>
        </w:rPr>
        <w:lastRenderedPageBreak/>
        <w:t xml:space="preserve">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 while remaining computationally efficient, simple to implement, and providing clear, actionable insights for decision-makers.</w:t>
      </w:r>
    </w:p>
    <w:p w14:paraId="72830417" w14:textId="00B025FB" w:rsidR="00C716F1" w:rsidRPr="003F3E84" w:rsidRDefault="001536B5" w:rsidP="001767C7">
      <w:pPr>
        <w:spacing w:line="360" w:lineRule="auto"/>
        <w:rPr>
          <w:rFonts w:cs="Times New Roman"/>
          <w:lang w:val="en-US"/>
        </w:rPr>
      </w:pPr>
      <w:r>
        <w:rPr>
          <w:rFonts w:cs="Times New Roman"/>
          <w:lang w:val="en-US"/>
        </w:rPr>
        <w:t>Specifically</w:t>
      </w:r>
      <w:r w:rsidR="005F145D" w:rsidRPr="0050535F">
        <w:rPr>
          <w:rFonts w:cs="Times New Roman"/>
          <w:lang w:val="en-US"/>
        </w:rPr>
        <w:t>, SA quantifies feature influence by systematically perturbing input variables (either one at a time or through global variance decomposition) while keeping others fixed at their baseline values. This allows for an intuitive assessment of how variations in individual features influence model predictions. Several forms of SA exist, including local sensitivity analysis, which examines small perturbations in feature values to estimate their immediate effect (Hamby, 1994), and global sensitivity analysis, which explores the entire input space to assess broader variable importance (</w:t>
      </w:r>
      <w:proofErr w:type="spellStart"/>
      <w:r w:rsidR="005F145D" w:rsidRPr="0050535F">
        <w:rPr>
          <w:rFonts w:cs="Times New Roman"/>
          <w:lang w:val="en-US"/>
        </w:rPr>
        <w:t>Saltelli</w:t>
      </w:r>
      <w:proofErr w:type="spellEnd"/>
      <w:r w:rsidR="005F145D" w:rsidRPr="0050535F">
        <w:rPr>
          <w:rFonts w:cs="Times New Roman"/>
          <w:lang w:val="en-US"/>
        </w:rPr>
        <w:t xml:space="preserve"> et al., 2008).</w:t>
      </w:r>
      <w:r w:rsidR="00F9545E" w:rsidRPr="0050535F">
        <w:rPr>
          <w:rFonts w:cs="Times New Roman"/>
          <w:lang w:val="en-US"/>
        </w:rPr>
        <w:t xml:space="preserve"> SA has been widely applied </w:t>
      </w:r>
      <w:r w:rsidR="00A8435E">
        <w:rPr>
          <w:rFonts w:cs="Times New Roman"/>
          <w:lang w:val="en-US"/>
        </w:rPr>
        <w:t xml:space="preserve">not only </w:t>
      </w:r>
      <w:r w:rsidR="00F9545E" w:rsidRPr="0050535F">
        <w:rPr>
          <w:rFonts w:cs="Times New Roman"/>
          <w:lang w:val="en-US"/>
        </w:rPr>
        <w:t xml:space="preserve">in </w:t>
      </w:r>
      <w:r w:rsidR="00007F97">
        <w:rPr>
          <w:rFonts w:cs="Times New Roman"/>
          <w:lang w:val="en-US"/>
        </w:rPr>
        <w:t xml:space="preserve">the </w:t>
      </w:r>
      <w:proofErr w:type="spellStart"/>
      <w:proofErr w:type="gramStart"/>
      <w:r w:rsidR="00F9545E" w:rsidRPr="0050535F">
        <w:rPr>
          <w:rFonts w:cs="Times New Roman"/>
          <w:lang w:val="en-US"/>
        </w:rPr>
        <w:t>field</w:t>
      </w:r>
      <w:r w:rsidR="00007F97">
        <w:rPr>
          <w:rFonts w:cs="Times New Roman"/>
          <w:lang w:val="en-US"/>
        </w:rPr>
        <w:t>of</w:t>
      </w:r>
      <w:proofErr w:type="spellEnd"/>
      <w:proofErr w:type="gramEnd"/>
      <w:r w:rsidR="00007F97">
        <w:rPr>
          <w:rFonts w:cs="Times New Roman"/>
          <w:lang w:val="en-US"/>
        </w:rPr>
        <w:t xml:space="preserve"> </w:t>
      </w:r>
      <w:r w:rsidR="00F9545E" w:rsidRPr="0050535F">
        <w:rPr>
          <w:rFonts w:cs="Times New Roman"/>
          <w:lang w:val="en-US"/>
        </w:rPr>
        <w:t>neural networks (Dimopoulos et al., 199</w:t>
      </w:r>
      <w:r w:rsidR="00210795" w:rsidRPr="0050535F">
        <w:rPr>
          <w:rFonts w:cs="Times New Roman"/>
          <w:lang w:val="en-US"/>
        </w:rPr>
        <w:t>9</w:t>
      </w:r>
      <w:r w:rsidR="00F9545E" w:rsidRPr="0050535F">
        <w:rPr>
          <w:rFonts w:cs="Times New Roman"/>
          <w:lang w:val="en-US"/>
        </w:rPr>
        <w:t xml:space="preserve">), </w:t>
      </w:r>
      <w:r w:rsidR="00A8435E">
        <w:rPr>
          <w:rFonts w:cs="Times New Roman"/>
          <w:lang w:val="en-US"/>
        </w:rPr>
        <w:t xml:space="preserve">but also </w:t>
      </w:r>
      <w:r w:rsidR="00F9545E" w:rsidRPr="0050535F">
        <w:rPr>
          <w:rFonts w:cs="Times New Roman"/>
          <w:lang w:val="en-US"/>
        </w:rPr>
        <w:t>finance (</w:t>
      </w:r>
      <w:proofErr w:type="spellStart"/>
      <w:r w:rsidR="00F9545E" w:rsidRPr="0050535F">
        <w:rPr>
          <w:rFonts w:cs="Times New Roman"/>
          <w:lang w:val="en-US"/>
        </w:rPr>
        <w:t>Saltelli</w:t>
      </w:r>
      <w:proofErr w:type="spellEnd"/>
      <w:r w:rsidR="00F9545E" w:rsidRPr="0050535F">
        <w:rPr>
          <w:rFonts w:cs="Times New Roman"/>
          <w:lang w:val="en-US"/>
        </w:rPr>
        <w:t xml:space="preserve"> et al., 2004), and </w:t>
      </w:r>
      <w:r w:rsidR="004D2792">
        <w:rPr>
          <w:rFonts w:cs="Times New Roman"/>
          <w:lang w:val="en-US"/>
        </w:rPr>
        <w:t>engineering</w:t>
      </w:r>
      <w:r w:rsidR="00A8435E">
        <w:rPr>
          <w:rFonts w:cs="Times New Roman"/>
          <w:lang w:val="en-US"/>
        </w:rPr>
        <w:t xml:space="preserve"> </w:t>
      </w:r>
      <w:r w:rsidR="00F9545E" w:rsidRPr="0050535F">
        <w:rPr>
          <w:rFonts w:cs="Times New Roman"/>
          <w:lang w:val="en-US"/>
        </w:rPr>
        <w:t>(Song et al., 2015) due to its flexibility and efficiency.</w:t>
      </w:r>
      <w:r w:rsidR="00115AE9" w:rsidRPr="0050535F">
        <w:rPr>
          <w:rFonts w:cs="Times New Roman"/>
          <w:lang w:val="en-US"/>
        </w:rPr>
        <w:t xml:space="preserve"> In Machine Learning, SA has been particularly useful for improving the interpretability of predictive models. Ruck et al. (1990) introduced gradient-based SA for neural networks, estimating feature relevance by computing partial derivatives of the output with respect to each input feature. Later, Dimopoulos et al. (1999) expanded this approach, integrating perturbation-based methods to assess variable importance in neural networks. </w:t>
      </w:r>
      <w:proofErr w:type="spellStart"/>
      <w:r w:rsidR="00115AE9" w:rsidRPr="0050535F">
        <w:rPr>
          <w:rFonts w:cs="Times New Roman"/>
          <w:lang w:val="en-US"/>
        </w:rPr>
        <w:t>Gevrey</w:t>
      </w:r>
      <w:proofErr w:type="spellEnd"/>
      <w:r w:rsidR="00115AE9" w:rsidRPr="0050535F">
        <w:rPr>
          <w:rFonts w:cs="Times New Roman"/>
          <w:lang w:val="en-US"/>
        </w:rPr>
        <w:t xml:space="preserve"> et al. (2003) further compared multiple SA techniques, evaluating their advantages and limitations in complex models. These contributions have established SA as a key tool for feature significance analysis in Machine </w:t>
      </w:r>
      <w:r w:rsidR="00115AE9" w:rsidRPr="00382DD4">
        <w:rPr>
          <w:rFonts w:cs="Times New Roman"/>
          <w:lang w:val="en-US"/>
        </w:rPr>
        <w:t>Learning. Despite its advantages, it is important to note that SA assumes feature independence, meaning that in cases where input variables are highly correlated, results may be misleading (Li et al., 2010). However, this limitation can often be mitigated through careful preprocessing or complementary analytical techniques.</w:t>
      </w:r>
    </w:p>
    <w:p w14:paraId="561EF8AA" w14:textId="7EB205BD" w:rsidR="00664629" w:rsidRPr="0050535F" w:rsidRDefault="00871B95" w:rsidP="001767C7">
      <w:pPr>
        <w:spacing w:line="360" w:lineRule="auto"/>
        <w:rPr>
          <w:rFonts w:cs="Times New Roman"/>
          <w:lang w:val="en-US"/>
        </w:rPr>
      </w:pPr>
      <w:r>
        <w:rPr>
          <w:rFonts w:cs="Times New Roman"/>
          <w:lang w:val="en-US"/>
        </w:rPr>
        <w:t>To summarize</w:t>
      </w:r>
      <w:r w:rsidR="00664629" w:rsidRPr="0050535F">
        <w:rPr>
          <w:rFonts w:cs="Times New Roman"/>
          <w:lang w:val="en-US"/>
        </w:rPr>
        <w:t xml:space="preserve">, we employ local SA to assess </w:t>
      </w:r>
      <w:proofErr w:type="gramStart"/>
      <w:r w:rsidR="00664629" w:rsidRPr="0050535F">
        <w:rPr>
          <w:rFonts w:cs="Times New Roman"/>
          <w:lang w:val="en-US"/>
        </w:rPr>
        <w:t>feature</w:t>
      </w:r>
      <w:proofErr w:type="gramEnd"/>
      <w:r w:rsidR="00664629" w:rsidRPr="0050535F">
        <w:rPr>
          <w:rFonts w:cs="Times New Roman"/>
          <w:lang w:val="en-US"/>
        </w:rPr>
        <w:t xml:space="preserve"> significance in Machine Learning models, emphasizing computational efficiency and interpretability. By perturbing one variable at a time while keeping others fixed, we obtain a direct and isolated measure of feature influence, avoiding the added complexity of global methods. Furthermore, our approach does not rely on gradient computations, making it applicable to a broader range of models. This design choice ensures a scalable, interpretable, and robust framework for feature importance assessment.</w:t>
      </w:r>
    </w:p>
    <w:p w14:paraId="65C6F999" w14:textId="7AE86319" w:rsidR="00A1274E" w:rsidRPr="0050535F" w:rsidRDefault="00F91887" w:rsidP="003F3E84">
      <w:pPr>
        <w:pStyle w:val="Ttulo1"/>
        <w:rPr>
          <w:lang w:val="en-US"/>
        </w:rPr>
      </w:pPr>
      <w:bookmarkStart w:id="8" w:name="_Hlk176366173"/>
      <w:r>
        <w:rPr>
          <w:lang w:val="en-US"/>
        </w:rPr>
        <w:lastRenderedPageBreak/>
        <w:t>3.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8"/>
    <w:p w14:paraId="2EF1D7DD" w14:textId="311CC0AB"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(DEA)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As previously 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66B6F6E9" w:rsidR="00306903" w:rsidRPr="0050535F" w:rsidRDefault="00306903" w:rsidP="003A751C">
      <w:pPr>
        <w:pStyle w:val="Ttulo2"/>
        <w:rPr>
          <w:lang w:val="en-US"/>
        </w:rPr>
      </w:pPr>
      <w:r w:rsidRPr="0050535F">
        <w:rPr>
          <w:lang w:val="en-US"/>
        </w:rPr>
        <w:t>3.1</w:t>
      </w:r>
      <w:r w:rsidR="008F7DE3" w:rsidRPr="0050535F">
        <w:rPr>
          <w:lang w:val="en-US"/>
        </w:rPr>
        <w:t>.</w:t>
      </w:r>
      <w:r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its way to measure technical efficiency as a XAI </w:t>
      </w:r>
      <w:r w:rsidR="006F3FB2" w:rsidRPr="0050535F">
        <w:rPr>
          <w:lang w:val="en-US"/>
        </w:rPr>
        <w:t>method</w:t>
      </w:r>
      <w:r w:rsidR="00F138CD" w:rsidRPr="0050535F">
        <w:rPr>
          <w:lang w:val="en-US"/>
        </w:rPr>
        <w:t>.</w:t>
      </w:r>
      <w:r w:rsidRPr="0050535F">
        <w:rPr>
          <w:lang w:val="en-US"/>
        </w:rPr>
        <w:t xml:space="preserve"> </w:t>
      </w:r>
    </w:p>
    <w:p w14:paraId="1E4648DA" w14:textId="235F4B77" w:rsidR="00E0619F" w:rsidRPr="0050535F" w:rsidRDefault="003322B6" w:rsidP="00DF3B00">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EC604E" w:rsidRPr="00EC604E">
          <w:rPr>
            <w:rStyle w:val="Hipervnculo"/>
            <w:rFonts w:cs="Times New Roman"/>
            <w:iCs/>
            <w:lang w:val="en-U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cifically, the movement of an inefficient DMU, by improving its observed inputs and/or outputs in accordance with the orientation 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A04A7F" w:rsidRPr="00A04A7F">
          <w:rPr>
            <w:rStyle w:val="Hipervnculo"/>
            <w:rFonts w:cs="Times New Roman"/>
            <w:iCs/>
            <w:lang w:val="en-U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transition within its original class 'feasible' toward the exact threshold where any further minimal change would result in the unit being classified as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 thus highlighting the conceptual linkage between DEA and XAI principles.</w:t>
      </w:r>
    </w:p>
    <w:p w14:paraId="24F530D0" w14:textId="50B7973E" w:rsidR="007B12FD" w:rsidRPr="0050535F" w:rsidRDefault="007B12FD" w:rsidP="00DF3B00">
      <w:pPr>
        <w:keepNext/>
        <w:spacing w:line="360" w:lineRule="auto"/>
        <w:jc w:val="center"/>
        <w:rPr>
          <w:rFonts w:cs="Times New Roman"/>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2E599A76">
            <wp:extent cx="3803076" cy="2281845"/>
            <wp:effectExtent l="0" t="0" r="6985" b="4445"/>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803076" cy="2281845"/>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97C1EB4" w14:textId="77777777" w:rsidR="00E0619F" w:rsidRPr="0050535F" w:rsidRDefault="00E0619F" w:rsidP="00DF3B00">
      <w:pPr>
        <w:spacing w:line="360" w:lineRule="auto"/>
        <w:rPr>
          <w:rFonts w:cs="Times New Roman"/>
          <w:lang w:val="en-US"/>
        </w:rPr>
      </w:pPr>
    </w:p>
    <w:p w14:paraId="7F0BA6AD" w14:textId="1E8E8211" w:rsidR="00AB77AC" w:rsidRPr="0050535F" w:rsidRDefault="00DD0094" w:rsidP="00DF3B00">
      <w:pPr>
        <w:spacing w:line="360" w:lineRule="auto"/>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the proposed</w:t>
      </w:r>
      <w:r w:rsidR="006D0162"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6FE2B069" w:rsidR="00AB77AC" w:rsidRPr="0050535F" w:rsidRDefault="00AB77AC" w:rsidP="0089515D">
      <w:pPr>
        <w:pStyle w:val="Ttulo2"/>
        <w:rPr>
          <w:lang w:val="en-US"/>
        </w:rPr>
      </w:pPr>
      <w:r w:rsidRPr="0050535F">
        <w:rPr>
          <w:lang w:val="en-US"/>
        </w:rPr>
        <w:t>3.</w:t>
      </w:r>
      <w:r w:rsidR="008F7DE3" w:rsidRPr="0050535F">
        <w:rPr>
          <w:lang w:val="en-US"/>
        </w:rPr>
        <w:t>2.</w:t>
      </w:r>
      <w:r w:rsidRPr="0050535F">
        <w:rPr>
          <w:lang w:val="en-US"/>
        </w:rPr>
        <w:t xml:space="preserve"> Classifying DMUs by their (in)efficiency class and measuring technical efficiency </w:t>
      </w:r>
    </w:p>
    <w:p w14:paraId="2766DAC4" w14:textId="4003D178"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three distinct phases: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phase, </w:t>
      </w:r>
      <w:r w:rsidR="000C30DB" w:rsidRPr="0050535F">
        <w:rPr>
          <w:rFonts w:cs="Times New Roman"/>
          <w:lang w:val="en-US"/>
        </w:rPr>
        <w:t xml:space="preserve">we address the challenge of class imbalance </w:t>
      </w:r>
      <w:r w:rsidR="005E6A7D" w:rsidRPr="0050535F">
        <w:rPr>
          <w:rFonts w:cs="Times New Roman"/>
          <w:lang w:val="en-US"/>
        </w:rPr>
        <w:t xml:space="preserve">(efficient vs inefficient). In the third phase, </w:t>
      </w:r>
      <w:r w:rsidRPr="0050535F">
        <w:rPr>
          <w:rFonts w:cs="Times New Roman"/>
          <w:lang w:val="en-US"/>
        </w:rPr>
        <w:t xml:space="preserve">we employ a classification ML model, wherein the response variable is the </w:t>
      </w:r>
      <w:r w:rsidR="00180EF9" w:rsidRPr="0050535F">
        <w:rPr>
          <w:rFonts w:cs="Times New Roman"/>
          <w:lang w:val="en-US"/>
        </w:rPr>
        <w:t>efficiency status</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phase of our approach, we ascertain a robust measure of technical inefficiency through the application of XAI. Specifically, given a model measuring technical efficiency (such as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4927D8" w:rsidRPr="004927D8">
          <w:rPr>
            <w:rStyle w:val="Hipervnculo"/>
            <w:rFonts w:cs="Times New Roman"/>
            <w:iCs/>
            <w:lang w:val="en-U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48F56676" w:rsidR="004D0A65" w:rsidRPr="0050535F" w:rsidRDefault="00B36099" w:rsidP="00DF3B00">
      <w:pPr>
        <w:spacing w:line="360" w:lineRule="auto"/>
        <w:rPr>
          <w:rFonts w:cs="Times New Roman"/>
          <w:lang w:val="en-US"/>
        </w:rPr>
      </w:pPr>
      <w:r w:rsidRPr="0050535F">
        <w:rPr>
          <w:rFonts w:cs="Times New Roman"/>
          <w:lang w:val="en-US"/>
        </w:rPr>
        <w:t xml:space="preserve">Next, we introduce our approach </w:t>
      </w:r>
      <w:r w:rsidR="00967F04" w:rsidRPr="0050535F">
        <w:rPr>
          <w:rFonts w:cs="Times New Roman"/>
          <w:lang w:val="en-US"/>
        </w:rPr>
        <w:t xml:space="preserve">in the form of </w:t>
      </w:r>
      <w:r w:rsidRPr="0050535F">
        <w:rPr>
          <w:rFonts w:cs="Times New Roman"/>
          <w:lang w:val="en-US"/>
        </w:rPr>
        <w:t>an algorithm with different steps</w:t>
      </w:r>
      <w:r w:rsidR="00967F04" w:rsidRPr="0050535F">
        <w:rPr>
          <w:rFonts w:cs="Times New Roman"/>
          <w:lang w:val="en-US"/>
        </w:rPr>
        <w:t>:</w:t>
      </w:r>
    </w:p>
    <w:p w14:paraId="10460372" w14:textId="77777777" w:rsidR="005C1FA8" w:rsidRPr="0050535F" w:rsidRDefault="005C1FA8" w:rsidP="00DF3B00">
      <w:pPr>
        <w:spacing w:line="360" w:lineRule="auto"/>
        <w:rPr>
          <w:rFonts w:cs="Times New Roman"/>
          <w:lang w:val="en-US"/>
        </w:rPr>
      </w:pPr>
    </w:p>
    <w:p w14:paraId="0E0BFDFE" w14:textId="26F152AF" w:rsidR="00C504D6" w:rsidRPr="0050535F" w:rsidRDefault="00C73E9B" w:rsidP="00DF3B00">
      <w:pPr>
        <w:spacing w:line="360" w:lineRule="auto"/>
        <w:rPr>
          <w:rFonts w:cs="Times New Roman"/>
          <w:lang w:val="en-US"/>
        </w:rPr>
      </w:pPr>
      <w:r w:rsidRPr="0050535F">
        <w:rPr>
          <w:rFonts w:cs="Times New Roman"/>
          <w:b/>
          <w:bCs/>
          <w:lang w:val="en-US"/>
        </w:rPr>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520C27" w:rsidRPr="00520C27">
          <w:rPr>
            <w:rStyle w:val="Hipervnculo"/>
            <w:iCs/>
            <w:lang w:val="en-U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set of DMUs</w:t>
      </w:r>
      <w:r w:rsidRPr="0050535F">
        <w:rPr>
          <w:rFonts w:cs="Times New Roman"/>
          <w:lang w:val="en-US"/>
        </w:rPr>
        <w:t xml:space="preserve"> 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DB0E65" w:rsidRPr="0050535F">
        <w:rPr>
          <w:position w:val="-12"/>
          <w:lang w:val="en-US"/>
        </w:rPr>
        <w:object w:dxaOrig="760" w:dyaOrig="360" w14:anchorId="76D58461">
          <v:shape id="_x0000_i1055" type="#_x0000_t75" style="width:38.7pt;height:18.15pt" o:ole="">
            <v:imagedata r:id="rId74" o:title=""/>
          </v:shape>
          <o:OLEObject Type="Embed" ProgID="Equation.DSMT4" ShapeID="_x0000_i1055" DrawAspect="Content" ObjectID="_1803658377" r:id="rId75"/>
        </w:object>
      </w:r>
      <w:r w:rsidR="0001005D">
        <w:rPr>
          <w:rFonts w:cs="Times New Roman"/>
          <w:i/>
          <w:iCs/>
          <w:lang w:val="en-US"/>
        </w:rPr>
        <w:t xml:space="preserve"> </w:t>
      </w:r>
      <w:r w:rsidR="00773FDB" w:rsidRPr="0050535F">
        <w:rPr>
          <w:rFonts w:cs="Times New Roman"/>
          <w:lang w:val="en-US"/>
        </w:rPr>
        <w:t xml:space="preserve">is not Pareto-dominated by any technically feasible </w:t>
      </w:r>
      <w:r w:rsidR="00773FDB" w:rsidRPr="0050535F">
        <w:rPr>
          <w:rFonts w:cs="Times New Roman"/>
          <w:lang w:val="en-US"/>
        </w:rPr>
        <w:lastRenderedPageBreak/>
        <w:t xml:space="preserve">input-output combination within the DEA </w:t>
      </w:r>
      <w:r w:rsidR="001C6AB7">
        <w:rPr>
          <w:rFonts w:cs="Times New Roman"/>
          <w:lang w:val="en-US"/>
        </w:rPr>
        <w:t xml:space="preserve">technology </w:t>
      </w:r>
      <w:hyperlink w:anchor="eq_2" w:history="1">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GOTOBUTTON ZEqnNum119909  \* MERGEFORMAT </w:instrText>
        </w:r>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REF ZEqnNum119909 \* Charformat \! \* MERGEFORMAT </w:instrText>
        </w:r>
        <w:r w:rsidR="001C6AB7" w:rsidRPr="00520C27">
          <w:rPr>
            <w:rStyle w:val="Hipervnculo"/>
            <w:rFonts w:cs="Times New Roman"/>
            <w:iCs/>
            <w:lang w:val="en-US"/>
          </w:rPr>
          <w:fldChar w:fldCharType="separate"/>
        </w:r>
        <w:r w:rsidR="00520C27" w:rsidRPr="00520C27">
          <w:rPr>
            <w:rStyle w:val="Hipervnculo"/>
            <w:rFonts w:cs="Times New Roman"/>
            <w:iCs/>
            <w:lang w:val="en-US"/>
          </w:rPr>
          <w:instrText>(2)</w:instrText>
        </w:r>
        <w:r w:rsidR="001C6AB7" w:rsidRPr="00520C27">
          <w:rPr>
            <w:rStyle w:val="Hipervnculo"/>
            <w:rFonts w:cs="Times New Roman"/>
            <w:iCs/>
            <w:lang w:val="en-US"/>
          </w:rPr>
          <w:fldChar w:fldCharType="end"/>
        </w:r>
        <w:r w:rsidR="001C6AB7" w:rsidRPr="00520C27">
          <w:rPr>
            <w:rStyle w:val="Hipervnculo"/>
            <w:rFonts w:cs="Times New Roman"/>
            <w:iCs/>
            <w:lang w:val="en-US"/>
          </w:rPr>
          <w:fldChar w:fldCharType="end"/>
        </w:r>
      </w:hyperlink>
      <w:r w:rsidR="00773FDB" w:rsidRPr="0050535F">
        <w:rPr>
          <w:rFonts w:cs="Times New Roman"/>
          <w:lang w:val="en-US"/>
        </w:rPr>
        <w:t>.</w:t>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F4F48" w:rsidRPr="00DC09FE">
        <w:rPr>
          <w:position w:val="-10"/>
        </w:rPr>
        <w:object w:dxaOrig="260" w:dyaOrig="340" w14:anchorId="2F0FEDAE">
          <v:shape id="_x0000_i1056" type="#_x0000_t75" style="width:12.7pt;height:17.55pt" o:ole="">
            <v:imagedata r:id="rId76" o:title=""/>
          </v:shape>
          <o:OLEObject Type="Embed" ProgID="Equation.DSMT4" ShapeID="_x0000_i1056" DrawAspect="Content" ObjectID="_1803658378" r:id="rId77"/>
        </w:object>
      </w:r>
      <w:r w:rsidR="00BF4F48">
        <w:t xml:space="preserve"> = </w:t>
      </w:r>
      <w:r w:rsidR="00BF4F48" w:rsidRPr="00DC09FE">
        <w:rPr>
          <w:position w:val="-10"/>
        </w:rPr>
        <w:object w:dxaOrig="279" w:dyaOrig="340" w14:anchorId="119F1138">
          <v:shape id="_x0000_i1057" type="#_x0000_t75" style="width:14.5pt;height:17.55pt" o:ole="">
            <v:imagedata r:id="rId78" o:title=""/>
          </v:shape>
          <o:OLEObject Type="Embed" ProgID="Equation.DSMT4" ShapeID="_x0000_i1057" DrawAspect="Content" ObjectID="_1803658379" r:id="rId79"/>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4E3F29C4" w:rsidR="00D924F0" w:rsidRPr="0050535F" w:rsidRDefault="001C6AB7" w:rsidP="00DF3B00">
      <w:pPr>
        <w:spacing w:line="360" w:lineRule="auto"/>
        <w:ind w:left="708" w:firstLine="708"/>
        <w:jc w:val="center"/>
        <w:rPr>
          <w:rFonts w:cs="Times New Roman"/>
          <w:lang w:val="en-US"/>
        </w:rPr>
      </w:pPr>
      <w:r w:rsidRPr="0050535F">
        <w:rPr>
          <w:position w:val="-160"/>
          <w:lang w:val="en-US"/>
        </w:rPr>
        <w:object w:dxaOrig="5480" w:dyaOrig="3300" w14:anchorId="6A83ECA0">
          <v:shape id="_x0000_i1058" type="#_x0000_t75" style="width:264.4pt;height:159.15pt" o:ole="">
            <v:imagedata r:id="rId80" o:title=""/>
          </v:shape>
          <o:OLEObject Type="Embed" ProgID="Equation.DSMT4" ShapeID="_x0000_i1058" DrawAspect="Content" ObjectID="_1803658380" r:id="rId81"/>
        </w:object>
      </w:r>
      <w:r w:rsidR="00B9542A" w:rsidRPr="0050535F">
        <w:rPr>
          <w:rFonts w:cs="Times New Roman"/>
          <w:lang w:val="en-US"/>
        </w:rPr>
        <w:tab/>
      </w:r>
      <w:bookmarkStart w:id="9" w:name="eq_6"/>
      <w:r w:rsidR="00883172">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0"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AB32F0">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0"/>
      <w:r w:rsidR="003B083A" w:rsidRPr="0050535F">
        <w:rPr>
          <w:rFonts w:cs="Times New Roman"/>
          <w:lang w:val="en-US"/>
        </w:rPr>
        <w:fldChar w:fldCharType="end"/>
      </w:r>
      <w:bookmarkEnd w:id="9"/>
    </w:p>
    <w:p w14:paraId="3CA59734" w14:textId="768A1C6E" w:rsidR="00484104" w:rsidRPr="0050535F" w:rsidRDefault="007B2349" w:rsidP="00DF3B00">
      <w:pPr>
        <w:spacing w:line="360" w:lineRule="auto"/>
        <w:rPr>
          <w:rFonts w:cs="Times New Roman"/>
          <w:lang w:val="en-US"/>
        </w:rPr>
      </w:pPr>
      <w:r>
        <w:rPr>
          <w:rFonts w:cs="Times New Roman"/>
          <w:lang w:val="en-US"/>
        </w:rPr>
        <w:t>Consequently,</w:t>
      </w:r>
      <w:r w:rsidR="00C504D6" w:rsidRPr="0050535F">
        <w:rPr>
          <w:rFonts w:cs="Times New Roman"/>
          <w:lang w:val="en-US"/>
        </w:rPr>
        <w:t xml:space="preserve"> </w:t>
      </w:r>
      <w:r>
        <w:rPr>
          <w:rFonts w:cs="Times New Roman"/>
          <w:lang w:val="en-US"/>
        </w:rPr>
        <w:t xml:space="preserve">if </w:t>
      </w:r>
      <w:r w:rsidR="00EB6266" w:rsidRPr="0050535F">
        <w:rPr>
          <w:position w:val="-14"/>
          <w:lang w:val="en-US"/>
        </w:rPr>
        <w:object w:dxaOrig="1480" w:dyaOrig="380" w14:anchorId="2368D6EC">
          <v:shape id="_x0000_i1059" type="#_x0000_t75" style="width:74.4pt;height:19.35pt" o:ole="">
            <v:imagedata r:id="rId82" o:title=""/>
          </v:shape>
          <o:OLEObject Type="Embed" ProgID="Equation.DSMT4" ShapeID="_x0000_i1059" DrawAspect="Content" ObjectID="_1803658381" r:id="rId83"/>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EB6266" w:rsidRPr="0050535F">
        <w:rPr>
          <w:position w:val="-12"/>
          <w:lang w:val="en-US"/>
        </w:rPr>
        <w:object w:dxaOrig="760" w:dyaOrig="360" w14:anchorId="63A6B1F4">
          <v:shape id="_x0000_i1060" type="#_x0000_t75" style="width:38.7pt;height:18.15pt" o:ole="">
            <v:imagedata r:id="rId74" o:title=""/>
          </v:shape>
          <o:OLEObject Type="Embed" ProgID="Equation.DSMT4" ShapeID="_x0000_i1060" DrawAspect="Content" ObjectID="_1803658382" r:id="rId84"/>
        </w:object>
      </w:r>
      <w:r w:rsidR="00EE1C45" w:rsidRPr="0050535F">
        <w:rPr>
          <w:rFonts w:cs="Times New Roman"/>
          <w:lang w:val="en-US"/>
        </w:rPr>
        <w:t xml:space="preserve"> is (technically) inefficient. The set of </w:t>
      </w:r>
      <w:r w:rsidR="00165F09" w:rsidRPr="0050535F">
        <w:rPr>
          <w:rFonts w:cs="Times New Roman"/>
          <w:lang w:val="en-US"/>
        </w:rPr>
        <w:t>all inefficient DMUs is denote</w:t>
      </w:r>
      <w:r w:rsidR="00886BDA" w:rsidRPr="0050535F">
        <w:rPr>
          <w:rFonts w:cs="Times New Roman"/>
          <w:lang w:val="en-US"/>
        </w:rPr>
        <w:t>d</w:t>
      </w:r>
      <w:r w:rsidR="00165F09" w:rsidRPr="0050535F">
        <w:rPr>
          <w:rFonts w:cs="Times New Roman"/>
          <w:lang w:val="en-US"/>
        </w:rPr>
        <w:t xml:space="preserve"> as </w:t>
      </w:r>
      <w:r w:rsidR="00EB6266" w:rsidRPr="0050535F">
        <w:rPr>
          <w:position w:val="-4"/>
          <w:lang w:val="en-US"/>
        </w:rPr>
        <w:object w:dxaOrig="180" w:dyaOrig="240" w14:anchorId="73E0D792">
          <v:shape id="_x0000_i1061" type="#_x0000_t75" style="width:9.7pt;height:11.5pt" o:ole="">
            <v:imagedata r:id="rId85" o:title=""/>
          </v:shape>
          <o:OLEObject Type="Embed" ProgID="Equation.DSMT4" ShapeID="_x0000_i1061" DrawAspect="Content" ObjectID="_1803658383" r:id="rId86"/>
        </w:object>
      </w:r>
      <w:r w:rsidR="00165F09" w:rsidRPr="0050535F">
        <w:rPr>
          <w:rFonts w:cs="Times New Roman"/>
          <w:lang w:val="en-US"/>
        </w:rPr>
        <w:t>. 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EB6266" w:rsidRPr="0050535F">
        <w:rPr>
          <w:position w:val="-14"/>
          <w:lang w:val="en-US"/>
        </w:rPr>
        <w:object w:dxaOrig="1480" w:dyaOrig="380" w14:anchorId="660846D5">
          <v:shape id="_x0000_i1062" type="#_x0000_t75" style="width:74.4pt;height:19.35pt" o:ole="">
            <v:imagedata r:id="rId87" o:title=""/>
          </v:shape>
          <o:OLEObject Type="Embed" ProgID="Equation.DSMT4" ShapeID="_x0000_i1062" DrawAspect="Content" ObjectID="_1803658384" r:id="rId88"/>
        </w:object>
      </w:r>
      <w:r w:rsidR="0014739E" w:rsidRPr="0050535F">
        <w:rPr>
          <w:rFonts w:cs="Times New Roman"/>
          <w:lang w:val="en-US"/>
        </w:rPr>
        <w:t xml:space="preserve">, then DMU </w:t>
      </w:r>
      <w:r w:rsidR="00EB6266" w:rsidRPr="0050535F">
        <w:rPr>
          <w:position w:val="-12"/>
          <w:lang w:val="en-US"/>
        </w:rPr>
        <w:object w:dxaOrig="760" w:dyaOrig="360" w14:anchorId="04031C26">
          <v:shape id="_x0000_i1063" type="#_x0000_t75" style="width:38.7pt;height:18.15pt" o:ole="">
            <v:imagedata r:id="rId89" o:title=""/>
          </v:shape>
          <o:OLEObject Type="Embed" ProgID="Equation.DSMT4" ShapeID="_x0000_i1063" DrawAspect="Content" ObjectID="_1803658385" r:id="rId90"/>
        </w:object>
      </w:r>
      <w:r w:rsidR="0014739E" w:rsidRPr="0050535F">
        <w:rPr>
          <w:rFonts w:cs="Times New Roman"/>
          <w:lang w:val="en-US"/>
        </w:rPr>
        <w:t xml:space="preserve"> is (technically) efficient</w:t>
      </w:r>
      <w:r w:rsidR="00A92B22" w:rsidRPr="0050535F">
        <w:rPr>
          <w:rFonts w:cs="Times New Roman"/>
          <w:lang w:val="en-US"/>
        </w:rPr>
        <w:t>. The set of all efficient DMUs is denote</w:t>
      </w:r>
      <w:r w:rsidR="00F63024" w:rsidRPr="0050535F">
        <w:rPr>
          <w:rFonts w:cs="Times New Roman"/>
          <w:lang w:val="en-US"/>
        </w:rPr>
        <w:t>d</w:t>
      </w:r>
      <w:r w:rsidR="00A92B22" w:rsidRPr="0050535F">
        <w:rPr>
          <w:rFonts w:cs="Times New Roman"/>
          <w:lang w:val="en-US"/>
        </w:rPr>
        <w:t xml:space="preserve"> as </w:t>
      </w:r>
      <w:r w:rsidR="00EB6266" w:rsidRPr="0050535F">
        <w:rPr>
          <w:position w:val="-4"/>
          <w:lang w:val="en-US"/>
        </w:rPr>
        <w:object w:dxaOrig="240" w:dyaOrig="240" w14:anchorId="5B25F34E">
          <v:shape id="_x0000_i1064" type="#_x0000_t75" style="width:11.5pt;height:11.5pt" o:ole="">
            <v:imagedata r:id="rId91" o:title=""/>
          </v:shape>
          <o:OLEObject Type="Embed" ProgID="Equation.DSMT4" ShapeID="_x0000_i1064" DrawAspect="Content" ObjectID="_1803658386" r:id="rId92"/>
        </w:object>
      </w:r>
      <w:r w:rsidR="00A92B22" w:rsidRPr="0050535F">
        <w:rPr>
          <w:rFonts w:cs="Times New Roman"/>
          <w:lang w:val="en-US"/>
        </w:rPr>
        <w:t>.</w:t>
      </w:r>
    </w:p>
    <w:p w14:paraId="4459E809" w14:textId="77777777" w:rsidR="00542066" w:rsidRPr="0050535F" w:rsidRDefault="00542066" w:rsidP="00DF3B00">
      <w:pPr>
        <w:spacing w:line="360" w:lineRule="auto"/>
        <w:rPr>
          <w:rFonts w:cs="Times New Roman"/>
          <w:lang w:val="en-US"/>
        </w:rPr>
      </w:pP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3B1C9122" w:rsidR="00C1575B" w:rsidRPr="0050535F" w:rsidRDefault="00034C8C" w:rsidP="0040327A">
      <w:pPr>
        <w:spacing w:line="360" w:lineRule="auto"/>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while minimizing biases introduced by the balancing process.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If the minority class is composed of efficient units, we distribute </w:t>
      </w:r>
      <w:r w:rsidR="00E33AD2">
        <w:rPr>
          <w:rFonts w:cs="Times New Roman"/>
          <w:lang w:val="en-US"/>
        </w:rPr>
        <w:t xml:space="preserve">the </w:t>
      </w:r>
      <w:r w:rsidR="00E33AD2" w:rsidRPr="0050535F">
        <w:rPr>
          <w:rFonts w:cs="Times New Roman"/>
          <w:lang w:val="en-US"/>
        </w:rPr>
        <w:t>synthetic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r w:rsidRPr="0050535F">
        <w:rPr>
          <w:rFonts w:cs="Times New Roman"/>
          <w:lang w:val="en-US"/>
        </w:rPr>
        <w:t xml:space="preserve">are still needed to reach the desired proportion, we generate extra units randomly along the frontier. Conversely, if the minority class consists of inefficient units, we first calculate </w:t>
      </w:r>
      <w:r w:rsidRPr="0050535F">
        <w:rPr>
          <w:rFonts w:cs="Times New Roman"/>
          <w:lang w:val="en-US"/>
        </w:rPr>
        <w:lastRenderedPageBreak/>
        <w:t xml:space="preserve">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units</w:t>
      </w:r>
      <w:r w:rsidRPr="0050535F">
        <w:rPr>
          <w:rFonts w:cs="Times New Roman"/>
          <w:lang w:val="en-US"/>
        </w:rPr>
        <w:t xml:space="preserve"> 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efficiency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35DE5F39" w:rsidR="00350049" w:rsidRPr="0050535F" w:rsidRDefault="00334EB7" w:rsidP="00350049">
      <w:pPr>
        <w:spacing w:line="360" w:lineRule="auto"/>
        <w:rPr>
          <w:rFonts w:cs="Times New Roman"/>
          <w:lang w:val="en-US"/>
        </w:rPr>
      </w:pPr>
      <w:r w:rsidRPr="0050535F">
        <w:rPr>
          <w:rFonts w:cs="Times New Roman"/>
          <w:lang w:val="en-US"/>
        </w:rPr>
        <w:t xml:space="preserve">First, we determined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ideally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 xml:space="preserve">e treat this proportion as a hyperparameter, denoted by </w:t>
      </w:r>
      <w:r w:rsidR="004371C8" w:rsidRPr="0050535F">
        <w:rPr>
          <w:rFonts w:cs="Times New Roman"/>
          <w:position w:val="-12"/>
          <w:lang w:val="en-US"/>
        </w:rPr>
        <w:object w:dxaOrig="2700" w:dyaOrig="360" w14:anchorId="0B3056F7">
          <v:shape id="_x0000_i1065" type="#_x0000_t75" style="width:135.55pt;height:18.15pt" o:ole="">
            <v:imagedata r:id="rId93" o:title=""/>
          </v:shape>
          <o:OLEObject Type="Embed" ProgID="Equation.DSMT4" ShapeID="_x0000_i1065" DrawAspect="Content" ObjectID="_1803658387" r:id="rId94"/>
        </w:object>
      </w:r>
      <w:r w:rsidR="00350049" w:rsidRPr="0050535F">
        <w:rPr>
          <w:rFonts w:cs="Times New Roman"/>
          <w:lang w:val="en-US"/>
        </w:rPr>
        <w:t xml:space="preserve">. </w:t>
      </w:r>
      <w:r w:rsidR="005030DD">
        <w:rPr>
          <w:rFonts w:cs="Times New Roman"/>
          <w:lang w:val="en-US"/>
        </w:rPr>
        <w:t>T</w:t>
      </w:r>
      <w:r w:rsidR="00350049" w:rsidRPr="0050535F">
        <w:rPr>
          <w:rFonts w:cs="Times New Roman"/>
          <w:lang w:val="en-US"/>
        </w:rPr>
        <w:t xml:space="preserve">o achieve this </w:t>
      </w:r>
      <w:proofErr w:type="gramStart"/>
      <w:r w:rsidR="00350049" w:rsidRPr="0050535F">
        <w:rPr>
          <w:rFonts w:cs="Times New Roman"/>
          <w:lang w:val="en-US"/>
        </w:rPr>
        <w:t>balance</w:t>
      </w:r>
      <w:proofErr w:type="gramEnd"/>
      <w:r w:rsidR="00350049" w:rsidRPr="0050535F">
        <w:rPr>
          <w:rFonts w:cs="Times New Roman"/>
          <w:lang w:val="en-US"/>
        </w:rPr>
        <w:t xml:space="preserve"> we adopt two different strategies depending on the </w:t>
      </w:r>
      <w:proofErr w:type="gramStart"/>
      <w:r w:rsidR="00350049" w:rsidRPr="0050535F">
        <w:rPr>
          <w:rFonts w:cs="Times New Roman"/>
          <w:lang w:val="en-US"/>
        </w:rPr>
        <w:t>dataset’s</w:t>
      </w:r>
      <w:proofErr w:type="gramEnd"/>
      <w:r w:rsidR="00350049" w:rsidRPr="0050535F">
        <w:rPr>
          <w:rFonts w:cs="Times New Roman"/>
          <w:lang w:val="en-US"/>
        </w:rPr>
        <w:t xml:space="preserve"> observed class distribution and the selected minority class proportion </w:t>
      </w:r>
      <w:r w:rsidR="004371C8" w:rsidRPr="0050535F">
        <w:rPr>
          <w:position w:val="-10"/>
          <w:lang w:val="en-US"/>
        </w:rPr>
        <w:object w:dxaOrig="420" w:dyaOrig="320" w14:anchorId="1CEC4837">
          <v:shape id="_x0000_i1066" type="#_x0000_t75" style="width:19.95pt;height:16.35pt" o:ole="">
            <v:imagedata r:id="rId95" o:title=""/>
          </v:shape>
          <o:OLEObject Type="Embed" ProgID="Equation.DSMT4" ShapeID="_x0000_i1066" DrawAspect="Content" ObjectID="_1803658388" r:id="rId96"/>
        </w:object>
      </w:r>
      <w:r w:rsidR="00350049" w:rsidRPr="0050535F">
        <w:rPr>
          <w:lang w:val="en-US"/>
        </w:rPr>
        <w:t>.</w:t>
      </w:r>
      <w:r w:rsidR="001C45FC" w:rsidRPr="0050535F">
        <w:rPr>
          <w:lang w:val="en-US"/>
        </w:rPr>
        <w:t xml:space="preserve"> </w:t>
      </w:r>
    </w:p>
    <w:p w14:paraId="012B5F3B" w14:textId="30AD45D4" w:rsidR="00796609" w:rsidRPr="0050535F" w:rsidRDefault="00CE6B5C" w:rsidP="00DF3B00">
      <w:pPr>
        <w:spacing w:line="360" w:lineRule="auto"/>
        <w:rPr>
          <w:rFonts w:cs="Times New Roman"/>
          <w:highlight w:val="yellow"/>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w:t>
      </w:r>
      <w:r w:rsidR="00E50DE0" w:rsidRPr="0050535F">
        <w:rPr>
          <w:rFonts w:cs="Times New Roman"/>
          <w:i/>
          <w:iCs/>
          <w:lang w:val="en-US"/>
        </w:rPr>
        <w:t>a</w:t>
      </w:r>
      <w:r w:rsidR="000A158E">
        <w:rPr>
          <w:rFonts w:cs="Times New Roman"/>
          <w:i/>
          <w:iCs/>
          <w:lang w:val="en-US"/>
        </w:rPr>
        <w:t xml:space="preserve"> (</w:t>
      </w:r>
      <w:r w:rsidR="00A86264">
        <w:rPr>
          <w:rFonts w:cs="Times New Roman"/>
          <w:i/>
          <w:iCs/>
          <w:lang w:val="en-US"/>
        </w:rPr>
        <w:t>minority class: efficient DMUs</w:t>
      </w:r>
      <w:r w:rsidR="00A86264" w:rsidRPr="00A86264">
        <w:rPr>
          <w:rFonts w:cs="Times New Roman"/>
          <w:i/>
          <w:iCs/>
          <w:lang w:val="en-US"/>
        </w:rPr>
        <w:t>)</w:t>
      </w:r>
      <w:r w:rsidR="00E50DE0" w:rsidRPr="0050535F">
        <w:rPr>
          <w:rFonts w:cs="Times New Roman"/>
          <w:i/>
          <w:iCs/>
          <w:lang w:val="en-US"/>
        </w:rPr>
        <w:t>:</w:t>
      </w:r>
      <w:r w:rsidR="00E50DE0" w:rsidRPr="0050535F">
        <w:rPr>
          <w:rFonts w:cs="Times New Roman"/>
          <w:lang w:val="en-US"/>
        </w:rPr>
        <w:t xml:space="preserve"> </w:t>
      </w:r>
      <w:r w:rsidR="003C68A4">
        <w:rPr>
          <w:rFonts w:cs="Times New Roman"/>
          <w:lang w:val="en-US"/>
        </w:rPr>
        <w:t xml:space="preserve">As the </w:t>
      </w:r>
      <w:r w:rsidR="000E161E">
        <w:rPr>
          <w:rFonts w:cs="Times New Roman"/>
          <w:lang w:val="en-US"/>
        </w:rPr>
        <w:t xml:space="preserve">proportion of the </w:t>
      </w:r>
      <w:r w:rsidR="00D86125">
        <w:rPr>
          <w:rFonts w:cs="Times New Roman"/>
          <w:lang w:val="en-US"/>
        </w:rPr>
        <w:t>originally</w:t>
      </w:r>
      <w:r w:rsidR="00F707D4">
        <w:rPr>
          <w:rFonts w:cs="Times New Roman"/>
          <w:lang w:val="en-US"/>
        </w:rPr>
        <w:t xml:space="preserve"> </w:t>
      </w:r>
      <w:r w:rsidR="00365BF2">
        <w:rPr>
          <w:rFonts w:cs="Times New Roman"/>
          <w:lang w:val="en-US"/>
        </w:rPr>
        <w:t xml:space="preserve">observed efficient DMUs </w:t>
      </w:r>
      <w:r w:rsidR="000E161E">
        <w:rPr>
          <w:rFonts w:cs="Times New Roman"/>
          <w:lang w:val="en-US"/>
        </w:rPr>
        <w:t xml:space="preserve">does not reach the </w:t>
      </w:r>
      <w:r w:rsidR="002349A7" w:rsidRPr="0050535F">
        <w:rPr>
          <w:rFonts w:cs="Times New Roman"/>
          <w:lang w:val="en-US"/>
        </w:rPr>
        <w:t>balance level</w:t>
      </w:r>
      <w:r w:rsidR="00BC0522">
        <w:rPr>
          <w:rFonts w:cs="Times New Roman"/>
          <w:lang w:val="en-US"/>
        </w:rPr>
        <w:t xml:space="preserve"> </w:t>
      </w:r>
      <w:r w:rsidR="00BC0522" w:rsidRPr="0050535F">
        <w:rPr>
          <w:position w:val="-10"/>
          <w:lang w:val="en-US"/>
        </w:rPr>
        <w:object w:dxaOrig="420" w:dyaOrig="320" w14:anchorId="0E036CBE">
          <v:shape id="_x0000_i1067" type="#_x0000_t75" style="width:19.95pt;height:16.35pt" o:ole="">
            <v:imagedata r:id="rId95" o:title=""/>
          </v:shape>
          <o:OLEObject Type="Embed" ProgID="Equation.DSMT4" ShapeID="_x0000_i1067" DrawAspect="Content" ObjectID="_1803658389" r:id="rId97"/>
        </w:object>
      </w:r>
      <w:r w:rsidR="003C68A4">
        <w:rPr>
          <w:rFonts w:cs="Times New Roman"/>
          <w:lang w:val="en-US"/>
        </w:rPr>
        <w:t xml:space="preserve">, </w:t>
      </w:r>
      <w:r w:rsidR="00E4386D">
        <w:rPr>
          <w:rFonts w:cs="Times New Roman"/>
          <w:lang w:val="en-US"/>
        </w:rPr>
        <w:t xml:space="preserve">it is necessary to increase </w:t>
      </w:r>
      <w:r w:rsidR="00203796" w:rsidRPr="0050535F">
        <w:rPr>
          <w:rFonts w:cs="Times New Roman"/>
          <w:lang w:val="en-US"/>
        </w:rPr>
        <w:t>the</w:t>
      </w:r>
      <w:r w:rsidR="00AD24D0">
        <w:rPr>
          <w:rFonts w:cs="Times New Roman"/>
          <w:lang w:val="en-US"/>
        </w:rPr>
        <w:t xml:space="preserve">ir </w:t>
      </w:r>
      <w:r w:rsidR="00203796" w:rsidRPr="0050535F">
        <w:rPr>
          <w:rFonts w:cs="Times New Roman"/>
          <w:lang w:val="en-US"/>
        </w:rPr>
        <w:t>number</w:t>
      </w:r>
      <w:r w:rsidR="00AA7EA6" w:rsidRPr="0050535F">
        <w:rPr>
          <w:rFonts w:cs="Times New Roman"/>
          <w:lang w:val="en-US"/>
        </w:rPr>
        <w:t>. Specifically, we generate convex combinations</w:t>
      </w:r>
      <w:r w:rsidR="009822AD" w:rsidRPr="0050535F">
        <w:rPr>
          <w:rFonts w:cs="Times New Roman"/>
          <w:lang w:val="en-US"/>
        </w:rPr>
        <w:t xml:space="preserve"> </w:t>
      </w:r>
      <w:r w:rsidR="001C45FC" w:rsidRPr="0050535F">
        <w:rPr>
          <w:rFonts w:cs="Times New Roman"/>
          <w:lang w:val="en-US"/>
        </w:rPr>
        <w:t>from sets of</w:t>
      </w:r>
      <w:r w:rsidR="009822AD" w:rsidRPr="0050535F">
        <w:rPr>
          <w:rFonts w:cs="Times New Roman"/>
          <w:lang w:val="en-US"/>
        </w:rPr>
        <w:t xml:space="preserve"> </w:t>
      </w:r>
      <w:r w:rsidR="001C45FC" w:rsidRPr="0050535F">
        <w:rPr>
          <w:position w:val="-6"/>
          <w:lang w:val="en-US"/>
        </w:rPr>
        <w:object w:dxaOrig="540" w:dyaOrig="220" w14:anchorId="2D6C242A">
          <v:shape id="_x0000_i1068" type="#_x0000_t75" style="width:27.25pt;height:10.9pt" o:ole="">
            <v:imagedata r:id="rId98" o:title=""/>
          </v:shape>
          <o:OLEObject Type="Embed" ProgID="Equation.DSMT4" ShapeID="_x0000_i1068" DrawAspect="Content" ObjectID="_1803658390" r:id="rId99"/>
        </w:object>
      </w:r>
      <w:r w:rsidR="00AA7EA6" w:rsidRPr="0050535F">
        <w:rPr>
          <w:rFonts w:cs="Times New Roman"/>
          <w:lang w:val="en-US"/>
        </w:rPr>
        <w:t xml:space="preserve"> </w:t>
      </w:r>
      <w:r w:rsidR="00112B59" w:rsidRPr="0050535F">
        <w:rPr>
          <w:rFonts w:cs="Times New Roman"/>
          <w:lang w:val="en-US"/>
        </w:rPr>
        <w:t xml:space="preserve">DMUs </w:t>
      </w:r>
      <w:r w:rsidR="00BE0655" w:rsidRPr="0050535F">
        <w:rPr>
          <w:rFonts w:cs="Times New Roman"/>
          <w:lang w:val="en-US"/>
        </w:rPr>
        <w:t>labeled</w:t>
      </w:r>
      <w:r w:rsidR="00112B59" w:rsidRPr="0050535F">
        <w:rPr>
          <w:rFonts w:cs="Times New Roman"/>
          <w:lang w:val="en-US"/>
        </w:rPr>
        <w:t xml:space="preserve"> as efficient in </w:t>
      </w:r>
      <w:r w:rsidR="00F1659B" w:rsidRPr="0050535F">
        <w:rPr>
          <w:rFonts w:cs="Times New Roman"/>
          <w:lang w:val="en-US"/>
        </w:rPr>
        <w:t>Step</w:t>
      </w:r>
      <w:r w:rsidR="00112B59" w:rsidRPr="0050535F">
        <w:rPr>
          <w:rFonts w:cs="Times New Roman"/>
          <w:lang w:val="en-US"/>
        </w:rPr>
        <w:t xml:space="preserve"> 1</w:t>
      </w:r>
      <w:r w:rsidR="001C45FC" w:rsidRPr="0050535F">
        <w:rPr>
          <w:rFonts w:cs="Times New Roman"/>
          <w:lang w:val="en-US"/>
        </w:rPr>
        <w:t xml:space="preserve">. </w:t>
      </w:r>
      <w:r w:rsidR="009822AD" w:rsidRPr="0050535F">
        <w:rPr>
          <w:rFonts w:cs="Times New Roman"/>
          <w:lang w:val="en-US"/>
        </w:rPr>
        <w:t>The objective of this approach is to populate complete faces of the convex polyhedron</w:t>
      </w:r>
      <w:r w:rsidR="00112B59" w:rsidRPr="0050535F">
        <w:rPr>
          <w:rFonts w:cs="Times New Roman"/>
          <w:lang w:val="en-US"/>
        </w:rPr>
        <w:t>.</w:t>
      </w:r>
      <w:r w:rsidR="008720A9" w:rsidRPr="0050535F">
        <w:rPr>
          <w:rFonts w:cs="Times New Roman"/>
          <w:lang w:val="en-US"/>
        </w:rPr>
        <w:t xml:space="preserve"> </w:t>
      </w:r>
      <w:r w:rsidR="0070308F" w:rsidRPr="0050535F">
        <w:rPr>
          <w:rFonts w:cs="Times New Roman"/>
          <w:lang w:val="en-US"/>
        </w:rPr>
        <w:t>The total number of combinations is calculated as</w:t>
      </w:r>
      <w:r w:rsidR="00081153" w:rsidRPr="0050535F">
        <w:rPr>
          <w:rFonts w:cs="Times New Roman"/>
          <w:lang w:val="en-US"/>
        </w:rPr>
        <w:t xml:space="preserve"> </w:t>
      </w:r>
      <w:r w:rsidR="00EB6266" w:rsidRPr="0050535F">
        <w:rPr>
          <w:position w:val="-28"/>
          <w:lang w:val="en-US"/>
        </w:rPr>
        <w:object w:dxaOrig="760" w:dyaOrig="680" w14:anchorId="2FDEA7F1">
          <v:shape id="_x0000_i1069" type="#_x0000_t75" style="width:38.7pt;height:33.3pt" o:ole="">
            <v:imagedata r:id="rId100" o:title=""/>
          </v:shape>
          <o:OLEObject Type="Embed" ProgID="Equation.DSMT4" ShapeID="_x0000_i1069" DrawAspect="Content" ObjectID="_1803658391" r:id="rId101"/>
        </w:object>
      </w:r>
      <w:r w:rsidR="001C45FC" w:rsidRPr="0050535F">
        <w:rPr>
          <w:rFonts w:eastAsiaTheme="minorEastAsia" w:cs="Times New Roman"/>
          <w:lang w:val="en-US"/>
        </w:rPr>
        <w:t xml:space="preserve">, </w:t>
      </w:r>
      <w:r w:rsidR="001C45FC" w:rsidRPr="0050535F">
        <w:rPr>
          <w:rFonts w:cs="Times New Roman"/>
          <w:lang w:val="en-US"/>
        </w:rPr>
        <w:t xml:space="preserve">where </w:t>
      </w:r>
      <w:r w:rsidR="001C45FC" w:rsidRPr="0050535F">
        <w:rPr>
          <w:position w:val="-10"/>
          <w:lang w:val="en-US"/>
        </w:rPr>
        <w:object w:dxaOrig="279" w:dyaOrig="320" w14:anchorId="590DF502">
          <v:shape id="_x0000_i1070" type="#_x0000_t75" style="width:14.5pt;height:15.15pt" o:ole="">
            <v:imagedata r:id="rId102" o:title=""/>
          </v:shape>
          <o:OLEObject Type="Embed" ProgID="Equation.DSMT4" ShapeID="_x0000_i1070" DrawAspect="Content" ObjectID="_1803658392" r:id="rId103"/>
        </w:object>
      </w:r>
      <w:r w:rsidR="001C45FC" w:rsidRPr="0050535F">
        <w:rPr>
          <w:rFonts w:eastAsiaTheme="minorEastAsia" w:cs="Times New Roman"/>
          <w:lang w:val="en-US"/>
        </w:rPr>
        <w:t xml:space="preserve"> is the number of efficient DMUs labeled</w:t>
      </w:r>
      <w:r w:rsidR="002B0E95" w:rsidRPr="0050535F">
        <w:rPr>
          <w:rFonts w:eastAsiaTheme="minorEastAsia" w:cs="Times New Roman"/>
          <w:lang w:val="en-US"/>
        </w:rPr>
        <w:t xml:space="preserve"> as efficient in Step 1 and </w:t>
      </w:r>
      <w:r w:rsidR="002B0E95" w:rsidRPr="0050535F">
        <w:rPr>
          <w:position w:val="-6"/>
          <w:lang w:val="en-US"/>
        </w:rPr>
        <w:object w:dxaOrig="540" w:dyaOrig="220" w14:anchorId="077D40BF">
          <v:shape id="_x0000_i1071" type="#_x0000_t75" style="width:26pt;height:10.3pt" o:ole="">
            <v:imagedata r:id="rId104" o:title=""/>
          </v:shape>
          <o:OLEObject Type="Embed" ProgID="Equation.DSMT4" ShapeID="_x0000_i1071" DrawAspect="Content" ObjectID="_1803658393" r:id="rId105"/>
        </w:object>
      </w:r>
      <w:r w:rsidR="001C45FC" w:rsidRPr="0050535F">
        <w:rPr>
          <w:lang w:val="en-US"/>
        </w:rPr>
        <w:t xml:space="preserve"> </w:t>
      </w:r>
      <w:r w:rsidR="002B0E95" w:rsidRPr="0050535F">
        <w:rPr>
          <w:lang w:val="en-US"/>
        </w:rPr>
        <w:t xml:space="preserve">is </w:t>
      </w:r>
      <w:r w:rsidR="001C45FC" w:rsidRPr="0050535F">
        <w:rPr>
          <w:lang w:val="en-US"/>
        </w:rPr>
        <w:t xml:space="preserve">the </w:t>
      </w:r>
      <w:r w:rsidR="002B0E95" w:rsidRPr="0050535F">
        <w:rPr>
          <w:lang w:val="en-US"/>
        </w:rPr>
        <w:t>total number of variables considered in the problem.</w:t>
      </w:r>
      <w:r w:rsidR="002B0E95" w:rsidRPr="0050535F">
        <w:rPr>
          <w:rFonts w:cs="Times New Roman"/>
          <w:lang w:val="en-US"/>
        </w:rPr>
        <w:t xml:space="preserve"> </w:t>
      </w:r>
      <w:r w:rsidR="00A079A7" w:rsidRPr="0050535F">
        <w:rPr>
          <w:rFonts w:eastAsiaTheme="minorEastAsia" w:cs="Times New Roman"/>
          <w:lang w:val="en-US"/>
        </w:rPr>
        <w:t>For each combination</w:t>
      </w:r>
      <w:r w:rsidR="002B0E95" w:rsidRPr="0050535F">
        <w:rPr>
          <w:rFonts w:eastAsiaTheme="minorEastAsia" w:cs="Times New Roman"/>
          <w:lang w:val="en-US"/>
        </w:rPr>
        <w:t xml:space="preserve"> of </w:t>
      </w:r>
      <w:r w:rsidR="00C24D20">
        <w:rPr>
          <w:rFonts w:eastAsiaTheme="minorEastAsia" w:cs="Times New Roman"/>
          <w:lang w:val="en-US"/>
        </w:rPr>
        <w:t>observed</w:t>
      </w:r>
      <w:moveFromRangeStart w:id="11" w:author="Jose Luis Zofio Prieto" w:date="2025-03-03T12:16:00Z" w:name="move191896630"/>
      <w:moveFrom w:id="12" w:author="Jose Luis Zofio Prieto [2]" w:date="2025-03-03T12:16:00Z">
        <w:r w:rsidR="002B0E95" w:rsidRPr="0050535F" w:rsidDel="00CD0E7E">
          <w:rPr>
            <w:position w:val="-6"/>
            <w:lang w:val="en-US"/>
          </w:rPr>
          <w:object w:dxaOrig="540" w:dyaOrig="220" w14:anchorId="059F102D">
            <v:shape id="_x0000_i1072" type="#_x0000_t75" style="width:27.25pt;height:10.9pt" o:ole="">
              <v:imagedata r:id="rId98" o:title=""/>
            </v:shape>
            <o:OLEObject Type="Embed" ProgID="Equation.DSMT4" ShapeID="_x0000_i1072" DrawAspect="Content" ObjectID="_1803658394" r:id="rId106"/>
          </w:object>
        </w:r>
      </w:moveFrom>
      <w:moveFromRangeEnd w:id="11"/>
      <w:r w:rsidR="002B0E95" w:rsidRPr="0050535F">
        <w:rPr>
          <w:lang w:val="en-US"/>
        </w:rPr>
        <w:t xml:space="preserve"> efficient DMUs</w:t>
      </w:r>
      <w:r w:rsidR="00CD0E7E">
        <w:rPr>
          <w:lang w:val="en-US"/>
        </w:rPr>
        <w:t xml:space="preserve"> in the </w:t>
      </w:r>
      <w:moveToRangeStart w:id="13" w:author="Jose Luis Zofio Prieto" w:date="2025-03-03T12:16:00Z" w:name="move191896630"/>
      <w:moveTo w:id="14" w:author="Jose Luis Zofio Prieto [2]" w:date="2025-03-03T12:16:00Z">
        <w:r w:rsidR="00CD0E7E" w:rsidRPr="0050535F">
          <w:rPr>
            <w:position w:val="-6"/>
            <w:lang w:val="en-US"/>
          </w:rPr>
          <w:object w:dxaOrig="540" w:dyaOrig="220" w14:anchorId="25CC6A63">
            <v:shape id="_x0000_i1073" type="#_x0000_t75" style="width:27.25pt;height:10.9pt" o:ole="">
              <v:imagedata r:id="rId98" o:title=""/>
            </v:shape>
            <o:OLEObject Type="Embed" ProgID="Equation.DSMT4" ShapeID="_x0000_i1073" DrawAspect="Content" ObjectID="_1803658395" r:id="rId107"/>
          </w:object>
        </w:r>
      </w:moveTo>
      <w:moveToRangeEnd w:id="13"/>
      <w:r w:rsidR="00CD0E7E">
        <w:rPr>
          <w:lang w:val="en-US"/>
        </w:rPr>
        <w:t>dimensions</w:t>
      </w:r>
      <w:r w:rsidR="00A079A7" w:rsidRPr="0050535F">
        <w:rPr>
          <w:rFonts w:eastAsiaTheme="minorEastAsia" w:cs="Times New Roman"/>
          <w:lang w:val="en-US"/>
        </w:rPr>
        <w:t>,</w:t>
      </w:r>
      <w:r w:rsidR="00693F8E" w:rsidRPr="0050535F">
        <w:rPr>
          <w:rFonts w:eastAsiaTheme="minorEastAsia" w:cs="Times New Roman"/>
          <w:lang w:val="en-US"/>
        </w:rPr>
        <w:t xml:space="preserve"> a synthetic unit is generated by applying the same weights to </w:t>
      </w:r>
      <w:r w:rsidR="002B0E95" w:rsidRPr="0050535F">
        <w:rPr>
          <w:rFonts w:eastAsiaTheme="minorEastAsia" w:cs="Times New Roman"/>
          <w:lang w:val="en-US"/>
        </w:rPr>
        <w:t xml:space="preserve">all </w:t>
      </w:r>
      <w:r w:rsidR="00693F8E" w:rsidRPr="0050535F">
        <w:rPr>
          <w:rFonts w:eastAsiaTheme="minorEastAsia" w:cs="Times New Roman"/>
          <w:lang w:val="en-US"/>
        </w:rPr>
        <w:t xml:space="preserve">DMUs involved in that </w:t>
      </w:r>
      <w:r w:rsidR="00E437E7">
        <w:rPr>
          <w:rFonts w:eastAsiaTheme="minorEastAsia" w:cs="Times New Roman"/>
          <w:lang w:val="en-US"/>
        </w:rPr>
        <w:t xml:space="preserve">linear </w:t>
      </w:r>
      <w:r w:rsidR="00693F8E" w:rsidRPr="0050535F">
        <w:rPr>
          <w:rFonts w:eastAsiaTheme="minorEastAsia" w:cs="Times New Roman"/>
          <w:lang w:val="en-US"/>
        </w:rPr>
        <w:t>combination</w:t>
      </w:r>
      <w:r w:rsidR="00A079A7" w:rsidRPr="0050535F">
        <w:rPr>
          <w:rFonts w:eastAsiaTheme="minorEastAsia" w:cs="Times New Roman"/>
          <w:lang w:val="en-US"/>
        </w:rPr>
        <w:t>.</w:t>
      </w:r>
      <w:r w:rsidR="00D01BB1" w:rsidRPr="0050535F">
        <w:rPr>
          <w:rFonts w:eastAsiaTheme="minorEastAsia" w:cs="Times New Roman"/>
          <w:lang w:val="en-US"/>
        </w:rPr>
        <w:t xml:space="preserve"> The weight is defined as </w:t>
      </w:r>
      <w:r w:rsidR="00762F2C" w:rsidRPr="0050535F">
        <w:rPr>
          <w:lang w:val="en-US"/>
        </w:rPr>
        <w:t xml:space="preserve"> </w:t>
      </w:r>
      <w:r w:rsidR="002B0E95" w:rsidRPr="0050535F">
        <w:rPr>
          <w:position w:val="-22"/>
          <w:lang w:val="en-US"/>
        </w:rPr>
        <w:object w:dxaOrig="920" w:dyaOrig="580" w14:anchorId="568AE7B2">
          <v:shape id="_x0000_i1074" type="#_x0000_t75" style="width:46pt;height:29.05pt" o:ole="">
            <v:imagedata r:id="rId108" o:title=""/>
          </v:shape>
          <o:OLEObject Type="Embed" ProgID="Equation.DSMT4" ShapeID="_x0000_i1074" DrawAspect="Content" ObjectID="_1803658396" r:id="rId109"/>
        </w:object>
      </w:r>
      <w:r w:rsidR="0009490B" w:rsidRPr="0050535F">
        <w:rPr>
          <w:lang w:val="en-US"/>
        </w:rPr>
        <w:t xml:space="preserve">, </w:t>
      </w:r>
      <w:r w:rsidR="002B0E95" w:rsidRPr="0050535F">
        <w:rPr>
          <w:lang w:val="en-US"/>
        </w:rPr>
        <w:t xml:space="preserve">chosen </w:t>
      </w:r>
      <w:r w:rsidR="0009490B" w:rsidRPr="0050535F">
        <w:rPr>
          <w:lang w:val="en-US"/>
        </w:rPr>
        <w:t xml:space="preserve">arbitrarily to </w:t>
      </w:r>
      <w:r w:rsidR="002B0E95" w:rsidRPr="0050535F">
        <w:rPr>
          <w:lang w:val="en-US"/>
        </w:rPr>
        <w:t xml:space="preserve">position the </w:t>
      </w:r>
      <w:r w:rsidR="0009490B" w:rsidRPr="0050535F">
        <w:rPr>
          <w:lang w:val="en-US"/>
        </w:rPr>
        <w:t>synthetic units at the midpoint of the convex combination</w:t>
      </w:r>
      <w:r w:rsidR="00F41BEE" w:rsidRPr="0050535F">
        <w:rPr>
          <w:rFonts w:eastAsiaTheme="minorEastAsia" w:cs="Times New Roman"/>
          <w:lang w:val="en-US"/>
        </w:rPr>
        <w:t>.</w:t>
      </w:r>
      <w:r w:rsidR="00277F4D" w:rsidRPr="0050535F">
        <w:rPr>
          <w:rFonts w:eastAsiaTheme="minorEastAsia" w:cs="Times New Roman"/>
          <w:lang w:val="en-US"/>
        </w:rPr>
        <w:t xml:space="preserve"> </w:t>
      </w:r>
      <w:r w:rsidR="00827054">
        <w:rPr>
          <w:rFonts w:eastAsiaTheme="minorEastAsia" w:cs="Times New Roman"/>
          <w:lang w:val="en-US"/>
        </w:rPr>
        <w:t xml:space="preserve">Note that </w:t>
      </w:r>
      <w:r w:rsidR="002E5DFB">
        <w:rPr>
          <w:rFonts w:eastAsiaTheme="minorEastAsia" w:cs="Times New Roman"/>
          <w:lang w:val="en-US"/>
        </w:rPr>
        <w:t>the by choosing efficient DMU</w:t>
      </w:r>
      <w:r w:rsidR="00914FF7">
        <w:rPr>
          <w:rFonts w:eastAsiaTheme="minorEastAsia" w:cs="Times New Roman"/>
          <w:lang w:val="en-US"/>
        </w:rPr>
        <w:t>s</w:t>
      </w:r>
      <w:r w:rsidR="002E5DFB">
        <w:rPr>
          <w:rFonts w:eastAsiaTheme="minorEastAsia" w:cs="Times New Roman"/>
          <w:lang w:val="en-US"/>
        </w:rPr>
        <w:t xml:space="preserve"> in </w:t>
      </w:r>
      <w:r w:rsidR="00914FF7">
        <w:rPr>
          <w:rFonts w:eastAsiaTheme="minorEastAsia" w:cs="Times New Roman"/>
          <w:lang w:val="en-US"/>
        </w:rPr>
        <w:t xml:space="preserve">all input and output dimensions, </w:t>
      </w:r>
      <w:r w:rsidR="00827054" w:rsidRPr="0050535F">
        <w:rPr>
          <w:position w:val="-6"/>
          <w:lang w:val="en-US"/>
        </w:rPr>
        <w:object w:dxaOrig="540" w:dyaOrig="220" w14:anchorId="0ED682AB">
          <v:shape id="_x0000_i1075" type="#_x0000_t75" style="width:27.25pt;height:10.9pt" o:ole="">
            <v:imagedata r:id="rId98" o:title=""/>
          </v:shape>
          <o:OLEObject Type="Embed" ProgID="Equation.DSMT4" ShapeID="_x0000_i1075" DrawAspect="Content" ObjectID="_1803658397" r:id="rId110"/>
        </w:object>
      </w:r>
      <w:r w:rsidR="00914FF7">
        <w:rPr>
          <w:lang w:val="en-US"/>
        </w:rPr>
        <w:t xml:space="preserve">, </w:t>
      </w:r>
      <w:r w:rsidR="002E5DFB">
        <w:rPr>
          <w:rFonts w:eastAsiaTheme="minorEastAsia" w:cs="Times New Roman"/>
          <w:lang w:val="en-US"/>
        </w:rPr>
        <w:t xml:space="preserve">we </w:t>
      </w:r>
      <w:r w:rsidR="00335E09">
        <w:rPr>
          <w:rFonts w:eastAsiaTheme="minorEastAsia" w:cs="Times New Roman"/>
          <w:lang w:val="en-US"/>
        </w:rPr>
        <w:t xml:space="preserve">ensure that </w:t>
      </w:r>
      <w:r w:rsidR="000B4469">
        <w:rPr>
          <w:rFonts w:eastAsiaTheme="minorEastAsia" w:cs="Times New Roman"/>
          <w:lang w:val="en-US"/>
        </w:rPr>
        <w:t xml:space="preserve">the </w:t>
      </w:r>
      <w:r w:rsidR="00F76A2B">
        <w:rPr>
          <w:rFonts w:eastAsiaTheme="minorEastAsia" w:cs="Times New Roman"/>
          <w:lang w:val="en-US"/>
        </w:rPr>
        <w:t xml:space="preserve">reference frontier </w:t>
      </w:r>
      <w:r w:rsidR="0080267C">
        <w:rPr>
          <w:rFonts w:eastAsiaTheme="minorEastAsia" w:cs="Times New Roman"/>
          <w:lang w:val="en-US"/>
        </w:rPr>
        <w:t xml:space="preserve">used </w:t>
      </w:r>
      <w:r w:rsidR="00F76A2B">
        <w:rPr>
          <w:rFonts w:eastAsiaTheme="minorEastAsia" w:cs="Times New Roman"/>
          <w:lang w:val="en-US"/>
        </w:rPr>
        <w:t xml:space="preserve">to create the </w:t>
      </w:r>
      <w:r w:rsidR="00335E09">
        <w:rPr>
          <w:rFonts w:eastAsiaTheme="minorEastAsia" w:cs="Times New Roman"/>
          <w:lang w:val="en-US"/>
        </w:rPr>
        <w:t xml:space="preserve">synthetic DMUs </w:t>
      </w:r>
      <w:r w:rsidR="00F76A2B">
        <w:rPr>
          <w:rFonts w:eastAsiaTheme="minorEastAsia" w:cs="Times New Roman"/>
          <w:lang w:val="en-US"/>
        </w:rPr>
        <w:t>correspond</w:t>
      </w:r>
      <w:r w:rsidR="000B4469">
        <w:rPr>
          <w:rFonts w:eastAsiaTheme="minorEastAsia" w:cs="Times New Roman"/>
          <w:lang w:val="en-US"/>
        </w:rPr>
        <w:t xml:space="preserve">s to </w:t>
      </w:r>
      <w:r w:rsidR="00335E09">
        <w:rPr>
          <w:rFonts w:eastAsiaTheme="minorEastAsia" w:cs="Times New Roman"/>
          <w:lang w:val="en-US"/>
        </w:rPr>
        <w:t xml:space="preserve">full-dimensional facets. </w:t>
      </w:r>
      <w:r w:rsidR="00756A49" w:rsidRPr="0050535F">
        <w:rPr>
          <w:rFonts w:eastAsiaTheme="minorEastAsia" w:cs="Times New Roman"/>
          <w:lang w:val="en-US"/>
        </w:rPr>
        <w:t xml:space="preserve">Once all convex combinations have been created, we use the additive DEA model </w: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GOTOBUTTON ZEqnNum131568  \* MERGEFORMAT </w:instrTex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REF ZEqnNum131568 \* Charformat \! \* MERGEFORMAT </w:instrText>
      </w:r>
      <w:r w:rsidR="002B0E95" w:rsidRPr="0050535F">
        <w:rPr>
          <w:rFonts w:eastAsiaTheme="minorEastAsia" w:cs="Times New Roman"/>
          <w:iCs/>
          <w:lang w:val="en-US"/>
        </w:rPr>
        <w:fldChar w:fldCharType="separate"/>
      </w:r>
      <w:r w:rsidR="00AB32F0" w:rsidRPr="001B1E4C">
        <w:rPr>
          <w:rFonts w:eastAsiaTheme="minorEastAsia" w:cs="Times New Roman"/>
          <w:iCs/>
          <w:lang w:val="en-US"/>
        </w:rPr>
        <w:instrText>(6)</w:instrText>
      </w:r>
      <w:r w:rsidR="002B0E95" w:rsidRPr="0050535F">
        <w:rPr>
          <w:rFonts w:eastAsiaTheme="minorEastAsia" w:cs="Times New Roman"/>
          <w:iCs/>
          <w:lang w:val="en-US"/>
        </w:rPr>
        <w:fldChar w:fldCharType="end"/>
      </w:r>
      <w:r w:rsidR="002B0E95" w:rsidRPr="0050535F">
        <w:rPr>
          <w:rFonts w:eastAsiaTheme="minorEastAsia" w:cs="Times New Roman"/>
          <w:iCs/>
          <w:lang w:val="en-US"/>
        </w:rPr>
        <w:fldChar w:fldCharType="end"/>
      </w:r>
      <w:r w:rsidR="00756A49" w:rsidRPr="0050535F">
        <w:rPr>
          <w:rFonts w:eastAsiaTheme="minorEastAsia" w:cs="Times New Roman"/>
          <w:lang w:val="en-US"/>
        </w:rPr>
        <w:t xml:space="preserve"> to identify which of these combinations are Pareto-efficient.</w:t>
      </w:r>
      <w:r w:rsidR="005F2013" w:rsidRPr="0050535F">
        <w:rPr>
          <w:rFonts w:eastAsiaTheme="minorEastAsia" w:cs="Times New Roman"/>
          <w:lang w:val="en-US"/>
        </w:rPr>
        <w:t xml:space="preserve"> </w:t>
      </w:r>
      <w:r w:rsidR="007275AA" w:rsidRPr="0050535F">
        <w:rPr>
          <w:rFonts w:eastAsiaTheme="minorEastAsia" w:cs="Times New Roman"/>
          <w:lang w:val="en-US"/>
        </w:rPr>
        <w:t xml:space="preserve">If the number of </w:t>
      </w:r>
      <w:r w:rsidR="00F74E20" w:rsidRPr="0050535F">
        <w:rPr>
          <w:rFonts w:eastAsiaTheme="minorEastAsia" w:cs="Times New Roman"/>
          <w:lang w:val="en-US"/>
        </w:rPr>
        <w:t>efficient</w:t>
      </w:r>
      <w:r w:rsidR="007275AA" w:rsidRPr="0050535F">
        <w:rPr>
          <w:rFonts w:eastAsiaTheme="minorEastAsia" w:cs="Times New Roman"/>
          <w:lang w:val="en-US"/>
        </w:rPr>
        <w:t xml:space="preserve"> units remains insufficient, additional random DMUs are generated based on combinations</w:t>
      </w:r>
      <w:r w:rsidR="0021368D" w:rsidRPr="0050535F">
        <w:rPr>
          <w:rFonts w:eastAsiaTheme="minorEastAsia" w:cs="Times New Roman"/>
          <w:lang w:val="en-US"/>
        </w:rPr>
        <w:t xml:space="preserve"> where we found an efficient synthetic </w:t>
      </w:r>
      <w:r w:rsidR="00CF2357" w:rsidRPr="0050535F">
        <w:rPr>
          <w:rFonts w:eastAsiaTheme="minorEastAsia" w:cs="Times New Roman"/>
          <w:lang w:val="en-US"/>
        </w:rPr>
        <w:t>point</w:t>
      </w:r>
      <w:r w:rsidR="007275AA" w:rsidRPr="0050535F">
        <w:rPr>
          <w:rFonts w:eastAsiaTheme="minorEastAsia" w:cs="Times New Roman"/>
          <w:lang w:val="en-US"/>
        </w:rPr>
        <w:t xml:space="preserve">. In this process, the weights </w:t>
      </w:r>
      <w:r w:rsidR="003407D6">
        <w:rPr>
          <w:rFonts w:eastAsiaTheme="minorEastAsia" w:cs="Times New Roman"/>
          <w:lang w:val="en-US"/>
        </w:rPr>
        <w:t xml:space="preserve">for the </w:t>
      </w:r>
      <w:r w:rsidR="003407D6">
        <w:rPr>
          <w:rFonts w:eastAsiaTheme="minorEastAsia" w:cs="Times New Roman"/>
          <w:lang w:val="en-US"/>
        </w:rPr>
        <w:lastRenderedPageBreak/>
        <w:t xml:space="preserve">observed efficient DMUS </w:t>
      </w:r>
      <w:r w:rsidR="007275AA" w:rsidRPr="0050535F">
        <w:rPr>
          <w:rFonts w:eastAsiaTheme="minorEastAsia" w:cs="Times New Roman"/>
          <w:lang w:val="en-US"/>
        </w:rPr>
        <w:t xml:space="preserve">are randomly selected within the </w:t>
      </w:r>
      <w:r w:rsidR="008810B5">
        <w:rPr>
          <w:rFonts w:eastAsiaTheme="minorEastAsia" w:cs="Times New Roman"/>
          <w:lang w:val="en-US"/>
        </w:rPr>
        <w:t xml:space="preserve">open </w:t>
      </w:r>
      <w:r w:rsidR="00F43BB5">
        <w:rPr>
          <w:rFonts w:eastAsiaTheme="minorEastAsia" w:cs="Times New Roman"/>
          <w:lang w:val="en-US"/>
        </w:rPr>
        <w:t>interval</w:t>
      </w:r>
      <w:r w:rsidR="00F43BB5" w:rsidRPr="0050535F">
        <w:rPr>
          <w:rFonts w:eastAsiaTheme="minorEastAsia" w:cs="Times New Roman"/>
          <w:lang w:val="en-US"/>
        </w:rPr>
        <w:t xml:space="preserve"> </w:t>
      </w:r>
      <w:r w:rsidR="00210B76">
        <w:rPr>
          <w:rFonts w:eastAsiaTheme="minorEastAsia" w:cs="Times New Roman"/>
          <w:lang w:val="en-US"/>
        </w:rPr>
        <w:t>(0, 1)</w:t>
      </w:r>
      <w:r w:rsidR="007275AA" w:rsidRPr="0050535F">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50535F">
        <w:rPr>
          <w:rFonts w:eastAsiaTheme="minorEastAsia" w:cs="Times New Roman"/>
          <w:lang w:val="en-US"/>
        </w:rPr>
        <w:t xml:space="preserve"> When the </w:t>
      </w:r>
      <w:r w:rsidR="00CF2357" w:rsidRPr="0050535F">
        <w:rPr>
          <w:rFonts w:eastAsiaTheme="minorEastAsia" w:cs="Times New Roman"/>
          <w:lang w:val="en-US"/>
        </w:rPr>
        <w:t xml:space="preserve">pre-fixed </w:t>
      </w:r>
      <w:r w:rsidR="006D7A58" w:rsidRPr="0050535F">
        <w:rPr>
          <w:rFonts w:eastAsiaTheme="minorEastAsia" w:cs="Times New Roman"/>
          <w:lang w:val="en-US"/>
        </w:rPr>
        <w:t>balance</w:t>
      </w:r>
      <w:r w:rsidR="00CF2357" w:rsidRPr="0050535F">
        <w:rPr>
          <w:rFonts w:eastAsiaTheme="minorEastAsia" w:cs="Times New Roman"/>
          <w:lang w:val="en-US"/>
        </w:rPr>
        <w:t xml:space="preserve"> level</w:t>
      </w:r>
      <w:r w:rsidR="006D7A58" w:rsidRPr="0050535F">
        <w:rPr>
          <w:rFonts w:eastAsiaTheme="minorEastAsia" w:cs="Times New Roman"/>
          <w:lang w:val="en-US"/>
        </w:rPr>
        <w:t xml:space="preserve"> is achieved, </w:t>
      </w:r>
      <w:r w:rsidR="006338C6" w:rsidRPr="0050535F">
        <w:rPr>
          <w:rFonts w:eastAsiaTheme="minorEastAsia" w:cs="Times New Roman"/>
          <w:lang w:val="en-US"/>
        </w:rPr>
        <w:t xml:space="preserve">the generation of synthetic units </w:t>
      </w:r>
      <w:r w:rsidR="009F70FA" w:rsidRPr="0050535F">
        <w:rPr>
          <w:rFonts w:eastAsiaTheme="minorEastAsia" w:cs="Times New Roman"/>
          <w:lang w:val="en-US"/>
        </w:rPr>
        <w:t xml:space="preserve">stops. </w:t>
      </w:r>
      <w:r w:rsidR="00796609" w:rsidRPr="0050535F">
        <w:rPr>
          <w:rFonts w:cs="Times New Roman"/>
          <w:lang w:val="en-US"/>
        </w:rPr>
        <w:t xml:space="preserve">If none of the </w:t>
      </w:r>
      <w:r w:rsidR="00EB6266" w:rsidRPr="0050535F">
        <w:rPr>
          <w:position w:val="-28"/>
          <w:lang w:val="en-US"/>
        </w:rPr>
        <w:object w:dxaOrig="760" w:dyaOrig="680" w14:anchorId="079534B6">
          <v:shape id="_x0000_i1076" type="#_x0000_t75" style="width:38.7pt;height:33.3pt" o:ole="">
            <v:imagedata r:id="rId111" o:title=""/>
          </v:shape>
          <o:OLEObject Type="Embed" ProgID="Equation.DSMT4" ShapeID="_x0000_i1076" DrawAspect="Content" ObjectID="_1803658398" r:id="rId112"/>
        </w:object>
      </w:r>
      <w:r w:rsidR="00796609" w:rsidRPr="0050535F">
        <w:rPr>
          <w:rFonts w:cs="Times New Roman"/>
          <w:lang w:val="en-US"/>
        </w:rPr>
        <w:t xml:space="preserve"> combinations yield a Pareto-efficient point, we proceed by selecting combinations of </w:t>
      </w:r>
      <w:r w:rsidR="00EB6266" w:rsidRPr="0050535F">
        <w:rPr>
          <w:position w:val="-6"/>
          <w:lang w:val="en-US"/>
        </w:rPr>
        <w:object w:dxaOrig="800" w:dyaOrig="260" w14:anchorId="1234B5B7">
          <v:shape id="_x0000_i1077" type="#_x0000_t75" style="width:41.15pt;height:12.7pt" o:ole="">
            <v:imagedata r:id="rId113" o:title=""/>
          </v:shape>
          <o:OLEObject Type="Embed" ProgID="Equation.DSMT4" ShapeID="_x0000_i1077" DrawAspect="Content" ObjectID="_1803658399" r:id="rId114"/>
        </w:object>
      </w:r>
      <w:r w:rsidR="00A74E49" w:rsidRPr="0050535F">
        <w:rPr>
          <w:rFonts w:cs="Times New Roman"/>
          <w:lang w:val="en-US"/>
        </w:rPr>
        <w:t xml:space="preserve"> </w:t>
      </w:r>
      <w:r w:rsidR="00796609" w:rsidRPr="0050535F">
        <w:rPr>
          <w:rFonts w:cs="Times New Roman"/>
          <w:lang w:val="en-US"/>
        </w:rPr>
        <w:t xml:space="preserve">efficient DMUs. If this approach also fails, we reduce the number to </w:t>
      </w:r>
      <w:r w:rsidR="00EB6266" w:rsidRPr="0050535F">
        <w:rPr>
          <w:position w:val="-6"/>
          <w:lang w:val="en-US"/>
        </w:rPr>
        <w:object w:dxaOrig="859" w:dyaOrig="260" w14:anchorId="312875C6">
          <v:shape id="_x0000_i1078" type="#_x0000_t75" style="width:42.95pt;height:12.7pt" o:ole="">
            <v:imagedata r:id="rId115" o:title=""/>
          </v:shape>
          <o:OLEObject Type="Embed" ProgID="Equation.DSMT4" ShapeID="_x0000_i1078" DrawAspect="Content" ObjectID="_1803658400" r:id="rId116"/>
        </w:object>
      </w:r>
      <w:r w:rsidR="00796609" w:rsidRPr="0050535F">
        <w:rPr>
          <w:rFonts w:cs="Times New Roman"/>
          <w:lang w:val="en-US"/>
        </w:rPr>
        <w:t xml:space="preserve"> and continue iterating in this manner until a solution is found.</w:t>
      </w:r>
    </w:p>
    <w:p w14:paraId="7502FD13" w14:textId="77777777" w:rsidR="00796609" w:rsidRPr="0050535F" w:rsidRDefault="00796609" w:rsidP="00DF3B00">
      <w:pPr>
        <w:spacing w:line="360" w:lineRule="auto"/>
        <w:rPr>
          <w:rFonts w:cs="Times New Roman"/>
          <w:lang w:val="en-US"/>
        </w:rPr>
      </w:pPr>
    </w:p>
    <w:p w14:paraId="53824579" w14:textId="740731F9" w:rsidR="00FE1144" w:rsidRPr="0050535F" w:rsidRDefault="00327EA8" w:rsidP="00DF3B00">
      <w:pPr>
        <w:spacing w:line="360" w:lineRule="auto"/>
        <w:rPr>
          <w:rFonts w:cs="Times New Roman"/>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2b</w:t>
      </w:r>
      <w:r>
        <w:rPr>
          <w:rFonts w:cs="Times New Roman"/>
          <w:i/>
          <w:iCs/>
          <w:lang w:val="en-US"/>
        </w:rPr>
        <w:t xml:space="preserve"> (minority class: inefficient DMUs)</w:t>
      </w:r>
      <w:r w:rsidR="00E50DE0" w:rsidRPr="0050535F">
        <w:rPr>
          <w:rFonts w:cs="Times New Roman"/>
          <w:i/>
          <w:iCs/>
          <w:lang w:val="en-US"/>
        </w:rPr>
        <w:t>:</w:t>
      </w:r>
      <w:r w:rsidR="00222974" w:rsidRPr="0050535F">
        <w:rPr>
          <w:rFonts w:cs="Times New Roman"/>
          <w:lang w:val="en-US"/>
        </w:rPr>
        <w:t xml:space="preserve"> </w:t>
      </w:r>
      <w:r w:rsidR="00AD24D0">
        <w:rPr>
          <w:rFonts w:cs="Times New Roman"/>
          <w:lang w:val="en-US"/>
        </w:rPr>
        <w:t xml:space="preserve">Now it is necessary </w:t>
      </w:r>
      <w:r w:rsidR="00AD1EF4">
        <w:rPr>
          <w:rFonts w:cs="Times New Roman"/>
          <w:lang w:val="en-US"/>
        </w:rPr>
        <w:t>to create a</w:t>
      </w:r>
      <w:r w:rsidR="00FE1144" w:rsidRPr="0050535F">
        <w:rPr>
          <w:rFonts w:cs="Times New Roman"/>
          <w:lang w:val="en-US"/>
        </w:rPr>
        <w:t xml:space="preserve">dditional synthetic inefficient DMUs. The process consists of four </w:t>
      </w:r>
      <w:r w:rsidR="00EA51C7">
        <w:rPr>
          <w:rFonts w:cs="Times New Roman"/>
          <w:lang w:val="en-US"/>
        </w:rPr>
        <w:t>stages</w:t>
      </w:r>
      <w:r w:rsidR="00FE1144" w:rsidRPr="0050535F">
        <w:rPr>
          <w:rFonts w:cs="Times New Roman"/>
          <w:lang w:val="en-US"/>
        </w:rPr>
        <w:t xml:space="preserve">. First, </w:t>
      </w:r>
      <w:r w:rsidR="00912CE9">
        <w:rPr>
          <w:rFonts w:cs="Times New Roman"/>
          <w:lang w:val="en-US"/>
        </w:rPr>
        <w:t xml:space="preserve">as in the </w:t>
      </w:r>
      <w:r w:rsidR="00A25BA8">
        <w:rPr>
          <w:rFonts w:cs="Times New Roman"/>
          <w:lang w:val="en-US"/>
        </w:rPr>
        <w:t>previous</w:t>
      </w:r>
      <w:r w:rsidR="00912CE9">
        <w:rPr>
          <w:rFonts w:cs="Times New Roman"/>
          <w:lang w:val="en-US"/>
        </w:rPr>
        <w:t xml:space="preserve"> case</w:t>
      </w:r>
      <w:r w:rsidR="00A25BA8">
        <w:rPr>
          <w:rFonts w:cs="Times New Roman"/>
          <w:lang w:val="en-US"/>
        </w:rPr>
        <w:t xml:space="preserve">, </w:t>
      </w:r>
      <w:r w:rsidR="00FE1144" w:rsidRPr="0050535F">
        <w:rPr>
          <w:rFonts w:cs="Times New Roman"/>
          <w:lang w:val="en-US"/>
        </w:rPr>
        <w:t>synthetic convex combinations</w:t>
      </w:r>
      <w:r w:rsidR="00A66A50" w:rsidRPr="0050535F">
        <w:rPr>
          <w:rFonts w:cs="Times New Roman"/>
          <w:lang w:val="en-US"/>
        </w:rPr>
        <w:t xml:space="preserve"> from efficient DMUs</w:t>
      </w:r>
      <w:r w:rsidR="0009490B" w:rsidRPr="0050535F">
        <w:rPr>
          <w:rFonts w:cs="Times New Roman"/>
          <w:lang w:val="en-US"/>
        </w:rPr>
        <w:t xml:space="preserve"> </w:t>
      </w:r>
      <w:r w:rsidR="00FE1144" w:rsidRPr="0050535F">
        <w:rPr>
          <w:rFonts w:cs="Times New Roman"/>
          <w:lang w:val="en-US"/>
        </w:rPr>
        <w:t xml:space="preserve">are </w:t>
      </w:r>
      <w:r w:rsidR="008A51E2">
        <w:rPr>
          <w:rFonts w:cs="Times New Roman"/>
          <w:lang w:val="en-US"/>
        </w:rPr>
        <w:t xml:space="preserve">obtained </w:t>
      </w:r>
      <w:r w:rsidR="00FE1144" w:rsidRPr="0050535F">
        <w:rPr>
          <w:rFonts w:cs="Times New Roman"/>
          <w:lang w:val="en-US"/>
        </w:rPr>
        <w:t xml:space="preserve">using equal weights. </w:t>
      </w:r>
      <w:r w:rsidR="00851D07">
        <w:rPr>
          <w:rFonts w:cs="Times New Roman"/>
          <w:lang w:val="en-US"/>
        </w:rPr>
        <w:t xml:space="preserve">However, rather than identifying and keeping </w:t>
      </w:r>
      <w:r w:rsidR="00DE1A65">
        <w:rPr>
          <w:rFonts w:cs="Times New Roman"/>
          <w:lang w:val="en-US"/>
        </w:rPr>
        <w:t xml:space="preserve">those combinations that are </w:t>
      </w:r>
      <w:r w:rsidR="00851D07">
        <w:rPr>
          <w:rFonts w:cs="Times New Roman"/>
          <w:lang w:val="en-US"/>
        </w:rPr>
        <w:t xml:space="preserve">efficient, </w:t>
      </w:r>
      <w:r w:rsidR="00235353">
        <w:rPr>
          <w:rFonts w:cs="Times New Roman"/>
          <w:lang w:val="en-US"/>
        </w:rPr>
        <w:t xml:space="preserve">we select those </w:t>
      </w:r>
      <w:r w:rsidR="00DE1A65">
        <w:rPr>
          <w:rFonts w:cs="Times New Roman"/>
          <w:lang w:val="en-US"/>
        </w:rPr>
        <w:t xml:space="preserve">that are </w:t>
      </w:r>
      <w:r w:rsidR="00235353">
        <w:rPr>
          <w:rFonts w:cs="Times New Roman"/>
          <w:lang w:val="en-US"/>
        </w:rPr>
        <w:t>ineffi</w:t>
      </w:r>
      <w:r w:rsidR="00DE1A65">
        <w:rPr>
          <w:rFonts w:cs="Times New Roman"/>
          <w:lang w:val="en-US"/>
        </w:rPr>
        <w:t>ci</w:t>
      </w:r>
      <w:r w:rsidR="00235353">
        <w:rPr>
          <w:rFonts w:cs="Times New Roman"/>
          <w:lang w:val="en-US"/>
        </w:rPr>
        <w:t xml:space="preserve">ent. Therefore, </w:t>
      </w:r>
      <w:r w:rsidR="00E25890">
        <w:rPr>
          <w:rFonts w:cs="Times New Roman"/>
          <w:lang w:val="en-US"/>
        </w:rPr>
        <w:t xml:space="preserve">in the </w:t>
      </w:r>
      <w:r w:rsidR="00DE1A65">
        <w:rPr>
          <w:rFonts w:cs="Times New Roman"/>
          <w:lang w:val="en-US"/>
        </w:rPr>
        <w:t>s</w:t>
      </w:r>
      <w:r w:rsidR="00FE1144" w:rsidRPr="0050535F">
        <w:rPr>
          <w:rFonts w:cs="Times New Roman"/>
          <w:lang w:val="en-US"/>
        </w:rPr>
        <w:t xml:space="preserve">econd </w:t>
      </w:r>
      <w:r w:rsidR="00EA51C7">
        <w:rPr>
          <w:rFonts w:cs="Times New Roman"/>
          <w:lang w:val="en-US"/>
        </w:rPr>
        <w:t xml:space="preserve">stage </w:t>
      </w:r>
      <w:r w:rsidR="00E25890">
        <w:rPr>
          <w:rFonts w:cs="Times New Roman"/>
          <w:lang w:val="en-US"/>
        </w:rPr>
        <w:t xml:space="preserve">we </w:t>
      </w:r>
      <w:r w:rsidR="00CD4191">
        <w:rPr>
          <w:rFonts w:cs="Times New Roman"/>
          <w:lang w:val="en-US"/>
        </w:rPr>
        <w:t xml:space="preserve">use </w:t>
      </w:r>
      <w:r w:rsidR="00FE1144" w:rsidRPr="0050535F">
        <w:rPr>
          <w:rFonts w:cs="Times New Roman"/>
          <w:lang w:val="en-US"/>
        </w:rPr>
        <w:t xml:space="preserve">the additive DEA model </w:t>
      </w:r>
      <w:hyperlink w:anchor="eq_6" w:history="1">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GOTOBUTTON ZEqnNum131568  \* MERGEFORMAT </w:instrText>
        </w:r>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REF ZEqnNum131568 \* Charformat \! \* MERGEFORMAT </w:instrText>
        </w:r>
        <w:r w:rsidR="002B0E95" w:rsidRPr="00E3764F">
          <w:rPr>
            <w:rStyle w:val="Hipervnculo"/>
            <w:rFonts w:cs="Times New Roman"/>
            <w:iCs/>
            <w:lang w:val="en-US"/>
          </w:rPr>
          <w:fldChar w:fldCharType="separate"/>
        </w:r>
        <w:r w:rsidR="00E3764F" w:rsidRPr="00E3764F">
          <w:rPr>
            <w:rStyle w:val="Hipervnculo"/>
            <w:rFonts w:cs="Times New Roman"/>
            <w:iCs/>
            <w:lang w:val="en-US"/>
          </w:rPr>
          <w:instrText>(6)</w:instrText>
        </w:r>
        <w:r w:rsidR="002B0E95" w:rsidRPr="00E3764F">
          <w:rPr>
            <w:rStyle w:val="Hipervnculo"/>
            <w:rFonts w:cs="Times New Roman"/>
            <w:iCs/>
            <w:lang w:val="en-US"/>
          </w:rPr>
          <w:fldChar w:fldCharType="end"/>
        </w:r>
        <w:r w:rsidR="002B0E95" w:rsidRPr="00E3764F">
          <w:rPr>
            <w:rStyle w:val="Hipervnculo"/>
            <w:rFonts w:cs="Times New Roman"/>
            <w:iCs/>
            <w:lang w:val="en-US"/>
          </w:rPr>
          <w:fldChar w:fldCharType="end"/>
        </w:r>
      </w:hyperlink>
      <w:r w:rsidR="00FE1144" w:rsidRPr="0050535F">
        <w:rPr>
          <w:rFonts w:cs="Times New Roman"/>
          <w:lang w:val="en-US"/>
        </w:rPr>
        <w:t xml:space="preserve"> to determine which of these combinations</w:t>
      </w:r>
      <w:r w:rsidR="002B0E95" w:rsidRPr="0050535F">
        <w:rPr>
          <w:rFonts w:cs="Times New Roman"/>
          <w:lang w:val="en-US"/>
        </w:rPr>
        <w:t xml:space="preserve"> </w:t>
      </w:r>
      <w:r w:rsidR="00FE1144" w:rsidRPr="0050535F">
        <w:rPr>
          <w:rFonts w:cs="Times New Roman"/>
          <w:lang w:val="en-US"/>
        </w:rPr>
        <w:t xml:space="preserve">are inefficient. Third, </w:t>
      </w:r>
      <w:r w:rsidR="00EA405F">
        <w:rPr>
          <w:rFonts w:cs="Times New Roman"/>
          <w:lang w:val="en-US"/>
        </w:rPr>
        <w:t xml:space="preserve">and separately, </w:t>
      </w:r>
      <w:r w:rsidR="00FE1144" w:rsidRPr="0050535F">
        <w:rPr>
          <w:rFonts w:cs="Times New Roman"/>
          <w:lang w:val="en-US"/>
        </w:rPr>
        <w:t>a large random sample of convex combinations</w:t>
      </w:r>
      <w:r w:rsidR="00D10966">
        <w:rPr>
          <w:rFonts w:cs="Times New Roman"/>
          <w:lang w:val="en-US"/>
        </w:rPr>
        <w:t xml:space="preserve"> of </w:t>
      </w:r>
      <w:r w:rsidR="00B466BB">
        <w:rPr>
          <w:rFonts w:cs="Times New Roman"/>
          <w:lang w:val="en-US"/>
        </w:rPr>
        <w:t xml:space="preserve">the </w:t>
      </w:r>
      <w:r w:rsidR="00D10966">
        <w:rPr>
          <w:rFonts w:cs="Times New Roman"/>
          <w:lang w:val="en-US"/>
        </w:rPr>
        <w:t xml:space="preserve">initially </w:t>
      </w:r>
      <w:r w:rsidR="001F3089">
        <w:rPr>
          <w:rFonts w:cs="Times New Roman"/>
          <w:lang w:val="en-US"/>
        </w:rPr>
        <w:t>identified inefficient DMUs is generated</w:t>
      </w:r>
      <w:r w:rsidR="00FE1144" w:rsidRPr="0050535F">
        <w:rPr>
          <w:rFonts w:cs="Times New Roman"/>
          <w:lang w:val="en-US"/>
        </w:rPr>
        <w:t xml:space="preserve">—for example, 20 times the desired number of synthetic inefficient units—is selected. Fourth, </w:t>
      </w:r>
      <w:r w:rsidR="00162FAE">
        <w:rPr>
          <w:rFonts w:cs="Times New Roman"/>
          <w:lang w:val="en-US"/>
        </w:rPr>
        <w:t xml:space="preserve">based on </w:t>
      </w:r>
      <w:r w:rsidR="00BB5AD2">
        <w:rPr>
          <w:rFonts w:cs="Times New Roman"/>
          <w:lang w:val="en-US"/>
        </w:rPr>
        <w:t xml:space="preserve">a </w:t>
      </w:r>
      <w:r w:rsidR="00CF2CB9">
        <w:rPr>
          <w:rFonts w:cs="Times New Roman"/>
          <w:lang w:val="en-US"/>
        </w:rPr>
        <w:t>quantile</w:t>
      </w:r>
      <w:r w:rsidR="001D1AAF">
        <w:rPr>
          <w:rFonts w:cs="Times New Roman"/>
          <w:lang w:val="en-US"/>
        </w:rPr>
        <w:t xml:space="preserve"> choice </w:t>
      </w:r>
      <w:r w:rsidR="00BB5AD2">
        <w:rPr>
          <w:rFonts w:cs="Times New Roman"/>
          <w:lang w:val="en-US"/>
        </w:rPr>
        <w:t xml:space="preserve">(e.g. quartiles, quintiles, etc.) </w:t>
      </w:r>
      <w:r w:rsidR="001D1AAF">
        <w:rPr>
          <w:rFonts w:cs="Times New Roman"/>
          <w:lang w:val="en-US"/>
        </w:rPr>
        <w:t xml:space="preserve">of the </w:t>
      </w:r>
      <w:r w:rsidR="00F0745C">
        <w:rPr>
          <w:rFonts w:cs="Times New Roman"/>
          <w:lang w:val="en-US"/>
        </w:rPr>
        <w:t xml:space="preserve">originally observed </w:t>
      </w:r>
      <w:r w:rsidR="00162FAE">
        <w:rPr>
          <w:rFonts w:cs="Times New Roman"/>
          <w:lang w:val="en-US"/>
        </w:rPr>
        <w:t xml:space="preserve">distribution of </w:t>
      </w:r>
      <w:r w:rsidR="00850F67">
        <w:rPr>
          <w:rFonts w:cs="Times New Roman"/>
          <w:lang w:val="en-US"/>
        </w:rPr>
        <w:t xml:space="preserve">inefficiency </w:t>
      </w:r>
      <w:r w:rsidR="00162FAE">
        <w:rPr>
          <w:rFonts w:cs="Times New Roman"/>
          <w:lang w:val="en-US"/>
        </w:rPr>
        <w:t xml:space="preserve">scores, </w:t>
      </w:r>
      <w:r w:rsidR="00162FAE" w:rsidRPr="00A62B5E">
        <w:rPr>
          <w:position w:val="-14"/>
        </w:rPr>
        <w:object w:dxaOrig="1140" w:dyaOrig="380" w14:anchorId="2039CF92">
          <v:shape id="_x0000_i1079" type="#_x0000_t75" style="width:56.85pt;height:19.35pt" o:ole="">
            <v:imagedata r:id="rId117" o:title=""/>
          </v:shape>
          <o:OLEObject Type="Embed" ProgID="Equation.DSMT4" ShapeID="_x0000_i1079" DrawAspect="Content" ObjectID="_1803658401" r:id="rId118"/>
        </w:object>
      </w:r>
      <w:r w:rsidR="00162FAE">
        <w:t xml:space="preserve"> &gt; 0</w:t>
      </w:r>
      <w:r w:rsidR="00125AC5">
        <w:rPr>
          <w:rFonts w:cs="Times New Roman"/>
          <w:lang w:val="en-US"/>
        </w:rPr>
        <w:t>,</w:t>
      </w:r>
      <w:r w:rsidR="00FE1144" w:rsidRPr="0050535F">
        <w:rPr>
          <w:rFonts w:cs="Times New Roman"/>
          <w:lang w:val="en-US"/>
        </w:rPr>
        <w:t xml:space="preserve"> </w:t>
      </w:r>
      <w:r w:rsidR="007A5CD2">
        <w:rPr>
          <w:rFonts w:cs="Times New Roman"/>
          <w:lang w:val="en-US"/>
        </w:rPr>
        <w:t xml:space="preserve">equally numbered </w:t>
      </w:r>
      <w:r w:rsidR="00FE1144" w:rsidRPr="0050535F">
        <w:rPr>
          <w:rFonts w:cs="Times New Roman"/>
          <w:lang w:val="en-US"/>
        </w:rPr>
        <w:t>subset</w:t>
      </w:r>
      <w:r w:rsidR="00125AC5">
        <w:rPr>
          <w:rFonts w:cs="Times New Roman"/>
          <w:lang w:val="en-US"/>
        </w:rPr>
        <w:t>s</w:t>
      </w:r>
      <w:r w:rsidR="00FE1144" w:rsidRPr="0050535F">
        <w:rPr>
          <w:rFonts w:cs="Times New Roman"/>
          <w:lang w:val="en-US"/>
        </w:rPr>
        <w:t xml:space="preserve"> </w:t>
      </w:r>
      <w:r w:rsidR="00125AC5">
        <w:rPr>
          <w:rFonts w:cs="Times New Roman"/>
          <w:lang w:val="en-US"/>
        </w:rPr>
        <w:t>of synthetic units</w:t>
      </w:r>
      <w:r w:rsidR="005D717F">
        <w:rPr>
          <w:rFonts w:cs="Times New Roman"/>
          <w:lang w:val="en-US"/>
        </w:rPr>
        <w:t xml:space="preserve"> by qu</w:t>
      </w:r>
      <w:r w:rsidR="00951DC0">
        <w:rPr>
          <w:rFonts w:cs="Times New Roman"/>
          <w:lang w:val="en-US"/>
        </w:rPr>
        <w:t>a</w:t>
      </w:r>
      <w:r w:rsidR="005D717F">
        <w:rPr>
          <w:rFonts w:cs="Times New Roman"/>
          <w:lang w:val="en-US"/>
        </w:rPr>
        <w:t xml:space="preserve">ntiles </w:t>
      </w:r>
      <w:proofErr w:type="gramStart"/>
      <w:r w:rsidR="005D717F">
        <w:rPr>
          <w:rFonts w:cs="Times New Roman"/>
          <w:lang w:val="en-US"/>
        </w:rPr>
        <w:t>is</w:t>
      </w:r>
      <w:proofErr w:type="gramEnd"/>
      <w:r w:rsidR="005D717F">
        <w:rPr>
          <w:rFonts w:cs="Times New Roman"/>
          <w:lang w:val="en-US"/>
        </w:rPr>
        <w:t xml:space="preserve"> </w:t>
      </w:r>
      <w:r w:rsidR="00FE1144" w:rsidRPr="0050535F">
        <w:rPr>
          <w:rFonts w:cs="Times New Roman"/>
          <w:lang w:val="en-US"/>
        </w:rPr>
        <w:t>randomly select</w:t>
      </w:r>
      <w:r w:rsidR="00125AC5">
        <w:rPr>
          <w:rFonts w:cs="Times New Roman"/>
          <w:lang w:val="en-US"/>
        </w:rPr>
        <w:t>ed</w:t>
      </w:r>
      <w:r w:rsidR="007F2FEF">
        <w:rPr>
          <w:rFonts w:cs="Times New Roman"/>
          <w:lang w:val="en-US"/>
        </w:rPr>
        <w:t xml:space="preserve"> </w:t>
      </w:r>
      <w:r w:rsidR="00FE1144" w:rsidRPr="0050535F">
        <w:rPr>
          <w:rFonts w:cs="Times New Roman"/>
          <w:lang w:val="en-US"/>
        </w:rPr>
        <w:t>until the target</w:t>
      </w:r>
      <w:r w:rsidR="005D717F">
        <w:rPr>
          <w:rFonts w:cs="Times New Roman"/>
          <w:lang w:val="en-US"/>
        </w:rPr>
        <w:t>ed</w:t>
      </w:r>
      <w:r w:rsidR="00FE1144" w:rsidRPr="0050535F">
        <w:rPr>
          <w:rFonts w:cs="Times New Roman"/>
          <w:lang w:val="en-US"/>
        </w:rPr>
        <w:t xml:space="preserve"> </w:t>
      </w:r>
      <w:r w:rsidR="005D717F">
        <w:rPr>
          <w:rFonts w:cs="Times New Roman"/>
          <w:lang w:val="en-US"/>
        </w:rPr>
        <w:t xml:space="preserve">balance </w:t>
      </w:r>
      <w:r w:rsidR="00C73228">
        <w:rPr>
          <w:rFonts w:cs="Times New Roman"/>
          <w:lang w:val="en-US"/>
        </w:rPr>
        <w:t xml:space="preserve">proportion </w:t>
      </w:r>
      <w:r w:rsidR="00FE1144" w:rsidRPr="0050535F">
        <w:rPr>
          <w:rFonts w:cs="Times New Roman"/>
          <w:lang w:val="en-US"/>
        </w:rPr>
        <w:t xml:space="preserve">is achieved. This systematic approach ensures a well-distributed </w:t>
      </w:r>
      <w:r w:rsidR="002F6C23">
        <w:rPr>
          <w:rFonts w:cs="Times New Roman"/>
          <w:lang w:val="en-US"/>
        </w:rPr>
        <w:t xml:space="preserve">(populated) </w:t>
      </w:r>
      <w:r w:rsidR="00FE1144" w:rsidRPr="0050535F">
        <w:rPr>
          <w:rFonts w:cs="Times New Roman"/>
          <w:lang w:val="en-US"/>
        </w:rPr>
        <w:t xml:space="preserve">set of synthetic inefficient DMUs </w:t>
      </w:r>
      <w:r w:rsidR="002F6C23">
        <w:rPr>
          <w:rFonts w:cs="Times New Roman"/>
          <w:lang w:val="en-US"/>
        </w:rPr>
        <w:t>by</w:t>
      </w:r>
      <w:r w:rsidR="002F6C23" w:rsidRPr="0050535F">
        <w:rPr>
          <w:rFonts w:cs="Times New Roman"/>
          <w:lang w:val="en-US"/>
        </w:rPr>
        <w:t xml:space="preserve"> </w:t>
      </w:r>
      <w:r w:rsidR="00FE1144" w:rsidRPr="0050535F">
        <w:rPr>
          <w:rFonts w:cs="Times New Roman"/>
          <w:lang w:val="en-US"/>
        </w:rPr>
        <w:t>maintaining representativeness across different inefficiency levels.</w:t>
      </w:r>
    </w:p>
    <w:p w14:paraId="3040D143" w14:textId="77777777" w:rsidR="00744481" w:rsidRPr="0050535F" w:rsidRDefault="00744481" w:rsidP="00DF3B00">
      <w:pPr>
        <w:spacing w:line="360" w:lineRule="auto"/>
        <w:rPr>
          <w:rFonts w:cs="Times New Roman"/>
          <w:lang w:val="en-US"/>
        </w:rPr>
      </w:pPr>
    </w:p>
    <w:p w14:paraId="113EBBD2" w14:textId="12A3E088"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FF51B5">
        <w:rPr>
          <w:rFonts w:cs="Times New Roman"/>
          <w:lang w:val="en-US"/>
        </w:rPr>
        <w:t>study</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the independent 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determined by the minority class proportion </w:t>
      </w:r>
      <w:r w:rsidR="006C646C" w:rsidRPr="0050535F">
        <w:rPr>
          <w:rFonts w:cs="Times New Roman"/>
          <w:position w:val="-12"/>
          <w:lang w:val="en-US"/>
        </w:rPr>
        <w:object w:dxaOrig="600" w:dyaOrig="360" w14:anchorId="7381F245">
          <v:shape id="_x0000_i1080" type="#_x0000_t75" style="width:29.65pt;height:18.15pt" o:ole="">
            <v:imagedata r:id="rId119" o:title=""/>
          </v:shape>
          <o:OLEObject Type="Embed" ProgID="Equation.DSMT4" ShapeID="_x0000_i1080" DrawAspect="Content" ObjectID="_1803658402" r:id="rId120"/>
        </w:object>
      </w:r>
      <w:r w:rsidR="005D12B9" w:rsidRPr="0050535F">
        <w:rPr>
          <w:rFonts w:cs="Times New Roman"/>
          <w:lang w:val="en-US"/>
        </w:rPr>
        <w:t xml:space="preserve"> and the hyperparameters of the selected methodology </w:t>
      </w:r>
      <w:r w:rsidR="005D12B9" w:rsidRPr="0050535F">
        <w:rPr>
          <w:rFonts w:cs="Times New Roman"/>
          <w:position w:val="-12"/>
          <w:lang w:val="en-US"/>
        </w:rPr>
        <w:object w:dxaOrig="420" w:dyaOrig="360" w14:anchorId="2BFE6CAB">
          <v:shape id="_x0000_i1081" type="#_x0000_t75" style="width:19.95pt;height:18.15pt" o:ole="">
            <v:imagedata r:id="rId121" o:title=""/>
          </v:shape>
          <o:OLEObject Type="Embed" ProgID="Equation.DSMT4" ShapeID="_x0000_i1081" DrawAspect="Content" ObjectID="_1803658403" r:id="rId122"/>
        </w:object>
      </w:r>
      <w:r w:rsidR="005D12B9" w:rsidRPr="0050535F">
        <w:rPr>
          <w:rFonts w:cs="Times New Roman"/>
          <w:lang w:val="en-US"/>
        </w:rPr>
        <w:t xml:space="preserve">. </w:t>
      </w:r>
    </w:p>
    <w:p w14:paraId="667734D0" w14:textId="264375E9" w:rsidR="005D0751" w:rsidRPr="0050535F" w:rsidRDefault="005D0751" w:rsidP="00DF3B00">
      <w:pPr>
        <w:spacing w:line="360" w:lineRule="auto"/>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use </w:t>
      </w:r>
      <w:r w:rsidR="003B725C" w:rsidRPr="001E0DC8">
        <w:rPr>
          <w:i/>
          <w:iCs/>
          <w:lang w:val="en-US"/>
        </w:rPr>
        <w:t>k</w:t>
      </w:r>
      <w:r w:rsidR="003B725C" w:rsidRPr="0050535F">
        <w:rPr>
          <w:lang w:val="en-US"/>
        </w:rPr>
        <w:t xml:space="preserve">-fold cross-validation to determine the </w:t>
      </w:r>
      <w:r w:rsidR="003B725C" w:rsidRPr="0050535F">
        <w:rPr>
          <w:rFonts w:cs="Times New Roman"/>
          <w:lang w:val="en-US"/>
        </w:rPr>
        <w:t xml:space="preserve">optimal parameter configuration for the </w:t>
      </w:r>
      <w:r w:rsidR="00727BB7">
        <w:rPr>
          <w:rFonts w:cs="Times New Roman"/>
          <w:lang w:val="en-US"/>
        </w:rPr>
        <w:t xml:space="preserve">NN </w:t>
      </w:r>
      <w:r w:rsidR="003B725C" w:rsidRPr="0050535F">
        <w:rPr>
          <w:rFonts w:cs="Times New Roman"/>
          <w:lang w:val="en-US"/>
        </w:rPr>
        <w:t xml:space="preserve">model at each </w:t>
      </w:r>
      <w:r w:rsidR="006C646C" w:rsidRPr="0050535F">
        <w:rPr>
          <w:rFonts w:cs="Times New Roman"/>
          <w:position w:val="-10"/>
          <w:lang w:val="en-US"/>
        </w:rPr>
        <w:object w:dxaOrig="420" w:dyaOrig="320" w14:anchorId="2FE0A1B1">
          <v:shape id="_x0000_i1082" type="#_x0000_t75" style="width:19.95pt;height:16.35pt" o:ole="">
            <v:imagedata r:id="rId123" o:title=""/>
          </v:shape>
          <o:OLEObject Type="Embed" ProgID="Equation.DSMT4" ShapeID="_x0000_i1082" DrawAspect="Content" ObjectID="_1803658404" r:id="rId124"/>
        </w:object>
      </w:r>
      <w:r w:rsidR="003B725C" w:rsidRPr="0050535F">
        <w:rPr>
          <w:rFonts w:cs="Times New Roman"/>
          <w:lang w:val="en-US"/>
        </w:rPr>
        <w:t xml:space="preserve"> level </w:t>
      </w:r>
      <w:r w:rsidR="006C646C" w:rsidRPr="0050535F">
        <w:rPr>
          <w:rFonts w:cs="Times New Roman"/>
          <w:position w:val="-14"/>
          <w:lang w:val="en-US"/>
        </w:rPr>
        <w:object w:dxaOrig="960" w:dyaOrig="400" w14:anchorId="5ACBBF4B">
          <v:shape id="_x0000_i1083" type="#_x0000_t75" style="width:47.8pt;height:19.95pt" o:ole="">
            <v:imagedata r:id="rId125" o:title=""/>
          </v:shape>
          <o:OLEObject Type="Embed" ProgID="Equation.DSMT4" ShapeID="_x0000_i1083" DrawAspect="Content" ObjectID="_1803658405" r:id="rId12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w:t>
      </w:r>
      <w:r w:rsidR="004B73D3" w:rsidRPr="0050535F">
        <w:rPr>
          <w:rFonts w:cs="Times New Roman"/>
          <w:lang w:val="en-US"/>
        </w:rPr>
        <w:lastRenderedPageBreak/>
        <w:t xml:space="preserve">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5D12B9" w:rsidRPr="0050535F">
        <w:rPr>
          <w:rFonts w:cs="Times New Roman"/>
          <w:lang w:val="en-US"/>
        </w:rPr>
        <w:t>F</w:t>
      </w:r>
      <w:r w:rsidR="00FE7BE5" w:rsidRPr="0050535F">
        <w:rPr>
          <w:rFonts w:cs="Times New Roman"/>
          <w:lang w:val="en-US"/>
        </w:rPr>
        <w:t>inally, the</w:t>
      </w:r>
      <w:r w:rsidR="00106C98" w:rsidRPr="0050535F">
        <w:rPr>
          <w:rFonts w:cs="Times New Roman"/>
          <w:lang w:val="en-US"/>
        </w:rPr>
        <w:t xml:space="preserv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6C646C" w:rsidRPr="0050535F">
        <w:rPr>
          <w:position w:val="-14"/>
          <w:lang w:val="en-US"/>
        </w:rPr>
        <w:object w:dxaOrig="1600" w:dyaOrig="400" w14:anchorId="150D5F33">
          <v:shape id="_x0000_i1084" type="#_x0000_t75" style="width:79.85pt;height:19.95pt" o:ole="">
            <v:imagedata r:id="rId127" o:title=""/>
          </v:shape>
          <o:OLEObject Type="Embed" ProgID="Equation.DSMT4" ShapeID="_x0000_i1084" DrawAspect="Content" ObjectID="_1803658406" r:id="rId128"/>
        </w:object>
      </w:r>
      <w:r w:rsidR="00FE7BE5" w:rsidRPr="0050535F">
        <w:rPr>
          <w:lang w:val="en-US"/>
        </w:rPr>
        <w:t xml:space="preserve"> </w:t>
      </w:r>
      <w:r w:rsidR="005D12B9" w:rsidRPr="0050535F">
        <w:rPr>
          <w:lang w:val="en-US"/>
        </w:rPr>
        <w:t xml:space="preserve">is </w:t>
      </w:r>
      <w:r w:rsidR="00FE7BE5" w:rsidRPr="0050535F">
        <w:rPr>
          <w:lang w:val="en-US"/>
        </w:rPr>
        <w:t>obtained</w:t>
      </w:r>
      <w:r w:rsidR="00106C98" w:rsidRPr="0050535F">
        <w:rPr>
          <w:rFonts w:cs="Times New Roman"/>
          <w:lang w:val="en-US"/>
        </w:rPr>
        <w:t>.</w:t>
      </w:r>
      <w:r w:rsidR="00B92549" w:rsidRPr="0050535F">
        <w:rPr>
          <w:rFonts w:cs="Times New Roman"/>
          <w:lang w:val="en-US"/>
        </w:rPr>
        <w:t xml:space="preserve"> </w:t>
      </w:r>
    </w:p>
    <w:p w14:paraId="7E99B0CF" w14:textId="3685139B" w:rsidR="005F0C55" w:rsidRPr="0050535F" w:rsidRDefault="00EB2331" w:rsidP="00DF3B00">
      <w:pPr>
        <w:spacing w:line="360" w:lineRule="auto"/>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a specific configuration </w:t>
      </w:r>
      <w:r w:rsidR="006C646C" w:rsidRPr="0050535F">
        <w:rPr>
          <w:position w:val="-12"/>
          <w:lang w:val="en-US"/>
        </w:rPr>
        <w:object w:dxaOrig="800" w:dyaOrig="360" w14:anchorId="505D098F">
          <v:shape id="_x0000_i1085" type="#_x0000_t75" style="width:39.95pt;height:18.15pt" o:ole="">
            <v:imagedata r:id="rId129" o:title=""/>
          </v:shape>
          <o:OLEObject Type="Embed" ProgID="Equation.DSMT4" ShapeID="_x0000_i1085" DrawAspect="Content" ObjectID="_1803658407" r:id="rId130"/>
        </w:object>
      </w:r>
      <w:r w:rsidR="0093628A" w:rsidRPr="0050535F">
        <w:rPr>
          <w:rFonts w:cs="Times New Roman"/>
          <w:lang w:val="en-US"/>
        </w:rPr>
        <w:t xml:space="preserve">, we can use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Our </w:t>
      </w:r>
      <w:r w:rsidR="005F0C55" w:rsidRPr="0050535F">
        <w:rPr>
          <w:rFonts w:cs="Times New Roman"/>
          <w:lang w:val="en-US"/>
        </w:rPr>
        <w:t xml:space="preserve">primary </w:t>
      </w:r>
      <w:r w:rsidRPr="0050535F">
        <w:rPr>
          <w:rFonts w:cs="Times New Roman"/>
          <w:lang w:val="en-US"/>
        </w:rPr>
        <w:t>focus is on metrics related to the 'efficient' (minority) class, such as sensitivity (</w:t>
      </w:r>
      <w:r w:rsidR="009679BD">
        <w:rPr>
          <w:rFonts w:cs="Times New Roman"/>
          <w:lang w:val="en-US"/>
        </w:rPr>
        <w:t xml:space="preserve">i.e., </w:t>
      </w:r>
      <w:r w:rsidRPr="0050535F">
        <w:rPr>
          <w:rFonts w:cs="Times New Roman"/>
          <w:lang w:val="en-US"/>
        </w:rPr>
        <w:t xml:space="preserve">the proportion of actual positives correctly identified), precision (the proportion of positive predictions that are actually correct), F1 score (the harmonic mean of precision and sensitivity, balancing detection accuracy and reliability), and balanced accuracy (the average of true predictions for each class).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7A78EB60" w:rsidR="00915D39" w:rsidRPr="0050535F" w:rsidRDefault="001601C6" w:rsidP="00DF3B00">
      <w:pPr>
        <w:spacing w:line="360" w:lineRule="auto"/>
        <w:rPr>
          <w:rFonts w:cs="Times New Roman"/>
          <w:lang w:val="en-US"/>
        </w:rPr>
      </w:pPr>
      <w:r w:rsidRPr="003566C9">
        <w:rPr>
          <w:rFonts w:cs="Times New Roman"/>
          <w:lang w:val="en-US"/>
        </w:rPr>
        <w:t>If the original dataset is sufficiently large, we propose creating training and validation partitions to evaluate the model’s performance with data not used during the fitting phase</w:t>
      </w:r>
      <w:r w:rsidRPr="003566C9">
        <w:rPr>
          <w:rFonts w:cs="Times New Roman"/>
          <w:lang w:val="en-US"/>
        </w:rPr>
        <w:t>.</w:t>
      </w:r>
      <w:r w:rsidR="00E5139C" w:rsidRPr="003566C9">
        <w:rPr>
          <w:rFonts w:cs="Times New Roman"/>
          <w:lang w:val="en-US"/>
        </w:rPr>
        <w:t xml:space="preserve"> </w:t>
      </w:r>
      <w:commentRangeStart w:id="15"/>
      <w:commentRangeStart w:id="16"/>
      <w:r w:rsidR="00E5139C" w:rsidRPr="00C76942">
        <w:rPr>
          <w:rFonts w:cs="Times New Roman"/>
          <w:highlight w:val="yellow"/>
        </w:rPr>
        <w:t>This approach</w:t>
      </w:r>
      <w:commentRangeEnd w:id="15"/>
      <w:r w:rsidR="00A5443E" w:rsidRPr="00882810">
        <w:rPr>
          <w:rStyle w:val="Refdecomentario"/>
          <w:highlight w:val="yellow"/>
        </w:rPr>
        <w:commentReference w:id="15"/>
      </w:r>
      <w:commentRangeEnd w:id="16"/>
      <w:r w:rsidR="003566C9" w:rsidRPr="00882810">
        <w:rPr>
          <w:rStyle w:val="Refdecomentario"/>
          <w:highlight w:val="yellow"/>
        </w:rPr>
        <w:commentReference w:id="16"/>
      </w:r>
      <w:r w:rsidR="00E5139C" w:rsidRPr="00C76942">
        <w:rPr>
          <w:rFonts w:cs="Times New Roman"/>
          <w:highlight w:val="yellow"/>
        </w:rPr>
        <w:t xml:space="preserve"> helps mitigate overfitting and provides a reliable estimate of the model’s real-world performance when applied to new data.</w:t>
      </w:r>
      <w:r w:rsidR="00B02515" w:rsidRPr="00C76942">
        <w:rPr>
          <w:rFonts w:cs="Times New Roman"/>
          <w:highlight w:val="yellow"/>
        </w:rPr>
        <w:t xml:space="preserve"> </w:t>
      </w:r>
      <w:r w:rsidR="00B02515" w:rsidRPr="00C76942">
        <w:rPr>
          <w:rFonts w:cs="Times New Roman"/>
          <w:highlight w:val="yellow"/>
          <w:lang w:val="en-US"/>
        </w:rPr>
        <w:t>However, if the dataset is too small to allow for such partitioning, we suggest testing the models</w:t>
      </w:r>
      <w:r w:rsidR="00B02515" w:rsidRPr="00C76942">
        <w:rPr>
          <w:rFonts w:cs="Times New Roman"/>
          <w:highlight w:val="yellow"/>
          <w:lang w:val="en-US"/>
        </w:rPr>
        <w:t xml:space="preserve"> </w:t>
      </w:r>
      <w:r w:rsidR="00B02515" w:rsidRPr="00C76942">
        <w:rPr>
          <w:rFonts w:cs="Times New Roman"/>
          <w:highlight w:val="yellow"/>
        </w:rPr>
        <w:t>trained with different balance levels</w:t>
      </w:r>
      <w:r w:rsidR="00B02515" w:rsidRPr="00C76942">
        <w:rPr>
          <w:rFonts w:cs="Times New Roman"/>
          <w:highlight w:val="yellow"/>
          <w:lang w:val="en-US"/>
        </w:rPr>
        <w:t xml:space="preserve"> on the original dataset</w:t>
      </w:r>
      <w:r w:rsidR="00B02515" w:rsidRPr="00C76942">
        <w:rPr>
          <w:rFonts w:cs="Times New Roman"/>
          <w:highlight w:val="yellow"/>
          <w:lang w:val="en-US"/>
        </w:rPr>
        <w:t xml:space="preserve">. </w:t>
      </w:r>
      <w:r w:rsidR="00B02515" w:rsidRPr="00C76942">
        <w:rPr>
          <w:rFonts w:cs="Times New Roman"/>
          <w:highlight w:val="yellow"/>
        </w:rPr>
        <w:t>This ensures that all models are evaluated on the same dataset, allowing for a fair performance comparison.</w:t>
      </w:r>
      <w:r w:rsidR="00B02515" w:rsidRPr="00C76942">
        <w:rPr>
          <w:rFonts w:cs="Times New Roman"/>
          <w:highlight w:val="yellow"/>
        </w:rPr>
        <w:t xml:space="preserve"> </w:t>
      </w:r>
      <w:r w:rsidR="00C76942" w:rsidRPr="00882810">
        <w:rPr>
          <w:rFonts w:cs="Times New Roman"/>
          <w:highlight w:val="yellow"/>
        </w:rPr>
        <w:t>If multiple models achieve the same performance on the original dataset, only the tied models will be further evaluated based on their performance when applied to their respective balanced datasets, whose sizes vary depending on the balance level</w:t>
      </w:r>
      <w:r w:rsidR="003566C9" w:rsidRPr="00882810">
        <w:rPr>
          <w:rFonts w:cs="Times New Roman"/>
          <w:highlight w:val="yellow"/>
        </w:rPr>
        <w:t>.</w:t>
      </w:r>
      <w:r w:rsidR="00C76942" w:rsidRPr="00882810">
        <w:rPr>
          <w:rFonts w:cs="Times New Roman"/>
          <w:highlight w:val="yellow"/>
        </w:rPr>
        <w:t xml:space="preserve"> </w:t>
      </w:r>
      <w:r w:rsidR="008F409F" w:rsidRPr="00882810">
        <w:rPr>
          <w:rFonts w:cs="Times New Roman"/>
          <w:highlight w:val="yellow"/>
        </w:rPr>
        <w:t xml:space="preserve">This restriction prevents the selection of models that </w:t>
      </w:r>
      <w:proofErr w:type="gramStart"/>
      <w:r w:rsidR="008F409F" w:rsidRPr="00882810">
        <w:rPr>
          <w:rFonts w:cs="Times New Roman"/>
          <w:highlight w:val="yellow"/>
        </w:rPr>
        <w:t>may</w:t>
      </w:r>
      <w:proofErr w:type="gramEnd"/>
      <w:r w:rsidR="008F409F" w:rsidRPr="00882810">
        <w:rPr>
          <w:rFonts w:cs="Times New Roman"/>
          <w:highlight w:val="yellow"/>
        </w:rPr>
        <w:t xml:space="preserve"> overfit to highly augmented datasets while performing poorly on real data</w:t>
      </w:r>
      <w:r w:rsidR="00B02515" w:rsidRPr="00C76942">
        <w:rPr>
          <w:rFonts w:cs="Times New Roman"/>
          <w:highlight w:val="yellow"/>
        </w:rPr>
        <w:t>.</w:t>
      </w:r>
      <w:r w:rsidR="002C6FE3" w:rsidRPr="003566C9">
        <w:rPr>
          <w:rFonts w:cs="Times New Roman"/>
        </w:rPr>
        <w:t xml:space="preserve"> </w:t>
      </w:r>
      <w:r w:rsidR="002C6FE3" w:rsidRPr="003566C9">
        <w:rPr>
          <w:rFonts w:cs="Times New Roman"/>
          <w:lang w:val="en-US"/>
        </w:rPr>
        <w:t xml:space="preserve">If equality persists, the smallest </w:t>
      </w:r>
      <w:r w:rsidR="002C6FE3" w:rsidRPr="003566C9">
        <w:rPr>
          <w:rFonts w:cs="Times New Roman"/>
          <w:position w:val="-10"/>
          <w:lang w:val="en-US"/>
        </w:rPr>
        <w:object w:dxaOrig="420" w:dyaOrig="320" w14:anchorId="3F0A4732">
          <v:shape id="_x0000_i1212" type="#_x0000_t75" style="width:19.95pt;height:16.35pt" o:ole="">
            <v:imagedata r:id="rId131" o:title=""/>
          </v:shape>
          <o:OLEObject Type="Embed" ProgID="Equation.DSMT4" ShapeID="_x0000_i1212" DrawAspect="Content" ObjectID="_1803658408" r:id="rId132"/>
        </w:object>
      </w:r>
      <w:r w:rsidR="002C6FE3" w:rsidRPr="003566C9">
        <w:rPr>
          <w:rFonts w:cs="Times New Roman"/>
          <w:lang w:val="en-US"/>
        </w:rPr>
        <w:t xml:space="preserve"> level is selected, following the principle of parsimony (as fewer synthetic observations are required to reach </w:t>
      </w:r>
      <w:r w:rsidR="002C6FE3" w:rsidRPr="003566C9">
        <w:rPr>
          <w:rFonts w:cs="Times New Roman"/>
          <w:position w:val="-10"/>
          <w:lang w:val="en-US"/>
        </w:rPr>
        <w:object w:dxaOrig="420" w:dyaOrig="320" w14:anchorId="085A300B">
          <v:shape id="_x0000_i1213" type="#_x0000_t75" style="width:19.95pt;height:16.35pt" o:ole="">
            <v:imagedata r:id="rId131" o:title=""/>
          </v:shape>
          <o:OLEObject Type="Embed" ProgID="Equation.DSMT4" ShapeID="_x0000_i1213" DrawAspect="Content" ObjectID="_1803658409" r:id="rId133"/>
        </w:object>
      </w:r>
      <w:r w:rsidR="002C6FE3" w:rsidRPr="003566C9">
        <w:rPr>
          <w:rFonts w:cs="Times New Roman"/>
          <w:lang w:val="en-US"/>
        </w:rPr>
        <w:t>).</w:t>
      </w:r>
    </w:p>
    <w:p w14:paraId="75A22BB6" w14:textId="3D7CBC5E" w:rsidR="00C73E9B" w:rsidRPr="0050535F" w:rsidRDefault="00C4658B" w:rsidP="00DF3B00">
      <w:pPr>
        <w:spacing w:line="360" w:lineRule="auto"/>
        <w:rPr>
          <w:rFonts w:cs="Times New Roman"/>
          <w:lang w:val="en-US"/>
        </w:rPr>
      </w:pPr>
      <w:r w:rsidRPr="0050535F">
        <w:rPr>
          <w:rFonts w:cs="Times New Roman"/>
          <w:lang w:val="en-US"/>
        </w:rPr>
        <w:t>Finally,</w:t>
      </w:r>
      <w:r w:rsidR="00B52D70" w:rsidRPr="0050535F">
        <w:rPr>
          <w:rFonts w:cs="Times New Roman"/>
          <w:lang w:val="en-US"/>
        </w:rPr>
        <w:t xml:space="preserve"> the best</w:t>
      </w:r>
      <w:r w:rsidR="00544E0E" w:rsidRPr="0050535F">
        <w:rPr>
          <w:rFonts w:cs="Times New Roman"/>
          <w:lang w:val="en-US"/>
        </w:rPr>
        <w:t xml:space="preserve"> </w:t>
      </w:r>
      <w:r w:rsidR="0085718E">
        <w:rPr>
          <w:rFonts w:cs="Times New Roman"/>
          <w:lang w:val="en-US"/>
        </w:rPr>
        <w:t xml:space="preserve">classification model </w:t>
      </w:r>
      <w:r w:rsidR="006C646C" w:rsidRPr="0050535F">
        <w:rPr>
          <w:position w:val="-14"/>
          <w:lang w:val="en-US"/>
        </w:rPr>
        <w:object w:dxaOrig="1600" w:dyaOrig="400" w14:anchorId="15459853">
          <v:shape id="_x0000_i1088" type="#_x0000_t75" style="width:79.85pt;height:19.95pt" o:ole="">
            <v:imagedata r:id="rId134" o:title=""/>
          </v:shape>
          <o:OLEObject Type="Embed" ProgID="Equation.DSMT4" ShapeID="_x0000_i1088" DrawAspect="Content" ObjectID="_1803658410" r:id="rId135"/>
        </w:object>
      </w:r>
      <w:r w:rsidR="00544E0E" w:rsidRPr="0050535F">
        <w:rPr>
          <w:lang w:val="en-US"/>
        </w:rPr>
        <w:t xml:space="preserve"> </w:t>
      </w:r>
      <w:r w:rsidR="00944A53" w:rsidRPr="0050535F">
        <w:rPr>
          <w:rFonts w:cs="Times New Roman"/>
          <w:lang w:val="en-US"/>
        </w:rPr>
        <w:t xml:space="preserve">predicts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E07744" w:rsidRPr="0050535F">
        <w:rPr>
          <w:rFonts w:cs="Times New Roman"/>
          <w:lang w:val="en-US"/>
        </w:rPr>
        <w:t xml:space="preserve"> and classifies the input-output bundle</w:t>
      </w:r>
      <w:r w:rsidR="001E02E7" w:rsidRPr="0050535F">
        <w:rPr>
          <w:rFonts w:cs="Times New Roman"/>
          <w:lang w:val="en-US"/>
        </w:rPr>
        <w:t xml:space="preserve"> </w:t>
      </w:r>
      <w:r w:rsidR="00EB6266" w:rsidRPr="0050535F">
        <w:rPr>
          <w:position w:val="-12"/>
          <w:lang w:val="en-US"/>
        </w:rPr>
        <w:object w:dxaOrig="600" w:dyaOrig="360" w14:anchorId="25D2C02B">
          <v:shape id="_x0000_i1089" type="#_x0000_t75" style="width:29.65pt;height:18.15pt" o:ole="">
            <v:imagedata r:id="rId136" o:title=""/>
          </v:shape>
          <o:OLEObject Type="Embed" ProgID="Equation.DSMT4" ShapeID="_x0000_i1089" DrawAspect="Content" ObjectID="_1803658411" r:id="rId137"/>
        </w:object>
      </w:r>
      <w:r w:rsidR="003F7042" w:rsidRPr="0050535F">
        <w:rPr>
          <w:rFonts w:cs="Times New Roman"/>
          <w:lang w:val="en-US"/>
        </w:rPr>
        <w:t xml:space="preserve">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(-1)</w:t>
      </w:r>
      <w:r w:rsidR="008C5423" w:rsidRPr="0050535F">
        <w:rPr>
          <w:rFonts w:cs="Times New Roman"/>
          <w:lang w:val="en-US"/>
        </w:rPr>
        <w:t xml:space="preserve"> through the </w:t>
      </w:r>
      <w:r w:rsidR="00A014FB">
        <w:rPr>
          <w:rFonts w:cs="Times New Roman"/>
          <w:lang w:val="en-US"/>
        </w:rPr>
        <w:t xml:space="preserve">following </w:t>
      </w:r>
      <w:r w:rsidR="008C5423" w:rsidRPr="0050535F">
        <w:rPr>
          <w:rFonts w:cs="Times New Roman"/>
          <w:lang w:val="en-US"/>
        </w:rPr>
        <w:t xml:space="preserve">rule: if </w:t>
      </w:r>
      <w:r w:rsidR="006C646C" w:rsidRPr="0050535F">
        <w:rPr>
          <w:position w:val="-14"/>
          <w:lang w:val="en-US"/>
        </w:rPr>
        <w:object w:dxaOrig="2079" w:dyaOrig="400" w14:anchorId="043F52CD">
          <v:shape id="_x0000_i1090" type="#_x0000_t75" style="width:102.85pt;height:19.95pt" o:ole="">
            <v:imagedata r:id="rId138" o:title=""/>
          </v:shape>
          <o:OLEObject Type="Embed" ProgID="Equation.DSMT4" ShapeID="_x0000_i1090" DrawAspect="Content" ObjectID="_1803658412" r:id="rId139"/>
        </w:object>
      </w:r>
      <w:r w:rsidR="00855AC7" w:rsidRPr="0050535F">
        <w:rPr>
          <w:rFonts w:cs="Times New Roman"/>
          <w:lang w:val="en-US"/>
        </w:rPr>
        <w:t xml:space="preserve">, then </w:t>
      </w:r>
      <w:r w:rsidR="00EB6266" w:rsidRPr="0050535F">
        <w:rPr>
          <w:position w:val="-12"/>
          <w:lang w:val="en-US"/>
        </w:rPr>
        <w:object w:dxaOrig="600" w:dyaOrig="360" w14:anchorId="550C1064">
          <v:shape id="_x0000_i1091" type="#_x0000_t75" style="width:29.65pt;height:18.15pt" o:ole="">
            <v:imagedata r:id="rId140" o:title=""/>
          </v:shape>
          <o:OLEObject Type="Embed" ProgID="Equation.DSMT4" ShapeID="_x0000_i1091" DrawAspect="Content" ObjectID="_1803658413" r:id="rId141"/>
        </w:object>
      </w:r>
      <w:r w:rsidR="00267C42" w:rsidRPr="0050535F">
        <w:rPr>
          <w:rFonts w:cs="Times New Roman"/>
          <w:lang w:val="en-US"/>
        </w:rPr>
        <w:t xml:space="preserve"> is classified as efficient; otherwise, </w:t>
      </w:r>
      <w:r w:rsidR="00EB6266" w:rsidRPr="0050535F">
        <w:rPr>
          <w:position w:val="-12"/>
          <w:lang w:val="en-US"/>
        </w:rPr>
        <w:object w:dxaOrig="600" w:dyaOrig="360" w14:anchorId="0B03195B">
          <v:shape id="_x0000_i1092" type="#_x0000_t75" style="width:29.65pt;height:18.15pt" o:ole="">
            <v:imagedata r:id="rId142" o:title=""/>
          </v:shape>
          <o:OLEObject Type="Embed" ProgID="Equation.DSMT4" ShapeID="_x0000_i1092" DrawAspect="Content" ObjectID="_1803658414" r:id="rId143"/>
        </w:object>
      </w:r>
      <w:r w:rsidR="00267C42" w:rsidRPr="0050535F">
        <w:rPr>
          <w:rFonts w:cs="Times New Roman"/>
          <w:lang w:val="en-US"/>
        </w:rPr>
        <w:t xml:space="preserve"> is classified as inefficient</w:t>
      </w:r>
      <w:r w:rsidR="00F331EE" w:rsidRPr="0050535F">
        <w:rPr>
          <w:rFonts w:cs="Times New Roman"/>
          <w:lang w:val="en-US"/>
        </w:rPr>
        <w:t>.</w:t>
      </w:r>
    </w:p>
    <w:p w14:paraId="7D2C1A44" w14:textId="77777777" w:rsidR="006A7607" w:rsidRPr="0050535F" w:rsidRDefault="006A7607" w:rsidP="00DF3B00">
      <w:pPr>
        <w:spacing w:line="360" w:lineRule="auto"/>
        <w:rPr>
          <w:rFonts w:cs="Times New Roman"/>
          <w:lang w:val="en-US"/>
        </w:rPr>
      </w:pPr>
    </w:p>
    <w:p w14:paraId="3C89C97E" w14:textId="6F77817F"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xml:space="preserve">. For example, </w:t>
      </w:r>
      <w:r w:rsidR="00903963" w:rsidRPr="0050535F">
        <w:rPr>
          <w:rFonts w:cs="Times New Roman"/>
          <w:lang w:val="en-US"/>
        </w:rPr>
        <w:t xml:space="preserve">the </w:t>
      </w:r>
      <w:r w:rsidR="00FC7002">
        <w:rPr>
          <w:rFonts w:cs="Times New Roman"/>
          <w:lang w:val="en-US"/>
        </w:rPr>
        <w:t xml:space="preserve">popular </w:t>
      </w:r>
      <w:r w:rsidR="00903963" w:rsidRPr="0050535F">
        <w:rPr>
          <w:rFonts w:cs="Times New Roman"/>
          <w:lang w:val="en-US"/>
        </w:rPr>
        <w:t>DDF</w:t>
      </w:r>
      <w:r w:rsidR="00CB6565">
        <w:rPr>
          <w:rFonts w:cs="Times New Roman"/>
          <w:lang w:val="en-US"/>
        </w:rPr>
        <w:t xml:space="preserve"> </w:t>
      </w:r>
      <w:r w:rsidR="00FC7002">
        <w:rPr>
          <w:rFonts w:cs="Times New Roman"/>
          <w:lang w:val="en-US"/>
        </w:rPr>
        <w:t xml:space="preserve">presented in model </w:t>
      </w:r>
      <w:r w:rsidR="00CB6565">
        <w:rPr>
          <w:rFonts w:cs="Times New Roman"/>
          <w:iCs/>
          <w:lang w:val="en-US"/>
        </w:rPr>
        <w:fldChar w:fldCharType="begin"/>
      </w:r>
      <w:r w:rsidR="00CB6565">
        <w:rPr>
          <w:rFonts w:cs="Times New Roman"/>
          <w:iCs/>
          <w:lang w:val="en-US"/>
        </w:rPr>
        <w:instrText xml:space="preserve"> GOTOBUTTON ZEqnNum518479  \* MERGEFORMAT </w:instrText>
      </w:r>
      <w:r w:rsidR="00CB6565">
        <w:rPr>
          <w:rFonts w:cs="Times New Roman"/>
          <w:iCs/>
          <w:lang w:val="en-US"/>
        </w:rPr>
        <w:fldChar w:fldCharType="begin"/>
      </w:r>
      <w:r w:rsidR="00CB6565">
        <w:rPr>
          <w:rFonts w:cs="Times New Roman"/>
          <w:iCs/>
          <w:lang w:val="en-US"/>
        </w:rPr>
        <w:instrText xml:space="preserve"> REF ZEqnNum518479 \* Charformat \! \* MERGEFORMAT </w:instrText>
      </w:r>
      <w:r w:rsidR="00CB6565">
        <w:rPr>
          <w:rFonts w:cs="Times New Roman"/>
          <w:iCs/>
          <w:lang w:val="en-US"/>
        </w:rPr>
        <w:fldChar w:fldCharType="separate"/>
      </w:r>
      <w:r w:rsidR="00AB32F0" w:rsidRPr="007A5D94">
        <w:rPr>
          <w:rFonts w:cs="Times New Roman"/>
          <w:iCs/>
          <w:lang w:val="en-US"/>
        </w:rPr>
        <w:instrText>(</w:instrText>
      </w:r>
      <w:r w:rsidR="00AB32F0" w:rsidRPr="002C6FE3">
        <w:rPr>
          <w:rFonts w:cs="Times New Roman"/>
          <w:iCs/>
          <w:lang w:val="en-US"/>
        </w:rPr>
        <w:instrText>3</w:instrText>
      </w:r>
      <w:r w:rsidR="00AB32F0" w:rsidRPr="007A5D94">
        <w:rPr>
          <w:rFonts w:cs="Times New Roman"/>
          <w:iCs/>
          <w:lang w:val="en-US"/>
        </w:rPr>
        <w:instrText>)</w:instrText>
      </w:r>
      <w:r w:rsidR="00CB6565">
        <w:rPr>
          <w:rFonts w:cs="Times New Roman"/>
          <w:iCs/>
          <w:lang w:val="en-US"/>
        </w:rPr>
        <w:fldChar w:fldCharType="end"/>
      </w:r>
      <w:r w:rsidR="00CB6565">
        <w:rPr>
          <w:rFonts w:cs="Times New Roman"/>
          <w:iCs/>
          <w:lang w:val="en-US"/>
        </w:rPr>
        <w:fldChar w:fldCharType="end"/>
      </w:r>
      <w:r w:rsidR="00CB6565">
        <w:rPr>
          <w:rFonts w:cs="Times New Roman"/>
          <w:lang w:val="en-US"/>
        </w:rPr>
        <w:t xml:space="preserve">, which </w:t>
      </w:r>
      <w:r w:rsidR="00ED614F" w:rsidRPr="0050535F">
        <w:rPr>
          <w:rFonts w:cs="Times New Roman"/>
          <w:lang w:val="en-US"/>
        </w:rPr>
        <w:t>simultaneously capture</w:t>
      </w:r>
      <w:r w:rsidR="00903963" w:rsidRPr="0050535F">
        <w:rPr>
          <w:rFonts w:cs="Times New Roman"/>
          <w:lang w:val="en-US"/>
        </w:rPr>
        <w:t>s</w:t>
      </w:r>
      <w:r w:rsidR="00ED614F" w:rsidRPr="0050535F">
        <w:rPr>
          <w:rFonts w:cs="Times New Roman"/>
          <w:lang w:val="en-US"/>
        </w:rPr>
        <w:t xml:space="preserve"> improvements across </w:t>
      </w:r>
      <w:r w:rsidR="00903963" w:rsidRPr="0050535F">
        <w:rPr>
          <w:rFonts w:cs="Times New Roman"/>
          <w:lang w:val="en-US"/>
        </w:rPr>
        <w:t>input-output</w:t>
      </w:r>
      <w:r w:rsidR="00ED614F" w:rsidRPr="0050535F">
        <w:rPr>
          <w:rFonts w:cs="Times New Roman"/>
          <w:lang w:val="en-US"/>
        </w:rPr>
        <w:t xml:space="preserve"> dimensions</w:t>
      </w:r>
      <w:r w:rsidR="00034053">
        <w:rPr>
          <w:rFonts w:cs="Times New Roman"/>
          <w:lang w:val="en-US"/>
        </w:rPr>
        <w:t xml:space="preserve"> by </w:t>
      </w:r>
      <w:r w:rsidR="00ED614F" w:rsidRPr="0050535F">
        <w:rPr>
          <w:rFonts w:cs="Times New Roman"/>
          <w:lang w:val="en-US"/>
        </w:rPr>
        <w:t>reduc</w:t>
      </w:r>
      <w:r w:rsidR="00034053">
        <w:rPr>
          <w:rFonts w:cs="Times New Roman"/>
          <w:lang w:val="en-US"/>
        </w:rPr>
        <w:t>ing</w:t>
      </w:r>
      <w:r w:rsidR="00ED614F" w:rsidRPr="0050535F">
        <w:rPr>
          <w:rFonts w:cs="Times New Roman"/>
          <w:lang w:val="en-US"/>
        </w:rPr>
        <w:t xml:space="preserve"> inputs</w:t>
      </w:r>
      <w:r w:rsidR="00034053">
        <w:rPr>
          <w:rFonts w:cs="Times New Roman"/>
          <w:lang w:val="en-US"/>
        </w:rPr>
        <w:t xml:space="preserve"> and </w:t>
      </w:r>
      <w:r w:rsidR="00ED614F" w:rsidRPr="0050535F">
        <w:rPr>
          <w:rFonts w:cs="Times New Roman"/>
          <w:lang w:val="en-US"/>
        </w:rPr>
        <w:t xml:space="preserve">increasing outputs. </w:t>
      </w:r>
      <w:r w:rsidR="00607BCC" w:rsidRPr="0050535F">
        <w:rPr>
          <w:rFonts w:cs="Times New Roman"/>
          <w:lang w:val="en-US"/>
        </w:rPr>
        <w:t xml:space="preserve">The directional vector </w:t>
      </w:r>
      <w:r w:rsidR="00ED614F" w:rsidRPr="0050535F">
        <w:rPr>
          <w:rFonts w:cs="Times New Roman"/>
          <w:lang w:val="en-US"/>
        </w:rPr>
        <w:t>is defined as</w:t>
      </w:r>
      <w:r w:rsidR="005C5A91" w:rsidRPr="0050535F">
        <w:rPr>
          <w:rFonts w:cs="Times New Roman"/>
          <w:lang w:val="en-US"/>
        </w:rPr>
        <w:t xml:space="preserve"> </w:t>
      </w:r>
      <w:r w:rsidR="00EB6266" w:rsidRPr="0050535F">
        <w:rPr>
          <w:position w:val="-16"/>
          <w:lang w:val="en-US"/>
        </w:rPr>
        <w:object w:dxaOrig="780" w:dyaOrig="420" w14:anchorId="5533495B">
          <v:shape id="_x0000_i1093" type="#_x0000_t75" style="width:39.35pt;height:21.8pt" o:ole="">
            <v:imagedata r:id="rId144" o:title=""/>
          </v:shape>
          <o:OLEObject Type="Embed" ProgID="Equation.DSMT4" ShapeID="_x0000_i1093" DrawAspect="Content" ObjectID="_1803658415" r:id="rId145"/>
        </w:object>
      </w:r>
      <w:r w:rsidR="00E127B8">
        <w:rPr>
          <w:lang w:val="en-US"/>
        </w:rPr>
        <w:t xml:space="preserve"> and can be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1F6B34">
        <w:rPr>
          <w:lang w:val="en-US"/>
        </w:rPr>
        <w:t xml:space="preserve">Each element </w:t>
      </w:r>
      <w:r w:rsidR="001F6B34">
        <w:rPr>
          <w:lang w:val="en-US"/>
        </w:rPr>
        <w:lastRenderedPageBreak/>
        <w:t>of</w:t>
      </w:r>
      <w:r w:rsidR="000C02C7">
        <w:rPr>
          <w:lang w:val="en-US"/>
        </w:rPr>
        <w:t xml:space="preserve"> </w:t>
      </w:r>
      <w:r w:rsidR="00EB6266" w:rsidRPr="0050535F">
        <w:rPr>
          <w:position w:val="-10"/>
          <w:lang w:val="en-US"/>
        </w:rPr>
        <w:object w:dxaOrig="279" w:dyaOrig="340" w14:anchorId="0AB3E3A3">
          <v:shape id="_x0000_i1094" type="#_x0000_t75" style="width:14.5pt;height:16.35pt" o:ole="">
            <v:imagedata r:id="rId146" o:title=""/>
          </v:shape>
          <o:OLEObject Type="Embed" ProgID="Equation.DSMT4" ShapeID="_x0000_i1094" DrawAspect="Content" ObjectID="_1803658416" r:id="rId147"/>
        </w:object>
      </w:r>
      <w:r w:rsidR="00865ECF" w:rsidRPr="0050535F">
        <w:rPr>
          <w:rFonts w:eastAsiaTheme="minorEastAsia" w:cs="Times New Roman"/>
          <w:lang w:val="en-US"/>
        </w:rPr>
        <w:t xml:space="preserve"> </w:t>
      </w:r>
      <w:r w:rsidR="00B1514D" w:rsidRPr="0050535F">
        <w:rPr>
          <w:rFonts w:eastAsiaTheme="minorEastAsia" w:cs="Times New Roman"/>
          <w:lang w:val="en-US"/>
        </w:rPr>
        <w:t xml:space="preserve">represents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proofErr w:type="spellStart"/>
      <w:r w:rsidR="005E0B26">
        <w:rPr>
          <w:rFonts w:eastAsiaTheme="minorEastAsia" w:cs="Times New Roman"/>
          <w:i/>
          <w:iCs/>
          <w:lang w:val="en-US"/>
        </w:rPr>
        <w:t>i</w:t>
      </w:r>
      <w:proofErr w:type="spellEnd"/>
      <w:r w:rsidR="005E0B26">
        <w:rPr>
          <w:rFonts w:eastAsiaTheme="minorEastAsia" w:cs="Times New Roman"/>
          <w:i/>
          <w:iCs/>
          <w:lang w:val="en-US"/>
        </w:rPr>
        <w:t xml:space="preserve">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EB6266" w:rsidRPr="0050535F">
        <w:rPr>
          <w:position w:val="-10"/>
          <w:lang w:val="en-US"/>
        </w:rPr>
        <w:object w:dxaOrig="300" w:dyaOrig="340" w14:anchorId="265161EB">
          <v:shape id="_x0000_i1095" type="#_x0000_t75" style="width:14.5pt;height:16.35pt" o:ole="">
            <v:imagedata r:id="rId148" o:title=""/>
          </v:shape>
          <o:OLEObject Type="Embed" ProgID="Equation.DSMT4" ShapeID="_x0000_i1095" DrawAspect="Content" ObjectID="_1803658417" r:id="rId149"/>
        </w:object>
      </w:r>
      <w:r w:rsidR="00E54D98" w:rsidRPr="0050535F">
        <w:rPr>
          <w:rFonts w:cs="Times New Roman"/>
          <w:lang w:val="en-US"/>
        </w:rPr>
        <w:t xml:space="preserve"> </w:t>
      </w:r>
      <w:r w:rsidR="00F4160C" w:rsidRPr="0050535F">
        <w:rPr>
          <w:rFonts w:eastAsiaTheme="minorEastAsia" w:cs="Times New Roman"/>
          <w:lang w:val="en-US"/>
        </w:rPr>
        <w:t>represents 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F4160C" w:rsidRPr="0050535F">
        <w:rPr>
          <w:rFonts w:eastAsiaTheme="minorEastAsia" w:cs="Times New Roman"/>
          <w:lang w:val="en-US"/>
        </w:rPr>
        <w:t>,</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 xml:space="preserve">This choice of directional vector is particularly noteworthy for several reasons. First, incorporating the relative importance of input and output variables—derived from their contribution to predicting efficiency status—introduces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746BD" w:rsidRPr="0050535F">
        <w:rPr>
          <w:rFonts w:eastAsiaTheme="minorEastAsia" w:cs="Times New Roman"/>
          <w:lang w:val="en-US"/>
        </w:rPr>
        <w:t xml:space="preserve"> </w:t>
      </w:r>
      <w:r w:rsidR="004B692F">
        <w:rPr>
          <w:rFonts w:eastAsiaTheme="minorEastAsia" w:cs="Times New Roman"/>
          <w:lang w:val="en-US"/>
        </w:rPr>
        <w:t xml:space="preserve">This could result </w:t>
      </w:r>
      <w:r w:rsidR="00883172">
        <w:rPr>
          <w:rFonts w:eastAsiaTheme="minorEastAsia" w:cs="Times New Roman"/>
          <w:lang w:val="en-US"/>
        </w:rPr>
        <w:t xml:space="preserve">eventually </w:t>
      </w:r>
      <w:r w:rsidR="004B692F">
        <w:rPr>
          <w:rFonts w:eastAsiaTheme="minorEastAsia" w:cs="Times New Roman"/>
          <w:lang w:val="en-US"/>
        </w:rPr>
        <w:t xml:space="preserve">in inputs or outputs being dropped from the directional vector evaluating inefficiency if they do not contribute to the predictive status of the observations.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BA31F8" w:rsidRPr="0050535F">
        <w:rPr>
          <w:position w:val="-10"/>
          <w:lang w:val="en-US"/>
        </w:rPr>
        <w:object w:dxaOrig="279" w:dyaOrig="340" w14:anchorId="04792524">
          <v:shape id="_x0000_i1096" type="#_x0000_t75" style="width:13.3pt;height:16.95pt" o:ole="">
            <v:imagedata r:id="rId150" o:title=""/>
          </v:shape>
          <o:OLEObject Type="Embed" ProgID="Equation.DSMT4" ShapeID="_x0000_i1096" DrawAspect="Content" ObjectID="_1803658418" r:id="rId151"/>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unit-specific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7169178D" w:rsidR="007C32B8" w:rsidRPr="0050535F" w:rsidRDefault="00BA4624" w:rsidP="00DF3B00">
      <w:pPr>
        <w:spacing w:line="360" w:lineRule="auto"/>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883172" w:rsidRPr="0050535F">
        <w:rPr>
          <w:position w:val="-10"/>
          <w:lang w:val="en-US"/>
        </w:rPr>
        <w:object w:dxaOrig="279" w:dyaOrig="340" w14:anchorId="0400926C">
          <v:shape id="_x0000_i1098" type="#_x0000_t75" style="width:14.5pt;height:16.35pt" o:ole="">
            <v:imagedata r:id="rId152" o:title=""/>
          </v:shape>
          <o:OLEObject Type="Embed" ProgID="Equation.DSMT4" ShapeID="_x0000_i1098" DrawAspect="Content" ObjectID="_1803658419" r:id="rId153"/>
        </w:object>
      </w:r>
      <w:r w:rsidR="007146A5">
        <w:rPr>
          <w:rFonts w:eastAsiaTheme="minorEastAsia" w:cs="Times New Roman"/>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answer the question: “What is the minimum modification required for the evaluated DMU to be classified as efficient with at least probability </w:t>
      </w:r>
      <w:r w:rsidR="00A342AA" w:rsidRPr="0050535F">
        <w:rPr>
          <w:rFonts w:eastAsiaTheme="minorEastAsia" w:cs="Times New Roman"/>
          <w:i/>
          <w:iCs/>
          <w:lang w:val="en-US"/>
        </w:rPr>
        <w:t>p</w: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GOTOBUTTON ZEqnNum482073  \* MERGEFORMAT </w:instrTex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REF ZEqnNum482073 \* Charformat \! \* MERGEFORMAT </w:instrText>
      </w:r>
      <w:r w:rsidR="005B706F" w:rsidRPr="0050535F">
        <w:rPr>
          <w:rFonts w:eastAsiaTheme="minorEastAsia" w:cs="Times New Roman"/>
          <w:iCs/>
          <w:lang w:val="en-US"/>
        </w:rPr>
        <w:fldChar w:fldCharType="end"/>
      </w:r>
      <w:r w:rsidR="005B706F" w:rsidRPr="0050535F">
        <w:rPr>
          <w:rFonts w:eastAsiaTheme="minorEastAsia" w:cs="Times New Roman"/>
          <w:iCs/>
          <w:lang w:val="en-US"/>
        </w:rPr>
        <w:fldChar w:fldCharType="end"/>
      </w:r>
      <w:r w:rsidR="00387314" w:rsidRPr="0050535F">
        <w:rPr>
          <w:rFonts w:eastAsiaTheme="minorEastAsia" w:cs="Times New Roman"/>
          <w:lang w:val="en-US"/>
        </w:rPr>
        <w:t xml:space="preserve"> where </w:t>
      </w:r>
      <w:r w:rsidR="00EB6266" w:rsidRPr="0050535F">
        <w:rPr>
          <w:position w:val="-10"/>
          <w:lang w:val="en-US"/>
        </w:rPr>
        <w:object w:dxaOrig="240" w:dyaOrig="320" w14:anchorId="6ACA048F">
          <v:shape id="_x0000_i1099" type="#_x0000_t75" style="width:11.5pt;height:15.15pt" o:ole="">
            <v:imagedata r:id="rId154" o:title=""/>
          </v:shape>
          <o:OLEObject Type="Embed" ProgID="Equation.DSMT4" ShapeID="_x0000_i1099" DrawAspect="Content" ObjectID="_1803658420" r:id="rId155"/>
        </w:object>
      </w:r>
      <w:r w:rsidR="00387314" w:rsidRPr="0050535F">
        <w:rPr>
          <w:rFonts w:eastAsiaTheme="minorEastAsia" w:cs="Times New Roman"/>
          <w:lang w:val="en-US"/>
        </w:rPr>
        <w:t xml:space="preserve"> and </w:t>
      </w:r>
      <w:r w:rsidR="00EB6266" w:rsidRPr="0050535F">
        <w:rPr>
          <w:position w:val="-10"/>
          <w:lang w:val="en-US"/>
        </w:rPr>
        <w:object w:dxaOrig="240" w:dyaOrig="320" w14:anchorId="6B4F1346">
          <v:shape id="_x0000_i1100" type="#_x0000_t75" style="width:11.5pt;height:15.15pt" o:ole="">
            <v:imagedata r:id="rId156" o:title=""/>
          </v:shape>
          <o:OLEObject Type="Embed" ProgID="Equation.DSMT4" ShapeID="_x0000_i1100" DrawAspect="Content" ObjectID="_1803658421" r:id="rId157"/>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r w:rsidR="00C555E3" w:rsidRPr="0050535F">
        <w:rPr>
          <w:position w:val="-12"/>
          <w:lang w:val="en-US"/>
        </w:rPr>
        <w:object w:dxaOrig="680" w:dyaOrig="360" w14:anchorId="5D49B8A3">
          <v:shape id="_x0000_i1101" type="#_x0000_t75" style="width:33.3pt;height:18.15pt" o:ole="">
            <v:imagedata r:id="rId158" o:title=""/>
          </v:shape>
          <o:OLEObject Type="Embed" ProgID="Equation.DSMT4" ShapeID="_x0000_i1101" DrawAspect="Content" ObjectID="_1803658422" r:id="rId159"/>
        </w:object>
      </w:r>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EB6266" w:rsidRPr="0050535F">
        <w:rPr>
          <w:position w:val="-10"/>
          <w:lang w:val="en-US"/>
        </w:rPr>
        <w:object w:dxaOrig="240" w:dyaOrig="300" w14:anchorId="31E7B4B2">
          <v:shape id="_x0000_i1102" type="#_x0000_t75" style="width:11.5pt;height:14.5pt" o:ole="">
            <v:imagedata r:id="rId160" o:title=""/>
          </v:shape>
          <o:OLEObject Type="Embed" ProgID="Equation.DSMT4" ShapeID="_x0000_i1102" DrawAspect="Content" ObjectID="_1803658423" r:id="rId161"/>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734BE3A1" w:rsidR="00B41038" w:rsidRPr="0050535F" w:rsidRDefault="00EB6266" w:rsidP="002C6FE3">
      <w:pPr>
        <w:spacing w:line="360" w:lineRule="auto"/>
        <w:ind w:left="3150"/>
        <w:rPr>
          <w:rFonts w:cs="Times New Roman"/>
          <w:lang w:val="en-US"/>
        </w:rPr>
      </w:pPr>
      <w:r w:rsidRPr="0050535F">
        <w:rPr>
          <w:position w:val="-16"/>
          <w:lang w:val="en-US"/>
        </w:rPr>
        <w:object w:dxaOrig="1880" w:dyaOrig="420" w14:anchorId="641304C6">
          <v:shape id="_x0000_i1103" type="#_x0000_t75" style="width:93.8pt;height:21.8pt" o:ole="">
            <v:imagedata r:id="rId162" o:title=""/>
          </v:shape>
          <o:OLEObject Type="Embed" ProgID="Equation.DSMT4" ShapeID="_x0000_i1103" DrawAspect="Content" ObjectID="_1803658424" r:id="rId163"/>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AB32F0">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end"/>
      </w:r>
    </w:p>
    <w:p w14:paraId="08490547" w14:textId="77777777" w:rsidR="00953589" w:rsidRDefault="009E23B4" w:rsidP="00BB4815">
      <w:pPr>
        <w:spacing w:line="360" w:lineRule="auto"/>
        <w:rPr>
          <w:rFonts w:cs="Times New Roman"/>
          <w:lang w:val="en-US"/>
        </w:rPr>
      </w:pPr>
      <w:r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BE53B6" w:rsidRPr="0050535F">
        <w:rPr>
          <w:rFonts w:eastAsiaTheme="minorEastAsia" w:cs="Times New Roman"/>
          <w:i/>
          <w:iCs/>
          <w:lang w:val="en-US"/>
        </w:rPr>
        <w:t>p</w:t>
      </w:r>
      <w:r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EB6266" w:rsidRPr="0050535F">
        <w:rPr>
          <w:position w:val="-10"/>
          <w:lang w:val="en-US"/>
        </w:rPr>
        <w:object w:dxaOrig="240" w:dyaOrig="300" w14:anchorId="4AAD374D">
          <v:shape id="_x0000_i1104" type="#_x0000_t75" style="width:11.5pt;height:14.5pt" o:ole="">
            <v:imagedata r:id="rId164" o:title=""/>
          </v:shape>
          <o:OLEObject Type="Embed" ProgID="Equation.DSMT4" ShapeID="_x0000_i1104" DrawAspect="Content" ObjectID="_1803658425" r:id="rId165"/>
        </w:object>
      </w:r>
      <w:r w:rsidRPr="0050535F">
        <w:rPr>
          <w:rFonts w:eastAsiaTheme="minorEastAsia" w:cs="Times New Roman"/>
          <w:lang w:val="en-US"/>
        </w:rPr>
        <w:t xml:space="preserve"> values, we refine the search by iteratively testing new </w:t>
      </w:r>
      <w:r w:rsidR="00EB6266" w:rsidRPr="0050535F">
        <w:rPr>
          <w:position w:val="-10"/>
          <w:lang w:val="en-US"/>
        </w:rPr>
        <w:object w:dxaOrig="240" w:dyaOrig="300" w14:anchorId="1CD933C4">
          <v:shape id="_x0000_i1105" type="#_x0000_t75" style="width:11.5pt;height:14.5pt" o:ole="">
            <v:imagedata r:id="rId164" o:title=""/>
          </v:shape>
          <o:OLEObject Type="Embed" ProgID="Equation.DSMT4" ShapeID="_x0000_i1105" DrawAspect="Content" ObjectID="_1803658426" r:id="rId166"/>
        </w:object>
      </w:r>
      <w:r w:rsidRPr="0050535F">
        <w:rPr>
          <w:rFonts w:eastAsiaTheme="minorEastAsia" w:cs="Times New Roman"/>
          <w:lang w:val="en-US"/>
        </w:rPr>
        <w:t xml:space="preserve"> values within that range and recalculating their associated probabilities</w:t>
      </w:r>
      <w:r w:rsidR="00E234E7" w:rsidRPr="0050535F">
        <w:rPr>
          <w:rFonts w:eastAsiaTheme="minorEastAsia" w:cs="Times New Roman"/>
          <w:lang w:val="en-US"/>
        </w:rPr>
        <w:t xml:space="preserve"> </w:t>
      </w:r>
      <w:r w:rsidR="006C646C" w:rsidRPr="0050535F">
        <w:rPr>
          <w:position w:val="-16"/>
          <w:lang w:val="en-US"/>
        </w:rPr>
        <w:object w:dxaOrig="2900" w:dyaOrig="420" w14:anchorId="05A2F490">
          <v:shape id="_x0000_i1106" type="#_x0000_t75" style="width:144.6pt;height:21.8pt" o:ole="">
            <v:imagedata r:id="rId167" o:title=""/>
          </v:shape>
          <o:OLEObject Type="Embed" ProgID="Equation.DSMT4" ShapeID="_x0000_i1106" DrawAspect="Content" ObjectID="_1803658427" r:id="rId168"/>
        </w:object>
      </w:r>
      <w:r w:rsidRPr="0050535F">
        <w:rPr>
          <w:rFonts w:eastAsiaTheme="minorEastAsia" w:cs="Times New Roman"/>
          <w:lang w:val="en-US"/>
        </w:rPr>
        <w:t xml:space="preserve">. When the algorithm converges to the probability that meets the desired confidence threshold, the corresponding </w:t>
      </w:r>
      <w:r w:rsidR="00C555E3" w:rsidRPr="0050535F">
        <w:rPr>
          <w:position w:val="-10"/>
          <w:lang w:val="en-US"/>
        </w:rPr>
        <w:object w:dxaOrig="279" w:dyaOrig="340" w14:anchorId="058CFCC0">
          <v:shape id="_x0000_i1107" type="#_x0000_t75" style="width:14.5pt;height:16.35pt" o:ole="">
            <v:imagedata r:id="rId169" o:title=""/>
          </v:shape>
          <o:OLEObject Type="Embed" ProgID="Equation.DSMT4" ShapeID="_x0000_i1107" DrawAspect="Content" ObjectID="_1803658428" r:id="rId170"/>
        </w:object>
      </w:r>
      <w:r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Pr="0050535F">
        <w:rPr>
          <w:rFonts w:eastAsiaTheme="minorEastAsia" w:cs="Times New Roman"/>
          <w:lang w:val="en-US"/>
        </w:rPr>
        <w:t xml:space="preserve"> efficiency</w:t>
      </w:r>
      <w:r w:rsidR="00844BC2">
        <w:rPr>
          <w:rFonts w:eastAsiaTheme="minorEastAsia" w:cs="Times New Roman"/>
          <w:lang w:val="en-US"/>
        </w:rPr>
        <w:t xml:space="preserve">. </w:t>
      </w:r>
      <w:r w:rsidR="00BB4815">
        <w:rPr>
          <w:rFonts w:cs="Times New Roman"/>
          <w:lang w:val="en-US"/>
        </w:rPr>
        <w:t>G</w:t>
      </w:r>
      <w:r w:rsidR="00BB4815" w:rsidRPr="0050535F">
        <w:rPr>
          <w:rFonts w:cs="Times New Roman"/>
          <w:lang w:val="en-US"/>
        </w:rPr>
        <w:t xml:space="preserve">iven a predefined threshold </w:t>
      </w:r>
      <w:r w:rsidR="00BB4815" w:rsidRPr="0050535F">
        <w:rPr>
          <w:rFonts w:cs="Times New Roman"/>
          <w:i/>
          <w:iCs/>
          <w:lang w:val="en-US"/>
        </w:rPr>
        <w:t>p</w: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Pr>
          <w:rFonts w:cs="Times New Roman"/>
          <w:lang w:val="en-US"/>
        </w:rPr>
        <w:t xml:space="preserve">e.g., </w:t>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w:t>
      </w:r>
      <w:r w:rsidR="00BB4815" w:rsidRPr="0050535F">
        <w:rPr>
          <w:rFonts w:cs="Times New Roman"/>
          <w:lang w:val="en-US"/>
        </w:rPr>
        <w:lastRenderedPageBreak/>
        <w:t xml:space="preserve">distance—classified as efficient at level </w:t>
      </w:r>
      <w:r w:rsidR="00BB4815" w:rsidRPr="0050535F">
        <w:rPr>
          <w:rFonts w:cs="Times New Roman"/>
          <w:i/>
          <w:iCs/>
          <w:lang w:val="en-US"/>
        </w:rPr>
        <w:t>p</w: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BB4815" w:rsidRPr="0050535F">
        <w:rPr>
          <w:rFonts w:cs="Times New Roman"/>
          <w:i/>
          <w:iCs/>
          <w:lang w:val="en-US"/>
        </w:rPr>
        <w:t>p</w:t>
      </w:r>
      <w:r w:rsidR="00BB4815" w:rsidRPr="0050535F">
        <w:rPr>
          <w:rFonts w:cs="Times New Roman"/>
          <w:lang w:val="en-US"/>
        </w:rPr>
        <w:t xml:space="preserve">. Formally, for DMU </w:t>
      </w:r>
      <w:r w:rsidR="00BB4815" w:rsidRPr="0050535F">
        <w:rPr>
          <w:position w:val="-12"/>
          <w:lang w:val="en-US"/>
        </w:rPr>
        <w:object w:dxaOrig="700" w:dyaOrig="360" w14:anchorId="6964AA19">
          <v:shape id="_x0000_i1108" type="#_x0000_t75" style="width:35.1pt;height:18.15pt" o:ole="">
            <v:imagedata r:id="rId171" o:title=""/>
          </v:shape>
          <o:OLEObject Type="Embed" ProgID="Equation.DSMT4" ShapeID="_x0000_i1108" DrawAspect="Content" ObjectID="_1803658429" r:id="rId172"/>
        </w:object>
      </w:r>
      <w:r w:rsidR="00BB4815" w:rsidRPr="0050535F">
        <w:rPr>
          <w:rFonts w:eastAsiaTheme="minorEastAsia" w:cs="Times New Roman"/>
          <w:lang w:val="en-US"/>
        </w:rPr>
        <w:t xml:space="preserve">, and given probability threshold </w:t>
      </w:r>
      <w:r w:rsidR="00BB4815" w:rsidRPr="0050535F">
        <w:rPr>
          <w:rFonts w:eastAsiaTheme="minorEastAsia" w:cs="Times New Roman"/>
          <w:i/>
          <w:iCs/>
          <w:lang w:val="en-US"/>
        </w:rPr>
        <w:t>p</w:t>
      </w:r>
      <w:r w:rsidR="00BB4815" w:rsidRPr="0050535F">
        <w:rPr>
          <w:rFonts w:eastAsiaTheme="minorEastAsia" w:cs="Times New Roman"/>
          <w:lang w:val="en-US"/>
        </w:rPr>
        <w:t xml:space="preserve">, its corresponding peer is determined as </w:t>
      </w:r>
      <w:r w:rsidR="00BB4815" w:rsidRPr="0050535F">
        <w:rPr>
          <w:position w:val="-20"/>
          <w:lang w:val="en-US"/>
        </w:rPr>
        <w:object w:dxaOrig="5880" w:dyaOrig="480" w14:anchorId="55DE632A">
          <v:shape id="_x0000_i1109" type="#_x0000_t75" style="width:295.25pt;height:24.2pt" o:ole="">
            <v:imagedata r:id="rId173" o:title=""/>
          </v:shape>
          <o:OLEObject Type="Embed" ProgID="Equation.DSMT4" ShapeID="_x0000_i1109" DrawAspect="Content" ObjectID="_1803658430" r:id="rId174"/>
        </w:object>
      </w:r>
      <w:r w:rsidR="00BB4815" w:rsidRPr="0050535F">
        <w:rPr>
          <w:rFonts w:cs="Times New Roman"/>
          <w:lang w:val="en-US"/>
        </w:rPr>
        <w:t xml:space="preserve">. In case of a tie, we </w:t>
      </w:r>
      <w:r w:rsidR="00953589">
        <w:rPr>
          <w:rFonts w:cs="Times New Roman"/>
          <w:lang w:val="en-US"/>
        </w:rPr>
        <w:t xml:space="preserve">report the group of peers and </w:t>
      </w:r>
      <w:r w:rsidR="00BB4815" w:rsidRPr="0050535F">
        <w:rPr>
          <w:rFonts w:cs="Times New Roman"/>
          <w:lang w:val="en-US"/>
        </w:rPr>
        <w:t>randomly select one of the possible solutions</w:t>
      </w:r>
      <w:r w:rsidR="00BB4815">
        <w:rPr>
          <w:rFonts w:cs="Times New Roman"/>
          <w:lang w:val="en-US"/>
        </w:rPr>
        <w:t xml:space="preserve">. </w:t>
      </w:r>
    </w:p>
    <w:p w14:paraId="5AEF77BD" w14:textId="32276B9C"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efficiency probability of an observed DMU exceeds the pre-fixed threshold </w:t>
      </w:r>
      <w:r w:rsidR="00BB4815" w:rsidRPr="0050535F">
        <w:rPr>
          <w:rFonts w:cs="Times New Roman"/>
          <w:i/>
          <w:iCs/>
          <w:lang w:val="en-US"/>
        </w:rPr>
        <w:t>p</w: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BB4815" w:rsidRPr="0050535F">
        <w:rPr>
          <w:position w:val="-10"/>
          <w:lang w:val="en-US"/>
        </w:rPr>
        <w:object w:dxaOrig="279" w:dyaOrig="340" w14:anchorId="5A9343E9">
          <v:shape id="_x0000_i1110" type="#_x0000_t75" style="width:14.5pt;height:16.35pt" o:ole="">
            <v:imagedata r:id="rId175" o:title=""/>
          </v:shape>
          <o:OLEObject Type="Embed" ProgID="Equation.DSMT4" ShapeID="_x0000_i1110" DrawAspect="Content" ObjectID="_1803658431" r:id="rId176"/>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BB4815" w:rsidRPr="0050535F">
        <w:rPr>
          <w:position w:val="-10"/>
          <w:lang w:val="en-US"/>
        </w:rPr>
        <w:object w:dxaOrig="279" w:dyaOrig="340" w14:anchorId="5EA12406">
          <v:shape id="_x0000_i1111" type="#_x0000_t75" style="width:14.5pt;height:16.35pt" o:ole="">
            <v:imagedata r:id="rId177" o:title=""/>
          </v:shape>
          <o:OLEObject Type="Embed" ProgID="Equation.DSMT4" ShapeID="_x0000_i1111" DrawAspect="Content" ObjectID="_1803658432" r:id="rId178"/>
        </w:object>
      </w:r>
      <w:r w:rsidR="00BB4815">
        <w:rPr>
          <w:lang w:val="en-US"/>
        </w:rPr>
        <w:t>’s increasing inputs and reducing outputs to project the DMUs ‘backwards’ towards lower level probability frontiers</w:t>
      </w:r>
      <w:r w:rsidR="008C4EE2">
        <w:rPr>
          <w:lang w:val="en-US"/>
        </w:rPr>
        <w:sym w:font="Symbol" w:char="F0BE"/>
      </w:r>
      <w:r w:rsidR="008C4EE2">
        <w:rPr>
          <w:lang w:val="en-US"/>
        </w:rPr>
        <w:t>although it would be possible following Anderse and Petersen (1993)</w:t>
      </w:r>
      <w:r w:rsidR="00BB4815">
        <w:rPr>
          <w:lang w:val="en-US"/>
        </w:rPr>
        <w:t xml:space="preserve">. </w:t>
      </w:r>
      <w:r w:rsidR="00BB4815">
        <w:rPr>
          <w:rFonts w:cs="Times New Roman"/>
          <w:lang w:val="en-US"/>
        </w:rPr>
        <w:t xml:space="preserve">Finally, </w:t>
      </w:r>
      <w:r w:rsidR="00BB4815">
        <w:rPr>
          <w:lang w:val="en-US"/>
        </w:rPr>
        <w:t>w</w:t>
      </w:r>
      <w:r w:rsidR="00BB4815">
        <w:rPr>
          <w:rFonts w:eastAsiaTheme="minorEastAsia" w:cs="Times New Roman"/>
          <w:lang w:val="en-US"/>
        </w:rPr>
        <w:t xml:space="preserve">hen searching for the potential benchmarks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zero valued inputs, which is unrealistic. </w:t>
      </w:r>
      <w:r w:rsidR="00BB4815" w:rsidRPr="0050535F">
        <w:rPr>
          <w:rFonts w:cs="Times New Roman"/>
          <w:lang w:val="en-US"/>
        </w:rPr>
        <w:t xml:space="preserve">As a result, some DMUs could never reach the established threshold </w:t>
      </w:r>
      <w:r w:rsidR="00BB4815" w:rsidRPr="0050535F">
        <w:rPr>
          <w:rFonts w:cs="Times New Roman"/>
          <w:i/>
          <w:iCs/>
          <w:lang w:val="en-US"/>
        </w:rPr>
        <w:t>p</w:t>
      </w:r>
      <w:r w:rsidR="00BB4815" w:rsidRPr="0050535F">
        <w:rPr>
          <w:rFonts w:cs="Times New Roman"/>
          <w:lang w:val="en-US"/>
        </w:rPr>
        <w:t xml:space="preserve">. In such cases, we </w:t>
      </w:r>
      <w:r w:rsidR="00BB4815">
        <w:rPr>
          <w:rFonts w:cs="Times New Roman"/>
          <w:lang w:val="en-US"/>
        </w:rPr>
        <w:t xml:space="preserve">consider </w:t>
      </w:r>
      <w:r w:rsidR="00BB4815" w:rsidRPr="0050535F">
        <w:rPr>
          <w:position w:val="-10"/>
          <w:lang w:val="en-US"/>
        </w:rPr>
        <w:object w:dxaOrig="279" w:dyaOrig="340" w14:anchorId="722AA41A">
          <v:shape id="_x0000_i1117" type="#_x0000_t75" style="width:14.5pt;height:16.35pt" o:ole="">
            <v:imagedata r:id="rId179" o:title=""/>
          </v:shape>
          <o:OLEObject Type="Embed" ProgID="Equation.DSMT4" ShapeID="_x0000_i1117" DrawAspect="Content" ObjectID="_1803658433" r:id="rId180"/>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BB4815" w:rsidRPr="0050535F">
        <w:rPr>
          <w:position w:val="-10"/>
          <w:lang w:val="en-US"/>
        </w:rPr>
        <w:object w:dxaOrig="240" w:dyaOrig="300" w14:anchorId="68E661AB">
          <v:shape id="_x0000_i1118" type="#_x0000_t75" style="width:11.5pt;height:14.5pt" o:ole="">
            <v:imagedata r:id="rId160" o:title=""/>
          </v:shape>
          <o:OLEObject Type="Embed" ProgID="Equation.DSMT4" ShapeID="_x0000_i1118" DrawAspect="Content" ObjectID="_1803658434" r:id="rId181"/>
        </w:object>
      </w:r>
      <w:r w:rsidR="00BB4815" w:rsidRPr="0050535F">
        <w:rPr>
          <w:rFonts w:eastAsiaTheme="minorEastAsia" w:cs="Times New Roman"/>
          <w:lang w:val="en-US"/>
        </w:rPr>
        <w:t xml:space="preserve"> in the considered grid. </w:t>
      </w:r>
    </w:p>
    <w:p w14:paraId="42CFF8AD" w14:textId="4651D25B" w:rsidR="00BF2AF0" w:rsidRPr="00A96069" w:rsidRDefault="00BF2AF0" w:rsidP="00A5443E">
      <w:pPr>
        <w:pStyle w:val="Ttulo2"/>
        <w:rPr>
          <w:lang w:val="en-US"/>
        </w:rPr>
      </w:pPr>
      <w:r w:rsidRPr="00A96069">
        <w:rPr>
          <w:lang w:val="en-US"/>
        </w:rPr>
        <w:t>3.3. An illustrative example</w:t>
      </w:r>
    </w:p>
    <w:p w14:paraId="561DC8D1" w14:textId="74A3837B" w:rsidR="004E2D7E" w:rsidRPr="0050535F" w:rsidRDefault="004E2D7E" w:rsidP="00DF3B00">
      <w:pPr>
        <w:spacing w:line="360" w:lineRule="auto"/>
        <w:rPr>
          <w:rFonts w:cs="Times New Roman"/>
          <w:lang w:val="en-US"/>
        </w:rPr>
      </w:pPr>
      <w:r w:rsidRPr="0050535F">
        <w:rPr>
          <w:rFonts w:cs="Times New Roman"/>
          <w:lang w:val="en-US"/>
        </w:rPr>
        <w:t xml:space="preserve">Next, we illustrate our method </w:t>
      </w:r>
      <w:r w:rsidR="00CF1562">
        <w:rPr>
          <w:rFonts w:cs="Times New Roman"/>
          <w:lang w:val="en-US"/>
        </w:rPr>
        <w:t xml:space="preserve">using NNs as </w:t>
      </w:r>
      <w:r w:rsidR="00B44D34">
        <w:rPr>
          <w:rFonts w:cs="Times New Roman"/>
          <w:lang w:val="en-US"/>
        </w:rPr>
        <w:t xml:space="preserve">ML classification technique of choice </w:t>
      </w:r>
      <w:r w:rsidRPr="0050535F">
        <w:rPr>
          <w:rFonts w:cs="Times New Roman"/>
          <w:lang w:val="en-US"/>
        </w:rPr>
        <w:t xml:space="preserve">through a numerical example, complemented by several figures. </w:t>
      </w:r>
    </w:p>
    <w:p w14:paraId="2BD9A044" w14:textId="6417C75B" w:rsidR="006B4C5C" w:rsidRPr="0050535F" w:rsidRDefault="006B4C5C" w:rsidP="00DF3B00">
      <w:pPr>
        <w:spacing w:line="360" w:lineRule="auto"/>
        <w:rPr>
          <w:rFonts w:eastAsiaTheme="minorEastAsia" w:cs="Times New Roman"/>
          <w:lang w:val="en-US"/>
        </w:rPr>
      </w:pPr>
      <w:r w:rsidRPr="0050535F">
        <w:rPr>
          <w:rFonts w:eastAsiaTheme="minorEastAsia" w:cs="Times New Roman"/>
          <w:lang w:val="en-US"/>
        </w:rPr>
        <w:t xml:space="preserve">In this example, we consider a simulated dataset </w:t>
      </w:r>
      <w:r w:rsidR="00D846E5" w:rsidRPr="0050535F">
        <w:rPr>
          <w:rFonts w:eastAsiaTheme="minorEastAsia" w:cs="Times New Roman"/>
          <w:position w:val="-16"/>
          <w:lang w:val="en-US"/>
        </w:rPr>
        <w:object w:dxaOrig="1400" w:dyaOrig="460" w14:anchorId="535B77D0">
          <v:shape id="_x0000_i1119" type="#_x0000_t75" style="width:70.8pt;height:23pt" o:ole="">
            <v:imagedata r:id="rId182" o:title=""/>
          </v:shape>
          <o:OLEObject Type="Embed" ProgID="Equation.DSMT4" ShapeID="_x0000_i1119" DrawAspect="Content" ObjectID="_1803658435" r:id="rId183"/>
        </w:object>
      </w:r>
      <w:r w:rsidR="00310C85" w:rsidRPr="0050535F">
        <w:rPr>
          <w:rFonts w:eastAsiaTheme="minorEastAsia" w:cs="Times New Roman"/>
          <w:lang w:val="en-US"/>
        </w:rPr>
        <w:t xml:space="preserve"> comprising 40 DMUs, where each</w:t>
      </w:r>
      <w:r w:rsidR="00D846E5" w:rsidRPr="0050535F">
        <w:rPr>
          <w:rFonts w:eastAsiaTheme="minorEastAsia" w:cs="Times New Roman"/>
          <w:lang w:val="en-US"/>
        </w:rPr>
        <w:t xml:space="preserve"> </w:t>
      </w:r>
      <w:r w:rsidR="00D846E5" w:rsidRPr="0050535F">
        <w:rPr>
          <w:rFonts w:eastAsiaTheme="minorEastAsia" w:cs="Times New Roman"/>
          <w:position w:val="-10"/>
          <w:lang w:val="en-US"/>
        </w:rPr>
        <w:object w:dxaOrig="639" w:dyaOrig="320" w14:anchorId="6875D012">
          <v:shape id="_x0000_i1120" type="#_x0000_t75" style="width:29.65pt;height:15.15pt" o:ole="">
            <v:imagedata r:id="rId184" o:title=""/>
          </v:shape>
          <o:OLEObject Type="Embed" ProgID="Equation.DSMT4" ShapeID="_x0000_i1120" DrawAspect="Content" ObjectID="_1803658436" r:id="rId185"/>
        </w:object>
      </w:r>
      <w:r w:rsidR="00310C85" w:rsidRPr="0050535F">
        <w:rPr>
          <w:rFonts w:eastAsiaTheme="minorEastAsia" w:cs="Times New Roman"/>
          <w:lang w:val="en-US"/>
        </w:rPr>
        <w:t xml:space="preserve"> employs a single input </w:t>
      </w:r>
      <w:r w:rsidR="00D846E5" w:rsidRPr="0050535F">
        <w:rPr>
          <w:rFonts w:eastAsiaTheme="minorEastAsia" w:cs="Times New Roman"/>
          <w:position w:val="-10"/>
          <w:lang w:val="en-US"/>
        </w:rPr>
        <w:object w:dxaOrig="220" w:dyaOrig="320" w14:anchorId="0EB3D75F">
          <v:shape id="_x0000_i1121" type="#_x0000_t75" style="width:10.3pt;height:15.15pt" o:ole="">
            <v:imagedata r:id="rId186" o:title=""/>
          </v:shape>
          <o:OLEObject Type="Embed" ProgID="Equation.DSMT4" ShapeID="_x0000_i1121" DrawAspect="Content" ObjectID="_1803658437" r:id="rId187"/>
        </w:object>
      </w:r>
      <w:r w:rsidR="00310C85" w:rsidRPr="0050535F">
        <w:rPr>
          <w:rFonts w:eastAsiaTheme="minorEastAsia" w:cs="Times New Roman"/>
          <w:lang w:val="en-US"/>
        </w:rPr>
        <w:t xml:space="preserve"> to produce a single output </w:t>
      </w:r>
      <w:r w:rsidR="00D846E5" w:rsidRPr="0050535F">
        <w:rPr>
          <w:rFonts w:eastAsiaTheme="minorEastAsia" w:cs="Times New Roman"/>
          <w:position w:val="-10"/>
          <w:lang w:val="en-US"/>
        </w:rPr>
        <w:object w:dxaOrig="240" w:dyaOrig="320" w14:anchorId="268BA0BD">
          <v:shape id="_x0000_i1122" type="#_x0000_t75" style="width:11.5pt;height:15.15pt" o:ole="">
            <v:imagedata r:id="rId188" o:title=""/>
          </v:shape>
          <o:OLEObject Type="Embed" ProgID="Equation.DSMT4" ShapeID="_x0000_i1122" DrawAspect="Content" ObjectID="_1803658438" r:id="rId189"/>
        </w:object>
      </w:r>
      <w:r w:rsidR="00310C85" w:rsidRPr="0050535F">
        <w:rPr>
          <w:rFonts w:eastAsiaTheme="minorEastAsia" w:cs="Times New Roman"/>
          <w:lang w:val="en-US"/>
        </w:rPr>
        <w:t xml:space="preserve">. In accordance with the proposed algorithm, Step 1 assigns efficiency labels by solving the additive model via standard DEA. Specifically, a </w:t>
      </w:r>
      <w:r w:rsidR="00D846E5" w:rsidRPr="0050535F">
        <w:rPr>
          <w:rFonts w:eastAsiaTheme="minorEastAsia" w:cs="Times New Roman"/>
          <w:position w:val="-10"/>
          <w:lang w:val="en-US"/>
        </w:rPr>
        <w:object w:dxaOrig="639" w:dyaOrig="320" w14:anchorId="0A140871">
          <v:shape id="_x0000_i1123" type="#_x0000_t75" style="width:29.65pt;height:15.15pt" o:ole="">
            <v:imagedata r:id="rId184" o:title=""/>
          </v:shape>
          <o:OLEObject Type="Embed" ProgID="Equation.DSMT4" ShapeID="_x0000_i1123" DrawAspect="Content" ObjectID="_1803658439" r:id="rId190"/>
        </w:object>
      </w:r>
      <w:r w:rsidR="00310C85" w:rsidRPr="0050535F">
        <w:rPr>
          <w:rFonts w:eastAsiaTheme="minorEastAsia" w:cs="Times New Roman"/>
          <w:lang w:val="en-US"/>
        </w:rPr>
        <w:t xml:space="preserve"> is classified as efficient if and only if all its (optimal) slacks in model </w:t>
      </w:r>
      <w:hyperlink w:anchor="eq_6" w:history="1">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GOTOBUTTON ZEqnNum131568  \* MERGEFORMAT </w:instrText>
        </w:r>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REF ZEqnNum131568 \* Charformat \! \* MERGEFORMAT </w:instrText>
        </w:r>
        <w:r w:rsidR="00310C85" w:rsidRPr="0050535F">
          <w:rPr>
            <w:rStyle w:val="Hipervnculo"/>
            <w:rFonts w:eastAsiaTheme="minorEastAsia" w:cs="Times New Roman"/>
            <w:lang w:val="en-US"/>
          </w:rPr>
          <w:fldChar w:fldCharType="separate"/>
        </w:r>
        <w:r w:rsidR="00AB32F0" w:rsidRPr="00AB791D">
          <w:rPr>
            <w:rStyle w:val="Hipervnculo"/>
            <w:rFonts w:eastAsiaTheme="minorEastAsia"/>
          </w:rPr>
          <w:instrText>(6)</w:instrText>
        </w:r>
        <w:r w:rsidR="00310C85" w:rsidRPr="0050535F">
          <w:rPr>
            <w:rStyle w:val="Hipervnculo"/>
            <w:rFonts w:eastAsiaTheme="minorEastAsia" w:cs="Times New Roman"/>
            <w:lang w:val="en-US"/>
          </w:rPr>
          <w:fldChar w:fldCharType="end"/>
        </w:r>
        <w:r w:rsidR="00310C85" w:rsidRPr="0050535F">
          <w:rPr>
            <w:rStyle w:val="Hipervnculo"/>
            <w:rFonts w:eastAsiaTheme="minorEastAsia" w:cs="Times New Roman"/>
            <w:lang w:val="en-US"/>
          </w:rPr>
          <w:fldChar w:fldCharType="end"/>
        </w:r>
      </w:hyperlink>
      <w:r w:rsidR="00310C85" w:rsidRPr="0050535F">
        <w:rPr>
          <w:rFonts w:eastAsiaTheme="minorEastAsia" w:cs="Times New Roman"/>
          <w:lang w:val="en-US"/>
        </w:rPr>
        <w:t xml:space="preserve">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efficient, namely DMUs 6, 7 and 31 (see Figure 4), while the remaining DMUs are inefficient. Consequently, the label distribution is high imbalanced, with approximately 7.5% of the DMUs classified as efficient and 92.5% as inefficient.</w:t>
      </w: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368B3123" wp14:editId="06D4D770">
            <wp:extent cx="5099100" cy="3059458"/>
            <wp:effectExtent l="0" t="0" r="6350" b="7620"/>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191" cstate="print">
                      <a:extLst>
                        <a:ext uri="{28A0092B-C50C-407E-A947-70E740481C1C}">
                          <a14:useLocalDpi xmlns:a14="http://schemas.microsoft.com/office/drawing/2010/main" val="0"/>
                        </a:ext>
                      </a:extLst>
                    </a:blip>
                    <a:stretch>
                      <a:fillRect/>
                    </a:stretch>
                  </pic:blipFill>
                  <pic:spPr bwMode="auto">
                    <a:xfrm>
                      <a:off x="0" y="0"/>
                      <a:ext cx="5176969" cy="3106179"/>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4508AC56" w14:textId="2A05093E" w:rsidR="00DC1C35" w:rsidRPr="0050535F" w:rsidRDefault="00DC1C35" w:rsidP="00DF3B00">
      <w:pPr>
        <w:spacing w:line="360" w:lineRule="auto"/>
        <w:rPr>
          <w:rFonts w:cs="Times New Roman"/>
          <w:highlight w:val="yellow"/>
          <w:lang w:val="en-US"/>
        </w:rPr>
      </w:pPr>
    </w:p>
    <w:p w14:paraId="78300876" w14:textId="6ACECB17" w:rsidR="009028C0" w:rsidRPr="0050535F" w:rsidRDefault="00310C85" w:rsidP="00DF3B00">
      <w:pPr>
        <w:spacing w:line="360" w:lineRule="auto"/>
        <w:rPr>
          <w:rFonts w:cs="Times New Roman"/>
          <w:lang w:val="en-US"/>
        </w:rPr>
      </w:pPr>
      <w:r w:rsidRPr="0050535F">
        <w:rPr>
          <w:rFonts w:cs="Times New Roman"/>
          <w:lang w:val="en-US"/>
        </w:rPr>
        <w:t xml:space="preserve">Step 2 addresses the dataset imbalance by generating 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E25289" w:rsidRPr="0050535F">
        <w:rPr>
          <w:rFonts w:cs="Times New Roman"/>
          <w:position w:val="-4"/>
          <w:lang w:val="en-US"/>
        </w:rPr>
        <w:object w:dxaOrig="240" w:dyaOrig="300" w14:anchorId="0C50F591">
          <v:shape id="_x0000_i1125" type="#_x0000_t75" style="width:11.5pt;height:14.5pt" o:ole="">
            <v:imagedata r:id="rId192" o:title=""/>
          </v:shape>
          <o:OLEObject Type="Embed" ProgID="Equation.DSMT4" ShapeID="_x0000_i1125" DrawAspect="Content" ObjectID="_1803658440" r:id="rId193"/>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reaches 13.</w:t>
      </w:r>
      <w:r w:rsidR="009028C0" w:rsidRPr="0050535F">
        <w:rPr>
          <w:rFonts w:cs="Times New Roman"/>
          <w:lang w:val="en-US"/>
        </w:rPr>
        <w:t xml:space="preserve"> This augmentation results in a new dataset, </w:t>
      </w:r>
      <w:r w:rsidR="009028C0" w:rsidRPr="0050535F">
        <w:rPr>
          <w:rFonts w:cs="Times New Roman"/>
          <w:position w:val="-4"/>
          <w:lang w:val="en-US"/>
        </w:rPr>
        <w:object w:dxaOrig="1040" w:dyaOrig="300" w14:anchorId="6601E733">
          <v:shape id="_x0000_i1126" type="#_x0000_t75" style="width:52.05pt;height:14.5pt" o:ole="">
            <v:imagedata r:id="rId194" o:title=""/>
          </v:shape>
          <o:OLEObject Type="Embed" ProgID="Equation.DSMT4" ShapeID="_x0000_i1126" DrawAspect="Content" ObjectID="_1803658441" r:id="rId195"/>
        </w:object>
      </w:r>
      <w:r w:rsidR="009028C0" w:rsidRPr="0050535F">
        <w:rPr>
          <w:rFonts w:cs="Times New Roman"/>
          <w:lang w:val="en-US"/>
        </w:rPr>
        <w:t xml:space="preserve">, where the efficient DMUs represent approximately 25% of the observations. </w:t>
      </w:r>
      <w:r w:rsidR="00277459">
        <w:rPr>
          <w:rFonts w:cs="Times New Roman"/>
          <w:lang w:val="en-US"/>
        </w:rPr>
        <w:t>T</w:t>
      </w:r>
      <w:r w:rsidR="009028C0" w:rsidRPr="0050535F">
        <w:rPr>
          <w:rFonts w:cs="Times New Roman"/>
          <w:lang w:val="en-US"/>
        </w:rPr>
        <w:t xml:space="preserve">his </w:t>
      </w:r>
      <w:proofErr w:type="gramStart"/>
      <w:r w:rsidR="00462BD9">
        <w:rPr>
          <w:rFonts w:cs="Times New Roman"/>
          <w:lang w:val="en-US"/>
        </w:rPr>
        <w:t xml:space="preserve">particular </w:t>
      </w:r>
      <w:r w:rsidR="001B0E62">
        <w:rPr>
          <w:rFonts w:cs="Times New Roman"/>
          <w:lang w:val="en-US"/>
        </w:rPr>
        <w:t>balance</w:t>
      </w:r>
      <w:proofErr w:type="gramEnd"/>
      <w:r w:rsidR="001B0E62">
        <w:rPr>
          <w:rFonts w:cs="Times New Roman"/>
          <w:lang w:val="en-US"/>
        </w:rPr>
        <w:t xml:space="preserve"> percentage </w:t>
      </w:r>
      <w:r w:rsidR="009028C0" w:rsidRPr="0050535F">
        <w:rPr>
          <w:rFonts w:cs="Times New Roman"/>
          <w:lang w:val="en-US"/>
        </w:rPr>
        <w:t xml:space="preserve">is merely illustrative of the outcomes obtained through the balancing process. In practice, </w:t>
      </w:r>
      <w:r w:rsidR="00642A1E">
        <w:rPr>
          <w:rFonts w:cs="Times New Roman"/>
          <w:lang w:val="en-US"/>
        </w:rPr>
        <w:t xml:space="preserve">we use the </w:t>
      </w:r>
      <w:r w:rsidR="009028C0" w:rsidRPr="0050535F">
        <w:rPr>
          <w:rFonts w:cs="Times New Roman"/>
          <w:lang w:val="en-US"/>
        </w:rPr>
        <w:t xml:space="preserve">neural network to determine the optimal proportion of efficient units, typically ensuring that the minority class constitutes between 20% and 40% of the dataset. </w:t>
      </w:r>
    </w:p>
    <w:p w14:paraId="23C1F7DB" w14:textId="0020066A" w:rsidR="0040438A" w:rsidRPr="0050535F" w:rsidRDefault="00996B88" w:rsidP="00DF3B00">
      <w:pPr>
        <w:spacing w:line="360" w:lineRule="auto"/>
        <w:jc w:val="center"/>
        <w:rPr>
          <w:rFonts w:cs="Times New Roman"/>
          <w:lang w:val="en-US"/>
        </w:rPr>
      </w:pPr>
      <w:r w:rsidRPr="0050535F">
        <w:rPr>
          <w:rFonts w:cs="Times New Roman"/>
          <w:noProof/>
          <w:lang w:val="en-US"/>
        </w:rPr>
        <w:lastRenderedPageBreak/>
        <w:drawing>
          <wp:inline distT="0" distB="0" distL="0" distR="0" wp14:anchorId="2B9D6D28" wp14:editId="7AFAE94B">
            <wp:extent cx="5030352" cy="3018208"/>
            <wp:effectExtent l="0" t="0" r="0" b="0"/>
            <wp:docPr id="1651498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98443" name="Imagen 2"/>
                    <pic:cNvPicPr>
                      <a:picLocks noChangeAspect="1" noChangeArrowheads="1"/>
                    </pic:cNvPicPr>
                  </pic:nvPicPr>
                  <pic:blipFill>
                    <a:blip r:embed="rId196" cstate="print">
                      <a:extLst>
                        <a:ext uri="{28A0092B-C50C-407E-A947-70E740481C1C}">
                          <a14:useLocalDpi xmlns:a14="http://schemas.microsoft.com/office/drawing/2010/main" val="0"/>
                        </a:ext>
                      </a:extLst>
                    </a:blip>
                    <a:stretch>
                      <a:fillRect/>
                    </a:stretch>
                  </pic:blipFill>
                  <pic:spPr bwMode="auto">
                    <a:xfrm>
                      <a:off x="0" y="0"/>
                      <a:ext cx="5082779" cy="3049664"/>
                    </a:xfrm>
                    <a:prstGeom prst="rect">
                      <a:avLst/>
                    </a:prstGeom>
                    <a:noFill/>
                    <a:ln>
                      <a:noFill/>
                    </a:ln>
                  </pic:spPr>
                </pic:pic>
              </a:graphicData>
            </a:graphic>
          </wp:inline>
        </w:drawing>
      </w:r>
    </w:p>
    <w:p w14:paraId="4D0F9C5F" w14:textId="5366DF06" w:rsidR="00FB7E26" w:rsidRPr="00A5443E" w:rsidRDefault="004A3300" w:rsidP="009028C0">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w:t>
      </w:r>
      <w:r w:rsidR="00B02895" w:rsidRPr="00A5443E">
        <w:rPr>
          <w:rFonts w:cs="Times New Roman"/>
          <w:color w:val="auto"/>
          <w:sz w:val="22"/>
          <w:szCs w:val="22"/>
          <w:lang w:val="en-US"/>
        </w:rPr>
        <w:t xml:space="preserve"> </w:t>
      </w:r>
      <w:r w:rsidRPr="00A5443E">
        <w:rPr>
          <w:rFonts w:cs="Times New Roman"/>
          <w:color w:val="auto"/>
          <w:sz w:val="22"/>
          <w:szCs w:val="22"/>
          <w:lang w:val="en-US"/>
        </w:rPr>
        <w:t>5</w:t>
      </w:r>
      <w:r w:rsidR="00B02895" w:rsidRPr="00A5443E">
        <w:rPr>
          <w:rFonts w:cs="Times New Roman"/>
          <w:color w:val="auto"/>
          <w:sz w:val="22"/>
          <w:szCs w:val="22"/>
          <w:lang w:val="en-US"/>
        </w:rPr>
        <w:t xml:space="preserve">. </w:t>
      </w:r>
      <w:r w:rsidR="004254B3" w:rsidRPr="00A5443E">
        <w:rPr>
          <w:rFonts w:cs="Times New Roman"/>
          <w:color w:val="auto"/>
          <w:sz w:val="22"/>
          <w:szCs w:val="22"/>
          <w:lang w:val="en-US"/>
        </w:rPr>
        <w:t>T</w:t>
      </w:r>
      <w:r w:rsidR="00383269" w:rsidRPr="00A5443E">
        <w:rPr>
          <w:rFonts w:cs="Times New Roman"/>
          <w:color w:val="auto"/>
          <w:sz w:val="22"/>
          <w:szCs w:val="22"/>
          <w:lang w:val="en-US"/>
        </w:rPr>
        <w:t xml:space="preserve">he </w:t>
      </w:r>
      <w:r w:rsidR="004254B3" w:rsidRPr="00A5443E">
        <w:rPr>
          <w:rFonts w:cs="Times New Roman"/>
          <w:color w:val="auto"/>
          <w:sz w:val="22"/>
          <w:szCs w:val="22"/>
          <w:lang w:val="en-US"/>
        </w:rPr>
        <w:t>labeled</w:t>
      </w:r>
      <w:r w:rsidR="00383269" w:rsidRPr="00A5443E">
        <w:rPr>
          <w:rFonts w:cs="Times New Roman"/>
          <w:color w:val="auto"/>
          <w:sz w:val="22"/>
          <w:szCs w:val="22"/>
          <w:lang w:val="en-US"/>
        </w:rPr>
        <w:t xml:space="preserve"> dataset that will be used for model training.</w:t>
      </w:r>
    </w:p>
    <w:p w14:paraId="47FD339C" w14:textId="77777777" w:rsidR="009028C0" w:rsidRPr="0050535F" w:rsidRDefault="009028C0" w:rsidP="009028C0">
      <w:pPr>
        <w:rPr>
          <w:lang w:val="en-US"/>
        </w:rPr>
      </w:pPr>
    </w:p>
    <w:p w14:paraId="355FD70D" w14:textId="100034CD" w:rsidR="00BF3D16" w:rsidRPr="0050535F" w:rsidRDefault="00212559" w:rsidP="00412633">
      <w:pPr>
        <w:spacing w:line="360" w:lineRule="auto"/>
        <w:rPr>
          <w:rFonts w:cs="Times New Roman"/>
          <w:lang w:val="en-US"/>
        </w:rPr>
      </w:pPr>
      <w:r w:rsidRPr="0050535F">
        <w:rPr>
          <w:rFonts w:cs="Times New Roman"/>
          <w:lang w:val="en-US"/>
        </w:rPr>
        <w:t>The third step involves training the machine learning model.</w:t>
      </w:r>
      <w:r w:rsidR="000507C5" w:rsidRPr="0050535F">
        <w:rPr>
          <w:rFonts w:cs="Times New Roman"/>
          <w:lang w:val="en-US"/>
        </w:rPr>
        <w:t xml:space="preserve"> Seeking simplicity, we employ a 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794FC874" w14:textId="76D0C718" w:rsidR="002C644C" w:rsidRPr="00E72AC7" w:rsidRDefault="00BF3D16" w:rsidP="00E52CEB">
      <w:pPr>
        <w:pStyle w:val="Prrafodelista"/>
        <w:numPr>
          <w:ilvl w:val="0"/>
          <w:numId w:val="7"/>
        </w:numPr>
        <w:spacing w:line="360" w:lineRule="auto"/>
        <w:rPr>
          <w:rFonts w:cs="Times New Roman"/>
          <w:lang w:val="en-US"/>
        </w:rPr>
      </w:pPr>
      <w:r w:rsidRPr="00A96069">
        <w:rPr>
          <w:rFonts w:cs="Times New Roman"/>
          <w:lang w:val="en-US"/>
        </w:rPr>
        <w:t xml:space="preserve">First, we define </w:t>
      </w:r>
      <w:r w:rsidR="009C3CEA" w:rsidRPr="00E72AC7">
        <w:rPr>
          <w:rFonts w:cs="Times New Roman"/>
          <w:lang w:val="en-US"/>
        </w:rPr>
        <w:t xml:space="preserve">the </w:t>
      </w:r>
      <w:r w:rsidRPr="00E72AC7">
        <w:rPr>
          <w:rFonts w:cs="Times New Roman"/>
          <w:lang w:val="en-US"/>
        </w:rPr>
        <w:t xml:space="preserve">different levels of the minority class as </w:t>
      </w:r>
      <w:r w:rsidRPr="0050535F">
        <w:rPr>
          <w:position w:val="-12"/>
          <w:lang w:val="en-US"/>
        </w:rPr>
        <w:object w:dxaOrig="3140" w:dyaOrig="360" w14:anchorId="01238B88">
          <v:shape id="_x0000_i1127" type="#_x0000_t75" style="width:156.1pt;height:18.15pt" o:ole="">
            <v:imagedata r:id="rId197" o:title=""/>
          </v:shape>
          <o:OLEObject Type="Embed" ProgID="Equation.DSMT4" ShapeID="_x0000_i1127" DrawAspect="Content" ObjectID="_1803658442" r:id="rId198"/>
        </w:object>
      </w:r>
      <w:r w:rsidRPr="00E72AC7">
        <w:rPr>
          <w:lang w:val="en-US"/>
        </w:rPr>
        <w:t>. Then, for each value in</w:t>
      </w:r>
      <w:r w:rsidR="008B27BD" w:rsidRPr="00E72AC7">
        <w:rPr>
          <w:lang w:val="en-US"/>
        </w:rPr>
        <w:t xml:space="preserve"> </w:t>
      </w:r>
      <w:r w:rsidR="008B27BD" w:rsidRPr="0050535F">
        <w:rPr>
          <w:position w:val="-10"/>
          <w:lang w:val="en-US"/>
        </w:rPr>
        <w:object w:dxaOrig="420" w:dyaOrig="320" w14:anchorId="6243C4FA">
          <v:shape id="_x0000_i1128" type="#_x0000_t75" style="width:20.55pt;height:16.35pt" o:ole="">
            <v:imagedata r:id="rId199" o:title=""/>
          </v:shape>
          <o:OLEObject Type="Embed" ProgID="Equation.DSMT4" ShapeID="_x0000_i1128" DrawAspect="Content" ObjectID="_1803658443" r:id="rId200"/>
        </w:object>
      </w:r>
      <w:r w:rsidRPr="00E72AC7">
        <w:rPr>
          <w:lang w:val="en-US"/>
        </w:rPr>
        <w:t xml:space="preserve">, we </w:t>
      </w:r>
      <w:r w:rsidR="009C3CEA" w:rsidRPr="00E72AC7">
        <w:rPr>
          <w:lang w:val="en-US"/>
        </w:rPr>
        <w:t>construct</w:t>
      </w:r>
      <w:r w:rsidRPr="00E72AC7">
        <w:rPr>
          <w:lang w:val="en-US"/>
        </w:rPr>
        <w:t xml:space="preserve"> a grid of possible values for two hyperparameters: </w:t>
      </w:r>
      <w:commentRangeStart w:id="17"/>
      <w:r w:rsidRPr="00E72AC7">
        <w:rPr>
          <w:lang w:val="en-US"/>
        </w:rPr>
        <w:t>(</w:t>
      </w:r>
      <w:proofErr w:type="spellStart"/>
      <w:r w:rsidRPr="00E72AC7">
        <w:rPr>
          <w:lang w:val="en-US"/>
        </w:rPr>
        <w:t>i</w:t>
      </w:r>
      <w:commentRangeEnd w:id="17"/>
      <w:proofErr w:type="spellEnd"/>
      <w:r w:rsidR="00E52CEB">
        <w:rPr>
          <w:rStyle w:val="Refdecomentario"/>
        </w:rPr>
        <w:commentReference w:id="17"/>
      </w:r>
      <w:r w:rsidRPr="00E72AC7">
        <w:rPr>
          <w:lang w:val="en-US"/>
        </w:rPr>
        <w:t>) model fitting size</w:t>
      </w:r>
      <w:r w:rsidR="009C3CEA" w:rsidRPr="00E72AC7">
        <w:rPr>
          <w:lang w:val="en-US"/>
        </w:rPr>
        <w:t xml:space="preserve"> </w:t>
      </w:r>
      <w:r w:rsidR="009C3CEA" w:rsidRPr="0050535F">
        <w:rPr>
          <w:position w:val="-12"/>
          <w:lang w:val="en-US"/>
        </w:rPr>
        <w:object w:dxaOrig="360" w:dyaOrig="360" w14:anchorId="32A2200E">
          <v:shape id="_x0000_i1129" type="#_x0000_t75" style="width:18.15pt;height:18.15pt" o:ole="">
            <v:imagedata r:id="rId201" o:title=""/>
          </v:shape>
          <o:OLEObject Type="Embed" ProgID="Equation.DSMT4" ShapeID="_x0000_i1129" DrawAspect="Content" ObjectID="_1803658444" r:id="rId202"/>
        </w:object>
      </w:r>
      <w:r w:rsidR="009C3CEA" w:rsidRPr="00E72AC7">
        <w:rPr>
          <w:lang w:val="en-US"/>
        </w:rPr>
        <w:t xml:space="preserve">, representing the number of neurons in the hidden layer and can take the following values </w:t>
      </w:r>
      <w:r w:rsidR="009C3CEA" w:rsidRPr="0050535F">
        <w:rPr>
          <w:position w:val="-12"/>
          <w:lang w:val="en-US"/>
        </w:rPr>
        <w:object w:dxaOrig="1680" w:dyaOrig="360" w14:anchorId="1F1F0EAD">
          <v:shape id="_x0000_i1130" type="#_x0000_t75" style="width:84.1pt;height:18.15pt" o:ole="">
            <v:imagedata r:id="rId203" o:title=""/>
          </v:shape>
          <o:OLEObject Type="Embed" ProgID="Equation.DSMT4" ShapeID="_x0000_i1130" DrawAspect="Content" ObjectID="_1803658445" r:id="rId204"/>
        </w:object>
      </w:r>
      <w:r w:rsidR="009C3CEA" w:rsidRPr="00E72AC7">
        <w:rPr>
          <w:lang w:val="en-US"/>
        </w:rPr>
        <w:t xml:space="preserve">, and a decay parameter </w:t>
      </w:r>
      <w:r w:rsidR="009C3CEA" w:rsidRPr="0050535F">
        <w:rPr>
          <w:position w:val="-12"/>
          <w:lang w:val="en-US"/>
        </w:rPr>
        <w:object w:dxaOrig="400" w:dyaOrig="360" w14:anchorId="019CC25F">
          <v:shape id="_x0000_i1131" type="#_x0000_t75" style="width:19.95pt;height:18.15pt" o:ole="">
            <v:imagedata r:id="rId205" o:title=""/>
          </v:shape>
          <o:OLEObject Type="Embed" ProgID="Equation.DSMT4" ShapeID="_x0000_i1131" DrawAspect="Content" ObjectID="_1803658446" r:id="rId206"/>
        </w:object>
      </w:r>
      <w:r w:rsidR="009C3CEA" w:rsidRPr="00E72AC7">
        <w:rPr>
          <w:lang w:val="en-US"/>
        </w:rPr>
        <w:t xml:space="preserve">, acting as a regularization constrained, which can take values </w:t>
      </w:r>
      <w:r w:rsidRPr="0050535F">
        <w:rPr>
          <w:position w:val="-12"/>
          <w:lang w:val="en-US"/>
        </w:rPr>
        <w:object w:dxaOrig="2980" w:dyaOrig="360" w14:anchorId="462C0D33">
          <v:shape id="_x0000_i1132" type="#_x0000_t75" style="width:149.45pt;height:18.15pt" o:ole="">
            <v:imagedata r:id="rId207" o:title=""/>
          </v:shape>
          <o:OLEObject Type="Embed" ProgID="Equation.DSMT4" ShapeID="_x0000_i1132" DrawAspect="Content" ObjectID="_1803658447" r:id="rId208"/>
        </w:object>
      </w:r>
      <w:r w:rsidRPr="00E72AC7">
        <w:rPr>
          <w:lang w:val="en-US"/>
        </w:rPr>
        <w:t>.</w:t>
      </w:r>
      <w:r w:rsidR="009C3CEA" w:rsidRPr="00E72AC7">
        <w:rPr>
          <w:lang w:val="en-US"/>
        </w:rPr>
        <w:t xml:space="preserve"> </w:t>
      </w:r>
      <w:r w:rsidR="00212559" w:rsidRPr="00E72AC7">
        <w:rPr>
          <w:rFonts w:cs="Times New Roman"/>
          <w:lang w:val="en-US"/>
        </w:rPr>
        <w:t xml:space="preserve">To determine these hyperparameters, </w:t>
      </w:r>
      <w:r w:rsidR="002C644C" w:rsidRPr="00E72AC7">
        <w:rPr>
          <w:rFonts w:cs="Times New Roman"/>
          <w:lang w:val="en-US"/>
        </w:rPr>
        <w:t xml:space="preserve">we perform </w:t>
      </w:r>
      <w:r w:rsidR="00212559" w:rsidRPr="00E72AC7">
        <w:rPr>
          <w:rFonts w:cs="Times New Roman"/>
          <w:lang w:val="en-US"/>
        </w:rPr>
        <w:t>5-fold cross-validation.</w:t>
      </w:r>
      <w:r w:rsidR="00F515EF" w:rsidRPr="00E72AC7">
        <w:rPr>
          <w:rFonts w:cs="Times New Roman"/>
          <w:lang w:val="en-US"/>
        </w:rPr>
        <w:t xml:space="preserve"> </w:t>
      </w:r>
      <w:r w:rsidR="00B9148F" w:rsidRPr="00E72AC7">
        <w:rPr>
          <w:rFonts w:cs="Times New Roman"/>
          <w:lang w:val="en-US"/>
        </w:rPr>
        <w:t>After that</w:t>
      </w:r>
      <w:r w:rsidR="009C3CEA" w:rsidRPr="00E72AC7">
        <w:rPr>
          <w:rFonts w:cs="Times New Roman"/>
          <w:lang w:val="en-US"/>
        </w:rPr>
        <w:t>, we evaluate the performance of each hyperparameter configuration</w:t>
      </w:r>
      <w:r w:rsidR="002C644C" w:rsidRPr="00E72AC7">
        <w:rPr>
          <w:rFonts w:cs="Times New Roman"/>
          <w:lang w:val="en-US"/>
        </w:rPr>
        <w:t xml:space="preserve"> </w:t>
      </w:r>
      <w:r w:rsidR="002C644C" w:rsidRPr="0050535F">
        <w:rPr>
          <w:rFonts w:cs="Times New Roman"/>
          <w:position w:val="-12"/>
          <w:lang w:val="en-US"/>
        </w:rPr>
        <w:object w:dxaOrig="600" w:dyaOrig="360" w14:anchorId="4564AB05">
          <v:shape id="_x0000_i1133" type="#_x0000_t75" style="width:29.65pt;height:18.15pt" o:ole="">
            <v:imagedata r:id="rId209" o:title=""/>
          </v:shape>
          <o:OLEObject Type="Embed" ProgID="Equation.DSMT4" ShapeID="_x0000_i1133" DrawAspect="Content" ObjectID="_1803658448" r:id="rId210"/>
        </w:object>
      </w:r>
      <w:r w:rsidR="009C3CEA" w:rsidRPr="00E72AC7">
        <w:rPr>
          <w:rFonts w:cs="Times New Roman"/>
          <w:lang w:val="en-US"/>
        </w:rPr>
        <w:t xml:space="preserve"> for a given minority class proportion using the full dataset </w:t>
      </w:r>
      <w:r w:rsidR="002C644C" w:rsidRPr="0050535F">
        <w:rPr>
          <w:rFonts w:cs="Times New Roman"/>
          <w:position w:val="-4"/>
          <w:lang w:val="en-US"/>
        </w:rPr>
        <w:object w:dxaOrig="240" w:dyaOrig="240" w14:anchorId="4C3B4163">
          <v:shape id="_x0000_i1134" type="#_x0000_t75" style="width:12.1pt;height:12.1pt" o:ole="">
            <v:imagedata r:id="rId211" o:title=""/>
          </v:shape>
          <o:OLEObject Type="Embed" ProgID="Equation.DSMT4" ShapeID="_x0000_i1134" DrawAspect="Content" ObjectID="_1803658449" r:id="rId212"/>
        </w:object>
      </w:r>
      <w:r w:rsidR="002C644C" w:rsidRPr="00E72AC7">
        <w:rPr>
          <w:rFonts w:cs="Times New Roman"/>
          <w:lang w:val="en-US"/>
        </w:rPr>
        <w:t xml:space="preserve">. Due to the limited sample size of </w:t>
      </w:r>
      <w:r w:rsidR="009C3CEA" w:rsidRPr="0050535F">
        <w:rPr>
          <w:rFonts w:cs="Times New Roman"/>
          <w:position w:val="-4"/>
          <w:lang w:val="en-US"/>
        </w:rPr>
        <w:object w:dxaOrig="240" w:dyaOrig="240" w14:anchorId="6C41469F">
          <v:shape id="_x0000_i1135" type="#_x0000_t75" style="width:12.1pt;height:12.1pt" o:ole="">
            <v:imagedata r:id="rId213" o:title=""/>
          </v:shape>
          <o:OLEObject Type="Embed" ProgID="Equation.DSMT4" ShapeID="_x0000_i1135" DrawAspect="Content" ObjectID="_1803658450" r:id="rId214"/>
        </w:object>
      </w:r>
      <w:r w:rsidR="002C644C" w:rsidRPr="00E72AC7">
        <w:rPr>
          <w:rFonts w:cs="Times New Roman"/>
          <w:lang w:val="en-US"/>
        </w:rPr>
        <w:t xml:space="preserve">, we do not use </w:t>
      </w:r>
      <w:r w:rsidR="00E72AC7">
        <w:rPr>
          <w:rFonts w:cs="Times New Roman"/>
          <w:lang w:val="en-US"/>
        </w:rPr>
        <w:t xml:space="preserve">in this example </w:t>
      </w:r>
      <w:r w:rsidR="002C644C" w:rsidRPr="00A96069">
        <w:rPr>
          <w:rFonts w:cs="Times New Roman"/>
          <w:lang w:val="en-US"/>
        </w:rPr>
        <w:t>a separate validation set. Instead, performance is assessed directly on the observed data,</w:t>
      </w:r>
      <w:r w:rsidR="002C644C" w:rsidRPr="00E72AC7">
        <w:rPr>
          <w:rFonts w:cs="Times New Roman"/>
          <w:lang w:val="en-US"/>
        </w:rPr>
        <w:t xml:space="preserve"> ensuring consistency across all models.</w:t>
      </w:r>
    </w:p>
    <w:p w14:paraId="03C20105" w14:textId="00BF8660" w:rsidR="00046CEE" w:rsidRPr="003F17CE" w:rsidRDefault="00C90C46" w:rsidP="003F17CE">
      <w:pPr>
        <w:pStyle w:val="Prrafodelista"/>
        <w:spacing w:line="360" w:lineRule="auto"/>
        <w:ind w:left="360"/>
        <w:rPr>
          <w:lang w:val="en-US"/>
        </w:rPr>
      </w:pPr>
      <w:r w:rsidRPr="0050535F">
        <w:rPr>
          <w:rFonts w:cs="Times New Roman"/>
          <w:lang w:val="en-US"/>
        </w:rPr>
        <w:t xml:space="preserve">Table 1 presents the performance of the fitted models for </w:t>
      </w:r>
      <w:r w:rsidR="009C3CEA" w:rsidRPr="0050535F">
        <w:rPr>
          <w:rFonts w:cs="Times New Roman"/>
          <w:lang w:val="en-US"/>
        </w:rPr>
        <w:t xml:space="preserve">different values of </w:t>
      </w:r>
      <w:r w:rsidR="00B9148F" w:rsidRPr="0050535F">
        <w:rPr>
          <w:rFonts w:cs="Times New Roman"/>
          <w:position w:val="-10"/>
          <w:lang w:val="en-US"/>
        </w:rPr>
        <w:object w:dxaOrig="420" w:dyaOrig="320" w14:anchorId="1BC7E1DA">
          <v:shape id="_x0000_i1136" type="#_x0000_t75" style="width:19.95pt;height:16.35pt" o:ole="">
            <v:imagedata r:id="rId215" o:title=""/>
          </v:shape>
          <o:OLEObject Type="Embed" ProgID="Equation.DSMT4" ShapeID="_x0000_i1136" DrawAspect="Content" ObjectID="_1803658451" r:id="rId216"/>
        </w:object>
      </w:r>
      <w:r w:rsidR="00B24F31" w:rsidRPr="0050535F">
        <w:rPr>
          <w:rFonts w:cs="Times New Roman"/>
          <w:lang w:val="en-US"/>
        </w:rPr>
        <w:t>,</w:t>
      </w:r>
      <w:r w:rsidR="00EB2331" w:rsidRPr="0050535F">
        <w:rPr>
          <w:rFonts w:cs="Times New Roman"/>
          <w:lang w:val="en-US"/>
        </w:rPr>
        <w:t xml:space="preserve"> using </w:t>
      </w:r>
      <w:r w:rsidRPr="0050535F">
        <w:rPr>
          <w:rFonts w:cs="Times New Roman"/>
          <w:lang w:val="en-US"/>
        </w:rPr>
        <w:t>standard metrics commonly applied in ML problems</w:t>
      </w:r>
      <w:r w:rsidR="00EB2331" w:rsidRPr="0050535F">
        <w:rPr>
          <w:rFonts w:cs="Times New Roman"/>
          <w:lang w:val="en-US"/>
        </w:rPr>
        <w:t xml:space="preserve"> as defined in Step 3</w:t>
      </w:r>
      <w:r w:rsidRPr="0050535F">
        <w:rPr>
          <w:rFonts w:cs="Times New Roman"/>
          <w:lang w:val="en-US"/>
        </w:rPr>
        <w:t>.</w:t>
      </w:r>
      <w:r w:rsidR="002C644C" w:rsidRPr="0050535F">
        <w:rPr>
          <w:rFonts w:cs="Times New Roman"/>
          <w:lang w:val="en-US"/>
        </w:rPr>
        <w:t xml:space="preserve"> </w:t>
      </w:r>
      <w:r w:rsidR="005335EF" w:rsidRPr="0050535F">
        <w:rPr>
          <w:rFonts w:cs="Times New Roman"/>
          <w:lang w:val="en-US"/>
        </w:rPr>
        <w:t xml:space="preserve">Although the choice </w:t>
      </w:r>
      <w:r w:rsidR="005335EF" w:rsidRPr="0050535F">
        <w:rPr>
          <w:rFonts w:cs="Times New Roman"/>
          <w:lang w:val="en-US"/>
        </w:rPr>
        <w:lastRenderedPageBreak/>
        <w:t xml:space="preserve">of metrics for evaluating the performance of an ML model is arbitrary and depends on the specific characteristics of the problem, we propose the following approach for our specific efficiency analysis. First, we select the model with the highest accuracy rate while considering both classes, using </w:t>
      </w:r>
      <w:r w:rsidR="002C644C" w:rsidRPr="0050535F">
        <w:rPr>
          <w:rFonts w:cs="Times New Roman"/>
          <w:lang w:val="en-US"/>
        </w:rPr>
        <w:t>balanced accuracy</w:t>
      </w:r>
      <w:r w:rsidR="005335EF" w:rsidRPr="0050535F">
        <w:rPr>
          <w:rFonts w:cs="Times New Roman"/>
          <w:lang w:val="en-US"/>
        </w:rPr>
        <w:t xml:space="preserve">. If multiple models achieve the same </w:t>
      </w:r>
      <w:r w:rsidR="002C644C" w:rsidRPr="0050535F">
        <w:rPr>
          <w:rFonts w:cs="Times New Roman"/>
          <w:lang w:val="en-US"/>
        </w:rPr>
        <w:t xml:space="preserve">balanced </w:t>
      </w:r>
      <w:r w:rsidR="005335EF" w:rsidRPr="0050535F">
        <w:rPr>
          <w:rFonts w:cs="Times New Roman"/>
          <w:lang w:val="en-US"/>
        </w:rPr>
        <w:t xml:space="preserve">accuracy, we then evaluate them based on metrics that prioritize the minority 'efficient' class, which is our primary interest. Specifically, we use the F1-score, as it balances detection and confidence through the harmonic mean. If a tie persists, we further assess models based on confidence using </w:t>
      </w:r>
      <w:r w:rsidR="002C644C" w:rsidRPr="0050535F">
        <w:rPr>
          <w:rFonts w:cs="Times New Roman"/>
          <w:lang w:val="en-US"/>
        </w:rPr>
        <w:t>precision</w:t>
      </w:r>
      <w:r w:rsidR="005335EF" w:rsidRPr="0050535F">
        <w:rPr>
          <w:rFonts w:cs="Times New Roman"/>
          <w:lang w:val="en-US"/>
        </w:rPr>
        <w:t xml:space="preserve">, and finally, on detection using </w:t>
      </w:r>
      <w:r w:rsidR="002C644C" w:rsidRPr="0050535F">
        <w:rPr>
          <w:rFonts w:cs="Times New Roman"/>
          <w:lang w:val="en-US"/>
        </w:rPr>
        <w:t>sensitivity</w:t>
      </w:r>
      <w:r w:rsidR="005335EF" w:rsidRPr="0050535F">
        <w:rPr>
          <w:rFonts w:cs="Times New Roman"/>
          <w:lang w:val="en-US"/>
        </w:rPr>
        <w:t xml:space="preserve">. </w:t>
      </w:r>
      <w:r w:rsidRPr="0050535F">
        <w:rPr>
          <w:rFonts w:cs="Times New Roman"/>
          <w:lang w:val="en-US"/>
        </w:rPr>
        <w:t xml:space="preserve">Since </w:t>
      </w:r>
      <w:r w:rsidR="002C644C" w:rsidRPr="0050535F">
        <w:rPr>
          <w:rFonts w:cs="Times New Roman"/>
          <w:lang w:val="en-US"/>
        </w:rPr>
        <w:t>performance</w:t>
      </w:r>
      <w:r w:rsidR="0050301B" w:rsidRPr="0050535F">
        <w:rPr>
          <w:rFonts w:cs="Times New Roman"/>
          <w:lang w:val="en-US"/>
        </w:rPr>
        <w:t xml:space="preserve"> </w:t>
      </w:r>
      <w:r w:rsidR="00E72AC7">
        <w:rPr>
          <w:rFonts w:cs="Times New Roman"/>
          <w:lang w:val="en-US"/>
        </w:rPr>
        <w:t xml:space="preserve">for all metrics </w:t>
      </w:r>
      <w:r w:rsidR="0050301B" w:rsidRPr="0050535F">
        <w:rPr>
          <w:rFonts w:cs="Times New Roman"/>
          <w:lang w:val="en-US"/>
        </w:rPr>
        <w:t xml:space="preserve">is tied </w:t>
      </w:r>
      <w:r w:rsidRPr="0050535F">
        <w:rPr>
          <w:rFonts w:cs="Times New Roman"/>
          <w:lang w:val="en-US"/>
        </w:rPr>
        <w:t xml:space="preserve">for </w:t>
      </w:r>
      <w:r w:rsidR="00B24F31" w:rsidRPr="0050535F">
        <w:rPr>
          <w:rFonts w:cs="Times New Roman"/>
          <w:lang w:val="en-US"/>
        </w:rPr>
        <w:t>minority class distributions</w:t>
      </w:r>
      <w:r w:rsidR="0050301B" w:rsidRPr="0050535F">
        <w:rPr>
          <w:rFonts w:cs="Times New Roman"/>
          <w:lang w:val="en-US"/>
        </w:rPr>
        <w:t xml:space="preserve"> of</w:t>
      </w:r>
      <w:r w:rsidRPr="0050535F">
        <w:rPr>
          <w:rFonts w:cs="Times New Roman"/>
          <w:lang w:val="en-US"/>
        </w:rPr>
        <w:t xml:space="preserve"> 25</w:t>
      </w:r>
      <w:r w:rsidR="00161739" w:rsidRPr="0050535F">
        <w:rPr>
          <w:rFonts w:cs="Times New Roman"/>
          <w:lang w:val="en-US"/>
        </w:rPr>
        <w:t>%</w:t>
      </w:r>
      <w:r w:rsidRPr="0050535F">
        <w:rPr>
          <w:rFonts w:cs="Times New Roman"/>
          <w:lang w:val="en-US"/>
        </w:rPr>
        <w:t>, 35</w:t>
      </w:r>
      <w:r w:rsidR="00161739" w:rsidRPr="0050535F">
        <w:rPr>
          <w:rFonts w:cs="Times New Roman"/>
          <w:lang w:val="en-US"/>
        </w:rPr>
        <w:t>%</w:t>
      </w:r>
      <w:r w:rsidRPr="0050535F">
        <w:rPr>
          <w:rFonts w:cs="Times New Roman"/>
          <w:lang w:val="en-US"/>
        </w:rPr>
        <w:t>, and 4</w:t>
      </w:r>
      <w:r w:rsidR="00161739" w:rsidRPr="0050535F">
        <w:rPr>
          <w:rFonts w:cs="Times New Roman"/>
          <w:lang w:val="en-US"/>
        </w:rPr>
        <w:t>0%</w:t>
      </w:r>
      <w:r w:rsidR="0050301B" w:rsidRPr="0050535F">
        <w:rPr>
          <w:rFonts w:cs="Times New Roman"/>
          <w:lang w:val="en-US"/>
        </w:rPr>
        <w:t xml:space="preserve"> (see </w:t>
      </w:r>
      <w:r w:rsidR="00710CD2">
        <w:rPr>
          <w:rFonts w:cs="Times New Roman"/>
          <w:lang w:val="en-US"/>
        </w:rPr>
        <w:t xml:space="preserve">upper panel of </w:t>
      </w:r>
      <w:r w:rsidR="0050301B" w:rsidRPr="0050535F">
        <w:rPr>
          <w:rFonts w:cs="Times New Roman"/>
          <w:lang w:val="en-US"/>
        </w:rPr>
        <w:t>Table 1</w:t>
      </w:r>
      <w:r w:rsidR="00E72AC7">
        <w:rPr>
          <w:rFonts w:cs="Times New Roman"/>
          <w:lang w:val="en-US"/>
        </w:rPr>
        <w:t xml:space="preserve">. </w:t>
      </w:r>
      <w:r w:rsidR="00A96069">
        <w:rPr>
          <w:rFonts w:cs="Times New Roman"/>
          <w:lang w:val="en-US"/>
        </w:rPr>
        <w:t>Stage 1</w:t>
      </w:r>
      <w:r w:rsidR="00710CD2">
        <w:rPr>
          <w:rFonts w:cs="Times New Roman"/>
          <w:lang w:val="en-US"/>
        </w:rPr>
        <w:t>:</w:t>
      </w:r>
      <w:r w:rsidR="00A96069">
        <w:rPr>
          <w:rFonts w:cs="Times New Roman"/>
          <w:lang w:val="en-US"/>
        </w:rPr>
        <w:t xml:space="preserve"> </w:t>
      </w:r>
      <w:r w:rsidR="00A96069" w:rsidRPr="0050535F">
        <w:rPr>
          <w:rFonts w:eastAsia="Times New Roman" w:cs="Times New Roman"/>
          <w:color w:val="000000"/>
          <w:kern w:val="0"/>
          <w:lang w:val="en-US" w:eastAsia="es-ES"/>
          <w14:ligatures w14:val="none"/>
        </w:rPr>
        <w:t>Performance using real dataset</w:t>
      </w:r>
      <w:r w:rsidR="0050301B" w:rsidRPr="0050535F">
        <w:rPr>
          <w:rFonts w:cs="Times New Roman"/>
          <w:lang w:val="en-US"/>
        </w:rPr>
        <w:t>)</w:t>
      </w:r>
      <w:r w:rsidRPr="0050535F">
        <w:rPr>
          <w:rFonts w:cs="Times New Roman"/>
          <w:lang w:val="en-US"/>
        </w:rPr>
        <w:t xml:space="preserve">, </w:t>
      </w:r>
      <w:r w:rsidR="002C644C" w:rsidRPr="0050535F">
        <w:rPr>
          <w:rFonts w:cs="Times New Roman"/>
          <w:lang w:val="en-US"/>
        </w:rPr>
        <w:t xml:space="preserve">we </w:t>
      </w:r>
      <w:r w:rsidR="0050301B" w:rsidRPr="0050535F">
        <w:rPr>
          <w:rFonts w:cs="Times New Roman"/>
          <w:lang w:val="en-US"/>
        </w:rPr>
        <w:t xml:space="preserve">further </w:t>
      </w:r>
      <w:r w:rsidR="00B24F31" w:rsidRPr="0050535F">
        <w:rPr>
          <w:rFonts w:cs="Times New Roman"/>
          <w:lang w:val="en-US"/>
        </w:rPr>
        <w:t xml:space="preserve">evaluate performance using the </w:t>
      </w:r>
      <w:r w:rsidR="002C644C" w:rsidRPr="0050535F">
        <w:rPr>
          <w:rFonts w:cs="Times New Roman"/>
          <w:lang w:val="en-US"/>
        </w:rPr>
        <w:t xml:space="preserve">augmented </w:t>
      </w:r>
      <w:r w:rsidR="00B24F31" w:rsidRPr="0050535F">
        <w:rPr>
          <w:rFonts w:cs="Times New Roman"/>
          <w:lang w:val="en-US"/>
        </w:rPr>
        <w:t>dataset</w:t>
      </w:r>
      <w:r w:rsidR="002C644C" w:rsidRPr="0050535F">
        <w:rPr>
          <w:rFonts w:cs="Times New Roman"/>
          <w:lang w:val="en-US"/>
        </w:rPr>
        <w:t xml:space="preserve"> </w:t>
      </w:r>
      <w:r w:rsidR="0050301B" w:rsidRPr="0050535F">
        <w:rPr>
          <w:rFonts w:cs="Times New Roman"/>
          <w:position w:val="-16"/>
          <w:lang w:val="en-US"/>
        </w:rPr>
        <w:object w:dxaOrig="420" w:dyaOrig="440" w14:anchorId="0B6FA08D">
          <v:shape id="_x0000_i1137" type="#_x0000_t75" style="width:19.95pt;height:21.8pt" o:ole="">
            <v:imagedata r:id="rId217" o:title=""/>
          </v:shape>
          <o:OLEObject Type="Embed" ProgID="Equation.DSMT4" ShapeID="_x0000_i1137" DrawAspect="Content" ObjectID="_1803658452" r:id="rId218"/>
        </w:object>
      </w:r>
      <w:r w:rsidR="003F17CE">
        <w:rPr>
          <w:rFonts w:cs="Times New Roman"/>
          <w:lang w:val="en-US"/>
        </w:rPr>
        <w:t xml:space="preserve"> </w:t>
      </w:r>
      <w:commentRangeStart w:id="18"/>
      <w:r w:rsidR="003F17CE" w:rsidRPr="00882810">
        <w:rPr>
          <w:rFonts w:cs="Times New Roman"/>
          <w:highlight w:val="yellow"/>
          <w:lang w:val="en-US"/>
        </w:rPr>
        <w:t>for these balance levels</w:t>
      </w:r>
      <w:commentRangeEnd w:id="18"/>
      <w:r w:rsidR="003F17CE">
        <w:rPr>
          <w:rStyle w:val="Refdecomentario"/>
        </w:rPr>
        <w:commentReference w:id="18"/>
      </w:r>
      <w:r w:rsidR="00B24F31" w:rsidRPr="0050535F">
        <w:rPr>
          <w:rFonts w:cs="Times New Roman"/>
          <w:lang w:val="en-US"/>
        </w:rPr>
        <w:t xml:space="preserve">, </w:t>
      </w:r>
      <w:r w:rsidR="0050301B" w:rsidRPr="0050535F">
        <w:rPr>
          <w:rFonts w:cs="Times New Roman"/>
          <w:lang w:val="en-US"/>
        </w:rPr>
        <w:t xml:space="preserve">which </w:t>
      </w:r>
      <w:r w:rsidR="00B24F31" w:rsidRPr="0050535F">
        <w:rPr>
          <w:rFonts w:cs="Times New Roman"/>
          <w:lang w:val="en-US"/>
        </w:rPr>
        <w:t>includ</w:t>
      </w:r>
      <w:r w:rsidR="0050301B" w:rsidRPr="0050535F">
        <w:rPr>
          <w:rFonts w:cs="Times New Roman"/>
          <w:lang w:val="en-US"/>
        </w:rPr>
        <w:t>ed</w:t>
      </w:r>
      <w:r w:rsidR="00B24F31" w:rsidRPr="0050535F">
        <w:rPr>
          <w:rFonts w:cs="Times New Roman"/>
          <w:lang w:val="en-US"/>
        </w:rPr>
        <w:t xml:space="preserve"> both real and synthetic units</w:t>
      </w:r>
      <w:r w:rsidR="007B7EB2" w:rsidRPr="00D13817">
        <w:rPr>
          <w:rFonts w:cs="Times New Roman"/>
          <w:lang w:val="en-US"/>
        </w:rPr>
        <w:sym w:font="Symbol" w:char="F0BE"/>
      </w:r>
      <w:r w:rsidR="007B7EB2" w:rsidRPr="00D13817">
        <w:rPr>
          <w:rFonts w:cs="Times New Roman"/>
          <w:lang w:val="en-US"/>
        </w:rPr>
        <w:t>i.e. used as train dataset</w:t>
      </w:r>
      <w:r w:rsidR="00D13817" w:rsidRPr="00D13817">
        <w:rPr>
          <w:rFonts w:cs="Times New Roman"/>
          <w:lang w:val="en-US"/>
        </w:rPr>
        <w:t xml:space="preserve"> </w:t>
      </w:r>
      <w:r w:rsidR="00D13817" w:rsidRPr="00D13817">
        <w:rPr>
          <w:rFonts w:cs="Times New Roman"/>
        </w:rPr>
        <w:t>for each balance level</w:t>
      </w:r>
      <w:r w:rsidR="0050301B" w:rsidRPr="00D13817">
        <w:rPr>
          <w:rFonts w:cs="Times New Roman"/>
          <w:lang w:val="en-US"/>
        </w:rPr>
        <w:t>.</w:t>
      </w:r>
      <w:r w:rsidR="00E72AC7" w:rsidRPr="00D13817">
        <w:rPr>
          <w:rFonts w:cs="Times New Roman"/>
          <w:lang w:val="en-US"/>
        </w:rPr>
        <w:t xml:space="preserve"> </w:t>
      </w:r>
      <w:r w:rsidR="00E72AC7" w:rsidRPr="00D13817">
        <w:rPr>
          <w:rFonts w:cs="Times New Roman"/>
          <w:lang w:val="en-US"/>
        </w:rPr>
        <w:t xml:space="preserve">After this evaluation, configurations with minority class proportion of 25% and 40% remained tied (see </w:t>
      </w:r>
      <w:r w:rsidR="00212AED" w:rsidRPr="00D13817">
        <w:rPr>
          <w:rFonts w:cs="Times New Roman"/>
          <w:lang w:val="en-US"/>
        </w:rPr>
        <w:t xml:space="preserve">lower panel of </w:t>
      </w:r>
      <w:r w:rsidR="00E72AC7" w:rsidRPr="00D13817">
        <w:rPr>
          <w:rFonts w:cs="Times New Roman"/>
          <w:lang w:val="en-US"/>
        </w:rPr>
        <w:t xml:space="preserve">Table </w:t>
      </w:r>
      <w:r w:rsidR="00212AED" w:rsidRPr="00D13817">
        <w:rPr>
          <w:rFonts w:cs="Times New Roman"/>
          <w:lang w:val="en-US"/>
        </w:rPr>
        <w:t>1</w:t>
      </w:r>
      <w:r w:rsidR="00710CD2" w:rsidRPr="00D13817">
        <w:rPr>
          <w:rFonts w:cs="Times New Roman"/>
          <w:lang w:val="en-US"/>
        </w:rPr>
        <w:t>.</w:t>
      </w:r>
      <w:r w:rsidR="00710CD2" w:rsidRPr="00D13817">
        <w:t xml:space="preserve"> </w:t>
      </w:r>
      <w:r w:rsidR="00710CD2" w:rsidRPr="00D13817">
        <w:rPr>
          <w:rFonts w:cs="Times New Roman"/>
          <w:lang w:val="en-US"/>
        </w:rPr>
        <w:t>Stage 2: Performance using train dataset</w:t>
      </w:r>
      <w:r w:rsidR="00E72AC7" w:rsidRPr="00D13817">
        <w:rPr>
          <w:rFonts w:cs="Times New Roman"/>
          <w:lang w:val="en-US"/>
        </w:rPr>
        <w:t xml:space="preserve">). Hence, following the principle of parsimony, we select the dataset with a minority class proportion of 0.25. </w:t>
      </w:r>
    </w:p>
    <w:p w14:paraId="167502C5" w14:textId="77777777" w:rsidR="00E72AC7" w:rsidRDefault="00E72AC7" w:rsidP="00E72AC7">
      <w:pPr>
        <w:pStyle w:val="Prrafodelista"/>
        <w:spacing w:line="360" w:lineRule="auto"/>
        <w:ind w:left="360"/>
        <w:rPr>
          <w:rFonts w:cs="Times New Roman"/>
          <w:lang w:val="en-US"/>
        </w:rPr>
      </w:pPr>
    </w:p>
    <w:tbl>
      <w:tblPr>
        <w:tblW w:w="7510" w:type="dxa"/>
        <w:jc w:val="center"/>
        <w:tblCellMar>
          <w:left w:w="70" w:type="dxa"/>
          <w:right w:w="70" w:type="dxa"/>
        </w:tblCellMar>
        <w:tblLook w:val="04A0" w:firstRow="1" w:lastRow="0" w:firstColumn="1" w:lastColumn="0" w:noHBand="0" w:noVBand="1"/>
      </w:tblPr>
      <w:tblGrid>
        <w:gridCol w:w="1299"/>
        <w:gridCol w:w="1863"/>
        <w:gridCol w:w="1240"/>
        <w:gridCol w:w="1240"/>
        <w:gridCol w:w="1868"/>
      </w:tblGrid>
      <w:tr w:rsidR="00E72AC7" w:rsidRPr="0050535F" w14:paraId="13311C3E" w14:textId="77777777" w:rsidTr="003F17CE">
        <w:trPr>
          <w:trHeight w:val="292"/>
          <w:jc w:val="center"/>
        </w:trPr>
        <w:tc>
          <w:tcPr>
            <w:tcW w:w="7510" w:type="dxa"/>
            <w:gridSpan w:val="5"/>
            <w:tcBorders>
              <w:bottom w:val="single" w:sz="4" w:space="0" w:color="auto"/>
            </w:tcBorders>
            <w:shd w:val="clear" w:color="auto" w:fill="auto"/>
            <w:noWrap/>
            <w:vAlign w:val="bottom"/>
          </w:tcPr>
          <w:p w14:paraId="69FFBE36" w14:textId="2EBF8D5B"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Stage 1: Performance using real 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3F17CE">
        <w:trPr>
          <w:trHeight w:val="292"/>
          <w:jc w:val="center"/>
        </w:trPr>
        <w:tc>
          <w:tcPr>
            <w:tcW w:w="1299" w:type="dxa"/>
            <w:tcBorders>
              <w:bottom w:val="single" w:sz="4" w:space="0" w:color="auto"/>
              <w:right w:val="single" w:sz="4" w:space="0" w:color="auto"/>
            </w:tcBorders>
            <w:shd w:val="clear" w:color="auto" w:fill="auto"/>
            <w:noWrap/>
            <w:vAlign w:val="bottom"/>
            <w:hideMark/>
          </w:tcPr>
          <w:p w14:paraId="5E153C35"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0275ED39">
                <v:shape id="_x0000_i1324" type="#_x0000_t75" style="width:19.95pt;height:16.35pt" o:ole="">
                  <v:imagedata r:id="rId219" o:title=""/>
                </v:shape>
                <o:OLEObject Type="Embed" ProgID="Equation.DSMT4" ShapeID="_x0000_i1324" DrawAspect="Content" ObjectID="_1803658453" r:id="rId220"/>
              </w:object>
            </w:r>
          </w:p>
        </w:tc>
        <w:tc>
          <w:tcPr>
            <w:tcW w:w="1863" w:type="dxa"/>
            <w:tcBorders>
              <w:left w:val="single" w:sz="4" w:space="0" w:color="auto"/>
              <w:bottom w:val="single" w:sz="4" w:space="0" w:color="auto"/>
            </w:tcBorders>
            <w:shd w:val="clear" w:color="auto" w:fill="auto"/>
            <w:noWrap/>
            <w:vAlign w:val="bottom"/>
            <w:hideMark/>
          </w:tcPr>
          <w:p w14:paraId="6FB3943E" w14:textId="06B0B0C9"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shd w:val="clear" w:color="auto" w:fill="auto"/>
            <w:noWrap/>
            <w:vAlign w:val="bottom"/>
            <w:hideMark/>
          </w:tcPr>
          <w:p w14:paraId="574B0A4E" w14:textId="1D9AA0C5"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bottom w:val="single" w:sz="4" w:space="0" w:color="auto"/>
            </w:tcBorders>
            <w:shd w:val="clear" w:color="auto" w:fill="auto"/>
            <w:noWrap/>
            <w:vAlign w:val="bottom"/>
            <w:hideMark/>
          </w:tcPr>
          <w:p w14:paraId="74D72EDF" w14:textId="50165DC3"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1868" w:type="dxa"/>
            <w:tcBorders>
              <w:bottom w:val="single" w:sz="4" w:space="0" w:color="auto"/>
            </w:tcBorders>
            <w:shd w:val="clear" w:color="auto" w:fill="auto"/>
            <w:noWrap/>
            <w:vAlign w:val="bottom"/>
            <w:hideMark/>
          </w:tcPr>
          <w:p w14:paraId="7E2E075C" w14:textId="4502A826"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3F17CE">
        <w:trPr>
          <w:trHeight w:val="292"/>
          <w:jc w:val="center"/>
        </w:trPr>
        <w:tc>
          <w:tcPr>
            <w:tcW w:w="1299" w:type="dxa"/>
            <w:tcBorders>
              <w:top w:val="single" w:sz="4" w:space="0" w:color="auto"/>
              <w:right w:val="single" w:sz="4" w:space="0" w:color="auto"/>
            </w:tcBorders>
            <w:shd w:val="clear" w:color="auto" w:fill="auto"/>
            <w:noWrap/>
            <w:vAlign w:val="bottom"/>
            <w:hideMark/>
          </w:tcPr>
          <w:p w14:paraId="34BC4799"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hideMark/>
          </w:tcPr>
          <w:p w14:paraId="3613775F"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23D75998"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1794ED25" w14:textId="0517E486"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top w:val="single" w:sz="4" w:space="0" w:color="auto"/>
            </w:tcBorders>
            <w:shd w:val="clear" w:color="auto" w:fill="auto"/>
            <w:noWrap/>
            <w:vAlign w:val="bottom"/>
            <w:hideMark/>
          </w:tcPr>
          <w:p w14:paraId="475A5E83" w14:textId="32FF003E"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3F17CE">
        <w:trPr>
          <w:trHeight w:val="292"/>
          <w:jc w:val="center"/>
        </w:trPr>
        <w:tc>
          <w:tcPr>
            <w:tcW w:w="1299" w:type="dxa"/>
            <w:tcBorders>
              <w:right w:val="single" w:sz="4" w:space="0" w:color="auto"/>
            </w:tcBorders>
            <w:shd w:val="clear" w:color="auto" w:fill="auto"/>
            <w:noWrap/>
            <w:vAlign w:val="bottom"/>
            <w:hideMark/>
          </w:tcPr>
          <w:p w14:paraId="263579C4"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shd w:val="clear" w:color="auto" w:fill="auto"/>
            <w:noWrap/>
            <w:vAlign w:val="bottom"/>
            <w:hideMark/>
          </w:tcPr>
          <w:p w14:paraId="6C8D1D1B"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7CA28AE4"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02B7573A" w14:textId="00A6A4A0"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hideMark/>
          </w:tcPr>
          <w:p w14:paraId="4E99EC10" w14:textId="7BB923E9"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3F17CE">
        <w:trPr>
          <w:trHeight w:val="292"/>
          <w:jc w:val="center"/>
        </w:trPr>
        <w:tc>
          <w:tcPr>
            <w:tcW w:w="1299" w:type="dxa"/>
            <w:tcBorders>
              <w:right w:val="single" w:sz="4" w:space="0" w:color="auto"/>
            </w:tcBorders>
            <w:shd w:val="clear" w:color="auto" w:fill="auto"/>
            <w:noWrap/>
            <w:vAlign w:val="bottom"/>
            <w:hideMark/>
          </w:tcPr>
          <w:p w14:paraId="2459193A"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hideMark/>
          </w:tcPr>
          <w:p w14:paraId="09299CEB"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1C759B7F"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66DB0C7C" w14:textId="14064D98"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hideMark/>
          </w:tcPr>
          <w:p w14:paraId="7C7AD778" w14:textId="3A38A02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3F17CE">
        <w:trPr>
          <w:trHeight w:val="292"/>
          <w:jc w:val="center"/>
        </w:trPr>
        <w:tc>
          <w:tcPr>
            <w:tcW w:w="1299" w:type="dxa"/>
            <w:tcBorders>
              <w:right w:val="single" w:sz="4" w:space="0" w:color="auto"/>
            </w:tcBorders>
            <w:shd w:val="clear" w:color="auto" w:fill="auto"/>
            <w:noWrap/>
            <w:vAlign w:val="bottom"/>
            <w:hideMark/>
          </w:tcPr>
          <w:p w14:paraId="6699EDE2"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shd w:val="clear" w:color="auto" w:fill="auto"/>
            <w:noWrap/>
            <w:vAlign w:val="bottom"/>
            <w:hideMark/>
          </w:tcPr>
          <w:p w14:paraId="3A47EBD7" w14:textId="50DB6DE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shd w:val="clear" w:color="auto" w:fill="auto"/>
            <w:noWrap/>
            <w:vAlign w:val="bottom"/>
            <w:hideMark/>
          </w:tcPr>
          <w:p w14:paraId="742F70CB" w14:textId="0D14FAC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shd w:val="clear" w:color="auto" w:fill="auto"/>
            <w:noWrap/>
            <w:vAlign w:val="bottom"/>
            <w:hideMark/>
          </w:tcPr>
          <w:p w14:paraId="5B0705D8" w14:textId="78E6303C"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868" w:type="dxa"/>
            <w:shd w:val="clear" w:color="auto" w:fill="auto"/>
            <w:noWrap/>
            <w:vAlign w:val="bottom"/>
            <w:hideMark/>
          </w:tcPr>
          <w:p w14:paraId="3778111A" w14:textId="73B5352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3F17CE">
        <w:trPr>
          <w:trHeight w:val="292"/>
          <w:jc w:val="center"/>
        </w:trPr>
        <w:tc>
          <w:tcPr>
            <w:tcW w:w="1299" w:type="dxa"/>
            <w:tcBorders>
              <w:bottom w:val="single" w:sz="4" w:space="0" w:color="auto"/>
              <w:right w:val="single" w:sz="4" w:space="0" w:color="auto"/>
            </w:tcBorders>
            <w:shd w:val="clear" w:color="auto" w:fill="auto"/>
            <w:noWrap/>
            <w:vAlign w:val="bottom"/>
            <w:hideMark/>
          </w:tcPr>
          <w:p w14:paraId="4B7F3388" w14:textId="77777777"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shd w:val="clear" w:color="auto" w:fill="auto"/>
            <w:noWrap/>
            <w:vAlign w:val="bottom"/>
            <w:hideMark/>
          </w:tcPr>
          <w:p w14:paraId="69E8B73B" w14:textId="31D55C9E"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shd w:val="clear" w:color="auto" w:fill="auto"/>
            <w:noWrap/>
            <w:vAlign w:val="bottom"/>
            <w:hideMark/>
          </w:tcPr>
          <w:p w14:paraId="1FCA2F92" w14:textId="614EE5C0"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shd w:val="clear" w:color="auto" w:fill="auto"/>
            <w:noWrap/>
            <w:vAlign w:val="bottom"/>
            <w:hideMark/>
          </w:tcPr>
          <w:p w14:paraId="2A8FC56A" w14:textId="2AD0D41D"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bottom w:val="single" w:sz="4" w:space="0" w:color="auto"/>
            </w:tcBorders>
            <w:shd w:val="clear" w:color="auto" w:fill="auto"/>
            <w:noWrap/>
            <w:vAlign w:val="bottom"/>
            <w:hideMark/>
          </w:tcPr>
          <w:p w14:paraId="68953106" w14:textId="78AFF65C" w:rsidR="007F2248" w:rsidRPr="0050535F" w:rsidRDefault="007F2248"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3F17CE">
        <w:trPr>
          <w:trHeight w:val="292"/>
          <w:jc w:val="center"/>
        </w:trPr>
        <w:tc>
          <w:tcPr>
            <w:tcW w:w="1299" w:type="dxa"/>
            <w:tcBorders>
              <w:top w:val="single" w:sz="4" w:space="0" w:color="auto"/>
            </w:tcBorders>
            <w:shd w:val="clear" w:color="auto" w:fill="auto"/>
            <w:noWrap/>
            <w:vAlign w:val="bottom"/>
          </w:tcPr>
          <w:p w14:paraId="4B97A215"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863" w:type="dxa"/>
            <w:tcBorders>
              <w:top w:val="single" w:sz="4" w:space="0" w:color="auto"/>
            </w:tcBorders>
            <w:shd w:val="clear" w:color="auto" w:fill="auto"/>
            <w:noWrap/>
            <w:vAlign w:val="bottom"/>
          </w:tcPr>
          <w:p w14:paraId="1331D9B2"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7A7941E0"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18E121C4"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c>
          <w:tcPr>
            <w:tcW w:w="1868" w:type="dxa"/>
            <w:tcBorders>
              <w:top w:val="single" w:sz="4" w:space="0" w:color="auto"/>
            </w:tcBorders>
            <w:shd w:val="clear" w:color="auto" w:fill="auto"/>
            <w:noWrap/>
            <w:vAlign w:val="bottom"/>
          </w:tcPr>
          <w:p w14:paraId="0FD92B8E" w14:textId="77777777" w:rsidR="00E72AC7" w:rsidRPr="0050535F" w:rsidRDefault="00E72AC7" w:rsidP="00C41843">
            <w:pPr>
              <w:spacing w:after="0" w:line="360" w:lineRule="auto"/>
              <w:jc w:val="left"/>
              <w:rPr>
                <w:rFonts w:eastAsia="Times New Roman" w:cs="Times New Roman"/>
                <w:color w:val="000000"/>
                <w:kern w:val="0"/>
                <w:lang w:val="en-US" w:eastAsia="es-ES"/>
                <w14:ligatures w14:val="none"/>
              </w:rPr>
            </w:pPr>
          </w:p>
        </w:tc>
      </w:tr>
      <w:tr w:rsidR="00E72AC7" w:rsidRPr="0050535F" w14:paraId="18F9056E" w14:textId="77777777" w:rsidTr="003F17CE">
        <w:trPr>
          <w:trHeight w:val="292"/>
          <w:jc w:val="center"/>
        </w:trPr>
        <w:tc>
          <w:tcPr>
            <w:tcW w:w="7510" w:type="dxa"/>
            <w:gridSpan w:val="5"/>
            <w:tcBorders>
              <w:bottom w:val="single" w:sz="4" w:space="0" w:color="auto"/>
            </w:tcBorders>
            <w:shd w:val="clear" w:color="auto" w:fill="auto"/>
            <w:noWrap/>
            <w:vAlign w:val="bottom"/>
          </w:tcPr>
          <w:p w14:paraId="5EF931D1" w14:textId="62ACE260" w:rsidR="00E72AC7" w:rsidRPr="0050535F" w:rsidRDefault="00E72AC7" w:rsidP="007F224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Stage 2: Performance using train dataset</w:t>
            </w:r>
            <w:r w:rsidR="002737AF">
              <w:rPr>
                <w:rFonts w:eastAsia="Times New Roman" w:cs="Times New Roman"/>
                <w:color w:val="000000"/>
                <w:kern w:val="0"/>
                <w:lang w:val="en-US" w:eastAsia="es-ES"/>
                <w14:ligatures w14:val="none"/>
              </w:rPr>
              <w:t xml:space="preserve"> </w:t>
            </w:r>
            <w:r w:rsidR="002737AF" w:rsidRPr="0050535F">
              <w:rPr>
                <w:rFonts w:cs="Times New Roman"/>
                <w:position w:val="-16"/>
                <w:lang w:val="en-US"/>
              </w:rPr>
              <w:object w:dxaOrig="420" w:dyaOrig="440" w14:anchorId="05669241">
                <v:shape id="_x0000_i1139" type="#_x0000_t75" style="width:19.95pt;height:21.8pt" o:ole="">
                  <v:imagedata r:id="rId217" o:title=""/>
                </v:shape>
                <o:OLEObject Type="Embed" ProgID="Equation.DSMT4" ShapeID="_x0000_i1139" DrawAspect="Content" ObjectID="_1803658454" r:id="rId221"/>
              </w:object>
            </w:r>
            <w:r w:rsidR="003F17CE" w:rsidRPr="003F17CE">
              <w:t xml:space="preserve"> </w:t>
            </w:r>
            <w:r w:rsidR="003F17CE" w:rsidRPr="003F17CE">
              <w:rPr>
                <w:rFonts w:cs="Times New Roman"/>
              </w:rPr>
              <w:t>(</w:t>
            </w:r>
            <w:r w:rsidR="008F409F">
              <w:rPr>
                <w:rFonts w:cs="Times New Roman"/>
              </w:rPr>
              <w:t>o</w:t>
            </w:r>
            <w:r w:rsidR="003F17CE" w:rsidRPr="003F17CE">
              <w:rPr>
                <w:rFonts w:cs="Times New Roman"/>
              </w:rPr>
              <w:t xml:space="preserve">nly </w:t>
            </w:r>
            <w:r w:rsidR="008F409F">
              <w:rPr>
                <w:rFonts w:cs="Times New Roman"/>
              </w:rPr>
              <w:t>t</w:t>
            </w:r>
            <w:r w:rsidR="003F17CE" w:rsidRPr="003F17CE">
              <w:rPr>
                <w:rFonts w:cs="Times New Roman"/>
              </w:rPr>
              <w:t xml:space="preserve">ied </w:t>
            </w:r>
            <w:r w:rsidR="008F409F">
              <w:rPr>
                <w:rFonts w:cs="Times New Roman"/>
              </w:rPr>
              <w:t>b</w:t>
            </w:r>
            <w:r w:rsidR="003F17CE" w:rsidRPr="003F17CE">
              <w:rPr>
                <w:rFonts w:cs="Times New Roman"/>
              </w:rPr>
              <w:t xml:space="preserve">alance </w:t>
            </w:r>
            <w:r w:rsidR="008F409F">
              <w:rPr>
                <w:rFonts w:cs="Times New Roman"/>
              </w:rPr>
              <w:t>l</w:t>
            </w:r>
            <w:r w:rsidR="003F17CE" w:rsidRPr="003F17CE">
              <w:rPr>
                <w:rFonts w:cs="Times New Roman"/>
              </w:rPr>
              <w:t>evels)</w:t>
            </w:r>
          </w:p>
        </w:tc>
      </w:tr>
      <w:tr w:rsidR="003F17CE" w:rsidRPr="0050535F" w14:paraId="030FD762" w14:textId="77777777" w:rsidTr="003F17CE">
        <w:trPr>
          <w:trHeight w:val="292"/>
          <w:jc w:val="center"/>
        </w:trPr>
        <w:tc>
          <w:tcPr>
            <w:tcW w:w="1299" w:type="dxa"/>
            <w:tcBorders>
              <w:top w:val="single" w:sz="4" w:space="0" w:color="auto"/>
              <w:bottom w:val="single" w:sz="4" w:space="0" w:color="auto"/>
              <w:right w:val="single" w:sz="4" w:space="0" w:color="auto"/>
            </w:tcBorders>
            <w:shd w:val="clear" w:color="auto" w:fill="auto"/>
            <w:noWrap/>
            <w:vAlign w:val="bottom"/>
          </w:tcPr>
          <w:p w14:paraId="2452130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011A5371">
                <v:shape id="_x0000_i1336" type="#_x0000_t75" style="width:19.95pt;height:16.35pt" o:ole="">
                  <v:imagedata r:id="rId222" o:title=""/>
                </v:shape>
                <o:OLEObject Type="Embed" ProgID="Equation.DSMT4" ShapeID="_x0000_i1336" DrawAspect="Content" ObjectID="_1803658455" r:id="rId223"/>
              </w:object>
            </w:r>
          </w:p>
        </w:tc>
        <w:tc>
          <w:tcPr>
            <w:tcW w:w="1863" w:type="dxa"/>
            <w:tcBorders>
              <w:top w:val="single" w:sz="4" w:space="0" w:color="auto"/>
              <w:left w:val="single" w:sz="4" w:space="0" w:color="auto"/>
              <w:bottom w:val="single" w:sz="4" w:space="0" w:color="auto"/>
            </w:tcBorders>
            <w:shd w:val="clear" w:color="auto" w:fill="auto"/>
            <w:noWrap/>
            <w:vAlign w:val="bottom"/>
          </w:tcPr>
          <w:p w14:paraId="7BB07A49" w14:textId="2950EA26"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shd w:val="clear" w:color="auto" w:fill="auto"/>
            <w:noWrap/>
            <w:vAlign w:val="bottom"/>
          </w:tcPr>
          <w:p w14:paraId="3C5029B2" w14:textId="67D49020"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shd w:val="clear" w:color="auto" w:fill="auto"/>
            <w:noWrap/>
            <w:vAlign w:val="bottom"/>
          </w:tcPr>
          <w:p w14:paraId="6A5C7025" w14:textId="378EDFC5"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1868" w:type="dxa"/>
            <w:tcBorders>
              <w:top w:val="single" w:sz="4" w:space="0" w:color="auto"/>
              <w:bottom w:val="single" w:sz="4" w:space="0" w:color="auto"/>
            </w:tcBorders>
            <w:shd w:val="clear" w:color="auto" w:fill="auto"/>
            <w:noWrap/>
            <w:vAlign w:val="bottom"/>
          </w:tcPr>
          <w:p w14:paraId="77473D84" w14:textId="23963B99"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3F17CE">
        <w:trPr>
          <w:trHeight w:val="292"/>
          <w:jc w:val="center"/>
        </w:trPr>
        <w:tc>
          <w:tcPr>
            <w:tcW w:w="1299" w:type="dxa"/>
            <w:tcBorders>
              <w:top w:val="single" w:sz="4" w:space="0" w:color="auto"/>
              <w:right w:val="single" w:sz="4" w:space="0" w:color="auto"/>
            </w:tcBorders>
            <w:shd w:val="clear" w:color="auto" w:fill="auto"/>
            <w:noWrap/>
            <w:vAlign w:val="bottom"/>
          </w:tcPr>
          <w:p w14:paraId="11C689C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tcPr>
          <w:p w14:paraId="08A002C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7D96EC85"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21FCA9EC" w14:textId="71E0D64F"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tcBorders>
              <w:top w:val="single" w:sz="4" w:space="0" w:color="auto"/>
            </w:tcBorders>
            <w:shd w:val="clear" w:color="auto" w:fill="auto"/>
            <w:noWrap/>
            <w:vAlign w:val="bottom"/>
          </w:tcPr>
          <w:p w14:paraId="750F831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C76942">
        <w:trPr>
          <w:trHeight w:val="292"/>
          <w:jc w:val="center"/>
        </w:trPr>
        <w:tc>
          <w:tcPr>
            <w:tcW w:w="1299" w:type="dxa"/>
            <w:tcBorders>
              <w:right w:val="single" w:sz="4" w:space="0" w:color="auto"/>
            </w:tcBorders>
            <w:shd w:val="clear" w:color="auto" w:fill="auto"/>
            <w:noWrap/>
            <w:vAlign w:val="bottom"/>
          </w:tcPr>
          <w:p w14:paraId="00D7609F"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tcPr>
          <w:p w14:paraId="61A25D5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2CE3F1E8"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3FC416AA" w14:textId="75394AF4"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868" w:type="dxa"/>
            <w:shd w:val="clear" w:color="auto" w:fill="auto"/>
            <w:noWrap/>
            <w:vAlign w:val="bottom"/>
          </w:tcPr>
          <w:p w14:paraId="60A6593D"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C76942">
        <w:trPr>
          <w:trHeight w:val="292"/>
          <w:jc w:val="center"/>
        </w:trPr>
        <w:tc>
          <w:tcPr>
            <w:tcW w:w="1299" w:type="dxa"/>
            <w:tcBorders>
              <w:bottom w:val="single" w:sz="4" w:space="0" w:color="auto"/>
              <w:right w:val="single" w:sz="4" w:space="0" w:color="auto"/>
            </w:tcBorders>
            <w:shd w:val="clear" w:color="auto" w:fill="auto"/>
            <w:noWrap/>
            <w:vAlign w:val="bottom"/>
          </w:tcPr>
          <w:p w14:paraId="50DDC3DA" w14:textId="77777777"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shd w:val="clear" w:color="auto" w:fill="auto"/>
            <w:noWrap/>
            <w:vAlign w:val="bottom"/>
          </w:tcPr>
          <w:p w14:paraId="66AF5045" w14:textId="31FD632F"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shd w:val="clear" w:color="auto" w:fill="auto"/>
            <w:noWrap/>
            <w:vAlign w:val="bottom"/>
          </w:tcPr>
          <w:p w14:paraId="6EA74B3E" w14:textId="60D2D551"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shd w:val="clear" w:color="auto" w:fill="auto"/>
            <w:noWrap/>
            <w:vAlign w:val="bottom"/>
          </w:tcPr>
          <w:p w14:paraId="22FE841C" w14:textId="134E7D10"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1868" w:type="dxa"/>
            <w:tcBorders>
              <w:bottom w:val="single" w:sz="4" w:space="0" w:color="auto"/>
            </w:tcBorders>
            <w:shd w:val="clear" w:color="auto" w:fill="auto"/>
            <w:noWrap/>
            <w:vAlign w:val="bottom"/>
          </w:tcPr>
          <w:p w14:paraId="191EDFF2" w14:textId="45209339" w:rsidR="003F17CE" w:rsidRPr="0050535F" w:rsidRDefault="003F17CE"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42349EA2" w14:textId="708E1757" w:rsidR="00E72AC7" w:rsidRPr="007F2248" w:rsidRDefault="00E72AC7" w:rsidP="00E72AC7">
      <w:pPr>
        <w:pStyle w:val="Descripcin"/>
        <w:spacing w:line="360" w:lineRule="auto"/>
        <w:jc w:val="center"/>
        <w:rPr>
          <w:rFonts w:cs="Times New Roman"/>
          <w:color w:val="auto"/>
          <w:sz w:val="22"/>
          <w:szCs w:val="22"/>
          <w:lang w:val="en-US"/>
        </w:rPr>
      </w:pPr>
      <w:r w:rsidRPr="007F2248">
        <w:rPr>
          <w:rFonts w:cs="Times New Roman"/>
          <w:color w:val="auto"/>
          <w:sz w:val="22"/>
          <w:szCs w:val="22"/>
          <w:lang w:val="en-US"/>
        </w:rPr>
        <w:t xml:space="preserve">Table. </w:t>
      </w:r>
      <w:r w:rsidRPr="007F2248">
        <w:rPr>
          <w:rFonts w:cs="Times New Roman"/>
          <w:color w:val="auto"/>
          <w:sz w:val="22"/>
          <w:szCs w:val="22"/>
          <w:lang w:val="en-US"/>
        </w:rPr>
        <w:fldChar w:fldCharType="begin"/>
      </w:r>
      <w:r w:rsidRPr="007F2248">
        <w:rPr>
          <w:rFonts w:cs="Times New Roman"/>
          <w:color w:val="auto"/>
          <w:sz w:val="22"/>
          <w:szCs w:val="22"/>
          <w:lang w:val="en-US"/>
        </w:rPr>
        <w:instrText xml:space="preserve"> SEQ Table. \* ARABIC </w:instrText>
      </w:r>
      <w:r w:rsidRPr="007F2248">
        <w:rPr>
          <w:rFonts w:cs="Times New Roman"/>
          <w:color w:val="auto"/>
          <w:sz w:val="22"/>
          <w:szCs w:val="22"/>
          <w:lang w:val="en-US"/>
        </w:rPr>
        <w:fldChar w:fldCharType="separate"/>
      </w:r>
      <w:r w:rsidR="00AB32F0">
        <w:rPr>
          <w:rFonts w:cs="Times New Roman"/>
          <w:noProof/>
          <w:color w:val="auto"/>
          <w:sz w:val="22"/>
          <w:szCs w:val="22"/>
          <w:lang w:val="en-US"/>
        </w:rPr>
        <w:t>1</w:t>
      </w:r>
      <w:r w:rsidRPr="007F2248">
        <w:rPr>
          <w:rFonts w:cs="Times New Roman"/>
          <w:color w:val="auto"/>
          <w:sz w:val="22"/>
          <w:szCs w:val="22"/>
          <w:lang w:val="en-US"/>
        </w:rPr>
        <w:fldChar w:fldCharType="end"/>
      </w:r>
      <w:r w:rsidRPr="007F2248">
        <w:rPr>
          <w:rFonts w:cs="Times New Roman"/>
          <w:color w:val="auto"/>
          <w:sz w:val="22"/>
          <w:szCs w:val="22"/>
          <w:lang w:val="en-US"/>
        </w:rPr>
        <w:t xml:space="preserve"> Performance results for each fitted model across different class balancing levels, ranked from highest to lowest performance.</w:t>
      </w:r>
    </w:p>
    <w:p w14:paraId="44C5D5B9" w14:textId="5ABA3EB8" w:rsidR="00D25A3D" w:rsidRPr="0050535F" w:rsidRDefault="0060449B" w:rsidP="00C76942">
      <w:pPr>
        <w:pStyle w:val="Prrafodelista"/>
        <w:numPr>
          <w:ilvl w:val="0"/>
          <w:numId w:val="7"/>
        </w:numPr>
        <w:spacing w:line="360" w:lineRule="auto"/>
        <w:rPr>
          <w:rFonts w:cs="Times New Roman"/>
          <w:lang w:val="en-US"/>
        </w:rPr>
      </w:pPr>
      <w:r w:rsidRPr="0050535F">
        <w:rPr>
          <w:rFonts w:cs="Times New Roman"/>
          <w:lang w:val="en-US"/>
        </w:rPr>
        <w:t xml:space="preserve">Once the optimal set of hyperparameters has been selected following the </w:t>
      </w:r>
      <w:r w:rsidR="00A96069">
        <w:rPr>
          <w:rFonts w:cs="Times New Roman"/>
          <w:lang w:val="en-US"/>
        </w:rPr>
        <w:t xml:space="preserve">above </w:t>
      </w:r>
      <w:r w:rsidRPr="0050535F">
        <w:rPr>
          <w:rFonts w:cs="Times New Roman"/>
          <w:lang w:val="en-US"/>
        </w:rPr>
        <w:t>method</w:t>
      </w:r>
      <w:r w:rsidR="00A96069">
        <w:rPr>
          <w:rFonts w:cs="Times New Roman"/>
          <w:lang w:val="en-US"/>
        </w:rPr>
        <w:t xml:space="preserve"> </w:t>
      </w:r>
      <w:r w:rsidR="0050301B" w:rsidRPr="0050535F">
        <w:rPr>
          <w:rFonts w:cs="Times New Roman"/>
          <w:lang w:val="en-US"/>
        </w:rPr>
        <w:t xml:space="preserve">(i.e., </w:t>
      </w:r>
      <w:r w:rsidR="0050301B" w:rsidRPr="0050535F">
        <w:rPr>
          <w:rFonts w:cs="Times New Roman"/>
          <w:position w:val="-10"/>
          <w:lang w:val="en-US"/>
        </w:rPr>
        <w:object w:dxaOrig="1040" w:dyaOrig="340" w14:anchorId="1228D564">
          <v:shape id="_x0000_i1143" type="#_x0000_t75" style="width:52.05pt;height:17.55pt" o:ole="">
            <v:imagedata r:id="rId224" o:title=""/>
          </v:shape>
          <o:OLEObject Type="Embed" ProgID="Equation.DSMT4" ShapeID="_x0000_i1143" DrawAspect="Content" ObjectID="_1803658456" r:id="rId225"/>
        </w:object>
      </w:r>
      <w:r w:rsidR="0050301B" w:rsidRPr="0050535F">
        <w:rPr>
          <w:rFonts w:cs="Times New Roman"/>
          <w:lang w:val="en-US"/>
        </w:rPr>
        <w:t xml:space="preserve">, </w:t>
      </w:r>
      <w:r w:rsidR="0050301B" w:rsidRPr="0050535F">
        <w:rPr>
          <w:rFonts w:cs="Times New Roman"/>
          <w:position w:val="-10"/>
          <w:lang w:val="en-US"/>
        </w:rPr>
        <w:object w:dxaOrig="720" w:dyaOrig="340" w14:anchorId="05D6792A">
          <v:shape id="_x0000_i1144" type="#_x0000_t75" style="width:36.9pt;height:17.55pt" o:ole="">
            <v:imagedata r:id="rId226" o:title=""/>
          </v:shape>
          <o:OLEObject Type="Embed" ProgID="Equation.DSMT4" ShapeID="_x0000_i1144" DrawAspect="Content" ObjectID="_1803658457" r:id="rId227"/>
        </w:object>
      </w:r>
      <w:r w:rsidR="0050301B" w:rsidRPr="0050535F">
        <w:rPr>
          <w:rFonts w:cs="Times New Roman"/>
          <w:lang w:val="en-US"/>
        </w:rPr>
        <w:t xml:space="preserve"> and </w:t>
      </w:r>
      <w:r w:rsidR="0050301B" w:rsidRPr="0050535F">
        <w:rPr>
          <w:rFonts w:cs="Times New Roman"/>
          <w:position w:val="-6"/>
          <w:lang w:val="en-US"/>
        </w:rPr>
        <w:object w:dxaOrig="620" w:dyaOrig="300" w14:anchorId="165C7A0D">
          <v:shape id="_x0000_i1145" type="#_x0000_t75" style="width:30.85pt;height:15.15pt" o:ole="">
            <v:imagedata r:id="rId228" o:title=""/>
          </v:shape>
          <o:OLEObject Type="Embed" ProgID="Equation.DSMT4" ShapeID="_x0000_i1145" DrawAspect="Content" ObjectID="_1803658458" r:id="rId229"/>
        </w:object>
      </w:r>
      <w:r w:rsidR="0050301B" w:rsidRPr="0050535F">
        <w:rPr>
          <w:rFonts w:cs="Times New Roman"/>
          <w:lang w:val="en-US"/>
        </w:rPr>
        <w:t>)</w:t>
      </w:r>
      <w:r w:rsidR="0050301B" w:rsidRPr="0050535F">
        <w:rPr>
          <w:lang w:val="en-US"/>
        </w:rPr>
        <w:t xml:space="preserve">, </w:t>
      </w:r>
      <w:r w:rsidR="000D7F3D" w:rsidRPr="0050535F">
        <w:rPr>
          <w:rFonts w:cs="Times New Roman"/>
          <w:lang w:val="en-US"/>
        </w:rPr>
        <w:t>t</w:t>
      </w:r>
      <w:r w:rsidRPr="0050535F">
        <w:rPr>
          <w:rFonts w:cs="Times New Roman"/>
          <w:lang w:val="en-US"/>
        </w:rPr>
        <w:t xml:space="preserve">he NN </w:t>
      </w:r>
      <w:r w:rsidRPr="00882810">
        <w:rPr>
          <w:rFonts w:cs="Times New Roman"/>
          <w:highlight w:val="yellow"/>
          <w:lang w:val="en-US"/>
        </w:rPr>
        <w:t xml:space="preserve">model is retrained </w:t>
      </w:r>
      <w:r w:rsidR="00155F3A" w:rsidRPr="00882810">
        <w:rPr>
          <w:rFonts w:cs="Times New Roman"/>
          <w:highlight w:val="yellow"/>
          <w:lang w:val="en-US"/>
        </w:rPr>
        <w:t>on</w:t>
      </w:r>
      <w:r w:rsidR="00155F3A" w:rsidRPr="00882810">
        <w:rPr>
          <w:rFonts w:cs="Times New Roman"/>
          <w:highlight w:val="yellow"/>
          <w:lang w:val="en-US"/>
        </w:rPr>
        <w:t xml:space="preserve"> </w:t>
      </w:r>
      <w:r w:rsidRPr="00882810">
        <w:rPr>
          <w:rFonts w:cs="Times New Roman"/>
          <w:highlight w:val="yellow"/>
          <w:lang w:val="en-US"/>
        </w:rPr>
        <w:t xml:space="preserve">the </w:t>
      </w:r>
      <w:r w:rsidR="00C76942" w:rsidRPr="00882810">
        <w:rPr>
          <w:rFonts w:cs="Times New Roman"/>
          <w:highlight w:val="yellow"/>
          <w:lang w:val="en-US"/>
        </w:rPr>
        <w:t>augmented</w:t>
      </w:r>
      <w:r w:rsidR="00C76942" w:rsidRPr="00882810">
        <w:rPr>
          <w:rFonts w:cs="Times New Roman"/>
          <w:highlight w:val="yellow"/>
          <w:lang w:val="en-US"/>
        </w:rPr>
        <w:t xml:space="preserve"> </w:t>
      </w:r>
      <w:r w:rsidRPr="00882810">
        <w:rPr>
          <w:rFonts w:cs="Times New Roman"/>
          <w:highlight w:val="yellow"/>
          <w:lang w:val="en-US"/>
        </w:rPr>
        <w:t>dataset</w:t>
      </w:r>
      <w:r w:rsidR="00155F3A" w:rsidRPr="00882810">
        <w:rPr>
          <w:rFonts w:cs="Times New Roman"/>
          <w:highlight w:val="yellow"/>
          <w:lang w:val="en-US"/>
        </w:rPr>
        <w:t xml:space="preserve"> </w:t>
      </w:r>
      <w:commentRangeStart w:id="19"/>
      <w:r w:rsidR="001F3C5A" w:rsidRPr="001F3C5A">
        <w:rPr>
          <w:rFonts w:cs="Times New Roman"/>
          <w:position w:val="-16"/>
          <w:highlight w:val="yellow"/>
          <w:lang w:val="en-US"/>
        </w:rPr>
        <w:object w:dxaOrig="639" w:dyaOrig="440" w14:anchorId="39E03042">
          <v:shape id="_x0000_i1388" type="#_x0000_t75" style="width:32.05pt;height:23pt" o:ole="">
            <v:imagedata r:id="rId230" o:title=""/>
          </v:shape>
          <o:OLEObject Type="Embed" ProgID="Equation.DSMT4" ShapeID="_x0000_i1388" DrawAspect="Content" ObjectID="_1803658459" r:id="rId231"/>
        </w:object>
      </w:r>
      <w:r w:rsidR="00C76942" w:rsidRPr="00882810">
        <w:rPr>
          <w:rFonts w:cs="Times New Roman"/>
          <w:highlight w:val="yellow"/>
          <w:lang w:val="en-US"/>
        </w:rPr>
        <w:t xml:space="preserve"> </w:t>
      </w:r>
      <w:commentRangeEnd w:id="19"/>
      <w:r w:rsidR="009D29D6">
        <w:rPr>
          <w:rStyle w:val="Refdecomentario"/>
        </w:rPr>
        <w:commentReference w:id="19"/>
      </w:r>
      <w:r w:rsidR="00C76942" w:rsidRPr="00882810">
        <w:rPr>
          <w:rFonts w:cs="Times New Roman"/>
          <w:highlight w:val="yellow"/>
          <w:lang w:val="en-US"/>
        </w:rPr>
        <w:t>without cross-validation</w:t>
      </w:r>
      <w:r w:rsidRPr="00882810">
        <w:rPr>
          <w:rFonts w:cs="Times New Roman"/>
          <w:highlight w:val="yellow"/>
          <w:lang w:val="en-US"/>
        </w:rPr>
        <w:t>.</w:t>
      </w:r>
      <w:r w:rsidR="009670E8" w:rsidRPr="00155F3A">
        <w:rPr>
          <w:rFonts w:cs="Times New Roman"/>
          <w:lang w:val="en-US"/>
        </w:rPr>
        <w:t xml:space="preserve"> </w:t>
      </w:r>
      <w:r w:rsidR="000D7F3D" w:rsidRPr="0050535F">
        <w:rPr>
          <w:rFonts w:cs="Times New Roman"/>
          <w:lang w:val="en-US"/>
        </w:rPr>
        <w:t xml:space="preserve">Figure 6 (on the left) presents the results of this final adjustment. The observed DMUs are represented as black points. Additionally, two distinct regions are </w:t>
      </w:r>
      <w:proofErr w:type="gramStart"/>
      <w:r w:rsidR="00CA0B13">
        <w:rPr>
          <w:rFonts w:cs="Times New Roman"/>
          <w:lang w:val="en-US"/>
        </w:rPr>
        <w:t>identified</w:t>
      </w:r>
      <w:proofErr w:type="gramEnd"/>
      <w:r w:rsidR="00CA0B13" w:rsidRPr="0050535F">
        <w:rPr>
          <w:rFonts w:cs="Times New Roman"/>
          <w:lang w:val="en-US"/>
        </w:rPr>
        <w:t xml:space="preserve"> </w:t>
      </w:r>
      <w:r w:rsidR="00C41843" w:rsidRPr="009E287E">
        <w:rPr>
          <w:rFonts w:cs="Times New Roman"/>
          <w:lang w:val="en-US"/>
        </w:rPr>
        <w:t>choosing 0.5 as the probability threshold</w:t>
      </w:r>
      <w:r w:rsidR="005F5ADC" w:rsidRPr="009E287E">
        <w:rPr>
          <w:rFonts w:cs="Times New Roman"/>
          <w:lang w:val="en-US"/>
        </w:rPr>
        <w:t xml:space="preserve"> to differentiate among the </w:t>
      </w:r>
      <w:r w:rsidR="00446C7D" w:rsidRPr="009E287E">
        <w:rPr>
          <w:rFonts w:cs="Times New Roman"/>
          <w:lang w:val="en-US"/>
        </w:rPr>
        <w:t xml:space="preserve">efficient and inefficient classes. </w:t>
      </w:r>
      <w:r w:rsidR="00C676DE" w:rsidRPr="00155F3A">
        <w:rPr>
          <w:rFonts w:cs="Times New Roman"/>
          <w:lang w:val="en-US"/>
        </w:rPr>
        <w:t xml:space="preserve">The probability level </w:t>
      </w:r>
      <w:r w:rsidR="00C676DE" w:rsidRPr="00155F3A">
        <w:rPr>
          <w:rFonts w:cs="Times New Roman"/>
          <w:i/>
          <w:iCs/>
          <w:lang w:val="en-US"/>
        </w:rPr>
        <w:t xml:space="preserve">p </w:t>
      </w:r>
      <w:r w:rsidR="00C676DE" w:rsidRPr="00155F3A">
        <w:rPr>
          <w:rFonts w:cs="Times New Roman"/>
          <w:lang w:val="en-US"/>
        </w:rPr>
        <w:t xml:space="preserve">can be modified at will when representing the areas </w:t>
      </w:r>
      <w:r w:rsidR="000926B0" w:rsidRPr="00155F3A">
        <w:rPr>
          <w:rFonts w:cs="Times New Roman"/>
          <w:lang w:val="en-US"/>
        </w:rPr>
        <w:t xml:space="preserve">corresponding to the two classes. </w:t>
      </w:r>
      <w:r w:rsidR="001161E4" w:rsidRPr="00155F3A">
        <w:rPr>
          <w:rFonts w:cs="Times New Roman"/>
          <w:lang w:val="en-US"/>
        </w:rPr>
        <w:t>In this case w</w:t>
      </w:r>
      <w:r w:rsidR="000926B0" w:rsidRPr="00155F3A">
        <w:rPr>
          <w:rFonts w:cs="Times New Roman"/>
          <w:lang w:val="en-US"/>
        </w:rPr>
        <w:t xml:space="preserve">e </w:t>
      </w:r>
      <w:r w:rsidR="00556985" w:rsidRPr="009E287E">
        <w:rPr>
          <w:rFonts w:cs="Times New Roman"/>
          <w:lang w:val="en-US"/>
        </w:rPr>
        <w:t xml:space="preserve">identify </w:t>
      </w:r>
      <w:r w:rsidR="000D7F3D" w:rsidRPr="009E287E">
        <w:rPr>
          <w:rFonts w:cs="Times New Roman"/>
          <w:lang w:val="en-US"/>
        </w:rPr>
        <w:t>the green region</w:t>
      </w:r>
      <w:r w:rsidR="001161E4" w:rsidRPr="009D29D6">
        <w:rPr>
          <w:rFonts w:cs="Times New Roman"/>
          <w:lang w:val="en-US"/>
        </w:rPr>
        <w:t xml:space="preserve"> </w:t>
      </w:r>
      <w:r w:rsidR="005A5FB8" w:rsidRPr="009D29D6">
        <w:rPr>
          <w:rFonts w:cs="Times New Roman"/>
          <w:lang w:val="en-US"/>
        </w:rPr>
        <w:t>with input/output production processes</w:t>
      </w:r>
      <w:r w:rsidR="000D7F3D" w:rsidRPr="009E287E">
        <w:rPr>
          <w:rFonts w:cs="Times New Roman"/>
          <w:lang w:val="en-US"/>
        </w:rPr>
        <w:t xml:space="preserve"> </w:t>
      </w:r>
      <w:r w:rsidR="00E82DFA" w:rsidRPr="009D29D6">
        <w:rPr>
          <w:rFonts w:cs="Times New Roman"/>
          <w:lang w:val="en-US"/>
        </w:rPr>
        <w:t xml:space="preserve">to which the </w:t>
      </w:r>
      <w:r w:rsidR="000D7F3D" w:rsidRPr="009E287E">
        <w:rPr>
          <w:rFonts w:cs="Times New Roman"/>
          <w:lang w:val="en-US"/>
        </w:rPr>
        <w:t xml:space="preserve">model assigns a probability greater than 0.5, classifying </w:t>
      </w:r>
      <w:r w:rsidR="009E287E" w:rsidRPr="009E287E">
        <w:rPr>
          <w:rFonts w:cs="Times New Roman"/>
          <w:lang w:val="en-US"/>
        </w:rPr>
        <w:t xml:space="preserve">these </w:t>
      </w:r>
      <w:r w:rsidR="000D7F3D" w:rsidRPr="009E287E">
        <w:rPr>
          <w:rFonts w:cs="Times New Roman"/>
          <w:lang w:val="en-US"/>
        </w:rPr>
        <w:t>units as “</w:t>
      </w:r>
      <w:r w:rsidR="000D7F3D" w:rsidRPr="0050535F">
        <w:rPr>
          <w:rFonts w:cs="Times New Roman"/>
          <w:lang w:val="en-US"/>
        </w:rPr>
        <w:t>efficient”, and the pink region, where the probability is 0.5 or lower, classifying units as “inefficient”</w:t>
      </w:r>
      <w:r w:rsidR="00231E2A" w:rsidRPr="0050535F">
        <w:rPr>
          <w:rFonts w:cs="Times New Roman"/>
          <w:lang w:val="en-US"/>
        </w:rPr>
        <w:t>.</w:t>
      </w:r>
      <w:r w:rsidR="00541C16" w:rsidRPr="0050535F">
        <w:rPr>
          <w:rFonts w:cs="Times New Roman"/>
          <w:lang w:val="en-US"/>
        </w:rPr>
        <w:t xml:space="preserve"> </w:t>
      </w:r>
      <w:r w:rsidR="000D7F3D" w:rsidRPr="0050535F">
        <w:rPr>
          <w:rFonts w:cs="Times New Roman"/>
          <w:lang w:val="en-US"/>
        </w:rPr>
        <w:t>Moreover, F</w:t>
      </w:r>
      <w:r w:rsidR="009D1E71" w:rsidRPr="0050535F">
        <w:rPr>
          <w:rFonts w:cs="Times New Roman"/>
          <w:lang w:val="en-US"/>
        </w:rPr>
        <w:t>igure 6 (</w:t>
      </w:r>
      <w:r w:rsidR="00FA5A04" w:rsidRPr="0050535F">
        <w:rPr>
          <w:rFonts w:cs="Times New Roman"/>
          <w:lang w:val="en-US"/>
        </w:rPr>
        <w:t xml:space="preserve">on the </w:t>
      </w:r>
      <w:r w:rsidR="009D1E71" w:rsidRPr="0050535F">
        <w:rPr>
          <w:rFonts w:cs="Times New Roman"/>
          <w:lang w:val="en-US"/>
        </w:rPr>
        <w:t xml:space="preserve">right) represents </w:t>
      </w:r>
      <w:r w:rsidR="00BE7FAA" w:rsidRPr="0050535F">
        <w:rPr>
          <w:rFonts w:cs="Times New Roman"/>
          <w:lang w:val="en-US"/>
        </w:rPr>
        <w:t>uncertainty</w:t>
      </w:r>
      <w:r w:rsidR="009D1E71" w:rsidRPr="0050535F">
        <w:rPr>
          <w:rFonts w:cs="Times New Roman"/>
          <w:lang w:val="en-US"/>
        </w:rPr>
        <w:t xml:space="preserve"> through a gradient based on the </w:t>
      </w:r>
      <w:r w:rsidR="00FA5A04" w:rsidRPr="0050535F">
        <w:rPr>
          <w:rFonts w:cs="Times New Roman"/>
          <w:lang w:val="en-US"/>
        </w:rPr>
        <w:t>probabilities</w:t>
      </w:r>
      <w:r w:rsidR="009D1E71" w:rsidRPr="0050535F">
        <w:rPr>
          <w:rFonts w:cs="Times New Roman"/>
          <w:lang w:val="en-US"/>
        </w:rPr>
        <w:t xml:space="preserve"> predicted by the model. Areas </w:t>
      </w:r>
      <w:r w:rsidR="00EB735A">
        <w:rPr>
          <w:rFonts w:cs="Times New Roman"/>
          <w:lang w:val="en-US"/>
        </w:rPr>
        <w:t xml:space="preserve">representing </w:t>
      </w:r>
      <w:r w:rsidR="009D4DC7">
        <w:rPr>
          <w:rFonts w:cs="Times New Roman"/>
          <w:lang w:val="en-US"/>
        </w:rPr>
        <w:t xml:space="preserve">units </w:t>
      </w:r>
      <w:r w:rsidR="009D1E71" w:rsidRPr="0050535F">
        <w:rPr>
          <w:rFonts w:cs="Times New Roman"/>
          <w:lang w:val="en-US"/>
        </w:rPr>
        <w:t xml:space="preserve">with a predicted probability between 0.25 and 0.75 are shaded in black, indicating </w:t>
      </w:r>
      <w:r w:rsidR="009D4DC7">
        <w:rPr>
          <w:rFonts w:cs="Times New Roman"/>
          <w:lang w:val="en-US"/>
        </w:rPr>
        <w:t xml:space="preserve">high </w:t>
      </w:r>
      <w:r w:rsidR="009D1E71" w:rsidRPr="0050535F">
        <w:rPr>
          <w:rFonts w:cs="Times New Roman"/>
          <w:lang w:val="en-US"/>
        </w:rPr>
        <w:t>uncertainty</w:t>
      </w:r>
      <w:r w:rsidR="005F3265">
        <w:rPr>
          <w:rFonts w:cs="Times New Roman"/>
          <w:lang w:val="en-US"/>
        </w:rPr>
        <w:t xml:space="preserve"> about their </w:t>
      </w:r>
      <w:r w:rsidR="00AD7480">
        <w:rPr>
          <w:rFonts w:cs="Times New Roman"/>
          <w:lang w:val="en-US"/>
        </w:rPr>
        <w:t>efficien</w:t>
      </w:r>
      <w:r w:rsidR="0034120D">
        <w:rPr>
          <w:rFonts w:cs="Times New Roman"/>
          <w:lang w:val="en-US"/>
        </w:rPr>
        <w:t>t</w:t>
      </w:r>
      <w:r w:rsidR="00AD7480">
        <w:rPr>
          <w:rFonts w:cs="Times New Roman"/>
          <w:lang w:val="en-US"/>
        </w:rPr>
        <w:t xml:space="preserve"> or inefficient </w:t>
      </w:r>
      <w:r w:rsidR="00A509BF">
        <w:rPr>
          <w:rFonts w:cs="Times New Roman"/>
          <w:lang w:val="en-US"/>
        </w:rPr>
        <w:t>status</w:t>
      </w:r>
      <w:r w:rsidR="009D1E71" w:rsidRPr="0050535F">
        <w:rPr>
          <w:rFonts w:cs="Times New Roman"/>
          <w:lang w:val="en-US"/>
        </w:rPr>
        <w:t>, while regions with probabilities closer to 0 or 1 are displayed in white, reflecting greater certainty</w:t>
      </w:r>
      <w:r w:rsidR="00C767FE">
        <w:rPr>
          <w:rFonts w:cs="Times New Roman"/>
          <w:lang w:val="en-US"/>
        </w:rPr>
        <w:t xml:space="preserve"> about the</w:t>
      </w:r>
      <w:r w:rsidR="00A509BF">
        <w:rPr>
          <w:rFonts w:cs="Times New Roman"/>
          <w:lang w:val="en-US"/>
        </w:rPr>
        <w:t>ir</w:t>
      </w:r>
      <w:r w:rsidR="00C767FE">
        <w:rPr>
          <w:rFonts w:cs="Times New Roman"/>
          <w:lang w:val="en-US"/>
        </w:rPr>
        <w:t xml:space="preserve"> class</w:t>
      </w:r>
      <w:r w:rsidR="009D1E71" w:rsidRPr="0050535F">
        <w:rPr>
          <w:rFonts w:cs="Times New Roman"/>
          <w:lang w:val="en-US"/>
        </w:rPr>
        <w:t>.</w:t>
      </w:r>
      <w:r w:rsidR="00D631A1" w:rsidRPr="0050535F">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67CC5F72">
            <wp:extent cx="4280070" cy="2567940"/>
            <wp:effectExtent l="0" t="0" r="6350" b="3810"/>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317526"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5669446A">
            <wp:extent cx="4353515" cy="2611186"/>
            <wp:effectExtent l="0" t="0" r="5715" b="4445"/>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353515" cy="2611186"/>
                    </a:xfrm>
                    <a:prstGeom prst="rect">
                      <a:avLst/>
                    </a:prstGeom>
                    <a:noFill/>
                    <a:ln>
                      <a:noFill/>
                    </a:ln>
                  </pic:spPr>
                </pic:pic>
              </a:graphicData>
            </a:graphic>
          </wp:inline>
        </w:drawing>
      </w:r>
    </w:p>
    <w:p w14:paraId="1027AFC7" w14:textId="237D5B35" w:rsidR="00280DD6" w:rsidRPr="0050535F" w:rsidRDefault="00280DD6" w:rsidP="00280DD6">
      <w:pPr>
        <w:keepNext/>
        <w:spacing w:line="360" w:lineRule="auto"/>
        <w:jc w:val="center"/>
        <w:rPr>
          <w:rFonts w:cs="Times New Roman"/>
          <w:lang w:val="en-US"/>
        </w:rPr>
      </w:pPr>
    </w:p>
    <w:p w14:paraId="5D8F2E33" w14:textId="0DB6D784" w:rsidR="00280DD6" w:rsidRPr="00155F3A" w:rsidRDefault="00280DD6" w:rsidP="00280DD6">
      <w:pPr>
        <w:pStyle w:val="Descripcin"/>
        <w:spacing w:line="360" w:lineRule="auto"/>
        <w:jc w:val="center"/>
        <w:rPr>
          <w:rFonts w:cs="Times New Roman"/>
          <w:color w:val="auto"/>
          <w:sz w:val="22"/>
          <w:szCs w:val="22"/>
          <w:lang w:val="en-US"/>
        </w:rPr>
      </w:pPr>
      <w:r w:rsidRPr="00155F3A">
        <w:rPr>
          <w:rFonts w:cs="Times New Roman"/>
          <w:color w:val="auto"/>
          <w:sz w:val="22"/>
          <w:szCs w:val="22"/>
          <w:lang w:val="en-US"/>
        </w:rPr>
        <w:t xml:space="preserve">Figure 6. </w:t>
      </w:r>
      <w:r w:rsidR="00AD33BD" w:rsidRPr="00AD33BD">
        <w:t xml:space="preserve"> </w:t>
      </w:r>
      <w:r w:rsidR="00AD33BD" w:rsidRPr="00AD33BD">
        <w:rPr>
          <w:rFonts w:cs="Times New Roman"/>
          <w:color w:val="auto"/>
          <w:sz w:val="22"/>
          <w:szCs w:val="22"/>
          <w:lang w:val="en-US"/>
        </w:rPr>
        <w:t>At the top, the predicted (efficient/inefficient) regions generated by the new approach are displayed alongside the original unlabeled DMUs. At the bottom, the uncertainty regions are shaded in black as predicted by the fitted model, with certainty regions shown in white</w:t>
      </w:r>
      <w:r w:rsidRPr="00155F3A">
        <w:rPr>
          <w:rFonts w:cs="Times New Roman"/>
          <w:color w:val="auto"/>
          <w:sz w:val="22"/>
          <w:szCs w:val="22"/>
          <w:lang w:val="en-US"/>
        </w:rPr>
        <w:t>.</w:t>
      </w:r>
    </w:p>
    <w:p w14:paraId="7CF57765" w14:textId="77777777" w:rsidR="002D43FE" w:rsidRPr="0050535F" w:rsidRDefault="002D43FE" w:rsidP="00DF3B00">
      <w:pPr>
        <w:spacing w:line="360" w:lineRule="auto"/>
        <w:rPr>
          <w:rFonts w:cs="Times New Roman"/>
          <w:lang w:val="en-US"/>
        </w:rPr>
      </w:pPr>
    </w:p>
    <w:p w14:paraId="606A6271" w14:textId="73C0D440" w:rsidR="009D4ED8" w:rsidRPr="0050535F" w:rsidRDefault="00C669C4" w:rsidP="00DF3B00">
      <w:pPr>
        <w:spacing w:line="360" w:lineRule="auto"/>
        <w:rPr>
          <w:rFonts w:cs="Times New Roman"/>
          <w:lang w:val="en-US"/>
        </w:rPr>
      </w:pPr>
      <w:r w:rsidRPr="0050535F">
        <w:rPr>
          <w:rFonts w:cs="Times New Roman"/>
          <w:lang w:val="en-US"/>
        </w:rPr>
        <w:t xml:space="preserve">Once </w:t>
      </w:r>
      <w:r w:rsidR="00A626A8">
        <w:rPr>
          <w:rFonts w:cs="Times New Roman"/>
          <w:lang w:val="en-US"/>
        </w:rPr>
        <w:t xml:space="preserve">the </w:t>
      </w:r>
      <w:r w:rsidRPr="0050535F">
        <w:rPr>
          <w:rFonts w:cs="Times New Roman"/>
          <w:lang w:val="en-US"/>
        </w:rPr>
        <w:t>final model</w:t>
      </w:r>
      <w:r w:rsidR="005A4E86" w:rsidRPr="0050535F">
        <w:rPr>
          <w:rFonts w:cs="Times New Roman"/>
          <w:lang w:val="en-US"/>
        </w:rPr>
        <w:t xml:space="preserve"> is established</w:t>
      </w:r>
      <w:r w:rsidRPr="0050535F">
        <w:rPr>
          <w:rFonts w:cs="Times New Roman"/>
          <w:lang w:val="en-US"/>
        </w:rPr>
        <w:t>, we us</w:t>
      </w:r>
      <w:r w:rsidR="005A4E86" w:rsidRPr="0050535F">
        <w:rPr>
          <w:rFonts w:cs="Times New Roman"/>
          <w:lang w:val="en-US"/>
        </w:rPr>
        <w:t>e</w:t>
      </w:r>
      <w:r w:rsidRPr="0050535F">
        <w:rPr>
          <w:rFonts w:cs="Times New Roman"/>
          <w:lang w:val="en-US"/>
        </w:rPr>
        <w:t xml:space="preserve"> it to measure technical efficiency</w:t>
      </w:r>
      <w:r w:rsidR="00A626A8">
        <w:rPr>
          <w:rFonts w:cs="Times New Roman"/>
          <w:lang w:val="en-US"/>
        </w:rPr>
        <w:t xml:space="preserve"> in step 4</w:t>
      </w:r>
      <w:r w:rsidRPr="0050535F">
        <w:rPr>
          <w:rFonts w:cs="Times New Roman"/>
          <w:lang w:val="en-US"/>
        </w:rPr>
        <w:t xml:space="preserve">. </w:t>
      </w:r>
      <w:r w:rsidR="005A4E86" w:rsidRPr="0050535F">
        <w:rPr>
          <w:rFonts w:cs="Times New Roman"/>
          <w:lang w:val="en-US"/>
        </w:rPr>
        <w:t xml:space="preserve">First, we </w:t>
      </w:r>
      <w:r w:rsidR="006E78F2" w:rsidRPr="0050535F">
        <w:rPr>
          <w:rFonts w:cs="Times New Roman"/>
          <w:lang w:val="en-US"/>
        </w:rPr>
        <w:t>perform</w:t>
      </w:r>
      <w:r w:rsidR="005A4E86" w:rsidRPr="0050535F">
        <w:rPr>
          <w:rFonts w:cs="Times New Roman"/>
          <w:lang w:val="en-US"/>
        </w:rPr>
        <w:t xml:space="preserve"> a </w:t>
      </w:r>
      <w:r w:rsidR="005A4E86" w:rsidRPr="0050535F">
        <w:rPr>
          <w:rFonts w:eastAsiaTheme="minorEastAsia" w:cs="Times New Roman"/>
          <w:lang w:val="en-US"/>
        </w:rPr>
        <w:t xml:space="preserve">SA analysis (see Section 2.3.2) </w:t>
      </w:r>
      <w:r w:rsidR="005A4E86" w:rsidRPr="0050535F">
        <w:rPr>
          <w:rFonts w:cs="Times New Roman"/>
          <w:lang w:val="en-US"/>
        </w:rPr>
        <w:t xml:space="preserve">using the </w:t>
      </w:r>
      <w:r w:rsidR="00A626A8">
        <w:rPr>
          <w:rFonts w:cs="Times New Roman"/>
          <w:lang w:val="en-US"/>
        </w:rPr>
        <w:t>‘</w:t>
      </w:r>
      <w:proofErr w:type="spellStart"/>
      <w:r w:rsidR="005A4E86" w:rsidRPr="00155F3A">
        <w:rPr>
          <w:rFonts w:cs="Times New Roman"/>
          <w:i/>
          <w:iCs/>
          <w:lang w:val="en-US"/>
        </w:rPr>
        <w:t>Rminer</w:t>
      </w:r>
      <w:proofErr w:type="spellEnd"/>
      <w:r w:rsidR="00A626A8">
        <w:rPr>
          <w:rFonts w:cs="Times New Roman"/>
          <w:lang w:val="en-US"/>
        </w:rPr>
        <w:t>’</w:t>
      </w:r>
      <w:r w:rsidR="005A4E86" w:rsidRPr="0050535F">
        <w:rPr>
          <w:rFonts w:cs="Times New Roman"/>
          <w:lang w:val="en-US"/>
        </w:rPr>
        <w:t xml:space="preserve"> library (Cortez, 2010) to determine the directional projection vector for the DDF model defined in </w:t>
      </w:r>
      <w:hyperlink w:anchor="eq_3" w:history="1">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GOTOBUTTON ZEqnNum518479  \* MERGEFORMAT </w:instrText>
        </w:r>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REF ZEqnNum518479 \* Charformat \! \* MERGEFORMAT </w:instrText>
        </w:r>
        <w:r w:rsidR="005A4E86" w:rsidRPr="0050535F">
          <w:rPr>
            <w:rStyle w:val="Hipervnculo"/>
            <w:rFonts w:cs="Times New Roman"/>
            <w:iCs/>
            <w:lang w:val="en-US"/>
          </w:rPr>
          <w:fldChar w:fldCharType="separate"/>
        </w:r>
        <w:r w:rsidR="00AB32F0" w:rsidRPr="00AD33BD">
          <w:rPr>
            <w:rStyle w:val="Hipervnculo"/>
            <w:iCs/>
          </w:rPr>
          <w:instrText>(3)</w:instrText>
        </w:r>
        <w:r w:rsidR="005A4E86" w:rsidRPr="0050535F">
          <w:rPr>
            <w:rStyle w:val="Hipervnculo"/>
            <w:rFonts w:cs="Times New Roman"/>
            <w:iCs/>
            <w:lang w:val="en-US"/>
          </w:rPr>
          <w:fldChar w:fldCharType="end"/>
        </w:r>
        <w:r w:rsidR="005A4E86" w:rsidRPr="0050535F">
          <w:rPr>
            <w:rStyle w:val="Hipervnculo"/>
            <w:rFonts w:cs="Times New Roman"/>
            <w:iCs/>
            <w:lang w:val="en-US"/>
          </w:rPr>
          <w:fldChar w:fldCharType="end"/>
        </w:r>
      </w:hyperlink>
      <w:r w:rsidR="005A4E86" w:rsidRPr="0050535F">
        <w:rPr>
          <w:rFonts w:cs="Times New Roman"/>
          <w:iCs/>
          <w:lang w:val="en-US"/>
        </w:rPr>
        <w:t xml:space="preserve">. Specifically, </w:t>
      </w:r>
      <w:r w:rsidR="005A4E86" w:rsidRPr="0050535F">
        <w:rPr>
          <w:rFonts w:eastAsiaTheme="minorEastAsia" w:cs="Times New Roman"/>
          <w:lang w:val="en-US"/>
        </w:rPr>
        <w:t xml:space="preserve">the SA results are </w:t>
      </w:r>
      <w:r w:rsidR="005A4E86" w:rsidRPr="0050535F">
        <w:rPr>
          <w:position w:val="-10"/>
          <w:lang w:val="en-US"/>
        </w:rPr>
        <w:object w:dxaOrig="1100" w:dyaOrig="320" w14:anchorId="66046F8E">
          <v:shape id="_x0000_i1147" type="#_x0000_t75" style="width:54.45pt;height:15.15pt" o:ole="">
            <v:imagedata r:id="rId234" o:title=""/>
          </v:shape>
          <o:OLEObject Type="Embed" ProgID="Equation.DSMT4" ShapeID="_x0000_i1147" DrawAspect="Content" ObjectID="_1803658460" r:id="rId235"/>
        </w:object>
      </w:r>
      <w:r w:rsidR="005A4E86" w:rsidRPr="0050535F">
        <w:rPr>
          <w:lang w:val="en-US"/>
        </w:rPr>
        <w:t xml:space="preserve"> for inputs and </w:t>
      </w:r>
      <w:r w:rsidR="005A4E86" w:rsidRPr="0050535F">
        <w:rPr>
          <w:position w:val="-14"/>
          <w:lang w:val="en-US"/>
        </w:rPr>
        <w:object w:dxaOrig="1120" w:dyaOrig="360" w14:anchorId="533898EA">
          <v:shape id="_x0000_i1148" type="#_x0000_t75" style="width:57.5pt;height:18.15pt" o:ole="">
            <v:imagedata r:id="rId236" o:title=""/>
          </v:shape>
          <o:OLEObject Type="Embed" ProgID="Equation.DSMT4" ShapeID="_x0000_i1148" DrawAspect="Content" ObjectID="_1803658461" r:id="rId237"/>
        </w:object>
      </w:r>
      <w:r w:rsidR="005A4E86" w:rsidRPr="0050535F">
        <w:rPr>
          <w:lang w:val="en-US"/>
        </w:rPr>
        <w:t xml:space="preserve"> for outputs</w:t>
      </w:r>
      <w:r w:rsidR="005A4E86" w:rsidRPr="0050535F">
        <w:rPr>
          <w:rFonts w:eastAsiaTheme="minorEastAsia" w:cs="Times New Roman"/>
          <w:lang w:val="en-US"/>
        </w:rPr>
        <w:t>.</w:t>
      </w:r>
      <w:r w:rsidR="006E78F2" w:rsidRPr="0050535F">
        <w:rPr>
          <w:rFonts w:eastAsiaTheme="minorEastAsia" w:cs="Times New Roman"/>
          <w:lang w:val="en-US"/>
        </w:rPr>
        <w:t xml:space="preserve"> This analysis reveals that the model assigns twice as much importance to the output variable as to the input variables when classifying a DMU as efficient or inefficient. </w:t>
      </w:r>
      <w:r w:rsidR="005A4E86" w:rsidRPr="0050535F">
        <w:rPr>
          <w:rFonts w:eastAsiaTheme="minorEastAsia" w:cs="Times New Roman"/>
          <w:lang w:val="en-US"/>
        </w:rPr>
        <w:t xml:space="preserve">We then define </w:t>
      </w:r>
      <w:r w:rsidR="005A4E86" w:rsidRPr="0050535F">
        <w:rPr>
          <w:rFonts w:cs="Times New Roman"/>
          <w:lang w:val="en-US"/>
        </w:rPr>
        <w:t xml:space="preserve">the directional vector  </w:t>
      </w:r>
      <w:r w:rsidR="005A4E86" w:rsidRPr="0050535F">
        <w:rPr>
          <w:rFonts w:eastAsiaTheme="minorEastAsia" w:cs="Times New Roman"/>
          <w:lang w:val="en-US"/>
        </w:rPr>
        <w:t xml:space="preserve">as </w:t>
      </w:r>
      <w:r w:rsidR="005A4E86" w:rsidRPr="0050535F">
        <w:rPr>
          <w:position w:val="-16"/>
          <w:lang w:val="en-US"/>
        </w:rPr>
        <w:object w:dxaOrig="3780" w:dyaOrig="420" w14:anchorId="3D4F2C4A">
          <v:shape id="_x0000_i1149" type="#_x0000_t75" style="width:188.75pt;height:21.8pt" o:ole="">
            <v:imagedata r:id="rId238" o:title=""/>
          </v:shape>
          <o:OLEObject Type="Embed" ProgID="Equation.DSMT4" ShapeID="_x0000_i1149" DrawAspect="Content" ObjectID="_1803658462" r:id="rId239"/>
        </w:object>
      </w:r>
      <w:r w:rsidR="005A4E86" w:rsidRPr="0050535F">
        <w:rPr>
          <w:lang w:val="en-US"/>
        </w:rPr>
        <w:t>, where</w:t>
      </w:r>
      <w:r w:rsidR="009823AB">
        <w:rPr>
          <w:lang w:val="en-US"/>
        </w:rPr>
        <w:t xml:space="preserve"> </w:t>
      </w:r>
      <w:r w:rsidR="00117737" w:rsidRPr="0050535F">
        <w:rPr>
          <w:position w:val="-6"/>
          <w:lang w:val="en-US"/>
        </w:rPr>
        <w:object w:dxaOrig="200" w:dyaOrig="260" w14:anchorId="42907092">
          <v:shape id="_x0000_i1150" type="#_x0000_t75" style="width:10.3pt;height:12.7pt" o:ole="">
            <v:imagedata r:id="rId240" o:title=""/>
          </v:shape>
          <o:OLEObject Type="Embed" ProgID="Equation.DSMT4" ShapeID="_x0000_i1150" DrawAspect="Content" ObjectID="_1803658463" r:id="rId241"/>
        </w:object>
      </w:r>
      <w:r w:rsidR="005A4E86" w:rsidRPr="0050535F">
        <w:rPr>
          <w:lang w:val="en-US"/>
        </w:rPr>
        <w:t xml:space="preserve"> and </w:t>
      </w:r>
      <w:r w:rsidR="005A4E86" w:rsidRPr="0050535F">
        <w:rPr>
          <w:position w:val="-10"/>
          <w:lang w:val="en-US"/>
        </w:rPr>
        <w:object w:dxaOrig="220" w:dyaOrig="300" w14:anchorId="534CB909">
          <v:shape id="_x0000_i1151" type="#_x0000_t75" style="width:10.9pt;height:15.15pt" o:ole="">
            <v:imagedata r:id="rId242" o:title=""/>
          </v:shape>
          <o:OLEObject Type="Embed" ProgID="Equation.DSMT4" ShapeID="_x0000_i1151" DrawAspect="Content" ObjectID="_1803658464" r:id="rId243"/>
        </w:object>
      </w:r>
      <w:r w:rsidR="005A4E86" w:rsidRPr="0050535F">
        <w:rPr>
          <w:lang w:val="en-US"/>
        </w:rPr>
        <w:t xml:space="preserve"> represent the mean value of input </w:t>
      </w:r>
      <w:r w:rsidR="005A4E86" w:rsidRPr="0050535F">
        <w:rPr>
          <w:position w:val="-6"/>
          <w:lang w:val="en-US"/>
        </w:rPr>
        <w:object w:dxaOrig="180" w:dyaOrig="200" w14:anchorId="47C58203">
          <v:shape id="_x0000_i1152" type="#_x0000_t75" style="width:9.7pt;height:10.3pt" o:ole="">
            <v:imagedata r:id="rId244" o:title=""/>
          </v:shape>
          <o:OLEObject Type="Embed" ProgID="Equation.DSMT4" ShapeID="_x0000_i1152" DrawAspect="Content" ObjectID="_1803658465" r:id="rId245"/>
        </w:object>
      </w:r>
      <w:r w:rsidR="005A4E86" w:rsidRPr="0050535F">
        <w:rPr>
          <w:lang w:val="en-US"/>
        </w:rPr>
        <w:t xml:space="preserve"> and</w:t>
      </w:r>
      <w:r w:rsidR="006E78F2" w:rsidRPr="0050535F">
        <w:rPr>
          <w:lang w:val="en-US"/>
        </w:rPr>
        <w:t xml:space="preserve"> output</w:t>
      </w:r>
      <w:r w:rsidR="005A4E86" w:rsidRPr="0050535F">
        <w:rPr>
          <w:lang w:val="en-US"/>
        </w:rPr>
        <w:t xml:space="preserve"> </w:t>
      </w:r>
      <w:r w:rsidR="005A4E86" w:rsidRPr="0050535F">
        <w:rPr>
          <w:position w:val="-10"/>
          <w:lang w:val="en-US"/>
        </w:rPr>
        <w:object w:dxaOrig="200" w:dyaOrig="240" w14:anchorId="6D97DC41">
          <v:shape id="_x0000_i1153" type="#_x0000_t75" style="width:10.3pt;height:12.1pt" o:ole="">
            <v:imagedata r:id="rId246" o:title=""/>
          </v:shape>
          <o:OLEObject Type="Embed" ProgID="Equation.DSMT4" ShapeID="_x0000_i1153" DrawAspect="Content" ObjectID="_1803658466" r:id="rId247"/>
        </w:object>
      </w:r>
      <w:r w:rsidR="005A4E86" w:rsidRPr="0050535F">
        <w:rPr>
          <w:lang w:val="en-US"/>
        </w:rPr>
        <w:t xml:space="preserve">, respectively. </w:t>
      </w:r>
      <w:r w:rsidR="006E78F2" w:rsidRPr="0050535F">
        <w:rPr>
          <w:lang w:val="en-US"/>
        </w:rPr>
        <w:t>Lastly, we</w:t>
      </w:r>
      <w:r w:rsidR="006E78F2" w:rsidRPr="0050535F">
        <w:rPr>
          <w:rFonts w:eastAsiaTheme="minorEastAsia" w:cs="Times New Roman"/>
          <w:lang w:val="en-US"/>
        </w:rPr>
        <w:t xml:space="preserve"> </w:t>
      </w:r>
      <w:r w:rsidR="00497E58" w:rsidRPr="0050535F">
        <w:rPr>
          <w:rFonts w:cs="Times New Roman"/>
          <w:lang w:val="en-US"/>
        </w:rPr>
        <w:t xml:space="preserve">determine </w:t>
      </w:r>
      <w:r w:rsidR="00EB6266" w:rsidRPr="0050535F">
        <w:rPr>
          <w:position w:val="-10"/>
          <w:lang w:val="en-US"/>
        </w:rPr>
        <w:object w:dxaOrig="279" w:dyaOrig="340" w14:anchorId="119C9BBC">
          <v:shape id="_x0000_i1154" type="#_x0000_t75" style="width:14.5pt;height:16.35pt" o:ole="">
            <v:imagedata r:id="rId248" o:title=""/>
          </v:shape>
          <o:OLEObject Type="Embed" ProgID="Equation.DSMT4" ShapeID="_x0000_i1154" DrawAspect="Content" ObjectID="_1803658467" r:id="rId249"/>
        </w:object>
      </w:r>
      <w:r w:rsidR="009979C7" w:rsidRPr="0050535F">
        <w:rPr>
          <w:rFonts w:cs="Times New Roman"/>
          <w:lang w:val="en-US"/>
        </w:rPr>
        <w:t xml:space="preserve"> (the </w:t>
      </w:r>
      <w:r w:rsidR="005A4E86" w:rsidRPr="0050535F">
        <w:rPr>
          <w:rFonts w:cs="Times New Roman"/>
          <w:lang w:val="en-US"/>
        </w:rPr>
        <w:t xml:space="preserve">efficiency score derived from the </w:t>
      </w:r>
      <w:r w:rsidR="009979C7" w:rsidRPr="0050535F">
        <w:rPr>
          <w:rFonts w:cs="Times New Roman"/>
          <w:lang w:val="en-US"/>
        </w:rPr>
        <w:t>DDF</w:t>
      </w:r>
      <w:r w:rsidR="005A4E86" w:rsidRPr="0050535F">
        <w:rPr>
          <w:rFonts w:cs="Times New Roman"/>
          <w:lang w:val="en-US"/>
        </w:rPr>
        <w:t xml:space="preserve"> </w:t>
      </w:r>
      <w:proofErr w:type="gramStart"/>
      <w:r w:rsidR="005A4E86" w:rsidRPr="0050535F">
        <w:rPr>
          <w:rFonts w:cs="Times New Roman"/>
          <w:lang w:val="en-US"/>
        </w:rPr>
        <w:t>model</w:t>
      </w:r>
      <w:r w:rsidR="009979C7" w:rsidRPr="0050535F">
        <w:rPr>
          <w:rFonts w:cs="Times New Roman"/>
          <w:lang w:val="en-US"/>
        </w:rPr>
        <w:t>),</w:t>
      </w:r>
      <w:proofErr w:type="gramEnd"/>
      <w:r w:rsidR="006E78F2" w:rsidRPr="0050535F">
        <w:rPr>
          <w:rFonts w:cs="Times New Roman"/>
          <w:lang w:val="en-US"/>
        </w:rPr>
        <w:t xml:space="preserve"> along with </w:t>
      </w:r>
      <w:r w:rsidR="009979C7" w:rsidRPr="0050535F">
        <w:rPr>
          <w:rFonts w:cs="Times New Roman"/>
          <w:lang w:val="en-US"/>
        </w:rPr>
        <w:t>the input and output target</w:t>
      </w:r>
      <w:r w:rsidR="006E78F2" w:rsidRPr="0050535F">
        <w:rPr>
          <w:rFonts w:cs="Times New Roman"/>
          <w:lang w:val="en-US"/>
        </w:rPr>
        <w:t>s</w:t>
      </w:r>
      <w:r w:rsidR="009979C7" w:rsidRPr="0050535F">
        <w:rPr>
          <w:rFonts w:cs="Times New Roman"/>
          <w:lang w:val="en-US"/>
        </w:rPr>
        <w:t xml:space="preserve"> and </w:t>
      </w:r>
      <w:r w:rsidR="006E78F2" w:rsidRPr="0050535F">
        <w:rPr>
          <w:rFonts w:cs="Times New Roman"/>
          <w:lang w:val="en-US"/>
        </w:rPr>
        <w:t xml:space="preserve">the </w:t>
      </w:r>
      <w:r w:rsidR="001678DF" w:rsidRPr="0050535F">
        <w:rPr>
          <w:rFonts w:cs="Times New Roman"/>
          <w:lang w:val="en-US"/>
        </w:rPr>
        <w:t>peers for each DMU</w:t>
      </w:r>
      <w:r w:rsidR="006E78F2" w:rsidRPr="0050535F">
        <w:rPr>
          <w:rFonts w:cs="Times New Roman"/>
          <w:lang w:val="en-US"/>
        </w:rPr>
        <w:t>.</w:t>
      </w:r>
    </w:p>
    <w:p w14:paraId="5EA74080" w14:textId="77777777" w:rsidR="008845E0" w:rsidRPr="0050535F" w:rsidRDefault="008845E0" w:rsidP="00DF3B00">
      <w:pPr>
        <w:spacing w:line="360" w:lineRule="auto"/>
        <w:rPr>
          <w:rFonts w:eastAsiaTheme="minorEastAsia" w:cs="Times New Roman"/>
          <w:lang w:val="en-US"/>
        </w:rPr>
      </w:pPr>
    </w:p>
    <w:p w14:paraId="168ACDCB" w14:textId="6AA75E30" w:rsidR="004371C8" w:rsidRPr="0050535F" w:rsidRDefault="006E78F2" w:rsidP="00DF3B00">
      <w:pPr>
        <w:spacing w:line="360" w:lineRule="auto"/>
        <w:rPr>
          <w:rFonts w:eastAsiaTheme="minorEastAsia" w:cs="Times New Roman"/>
          <w:lang w:val="en-US"/>
        </w:rPr>
      </w:pPr>
      <w:r w:rsidRPr="0050535F">
        <w:rPr>
          <w:rFonts w:eastAsiaTheme="minorEastAsia" w:cs="Times New Roman"/>
          <w:lang w:val="en-US"/>
        </w:rPr>
        <w:t>Next,</w:t>
      </w:r>
      <w:r w:rsidR="00C25617" w:rsidRPr="0050535F">
        <w:rPr>
          <w:rFonts w:eastAsiaTheme="minorEastAsia" w:cs="Times New Roman"/>
          <w:lang w:val="en-US"/>
        </w:rPr>
        <w:t xml:space="preserve"> we</w:t>
      </w:r>
      <w:r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hyperplane,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EB20B0">
        <w:rPr>
          <w:rFonts w:eastAsiaTheme="minorEastAsia" w:cs="Times New Roman"/>
          <w:i/>
          <w:iCs/>
          <w:lang w:val="en-US"/>
        </w:rPr>
        <w:t>p</w: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20"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EB6266" w:rsidRPr="0050535F">
        <w:rPr>
          <w:position w:val="-10"/>
          <w:lang w:val="en-US"/>
        </w:rPr>
        <w:object w:dxaOrig="240" w:dyaOrig="300" w14:anchorId="55D2A6DC">
          <v:shape id="_x0000_i1155" type="#_x0000_t75" style="width:11.5pt;height:14.5pt" o:ole="">
            <v:imagedata r:id="rId164" o:title=""/>
          </v:shape>
          <o:OLEObject Type="Embed" ProgID="Equation.DSMT4" ShapeID="_x0000_i1155" DrawAspect="Content" ObjectID="_1803658468" r:id="rId250"/>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20"/>
      <w:r w:rsidR="008466AD">
        <w:rPr>
          <w:rFonts w:eastAsiaTheme="minorEastAsia" w:cs="Times New Roman"/>
          <w:lang w:val="en-US"/>
        </w:rPr>
        <w:t xml:space="preserve"> (</w:t>
      </w:r>
      <w:r w:rsidR="008466AD">
        <w:rPr>
          <w:rFonts w:eastAsiaTheme="minorEastAsia" w:cs="Times New Roman"/>
          <w:i/>
          <w:iCs/>
          <w:lang w:val="en-US"/>
        </w:rPr>
        <w:t>p=</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E5164A" w:rsidRPr="0050535F">
        <w:rPr>
          <w:position w:val="-10"/>
          <w:lang w:val="en-US"/>
        </w:rPr>
        <w:object w:dxaOrig="1020" w:dyaOrig="340" w14:anchorId="51A61F80">
          <v:shape id="_x0000_i1156" type="#_x0000_t75" style="width:52.05pt;height:16.35pt" o:ole="">
            <v:imagedata r:id="rId251" o:title=""/>
          </v:shape>
          <o:OLEObject Type="Embed" ProgID="Equation.DSMT4" ShapeID="_x0000_i1156" DrawAspect="Content" ObjectID="_1803658469" r:id="rId252"/>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 xml:space="preserve">efficient units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on the </w:t>
      </w:r>
      <w:r w:rsidR="001C0CF6">
        <w:rPr>
          <w:rFonts w:eastAsiaTheme="minorEastAsia" w:cs="Times New Roman"/>
          <w:lang w:val="en-US"/>
        </w:rPr>
        <w:t>efficient frontier.</w:t>
      </w:r>
      <w:r w:rsidR="002361E0">
        <w:rPr>
          <w:rFonts w:eastAsiaTheme="minorEastAsia" w:cs="Times New Roman"/>
          <w:lang w:val="en-US"/>
        </w:rPr>
        <w:t xml:space="preserve"> </w:t>
      </w:r>
    </w:p>
    <w:p w14:paraId="0B46F0F8" w14:textId="77777777" w:rsidR="004371C8" w:rsidRPr="0050535F" w:rsidRDefault="004371C8" w:rsidP="00DF3B00">
      <w:pPr>
        <w:spacing w:line="360" w:lineRule="auto"/>
        <w:rPr>
          <w:rFonts w:eastAsiaTheme="minorEastAsia" w:cs="Times New Roman"/>
          <w:lang w:val="en-US"/>
        </w:rPr>
      </w:pPr>
    </w:p>
    <w:p w14:paraId="662F6A6F" w14:textId="77777777" w:rsidR="008845E0" w:rsidRPr="0050535F" w:rsidRDefault="008845E0"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5DC60CAA" wp14:editId="14702CC3">
            <wp:extent cx="4694548" cy="2816730"/>
            <wp:effectExtent l="0" t="0" r="0" b="3175"/>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53" cstate="print">
                      <a:extLst>
                        <a:ext uri="{28A0092B-C50C-407E-A947-70E740481C1C}">
                          <a14:useLocalDpi xmlns:a14="http://schemas.microsoft.com/office/drawing/2010/main" val="0"/>
                        </a:ext>
                      </a:extLst>
                    </a:blip>
                    <a:stretch>
                      <a:fillRect/>
                    </a:stretch>
                  </pic:blipFill>
                  <pic:spPr bwMode="auto">
                    <a:xfrm>
                      <a:off x="0" y="0"/>
                      <a:ext cx="4733465" cy="2840080"/>
                    </a:xfrm>
                    <a:prstGeom prst="rect">
                      <a:avLst/>
                    </a:prstGeom>
                    <a:noFill/>
                    <a:ln>
                      <a:noFill/>
                    </a:ln>
                  </pic:spPr>
                </pic:pic>
              </a:graphicData>
            </a:graphic>
          </wp:inline>
        </w:drawing>
      </w:r>
    </w:p>
    <w:p w14:paraId="0934F512" w14:textId="76852682"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60436E" w:rsidRPr="00727B18">
        <w:rPr>
          <w:rFonts w:cs="Times New Roman"/>
          <w:color w:val="auto"/>
          <w:sz w:val="22"/>
          <w:szCs w:val="22"/>
          <w:lang w:val="en-US"/>
        </w:rPr>
        <w:t>p=</w:t>
      </w:r>
      <w:r w:rsidR="00D20111" w:rsidRPr="00727B18">
        <w:rPr>
          <w:rFonts w:cs="Times New Roman"/>
          <w:color w:val="auto"/>
          <w:sz w:val="22"/>
          <w:szCs w:val="22"/>
          <w:lang w:val="en-US"/>
        </w:rPr>
        <w:t>0.75.</w:t>
      </w:r>
    </w:p>
    <w:p w14:paraId="0E4130CA" w14:textId="2B325CDF" w:rsidR="00195D16" w:rsidRPr="0050535F" w:rsidRDefault="006231C8" w:rsidP="00727B18">
      <w:pPr>
        <w:pStyle w:val="Ttulo1"/>
        <w:numPr>
          <w:ilvl w:val="0"/>
          <w:numId w:val="8"/>
        </w:numPr>
        <w:rPr>
          <w:lang w:val="en-US"/>
        </w:rPr>
      </w:pPr>
      <w:r w:rsidRPr="0050535F">
        <w:rPr>
          <w:lang w:val="en-US"/>
        </w:rPr>
        <w:t xml:space="preserve">An empirical application: </w:t>
      </w:r>
      <w:r w:rsidR="00ED7110" w:rsidRPr="0050535F">
        <w:rPr>
          <w:lang w:val="en-US"/>
        </w:rPr>
        <w:t>Efficiency Assessment of the Valencian Food Industry</w:t>
      </w:r>
    </w:p>
    <w:p w14:paraId="27CC157C" w14:textId="6EC78446" w:rsidR="00D8799B" w:rsidRPr="0050535F" w:rsidRDefault="005B030D" w:rsidP="00DF3B00">
      <w:pPr>
        <w:spacing w:line="360" w:lineRule="auto"/>
        <w:rPr>
          <w:rFonts w:cs="Times New Roman"/>
          <w:lang w:val="en-US"/>
        </w:rPr>
      </w:pPr>
      <w:r>
        <w:rPr>
          <w:rFonts w:cs="Times New Roman"/>
          <w:lang w:val="en-US"/>
        </w:rPr>
        <w:t xml:space="preserve">In this section we show that the new approach can be empirically implemented 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2C0118DD" w:rsidR="00D8799B" w:rsidRPr="0050535F" w:rsidRDefault="00D8799B" w:rsidP="00DF3B00">
      <w:pPr>
        <w:spacing w:line="360" w:lineRule="auto"/>
        <w:rPr>
          <w:rFonts w:cs="Times New Roman"/>
          <w:lang w:val="en-US"/>
        </w:rPr>
      </w:pPr>
      <w:r w:rsidRPr="0050535F">
        <w:rPr>
          <w:rFonts w:cs="Times New Roman"/>
          <w:lang w:val="en-US"/>
        </w:rPr>
        <w:t xml:space="preserve">In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frameworks influence business operations at the community level. The Valencian Community, selected as the focus of this study, exemplifies such diversity. Known for its strong agricultural exports and medium-sized enterprises, this region provides a representative case for evaluating efficiency in the Spanish food industry.</w:t>
      </w:r>
    </w:p>
    <w:p w14:paraId="67F840A0" w14:textId="0EFF9E2D" w:rsidR="005212FB" w:rsidRPr="0050535F" w:rsidRDefault="00D8799B" w:rsidP="00DF3B00">
      <w:pPr>
        <w:spacing w:line="360" w:lineRule="auto"/>
        <w:rPr>
          <w:rFonts w:cs="Times New Roman"/>
          <w:lang w:val="en-US"/>
        </w:rPr>
      </w:pPr>
      <w:r w:rsidRPr="0050535F">
        <w:rPr>
          <w:rFonts w:cs="Times New Roman"/>
          <w:lang w:val="en-US"/>
        </w:rPr>
        <w:lastRenderedPageBreak/>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w:t>
      </w:r>
      <w:proofErr w:type="gramStart"/>
      <w:r w:rsidR="00467482" w:rsidRPr="0050535F">
        <w:rPr>
          <w:rFonts w:cs="Times New Roman"/>
          <w:lang w:val="en-US"/>
        </w:rPr>
        <w:t>year</w:t>
      </w:r>
      <w:proofErr w:type="gramEnd"/>
      <w:r w:rsidR="00467482" w:rsidRPr="0050535F">
        <w:rPr>
          <w:rFonts w:cs="Times New Roman"/>
          <w:lang w:val="en-US"/>
        </w:rPr>
        <w:t xml:space="preserve"> 2023</w:t>
      </w:r>
      <w:r w:rsidRPr="0050535F">
        <w:rPr>
          <w:rFonts w:cs="Times New Roman"/>
          <w:lang w:val="en-US"/>
        </w:rPr>
        <w:t>.</w:t>
      </w:r>
      <w:r w:rsidR="000603E6" w:rsidRPr="0050535F">
        <w:rPr>
          <w:rStyle w:val="Refdenotaalpie"/>
          <w:rFonts w:cs="Times New Roman"/>
          <w:lang w:val="en-US"/>
        </w:rPr>
        <w:footnoteReference w:id="3"/>
      </w:r>
      <w:r w:rsidRPr="0050535F">
        <w:rPr>
          <w:rFonts w:cs="Times New Roman"/>
          <w:lang w:val="en-US"/>
        </w:rPr>
        <w:t xml:space="preserve"> The dataset includes several variables that comprehensively reflect the operational and financial profiles of the companies. The output variable,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15118E1B" w:rsidR="00516EA2" w:rsidRPr="0050535F" w:rsidRDefault="00345C76" w:rsidP="00DF3B00">
      <w:pPr>
        <w:spacing w:line="360" w:lineRule="auto"/>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This approach </w:t>
      </w:r>
      <w:r w:rsidR="00FE166F" w:rsidRPr="0050535F">
        <w:rPr>
          <w:rFonts w:cs="Times New Roman"/>
          <w:lang w:val="en-US"/>
        </w:rPr>
        <w:t xml:space="preserve">should </w:t>
      </w:r>
      <w:r w:rsidRPr="0050535F">
        <w:rPr>
          <w:rFonts w:cs="Times New Roman"/>
          <w:lang w:val="en-US"/>
        </w:rPr>
        <w:t>allow us to capture the complex intricacies and idiosyncrasies of the food industry in the Valencian Community, providing a more accurate and contextualized perspective on efficiency.</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27B18">
        <w:trPr>
          <w:trHeight w:val="292"/>
        </w:trPr>
        <w:tc>
          <w:tcPr>
            <w:tcW w:w="1240" w:type="dxa"/>
            <w:tcBorders>
              <w:top w:val="nil"/>
              <w:left w:val="nil"/>
            </w:tcBorders>
            <w:shd w:val="clear" w:color="auto" w:fill="auto"/>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27B18">
        <w:trPr>
          <w:trHeight w:val="292"/>
        </w:trPr>
        <w:tc>
          <w:tcPr>
            <w:tcW w:w="1240" w:type="dxa"/>
            <w:tcBorders>
              <w:top w:val="nil"/>
              <w:left w:val="nil"/>
              <w:bottom w:val="single" w:sz="4" w:space="0" w:color="auto"/>
              <w:right w:val="single" w:sz="4" w:space="0" w:color="auto"/>
            </w:tcBorders>
            <w:shd w:val="clear" w:color="auto" w:fill="auto"/>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tcBorders>
            <w:shd w:val="clear" w:color="auto" w:fill="auto"/>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bottom w:val="single" w:sz="4" w:space="0" w:color="auto"/>
            </w:tcBorders>
            <w:shd w:val="clear" w:color="auto" w:fill="auto"/>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bottom w:val="single" w:sz="4" w:space="0" w:color="auto"/>
            </w:tcBorders>
            <w:shd w:val="clear" w:color="auto" w:fill="auto"/>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bottom w:val="single" w:sz="4" w:space="0" w:color="auto"/>
            </w:tcBorders>
            <w:shd w:val="clear" w:color="auto" w:fill="auto"/>
            <w:noWrap/>
            <w:vAlign w:val="center"/>
            <w:hideMark/>
          </w:tcPr>
          <w:p w14:paraId="3B09EB09" w14:textId="60372B08" w:rsidR="003B61C2" w:rsidRPr="0050535F" w:rsidRDefault="00D546AF" w:rsidP="00727B18">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bottom w:val="single" w:sz="4" w:space="0" w:color="auto"/>
              <w:right w:val="nil"/>
            </w:tcBorders>
            <w:shd w:val="clear" w:color="auto" w:fill="auto"/>
            <w:noWrap/>
            <w:vAlign w:val="center"/>
            <w:hideMark/>
          </w:tcPr>
          <w:p w14:paraId="068A8274"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27B18">
        <w:trPr>
          <w:trHeight w:val="292"/>
        </w:trPr>
        <w:tc>
          <w:tcPr>
            <w:tcW w:w="1240" w:type="dxa"/>
            <w:tcBorders>
              <w:top w:val="single" w:sz="4" w:space="0" w:color="auto"/>
              <w:left w:val="nil"/>
              <w:bottom w:val="nil"/>
              <w:right w:val="single" w:sz="4" w:space="0" w:color="auto"/>
            </w:tcBorders>
            <w:shd w:val="clear" w:color="auto" w:fill="auto"/>
            <w:noWrap/>
            <w:vAlign w:val="bottom"/>
            <w:hideMark/>
          </w:tcPr>
          <w:p w14:paraId="4DE77DB6"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
          <w:p w14:paraId="44CE7BC5" w14:textId="1C34864C"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
          <w:p w14:paraId="406F0770" w14:textId="61FEFA59"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
          <w:p w14:paraId="7E7D297A" w14:textId="39928C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
          <w:p w14:paraId="22AD2CB3" w14:textId="3A39F31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
          <w:p w14:paraId="6898A0C6" w14:textId="55F8E544"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784A5CFC"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
          <w:p w14:paraId="57DE2209" w14:textId="1E510836"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
          <w:p w14:paraId="7FCCA216" w14:textId="3912625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
          <w:p w14:paraId="687318A1" w14:textId="5232A338"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2284D565" w14:textId="258DCD6F"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
          <w:p w14:paraId="5CFB55A9" w14:textId="3143BEA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20D4F623"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
          <w:p w14:paraId="24F369F8" w14:textId="1197F869"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
          <w:p w14:paraId="29350CFC" w14:textId="2BE0789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
          <w:p w14:paraId="733FFABB" w14:textId="7D6EE00B"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
          <w:p w14:paraId="7882DA4E" w14:textId="6D725F4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
          <w:p w14:paraId="4EFDE4A3" w14:textId="4D0E50FA"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27B18">
        <w:trPr>
          <w:trHeight w:val="292"/>
        </w:trPr>
        <w:tc>
          <w:tcPr>
            <w:tcW w:w="1240" w:type="dxa"/>
            <w:tcBorders>
              <w:top w:val="nil"/>
              <w:left w:val="nil"/>
              <w:bottom w:val="nil"/>
              <w:right w:val="single" w:sz="4" w:space="0" w:color="auto"/>
            </w:tcBorders>
            <w:shd w:val="clear" w:color="auto" w:fill="auto"/>
            <w:noWrap/>
            <w:vAlign w:val="bottom"/>
            <w:hideMark/>
          </w:tcPr>
          <w:p w14:paraId="1217C20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
          <w:p w14:paraId="347BA804" w14:textId="2543EA70"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
          <w:p w14:paraId="06E965A4" w14:textId="2FBB1B5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
          <w:p w14:paraId="42ED034B" w14:textId="65672B46"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19A42F5D" w14:textId="4827C7DE"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
          <w:p w14:paraId="4AB9B177" w14:textId="3A3FA29F"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27B18">
        <w:trPr>
          <w:trHeight w:val="292"/>
        </w:trPr>
        <w:tc>
          <w:tcPr>
            <w:tcW w:w="1240" w:type="dxa"/>
            <w:tcBorders>
              <w:top w:val="nil"/>
              <w:left w:val="nil"/>
              <w:right w:val="single" w:sz="4" w:space="0" w:color="auto"/>
            </w:tcBorders>
            <w:shd w:val="clear" w:color="auto" w:fill="auto"/>
            <w:noWrap/>
            <w:vAlign w:val="bottom"/>
            <w:hideMark/>
          </w:tcPr>
          <w:p w14:paraId="5696A57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
          <w:p w14:paraId="6C5715EE" w14:textId="47CBB11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
          <w:p w14:paraId="63F138C8" w14:textId="21C5B1D8"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
          <w:p w14:paraId="381C2B18" w14:textId="74C3065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
          <w:p w14:paraId="2BAE1AC7" w14:textId="28B73C81"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
          <w:p w14:paraId="5145FCB7" w14:textId="36C63F0C"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27B18">
        <w:trPr>
          <w:trHeight w:val="292"/>
        </w:trPr>
        <w:tc>
          <w:tcPr>
            <w:tcW w:w="1240" w:type="dxa"/>
            <w:tcBorders>
              <w:top w:val="nil"/>
              <w:left w:val="nil"/>
              <w:bottom w:val="single" w:sz="4" w:space="0" w:color="auto"/>
              <w:right w:val="single" w:sz="4" w:space="0" w:color="auto"/>
            </w:tcBorders>
            <w:shd w:val="clear" w:color="auto" w:fill="auto"/>
            <w:noWrap/>
            <w:vAlign w:val="bottom"/>
            <w:hideMark/>
          </w:tcPr>
          <w:p w14:paraId="70D2D455"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
          <w:p w14:paraId="6328A7D4" w14:textId="3A4A68AA"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
          <w:p w14:paraId="29BB6009" w14:textId="0BFBB675"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
          <w:p w14:paraId="146001F4" w14:textId="13ACAE82"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
          <w:p w14:paraId="4237A876" w14:textId="57CA1394"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
          <w:p w14:paraId="6C4680E5" w14:textId="6B831A97" w:rsidR="003B61C2" w:rsidRPr="0050535F" w:rsidRDefault="003B61C2" w:rsidP="00727B18">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7777777" w:rsidR="00FF6AE7" w:rsidRPr="0050535F" w:rsidRDefault="00FF6AE7" w:rsidP="00DF3B00">
      <w:pPr>
        <w:pStyle w:val="Descripcin"/>
        <w:spacing w:line="360" w:lineRule="auto"/>
        <w:jc w:val="center"/>
        <w:rPr>
          <w:rFonts w:cs="Times New Roman"/>
          <w:lang w:val="en-US"/>
        </w:rPr>
      </w:pPr>
    </w:p>
    <w:p w14:paraId="0777CB55" w14:textId="4740A5D0" w:rsidR="00C30CC2" w:rsidRPr="00727B18" w:rsidRDefault="00C30CC2" w:rsidP="00C30CC2">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727B18">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p w14:paraId="0B8700A0" w14:textId="0E8F6E9E" w:rsidR="00901E75" w:rsidRPr="0050535F" w:rsidRDefault="00901E75" w:rsidP="00901E75">
      <w:pPr>
        <w:pStyle w:val="Ttulo2"/>
        <w:rPr>
          <w:lang w:val="en-US"/>
        </w:rPr>
      </w:pPr>
      <w:r>
        <w:rPr>
          <w:lang w:val="en-US"/>
        </w:rPr>
        <w:lastRenderedPageBreak/>
        <w:t>4</w:t>
      </w:r>
      <w:r w:rsidRPr="0050535F">
        <w:rPr>
          <w:lang w:val="en-US"/>
        </w:rPr>
        <w:t>.</w:t>
      </w:r>
      <w:r>
        <w:rPr>
          <w:lang w:val="en-US"/>
        </w:rPr>
        <w:t>1</w:t>
      </w:r>
      <w:r w:rsidRPr="0050535F">
        <w:rPr>
          <w:lang w:val="en-US"/>
        </w:rPr>
        <w:t xml:space="preserve">. </w:t>
      </w:r>
      <w:r>
        <w:rPr>
          <w:lang w:val="en-US"/>
        </w:rPr>
        <w:t>Balancing the classes in the dataset</w:t>
      </w:r>
      <w:r w:rsidRPr="0050535F">
        <w:rPr>
          <w:lang w:val="en-US"/>
        </w:rPr>
        <w:t xml:space="preserve">. </w:t>
      </w:r>
    </w:p>
    <w:p w14:paraId="3A42C0E6" w14:textId="128D969B" w:rsidR="0088372B" w:rsidRPr="0050535F" w:rsidRDefault="00751CF8" w:rsidP="00DF3B00">
      <w:pPr>
        <w:spacing w:line="360" w:lineRule="auto"/>
        <w:rPr>
          <w:rFonts w:eastAsiaTheme="minorEastAsia" w:cs="Times New Roman"/>
          <w:lang w:val="en-US"/>
        </w:rPr>
      </w:pPr>
      <w:r w:rsidRPr="0050535F">
        <w:rPr>
          <w:rFonts w:cs="Times New Roman"/>
          <w:lang w:val="en-US"/>
        </w:rPr>
        <w:t xml:space="preserve">In this </w:t>
      </w:r>
      <w:r w:rsidRPr="00AD33BD">
        <w:rPr>
          <w:rFonts w:cs="Times New Roman"/>
          <w:highlight w:val="yellow"/>
          <w:lang w:val="en-US"/>
        </w:rPr>
        <w:t>dataset</w:t>
      </w:r>
      <w:r w:rsidR="00D154D6">
        <w:rPr>
          <w:rFonts w:cs="Times New Roman"/>
          <w:highlight w:val="yellow"/>
          <w:lang w:val="en-US"/>
        </w:rPr>
        <w:t xml:space="preserve"> on firms</w:t>
      </w:r>
      <w:r w:rsidR="009D29D6" w:rsidRPr="00AD33BD">
        <w:rPr>
          <w:rFonts w:cs="Times New Roman"/>
          <w:highlight w:val="yellow"/>
          <w:lang w:val="en-US"/>
        </w:rPr>
        <w:t xml:space="preserve"> </w:t>
      </w:r>
      <w:commentRangeStart w:id="21"/>
      <w:r w:rsidR="00F370BE" w:rsidRPr="00F370BE">
        <w:rPr>
          <w:rFonts w:eastAsiaTheme="minorEastAsia" w:cs="Times New Roman"/>
          <w:position w:val="-16"/>
          <w:highlight w:val="yellow"/>
          <w:lang w:val="en-US"/>
        </w:rPr>
        <w:object w:dxaOrig="1700" w:dyaOrig="460" w14:anchorId="5943D4AD">
          <v:shape id="_x0000_i1390" type="#_x0000_t75" style="width:85.3pt;height:23pt" o:ole="">
            <v:imagedata r:id="rId254" o:title=""/>
          </v:shape>
          <o:OLEObject Type="Embed" ProgID="Equation.DSMT4" ShapeID="_x0000_i1390" DrawAspect="Content" ObjectID="_1803658470" r:id="rId255"/>
        </w:object>
      </w:r>
      <w:commentRangeEnd w:id="21"/>
      <w:r w:rsidR="009D29D6">
        <w:rPr>
          <w:rStyle w:val="Refdecomentario"/>
        </w:rPr>
        <w:commentReference w:id="21"/>
      </w:r>
      <w:r w:rsidRPr="00AD33BD">
        <w:rPr>
          <w:rFonts w:cs="Times New Roman"/>
          <w:highlight w:val="yellow"/>
          <w:lang w:val="en-US"/>
        </w:rPr>
        <w:t>, the</w:t>
      </w:r>
      <w:r w:rsidRPr="0050535F">
        <w:rPr>
          <w:rFonts w:cs="Times New Roman"/>
          <w:lang w:val="en-US"/>
        </w:rPr>
        <w:t xml:space="preserve"> additive model</w:t>
      </w:r>
      <w:r w:rsidR="00B16290" w:rsidRPr="0050535F">
        <w:rPr>
          <w:rFonts w:cs="Times New Roman"/>
          <w:lang w:val="en-US"/>
        </w:rPr>
        <w:t xml:space="preserve"> </w:t>
      </w:r>
      <w:hyperlink w:anchor="eq_6" w:history="1">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GOTOBUTTON ZEqnNum131568  \* MERGEFORMAT </w:instrText>
        </w:r>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REF ZEqnNum131568 \* Charformat \! \* MERGEFORMAT </w:instrText>
        </w:r>
        <w:r w:rsidR="004371C8" w:rsidRPr="0050535F">
          <w:rPr>
            <w:rStyle w:val="Hipervnculo"/>
            <w:rFonts w:cs="Times New Roman"/>
            <w:iCs/>
            <w:lang w:val="en-US"/>
          </w:rPr>
          <w:fldChar w:fldCharType="separate"/>
        </w:r>
        <w:r w:rsidR="00AB32F0" w:rsidRPr="008B2A8C">
          <w:rPr>
            <w:rStyle w:val="Hipervnculo"/>
            <w:iCs/>
          </w:rPr>
          <w:instrText>(6)</w:instrText>
        </w:r>
        <w:r w:rsidR="004371C8" w:rsidRPr="0050535F">
          <w:rPr>
            <w:rStyle w:val="Hipervnculo"/>
            <w:rFonts w:cs="Times New Roman"/>
            <w:iCs/>
            <w:lang w:val="en-US"/>
          </w:rPr>
          <w:fldChar w:fldCharType="end"/>
        </w:r>
        <w:r w:rsidR="004371C8" w:rsidRPr="0050535F">
          <w:rPr>
            <w:rStyle w:val="Hipervnculo"/>
            <w:rFonts w:cs="Times New Roman"/>
            <w:iCs/>
            <w:lang w:val="en-US"/>
          </w:rPr>
          <w:fldChar w:fldCharType="end"/>
        </w:r>
      </w:hyperlink>
      <w:r w:rsidRPr="0050535F">
        <w:rPr>
          <w:rFonts w:cs="Times New Roman"/>
          <w:lang w:val="en-US"/>
        </w:rPr>
        <w:t xml:space="preserve"> identifie</w:t>
      </w:r>
      <w:r w:rsidR="00C30CC2">
        <w:rPr>
          <w:rFonts w:cs="Times New Roman"/>
          <w:lang w:val="en-US"/>
        </w:rPr>
        <w:t>s</w:t>
      </w:r>
      <w:r w:rsidRPr="0050535F">
        <w:rPr>
          <w:rFonts w:cs="Times New Roman"/>
          <w:lang w:val="en-US"/>
        </w:rPr>
        <w:t xml:space="preserve"> 15 out of the 97 </w:t>
      </w:r>
      <w:r w:rsidR="00D154D6">
        <w:rPr>
          <w:rFonts w:cs="Times New Roman"/>
          <w:lang w:val="en-US"/>
        </w:rPr>
        <w:t>firms</w:t>
      </w:r>
      <w:r w:rsidR="00D154D6" w:rsidRPr="0050535F" w:rsidDel="00D154D6">
        <w:rPr>
          <w:rFonts w:cs="Times New Roman"/>
          <w:lang w:val="en-US"/>
        </w:rPr>
        <w:t xml:space="preserve"> </w:t>
      </w:r>
      <w:r w:rsidRPr="0050535F">
        <w:rPr>
          <w:rFonts w:cs="Times New Roman"/>
          <w:lang w:val="en-US"/>
        </w:rPr>
        <w:t xml:space="preserve">as efficient. </w:t>
      </w:r>
      <w:r w:rsidR="00F60B85" w:rsidRPr="0050535F">
        <w:rPr>
          <w:rFonts w:cs="Times New Roman"/>
          <w:lang w:val="en-US"/>
        </w:rPr>
        <w:t xml:space="preserve">After </w:t>
      </w:r>
      <w:r w:rsidR="00901E75">
        <w:rPr>
          <w:rFonts w:cs="Times New Roman"/>
          <w:lang w:val="en-US"/>
        </w:rPr>
        <w:t xml:space="preserve">classifying </w:t>
      </w:r>
      <w:r w:rsidR="00F60B85" w:rsidRPr="0050535F">
        <w:rPr>
          <w:rFonts w:cs="Times New Roman"/>
          <w:lang w:val="en-US"/>
        </w:rPr>
        <w:t xml:space="preserve">the data, the next step involves balancing the dataset </w:t>
      </w:r>
      <w:r w:rsidR="000A142C" w:rsidRPr="0050535F">
        <w:rPr>
          <w:rFonts w:cs="Times New Roman"/>
          <w:position w:val="-16"/>
          <w:highlight w:val="yellow"/>
          <w:lang w:val="en-US"/>
        </w:rPr>
        <w:object w:dxaOrig="1900" w:dyaOrig="440" w14:anchorId="3E581229">
          <v:shape id="_x0000_i1395" type="#_x0000_t75" style="width:91.35pt;height:20.55pt" o:ole="">
            <v:imagedata r:id="rId256" o:title=""/>
          </v:shape>
          <o:OLEObject Type="Embed" ProgID="Equation.DSMT4" ShapeID="_x0000_i1395" DrawAspect="Content" ObjectID="_1803658471" r:id="rId257"/>
        </w:object>
      </w:r>
      <w:r w:rsidR="000A142C">
        <w:rPr>
          <w:rFonts w:cs="Times New Roman"/>
          <w:lang w:val="en-US"/>
        </w:rPr>
        <w:t xml:space="preserve"> </w:t>
      </w:r>
      <w:r w:rsidR="00F60B85" w:rsidRPr="0050535F">
        <w:rPr>
          <w:rFonts w:cs="Times New Roman"/>
          <w:lang w:val="en-US"/>
        </w:rPr>
        <w:t xml:space="preserve">and fine-tuning the NN. </w:t>
      </w:r>
      <w:r w:rsidR="00087A3A" w:rsidRPr="0050535F">
        <w:rPr>
          <w:rFonts w:cs="Times New Roman"/>
          <w:lang w:val="en-US"/>
        </w:rPr>
        <w:t xml:space="preserve">Regarding the balance,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 (20%)</w:t>
      </w:r>
      <w:r w:rsidR="00087A3A" w:rsidRPr="0050535F">
        <w:rPr>
          <w:rFonts w:cs="Times New Roman"/>
          <w:lang w:val="en-US"/>
        </w:rPr>
        <w:t>, we compare the performance of th</w:t>
      </w:r>
      <w:r w:rsidR="00A31EDD">
        <w:rPr>
          <w:rFonts w:cs="Times New Roman"/>
          <w:lang w:val="en-US"/>
        </w:rPr>
        <w:t>is</w:t>
      </w:r>
      <w:r w:rsidR="00087A3A" w:rsidRPr="0050535F">
        <w:rPr>
          <w:rFonts w:cs="Times New Roman"/>
          <w:lang w:val="en-US"/>
        </w:rPr>
        <w:t xml:space="preserve"> </w:t>
      </w:r>
      <w:r w:rsidR="00407C1F">
        <w:rPr>
          <w:rFonts w:cs="Times New Roman"/>
          <w:lang w:val="en-US"/>
        </w:rPr>
        <w:t xml:space="preserve">initial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without balancing to scenarios where 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fine-tune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A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4371C8" w:rsidRPr="0050535F">
        <w:rPr>
          <w:position w:val="-12"/>
          <w:lang w:val="en-US"/>
        </w:rPr>
        <w:object w:dxaOrig="1960" w:dyaOrig="360" w14:anchorId="3004F2B9">
          <v:shape id="_x0000_i1157" type="#_x0000_t75" style="width:98pt;height:18.15pt" o:ole="">
            <v:imagedata r:id="rId258" o:title=""/>
          </v:shape>
          <o:OLEObject Type="Embed" ProgID="Equation.DSMT4" ShapeID="_x0000_i1157" DrawAspect="Content" ObjectID="_1803658472" r:id="rId259"/>
        </w:object>
      </w:r>
      <w:r w:rsidR="002B4138" w:rsidRPr="0050535F">
        <w:rPr>
          <w:lang w:val="en-US"/>
        </w:rPr>
        <w:t>, decay</w:t>
      </w:r>
      <w:r w:rsidR="004371C8" w:rsidRPr="0050535F">
        <w:rPr>
          <w:lang w:val="en-US"/>
        </w:rPr>
        <w:t xml:space="preserve"> parameter</w:t>
      </w:r>
      <w:r w:rsidR="002B4138" w:rsidRPr="0050535F">
        <w:rPr>
          <w:lang w:val="en-US"/>
        </w:rPr>
        <w:t xml:space="preserve"> </w:t>
      </w:r>
      <w:r w:rsidR="004371C8" w:rsidRPr="0050535F">
        <w:rPr>
          <w:position w:val="-12"/>
          <w:lang w:val="en-US"/>
        </w:rPr>
        <w:object w:dxaOrig="3820" w:dyaOrig="360" w14:anchorId="14D5F94B">
          <v:shape id="_x0000_i1158" type="#_x0000_t75" style="width:191.8pt;height:18.15pt" o:ole="">
            <v:imagedata r:id="rId260" o:title=""/>
          </v:shape>
          <o:OLEObject Type="Embed" ProgID="Equation.DSMT4" ShapeID="_x0000_i1158" DrawAspect="Content" ObjectID="_1803658473" r:id="rId261"/>
        </w:object>
      </w:r>
      <w:r w:rsidR="002B4138" w:rsidRPr="0050535F">
        <w:rPr>
          <w:lang w:val="en-US"/>
        </w:rPr>
        <w:t xml:space="preserve"> and the proposed </w:t>
      </w:r>
      <w:r w:rsidR="004371C8" w:rsidRPr="0050535F">
        <w:rPr>
          <w:lang w:val="en-US"/>
        </w:rPr>
        <w:t xml:space="preserve">proportions for the minority class </w:t>
      </w:r>
      <w:r w:rsidR="0057156A" w:rsidRPr="0050535F">
        <w:rPr>
          <w:position w:val="-12"/>
          <w:lang w:val="en-US"/>
        </w:rPr>
        <w:object w:dxaOrig="3280" w:dyaOrig="360" w14:anchorId="1FB68DFB">
          <v:shape id="_x0000_i1159" type="#_x0000_t75" style="width:163.35pt;height:18.15pt" o:ole="">
            <v:imagedata r:id="rId262" o:title=""/>
          </v:shape>
          <o:OLEObject Type="Embed" ProgID="Equation.DSMT4" ShapeID="_x0000_i1159" DrawAspect="Content" ObjectID="_1803658474" r:id="rId263"/>
        </w:object>
      </w:r>
      <w:r w:rsidR="002B4138" w:rsidRPr="0050535F">
        <w:rPr>
          <w:rFonts w:cs="Times New Roman"/>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ML models as described in Section 3.3, where models are first evaluated based on balanced accuracy first, followed by the F1-score, precision, and sensitivity. Table 3 presents the performance of each parameter configuration, with the best results obtained by </w:t>
      </w:r>
      <w:r w:rsidR="0057156A" w:rsidRPr="0050535F">
        <w:rPr>
          <w:rFonts w:eastAsiaTheme="minorEastAsia" w:cs="Times New Roman"/>
          <w:position w:val="-10"/>
          <w:lang w:val="en-US"/>
        </w:rPr>
        <w:object w:dxaOrig="920" w:dyaOrig="340" w14:anchorId="48648AEF">
          <v:shape id="_x0000_i1160" type="#_x0000_t75" style="width:46pt;height:17.55pt" o:ole="">
            <v:imagedata r:id="rId264" o:title=""/>
          </v:shape>
          <o:OLEObject Type="Embed" ProgID="Equation.DSMT4" ShapeID="_x0000_i1160" DrawAspect="Content" ObjectID="_1803658475" r:id="rId265"/>
        </w:object>
      </w:r>
      <w:r w:rsidR="0057156A" w:rsidRPr="0050535F">
        <w:rPr>
          <w:rFonts w:eastAsiaTheme="minorEastAsia" w:cs="Times New Roman"/>
          <w:lang w:val="en-US"/>
        </w:rPr>
        <w:t xml:space="preserve">, </w:t>
      </w:r>
      <w:r w:rsidR="0057156A" w:rsidRPr="0050535F">
        <w:rPr>
          <w:rFonts w:eastAsiaTheme="minorEastAsia" w:cs="Times New Roman"/>
          <w:position w:val="-10"/>
          <w:lang w:val="en-US"/>
        </w:rPr>
        <w:object w:dxaOrig="720" w:dyaOrig="340" w14:anchorId="60486F35">
          <v:shape id="_x0000_i1161" type="#_x0000_t75" style="width:36.9pt;height:17.55pt" o:ole="">
            <v:imagedata r:id="rId266" o:title=""/>
          </v:shape>
          <o:OLEObject Type="Embed" ProgID="Equation.DSMT4" ShapeID="_x0000_i1161" DrawAspect="Content" ObjectID="_1803658476" r:id="rId267"/>
        </w:object>
      </w:r>
      <w:r w:rsidR="0057156A" w:rsidRPr="0050535F">
        <w:rPr>
          <w:rFonts w:eastAsiaTheme="minorEastAsia" w:cs="Times New Roman"/>
          <w:lang w:val="en-US"/>
        </w:rPr>
        <w:t xml:space="preserve"> and </w:t>
      </w:r>
      <w:r w:rsidR="0057156A" w:rsidRPr="0050535F">
        <w:rPr>
          <w:rFonts w:eastAsiaTheme="minorEastAsia" w:cs="Times New Roman"/>
          <w:position w:val="-6"/>
          <w:lang w:val="en-US"/>
        </w:rPr>
        <w:object w:dxaOrig="880" w:dyaOrig="300" w14:anchorId="5677E46E">
          <v:shape id="_x0000_i1162" type="#_x0000_t75" style="width:44.15pt;height:15.15pt" o:ole="">
            <v:imagedata r:id="rId268" o:title=""/>
          </v:shape>
          <o:OLEObject Type="Embed" ProgID="Equation.DSMT4" ShapeID="_x0000_i1162" DrawAspect="Content" ObjectID="_1803658477" r:id="rId269"/>
        </w:object>
      </w:r>
      <w:r w:rsidR="0057156A" w:rsidRPr="0050535F">
        <w:rPr>
          <w:rFonts w:eastAsiaTheme="minorEastAsia" w:cs="Times New Roman"/>
          <w:lang w:val="en-US"/>
        </w:rPr>
        <w:t xml:space="preserve">. </w:t>
      </w:r>
      <w:r w:rsidR="00E30C9C" w:rsidRPr="0050535F">
        <w:rPr>
          <w:rFonts w:eastAsiaTheme="minorEastAsia" w:cs="Times New Roman"/>
          <w:lang w:val="en-US"/>
        </w:rPr>
        <w:t>Notably, the second-best performance in terms of balanced accuracy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precision while achieving the highest sensitivity,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70874E78" w:rsidR="00D62CD8" w:rsidRDefault="0044381B" w:rsidP="00352EC2">
      <w:pPr>
        <w:spacing w:line="360" w:lineRule="auto"/>
        <w:rPr>
          <w:rFonts w:eastAsiaTheme="minorEastAsia" w:cs="Times New Roman"/>
          <w:highlight w:val="yellow"/>
          <w:lang w:val="en-US"/>
        </w:rPr>
      </w:pPr>
      <w:r w:rsidRPr="00D62CD8">
        <w:rPr>
          <w:rFonts w:eastAsiaTheme="minorEastAsia" w:cs="Times New Roman"/>
          <w:lang w:val="en-US"/>
        </w:rPr>
        <w:t>For this dataset, b</w:t>
      </w:r>
      <w:r w:rsidR="003D12C7" w:rsidRPr="00D62CD8">
        <w:rPr>
          <w:rFonts w:eastAsiaTheme="minorEastAsia" w:cs="Times New Roman"/>
          <w:lang w:val="en-US"/>
        </w:rPr>
        <w:t xml:space="preserve">alancing the </w:t>
      </w:r>
      <w:r w:rsidRPr="00D62CD8">
        <w:rPr>
          <w:rFonts w:eastAsiaTheme="minorEastAsia" w:cs="Times New Roman"/>
          <w:lang w:val="en-US"/>
        </w:rPr>
        <w:t xml:space="preserve">classes </w:t>
      </w:r>
      <w:r w:rsidR="003D12C7" w:rsidRPr="00D62CD8">
        <w:rPr>
          <w:rFonts w:eastAsiaTheme="minorEastAsia" w:cs="Times New Roman"/>
          <w:lang w:val="en-US"/>
        </w:rPr>
        <w:t xml:space="preserve">improves precision at the expense of sensitivity when comparing the model trained on the </w:t>
      </w:r>
      <w:r w:rsidR="0076581F" w:rsidRPr="00D62CD8">
        <w:rPr>
          <w:rFonts w:eastAsiaTheme="minorEastAsia" w:cs="Times New Roman"/>
          <w:lang w:val="en-US"/>
        </w:rPr>
        <w:t xml:space="preserve">original </w:t>
      </w:r>
      <w:r w:rsidR="003D12C7" w:rsidRPr="00D62CD8">
        <w:rPr>
          <w:rFonts w:eastAsiaTheme="minorEastAsia" w:cs="Times New Roman"/>
          <w:lang w:val="en-US"/>
        </w:rPr>
        <w:t xml:space="preserve">dataset </w:t>
      </w:r>
      <w:commentRangeStart w:id="22"/>
      <w:r w:rsidR="00F370BE" w:rsidRPr="00D62CD8">
        <w:rPr>
          <w:position w:val="-16"/>
          <w:lang w:val="en-US"/>
        </w:rPr>
        <w:object w:dxaOrig="780" w:dyaOrig="440" w14:anchorId="016B455E">
          <v:shape id="_x0000_i1392" type="#_x0000_t75" style="width:38.7pt;height:21.8pt" o:ole="">
            <v:imagedata r:id="rId270" o:title=""/>
          </v:shape>
          <o:OLEObject Type="Embed" ProgID="Equation.DSMT4" ShapeID="_x0000_i1392" DrawAspect="Content" ObjectID="_1803658478" r:id="rId271"/>
        </w:object>
      </w:r>
      <w:commentRangeEnd w:id="22"/>
      <w:r w:rsidR="008B2A8C">
        <w:rPr>
          <w:rStyle w:val="Refdecomentario"/>
        </w:rPr>
        <w:commentReference w:id="22"/>
      </w:r>
      <w:r w:rsidR="003D12C7" w:rsidRPr="00D62CD8">
        <w:rPr>
          <w:lang w:val="en-US"/>
        </w:rPr>
        <w:t xml:space="preserve"> </w:t>
      </w:r>
      <w:r w:rsidR="003D12C7" w:rsidRPr="00D62CD8">
        <w:rPr>
          <w:rFonts w:eastAsiaTheme="minorEastAsia" w:cs="Times New Roman"/>
          <w:lang w:val="en-US"/>
        </w:rPr>
        <w:t>to other models trained on balanced datasets</w:t>
      </w:r>
      <w:r w:rsidR="003D12C7" w:rsidRPr="00D62CD8">
        <w:rPr>
          <w:lang w:val="en-US"/>
        </w:rPr>
        <w:t xml:space="preserve"> </w:t>
      </w:r>
      <w:commentRangeStart w:id="23"/>
      <w:r w:rsidR="000A142C" w:rsidRPr="00D62CD8">
        <w:rPr>
          <w:rFonts w:cs="Times New Roman"/>
          <w:position w:val="-16"/>
          <w:lang w:val="en-US"/>
        </w:rPr>
        <w:object w:dxaOrig="720" w:dyaOrig="440" w14:anchorId="145EA7D9">
          <v:shape id="_x0000_i1398" type="#_x0000_t75" style="width:34.5pt;height:20.55pt" o:ole="">
            <v:imagedata r:id="rId272" o:title=""/>
          </v:shape>
          <o:OLEObject Type="Embed" ProgID="Equation.DSMT4" ShapeID="_x0000_i1398" DrawAspect="Content" ObjectID="_1803658479" r:id="rId273"/>
        </w:object>
      </w:r>
      <w:commentRangeEnd w:id="23"/>
      <w:r w:rsidR="00B76E41">
        <w:rPr>
          <w:rStyle w:val="Refdecomentario"/>
        </w:rPr>
        <w:commentReference w:id="23"/>
      </w:r>
      <w:r w:rsidR="0074633B" w:rsidRPr="00D62CD8">
        <w:rPr>
          <w:rFonts w:eastAsiaTheme="minorEastAsia" w:cs="Times New Roman"/>
          <w:lang w:val="en-US"/>
        </w:rPr>
        <w:t xml:space="preserve">, as observed in the </w:t>
      </w:r>
      <w:r w:rsidR="004D7760" w:rsidRPr="00D62CD8">
        <w:rPr>
          <w:rFonts w:eastAsiaTheme="minorEastAsia" w:cs="Times New Roman"/>
          <w:lang w:val="en-US"/>
        </w:rPr>
        <w:t xml:space="preserve">datasets </w:t>
      </w:r>
      <w:r w:rsidR="0074633B" w:rsidRPr="00D62CD8">
        <w:rPr>
          <w:rFonts w:eastAsiaTheme="minorEastAsia" w:cs="Times New Roman"/>
          <w:lang w:val="en-US"/>
        </w:rPr>
        <w:t xml:space="preserve">with 20% and 40% balance, where precision reaches 1. </w:t>
      </w:r>
      <w:r w:rsidR="00AB090C" w:rsidRPr="00D62CD8">
        <w:rPr>
          <w:rFonts w:eastAsiaTheme="minorEastAsia" w:cs="Times New Roman"/>
          <w:lang w:val="en-US"/>
        </w:rPr>
        <w:t xml:space="preserve">Regarding sensitivity,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At</w:t>
      </w:r>
      <w:r w:rsidR="00920BDC" w:rsidRPr="00D62CD8">
        <w:rPr>
          <w:rFonts w:eastAsiaTheme="minorEastAsia" w:cs="Times New Roman"/>
          <w:lang w:val="en-US"/>
        </w:rPr>
        <w:t xml:space="preserve">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balanced accuracy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Additionally, precision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w:t>
      </w:r>
      <w:r w:rsidR="00030968" w:rsidRPr="00D62CD8">
        <w:rPr>
          <w:rFonts w:eastAsiaTheme="minorEastAsia" w:cs="Times New Roman"/>
          <w:lang w:val="en-US"/>
        </w:rPr>
        <w:lastRenderedPageBreak/>
        <w:t xml:space="preserve">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tbl>
      <w:tblPr>
        <w:tblW w:w="7088" w:type="dxa"/>
        <w:jc w:val="center"/>
        <w:tblCellMar>
          <w:left w:w="70" w:type="dxa"/>
          <w:right w:w="70" w:type="dxa"/>
        </w:tblCellMar>
        <w:tblLook w:val="04A0" w:firstRow="1" w:lastRow="0" w:firstColumn="1" w:lastColumn="0" w:noHBand="0" w:noVBand="1"/>
      </w:tblPr>
      <w:tblGrid>
        <w:gridCol w:w="1148"/>
        <w:gridCol w:w="1829"/>
        <w:gridCol w:w="1134"/>
        <w:gridCol w:w="1418"/>
        <w:gridCol w:w="1559"/>
      </w:tblGrid>
      <w:tr w:rsidR="001251D7" w:rsidRPr="0050535F" w14:paraId="3F95F579" w14:textId="77777777" w:rsidTr="000C1FB9">
        <w:trPr>
          <w:trHeight w:val="292"/>
          <w:jc w:val="center"/>
        </w:trPr>
        <w:tc>
          <w:tcPr>
            <w:tcW w:w="7088" w:type="dxa"/>
            <w:gridSpan w:val="5"/>
            <w:tcBorders>
              <w:bottom w:val="single" w:sz="4" w:space="0" w:color="auto"/>
            </w:tcBorders>
            <w:shd w:val="clear" w:color="auto" w:fill="auto"/>
            <w:noWrap/>
            <w:vAlign w:val="bottom"/>
          </w:tcPr>
          <w:p w14:paraId="38B2D4AE" w14:textId="18083F93" w:rsidR="001251D7" w:rsidRPr="0050535F" w:rsidRDefault="001251D7" w:rsidP="003B3E0A">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real dataset </w:t>
            </w:r>
            <w:r w:rsidR="000C1FB9" w:rsidRPr="00D62CD8">
              <w:rPr>
                <w:position w:val="-16"/>
                <w:lang w:val="en-US"/>
              </w:rPr>
              <w:object w:dxaOrig="780" w:dyaOrig="440" w14:anchorId="036014BD">
                <v:shape id="_x0000_i1520" type="#_x0000_t75" style="width:38.7pt;height:21.8pt" o:ole="">
                  <v:imagedata r:id="rId270" o:title=""/>
                </v:shape>
                <o:OLEObject Type="Embed" ProgID="Equation.DSMT4" ShapeID="_x0000_i1520" DrawAspect="Content" ObjectID="_1803658480" r:id="rId274"/>
              </w:object>
            </w:r>
          </w:p>
        </w:tc>
      </w:tr>
      <w:tr w:rsidR="000C1FB9" w:rsidRPr="0050535F" w14:paraId="6E18FB11" w14:textId="77777777" w:rsidTr="000C1FB9">
        <w:trPr>
          <w:trHeight w:val="292"/>
          <w:jc w:val="center"/>
        </w:trPr>
        <w:tc>
          <w:tcPr>
            <w:tcW w:w="1148" w:type="dxa"/>
            <w:tcBorders>
              <w:bottom w:val="single" w:sz="4" w:space="0" w:color="auto"/>
              <w:right w:val="single" w:sz="4" w:space="0" w:color="auto"/>
            </w:tcBorders>
            <w:shd w:val="clear" w:color="auto" w:fill="auto"/>
            <w:noWrap/>
            <w:vAlign w:val="bottom"/>
            <w:hideMark/>
          </w:tcPr>
          <w:p w14:paraId="508DF492" w14:textId="1F2B4C9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position w:val="-10"/>
                <w:lang w:val="en-US" w:eastAsia="es-ES"/>
                <w14:ligatures w14:val="none"/>
              </w:rPr>
              <w:object w:dxaOrig="420" w:dyaOrig="320" w14:anchorId="127524B5">
                <v:shape id="_x0000_i1560" type="#_x0000_t75" style="width:19.95pt;height:16.35pt" o:ole="">
                  <v:imagedata r:id="rId275" o:title=""/>
                </v:shape>
                <o:OLEObject Type="Embed" ProgID="Equation.DSMT4" ShapeID="_x0000_i1560" DrawAspect="Content" ObjectID="_1803658481" r:id="rId276"/>
              </w:object>
            </w:r>
          </w:p>
        </w:tc>
        <w:tc>
          <w:tcPr>
            <w:tcW w:w="1829" w:type="dxa"/>
            <w:tcBorders>
              <w:left w:val="single" w:sz="4" w:space="0" w:color="auto"/>
              <w:bottom w:val="single" w:sz="4" w:space="0" w:color="auto"/>
            </w:tcBorders>
            <w:vAlign w:val="bottom"/>
          </w:tcPr>
          <w:p w14:paraId="7C215053" w14:textId="48B41AE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134" w:type="dxa"/>
            <w:tcBorders>
              <w:left w:val="nil"/>
              <w:bottom w:val="single" w:sz="4" w:space="0" w:color="auto"/>
            </w:tcBorders>
            <w:shd w:val="clear" w:color="auto" w:fill="auto"/>
            <w:noWrap/>
            <w:vAlign w:val="bottom"/>
            <w:hideMark/>
          </w:tcPr>
          <w:p w14:paraId="3908F801" w14:textId="233838B4"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p>
        </w:tc>
        <w:tc>
          <w:tcPr>
            <w:tcW w:w="1418" w:type="dxa"/>
            <w:tcBorders>
              <w:bottom w:val="single" w:sz="4" w:space="0" w:color="auto"/>
            </w:tcBorders>
            <w:shd w:val="clear" w:color="auto" w:fill="auto"/>
            <w:noWrap/>
            <w:vAlign w:val="bottom"/>
          </w:tcPr>
          <w:p w14:paraId="281F06D2" w14:textId="5F8B638D"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59" w:type="dxa"/>
            <w:tcBorders>
              <w:bottom w:val="single" w:sz="4" w:space="0" w:color="auto"/>
            </w:tcBorders>
            <w:shd w:val="clear" w:color="auto" w:fill="auto"/>
            <w:vAlign w:val="bottom"/>
          </w:tcPr>
          <w:p w14:paraId="05BA1B77" w14:textId="7D7741CE"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0C1FB9" w:rsidRPr="0050535F" w14:paraId="07E89C09" w14:textId="77777777" w:rsidTr="000C1FB9">
        <w:trPr>
          <w:trHeight w:val="292"/>
          <w:jc w:val="center"/>
        </w:trPr>
        <w:tc>
          <w:tcPr>
            <w:tcW w:w="1148" w:type="dxa"/>
            <w:tcBorders>
              <w:top w:val="single" w:sz="4" w:space="0" w:color="auto"/>
              <w:right w:val="single" w:sz="4" w:space="0" w:color="auto"/>
            </w:tcBorders>
            <w:shd w:val="clear" w:color="auto" w:fill="auto"/>
            <w:noWrap/>
            <w:vAlign w:val="bottom"/>
            <w:hideMark/>
          </w:tcPr>
          <w:p w14:paraId="4F64A593" w14:textId="669E461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829" w:type="dxa"/>
            <w:tcBorders>
              <w:top w:val="single" w:sz="4" w:space="0" w:color="auto"/>
              <w:left w:val="single" w:sz="4" w:space="0" w:color="auto"/>
            </w:tcBorders>
            <w:vAlign w:val="bottom"/>
          </w:tcPr>
          <w:p w14:paraId="78CB2DD2" w14:textId="40784EA8"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134" w:type="dxa"/>
            <w:tcBorders>
              <w:top w:val="single" w:sz="4" w:space="0" w:color="auto"/>
              <w:left w:val="nil"/>
            </w:tcBorders>
            <w:shd w:val="clear" w:color="auto" w:fill="auto"/>
            <w:noWrap/>
            <w:vAlign w:val="bottom"/>
            <w:hideMark/>
          </w:tcPr>
          <w:p w14:paraId="6296EAD9" w14:textId="4E30D81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shd w:val="clear" w:color="auto" w:fill="auto"/>
            <w:noWrap/>
            <w:vAlign w:val="bottom"/>
          </w:tcPr>
          <w:p w14:paraId="52BC817D" w14:textId="42DE97C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59" w:type="dxa"/>
            <w:tcBorders>
              <w:top w:val="single" w:sz="4" w:space="0" w:color="auto"/>
            </w:tcBorders>
            <w:shd w:val="clear" w:color="auto" w:fill="auto"/>
            <w:vAlign w:val="bottom"/>
          </w:tcPr>
          <w:p w14:paraId="07440F04" w14:textId="6324699B"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0C1FB9" w:rsidRPr="0050535F" w14:paraId="4542D87B" w14:textId="77777777" w:rsidTr="000C1FB9">
        <w:trPr>
          <w:trHeight w:val="292"/>
          <w:jc w:val="center"/>
        </w:trPr>
        <w:tc>
          <w:tcPr>
            <w:tcW w:w="1148" w:type="dxa"/>
            <w:tcBorders>
              <w:right w:val="single" w:sz="4" w:space="0" w:color="auto"/>
            </w:tcBorders>
            <w:shd w:val="clear" w:color="auto" w:fill="auto"/>
            <w:noWrap/>
            <w:vAlign w:val="bottom"/>
            <w:hideMark/>
          </w:tcPr>
          <w:p w14:paraId="01B6B7C6" w14:textId="3774DAB9"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cs="Times New Roman"/>
                <w:lang w:val="en-US"/>
              </w:rPr>
              <w:t>0.15</w:t>
            </w:r>
          </w:p>
        </w:tc>
        <w:tc>
          <w:tcPr>
            <w:tcW w:w="1829" w:type="dxa"/>
            <w:tcBorders>
              <w:left w:val="single" w:sz="4" w:space="0" w:color="auto"/>
            </w:tcBorders>
            <w:vAlign w:val="bottom"/>
          </w:tcPr>
          <w:p w14:paraId="7B362A37" w14:textId="626E54D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134" w:type="dxa"/>
            <w:tcBorders>
              <w:left w:val="nil"/>
            </w:tcBorders>
            <w:shd w:val="clear" w:color="auto" w:fill="auto"/>
            <w:noWrap/>
            <w:vAlign w:val="bottom"/>
            <w:hideMark/>
          </w:tcPr>
          <w:p w14:paraId="0C9E3D44" w14:textId="57F279F5"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shd w:val="clear" w:color="auto" w:fill="auto"/>
            <w:noWrap/>
            <w:vAlign w:val="bottom"/>
          </w:tcPr>
          <w:p w14:paraId="2DA113B3" w14:textId="0C3D922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59" w:type="dxa"/>
            <w:shd w:val="clear" w:color="auto" w:fill="auto"/>
            <w:vAlign w:val="bottom"/>
          </w:tcPr>
          <w:p w14:paraId="0D991615" w14:textId="06F4542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0C1FB9" w:rsidRPr="0050535F" w14:paraId="604960A7" w14:textId="77777777" w:rsidTr="000C1FB9">
        <w:trPr>
          <w:trHeight w:val="292"/>
          <w:jc w:val="center"/>
        </w:trPr>
        <w:tc>
          <w:tcPr>
            <w:tcW w:w="1148" w:type="dxa"/>
            <w:tcBorders>
              <w:right w:val="single" w:sz="4" w:space="0" w:color="auto"/>
            </w:tcBorders>
            <w:shd w:val="clear" w:color="auto" w:fill="auto"/>
            <w:noWrap/>
            <w:vAlign w:val="bottom"/>
            <w:hideMark/>
          </w:tcPr>
          <w:p w14:paraId="3077AF24" w14:textId="2F02A5C5"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829" w:type="dxa"/>
            <w:tcBorders>
              <w:left w:val="single" w:sz="4" w:space="0" w:color="auto"/>
            </w:tcBorders>
            <w:vAlign w:val="bottom"/>
          </w:tcPr>
          <w:p w14:paraId="27B991B8" w14:textId="3DBA168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134" w:type="dxa"/>
            <w:tcBorders>
              <w:left w:val="nil"/>
            </w:tcBorders>
            <w:shd w:val="clear" w:color="auto" w:fill="auto"/>
            <w:noWrap/>
            <w:vAlign w:val="bottom"/>
            <w:hideMark/>
          </w:tcPr>
          <w:p w14:paraId="1F27AD74" w14:textId="311BEBEF"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shd w:val="clear" w:color="auto" w:fill="auto"/>
            <w:noWrap/>
            <w:vAlign w:val="bottom"/>
          </w:tcPr>
          <w:p w14:paraId="5035FF40" w14:textId="1736F18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59" w:type="dxa"/>
            <w:shd w:val="clear" w:color="auto" w:fill="auto"/>
            <w:vAlign w:val="bottom"/>
          </w:tcPr>
          <w:p w14:paraId="692AD971" w14:textId="664C09EB"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0C1FB9" w:rsidRPr="0050535F" w14:paraId="1DCC8954" w14:textId="77777777" w:rsidTr="000C1FB9">
        <w:trPr>
          <w:trHeight w:val="292"/>
          <w:jc w:val="center"/>
        </w:trPr>
        <w:tc>
          <w:tcPr>
            <w:tcW w:w="1148" w:type="dxa"/>
            <w:tcBorders>
              <w:right w:val="single" w:sz="4" w:space="0" w:color="auto"/>
            </w:tcBorders>
            <w:shd w:val="clear" w:color="auto" w:fill="auto"/>
            <w:noWrap/>
            <w:vAlign w:val="bottom"/>
            <w:hideMark/>
          </w:tcPr>
          <w:p w14:paraId="7A0DE1B2" w14:textId="1649C5A9"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829" w:type="dxa"/>
            <w:tcBorders>
              <w:left w:val="single" w:sz="4" w:space="0" w:color="auto"/>
            </w:tcBorders>
            <w:vAlign w:val="bottom"/>
          </w:tcPr>
          <w:p w14:paraId="5695D7A7" w14:textId="26FED8A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134" w:type="dxa"/>
            <w:tcBorders>
              <w:left w:val="nil"/>
            </w:tcBorders>
            <w:shd w:val="clear" w:color="auto" w:fill="auto"/>
            <w:noWrap/>
            <w:vAlign w:val="bottom"/>
            <w:hideMark/>
          </w:tcPr>
          <w:p w14:paraId="5097EA95" w14:textId="31DCFA1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6F0F37D6" w14:textId="05727490"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59" w:type="dxa"/>
            <w:shd w:val="clear" w:color="auto" w:fill="auto"/>
            <w:vAlign w:val="bottom"/>
          </w:tcPr>
          <w:p w14:paraId="7DBAB7CA" w14:textId="0E25625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0C1FB9" w:rsidRPr="0050535F" w14:paraId="26C1C967" w14:textId="77777777" w:rsidTr="000C1FB9">
        <w:trPr>
          <w:trHeight w:val="292"/>
          <w:jc w:val="center"/>
        </w:trPr>
        <w:tc>
          <w:tcPr>
            <w:tcW w:w="1148" w:type="dxa"/>
            <w:tcBorders>
              <w:right w:val="single" w:sz="4" w:space="0" w:color="auto"/>
            </w:tcBorders>
            <w:shd w:val="clear" w:color="auto" w:fill="auto"/>
            <w:noWrap/>
            <w:vAlign w:val="bottom"/>
            <w:hideMark/>
          </w:tcPr>
          <w:p w14:paraId="4ABD1A01" w14:textId="1BDADC8A"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29" w:type="dxa"/>
            <w:tcBorders>
              <w:left w:val="single" w:sz="4" w:space="0" w:color="auto"/>
            </w:tcBorders>
            <w:vAlign w:val="bottom"/>
          </w:tcPr>
          <w:p w14:paraId="1DFEBF52" w14:textId="19CABE4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134" w:type="dxa"/>
            <w:tcBorders>
              <w:left w:val="nil"/>
            </w:tcBorders>
            <w:shd w:val="clear" w:color="auto" w:fill="auto"/>
            <w:noWrap/>
            <w:vAlign w:val="bottom"/>
            <w:hideMark/>
          </w:tcPr>
          <w:p w14:paraId="1047A63C" w14:textId="12EE5AA2"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27C1045F" w14:textId="71549783"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59" w:type="dxa"/>
            <w:shd w:val="clear" w:color="auto" w:fill="auto"/>
            <w:vAlign w:val="bottom"/>
          </w:tcPr>
          <w:p w14:paraId="7D83A69E" w14:textId="4B3AD256"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0C1FB9" w:rsidRPr="0050535F" w14:paraId="194224F9" w14:textId="77777777" w:rsidTr="000C1FB9">
        <w:trPr>
          <w:trHeight w:val="292"/>
          <w:jc w:val="center"/>
        </w:trPr>
        <w:tc>
          <w:tcPr>
            <w:tcW w:w="1148" w:type="dxa"/>
            <w:tcBorders>
              <w:bottom w:val="single" w:sz="4" w:space="0" w:color="auto"/>
              <w:right w:val="single" w:sz="4" w:space="0" w:color="auto"/>
            </w:tcBorders>
            <w:shd w:val="clear" w:color="auto" w:fill="auto"/>
            <w:noWrap/>
            <w:vAlign w:val="bottom"/>
          </w:tcPr>
          <w:p w14:paraId="53391370" w14:textId="241D09E4"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29" w:type="dxa"/>
            <w:tcBorders>
              <w:left w:val="single" w:sz="4" w:space="0" w:color="auto"/>
              <w:bottom w:val="single" w:sz="4" w:space="0" w:color="auto"/>
            </w:tcBorders>
            <w:vAlign w:val="bottom"/>
          </w:tcPr>
          <w:p w14:paraId="4B2CF1F3" w14:textId="11F1D547" w:rsidR="003B3E0A" w:rsidRPr="0050535F" w:rsidRDefault="003B3E0A" w:rsidP="000A142C">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134" w:type="dxa"/>
            <w:tcBorders>
              <w:left w:val="nil"/>
              <w:bottom w:val="single" w:sz="4" w:space="0" w:color="auto"/>
            </w:tcBorders>
            <w:shd w:val="clear" w:color="auto" w:fill="auto"/>
            <w:noWrap/>
            <w:vAlign w:val="bottom"/>
          </w:tcPr>
          <w:p w14:paraId="05F26D40" w14:textId="5545681C"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shd w:val="clear" w:color="auto" w:fill="auto"/>
            <w:noWrap/>
            <w:vAlign w:val="bottom"/>
          </w:tcPr>
          <w:p w14:paraId="4055D80A" w14:textId="62B7ED2F" w:rsidR="003B3E0A" w:rsidRPr="0050535F" w:rsidRDefault="003B3E0A" w:rsidP="003B3E0A">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59" w:type="dxa"/>
            <w:tcBorders>
              <w:bottom w:val="single" w:sz="4" w:space="0" w:color="auto"/>
            </w:tcBorders>
            <w:shd w:val="clear" w:color="auto" w:fill="auto"/>
            <w:vAlign w:val="bottom"/>
          </w:tcPr>
          <w:p w14:paraId="018E8F02" w14:textId="2AA41D90" w:rsidR="003B3E0A" w:rsidRPr="0050535F" w:rsidRDefault="003B3E0A" w:rsidP="000A142C">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bl>
    <w:p w14:paraId="127249C5" w14:textId="77777777" w:rsidR="003B61C2" w:rsidRPr="0050535F" w:rsidRDefault="003B61C2" w:rsidP="00DF3B00">
      <w:pPr>
        <w:pStyle w:val="Descripcin"/>
        <w:spacing w:line="360" w:lineRule="auto"/>
        <w:rPr>
          <w:rFonts w:cs="Times New Roman"/>
          <w:lang w:val="en-US"/>
        </w:rPr>
      </w:pPr>
    </w:p>
    <w:p w14:paraId="16C5B577" w14:textId="6A941A30" w:rsidR="00D45EFA" w:rsidRDefault="003B61C2" w:rsidP="00DF3B00">
      <w:pPr>
        <w:pStyle w:val="Descripcin"/>
        <w:spacing w:line="360" w:lineRule="auto"/>
        <w:jc w:val="center"/>
        <w:rPr>
          <w:rFonts w:cs="Times New Roman"/>
          <w:color w:val="auto"/>
          <w:sz w:val="22"/>
          <w:szCs w:val="22"/>
          <w:lang w:val="en-US"/>
        </w:rPr>
      </w:pPr>
      <w:r w:rsidRPr="003B3E0A">
        <w:rPr>
          <w:rFonts w:cs="Times New Roman"/>
          <w:color w:val="auto"/>
          <w:sz w:val="22"/>
          <w:szCs w:val="22"/>
          <w:lang w:val="en-US"/>
        </w:rPr>
        <w:t xml:space="preserve">Table. </w:t>
      </w:r>
      <w:r w:rsidRPr="003B3E0A">
        <w:rPr>
          <w:rFonts w:cs="Times New Roman"/>
          <w:color w:val="auto"/>
          <w:sz w:val="22"/>
          <w:szCs w:val="22"/>
          <w:lang w:val="en-US"/>
        </w:rPr>
        <w:fldChar w:fldCharType="begin"/>
      </w:r>
      <w:r w:rsidRPr="003B3E0A">
        <w:rPr>
          <w:rFonts w:cs="Times New Roman"/>
          <w:color w:val="auto"/>
          <w:sz w:val="22"/>
          <w:szCs w:val="22"/>
          <w:lang w:val="en-US"/>
        </w:rPr>
        <w:instrText xml:space="preserve"> SEQ Table. \* ARABIC </w:instrText>
      </w:r>
      <w:r w:rsidRPr="003B3E0A">
        <w:rPr>
          <w:rFonts w:cs="Times New Roman"/>
          <w:color w:val="auto"/>
          <w:sz w:val="22"/>
          <w:szCs w:val="22"/>
          <w:lang w:val="en-US"/>
        </w:rPr>
        <w:fldChar w:fldCharType="separate"/>
      </w:r>
      <w:r w:rsidR="00AB32F0">
        <w:rPr>
          <w:rFonts w:cs="Times New Roman"/>
          <w:noProof/>
          <w:color w:val="auto"/>
          <w:sz w:val="22"/>
          <w:szCs w:val="22"/>
          <w:lang w:val="en-US"/>
        </w:rPr>
        <w:t>3</w:t>
      </w:r>
      <w:r w:rsidRPr="003B3E0A">
        <w:rPr>
          <w:rFonts w:cs="Times New Roman"/>
          <w:color w:val="auto"/>
          <w:sz w:val="22"/>
          <w:szCs w:val="22"/>
          <w:lang w:val="en-US"/>
        </w:rPr>
        <w:fldChar w:fldCharType="end"/>
      </w:r>
      <w:r w:rsidRPr="003B3E0A">
        <w:rPr>
          <w:rFonts w:cs="Times New Roman"/>
          <w:color w:val="auto"/>
          <w:sz w:val="22"/>
          <w:szCs w:val="22"/>
          <w:lang w:val="en-US"/>
        </w:rPr>
        <w:t xml:space="preserve"> Performance results of</w:t>
      </w:r>
      <w:r w:rsidR="00F66D07" w:rsidRPr="003B3E0A">
        <w:rPr>
          <w:rFonts w:cs="Times New Roman"/>
          <w:color w:val="auto"/>
          <w:sz w:val="22"/>
          <w:szCs w:val="22"/>
          <w:lang w:val="en-US"/>
        </w:rPr>
        <w:t xml:space="preserve"> different models depending on </w:t>
      </w:r>
      <w:r w:rsidR="001A7BFB" w:rsidRPr="003B3E0A">
        <w:rPr>
          <w:rFonts w:cs="Times New Roman"/>
          <w:color w:val="auto"/>
          <w:sz w:val="22"/>
          <w:szCs w:val="22"/>
          <w:lang w:val="en-US"/>
        </w:rPr>
        <w:t>balancing levels</w:t>
      </w:r>
      <w:r w:rsidR="00C6327D" w:rsidRPr="003B3E0A">
        <w:rPr>
          <w:rFonts w:cs="Times New Roman"/>
          <w:color w:val="auto"/>
          <w:sz w:val="22"/>
          <w:szCs w:val="22"/>
          <w:lang w:val="en-US"/>
        </w:rPr>
        <w:t xml:space="preserve">, </w:t>
      </w:r>
      <w:r w:rsidR="00EC47C1" w:rsidRPr="003B3E0A">
        <w:rPr>
          <w:rFonts w:cs="Times New Roman"/>
          <w:color w:val="auto"/>
          <w:sz w:val="22"/>
          <w:szCs w:val="22"/>
          <w:lang w:val="en-US"/>
        </w:rPr>
        <w:t>ranked by their performance</w:t>
      </w:r>
      <w:r w:rsidR="002B4138" w:rsidRPr="003B3E0A">
        <w:rPr>
          <w:rFonts w:cs="Times New Roman"/>
          <w:color w:val="auto"/>
          <w:sz w:val="22"/>
          <w:szCs w:val="22"/>
          <w:lang w:val="en-US"/>
        </w:rPr>
        <w:t>.</w:t>
      </w:r>
    </w:p>
    <w:p w14:paraId="7520CF02" w14:textId="77777777" w:rsidR="00882810" w:rsidRPr="00882810" w:rsidRDefault="00882810" w:rsidP="00882810">
      <w:pPr>
        <w:rPr>
          <w:lang w:val="en-US"/>
        </w:rPr>
      </w:pPr>
    </w:p>
    <w:p w14:paraId="1D2FCEEB" w14:textId="020F08D7" w:rsidR="00901E75" w:rsidRPr="0050535F" w:rsidRDefault="00901E75" w:rsidP="00901E75">
      <w:pPr>
        <w:pStyle w:val="Ttulo2"/>
        <w:rPr>
          <w:lang w:val="en-US"/>
        </w:rPr>
      </w:pPr>
      <w:r>
        <w:rPr>
          <w:lang w:val="en-US"/>
        </w:rPr>
        <w:t>4</w:t>
      </w:r>
      <w:r w:rsidRPr="0050535F">
        <w:rPr>
          <w:lang w:val="en-US"/>
        </w:rPr>
        <w:t>.</w:t>
      </w:r>
      <w:r>
        <w:rPr>
          <w:lang w:val="en-US"/>
        </w:rPr>
        <w:t>2</w:t>
      </w:r>
      <w:r w:rsidRPr="0050535F">
        <w:rPr>
          <w:lang w:val="en-US"/>
        </w:rPr>
        <w:t xml:space="preserve">. </w:t>
      </w:r>
      <w:r w:rsidR="00946CB9">
        <w:rPr>
          <w:lang w:val="en-US"/>
        </w:rPr>
        <w:t xml:space="preserve">Efficiency probabilities and </w:t>
      </w:r>
      <w:r>
        <w:rPr>
          <w:lang w:val="en-US"/>
        </w:rPr>
        <w:t xml:space="preserve">sensitivity analysis </w:t>
      </w:r>
    </w:p>
    <w:p w14:paraId="5CEE57F7" w14:textId="6273221A" w:rsidR="00946CB9" w:rsidRDefault="00F01BEA" w:rsidP="00946CB9">
      <w:pPr>
        <w:spacing w:line="360" w:lineRule="auto"/>
        <w:rPr>
          <w:rFonts w:cs="Times New Roman"/>
          <w:lang w:val="en-US"/>
        </w:rPr>
      </w:pPr>
      <w:r w:rsidRPr="0050535F">
        <w:rPr>
          <w:rFonts w:cs="Times New Roman"/>
          <w:lang w:val="en-US"/>
        </w:rPr>
        <w:t>After selecting the best-performing model, we predict 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probabilities of being efficient estimated through the fitted NN. </w:t>
      </w:r>
      <w:r w:rsidR="00946CB9">
        <w:rPr>
          <w:rFonts w:cs="Times New Roman"/>
          <w:lang w:val="en-US"/>
        </w:rPr>
        <w:t>W</w:t>
      </w:r>
      <w:r w:rsidR="00946CB9" w:rsidRPr="0050535F">
        <w:rPr>
          <w:rFonts w:cs="Times New Roman"/>
          <w:lang w:val="en-US"/>
        </w:rPr>
        <w:t xml:space="preserve">e </w:t>
      </w:r>
      <w:r w:rsidR="00946CB9">
        <w:rPr>
          <w:rFonts w:cs="Times New Roman"/>
          <w:lang w:val="en-US"/>
        </w:rPr>
        <w:t xml:space="preserve">report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Moreover, </w:t>
      </w:r>
      <w:r w:rsidRPr="0050535F">
        <w:rPr>
          <w:rFonts w:cs="Times New Roman"/>
          <w:lang w:val="en-US"/>
        </w:rPr>
        <w:t xml:space="preserve">A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p>
    <w:p w14:paraId="3C31EB78" w14:textId="77777777" w:rsidR="00982672" w:rsidRPr="0050535F" w:rsidRDefault="00982672" w:rsidP="00946CB9">
      <w:pPr>
        <w:spacing w:line="360" w:lineRule="auto"/>
        <w:rPr>
          <w:rFonts w:cs="Times New Roman"/>
          <w:lang w:val="en-US"/>
        </w:rPr>
      </w:pPr>
    </w:p>
    <w:tbl>
      <w:tblPr>
        <w:tblW w:w="8280" w:type="dxa"/>
        <w:jc w:val="center"/>
        <w:tblCellMar>
          <w:left w:w="70" w:type="dxa"/>
          <w:right w:w="70" w:type="dxa"/>
        </w:tblCellMar>
        <w:tblLook w:val="04A0" w:firstRow="1" w:lastRow="0" w:firstColumn="1" w:lastColumn="0" w:noHBand="0" w:noVBand="1"/>
      </w:tblPr>
      <w:tblGrid>
        <w:gridCol w:w="1200"/>
        <w:gridCol w:w="1200"/>
        <w:gridCol w:w="1470"/>
        <w:gridCol w:w="1517"/>
        <w:gridCol w:w="1417"/>
        <w:gridCol w:w="1476"/>
      </w:tblGrid>
      <w:tr w:rsidR="0046754C" w:rsidRPr="0050535F" w14:paraId="5711EE32" w14:textId="77777777" w:rsidTr="00B21696">
        <w:trPr>
          <w:trHeight w:val="300"/>
          <w:jc w:val="center"/>
        </w:trPr>
        <w:tc>
          <w:tcPr>
            <w:tcW w:w="1200" w:type="dxa"/>
            <w:tcBorders>
              <w:top w:val="nil"/>
              <w:left w:val="nil"/>
              <w:bottom w:val="single" w:sz="4" w:space="0" w:color="auto"/>
              <w:right w:val="single" w:sz="4" w:space="0" w:color="auto"/>
            </w:tcBorders>
            <w:vAlign w:val="center"/>
          </w:tcPr>
          <w:p w14:paraId="3EB1738D"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Ranking</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8AAB360"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p>
        </w:tc>
        <w:tc>
          <w:tcPr>
            <w:tcW w:w="1470" w:type="dxa"/>
            <w:tcBorders>
              <w:top w:val="nil"/>
              <w:left w:val="single" w:sz="4" w:space="0" w:color="auto"/>
              <w:bottom w:val="single" w:sz="4" w:space="0" w:color="auto"/>
              <w:right w:val="single" w:sz="4" w:space="0" w:color="auto"/>
            </w:tcBorders>
            <w:shd w:val="clear" w:color="auto" w:fill="auto"/>
            <w:noWrap/>
            <w:vAlign w:val="center"/>
            <w:hideMark/>
          </w:tcPr>
          <w:p w14:paraId="07B04AD6"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Probability of being efficient</w:t>
            </w:r>
          </w:p>
        </w:tc>
        <w:tc>
          <w:tcPr>
            <w:tcW w:w="1517" w:type="dxa"/>
            <w:tcBorders>
              <w:top w:val="nil"/>
              <w:left w:val="single" w:sz="4" w:space="0" w:color="auto"/>
              <w:bottom w:val="single" w:sz="4" w:space="0" w:color="auto"/>
              <w:right w:val="single" w:sz="4" w:space="0" w:color="auto"/>
            </w:tcBorders>
            <w:shd w:val="clear" w:color="auto" w:fill="auto"/>
            <w:noWrap/>
            <w:vAlign w:val="center"/>
            <w:hideMark/>
          </w:tcPr>
          <w:p w14:paraId="1133A8DF" w14:textId="77777777" w:rsidR="00946CB9" w:rsidRDefault="00946CB9" w:rsidP="00981BDB">
            <w:pPr>
              <w:spacing w:after="0" w:line="360" w:lineRule="auto"/>
              <w:jc w:val="center"/>
              <w:rPr>
                <w:rFonts w:eastAsia="Times New Roman" w:cs="Times New Roman"/>
                <w:color w:val="000000"/>
                <w:kern w:val="0"/>
                <w:lang w:val="en-US" w:eastAsia="es-ES"/>
                <w14:ligatures w14:val="none"/>
              </w:rPr>
            </w:pPr>
            <w:r w:rsidRPr="00D8054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.75</w:t>
            </w:r>
          </w:p>
          <w:p w14:paraId="4EAC4970" w14:textId="07755FE3" w:rsidR="00946CB9" w:rsidRPr="0050535F" w:rsidRDefault="00946CB9" w:rsidP="00F85EF4">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6785757B">
                <v:shape id="_x0000_i1682" type="#_x0000_t75" style="width:14.5pt;height:16.35pt" o:ole="">
                  <v:imagedata r:id="rId277" o:title=""/>
                </v:shape>
                <o:OLEObject Type="Embed" ProgID="Equation.DSMT4" ShapeID="_x0000_i1682" DrawAspect="Content" ObjectID="_1803658482" r:id="rId278"/>
              </w:object>
            </w:r>
            <w:r>
              <w:rPr>
                <w:lang w:val="en-US"/>
              </w:rPr>
              <w:t xml:space="preserve">  </w:t>
            </w:r>
            <w:r w:rsidR="00B21696">
              <w:rPr>
                <w:lang w:val="en-US"/>
              </w:rPr>
              <w:t xml:space="preserve"> </w:t>
            </w:r>
            <w:r w:rsidR="00982672">
              <w:rPr>
                <w:lang w:val="en-US"/>
              </w:rPr>
              <w:t xml:space="preserve">  </w:t>
            </w:r>
            <w:r w:rsidR="00B21696">
              <w:rPr>
                <w:lang w:val="en-US"/>
              </w:rPr>
              <w:t xml:space="preserve"> </w:t>
            </w:r>
            <w:r>
              <w:rPr>
                <w:lang w:val="en-US"/>
              </w:rPr>
              <w:t xml:space="preserve">  Peer</w:t>
            </w:r>
          </w:p>
        </w:tc>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3C02706" w14:textId="77777777" w:rsidR="00946CB9" w:rsidRDefault="00946CB9" w:rsidP="00526828">
            <w:pPr>
              <w:spacing w:after="0" w:line="360" w:lineRule="auto"/>
              <w:jc w:val="center"/>
              <w:rPr>
                <w:rFonts w:eastAsia="Times New Roman" w:cs="Times New Roman"/>
                <w:color w:val="000000"/>
                <w:kern w:val="0"/>
                <w:lang w:val="en-US" w:eastAsia="es-ES"/>
                <w14:ligatures w14:val="none"/>
              </w:rPr>
            </w:pPr>
            <w:r w:rsidRPr="008817E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.85</w:t>
            </w:r>
          </w:p>
          <w:p w14:paraId="4899DD89" w14:textId="67955425" w:rsidR="00946CB9" w:rsidRPr="0050535F" w:rsidRDefault="00946CB9" w:rsidP="00526828">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05F8D285">
                <v:shape id="_x0000_i1683" type="#_x0000_t75" style="width:14.5pt;height:16.35pt" o:ole="">
                  <v:imagedata r:id="rId277" o:title=""/>
                </v:shape>
                <o:OLEObject Type="Embed" ProgID="Equation.DSMT4" ShapeID="_x0000_i1683" DrawAspect="Content" ObjectID="_1803658483" r:id="rId279"/>
              </w:object>
            </w:r>
            <w:r>
              <w:rPr>
                <w:lang w:val="en-US"/>
              </w:rPr>
              <w:t xml:space="preserve">  </w:t>
            </w:r>
            <w:r w:rsidR="00B21696">
              <w:rPr>
                <w:lang w:val="en-US"/>
              </w:rPr>
              <w:t xml:space="preserve"> </w:t>
            </w:r>
            <w:r w:rsidR="00DF235D">
              <w:rPr>
                <w:lang w:val="en-US"/>
              </w:rPr>
              <w:t xml:space="preserve">  </w:t>
            </w:r>
            <w:r w:rsidR="00B21696">
              <w:rPr>
                <w:lang w:val="en-US"/>
              </w:rPr>
              <w:t xml:space="preserve"> </w:t>
            </w:r>
            <w:r>
              <w:rPr>
                <w:lang w:val="en-US"/>
              </w:rPr>
              <w:t xml:space="preserve">  Peer</w:t>
            </w:r>
          </w:p>
        </w:tc>
        <w:tc>
          <w:tcPr>
            <w:tcW w:w="1476" w:type="dxa"/>
            <w:tcBorders>
              <w:top w:val="nil"/>
              <w:left w:val="single" w:sz="4" w:space="0" w:color="auto"/>
              <w:bottom w:val="single" w:sz="4" w:space="0" w:color="auto"/>
              <w:right w:val="single" w:sz="4" w:space="0" w:color="auto"/>
            </w:tcBorders>
            <w:shd w:val="clear" w:color="auto" w:fill="auto"/>
            <w:noWrap/>
            <w:vAlign w:val="center"/>
            <w:hideMark/>
          </w:tcPr>
          <w:p w14:paraId="51D4A3CA" w14:textId="77777777" w:rsidR="00946CB9" w:rsidRDefault="00946CB9" w:rsidP="00981BDB">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50535F">
              <w:rPr>
                <w:rFonts w:eastAsia="Times New Roman" w:cs="Times New Roman"/>
                <w:color w:val="000000"/>
                <w:kern w:val="0"/>
                <w:lang w:val="en-US" w:eastAsia="es-ES"/>
                <w14:ligatures w14:val="none"/>
              </w:rPr>
              <w:t>0.95</w:t>
            </w:r>
          </w:p>
          <w:p w14:paraId="3B20094F" w14:textId="4E58E382" w:rsidR="00946CB9" w:rsidRPr="0050535F" w:rsidRDefault="00946CB9" w:rsidP="00F85EF4">
            <w:pPr>
              <w:spacing w:after="0" w:line="360" w:lineRule="auto"/>
              <w:jc w:val="center"/>
              <w:rPr>
                <w:rFonts w:eastAsia="Times New Roman" w:cs="Times New Roman"/>
                <w:color w:val="000000"/>
                <w:kern w:val="0"/>
                <w:lang w:val="en-US" w:eastAsia="es-ES"/>
                <w14:ligatures w14:val="none"/>
              </w:rPr>
            </w:pPr>
            <w:r w:rsidRPr="0050535F">
              <w:rPr>
                <w:position w:val="-10"/>
                <w:lang w:val="en-US"/>
              </w:rPr>
              <w:object w:dxaOrig="279" w:dyaOrig="340" w14:anchorId="35B0DBD5">
                <v:shape id="_x0000_i1684" type="#_x0000_t75" style="width:14.5pt;height:16.35pt" o:ole="">
                  <v:imagedata r:id="rId277" o:title=""/>
                </v:shape>
                <o:OLEObject Type="Embed" ProgID="Equation.DSMT4" ShapeID="_x0000_i1684" DrawAspect="Content" ObjectID="_1803658484" r:id="rId280"/>
              </w:object>
            </w:r>
            <w:r>
              <w:rPr>
                <w:lang w:val="en-US"/>
              </w:rPr>
              <w:t xml:space="preserve"> </w:t>
            </w:r>
            <w:r w:rsidR="00B21696">
              <w:rPr>
                <w:lang w:val="en-US"/>
              </w:rPr>
              <w:t xml:space="preserve">  </w:t>
            </w:r>
            <w:r>
              <w:rPr>
                <w:lang w:val="en-US"/>
              </w:rPr>
              <w:t xml:space="preserve"> </w:t>
            </w:r>
            <w:r w:rsidR="00DF235D">
              <w:rPr>
                <w:lang w:val="en-US"/>
              </w:rPr>
              <w:t xml:space="preserve">  </w:t>
            </w:r>
            <w:r>
              <w:rPr>
                <w:lang w:val="en-US"/>
              </w:rPr>
              <w:t xml:space="preserve">  Peer</w:t>
            </w:r>
          </w:p>
        </w:tc>
      </w:tr>
      <w:tr w:rsidR="00B21696" w:rsidRPr="0050535F" w14:paraId="2C2EB543" w14:textId="77777777" w:rsidTr="00B21696">
        <w:trPr>
          <w:trHeight w:val="300"/>
          <w:jc w:val="center"/>
        </w:trPr>
        <w:tc>
          <w:tcPr>
            <w:tcW w:w="1200" w:type="dxa"/>
            <w:tcBorders>
              <w:top w:val="single" w:sz="4" w:space="0" w:color="auto"/>
              <w:left w:val="nil"/>
              <w:bottom w:val="nil"/>
              <w:right w:val="single" w:sz="4" w:space="0" w:color="auto"/>
            </w:tcBorders>
          </w:tcPr>
          <w:p w14:paraId="65EBCD7A"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00" w:type="dxa"/>
            <w:tcBorders>
              <w:top w:val="single" w:sz="4" w:space="0" w:color="auto"/>
              <w:left w:val="single" w:sz="4" w:space="0" w:color="auto"/>
              <w:bottom w:val="nil"/>
              <w:right w:val="single" w:sz="4" w:space="0" w:color="auto"/>
            </w:tcBorders>
            <w:shd w:val="clear" w:color="auto" w:fill="auto"/>
            <w:noWrap/>
            <w:vAlign w:val="bottom"/>
            <w:hideMark/>
          </w:tcPr>
          <w:p w14:paraId="2236AEF1"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p>
        </w:tc>
        <w:tc>
          <w:tcPr>
            <w:tcW w:w="1470" w:type="dxa"/>
            <w:tcBorders>
              <w:top w:val="single" w:sz="4" w:space="0" w:color="auto"/>
              <w:left w:val="single" w:sz="4" w:space="0" w:color="auto"/>
              <w:bottom w:val="nil"/>
              <w:right w:val="single" w:sz="4" w:space="0" w:color="auto"/>
            </w:tcBorders>
            <w:shd w:val="clear" w:color="auto" w:fill="auto"/>
            <w:noWrap/>
            <w:vAlign w:val="bottom"/>
            <w:hideMark/>
          </w:tcPr>
          <w:p w14:paraId="26E2236D"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0.9999</w:t>
            </w:r>
          </w:p>
        </w:tc>
        <w:tc>
          <w:tcPr>
            <w:tcW w:w="1517" w:type="dxa"/>
            <w:tcBorders>
              <w:top w:val="single" w:sz="4" w:space="0" w:color="auto"/>
              <w:left w:val="single" w:sz="4" w:space="0" w:color="auto"/>
              <w:bottom w:val="nil"/>
              <w:right w:val="single" w:sz="4" w:space="0" w:color="auto"/>
            </w:tcBorders>
            <w:shd w:val="clear" w:color="auto" w:fill="auto"/>
            <w:noWrap/>
            <w:vAlign w:val="bottom"/>
          </w:tcPr>
          <w:p w14:paraId="4C75D833" w14:textId="598DC0FE"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2</w:t>
            </w:r>
          </w:p>
        </w:tc>
        <w:tc>
          <w:tcPr>
            <w:tcW w:w="1417" w:type="dxa"/>
            <w:tcBorders>
              <w:top w:val="single" w:sz="4" w:space="0" w:color="auto"/>
              <w:left w:val="single" w:sz="4" w:space="0" w:color="auto"/>
              <w:bottom w:val="nil"/>
              <w:right w:val="single" w:sz="4" w:space="0" w:color="auto"/>
            </w:tcBorders>
            <w:shd w:val="clear" w:color="auto" w:fill="auto"/>
            <w:noWrap/>
            <w:vAlign w:val="bottom"/>
          </w:tcPr>
          <w:p w14:paraId="5FF400EE" w14:textId="0C917EBB"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2</w:t>
            </w:r>
          </w:p>
        </w:tc>
        <w:tc>
          <w:tcPr>
            <w:tcW w:w="1476" w:type="dxa"/>
            <w:tcBorders>
              <w:top w:val="single" w:sz="4" w:space="0" w:color="auto"/>
              <w:left w:val="single" w:sz="4" w:space="0" w:color="auto"/>
              <w:bottom w:val="nil"/>
              <w:right w:val="single" w:sz="4" w:space="0" w:color="auto"/>
            </w:tcBorders>
            <w:shd w:val="clear" w:color="auto" w:fill="auto"/>
            <w:noWrap/>
            <w:vAlign w:val="bottom"/>
          </w:tcPr>
          <w:p w14:paraId="2ED49396" w14:textId="31F53AC0"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2</w:t>
            </w:r>
          </w:p>
        </w:tc>
      </w:tr>
      <w:tr w:rsidR="00B21696" w:rsidRPr="0050535F" w14:paraId="6D21EF7A" w14:textId="77777777" w:rsidTr="00B21696">
        <w:trPr>
          <w:trHeight w:val="300"/>
          <w:jc w:val="center"/>
        </w:trPr>
        <w:tc>
          <w:tcPr>
            <w:tcW w:w="1200" w:type="dxa"/>
            <w:tcBorders>
              <w:top w:val="nil"/>
              <w:left w:val="nil"/>
              <w:bottom w:val="nil"/>
              <w:right w:val="single" w:sz="4" w:space="0" w:color="auto"/>
            </w:tcBorders>
          </w:tcPr>
          <w:p w14:paraId="16ECA807"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p>
        </w:tc>
        <w:tc>
          <w:tcPr>
            <w:tcW w:w="1200" w:type="dxa"/>
            <w:tcBorders>
              <w:top w:val="nil"/>
              <w:left w:val="single" w:sz="4" w:space="0" w:color="auto"/>
              <w:bottom w:val="nil"/>
              <w:right w:val="single" w:sz="4" w:space="0" w:color="auto"/>
            </w:tcBorders>
            <w:shd w:val="clear" w:color="auto" w:fill="auto"/>
            <w:noWrap/>
            <w:vAlign w:val="bottom"/>
            <w:hideMark/>
          </w:tcPr>
          <w:p w14:paraId="0FF6E279"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p>
        </w:tc>
        <w:tc>
          <w:tcPr>
            <w:tcW w:w="1470" w:type="dxa"/>
            <w:tcBorders>
              <w:top w:val="nil"/>
              <w:left w:val="single" w:sz="4" w:space="0" w:color="auto"/>
              <w:bottom w:val="nil"/>
              <w:right w:val="single" w:sz="4" w:space="0" w:color="auto"/>
            </w:tcBorders>
            <w:shd w:val="clear" w:color="auto" w:fill="auto"/>
            <w:noWrap/>
            <w:vAlign w:val="bottom"/>
            <w:hideMark/>
          </w:tcPr>
          <w:p w14:paraId="0D5AEBD7"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0.9998</w:t>
            </w:r>
          </w:p>
        </w:tc>
        <w:tc>
          <w:tcPr>
            <w:tcW w:w="1517" w:type="dxa"/>
            <w:tcBorders>
              <w:top w:val="nil"/>
              <w:left w:val="single" w:sz="4" w:space="0" w:color="auto"/>
              <w:bottom w:val="nil"/>
              <w:right w:val="single" w:sz="4" w:space="0" w:color="auto"/>
            </w:tcBorders>
            <w:shd w:val="clear" w:color="auto" w:fill="auto"/>
            <w:noWrap/>
            <w:vAlign w:val="bottom"/>
          </w:tcPr>
          <w:p w14:paraId="74164D33" w14:textId="2CFB69C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18</w:t>
            </w:r>
          </w:p>
        </w:tc>
        <w:tc>
          <w:tcPr>
            <w:tcW w:w="1417" w:type="dxa"/>
            <w:tcBorders>
              <w:top w:val="nil"/>
              <w:left w:val="single" w:sz="4" w:space="0" w:color="auto"/>
              <w:bottom w:val="nil"/>
              <w:right w:val="single" w:sz="4" w:space="0" w:color="auto"/>
            </w:tcBorders>
            <w:shd w:val="clear" w:color="auto" w:fill="auto"/>
            <w:noWrap/>
            <w:vAlign w:val="bottom"/>
          </w:tcPr>
          <w:p w14:paraId="169CA347" w14:textId="0B1AAB7C"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18</w:t>
            </w:r>
          </w:p>
        </w:tc>
        <w:tc>
          <w:tcPr>
            <w:tcW w:w="1476" w:type="dxa"/>
            <w:tcBorders>
              <w:top w:val="nil"/>
              <w:left w:val="single" w:sz="4" w:space="0" w:color="auto"/>
              <w:bottom w:val="nil"/>
              <w:right w:val="single" w:sz="4" w:space="0" w:color="auto"/>
            </w:tcBorders>
            <w:shd w:val="clear" w:color="auto" w:fill="auto"/>
            <w:noWrap/>
            <w:vAlign w:val="bottom"/>
          </w:tcPr>
          <w:p w14:paraId="1230971D" w14:textId="3DCEF9E4"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18</w:t>
            </w:r>
          </w:p>
        </w:tc>
      </w:tr>
      <w:tr w:rsidR="00B21696" w:rsidRPr="0050535F" w14:paraId="191A0EC3" w14:textId="77777777" w:rsidTr="00B21696">
        <w:trPr>
          <w:trHeight w:val="300"/>
          <w:jc w:val="center"/>
        </w:trPr>
        <w:tc>
          <w:tcPr>
            <w:tcW w:w="1200" w:type="dxa"/>
            <w:tcBorders>
              <w:top w:val="nil"/>
              <w:left w:val="nil"/>
              <w:bottom w:val="nil"/>
              <w:right w:val="single" w:sz="4" w:space="0" w:color="auto"/>
            </w:tcBorders>
          </w:tcPr>
          <w:p w14:paraId="49ED0126"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p>
        </w:tc>
        <w:tc>
          <w:tcPr>
            <w:tcW w:w="1200" w:type="dxa"/>
            <w:tcBorders>
              <w:top w:val="nil"/>
              <w:left w:val="single" w:sz="4" w:space="0" w:color="auto"/>
              <w:bottom w:val="nil"/>
              <w:right w:val="single" w:sz="4" w:space="0" w:color="auto"/>
            </w:tcBorders>
            <w:shd w:val="clear" w:color="auto" w:fill="auto"/>
            <w:noWrap/>
            <w:vAlign w:val="bottom"/>
            <w:hideMark/>
          </w:tcPr>
          <w:p w14:paraId="2451E2F4"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p>
        </w:tc>
        <w:tc>
          <w:tcPr>
            <w:tcW w:w="1470" w:type="dxa"/>
            <w:tcBorders>
              <w:top w:val="nil"/>
              <w:left w:val="single" w:sz="4" w:space="0" w:color="auto"/>
              <w:bottom w:val="nil"/>
              <w:right w:val="single" w:sz="4" w:space="0" w:color="auto"/>
            </w:tcBorders>
            <w:shd w:val="clear" w:color="auto" w:fill="auto"/>
            <w:noWrap/>
            <w:vAlign w:val="bottom"/>
            <w:hideMark/>
          </w:tcPr>
          <w:p w14:paraId="747C5D70"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0.9996</w:t>
            </w:r>
          </w:p>
        </w:tc>
        <w:tc>
          <w:tcPr>
            <w:tcW w:w="1517" w:type="dxa"/>
            <w:tcBorders>
              <w:top w:val="nil"/>
              <w:left w:val="single" w:sz="4" w:space="0" w:color="auto"/>
              <w:bottom w:val="nil"/>
              <w:right w:val="single" w:sz="4" w:space="0" w:color="auto"/>
            </w:tcBorders>
            <w:shd w:val="clear" w:color="auto" w:fill="auto"/>
            <w:noWrap/>
            <w:vAlign w:val="bottom"/>
          </w:tcPr>
          <w:p w14:paraId="621997BC" w14:textId="667EE35A"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3</w:t>
            </w:r>
          </w:p>
        </w:tc>
        <w:tc>
          <w:tcPr>
            <w:tcW w:w="1417" w:type="dxa"/>
            <w:tcBorders>
              <w:top w:val="nil"/>
              <w:left w:val="single" w:sz="4" w:space="0" w:color="auto"/>
              <w:bottom w:val="nil"/>
              <w:right w:val="single" w:sz="4" w:space="0" w:color="auto"/>
            </w:tcBorders>
            <w:shd w:val="clear" w:color="auto" w:fill="auto"/>
            <w:noWrap/>
            <w:vAlign w:val="bottom"/>
          </w:tcPr>
          <w:p w14:paraId="0ADEDF7E" w14:textId="2253F98E"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3</w:t>
            </w:r>
          </w:p>
        </w:tc>
        <w:tc>
          <w:tcPr>
            <w:tcW w:w="1476" w:type="dxa"/>
            <w:tcBorders>
              <w:top w:val="nil"/>
              <w:left w:val="single" w:sz="4" w:space="0" w:color="auto"/>
              <w:bottom w:val="nil"/>
              <w:right w:val="single" w:sz="4" w:space="0" w:color="auto"/>
            </w:tcBorders>
            <w:shd w:val="clear" w:color="auto" w:fill="auto"/>
            <w:noWrap/>
            <w:vAlign w:val="bottom"/>
          </w:tcPr>
          <w:p w14:paraId="2330903C" w14:textId="3EF40561"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3</w:t>
            </w:r>
          </w:p>
        </w:tc>
      </w:tr>
      <w:tr w:rsidR="00B21696" w:rsidRPr="0050535F" w14:paraId="0F7C784F" w14:textId="77777777" w:rsidTr="00B21696">
        <w:trPr>
          <w:trHeight w:val="300"/>
          <w:jc w:val="center"/>
        </w:trPr>
        <w:tc>
          <w:tcPr>
            <w:tcW w:w="1200" w:type="dxa"/>
            <w:tcBorders>
              <w:top w:val="nil"/>
              <w:left w:val="nil"/>
              <w:bottom w:val="nil"/>
              <w:right w:val="single" w:sz="4" w:space="0" w:color="auto"/>
            </w:tcBorders>
          </w:tcPr>
          <w:p w14:paraId="17B514D3"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p>
        </w:tc>
        <w:tc>
          <w:tcPr>
            <w:tcW w:w="1200" w:type="dxa"/>
            <w:tcBorders>
              <w:top w:val="nil"/>
              <w:left w:val="single" w:sz="4" w:space="0" w:color="auto"/>
              <w:bottom w:val="nil"/>
              <w:right w:val="single" w:sz="4" w:space="0" w:color="auto"/>
            </w:tcBorders>
            <w:shd w:val="clear" w:color="auto" w:fill="auto"/>
            <w:noWrap/>
            <w:vAlign w:val="bottom"/>
            <w:hideMark/>
          </w:tcPr>
          <w:p w14:paraId="18ECAF28"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w:t>
            </w:r>
          </w:p>
        </w:tc>
        <w:tc>
          <w:tcPr>
            <w:tcW w:w="1470" w:type="dxa"/>
            <w:tcBorders>
              <w:top w:val="nil"/>
              <w:left w:val="single" w:sz="4" w:space="0" w:color="auto"/>
              <w:bottom w:val="nil"/>
              <w:right w:val="single" w:sz="4" w:space="0" w:color="auto"/>
            </w:tcBorders>
            <w:shd w:val="clear" w:color="auto" w:fill="auto"/>
            <w:noWrap/>
            <w:vAlign w:val="bottom"/>
            <w:hideMark/>
          </w:tcPr>
          <w:p w14:paraId="4B085677"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0.9983</w:t>
            </w:r>
          </w:p>
        </w:tc>
        <w:tc>
          <w:tcPr>
            <w:tcW w:w="1517" w:type="dxa"/>
            <w:tcBorders>
              <w:top w:val="nil"/>
              <w:left w:val="single" w:sz="4" w:space="0" w:color="auto"/>
              <w:bottom w:val="nil"/>
              <w:right w:val="single" w:sz="4" w:space="0" w:color="auto"/>
            </w:tcBorders>
            <w:shd w:val="clear" w:color="auto" w:fill="auto"/>
            <w:noWrap/>
            <w:vAlign w:val="bottom"/>
          </w:tcPr>
          <w:p w14:paraId="19E9F145" w14:textId="0A71D945"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17</w:t>
            </w:r>
          </w:p>
        </w:tc>
        <w:tc>
          <w:tcPr>
            <w:tcW w:w="1417" w:type="dxa"/>
            <w:tcBorders>
              <w:top w:val="nil"/>
              <w:left w:val="single" w:sz="4" w:space="0" w:color="auto"/>
              <w:bottom w:val="nil"/>
              <w:right w:val="single" w:sz="4" w:space="0" w:color="auto"/>
            </w:tcBorders>
            <w:shd w:val="clear" w:color="auto" w:fill="auto"/>
            <w:noWrap/>
            <w:vAlign w:val="bottom"/>
          </w:tcPr>
          <w:p w14:paraId="3ED995F8" w14:textId="2961AE66"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17</w:t>
            </w:r>
          </w:p>
        </w:tc>
        <w:tc>
          <w:tcPr>
            <w:tcW w:w="1476" w:type="dxa"/>
            <w:tcBorders>
              <w:top w:val="nil"/>
              <w:left w:val="single" w:sz="4" w:space="0" w:color="auto"/>
              <w:bottom w:val="nil"/>
              <w:right w:val="single" w:sz="4" w:space="0" w:color="auto"/>
            </w:tcBorders>
            <w:shd w:val="clear" w:color="auto" w:fill="auto"/>
            <w:noWrap/>
            <w:vAlign w:val="bottom"/>
          </w:tcPr>
          <w:p w14:paraId="3C5B23E2" w14:textId="54843222"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17</w:t>
            </w:r>
          </w:p>
        </w:tc>
      </w:tr>
      <w:tr w:rsidR="00B21696" w:rsidRPr="0050535F" w14:paraId="3D892111" w14:textId="77777777" w:rsidTr="00B21696">
        <w:trPr>
          <w:trHeight w:val="300"/>
          <w:jc w:val="center"/>
        </w:trPr>
        <w:tc>
          <w:tcPr>
            <w:tcW w:w="1200" w:type="dxa"/>
            <w:tcBorders>
              <w:top w:val="nil"/>
              <w:left w:val="nil"/>
              <w:bottom w:val="nil"/>
              <w:right w:val="single" w:sz="4" w:space="0" w:color="auto"/>
            </w:tcBorders>
          </w:tcPr>
          <w:p w14:paraId="3520350F"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p>
        </w:tc>
        <w:tc>
          <w:tcPr>
            <w:tcW w:w="1200" w:type="dxa"/>
            <w:tcBorders>
              <w:top w:val="nil"/>
              <w:left w:val="single" w:sz="4" w:space="0" w:color="auto"/>
              <w:bottom w:val="nil"/>
              <w:right w:val="single" w:sz="4" w:space="0" w:color="auto"/>
            </w:tcBorders>
            <w:shd w:val="clear" w:color="auto" w:fill="auto"/>
            <w:noWrap/>
            <w:vAlign w:val="bottom"/>
            <w:hideMark/>
          </w:tcPr>
          <w:p w14:paraId="2FA0496E"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p>
        </w:tc>
        <w:tc>
          <w:tcPr>
            <w:tcW w:w="1470" w:type="dxa"/>
            <w:tcBorders>
              <w:top w:val="nil"/>
              <w:left w:val="single" w:sz="4" w:space="0" w:color="auto"/>
              <w:bottom w:val="nil"/>
              <w:right w:val="single" w:sz="4" w:space="0" w:color="auto"/>
            </w:tcBorders>
            <w:shd w:val="clear" w:color="auto" w:fill="auto"/>
            <w:noWrap/>
            <w:vAlign w:val="bottom"/>
            <w:hideMark/>
          </w:tcPr>
          <w:p w14:paraId="332DD7A7"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0.9962</w:t>
            </w:r>
          </w:p>
        </w:tc>
        <w:tc>
          <w:tcPr>
            <w:tcW w:w="1517" w:type="dxa"/>
            <w:tcBorders>
              <w:top w:val="nil"/>
              <w:left w:val="single" w:sz="4" w:space="0" w:color="auto"/>
              <w:bottom w:val="nil"/>
              <w:right w:val="single" w:sz="4" w:space="0" w:color="auto"/>
            </w:tcBorders>
            <w:shd w:val="clear" w:color="auto" w:fill="auto"/>
            <w:noWrap/>
            <w:vAlign w:val="bottom"/>
          </w:tcPr>
          <w:p w14:paraId="00B70195" w14:textId="00DD929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20</w:t>
            </w:r>
          </w:p>
        </w:tc>
        <w:tc>
          <w:tcPr>
            <w:tcW w:w="1417" w:type="dxa"/>
            <w:tcBorders>
              <w:top w:val="nil"/>
              <w:left w:val="single" w:sz="4" w:space="0" w:color="auto"/>
              <w:bottom w:val="nil"/>
              <w:right w:val="single" w:sz="4" w:space="0" w:color="auto"/>
            </w:tcBorders>
            <w:shd w:val="clear" w:color="auto" w:fill="auto"/>
            <w:noWrap/>
            <w:vAlign w:val="bottom"/>
          </w:tcPr>
          <w:p w14:paraId="07C4516D" w14:textId="2485D8AD"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20</w:t>
            </w:r>
          </w:p>
        </w:tc>
        <w:tc>
          <w:tcPr>
            <w:tcW w:w="1476" w:type="dxa"/>
            <w:tcBorders>
              <w:top w:val="nil"/>
              <w:left w:val="single" w:sz="4" w:space="0" w:color="auto"/>
              <w:bottom w:val="nil"/>
              <w:right w:val="single" w:sz="4" w:space="0" w:color="auto"/>
            </w:tcBorders>
            <w:shd w:val="clear" w:color="auto" w:fill="auto"/>
            <w:noWrap/>
            <w:vAlign w:val="bottom"/>
          </w:tcPr>
          <w:p w14:paraId="11748118" w14:textId="2B88E842"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20</w:t>
            </w:r>
          </w:p>
        </w:tc>
      </w:tr>
      <w:tr w:rsidR="00B21696" w:rsidRPr="0050535F" w14:paraId="2091F0C5" w14:textId="77777777" w:rsidTr="00B21696">
        <w:trPr>
          <w:trHeight w:val="300"/>
          <w:jc w:val="center"/>
        </w:trPr>
        <w:tc>
          <w:tcPr>
            <w:tcW w:w="1200" w:type="dxa"/>
            <w:tcBorders>
              <w:top w:val="nil"/>
              <w:left w:val="nil"/>
              <w:bottom w:val="nil"/>
              <w:right w:val="single" w:sz="4" w:space="0" w:color="auto"/>
            </w:tcBorders>
          </w:tcPr>
          <w:p w14:paraId="50C652DE"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p>
        </w:tc>
        <w:tc>
          <w:tcPr>
            <w:tcW w:w="1200" w:type="dxa"/>
            <w:tcBorders>
              <w:top w:val="nil"/>
              <w:left w:val="single" w:sz="4" w:space="0" w:color="auto"/>
              <w:bottom w:val="nil"/>
              <w:right w:val="single" w:sz="4" w:space="0" w:color="auto"/>
            </w:tcBorders>
            <w:shd w:val="clear" w:color="auto" w:fill="auto"/>
            <w:noWrap/>
            <w:vAlign w:val="bottom"/>
            <w:hideMark/>
          </w:tcPr>
          <w:p w14:paraId="6365EDF5"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p>
        </w:tc>
        <w:tc>
          <w:tcPr>
            <w:tcW w:w="1470" w:type="dxa"/>
            <w:tcBorders>
              <w:top w:val="nil"/>
              <w:left w:val="single" w:sz="4" w:space="0" w:color="auto"/>
              <w:bottom w:val="nil"/>
              <w:right w:val="single" w:sz="4" w:space="0" w:color="auto"/>
            </w:tcBorders>
            <w:shd w:val="clear" w:color="auto" w:fill="auto"/>
            <w:noWrap/>
            <w:vAlign w:val="bottom"/>
            <w:hideMark/>
          </w:tcPr>
          <w:p w14:paraId="5866ABA4"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0.9960</w:t>
            </w:r>
          </w:p>
        </w:tc>
        <w:tc>
          <w:tcPr>
            <w:tcW w:w="1517" w:type="dxa"/>
            <w:tcBorders>
              <w:top w:val="nil"/>
              <w:left w:val="single" w:sz="4" w:space="0" w:color="auto"/>
              <w:bottom w:val="nil"/>
              <w:right w:val="single" w:sz="4" w:space="0" w:color="auto"/>
            </w:tcBorders>
            <w:shd w:val="clear" w:color="auto" w:fill="auto"/>
            <w:noWrap/>
            <w:vAlign w:val="bottom"/>
          </w:tcPr>
          <w:p w14:paraId="75D39209" w14:textId="4156AE53"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36</w:t>
            </w:r>
          </w:p>
        </w:tc>
        <w:tc>
          <w:tcPr>
            <w:tcW w:w="1417" w:type="dxa"/>
            <w:tcBorders>
              <w:top w:val="nil"/>
              <w:left w:val="single" w:sz="4" w:space="0" w:color="auto"/>
              <w:bottom w:val="nil"/>
              <w:right w:val="single" w:sz="4" w:space="0" w:color="auto"/>
            </w:tcBorders>
            <w:shd w:val="clear" w:color="auto" w:fill="auto"/>
            <w:noWrap/>
            <w:vAlign w:val="bottom"/>
          </w:tcPr>
          <w:p w14:paraId="50964CD8" w14:textId="1E478EB1"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36</w:t>
            </w:r>
          </w:p>
        </w:tc>
        <w:tc>
          <w:tcPr>
            <w:tcW w:w="1476" w:type="dxa"/>
            <w:tcBorders>
              <w:top w:val="nil"/>
              <w:left w:val="single" w:sz="4" w:space="0" w:color="auto"/>
              <w:bottom w:val="nil"/>
              <w:right w:val="single" w:sz="4" w:space="0" w:color="auto"/>
            </w:tcBorders>
            <w:shd w:val="clear" w:color="auto" w:fill="auto"/>
            <w:noWrap/>
            <w:vAlign w:val="bottom"/>
          </w:tcPr>
          <w:p w14:paraId="310ED1C3" w14:textId="63B43C33"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36</w:t>
            </w:r>
          </w:p>
        </w:tc>
      </w:tr>
      <w:tr w:rsidR="00B21696" w:rsidRPr="0050535F" w14:paraId="6FA44CED" w14:textId="77777777" w:rsidTr="00B21696">
        <w:trPr>
          <w:trHeight w:val="300"/>
          <w:jc w:val="center"/>
        </w:trPr>
        <w:tc>
          <w:tcPr>
            <w:tcW w:w="1200" w:type="dxa"/>
            <w:tcBorders>
              <w:top w:val="nil"/>
              <w:left w:val="nil"/>
              <w:bottom w:val="nil"/>
              <w:right w:val="single" w:sz="4" w:space="0" w:color="auto"/>
            </w:tcBorders>
          </w:tcPr>
          <w:p w14:paraId="19CE819F"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w:t>
            </w:r>
          </w:p>
        </w:tc>
        <w:tc>
          <w:tcPr>
            <w:tcW w:w="1200" w:type="dxa"/>
            <w:tcBorders>
              <w:top w:val="nil"/>
              <w:left w:val="single" w:sz="4" w:space="0" w:color="auto"/>
              <w:bottom w:val="nil"/>
              <w:right w:val="single" w:sz="4" w:space="0" w:color="auto"/>
            </w:tcBorders>
            <w:shd w:val="clear" w:color="auto" w:fill="auto"/>
            <w:noWrap/>
            <w:vAlign w:val="bottom"/>
            <w:hideMark/>
          </w:tcPr>
          <w:p w14:paraId="224F7240"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p>
        </w:tc>
        <w:tc>
          <w:tcPr>
            <w:tcW w:w="1470" w:type="dxa"/>
            <w:tcBorders>
              <w:top w:val="nil"/>
              <w:left w:val="single" w:sz="4" w:space="0" w:color="auto"/>
              <w:bottom w:val="nil"/>
              <w:right w:val="single" w:sz="4" w:space="0" w:color="auto"/>
            </w:tcBorders>
            <w:shd w:val="clear" w:color="auto" w:fill="auto"/>
            <w:noWrap/>
            <w:vAlign w:val="bottom"/>
            <w:hideMark/>
          </w:tcPr>
          <w:p w14:paraId="5CDED1A6"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0.9894</w:t>
            </w:r>
          </w:p>
        </w:tc>
        <w:tc>
          <w:tcPr>
            <w:tcW w:w="1517" w:type="dxa"/>
            <w:tcBorders>
              <w:top w:val="nil"/>
              <w:left w:val="single" w:sz="4" w:space="0" w:color="auto"/>
              <w:bottom w:val="nil"/>
              <w:right w:val="single" w:sz="4" w:space="0" w:color="auto"/>
            </w:tcBorders>
            <w:shd w:val="clear" w:color="auto" w:fill="auto"/>
            <w:noWrap/>
            <w:vAlign w:val="bottom"/>
          </w:tcPr>
          <w:p w14:paraId="6B1DA352" w14:textId="654988BE"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46</w:t>
            </w:r>
          </w:p>
        </w:tc>
        <w:tc>
          <w:tcPr>
            <w:tcW w:w="1417" w:type="dxa"/>
            <w:tcBorders>
              <w:top w:val="nil"/>
              <w:left w:val="single" w:sz="4" w:space="0" w:color="auto"/>
              <w:bottom w:val="nil"/>
              <w:right w:val="single" w:sz="4" w:space="0" w:color="auto"/>
            </w:tcBorders>
            <w:shd w:val="clear" w:color="auto" w:fill="auto"/>
            <w:noWrap/>
            <w:vAlign w:val="bottom"/>
          </w:tcPr>
          <w:p w14:paraId="6B0F6EB5" w14:textId="26C696B4"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46</w:t>
            </w:r>
          </w:p>
        </w:tc>
        <w:tc>
          <w:tcPr>
            <w:tcW w:w="1476" w:type="dxa"/>
            <w:tcBorders>
              <w:top w:val="nil"/>
              <w:left w:val="single" w:sz="4" w:space="0" w:color="auto"/>
              <w:bottom w:val="nil"/>
              <w:right w:val="single" w:sz="4" w:space="0" w:color="auto"/>
            </w:tcBorders>
            <w:shd w:val="clear" w:color="auto" w:fill="auto"/>
            <w:noWrap/>
            <w:vAlign w:val="bottom"/>
          </w:tcPr>
          <w:p w14:paraId="4A170193" w14:textId="575E7A86"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46</w:t>
            </w:r>
          </w:p>
        </w:tc>
      </w:tr>
      <w:tr w:rsidR="00B21696" w:rsidRPr="0050535F" w14:paraId="476B60B2" w14:textId="77777777" w:rsidTr="00B21696">
        <w:trPr>
          <w:trHeight w:val="300"/>
          <w:jc w:val="center"/>
        </w:trPr>
        <w:tc>
          <w:tcPr>
            <w:tcW w:w="1200" w:type="dxa"/>
            <w:tcBorders>
              <w:top w:val="nil"/>
              <w:left w:val="nil"/>
              <w:bottom w:val="nil"/>
              <w:right w:val="single" w:sz="4" w:space="0" w:color="auto"/>
            </w:tcBorders>
          </w:tcPr>
          <w:p w14:paraId="0D2808DA"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p>
        </w:tc>
        <w:tc>
          <w:tcPr>
            <w:tcW w:w="1200" w:type="dxa"/>
            <w:tcBorders>
              <w:top w:val="nil"/>
              <w:left w:val="single" w:sz="4" w:space="0" w:color="auto"/>
              <w:bottom w:val="nil"/>
              <w:right w:val="single" w:sz="4" w:space="0" w:color="auto"/>
            </w:tcBorders>
            <w:shd w:val="clear" w:color="auto" w:fill="auto"/>
            <w:noWrap/>
            <w:vAlign w:val="bottom"/>
            <w:hideMark/>
          </w:tcPr>
          <w:p w14:paraId="53E84446"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470" w:type="dxa"/>
            <w:tcBorders>
              <w:top w:val="nil"/>
              <w:left w:val="single" w:sz="4" w:space="0" w:color="auto"/>
              <w:bottom w:val="nil"/>
              <w:right w:val="single" w:sz="4" w:space="0" w:color="auto"/>
            </w:tcBorders>
            <w:shd w:val="clear" w:color="auto" w:fill="auto"/>
            <w:noWrap/>
            <w:vAlign w:val="bottom"/>
            <w:hideMark/>
          </w:tcPr>
          <w:p w14:paraId="10900A4C"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0.9868</w:t>
            </w:r>
          </w:p>
        </w:tc>
        <w:tc>
          <w:tcPr>
            <w:tcW w:w="1517" w:type="dxa"/>
            <w:tcBorders>
              <w:top w:val="nil"/>
              <w:left w:val="single" w:sz="4" w:space="0" w:color="auto"/>
              <w:bottom w:val="nil"/>
              <w:right w:val="single" w:sz="4" w:space="0" w:color="auto"/>
            </w:tcBorders>
            <w:shd w:val="clear" w:color="auto" w:fill="auto"/>
            <w:noWrap/>
            <w:vAlign w:val="bottom"/>
          </w:tcPr>
          <w:p w14:paraId="00E7C96C" w14:textId="1CB99C55"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w:t>
            </w:r>
          </w:p>
        </w:tc>
        <w:tc>
          <w:tcPr>
            <w:tcW w:w="1417" w:type="dxa"/>
            <w:tcBorders>
              <w:top w:val="nil"/>
              <w:left w:val="single" w:sz="4" w:space="0" w:color="auto"/>
              <w:bottom w:val="nil"/>
              <w:right w:val="single" w:sz="4" w:space="0" w:color="auto"/>
            </w:tcBorders>
            <w:shd w:val="clear" w:color="auto" w:fill="auto"/>
            <w:noWrap/>
            <w:vAlign w:val="bottom"/>
          </w:tcPr>
          <w:p w14:paraId="5726F678" w14:textId="54CA5F12"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w:t>
            </w:r>
          </w:p>
        </w:tc>
        <w:tc>
          <w:tcPr>
            <w:tcW w:w="1476" w:type="dxa"/>
            <w:tcBorders>
              <w:top w:val="nil"/>
              <w:left w:val="single" w:sz="4" w:space="0" w:color="auto"/>
              <w:bottom w:val="nil"/>
              <w:right w:val="single" w:sz="4" w:space="0" w:color="auto"/>
            </w:tcBorders>
            <w:shd w:val="clear" w:color="auto" w:fill="auto"/>
            <w:noWrap/>
            <w:vAlign w:val="bottom"/>
          </w:tcPr>
          <w:p w14:paraId="0CCA4951" w14:textId="5E048B76"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1</w:t>
            </w:r>
          </w:p>
        </w:tc>
      </w:tr>
      <w:tr w:rsidR="00B21696" w:rsidRPr="0050535F" w14:paraId="15DEDF18" w14:textId="77777777" w:rsidTr="00B21696">
        <w:trPr>
          <w:trHeight w:val="300"/>
          <w:jc w:val="center"/>
        </w:trPr>
        <w:tc>
          <w:tcPr>
            <w:tcW w:w="1200" w:type="dxa"/>
            <w:tcBorders>
              <w:top w:val="nil"/>
              <w:left w:val="nil"/>
              <w:bottom w:val="nil"/>
              <w:right w:val="single" w:sz="4" w:space="0" w:color="auto"/>
            </w:tcBorders>
          </w:tcPr>
          <w:p w14:paraId="7D69764F"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w:t>
            </w:r>
          </w:p>
        </w:tc>
        <w:tc>
          <w:tcPr>
            <w:tcW w:w="1200" w:type="dxa"/>
            <w:tcBorders>
              <w:top w:val="nil"/>
              <w:left w:val="single" w:sz="4" w:space="0" w:color="auto"/>
              <w:bottom w:val="nil"/>
              <w:right w:val="single" w:sz="4" w:space="0" w:color="auto"/>
            </w:tcBorders>
            <w:shd w:val="clear" w:color="auto" w:fill="auto"/>
            <w:noWrap/>
            <w:vAlign w:val="bottom"/>
            <w:hideMark/>
          </w:tcPr>
          <w:p w14:paraId="51ECB93F"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p>
        </w:tc>
        <w:tc>
          <w:tcPr>
            <w:tcW w:w="1470" w:type="dxa"/>
            <w:tcBorders>
              <w:top w:val="nil"/>
              <w:left w:val="single" w:sz="4" w:space="0" w:color="auto"/>
              <w:bottom w:val="nil"/>
              <w:right w:val="single" w:sz="4" w:space="0" w:color="auto"/>
            </w:tcBorders>
            <w:shd w:val="clear" w:color="auto" w:fill="auto"/>
            <w:noWrap/>
            <w:vAlign w:val="bottom"/>
            <w:hideMark/>
          </w:tcPr>
          <w:p w14:paraId="018B8C2B"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0.9705</w:t>
            </w:r>
          </w:p>
        </w:tc>
        <w:tc>
          <w:tcPr>
            <w:tcW w:w="1517" w:type="dxa"/>
            <w:tcBorders>
              <w:top w:val="nil"/>
              <w:left w:val="single" w:sz="4" w:space="0" w:color="auto"/>
              <w:bottom w:val="nil"/>
              <w:right w:val="single" w:sz="4" w:space="0" w:color="auto"/>
            </w:tcBorders>
            <w:shd w:val="clear" w:color="auto" w:fill="auto"/>
            <w:noWrap/>
            <w:vAlign w:val="bottom"/>
          </w:tcPr>
          <w:p w14:paraId="618CFEC6" w14:textId="5D7120D8"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56</w:t>
            </w:r>
          </w:p>
        </w:tc>
        <w:tc>
          <w:tcPr>
            <w:tcW w:w="1417" w:type="dxa"/>
            <w:tcBorders>
              <w:top w:val="nil"/>
              <w:left w:val="single" w:sz="4" w:space="0" w:color="auto"/>
              <w:bottom w:val="nil"/>
              <w:right w:val="single" w:sz="4" w:space="0" w:color="auto"/>
            </w:tcBorders>
            <w:shd w:val="clear" w:color="auto" w:fill="auto"/>
            <w:noWrap/>
            <w:vAlign w:val="bottom"/>
          </w:tcPr>
          <w:p w14:paraId="7916D1C3" w14:textId="1F4D3C32"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56</w:t>
            </w:r>
          </w:p>
        </w:tc>
        <w:tc>
          <w:tcPr>
            <w:tcW w:w="1476" w:type="dxa"/>
            <w:tcBorders>
              <w:top w:val="nil"/>
              <w:left w:val="single" w:sz="4" w:space="0" w:color="auto"/>
              <w:bottom w:val="nil"/>
              <w:right w:val="single" w:sz="4" w:space="0" w:color="auto"/>
            </w:tcBorders>
            <w:shd w:val="clear" w:color="auto" w:fill="auto"/>
            <w:noWrap/>
            <w:vAlign w:val="bottom"/>
          </w:tcPr>
          <w:p w14:paraId="7B7A175A" w14:textId="2B5AD0BE"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56</w:t>
            </w:r>
          </w:p>
        </w:tc>
      </w:tr>
      <w:tr w:rsidR="00B21696" w:rsidRPr="0050535F" w14:paraId="5719C63F" w14:textId="77777777" w:rsidTr="00B21696">
        <w:trPr>
          <w:trHeight w:val="300"/>
          <w:jc w:val="center"/>
        </w:trPr>
        <w:tc>
          <w:tcPr>
            <w:tcW w:w="1200" w:type="dxa"/>
            <w:tcBorders>
              <w:top w:val="nil"/>
              <w:left w:val="nil"/>
              <w:bottom w:val="nil"/>
              <w:right w:val="single" w:sz="4" w:space="0" w:color="auto"/>
            </w:tcBorders>
          </w:tcPr>
          <w:p w14:paraId="222157E3"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lastRenderedPageBreak/>
              <w:t>10</w:t>
            </w:r>
          </w:p>
        </w:tc>
        <w:tc>
          <w:tcPr>
            <w:tcW w:w="1200" w:type="dxa"/>
            <w:tcBorders>
              <w:top w:val="nil"/>
              <w:left w:val="single" w:sz="4" w:space="0" w:color="auto"/>
              <w:bottom w:val="nil"/>
              <w:right w:val="single" w:sz="4" w:space="0" w:color="auto"/>
            </w:tcBorders>
            <w:shd w:val="clear" w:color="auto" w:fill="auto"/>
            <w:noWrap/>
            <w:vAlign w:val="bottom"/>
            <w:hideMark/>
          </w:tcPr>
          <w:p w14:paraId="743573D5"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p>
        </w:tc>
        <w:tc>
          <w:tcPr>
            <w:tcW w:w="1470" w:type="dxa"/>
            <w:tcBorders>
              <w:top w:val="nil"/>
              <w:left w:val="single" w:sz="4" w:space="0" w:color="auto"/>
              <w:bottom w:val="nil"/>
              <w:right w:val="single" w:sz="4" w:space="0" w:color="auto"/>
            </w:tcBorders>
            <w:shd w:val="clear" w:color="auto" w:fill="auto"/>
            <w:noWrap/>
            <w:vAlign w:val="bottom"/>
            <w:hideMark/>
          </w:tcPr>
          <w:p w14:paraId="41A9A073"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0.9486</w:t>
            </w:r>
          </w:p>
        </w:tc>
        <w:tc>
          <w:tcPr>
            <w:tcW w:w="1517" w:type="dxa"/>
            <w:tcBorders>
              <w:top w:val="nil"/>
              <w:left w:val="single" w:sz="4" w:space="0" w:color="auto"/>
              <w:bottom w:val="nil"/>
              <w:right w:val="single" w:sz="4" w:space="0" w:color="auto"/>
            </w:tcBorders>
            <w:shd w:val="clear" w:color="auto" w:fill="auto"/>
            <w:noWrap/>
            <w:vAlign w:val="bottom"/>
          </w:tcPr>
          <w:p w14:paraId="237D2F2D" w14:textId="2A716BAA"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62</w:t>
            </w:r>
          </w:p>
        </w:tc>
        <w:tc>
          <w:tcPr>
            <w:tcW w:w="1417" w:type="dxa"/>
            <w:tcBorders>
              <w:top w:val="nil"/>
              <w:left w:val="single" w:sz="4" w:space="0" w:color="auto"/>
              <w:bottom w:val="nil"/>
              <w:right w:val="single" w:sz="4" w:space="0" w:color="auto"/>
            </w:tcBorders>
            <w:shd w:val="clear" w:color="auto" w:fill="auto"/>
            <w:noWrap/>
            <w:vAlign w:val="bottom"/>
          </w:tcPr>
          <w:p w14:paraId="14878B32" w14:textId="7FCF5204"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62</w:t>
            </w:r>
          </w:p>
        </w:tc>
        <w:tc>
          <w:tcPr>
            <w:tcW w:w="1476" w:type="dxa"/>
            <w:tcBorders>
              <w:top w:val="nil"/>
              <w:left w:val="single" w:sz="4" w:space="0" w:color="auto"/>
              <w:bottom w:val="nil"/>
              <w:right w:val="single" w:sz="4" w:space="0" w:color="auto"/>
            </w:tcBorders>
            <w:shd w:val="clear" w:color="auto" w:fill="auto"/>
            <w:noWrap/>
            <w:vAlign w:val="bottom"/>
          </w:tcPr>
          <w:p w14:paraId="2EF3B955" w14:textId="65728CDF"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982672">
              <w:rPr>
                <w:rFonts w:cs="Times New Roman"/>
                <w:color w:val="000000"/>
                <w:lang w:val="en-US"/>
              </w:rPr>
              <w:t xml:space="preserve">    </w:t>
            </w:r>
            <w:r w:rsidR="00882810">
              <w:rPr>
                <w:rFonts w:cs="Times New Roman"/>
                <w:color w:val="000000"/>
                <w:lang w:val="en-US"/>
              </w:rPr>
              <w:t xml:space="preserve"> </w:t>
            </w:r>
            <w:r w:rsidR="00DF235D">
              <w:rPr>
                <w:rFonts w:cs="Times New Roman"/>
                <w:color w:val="000000"/>
                <w:lang w:val="en-US"/>
              </w:rPr>
              <w:t xml:space="preserve"> </w:t>
            </w:r>
            <w:r w:rsidR="00352EC2">
              <w:rPr>
                <w:rFonts w:cs="Times New Roman"/>
                <w:color w:val="000000"/>
                <w:lang w:val="en-US"/>
              </w:rPr>
              <w:t xml:space="preserve">  </w:t>
            </w:r>
            <w:r w:rsidR="00982672">
              <w:rPr>
                <w:rFonts w:cs="Times New Roman"/>
                <w:color w:val="000000"/>
                <w:lang w:val="en-US"/>
              </w:rPr>
              <w:t xml:space="preserve">      </w:t>
            </w:r>
            <w:r w:rsidRPr="0050535F">
              <w:rPr>
                <w:rFonts w:cs="Times New Roman"/>
                <w:color w:val="000000"/>
                <w:lang w:val="en-US"/>
              </w:rPr>
              <w:t>46</w:t>
            </w:r>
          </w:p>
        </w:tc>
      </w:tr>
      <w:tr w:rsidR="00B21696" w:rsidRPr="0050535F" w14:paraId="61735C1C" w14:textId="77777777" w:rsidTr="00B21696">
        <w:trPr>
          <w:trHeight w:val="300"/>
          <w:jc w:val="center"/>
        </w:trPr>
        <w:tc>
          <w:tcPr>
            <w:tcW w:w="1200" w:type="dxa"/>
            <w:tcBorders>
              <w:top w:val="nil"/>
              <w:left w:val="nil"/>
              <w:bottom w:val="nil"/>
              <w:right w:val="single" w:sz="4" w:space="0" w:color="auto"/>
            </w:tcBorders>
          </w:tcPr>
          <w:p w14:paraId="12D74CF6"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w:t>
            </w:r>
          </w:p>
        </w:tc>
        <w:tc>
          <w:tcPr>
            <w:tcW w:w="1200" w:type="dxa"/>
            <w:tcBorders>
              <w:top w:val="nil"/>
              <w:left w:val="single" w:sz="4" w:space="0" w:color="auto"/>
              <w:bottom w:val="nil"/>
              <w:right w:val="single" w:sz="4" w:space="0" w:color="auto"/>
            </w:tcBorders>
            <w:shd w:val="clear" w:color="auto" w:fill="auto"/>
            <w:noWrap/>
            <w:vAlign w:val="bottom"/>
            <w:hideMark/>
          </w:tcPr>
          <w:p w14:paraId="68B02652"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93</w:t>
            </w:r>
          </w:p>
        </w:tc>
        <w:tc>
          <w:tcPr>
            <w:tcW w:w="1470" w:type="dxa"/>
            <w:tcBorders>
              <w:top w:val="nil"/>
              <w:left w:val="single" w:sz="4" w:space="0" w:color="auto"/>
              <w:bottom w:val="nil"/>
              <w:right w:val="single" w:sz="4" w:space="0" w:color="auto"/>
            </w:tcBorders>
            <w:shd w:val="clear" w:color="auto" w:fill="auto"/>
            <w:noWrap/>
            <w:vAlign w:val="bottom"/>
            <w:hideMark/>
          </w:tcPr>
          <w:p w14:paraId="48BB1764"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0.9441</w:t>
            </w:r>
          </w:p>
        </w:tc>
        <w:tc>
          <w:tcPr>
            <w:tcW w:w="1517" w:type="dxa"/>
            <w:tcBorders>
              <w:top w:val="nil"/>
              <w:left w:val="single" w:sz="4" w:space="0" w:color="auto"/>
              <w:bottom w:val="nil"/>
              <w:right w:val="single" w:sz="4" w:space="0" w:color="auto"/>
            </w:tcBorders>
            <w:shd w:val="clear" w:color="auto" w:fill="auto"/>
            <w:noWrap/>
            <w:vAlign w:val="bottom"/>
          </w:tcPr>
          <w:p w14:paraId="4C7D3DFB" w14:textId="55E306AF"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93</w:t>
            </w:r>
          </w:p>
        </w:tc>
        <w:tc>
          <w:tcPr>
            <w:tcW w:w="1417" w:type="dxa"/>
            <w:tcBorders>
              <w:top w:val="nil"/>
              <w:left w:val="single" w:sz="4" w:space="0" w:color="auto"/>
              <w:bottom w:val="nil"/>
              <w:right w:val="single" w:sz="4" w:space="0" w:color="auto"/>
            </w:tcBorders>
            <w:shd w:val="clear" w:color="auto" w:fill="auto"/>
            <w:noWrap/>
            <w:vAlign w:val="bottom"/>
          </w:tcPr>
          <w:p w14:paraId="7BBF9A2D" w14:textId="4D984495"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93</w:t>
            </w:r>
          </w:p>
        </w:tc>
        <w:tc>
          <w:tcPr>
            <w:tcW w:w="1476" w:type="dxa"/>
            <w:tcBorders>
              <w:top w:val="nil"/>
              <w:left w:val="single" w:sz="4" w:space="0" w:color="auto"/>
              <w:bottom w:val="nil"/>
              <w:right w:val="single" w:sz="4" w:space="0" w:color="auto"/>
            </w:tcBorders>
            <w:shd w:val="clear" w:color="auto" w:fill="auto"/>
            <w:noWrap/>
            <w:vAlign w:val="bottom"/>
          </w:tcPr>
          <w:p w14:paraId="008AA1F1" w14:textId="6B8417EB"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882810">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46</w:t>
            </w:r>
          </w:p>
        </w:tc>
      </w:tr>
      <w:tr w:rsidR="00B21696" w:rsidRPr="0050535F" w14:paraId="749AB735" w14:textId="77777777" w:rsidTr="00B21696">
        <w:trPr>
          <w:trHeight w:val="300"/>
          <w:jc w:val="center"/>
        </w:trPr>
        <w:tc>
          <w:tcPr>
            <w:tcW w:w="1200" w:type="dxa"/>
            <w:tcBorders>
              <w:top w:val="nil"/>
              <w:left w:val="nil"/>
              <w:bottom w:val="nil"/>
              <w:right w:val="single" w:sz="4" w:space="0" w:color="auto"/>
            </w:tcBorders>
          </w:tcPr>
          <w:p w14:paraId="21A19BE8"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p>
        </w:tc>
        <w:tc>
          <w:tcPr>
            <w:tcW w:w="1200" w:type="dxa"/>
            <w:tcBorders>
              <w:top w:val="nil"/>
              <w:left w:val="single" w:sz="4" w:space="0" w:color="auto"/>
              <w:bottom w:val="nil"/>
              <w:right w:val="single" w:sz="4" w:space="0" w:color="auto"/>
            </w:tcBorders>
            <w:shd w:val="clear" w:color="auto" w:fill="auto"/>
            <w:noWrap/>
            <w:vAlign w:val="bottom"/>
            <w:hideMark/>
          </w:tcPr>
          <w:p w14:paraId="4FE6CA47"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92</w:t>
            </w:r>
          </w:p>
        </w:tc>
        <w:tc>
          <w:tcPr>
            <w:tcW w:w="1470" w:type="dxa"/>
            <w:tcBorders>
              <w:top w:val="nil"/>
              <w:left w:val="single" w:sz="4" w:space="0" w:color="auto"/>
              <w:bottom w:val="nil"/>
              <w:right w:val="single" w:sz="4" w:space="0" w:color="auto"/>
            </w:tcBorders>
            <w:shd w:val="clear" w:color="auto" w:fill="auto"/>
            <w:noWrap/>
            <w:vAlign w:val="bottom"/>
            <w:hideMark/>
          </w:tcPr>
          <w:p w14:paraId="63EAEC11"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0.9335</w:t>
            </w:r>
          </w:p>
        </w:tc>
        <w:tc>
          <w:tcPr>
            <w:tcW w:w="1517" w:type="dxa"/>
            <w:tcBorders>
              <w:top w:val="nil"/>
              <w:left w:val="single" w:sz="4" w:space="0" w:color="auto"/>
              <w:bottom w:val="nil"/>
              <w:right w:val="single" w:sz="4" w:space="0" w:color="auto"/>
            </w:tcBorders>
            <w:shd w:val="clear" w:color="auto" w:fill="auto"/>
            <w:noWrap/>
            <w:vAlign w:val="bottom"/>
          </w:tcPr>
          <w:p w14:paraId="466F460E" w14:textId="3A90E34F"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92</w:t>
            </w:r>
          </w:p>
        </w:tc>
        <w:tc>
          <w:tcPr>
            <w:tcW w:w="1417" w:type="dxa"/>
            <w:tcBorders>
              <w:top w:val="nil"/>
              <w:left w:val="single" w:sz="4" w:space="0" w:color="auto"/>
              <w:bottom w:val="nil"/>
              <w:right w:val="single" w:sz="4" w:space="0" w:color="auto"/>
            </w:tcBorders>
            <w:shd w:val="clear" w:color="auto" w:fill="auto"/>
            <w:noWrap/>
            <w:vAlign w:val="bottom"/>
          </w:tcPr>
          <w:p w14:paraId="35DF66EC" w14:textId="7C26599E"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92</w:t>
            </w:r>
          </w:p>
        </w:tc>
        <w:tc>
          <w:tcPr>
            <w:tcW w:w="1476" w:type="dxa"/>
            <w:tcBorders>
              <w:top w:val="nil"/>
              <w:left w:val="single" w:sz="4" w:space="0" w:color="auto"/>
              <w:bottom w:val="nil"/>
              <w:right w:val="single" w:sz="4" w:space="0" w:color="auto"/>
            </w:tcBorders>
            <w:shd w:val="clear" w:color="auto" w:fill="auto"/>
            <w:noWrap/>
            <w:vAlign w:val="bottom"/>
          </w:tcPr>
          <w:p w14:paraId="567C2B6C" w14:textId="04137CE0" w:rsidR="00B21696" w:rsidRPr="0050535F" w:rsidRDefault="002F14F9"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882810">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B21696" w:rsidRPr="0050535F">
              <w:rPr>
                <w:rFonts w:cs="Times New Roman"/>
                <w:color w:val="000000"/>
                <w:lang w:val="en-US"/>
              </w:rPr>
              <w:t>46</w:t>
            </w:r>
          </w:p>
        </w:tc>
      </w:tr>
      <w:tr w:rsidR="00B21696" w:rsidRPr="0050535F" w14:paraId="5689F195" w14:textId="77777777" w:rsidTr="00B21696">
        <w:trPr>
          <w:trHeight w:val="300"/>
          <w:jc w:val="center"/>
        </w:trPr>
        <w:tc>
          <w:tcPr>
            <w:tcW w:w="1200" w:type="dxa"/>
            <w:tcBorders>
              <w:top w:val="nil"/>
              <w:left w:val="nil"/>
              <w:bottom w:val="nil"/>
              <w:right w:val="single" w:sz="4" w:space="0" w:color="auto"/>
            </w:tcBorders>
          </w:tcPr>
          <w:p w14:paraId="6E735873"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p>
        </w:tc>
        <w:tc>
          <w:tcPr>
            <w:tcW w:w="1200" w:type="dxa"/>
            <w:tcBorders>
              <w:top w:val="nil"/>
              <w:left w:val="single" w:sz="4" w:space="0" w:color="auto"/>
              <w:bottom w:val="nil"/>
              <w:right w:val="single" w:sz="4" w:space="0" w:color="auto"/>
            </w:tcBorders>
            <w:shd w:val="clear" w:color="auto" w:fill="auto"/>
            <w:noWrap/>
            <w:vAlign w:val="bottom"/>
            <w:hideMark/>
          </w:tcPr>
          <w:p w14:paraId="5A1518B4"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w:t>
            </w:r>
          </w:p>
        </w:tc>
        <w:tc>
          <w:tcPr>
            <w:tcW w:w="1470" w:type="dxa"/>
            <w:tcBorders>
              <w:top w:val="nil"/>
              <w:left w:val="single" w:sz="4" w:space="0" w:color="auto"/>
              <w:bottom w:val="nil"/>
              <w:right w:val="single" w:sz="4" w:space="0" w:color="auto"/>
            </w:tcBorders>
            <w:shd w:val="clear" w:color="auto" w:fill="auto"/>
            <w:noWrap/>
            <w:vAlign w:val="bottom"/>
            <w:hideMark/>
          </w:tcPr>
          <w:p w14:paraId="7661A501"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0.9288</w:t>
            </w:r>
          </w:p>
        </w:tc>
        <w:tc>
          <w:tcPr>
            <w:tcW w:w="1517" w:type="dxa"/>
            <w:tcBorders>
              <w:top w:val="nil"/>
              <w:left w:val="single" w:sz="4" w:space="0" w:color="auto"/>
              <w:bottom w:val="nil"/>
              <w:right w:val="single" w:sz="4" w:space="0" w:color="auto"/>
            </w:tcBorders>
            <w:shd w:val="clear" w:color="auto" w:fill="auto"/>
            <w:noWrap/>
            <w:vAlign w:val="bottom"/>
          </w:tcPr>
          <w:p w14:paraId="1B03FB9F" w14:textId="4DC60290"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9</w:t>
            </w:r>
          </w:p>
        </w:tc>
        <w:tc>
          <w:tcPr>
            <w:tcW w:w="1417" w:type="dxa"/>
            <w:tcBorders>
              <w:top w:val="nil"/>
              <w:left w:val="single" w:sz="4" w:space="0" w:color="auto"/>
              <w:bottom w:val="nil"/>
              <w:right w:val="single" w:sz="4" w:space="0" w:color="auto"/>
            </w:tcBorders>
            <w:shd w:val="clear" w:color="auto" w:fill="auto"/>
            <w:noWrap/>
            <w:vAlign w:val="bottom"/>
          </w:tcPr>
          <w:p w14:paraId="02D8B7BD" w14:textId="73E4DEBE"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9</w:t>
            </w:r>
          </w:p>
        </w:tc>
        <w:tc>
          <w:tcPr>
            <w:tcW w:w="1476" w:type="dxa"/>
            <w:tcBorders>
              <w:top w:val="nil"/>
              <w:left w:val="single" w:sz="4" w:space="0" w:color="auto"/>
              <w:bottom w:val="nil"/>
              <w:right w:val="single" w:sz="4" w:space="0" w:color="auto"/>
            </w:tcBorders>
            <w:shd w:val="clear" w:color="auto" w:fill="auto"/>
            <w:noWrap/>
            <w:vAlign w:val="bottom"/>
          </w:tcPr>
          <w:p w14:paraId="4F0D913F" w14:textId="2134DD1E" w:rsidR="00B21696" w:rsidRPr="0050535F" w:rsidRDefault="002F14F9"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0.87   </w:t>
            </w:r>
            <w:r w:rsidR="00DF235D">
              <w:rPr>
                <w:rFonts w:cs="Times New Roman"/>
                <w:color w:val="000000"/>
                <w:lang w:val="en-US"/>
              </w:rPr>
              <w:t xml:space="preserve"> </w:t>
            </w:r>
            <w:r>
              <w:rPr>
                <w:rFonts w:cs="Times New Roman"/>
                <w:color w:val="000000"/>
                <w:lang w:val="en-US"/>
              </w:rPr>
              <w:t xml:space="preserve"> </w:t>
            </w:r>
            <w:r w:rsidR="00882810">
              <w:rPr>
                <w:rFonts w:cs="Times New Roman"/>
                <w:color w:val="000000"/>
                <w:lang w:val="en-US"/>
              </w:rPr>
              <w:t xml:space="preserve">  </w:t>
            </w:r>
            <w:r>
              <w:rPr>
                <w:rFonts w:cs="Times New Roman"/>
                <w:color w:val="000000"/>
                <w:lang w:val="en-US"/>
              </w:rPr>
              <w:t xml:space="preserve">    </w:t>
            </w:r>
            <w:r w:rsidR="00B21696" w:rsidRPr="0050535F">
              <w:rPr>
                <w:rFonts w:cs="Times New Roman"/>
                <w:color w:val="000000"/>
                <w:lang w:val="en-US"/>
              </w:rPr>
              <w:t>3</w:t>
            </w:r>
          </w:p>
        </w:tc>
      </w:tr>
      <w:tr w:rsidR="00B21696" w:rsidRPr="0050535F" w14:paraId="3C90F163" w14:textId="77777777" w:rsidTr="00B21696">
        <w:trPr>
          <w:trHeight w:val="300"/>
          <w:jc w:val="center"/>
        </w:trPr>
        <w:tc>
          <w:tcPr>
            <w:tcW w:w="1200" w:type="dxa"/>
            <w:tcBorders>
              <w:top w:val="nil"/>
              <w:left w:val="nil"/>
              <w:bottom w:val="nil"/>
              <w:right w:val="single" w:sz="4" w:space="0" w:color="auto"/>
            </w:tcBorders>
          </w:tcPr>
          <w:p w14:paraId="0505CDDB"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p>
        </w:tc>
        <w:tc>
          <w:tcPr>
            <w:tcW w:w="1200" w:type="dxa"/>
            <w:tcBorders>
              <w:top w:val="nil"/>
              <w:left w:val="single" w:sz="4" w:space="0" w:color="auto"/>
              <w:bottom w:val="nil"/>
              <w:right w:val="single" w:sz="4" w:space="0" w:color="auto"/>
            </w:tcBorders>
            <w:shd w:val="clear" w:color="auto" w:fill="auto"/>
            <w:noWrap/>
            <w:vAlign w:val="bottom"/>
            <w:hideMark/>
          </w:tcPr>
          <w:p w14:paraId="4AB6ED2D"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97</w:t>
            </w:r>
          </w:p>
        </w:tc>
        <w:tc>
          <w:tcPr>
            <w:tcW w:w="1470" w:type="dxa"/>
            <w:tcBorders>
              <w:top w:val="nil"/>
              <w:left w:val="single" w:sz="4" w:space="0" w:color="auto"/>
              <w:bottom w:val="nil"/>
              <w:right w:val="single" w:sz="4" w:space="0" w:color="auto"/>
            </w:tcBorders>
            <w:shd w:val="clear" w:color="auto" w:fill="auto"/>
            <w:noWrap/>
            <w:vAlign w:val="bottom"/>
            <w:hideMark/>
          </w:tcPr>
          <w:p w14:paraId="66B5AE0A" w14:textId="77777777"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0.9176</w:t>
            </w:r>
          </w:p>
        </w:tc>
        <w:tc>
          <w:tcPr>
            <w:tcW w:w="1517" w:type="dxa"/>
            <w:tcBorders>
              <w:top w:val="nil"/>
              <w:left w:val="single" w:sz="4" w:space="0" w:color="auto"/>
              <w:bottom w:val="nil"/>
              <w:right w:val="single" w:sz="4" w:space="0" w:color="auto"/>
            </w:tcBorders>
            <w:shd w:val="clear" w:color="auto" w:fill="auto"/>
            <w:noWrap/>
            <w:vAlign w:val="bottom"/>
          </w:tcPr>
          <w:p w14:paraId="62E2958A" w14:textId="5F401680"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82672">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97</w:t>
            </w:r>
          </w:p>
        </w:tc>
        <w:tc>
          <w:tcPr>
            <w:tcW w:w="1417" w:type="dxa"/>
            <w:tcBorders>
              <w:top w:val="nil"/>
              <w:left w:val="single" w:sz="4" w:space="0" w:color="auto"/>
              <w:bottom w:val="nil"/>
              <w:right w:val="single" w:sz="4" w:space="0" w:color="auto"/>
            </w:tcBorders>
            <w:shd w:val="clear" w:color="auto" w:fill="auto"/>
            <w:noWrap/>
            <w:vAlign w:val="bottom"/>
          </w:tcPr>
          <w:p w14:paraId="298FBC28" w14:textId="7D5BAA82" w:rsidR="00B21696" w:rsidRPr="0050535F" w:rsidRDefault="00B21696"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Pr="0050535F">
              <w:rPr>
                <w:rFonts w:cs="Times New Roman"/>
                <w:color w:val="000000"/>
                <w:lang w:val="en-US"/>
              </w:rPr>
              <w:t>97</w:t>
            </w:r>
          </w:p>
        </w:tc>
        <w:tc>
          <w:tcPr>
            <w:tcW w:w="1476" w:type="dxa"/>
            <w:tcBorders>
              <w:top w:val="nil"/>
              <w:left w:val="single" w:sz="4" w:space="0" w:color="auto"/>
              <w:bottom w:val="nil"/>
              <w:right w:val="single" w:sz="4" w:space="0" w:color="auto"/>
            </w:tcBorders>
            <w:shd w:val="clear" w:color="auto" w:fill="auto"/>
            <w:noWrap/>
            <w:vAlign w:val="bottom"/>
          </w:tcPr>
          <w:p w14:paraId="0A320906" w14:textId="3E0096C1" w:rsidR="00B21696" w:rsidRPr="0050535F" w:rsidRDefault="002F14F9" w:rsidP="00B21696">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352EC2">
              <w:rPr>
                <w:rFonts w:cs="Times New Roman"/>
                <w:color w:val="000000"/>
                <w:lang w:val="en-US"/>
              </w:rPr>
              <w:t xml:space="preserve">    </w:t>
            </w:r>
            <w:r w:rsidR="00DF235D">
              <w:rPr>
                <w:rFonts w:cs="Times New Roman"/>
                <w:color w:val="000000"/>
                <w:lang w:val="en-US"/>
              </w:rPr>
              <w:t xml:space="preserve"> </w:t>
            </w:r>
            <w:r>
              <w:rPr>
                <w:rFonts w:cs="Times New Roman"/>
                <w:color w:val="000000"/>
                <w:lang w:val="en-US"/>
              </w:rPr>
              <w:t xml:space="preserve">     </w:t>
            </w:r>
            <w:r w:rsidR="00B21696" w:rsidRPr="0050535F">
              <w:rPr>
                <w:rFonts w:cs="Times New Roman"/>
                <w:color w:val="000000"/>
                <w:lang w:val="en-US"/>
              </w:rPr>
              <w:t>46</w:t>
            </w:r>
          </w:p>
        </w:tc>
      </w:tr>
      <w:tr w:rsidR="0046754C" w:rsidRPr="0050535F" w14:paraId="166FC85F" w14:textId="77777777" w:rsidTr="00B21696">
        <w:trPr>
          <w:trHeight w:val="300"/>
          <w:jc w:val="center"/>
        </w:trPr>
        <w:tc>
          <w:tcPr>
            <w:tcW w:w="1200" w:type="dxa"/>
            <w:tcBorders>
              <w:top w:val="nil"/>
              <w:left w:val="nil"/>
              <w:bottom w:val="nil"/>
              <w:right w:val="single" w:sz="4" w:space="0" w:color="auto"/>
            </w:tcBorders>
          </w:tcPr>
          <w:p w14:paraId="1F894460"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p>
        </w:tc>
        <w:tc>
          <w:tcPr>
            <w:tcW w:w="1200" w:type="dxa"/>
            <w:tcBorders>
              <w:top w:val="nil"/>
              <w:left w:val="single" w:sz="4" w:space="0" w:color="auto"/>
              <w:bottom w:val="nil"/>
              <w:right w:val="single" w:sz="4" w:space="0" w:color="auto"/>
            </w:tcBorders>
            <w:shd w:val="clear" w:color="auto" w:fill="auto"/>
            <w:noWrap/>
            <w:vAlign w:val="bottom"/>
            <w:hideMark/>
          </w:tcPr>
          <w:p w14:paraId="7010CF71"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w:t>
            </w:r>
          </w:p>
        </w:tc>
        <w:tc>
          <w:tcPr>
            <w:tcW w:w="1470" w:type="dxa"/>
            <w:tcBorders>
              <w:top w:val="nil"/>
              <w:left w:val="single" w:sz="4" w:space="0" w:color="auto"/>
              <w:bottom w:val="nil"/>
              <w:right w:val="single" w:sz="4" w:space="0" w:color="auto"/>
            </w:tcBorders>
            <w:shd w:val="clear" w:color="auto" w:fill="auto"/>
            <w:noWrap/>
            <w:vAlign w:val="bottom"/>
            <w:hideMark/>
          </w:tcPr>
          <w:p w14:paraId="4FF32793"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0.4981</w:t>
            </w:r>
          </w:p>
        </w:tc>
        <w:tc>
          <w:tcPr>
            <w:tcW w:w="1517" w:type="dxa"/>
            <w:tcBorders>
              <w:top w:val="nil"/>
              <w:left w:val="single" w:sz="4" w:space="0" w:color="auto"/>
              <w:bottom w:val="nil"/>
              <w:right w:val="single" w:sz="4" w:space="0" w:color="auto"/>
            </w:tcBorders>
            <w:shd w:val="clear" w:color="auto" w:fill="auto"/>
            <w:noWrap/>
            <w:vAlign w:val="bottom"/>
          </w:tcPr>
          <w:p w14:paraId="3E420041" w14:textId="2BDA2461" w:rsidR="00946CB9" w:rsidRPr="0050535F" w:rsidRDefault="00151461"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5644F4">
              <w:rPr>
                <w:rFonts w:cs="Times New Roman"/>
                <w:color w:val="000000"/>
                <w:lang w:val="en-US"/>
              </w:rPr>
              <w:t>.30</w:t>
            </w:r>
            <w:r w:rsidR="00982672">
              <w:rPr>
                <w:rFonts w:cs="Times New Roman"/>
                <w:color w:val="000000"/>
                <w:lang w:val="en-US"/>
              </w:rPr>
              <w:t>33</w:t>
            </w:r>
            <w:r>
              <w:rPr>
                <w:rFonts w:cs="Times New Roman"/>
                <w:color w:val="000000"/>
                <w:lang w:val="en-US"/>
              </w:rPr>
              <w:t xml:space="preserve">   </w:t>
            </w:r>
            <w:r w:rsidR="00946CB9" w:rsidRPr="0050535F">
              <w:rPr>
                <w:rFonts w:cs="Times New Roman"/>
                <w:color w:val="000000"/>
                <w:lang w:val="en-US"/>
              </w:rPr>
              <w:t>17</w:t>
            </w:r>
          </w:p>
        </w:tc>
        <w:tc>
          <w:tcPr>
            <w:tcW w:w="1417" w:type="dxa"/>
            <w:tcBorders>
              <w:top w:val="nil"/>
              <w:left w:val="single" w:sz="4" w:space="0" w:color="auto"/>
              <w:bottom w:val="nil"/>
              <w:right w:val="single" w:sz="4" w:space="0" w:color="auto"/>
            </w:tcBorders>
            <w:shd w:val="clear" w:color="auto" w:fill="auto"/>
            <w:noWrap/>
            <w:vAlign w:val="bottom"/>
          </w:tcPr>
          <w:p w14:paraId="05108CE4" w14:textId="3A3893DB"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2F14F9">
              <w:rPr>
                <w:rFonts w:cs="Times New Roman"/>
                <w:color w:val="000000"/>
                <w:lang w:val="en-US"/>
              </w:rPr>
              <w:t>3</w:t>
            </w:r>
            <w:r w:rsidR="00DF235D">
              <w:rPr>
                <w:rFonts w:cs="Times New Roman"/>
                <w:color w:val="000000"/>
                <w:lang w:val="en-US"/>
              </w:rPr>
              <w:t>650</w:t>
            </w:r>
            <w:r w:rsidR="002F14F9">
              <w:rPr>
                <w:rFonts w:cs="Times New Roman"/>
                <w:color w:val="000000"/>
                <w:lang w:val="en-US"/>
              </w:rPr>
              <w:t xml:space="preserve">    </w:t>
            </w:r>
            <w:r w:rsidR="00946CB9" w:rsidRPr="0050535F">
              <w:rPr>
                <w:rFonts w:cs="Times New Roman"/>
                <w:color w:val="000000"/>
                <w:lang w:val="en-US"/>
              </w:rPr>
              <w:t>17</w:t>
            </w:r>
          </w:p>
        </w:tc>
        <w:tc>
          <w:tcPr>
            <w:tcW w:w="1476" w:type="dxa"/>
            <w:tcBorders>
              <w:top w:val="nil"/>
              <w:left w:val="single" w:sz="4" w:space="0" w:color="auto"/>
              <w:bottom w:val="nil"/>
              <w:right w:val="single" w:sz="4" w:space="0" w:color="auto"/>
            </w:tcBorders>
            <w:shd w:val="clear" w:color="auto" w:fill="auto"/>
            <w:noWrap/>
            <w:vAlign w:val="bottom"/>
          </w:tcPr>
          <w:p w14:paraId="66F9C10C" w14:textId="6ED1E2B5"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0.48</w:t>
            </w:r>
            <w:r w:rsidR="00DF235D">
              <w:rPr>
                <w:rFonts w:cs="Times New Roman"/>
                <w:color w:val="000000"/>
                <w:lang w:val="en-US"/>
              </w:rPr>
              <w:t>15</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17</w:t>
            </w:r>
          </w:p>
        </w:tc>
      </w:tr>
      <w:tr w:rsidR="0046754C" w:rsidRPr="0050535F" w14:paraId="2E146928" w14:textId="77777777" w:rsidTr="00B21696">
        <w:trPr>
          <w:trHeight w:val="300"/>
          <w:jc w:val="center"/>
        </w:trPr>
        <w:tc>
          <w:tcPr>
            <w:tcW w:w="1200" w:type="dxa"/>
            <w:tcBorders>
              <w:top w:val="nil"/>
              <w:left w:val="nil"/>
              <w:bottom w:val="nil"/>
              <w:right w:val="single" w:sz="4" w:space="0" w:color="auto"/>
            </w:tcBorders>
          </w:tcPr>
          <w:p w14:paraId="5966A446"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w:t>
            </w:r>
          </w:p>
        </w:tc>
        <w:tc>
          <w:tcPr>
            <w:tcW w:w="1200" w:type="dxa"/>
            <w:tcBorders>
              <w:top w:val="nil"/>
              <w:left w:val="single" w:sz="4" w:space="0" w:color="auto"/>
              <w:bottom w:val="nil"/>
              <w:right w:val="single" w:sz="4" w:space="0" w:color="auto"/>
            </w:tcBorders>
            <w:shd w:val="clear" w:color="auto" w:fill="auto"/>
            <w:noWrap/>
            <w:vAlign w:val="bottom"/>
            <w:hideMark/>
          </w:tcPr>
          <w:p w14:paraId="51B9015F"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p>
        </w:tc>
        <w:tc>
          <w:tcPr>
            <w:tcW w:w="1470" w:type="dxa"/>
            <w:tcBorders>
              <w:top w:val="nil"/>
              <w:left w:val="single" w:sz="4" w:space="0" w:color="auto"/>
              <w:bottom w:val="nil"/>
              <w:right w:val="single" w:sz="4" w:space="0" w:color="auto"/>
            </w:tcBorders>
            <w:shd w:val="clear" w:color="auto" w:fill="auto"/>
            <w:noWrap/>
            <w:vAlign w:val="bottom"/>
            <w:hideMark/>
          </w:tcPr>
          <w:p w14:paraId="41768196"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0.4909</w:t>
            </w:r>
          </w:p>
        </w:tc>
        <w:tc>
          <w:tcPr>
            <w:tcW w:w="1517" w:type="dxa"/>
            <w:tcBorders>
              <w:top w:val="nil"/>
              <w:left w:val="single" w:sz="4" w:space="0" w:color="auto"/>
              <w:bottom w:val="nil"/>
              <w:right w:val="single" w:sz="4" w:space="0" w:color="auto"/>
            </w:tcBorders>
            <w:shd w:val="clear" w:color="auto" w:fill="auto"/>
            <w:noWrap/>
            <w:vAlign w:val="bottom"/>
          </w:tcPr>
          <w:p w14:paraId="7A563CCB" w14:textId="26E484DC" w:rsidR="00946CB9" w:rsidRPr="0050535F" w:rsidRDefault="00151461"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5644F4">
              <w:rPr>
                <w:rFonts w:cs="Times New Roman"/>
                <w:color w:val="000000"/>
                <w:lang w:val="en-US"/>
              </w:rPr>
              <w:t>.41</w:t>
            </w:r>
            <w:r w:rsidR="00982672">
              <w:rPr>
                <w:rFonts w:cs="Times New Roman"/>
                <w:color w:val="000000"/>
                <w:lang w:val="en-US"/>
              </w:rPr>
              <w:t>31</w:t>
            </w:r>
            <w:r>
              <w:rPr>
                <w:rFonts w:cs="Times New Roman"/>
                <w:color w:val="000000"/>
                <w:lang w:val="en-US"/>
              </w:rPr>
              <w:t xml:space="preserve">    </w:t>
            </w:r>
            <w:r w:rsidR="00946CB9" w:rsidRPr="0050535F">
              <w:rPr>
                <w:rFonts w:cs="Times New Roman"/>
                <w:color w:val="000000"/>
                <w:lang w:val="en-US"/>
              </w:rPr>
              <w:t>17</w:t>
            </w:r>
          </w:p>
        </w:tc>
        <w:tc>
          <w:tcPr>
            <w:tcW w:w="1417" w:type="dxa"/>
            <w:tcBorders>
              <w:top w:val="nil"/>
              <w:left w:val="single" w:sz="4" w:space="0" w:color="auto"/>
              <w:bottom w:val="nil"/>
              <w:right w:val="single" w:sz="4" w:space="0" w:color="auto"/>
            </w:tcBorders>
            <w:shd w:val="clear" w:color="auto" w:fill="auto"/>
            <w:noWrap/>
            <w:vAlign w:val="bottom"/>
          </w:tcPr>
          <w:p w14:paraId="596727C3" w14:textId="71FFE397"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0.50</w:t>
            </w:r>
            <w:r w:rsidR="00DF235D">
              <w:rPr>
                <w:rFonts w:cs="Times New Roman"/>
                <w:color w:val="000000"/>
                <w:lang w:val="en-US"/>
              </w:rPr>
              <w:t>25</w:t>
            </w:r>
            <w:r>
              <w:rPr>
                <w:rFonts w:cs="Times New Roman"/>
                <w:color w:val="000000"/>
                <w:lang w:val="en-US"/>
              </w:rPr>
              <w:t xml:space="preserve">    </w:t>
            </w:r>
            <w:r w:rsidR="00946CB9" w:rsidRPr="0050535F">
              <w:rPr>
                <w:rFonts w:cs="Times New Roman"/>
                <w:color w:val="000000"/>
                <w:lang w:val="en-US"/>
              </w:rPr>
              <w:t>17</w:t>
            </w:r>
          </w:p>
        </w:tc>
        <w:tc>
          <w:tcPr>
            <w:tcW w:w="1476" w:type="dxa"/>
            <w:tcBorders>
              <w:top w:val="nil"/>
              <w:left w:val="single" w:sz="4" w:space="0" w:color="auto"/>
              <w:bottom w:val="nil"/>
              <w:right w:val="single" w:sz="4" w:space="0" w:color="auto"/>
            </w:tcBorders>
            <w:shd w:val="clear" w:color="auto" w:fill="auto"/>
            <w:noWrap/>
            <w:vAlign w:val="bottom"/>
          </w:tcPr>
          <w:p w14:paraId="656D52F5" w14:textId="5B05E0B7"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0.50</w:t>
            </w:r>
            <w:r w:rsidR="00DF235D">
              <w:rPr>
                <w:rFonts w:cs="Times New Roman"/>
                <w:color w:val="000000"/>
                <w:lang w:val="en-US"/>
              </w:rPr>
              <w:t>25</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17</w:t>
            </w:r>
          </w:p>
        </w:tc>
      </w:tr>
      <w:tr w:rsidR="0046754C" w:rsidRPr="0050535F" w14:paraId="6E564D6F" w14:textId="77777777" w:rsidTr="00B21696">
        <w:trPr>
          <w:trHeight w:val="300"/>
          <w:jc w:val="center"/>
        </w:trPr>
        <w:tc>
          <w:tcPr>
            <w:tcW w:w="1200" w:type="dxa"/>
            <w:tcBorders>
              <w:top w:val="nil"/>
              <w:left w:val="nil"/>
              <w:bottom w:val="nil"/>
              <w:right w:val="single" w:sz="4" w:space="0" w:color="auto"/>
            </w:tcBorders>
          </w:tcPr>
          <w:p w14:paraId="6012E970"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w:t>
            </w:r>
          </w:p>
        </w:tc>
        <w:tc>
          <w:tcPr>
            <w:tcW w:w="1200" w:type="dxa"/>
            <w:tcBorders>
              <w:top w:val="nil"/>
              <w:left w:val="single" w:sz="4" w:space="0" w:color="auto"/>
              <w:bottom w:val="nil"/>
              <w:right w:val="single" w:sz="4" w:space="0" w:color="auto"/>
            </w:tcBorders>
            <w:shd w:val="clear" w:color="auto" w:fill="auto"/>
            <w:noWrap/>
            <w:vAlign w:val="bottom"/>
            <w:hideMark/>
          </w:tcPr>
          <w:p w14:paraId="50925995"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91</w:t>
            </w:r>
          </w:p>
        </w:tc>
        <w:tc>
          <w:tcPr>
            <w:tcW w:w="1470" w:type="dxa"/>
            <w:tcBorders>
              <w:top w:val="nil"/>
              <w:left w:val="single" w:sz="4" w:space="0" w:color="auto"/>
              <w:bottom w:val="nil"/>
              <w:right w:val="single" w:sz="4" w:space="0" w:color="auto"/>
            </w:tcBorders>
            <w:shd w:val="clear" w:color="auto" w:fill="auto"/>
            <w:noWrap/>
            <w:vAlign w:val="bottom"/>
            <w:hideMark/>
          </w:tcPr>
          <w:p w14:paraId="1983988D"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0.0735</w:t>
            </w:r>
          </w:p>
        </w:tc>
        <w:tc>
          <w:tcPr>
            <w:tcW w:w="1517" w:type="dxa"/>
            <w:tcBorders>
              <w:top w:val="nil"/>
              <w:left w:val="single" w:sz="4" w:space="0" w:color="auto"/>
              <w:bottom w:val="nil"/>
              <w:right w:val="single" w:sz="4" w:space="0" w:color="auto"/>
            </w:tcBorders>
            <w:shd w:val="clear" w:color="auto" w:fill="auto"/>
            <w:noWrap/>
            <w:vAlign w:val="bottom"/>
          </w:tcPr>
          <w:p w14:paraId="68801085" w14:textId="7CBBDB88" w:rsidR="00946CB9" w:rsidRPr="0050535F" w:rsidRDefault="00151461"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5644F4">
              <w:rPr>
                <w:rFonts w:cs="Times New Roman"/>
                <w:color w:val="000000"/>
                <w:lang w:val="en-US"/>
              </w:rPr>
              <w:t>.10</w:t>
            </w:r>
            <w:r w:rsidR="00982672">
              <w:rPr>
                <w:rFonts w:cs="Times New Roman"/>
                <w:color w:val="000000"/>
                <w:lang w:val="en-US"/>
              </w:rPr>
              <w:t>05</w:t>
            </w:r>
            <w:r>
              <w:rPr>
                <w:rFonts w:cs="Times New Roman"/>
                <w:color w:val="000000"/>
                <w:lang w:val="en-US"/>
              </w:rPr>
              <w:t xml:space="preserve">    </w:t>
            </w:r>
            <w:r w:rsidR="00946CB9" w:rsidRPr="0050535F">
              <w:rPr>
                <w:rFonts w:cs="Times New Roman"/>
                <w:color w:val="000000"/>
                <w:lang w:val="en-US"/>
              </w:rPr>
              <w:t>93</w:t>
            </w:r>
          </w:p>
        </w:tc>
        <w:tc>
          <w:tcPr>
            <w:tcW w:w="1417" w:type="dxa"/>
            <w:tcBorders>
              <w:top w:val="nil"/>
              <w:left w:val="single" w:sz="4" w:space="0" w:color="auto"/>
              <w:bottom w:val="nil"/>
              <w:right w:val="single" w:sz="4" w:space="0" w:color="auto"/>
            </w:tcBorders>
            <w:shd w:val="clear" w:color="auto" w:fill="auto"/>
            <w:noWrap/>
            <w:vAlign w:val="bottom"/>
          </w:tcPr>
          <w:p w14:paraId="14069A1B" w14:textId="49B386CF"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w:t>
            </w:r>
            <w:r w:rsidR="00DF235D">
              <w:rPr>
                <w:rFonts w:cs="Times New Roman"/>
                <w:color w:val="000000"/>
                <w:lang w:val="en-US"/>
              </w:rPr>
              <w:t>05</w:t>
            </w:r>
            <w:r>
              <w:rPr>
                <w:rFonts w:cs="Times New Roman"/>
                <w:color w:val="000000"/>
                <w:lang w:val="en-US"/>
              </w:rPr>
              <w:t xml:space="preserve">    </w:t>
            </w:r>
            <w:r w:rsidR="00946CB9" w:rsidRPr="0050535F">
              <w:rPr>
                <w:rFonts w:cs="Times New Roman"/>
                <w:color w:val="000000"/>
                <w:lang w:val="en-US"/>
              </w:rPr>
              <w:t>93</w:t>
            </w:r>
          </w:p>
        </w:tc>
        <w:tc>
          <w:tcPr>
            <w:tcW w:w="1476" w:type="dxa"/>
            <w:tcBorders>
              <w:top w:val="nil"/>
              <w:left w:val="single" w:sz="4" w:space="0" w:color="auto"/>
              <w:bottom w:val="nil"/>
              <w:right w:val="single" w:sz="4" w:space="0" w:color="auto"/>
            </w:tcBorders>
            <w:shd w:val="clear" w:color="auto" w:fill="auto"/>
            <w:noWrap/>
            <w:vAlign w:val="bottom"/>
          </w:tcPr>
          <w:p w14:paraId="5C52C4D7" w14:textId="24A97976"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DF235D">
              <w:rPr>
                <w:rFonts w:cs="Times New Roman"/>
                <w:color w:val="000000"/>
                <w:lang w:val="en-US"/>
              </w:rPr>
              <w:t>1005</w:t>
            </w:r>
            <w:r>
              <w:rPr>
                <w:rFonts w:cs="Times New Roman"/>
                <w:color w:val="000000"/>
                <w:lang w:val="en-US"/>
              </w:rPr>
              <w:t xml:space="preserve">     </w:t>
            </w:r>
            <w:r w:rsidR="00946CB9" w:rsidRPr="0050535F">
              <w:rPr>
                <w:rFonts w:cs="Times New Roman"/>
                <w:color w:val="000000"/>
                <w:lang w:val="en-US"/>
              </w:rPr>
              <w:t>56</w:t>
            </w:r>
          </w:p>
        </w:tc>
      </w:tr>
      <w:tr w:rsidR="0046754C" w:rsidRPr="0050535F" w14:paraId="2B2681C0" w14:textId="77777777" w:rsidTr="00B21696">
        <w:trPr>
          <w:trHeight w:val="300"/>
          <w:jc w:val="center"/>
        </w:trPr>
        <w:tc>
          <w:tcPr>
            <w:tcW w:w="1200" w:type="dxa"/>
            <w:tcBorders>
              <w:top w:val="nil"/>
              <w:left w:val="nil"/>
              <w:bottom w:val="nil"/>
              <w:right w:val="single" w:sz="4" w:space="0" w:color="auto"/>
            </w:tcBorders>
          </w:tcPr>
          <w:p w14:paraId="7FE599A6"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p>
        </w:tc>
        <w:tc>
          <w:tcPr>
            <w:tcW w:w="1200" w:type="dxa"/>
            <w:tcBorders>
              <w:top w:val="nil"/>
              <w:left w:val="single" w:sz="4" w:space="0" w:color="auto"/>
              <w:bottom w:val="nil"/>
              <w:right w:val="single" w:sz="4" w:space="0" w:color="auto"/>
            </w:tcBorders>
            <w:shd w:val="clear" w:color="auto" w:fill="auto"/>
            <w:noWrap/>
            <w:vAlign w:val="bottom"/>
            <w:hideMark/>
          </w:tcPr>
          <w:p w14:paraId="26447F1A"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p>
        </w:tc>
        <w:tc>
          <w:tcPr>
            <w:tcW w:w="1470" w:type="dxa"/>
            <w:tcBorders>
              <w:top w:val="nil"/>
              <w:left w:val="single" w:sz="4" w:space="0" w:color="auto"/>
              <w:bottom w:val="nil"/>
              <w:right w:val="single" w:sz="4" w:space="0" w:color="auto"/>
            </w:tcBorders>
            <w:shd w:val="clear" w:color="auto" w:fill="auto"/>
            <w:noWrap/>
            <w:vAlign w:val="bottom"/>
            <w:hideMark/>
          </w:tcPr>
          <w:p w14:paraId="2CCCBD6C"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0.0560</w:t>
            </w:r>
          </w:p>
        </w:tc>
        <w:tc>
          <w:tcPr>
            <w:tcW w:w="1517" w:type="dxa"/>
            <w:tcBorders>
              <w:top w:val="nil"/>
              <w:left w:val="single" w:sz="4" w:space="0" w:color="auto"/>
              <w:bottom w:val="nil"/>
              <w:right w:val="single" w:sz="4" w:space="0" w:color="auto"/>
            </w:tcBorders>
            <w:shd w:val="clear" w:color="auto" w:fill="auto"/>
            <w:noWrap/>
            <w:vAlign w:val="bottom"/>
          </w:tcPr>
          <w:p w14:paraId="458B9BD2" w14:textId="1798055F" w:rsidR="00946CB9" w:rsidRPr="0050535F" w:rsidRDefault="00151461"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5644F4">
              <w:rPr>
                <w:rFonts w:cs="Times New Roman"/>
                <w:color w:val="000000"/>
                <w:lang w:val="en-US"/>
              </w:rPr>
              <w:t>.2</w:t>
            </w:r>
            <w:r w:rsidR="00982672">
              <w:rPr>
                <w:rFonts w:cs="Times New Roman"/>
                <w:color w:val="000000"/>
                <w:lang w:val="en-US"/>
              </w:rPr>
              <w:t>665</w:t>
            </w:r>
            <w:r>
              <w:rPr>
                <w:rFonts w:cs="Times New Roman"/>
                <w:color w:val="000000"/>
                <w:lang w:val="en-US"/>
              </w:rPr>
              <w:t xml:space="preserve">    </w:t>
            </w:r>
            <w:r w:rsidR="00946CB9" w:rsidRPr="0050535F">
              <w:rPr>
                <w:rFonts w:cs="Times New Roman"/>
                <w:color w:val="000000"/>
                <w:lang w:val="en-US"/>
              </w:rPr>
              <w:t>18</w:t>
            </w:r>
          </w:p>
        </w:tc>
        <w:tc>
          <w:tcPr>
            <w:tcW w:w="1417" w:type="dxa"/>
            <w:tcBorders>
              <w:top w:val="nil"/>
              <w:left w:val="single" w:sz="4" w:space="0" w:color="auto"/>
              <w:bottom w:val="nil"/>
              <w:right w:val="single" w:sz="4" w:space="0" w:color="auto"/>
            </w:tcBorders>
            <w:shd w:val="clear" w:color="auto" w:fill="auto"/>
            <w:noWrap/>
            <w:vAlign w:val="bottom"/>
          </w:tcPr>
          <w:p w14:paraId="17E59AFD" w14:textId="23973BE3"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0.29</w:t>
            </w:r>
            <w:r w:rsidR="00DF235D">
              <w:rPr>
                <w:rFonts w:cs="Times New Roman"/>
                <w:color w:val="000000"/>
                <w:lang w:val="en-US"/>
              </w:rPr>
              <w:t>42</w:t>
            </w:r>
            <w:r>
              <w:rPr>
                <w:rFonts w:cs="Times New Roman"/>
                <w:color w:val="000000"/>
                <w:lang w:val="en-US"/>
              </w:rPr>
              <w:t xml:space="preserve">    </w:t>
            </w:r>
            <w:r w:rsidR="00946CB9" w:rsidRPr="0050535F">
              <w:rPr>
                <w:rFonts w:cs="Times New Roman"/>
                <w:color w:val="000000"/>
                <w:lang w:val="en-US"/>
              </w:rPr>
              <w:t>18</w:t>
            </w:r>
          </w:p>
        </w:tc>
        <w:tc>
          <w:tcPr>
            <w:tcW w:w="1476" w:type="dxa"/>
            <w:tcBorders>
              <w:top w:val="nil"/>
              <w:left w:val="single" w:sz="4" w:space="0" w:color="auto"/>
              <w:bottom w:val="nil"/>
              <w:right w:val="single" w:sz="4" w:space="0" w:color="auto"/>
            </w:tcBorders>
            <w:shd w:val="clear" w:color="auto" w:fill="auto"/>
            <w:noWrap/>
            <w:vAlign w:val="bottom"/>
          </w:tcPr>
          <w:p w14:paraId="5E778B43" w14:textId="375604AD"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0.3</w:t>
            </w:r>
            <w:r w:rsidR="00DF235D">
              <w:rPr>
                <w:rFonts w:cs="Times New Roman"/>
                <w:color w:val="000000"/>
                <w:lang w:val="en-US"/>
              </w:rPr>
              <w:t>480</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18</w:t>
            </w:r>
          </w:p>
        </w:tc>
      </w:tr>
      <w:tr w:rsidR="0046754C" w:rsidRPr="0050535F" w14:paraId="594DF22C" w14:textId="77777777" w:rsidTr="00B21696">
        <w:trPr>
          <w:trHeight w:val="300"/>
          <w:jc w:val="center"/>
        </w:trPr>
        <w:tc>
          <w:tcPr>
            <w:tcW w:w="1200" w:type="dxa"/>
            <w:tcBorders>
              <w:top w:val="nil"/>
              <w:left w:val="nil"/>
              <w:bottom w:val="nil"/>
              <w:right w:val="single" w:sz="4" w:space="0" w:color="auto"/>
            </w:tcBorders>
          </w:tcPr>
          <w:p w14:paraId="7F4C789D"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p>
        </w:tc>
        <w:tc>
          <w:tcPr>
            <w:tcW w:w="1200" w:type="dxa"/>
            <w:tcBorders>
              <w:top w:val="nil"/>
              <w:left w:val="single" w:sz="4" w:space="0" w:color="auto"/>
              <w:bottom w:val="nil"/>
              <w:right w:val="single" w:sz="4" w:space="0" w:color="auto"/>
            </w:tcBorders>
            <w:shd w:val="clear" w:color="auto" w:fill="auto"/>
            <w:noWrap/>
            <w:vAlign w:val="bottom"/>
            <w:hideMark/>
          </w:tcPr>
          <w:p w14:paraId="33BC2562"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43</w:t>
            </w:r>
          </w:p>
        </w:tc>
        <w:tc>
          <w:tcPr>
            <w:tcW w:w="1470" w:type="dxa"/>
            <w:tcBorders>
              <w:top w:val="nil"/>
              <w:left w:val="single" w:sz="4" w:space="0" w:color="auto"/>
              <w:bottom w:val="nil"/>
              <w:right w:val="single" w:sz="4" w:space="0" w:color="auto"/>
            </w:tcBorders>
            <w:shd w:val="clear" w:color="auto" w:fill="auto"/>
            <w:noWrap/>
            <w:vAlign w:val="bottom"/>
            <w:hideMark/>
          </w:tcPr>
          <w:p w14:paraId="53F2EE4D"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0.0549</w:t>
            </w:r>
          </w:p>
        </w:tc>
        <w:tc>
          <w:tcPr>
            <w:tcW w:w="1517" w:type="dxa"/>
            <w:tcBorders>
              <w:top w:val="nil"/>
              <w:left w:val="single" w:sz="4" w:space="0" w:color="auto"/>
              <w:bottom w:val="nil"/>
              <w:right w:val="single" w:sz="4" w:space="0" w:color="auto"/>
            </w:tcBorders>
            <w:shd w:val="clear" w:color="auto" w:fill="auto"/>
            <w:noWrap/>
            <w:vAlign w:val="bottom"/>
          </w:tcPr>
          <w:p w14:paraId="29ACE7AD" w14:textId="077CD626" w:rsidR="00946CB9" w:rsidRPr="00352EC2" w:rsidRDefault="00982672" w:rsidP="00982672">
            <w:pPr>
              <w:spacing w:after="0" w:line="360" w:lineRule="auto"/>
              <w:jc w:val="center"/>
              <w:rPr>
                <w:rFonts w:cs="Times New Roman"/>
                <w:color w:val="000000"/>
                <w:lang w:val="es-ES"/>
              </w:rPr>
            </w:pPr>
            <w:r w:rsidRPr="00982672">
              <w:rPr>
                <w:rFonts w:cs="Times New Roman"/>
                <w:color w:val="000000"/>
                <w:lang w:val="es-ES"/>
              </w:rPr>
              <w:t>0.1005</w:t>
            </w:r>
            <w:r w:rsidR="00151461">
              <w:rPr>
                <w:rFonts w:cs="Times New Roman"/>
                <w:color w:val="000000"/>
                <w:lang w:val="en-US"/>
              </w:rPr>
              <w:t xml:space="preserve">    </w:t>
            </w:r>
            <w:r w:rsidR="00946CB9" w:rsidRPr="0050535F">
              <w:rPr>
                <w:rFonts w:cs="Times New Roman"/>
                <w:color w:val="000000"/>
                <w:lang w:val="en-US"/>
              </w:rPr>
              <w:t>46</w:t>
            </w:r>
          </w:p>
        </w:tc>
        <w:tc>
          <w:tcPr>
            <w:tcW w:w="1417" w:type="dxa"/>
            <w:tcBorders>
              <w:top w:val="nil"/>
              <w:left w:val="single" w:sz="4" w:space="0" w:color="auto"/>
              <w:bottom w:val="nil"/>
              <w:right w:val="single" w:sz="4" w:space="0" w:color="auto"/>
            </w:tcBorders>
            <w:shd w:val="clear" w:color="auto" w:fill="auto"/>
            <w:noWrap/>
            <w:vAlign w:val="bottom"/>
          </w:tcPr>
          <w:p w14:paraId="69409A4F" w14:textId="57930124"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w:t>
            </w:r>
            <w:r w:rsidR="00DF235D">
              <w:rPr>
                <w:rFonts w:cs="Times New Roman"/>
                <w:color w:val="000000"/>
                <w:lang w:val="en-US"/>
              </w:rPr>
              <w:t>05</w:t>
            </w:r>
            <w:r>
              <w:rPr>
                <w:rFonts w:cs="Times New Roman"/>
                <w:color w:val="000000"/>
                <w:lang w:val="en-US"/>
              </w:rPr>
              <w:t xml:space="preserve">    </w:t>
            </w:r>
            <w:r w:rsidR="00946CB9" w:rsidRPr="0050535F">
              <w:rPr>
                <w:rFonts w:cs="Times New Roman"/>
                <w:color w:val="000000"/>
                <w:lang w:val="en-US"/>
              </w:rPr>
              <w:t>46</w:t>
            </w:r>
          </w:p>
        </w:tc>
        <w:tc>
          <w:tcPr>
            <w:tcW w:w="1476" w:type="dxa"/>
            <w:tcBorders>
              <w:top w:val="nil"/>
              <w:left w:val="single" w:sz="4" w:space="0" w:color="auto"/>
              <w:bottom w:val="nil"/>
              <w:right w:val="single" w:sz="4" w:space="0" w:color="auto"/>
            </w:tcBorders>
            <w:shd w:val="clear" w:color="auto" w:fill="auto"/>
            <w:noWrap/>
            <w:vAlign w:val="bottom"/>
          </w:tcPr>
          <w:p w14:paraId="6E6CA6F5" w14:textId="64CDA3F7"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w:t>
            </w:r>
            <w:r w:rsidR="00DF235D">
              <w:rPr>
                <w:rFonts w:cs="Times New Roman"/>
                <w:color w:val="000000"/>
                <w:lang w:val="en-US"/>
              </w:rPr>
              <w:t>05</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46</w:t>
            </w:r>
          </w:p>
        </w:tc>
      </w:tr>
      <w:tr w:rsidR="0046754C" w:rsidRPr="0050535F" w14:paraId="3685F739" w14:textId="77777777" w:rsidTr="00B21696">
        <w:trPr>
          <w:trHeight w:val="300"/>
          <w:jc w:val="center"/>
        </w:trPr>
        <w:tc>
          <w:tcPr>
            <w:tcW w:w="1200" w:type="dxa"/>
            <w:tcBorders>
              <w:top w:val="nil"/>
              <w:left w:val="nil"/>
              <w:bottom w:val="nil"/>
              <w:right w:val="single" w:sz="4" w:space="0" w:color="auto"/>
            </w:tcBorders>
          </w:tcPr>
          <w:p w14:paraId="1E5074DA"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p>
        </w:tc>
        <w:tc>
          <w:tcPr>
            <w:tcW w:w="1200" w:type="dxa"/>
            <w:tcBorders>
              <w:top w:val="nil"/>
              <w:left w:val="single" w:sz="4" w:space="0" w:color="auto"/>
              <w:bottom w:val="nil"/>
              <w:right w:val="single" w:sz="4" w:space="0" w:color="auto"/>
            </w:tcBorders>
            <w:shd w:val="clear" w:color="auto" w:fill="auto"/>
            <w:noWrap/>
            <w:vAlign w:val="bottom"/>
            <w:hideMark/>
          </w:tcPr>
          <w:p w14:paraId="0F9F9422"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85</w:t>
            </w:r>
          </w:p>
        </w:tc>
        <w:tc>
          <w:tcPr>
            <w:tcW w:w="1470" w:type="dxa"/>
            <w:tcBorders>
              <w:top w:val="nil"/>
              <w:left w:val="single" w:sz="4" w:space="0" w:color="auto"/>
              <w:right w:val="single" w:sz="4" w:space="0" w:color="auto"/>
            </w:tcBorders>
            <w:shd w:val="clear" w:color="auto" w:fill="auto"/>
            <w:noWrap/>
            <w:vAlign w:val="bottom"/>
            <w:hideMark/>
          </w:tcPr>
          <w:p w14:paraId="78029405"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0.0490</w:t>
            </w:r>
          </w:p>
        </w:tc>
        <w:tc>
          <w:tcPr>
            <w:tcW w:w="1517" w:type="dxa"/>
            <w:tcBorders>
              <w:top w:val="nil"/>
              <w:left w:val="single" w:sz="4" w:space="0" w:color="auto"/>
              <w:bottom w:val="nil"/>
              <w:right w:val="single" w:sz="4" w:space="0" w:color="auto"/>
            </w:tcBorders>
            <w:shd w:val="clear" w:color="auto" w:fill="auto"/>
            <w:noWrap/>
            <w:vAlign w:val="bottom"/>
          </w:tcPr>
          <w:p w14:paraId="15F58273" w14:textId="515C22A6" w:rsidR="00946CB9" w:rsidRPr="0050535F" w:rsidRDefault="00982672" w:rsidP="00982672">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0.0994</w:t>
            </w:r>
            <w:r>
              <w:rPr>
                <w:rFonts w:cs="Times New Roman"/>
                <w:color w:val="000000"/>
                <w:lang w:val="en-US"/>
              </w:rPr>
              <w:t xml:space="preserve">   </w:t>
            </w:r>
            <w:r w:rsidR="00151461">
              <w:rPr>
                <w:rFonts w:cs="Times New Roman"/>
                <w:color w:val="000000"/>
                <w:lang w:val="en-US"/>
              </w:rPr>
              <w:t xml:space="preserve"> </w:t>
            </w:r>
            <w:r w:rsidR="00946CB9" w:rsidRPr="0050535F">
              <w:rPr>
                <w:rFonts w:cs="Times New Roman"/>
                <w:color w:val="000000"/>
                <w:lang w:val="en-US"/>
              </w:rPr>
              <w:t>93</w:t>
            </w:r>
          </w:p>
        </w:tc>
        <w:tc>
          <w:tcPr>
            <w:tcW w:w="1417" w:type="dxa"/>
            <w:tcBorders>
              <w:top w:val="nil"/>
              <w:left w:val="single" w:sz="4" w:space="0" w:color="auto"/>
              <w:bottom w:val="nil"/>
              <w:right w:val="single" w:sz="4" w:space="0" w:color="auto"/>
            </w:tcBorders>
            <w:shd w:val="clear" w:color="auto" w:fill="auto"/>
            <w:noWrap/>
            <w:vAlign w:val="bottom"/>
          </w:tcPr>
          <w:p w14:paraId="069A285C" w14:textId="35050F0C"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w:t>
            </w:r>
            <w:r w:rsidR="00DF235D">
              <w:rPr>
                <w:rFonts w:cs="Times New Roman"/>
                <w:color w:val="000000"/>
                <w:lang w:val="en-US"/>
              </w:rPr>
              <w:t>05</w:t>
            </w:r>
            <w:r>
              <w:rPr>
                <w:rFonts w:cs="Times New Roman"/>
                <w:color w:val="000000"/>
                <w:lang w:val="en-US"/>
              </w:rPr>
              <w:t xml:space="preserve">    </w:t>
            </w:r>
            <w:r w:rsidR="00946CB9" w:rsidRPr="0050535F">
              <w:rPr>
                <w:rFonts w:cs="Times New Roman"/>
                <w:color w:val="000000"/>
                <w:lang w:val="en-US"/>
              </w:rPr>
              <w:t>93</w:t>
            </w:r>
          </w:p>
        </w:tc>
        <w:tc>
          <w:tcPr>
            <w:tcW w:w="1476" w:type="dxa"/>
            <w:tcBorders>
              <w:top w:val="nil"/>
              <w:left w:val="single" w:sz="4" w:space="0" w:color="auto"/>
              <w:bottom w:val="nil"/>
              <w:right w:val="single" w:sz="4" w:space="0" w:color="auto"/>
            </w:tcBorders>
            <w:shd w:val="clear" w:color="auto" w:fill="auto"/>
            <w:noWrap/>
            <w:vAlign w:val="bottom"/>
          </w:tcPr>
          <w:p w14:paraId="630AF5D6" w14:textId="330BE6D6"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w:t>
            </w:r>
            <w:r w:rsidR="00DF235D">
              <w:rPr>
                <w:rFonts w:cs="Times New Roman"/>
                <w:color w:val="000000"/>
                <w:lang w:val="en-US"/>
              </w:rPr>
              <w:t>05</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46</w:t>
            </w:r>
          </w:p>
        </w:tc>
      </w:tr>
      <w:tr w:rsidR="0046754C" w:rsidRPr="0050535F" w14:paraId="71207BC8" w14:textId="77777777" w:rsidTr="00B21696">
        <w:trPr>
          <w:trHeight w:val="300"/>
          <w:jc w:val="center"/>
        </w:trPr>
        <w:tc>
          <w:tcPr>
            <w:tcW w:w="1200" w:type="dxa"/>
            <w:tcBorders>
              <w:top w:val="nil"/>
              <w:left w:val="nil"/>
              <w:bottom w:val="nil"/>
              <w:right w:val="single" w:sz="4" w:space="0" w:color="auto"/>
            </w:tcBorders>
          </w:tcPr>
          <w:p w14:paraId="4C6A0F70"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w:t>
            </w:r>
          </w:p>
        </w:tc>
        <w:tc>
          <w:tcPr>
            <w:tcW w:w="1200" w:type="dxa"/>
            <w:tcBorders>
              <w:top w:val="nil"/>
              <w:left w:val="single" w:sz="4" w:space="0" w:color="auto"/>
              <w:bottom w:val="nil"/>
              <w:right w:val="single" w:sz="4" w:space="0" w:color="auto"/>
            </w:tcBorders>
            <w:shd w:val="clear" w:color="auto" w:fill="auto"/>
            <w:noWrap/>
            <w:vAlign w:val="bottom"/>
            <w:hideMark/>
          </w:tcPr>
          <w:p w14:paraId="1BDF0B57"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w:t>
            </w:r>
          </w:p>
        </w:tc>
        <w:tc>
          <w:tcPr>
            <w:tcW w:w="1470" w:type="dxa"/>
            <w:tcBorders>
              <w:top w:val="nil"/>
              <w:left w:val="single" w:sz="4" w:space="0" w:color="auto"/>
              <w:bottom w:val="nil"/>
              <w:right w:val="single" w:sz="4" w:space="0" w:color="auto"/>
            </w:tcBorders>
            <w:shd w:val="clear" w:color="auto" w:fill="auto"/>
            <w:noWrap/>
            <w:vAlign w:val="bottom"/>
            <w:hideMark/>
          </w:tcPr>
          <w:p w14:paraId="56C2BF4D"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0.0338</w:t>
            </w:r>
          </w:p>
        </w:tc>
        <w:tc>
          <w:tcPr>
            <w:tcW w:w="1517" w:type="dxa"/>
            <w:tcBorders>
              <w:top w:val="nil"/>
              <w:left w:val="single" w:sz="4" w:space="0" w:color="auto"/>
              <w:bottom w:val="nil"/>
              <w:right w:val="single" w:sz="4" w:space="0" w:color="auto"/>
            </w:tcBorders>
            <w:shd w:val="clear" w:color="auto" w:fill="auto"/>
            <w:noWrap/>
            <w:vAlign w:val="bottom"/>
          </w:tcPr>
          <w:p w14:paraId="0831DDBE" w14:textId="23564EE0" w:rsidR="00946CB9" w:rsidRPr="0050535F" w:rsidRDefault="00982672" w:rsidP="00982672">
            <w:pPr>
              <w:spacing w:after="0" w:line="360" w:lineRule="auto"/>
              <w:jc w:val="center"/>
              <w:rPr>
                <w:rFonts w:eastAsia="Times New Roman" w:cs="Times New Roman"/>
                <w:color w:val="000000"/>
                <w:kern w:val="0"/>
                <w:lang w:val="en-US" w:eastAsia="es-ES"/>
                <w14:ligatures w14:val="none"/>
              </w:rPr>
            </w:pPr>
            <w:r w:rsidRPr="00982672">
              <w:rPr>
                <w:rFonts w:cs="Times New Roman"/>
                <w:color w:val="000000"/>
                <w:lang w:val="es-ES"/>
              </w:rPr>
              <w:t>0.1986</w:t>
            </w:r>
            <w:r w:rsidR="00151461">
              <w:rPr>
                <w:rFonts w:cs="Times New Roman"/>
                <w:color w:val="000000"/>
                <w:lang w:val="en-US"/>
              </w:rPr>
              <w:t xml:space="preserve">    </w:t>
            </w:r>
            <w:r w:rsidR="00946CB9" w:rsidRPr="0050535F">
              <w:rPr>
                <w:rFonts w:cs="Times New Roman"/>
                <w:color w:val="000000"/>
                <w:lang w:val="en-US"/>
              </w:rPr>
              <w:t>56</w:t>
            </w:r>
          </w:p>
        </w:tc>
        <w:tc>
          <w:tcPr>
            <w:tcW w:w="1417" w:type="dxa"/>
            <w:tcBorders>
              <w:top w:val="nil"/>
              <w:left w:val="single" w:sz="4" w:space="0" w:color="auto"/>
              <w:bottom w:val="nil"/>
              <w:right w:val="single" w:sz="4" w:space="0" w:color="auto"/>
            </w:tcBorders>
            <w:shd w:val="clear" w:color="auto" w:fill="auto"/>
            <w:noWrap/>
            <w:vAlign w:val="bottom"/>
          </w:tcPr>
          <w:p w14:paraId="7C1483A8" w14:textId="6E4CB25D"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0.21</w:t>
            </w:r>
            <w:r w:rsidR="00DF235D">
              <w:rPr>
                <w:rFonts w:cs="Times New Roman"/>
                <w:color w:val="000000"/>
                <w:lang w:val="en-US"/>
              </w:rPr>
              <w:t>45</w:t>
            </w:r>
            <w:r>
              <w:rPr>
                <w:rFonts w:cs="Times New Roman"/>
                <w:color w:val="000000"/>
                <w:lang w:val="en-US"/>
              </w:rPr>
              <w:t xml:space="preserve">    </w:t>
            </w:r>
            <w:r w:rsidR="00946CB9" w:rsidRPr="0050535F">
              <w:rPr>
                <w:rFonts w:cs="Times New Roman"/>
                <w:color w:val="000000"/>
                <w:lang w:val="en-US"/>
              </w:rPr>
              <w:t>56</w:t>
            </w:r>
          </w:p>
        </w:tc>
        <w:tc>
          <w:tcPr>
            <w:tcW w:w="1476" w:type="dxa"/>
            <w:tcBorders>
              <w:top w:val="nil"/>
              <w:left w:val="single" w:sz="4" w:space="0" w:color="auto"/>
              <w:bottom w:val="nil"/>
              <w:right w:val="single" w:sz="4" w:space="0" w:color="auto"/>
            </w:tcBorders>
            <w:shd w:val="clear" w:color="auto" w:fill="auto"/>
            <w:noWrap/>
            <w:vAlign w:val="bottom"/>
          </w:tcPr>
          <w:p w14:paraId="3A0BC8BB" w14:textId="70FC944C"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0.2</w:t>
            </w:r>
            <w:r w:rsidR="00DF235D">
              <w:rPr>
                <w:rFonts w:cs="Times New Roman"/>
                <w:color w:val="000000"/>
                <w:lang w:val="en-US"/>
              </w:rPr>
              <w:t>495</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56</w:t>
            </w:r>
          </w:p>
        </w:tc>
      </w:tr>
      <w:tr w:rsidR="0046754C" w:rsidRPr="0050535F" w14:paraId="721A7D2B" w14:textId="77777777" w:rsidTr="00B21696">
        <w:trPr>
          <w:trHeight w:val="300"/>
          <w:jc w:val="center"/>
        </w:trPr>
        <w:tc>
          <w:tcPr>
            <w:tcW w:w="1200" w:type="dxa"/>
            <w:tcBorders>
              <w:top w:val="nil"/>
              <w:left w:val="nil"/>
              <w:bottom w:val="nil"/>
              <w:right w:val="single" w:sz="4" w:space="0" w:color="auto"/>
            </w:tcBorders>
          </w:tcPr>
          <w:p w14:paraId="06399D4C"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p>
        </w:tc>
        <w:tc>
          <w:tcPr>
            <w:tcW w:w="1200" w:type="dxa"/>
            <w:tcBorders>
              <w:top w:val="nil"/>
              <w:left w:val="single" w:sz="4" w:space="0" w:color="auto"/>
              <w:bottom w:val="nil"/>
              <w:right w:val="single" w:sz="4" w:space="0" w:color="auto"/>
            </w:tcBorders>
            <w:shd w:val="clear" w:color="auto" w:fill="auto"/>
            <w:noWrap/>
            <w:vAlign w:val="bottom"/>
            <w:hideMark/>
          </w:tcPr>
          <w:p w14:paraId="6B5426FA"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83</w:t>
            </w:r>
          </w:p>
        </w:tc>
        <w:tc>
          <w:tcPr>
            <w:tcW w:w="1470" w:type="dxa"/>
            <w:tcBorders>
              <w:top w:val="nil"/>
              <w:left w:val="single" w:sz="4" w:space="0" w:color="auto"/>
              <w:bottom w:val="nil"/>
              <w:right w:val="single" w:sz="4" w:space="0" w:color="auto"/>
            </w:tcBorders>
            <w:shd w:val="clear" w:color="auto" w:fill="auto"/>
            <w:noWrap/>
            <w:vAlign w:val="bottom"/>
            <w:hideMark/>
          </w:tcPr>
          <w:p w14:paraId="166831C5"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0.0335</w:t>
            </w:r>
          </w:p>
        </w:tc>
        <w:tc>
          <w:tcPr>
            <w:tcW w:w="1517" w:type="dxa"/>
            <w:tcBorders>
              <w:top w:val="nil"/>
              <w:left w:val="single" w:sz="4" w:space="0" w:color="auto"/>
              <w:bottom w:val="nil"/>
              <w:right w:val="single" w:sz="4" w:space="0" w:color="auto"/>
            </w:tcBorders>
            <w:shd w:val="clear" w:color="auto" w:fill="auto"/>
            <w:noWrap/>
            <w:vAlign w:val="bottom"/>
          </w:tcPr>
          <w:p w14:paraId="364A0A3D" w14:textId="0AA20535" w:rsidR="00946CB9" w:rsidRPr="0050535F" w:rsidRDefault="00151461"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5644F4">
              <w:rPr>
                <w:rFonts w:cs="Times New Roman"/>
                <w:color w:val="000000"/>
                <w:lang w:val="en-US"/>
              </w:rPr>
              <w:t xml:space="preserve">     </w:t>
            </w:r>
            <w:r w:rsidR="00DF235D">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92</w:t>
            </w:r>
          </w:p>
        </w:tc>
        <w:tc>
          <w:tcPr>
            <w:tcW w:w="1417" w:type="dxa"/>
            <w:tcBorders>
              <w:top w:val="nil"/>
              <w:left w:val="single" w:sz="4" w:space="0" w:color="auto"/>
              <w:bottom w:val="nil"/>
              <w:right w:val="single" w:sz="4" w:space="0" w:color="auto"/>
            </w:tcBorders>
            <w:shd w:val="clear" w:color="auto" w:fill="auto"/>
            <w:noWrap/>
            <w:vAlign w:val="bottom"/>
          </w:tcPr>
          <w:p w14:paraId="51779E6D" w14:textId="628D4EDE"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46CB9" w:rsidRPr="0050535F">
              <w:rPr>
                <w:rFonts w:cs="Times New Roman"/>
                <w:color w:val="000000"/>
                <w:lang w:val="en-US"/>
              </w:rPr>
              <w:t>92</w:t>
            </w:r>
          </w:p>
        </w:tc>
        <w:tc>
          <w:tcPr>
            <w:tcW w:w="1476" w:type="dxa"/>
            <w:tcBorders>
              <w:top w:val="nil"/>
              <w:left w:val="single" w:sz="4" w:space="0" w:color="auto"/>
              <w:bottom w:val="nil"/>
              <w:right w:val="single" w:sz="4" w:space="0" w:color="auto"/>
            </w:tcBorders>
            <w:shd w:val="clear" w:color="auto" w:fill="auto"/>
            <w:noWrap/>
            <w:vAlign w:val="bottom"/>
          </w:tcPr>
          <w:p w14:paraId="75059463" w14:textId="593FF7F8"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DF235D">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46</w:t>
            </w:r>
          </w:p>
        </w:tc>
      </w:tr>
      <w:tr w:rsidR="0046754C" w:rsidRPr="0050535F" w14:paraId="17139CC0" w14:textId="77777777" w:rsidTr="00B21696">
        <w:trPr>
          <w:trHeight w:val="300"/>
          <w:jc w:val="center"/>
        </w:trPr>
        <w:tc>
          <w:tcPr>
            <w:tcW w:w="1200" w:type="dxa"/>
            <w:tcBorders>
              <w:top w:val="nil"/>
              <w:left w:val="nil"/>
              <w:bottom w:val="nil"/>
              <w:right w:val="single" w:sz="4" w:space="0" w:color="auto"/>
            </w:tcBorders>
          </w:tcPr>
          <w:p w14:paraId="7D40C757"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p>
        </w:tc>
        <w:tc>
          <w:tcPr>
            <w:tcW w:w="1200" w:type="dxa"/>
            <w:tcBorders>
              <w:top w:val="nil"/>
              <w:left w:val="single" w:sz="4" w:space="0" w:color="auto"/>
              <w:bottom w:val="nil"/>
              <w:right w:val="single" w:sz="4" w:space="0" w:color="auto"/>
            </w:tcBorders>
            <w:shd w:val="clear" w:color="auto" w:fill="auto"/>
            <w:noWrap/>
            <w:vAlign w:val="bottom"/>
            <w:hideMark/>
          </w:tcPr>
          <w:p w14:paraId="392C4406"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p>
        </w:tc>
        <w:tc>
          <w:tcPr>
            <w:tcW w:w="1470" w:type="dxa"/>
            <w:tcBorders>
              <w:top w:val="nil"/>
              <w:left w:val="single" w:sz="4" w:space="0" w:color="auto"/>
              <w:bottom w:val="nil"/>
              <w:right w:val="single" w:sz="4" w:space="0" w:color="auto"/>
            </w:tcBorders>
            <w:shd w:val="clear" w:color="auto" w:fill="auto"/>
            <w:noWrap/>
            <w:vAlign w:val="bottom"/>
            <w:hideMark/>
          </w:tcPr>
          <w:p w14:paraId="723A77EA"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0.0183</w:t>
            </w:r>
          </w:p>
        </w:tc>
        <w:tc>
          <w:tcPr>
            <w:tcW w:w="1517" w:type="dxa"/>
            <w:tcBorders>
              <w:top w:val="nil"/>
              <w:left w:val="single" w:sz="4" w:space="0" w:color="auto"/>
              <w:bottom w:val="nil"/>
              <w:right w:val="single" w:sz="4" w:space="0" w:color="auto"/>
            </w:tcBorders>
            <w:shd w:val="clear" w:color="auto" w:fill="auto"/>
            <w:noWrap/>
            <w:vAlign w:val="bottom"/>
          </w:tcPr>
          <w:p w14:paraId="48172EC3" w14:textId="683B7E52" w:rsidR="00946CB9" w:rsidRPr="0050535F" w:rsidRDefault="00151461"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5644F4">
              <w:rPr>
                <w:rFonts w:cs="Times New Roman"/>
                <w:color w:val="000000"/>
                <w:lang w:val="en-US"/>
              </w:rPr>
              <w:t>.07</w:t>
            </w:r>
            <w:r w:rsidR="00DF235D">
              <w:rPr>
                <w:rFonts w:cs="Times New Roman"/>
                <w:color w:val="000000"/>
                <w:lang w:val="en-US"/>
              </w:rPr>
              <w:t>10</w:t>
            </w:r>
            <w:r>
              <w:rPr>
                <w:rFonts w:cs="Times New Roman"/>
                <w:color w:val="000000"/>
                <w:lang w:val="en-US"/>
              </w:rPr>
              <w:t xml:space="preserve">    </w:t>
            </w:r>
            <w:r w:rsidR="00946CB9" w:rsidRPr="0050535F">
              <w:rPr>
                <w:rFonts w:cs="Times New Roman"/>
                <w:color w:val="000000"/>
                <w:lang w:val="en-US"/>
              </w:rPr>
              <w:t>56</w:t>
            </w:r>
          </w:p>
        </w:tc>
        <w:tc>
          <w:tcPr>
            <w:tcW w:w="1417" w:type="dxa"/>
            <w:tcBorders>
              <w:top w:val="nil"/>
              <w:left w:val="single" w:sz="4" w:space="0" w:color="auto"/>
              <w:bottom w:val="nil"/>
              <w:right w:val="single" w:sz="4" w:space="0" w:color="auto"/>
            </w:tcBorders>
            <w:shd w:val="clear" w:color="auto" w:fill="auto"/>
            <w:noWrap/>
            <w:vAlign w:val="bottom"/>
          </w:tcPr>
          <w:p w14:paraId="3C69D844" w14:textId="780ECB95"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0.08</w:t>
            </w:r>
            <w:r w:rsidR="00DF235D">
              <w:rPr>
                <w:rFonts w:cs="Times New Roman"/>
                <w:color w:val="000000"/>
                <w:lang w:val="en-US"/>
              </w:rPr>
              <w:t>24</w:t>
            </w:r>
            <w:r>
              <w:rPr>
                <w:rFonts w:cs="Times New Roman"/>
                <w:color w:val="000000"/>
                <w:lang w:val="en-US"/>
              </w:rPr>
              <w:t xml:space="preserve">    </w:t>
            </w:r>
            <w:r w:rsidR="00946CB9" w:rsidRPr="0050535F">
              <w:rPr>
                <w:rFonts w:cs="Times New Roman"/>
                <w:color w:val="000000"/>
                <w:lang w:val="en-US"/>
              </w:rPr>
              <w:t>56</w:t>
            </w:r>
          </w:p>
        </w:tc>
        <w:tc>
          <w:tcPr>
            <w:tcW w:w="1476" w:type="dxa"/>
            <w:tcBorders>
              <w:top w:val="nil"/>
              <w:left w:val="single" w:sz="4" w:space="0" w:color="auto"/>
              <w:bottom w:val="nil"/>
              <w:right w:val="single" w:sz="4" w:space="0" w:color="auto"/>
            </w:tcBorders>
            <w:shd w:val="clear" w:color="auto" w:fill="auto"/>
            <w:noWrap/>
            <w:vAlign w:val="bottom"/>
          </w:tcPr>
          <w:p w14:paraId="439A71FC" w14:textId="08ED8045"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w:t>
            </w:r>
            <w:r w:rsidR="00DF235D">
              <w:rPr>
                <w:rFonts w:cs="Times New Roman"/>
                <w:color w:val="000000"/>
                <w:lang w:val="en-US"/>
              </w:rPr>
              <w:t>0</w:t>
            </w:r>
            <w:r w:rsidR="00352EC2">
              <w:rPr>
                <w:rFonts w:cs="Times New Roman"/>
                <w:color w:val="000000"/>
                <w:lang w:val="en-US"/>
              </w:rPr>
              <w:t>91</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56</w:t>
            </w:r>
          </w:p>
        </w:tc>
      </w:tr>
      <w:tr w:rsidR="0046754C" w:rsidRPr="0050535F" w14:paraId="7F7CC485" w14:textId="77777777" w:rsidTr="00B21696">
        <w:trPr>
          <w:trHeight w:val="300"/>
          <w:jc w:val="center"/>
        </w:trPr>
        <w:tc>
          <w:tcPr>
            <w:tcW w:w="1200" w:type="dxa"/>
            <w:tcBorders>
              <w:top w:val="nil"/>
              <w:left w:val="nil"/>
              <w:right w:val="single" w:sz="4" w:space="0" w:color="auto"/>
            </w:tcBorders>
          </w:tcPr>
          <w:p w14:paraId="6671412C"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p>
        </w:tc>
        <w:tc>
          <w:tcPr>
            <w:tcW w:w="1200" w:type="dxa"/>
            <w:tcBorders>
              <w:top w:val="nil"/>
              <w:left w:val="single" w:sz="4" w:space="0" w:color="auto"/>
              <w:right w:val="single" w:sz="4" w:space="0" w:color="auto"/>
            </w:tcBorders>
            <w:shd w:val="clear" w:color="auto" w:fill="auto"/>
            <w:noWrap/>
            <w:vAlign w:val="bottom"/>
            <w:hideMark/>
          </w:tcPr>
          <w:p w14:paraId="21DE2381"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470" w:type="dxa"/>
            <w:tcBorders>
              <w:top w:val="nil"/>
              <w:left w:val="single" w:sz="4" w:space="0" w:color="auto"/>
              <w:right w:val="single" w:sz="4" w:space="0" w:color="auto"/>
            </w:tcBorders>
            <w:shd w:val="clear" w:color="auto" w:fill="auto"/>
            <w:noWrap/>
            <w:vAlign w:val="bottom"/>
            <w:hideMark/>
          </w:tcPr>
          <w:p w14:paraId="6204E2A1"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0.0167</w:t>
            </w:r>
          </w:p>
        </w:tc>
        <w:tc>
          <w:tcPr>
            <w:tcW w:w="1517" w:type="dxa"/>
            <w:tcBorders>
              <w:top w:val="nil"/>
              <w:left w:val="single" w:sz="4" w:space="0" w:color="auto"/>
              <w:right w:val="single" w:sz="4" w:space="0" w:color="auto"/>
            </w:tcBorders>
            <w:shd w:val="clear" w:color="auto" w:fill="auto"/>
            <w:noWrap/>
            <w:vAlign w:val="bottom"/>
          </w:tcPr>
          <w:p w14:paraId="7077215D" w14:textId="716EDC54" w:rsidR="00946CB9" w:rsidRPr="0050535F" w:rsidRDefault="00151461"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w:t>
            </w:r>
            <w:r w:rsidR="005644F4">
              <w:rPr>
                <w:rFonts w:cs="Times New Roman"/>
                <w:color w:val="000000"/>
                <w:lang w:val="en-US"/>
              </w:rPr>
              <w:t xml:space="preserve">    </w:t>
            </w:r>
            <w:r w:rsidR="00DF235D">
              <w:rPr>
                <w:rFonts w:cs="Times New Roman"/>
                <w:color w:val="000000"/>
                <w:lang w:val="en-US"/>
              </w:rPr>
              <w:t xml:space="preserve">  </w:t>
            </w:r>
            <w:r w:rsidR="005644F4">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62</w:t>
            </w:r>
          </w:p>
        </w:tc>
        <w:tc>
          <w:tcPr>
            <w:tcW w:w="1417" w:type="dxa"/>
            <w:tcBorders>
              <w:top w:val="nil"/>
              <w:left w:val="single" w:sz="4" w:space="0" w:color="auto"/>
              <w:right w:val="single" w:sz="4" w:space="0" w:color="auto"/>
            </w:tcBorders>
            <w:shd w:val="clear" w:color="auto" w:fill="auto"/>
            <w:noWrap/>
            <w:vAlign w:val="bottom"/>
          </w:tcPr>
          <w:p w14:paraId="2547D5B0" w14:textId="0B7E488E"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946CB9" w:rsidRPr="0050535F">
              <w:rPr>
                <w:rFonts w:cs="Times New Roman"/>
                <w:color w:val="000000"/>
                <w:lang w:val="en-US"/>
              </w:rPr>
              <w:t>62</w:t>
            </w:r>
          </w:p>
        </w:tc>
        <w:tc>
          <w:tcPr>
            <w:tcW w:w="1476" w:type="dxa"/>
            <w:tcBorders>
              <w:top w:val="nil"/>
              <w:left w:val="single" w:sz="4" w:space="0" w:color="auto"/>
              <w:right w:val="single" w:sz="4" w:space="0" w:color="auto"/>
            </w:tcBorders>
            <w:shd w:val="clear" w:color="auto" w:fill="auto"/>
            <w:noWrap/>
            <w:vAlign w:val="bottom"/>
          </w:tcPr>
          <w:p w14:paraId="4FDD7FCD" w14:textId="3B0F80F1" w:rsidR="00946CB9" w:rsidRPr="0050535F" w:rsidRDefault="002F14F9"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 xml:space="preserve">0   </w:t>
            </w:r>
            <w:r w:rsidR="00352EC2">
              <w:rPr>
                <w:rFonts w:cs="Times New Roman"/>
                <w:color w:val="000000"/>
                <w:lang w:val="en-US"/>
              </w:rPr>
              <w:t xml:space="preserve">  </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46</w:t>
            </w:r>
          </w:p>
        </w:tc>
      </w:tr>
      <w:tr w:rsidR="0046754C" w:rsidRPr="0050535F" w14:paraId="1793F6A3" w14:textId="77777777" w:rsidTr="00B21696">
        <w:trPr>
          <w:trHeight w:val="300"/>
          <w:jc w:val="center"/>
        </w:trPr>
        <w:tc>
          <w:tcPr>
            <w:tcW w:w="1200" w:type="dxa"/>
            <w:tcBorders>
              <w:top w:val="nil"/>
              <w:left w:val="nil"/>
              <w:bottom w:val="single" w:sz="4" w:space="0" w:color="auto"/>
              <w:right w:val="single" w:sz="4" w:space="0" w:color="auto"/>
            </w:tcBorders>
          </w:tcPr>
          <w:p w14:paraId="708C157B"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920F091"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94</w:t>
            </w:r>
          </w:p>
        </w:tc>
        <w:tc>
          <w:tcPr>
            <w:tcW w:w="1470" w:type="dxa"/>
            <w:tcBorders>
              <w:top w:val="nil"/>
              <w:left w:val="single" w:sz="4" w:space="0" w:color="auto"/>
              <w:bottom w:val="single" w:sz="4" w:space="0" w:color="auto"/>
              <w:right w:val="single" w:sz="4" w:space="0" w:color="auto"/>
            </w:tcBorders>
            <w:shd w:val="clear" w:color="auto" w:fill="auto"/>
            <w:noWrap/>
            <w:vAlign w:val="bottom"/>
            <w:hideMark/>
          </w:tcPr>
          <w:p w14:paraId="0FB9BF46" w14:textId="77777777" w:rsidR="00946CB9" w:rsidRPr="0050535F" w:rsidRDefault="00946CB9" w:rsidP="00981BDB">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0.0099</w:t>
            </w:r>
          </w:p>
        </w:tc>
        <w:tc>
          <w:tcPr>
            <w:tcW w:w="1517" w:type="dxa"/>
            <w:tcBorders>
              <w:top w:val="nil"/>
              <w:left w:val="single" w:sz="4" w:space="0" w:color="auto"/>
              <w:bottom w:val="single" w:sz="4" w:space="0" w:color="auto"/>
              <w:right w:val="single" w:sz="4" w:space="0" w:color="auto"/>
            </w:tcBorders>
            <w:shd w:val="clear" w:color="auto" w:fill="auto"/>
            <w:noWrap/>
            <w:vAlign w:val="bottom"/>
          </w:tcPr>
          <w:p w14:paraId="63EB96AD" w14:textId="45D3DC6B" w:rsidR="00946CB9" w:rsidRPr="0050535F" w:rsidRDefault="005644F4"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w:t>
            </w:r>
            <w:r w:rsidR="00DF235D">
              <w:rPr>
                <w:rFonts w:cs="Times New Roman"/>
                <w:color w:val="000000"/>
                <w:lang w:val="en-US"/>
              </w:rPr>
              <w:t>05</w:t>
            </w:r>
            <w:r>
              <w:rPr>
                <w:rFonts w:cs="Times New Roman"/>
                <w:color w:val="000000"/>
                <w:lang w:val="en-US"/>
              </w:rPr>
              <w:t xml:space="preserve">    </w:t>
            </w:r>
            <w:r w:rsidR="00946CB9" w:rsidRPr="0050535F">
              <w:rPr>
                <w:rFonts w:cs="Times New Roman"/>
                <w:color w:val="000000"/>
                <w:lang w:val="en-US"/>
              </w:rPr>
              <w:t>93</w:t>
            </w:r>
          </w:p>
        </w:tc>
        <w:tc>
          <w:tcPr>
            <w:tcW w:w="1417" w:type="dxa"/>
            <w:tcBorders>
              <w:top w:val="nil"/>
              <w:left w:val="single" w:sz="4" w:space="0" w:color="auto"/>
              <w:bottom w:val="single" w:sz="4" w:space="0" w:color="auto"/>
              <w:right w:val="single" w:sz="4" w:space="0" w:color="auto"/>
            </w:tcBorders>
            <w:shd w:val="clear" w:color="auto" w:fill="auto"/>
            <w:noWrap/>
            <w:vAlign w:val="bottom"/>
          </w:tcPr>
          <w:p w14:paraId="6000582B" w14:textId="7A49A698" w:rsidR="00946CB9" w:rsidRPr="0050535F" w:rsidRDefault="00B21696" w:rsidP="00981BDB">
            <w:pPr>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w:t>
            </w:r>
            <w:r w:rsidR="00DF235D">
              <w:rPr>
                <w:rFonts w:cs="Times New Roman"/>
                <w:color w:val="000000"/>
                <w:lang w:val="en-US"/>
              </w:rPr>
              <w:t>05</w:t>
            </w:r>
            <w:r>
              <w:rPr>
                <w:rFonts w:cs="Times New Roman"/>
                <w:color w:val="000000"/>
                <w:lang w:val="en-US"/>
              </w:rPr>
              <w:t xml:space="preserve">    </w:t>
            </w:r>
            <w:r w:rsidR="00946CB9" w:rsidRPr="0050535F">
              <w:rPr>
                <w:rFonts w:cs="Times New Roman"/>
                <w:color w:val="000000"/>
                <w:lang w:val="en-US"/>
              </w:rPr>
              <w:t>93</w:t>
            </w:r>
          </w:p>
        </w:tc>
        <w:tc>
          <w:tcPr>
            <w:tcW w:w="1476" w:type="dxa"/>
            <w:tcBorders>
              <w:top w:val="nil"/>
              <w:left w:val="single" w:sz="4" w:space="0" w:color="auto"/>
              <w:bottom w:val="single" w:sz="4" w:space="0" w:color="auto"/>
              <w:right w:val="single" w:sz="4" w:space="0" w:color="auto"/>
            </w:tcBorders>
            <w:shd w:val="clear" w:color="auto" w:fill="auto"/>
            <w:noWrap/>
            <w:vAlign w:val="bottom"/>
          </w:tcPr>
          <w:p w14:paraId="084343FD" w14:textId="6A0F6442" w:rsidR="00946CB9" w:rsidRPr="0050535F" w:rsidRDefault="002F14F9" w:rsidP="00981BDB">
            <w:pPr>
              <w:keepNext/>
              <w:spacing w:after="0" w:line="360" w:lineRule="auto"/>
              <w:jc w:val="center"/>
              <w:rPr>
                <w:rFonts w:eastAsia="Times New Roman" w:cs="Times New Roman"/>
                <w:color w:val="000000"/>
                <w:kern w:val="0"/>
                <w:lang w:val="en-US" w:eastAsia="es-ES"/>
                <w14:ligatures w14:val="none"/>
              </w:rPr>
            </w:pPr>
            <w:r>
              <w:rPr>
                <w:rFonts w:cs="Times New Roman"/>
                <w:color w:val="000000"/>
                <w:lang w:val="en-US"/>
              </w:rPr>
              <w:t>0.10</w:t>
            </w:r>
            <w:r w:rsidR="00352EC2">
              <w:rPr>
                <w:rFonts w:cs="Times New Roman"/>
                <w:color w:val="000000"/>
                <w:lang w:val="en-US"/>
              </w:rPr>
              <w:t>05</w:t>
            </w:r>
            <w:r>
              <w:rPr>
                <w:rFonts w:cs="Times New Roman"/>
                <w:color w:val="000000"/>
                <w:lang w:val="en-US"/>
              </w:rPr>
              <w:t xml:space="preserve">   </w:t>
            </w:r>
            <w:r w:rsidR="00352EC2">
              <w:rPr>
                <w:rFonts w:cs="Times New Roman"/>
                <w:color w:val="000000"/>
                <w:lang w:val="en-US"/>
              </w:rPr>
              <w:t xml:space="preserve"> </w:t>
            </w:r>
            <w:r>
              <w:rPr>
                <w:rFonts w:cs="Times New Roman"/>
                <w:color w:val="000000"/>
                <w:lang w:val="en-US"/>
              </w:rPr>
              <w:t xml:space="preserve"> </w:t>
            </w:r>
            <w:r w:rsidR="00946CB9" w:rsidRPr="0050535F">
              <w:rPr>
                <w:rFonts w:cs="Times New Roman"/>
                <w:color w:val="000000"/>
                <w:lang w:val="en-US"/>
              </w:rPr>
              <w:t>46</w:t>
            </w:r>
          </w:p>
        </w:tc>
      </w:tr>
    </w:tbl>
    <w:p w14:paraId="226987C2" w14:textId="77777777" w:rsidR="00946CB9" w:rsidRPr="0050535F" w:rsidRDefault="00946CB9" w:rsidP="00946CB9">
      <w:pPr>
        <w:pStyle w:val="Descripcin"/>
        <w:spacing w:line="360" w:lineRule="auto"/>
        <w:jc w:val="center"/>
        <w:rPr>
          <w:rFonts w:cs="Times New Roman"/>
          <w:lang w:val="en-US"/>
        </w:rPr>
      </w:pPr>
    </w:p>
    <w:p w14:paraId="4589EE53" w14:textId="77777777" w:rsidR="00946CB9" w:rsidRPr="008817E0" w:rsidRDefault="00946CB9" w:rsidP="00946CB9">
      <w:pPr>
        <w:pStyle w:val="Descripcin"/>
        <w:spacing w:line="360" w:lineRule="auto"/>
        <w:jc w:val="center"/>
        <w:rPr>
          <w:rFonts w:cs="Times New Roman"/>
          <w:color w:val="auto"/>
          <w:sz w:val="22"/>
          <w:szCs w:val="22"/>
          <w:lang w:val="en-US"/>
        </w:rPr>
      </w:pPr>
      <w:r w:rsidRPr="008817E0">
        <w:rPr>
          <w:rFonts w:cs="Times New Roman"/>
          <w:color w:val="auto"/>
          <w:sz w:val="22"/>
          <w:szCs w:val="22"/>
          <w:lang w:val="en-US"/>
        </w:rPr>
        <w:t xml:space="preserve">Table 4. 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 corresponding peers</w:t>
      </w:r>
      <w:r>
        <w:rPr>
          <w:rFonts w:cs="Times New Roman"/>
          <w:color w:val="auto"/>
          <w:sz w:val="22"/>
          <w:szCs w:val="22"/>
          <w:lang w:val="en-US"/>
        </w:rPr>
        <w:t xml:space="preserve"> </w:t>
      </w:r>
      <w:r w:rsidRPr="00C03CC2">
        <w:rPr>
          <w:rFonts w:cs="Times New Roman"/>
          <w:color w:val="auto"/>
          <w:sz w:val="22"/>
          <w:szCs w:val="22"/>
          <w:lang w:val="en-US"/>
        </w:rPr>
        <w:t xml:space="preserve">at </w:t>
      </w:r>
      <w:r>
        <w:rPr>
          <w:rFonts w:cs="Times New Roman"/>
          <w:color w:val="auto"/>
          <w:sz w:val="22"/>
          <w:szCs w:val="22"/>
          <w:lang w:val="en-US"/>
        </w:rPr>
        <w:t>different thresholds</w:t>
      </w:r>
      <w:r w:rsidRPr="008817E0">
        <w:rPr>
          <w:rFonts w:cs="Times New Roman"/>
          <w:color w:val="auto"/>
          <w:sz w:val="22"/>
          <w:szCs w:val="22"/>
          <w:lang w:val="en-US"/>
        </w:rPr>
        <w:t>.</w:t>
      </w:r>
    </w:p>
    <w:p w14:paraId="13AB4195" w14:textId="329E3884" w:rsidR="007146B0" w:rsidRPr="0050535F" w:rsidRDefault="002E540A" w:rsidP="00DF3B00">
      <w:pPr>
        <w:spacing w:line="360" w:lineRule="auto"/>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Operating income accounts for 50.8% of the total importance, highlighting its dominant role in the model’s decision-making process. Among the input variables, the relative importance is distributed as follows: employees (25.4%), total assets (12.5%), fixed assets (11.2%), and </w:t>
      </w:r>
      <w:r w:rsidR="00D546AF">
        <w:rPr>
          <w:rFonts w:cs="Times New Roman"/>
          <w:lang w:val="en-US"/>
        </w:rPr>
        <w:t>personnel</w:t>
      </w:r>
      <w:r w:rsidRPr="0050535F">
        <w:rPr>
          <w:rFonts w:cs="Times New Roman"/>
          <w:lang w:val="en-US"/>
        </w:rPr>
        <w:t xml:space="preserve"> expenses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D55DAD" w:rsidRPr="0050535F">
        <w:rPr>
          <w:position w:val="-12"/>
          <w:lang w:val="en-US"/>
        </w:rPr>
        <w:object w:dxaOrig="3460" w:dyaOrig="360" w14:anchorId="3CD0A8FF">
          <v:shape id="_x0000_i1169" type="#_x0000_t75" style="width:173.05pt;height:18.15pt" o:ole="">
            <v:imagedata r:id="rId281" o:title=""/>
          </v:shape>
          <o:OLEObject Type="Embed" ProgID="Equation.DSMT4" ShapeID="_x0000_i1169" DrawAspect="Content" ObjectID="_1803658485" r:id="rId282"/>
        </w:object>
      </w:r>
      <w:r w:rsidR="0060094A" w:rsidRPr="0050535F">
        <w:rPr>
          <w:rFonts w:eastAsiaTheme="minorEastAsia" w:cs="Times New Roman"/>
          <w:lang w:val="en-US"/>
        </w:rPr>
        <w:t xml:space="preserve"> and calculate the </w:t>
      </w:r>
      <w:r w:rsidR="00EB6266" w:rsidRPr="0050535F">
        <w:rPr>
          <w:position w:val="-10"/>
          <w:lang w:val="en-US"/>
        </w:rPr>
        <w:object w:dxaOrig="279" w:dyaOrig="340" w14:anchorId="1186E67B">
          <v:shape id="_x0000_i1170" type="#_x0000_t75" style="width:14.5pt;height:16.35pt" o:ole="">
            <v:imagedata r:id="rId277" o:title=""/>
          </v:shape>
          <o:OLEObject Type="Embed" ProgID="Equation.DSMT4" ShapeID="_x0000_i1170" DrawAspect="Content" ObjectID="_1803658486" r:id="rId283"/>
        </w:object>
      </w:r>
      <w:r w:rsidR="0060094A" w:rsidRPr="0050535F">
        <w:rPr>
          <w:rFonts w:eastAsiaTheme="minorEastAsia" w:cs="Times New Roman"/>
          <w:lang w:val="en-US"/>
        </w:rPr>
        <w:t xml:space="preserve"> valu</w:t>
      </w:r>
      <w:r w:rsidR="00175415" w:rsidRPr="0050535F">
        <w:rPr>
          <w:rFonts w:eastAsiaTheme="minorEastAsia" w:cs="Times New Roman"/>
          <w:lang w:val="en-US"/>
        </w:rPr>
        <w:t xml:space="preserve">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04F9C4DE" w14:textId="77777777" w:rsidR="00591982" w:rsidRPr="0050535F" w:rsidRDefault="00591982" w:rsidP="00DF3B00">
      <w:pPr>
        <w:spacing w:line="360" w:lineRule="auto"/>
        <w:rPr>
          <w:rFonts w:cs="Times New Roman"/>
          <w:lang w:val="en-US"/>
        </w:rPr>
      </w:pPr>
    </w:p>
    <w:p w14:paraId="4543CCFF" w14:textId="77777777" w:rsidR="00EA54CE" w:rsidRPr="0050535F" w:rsidRDefault="00C65BF8" w:rsidP="00DF3B00">
      <w:pPr>
        <w:keepNext/>
        <w:spacing w:line="360" w:lineRule="auto"/>
        <w:jc w:val="center"/>
        <w:rPr>
          <w:rFonts w:cs="Times New Roman"/>
          <w:lang w:val="en-US"/>
        </w:rPr>
      </w:pPr>
      <w:commentRangeStart w:id="24"/>
      <w:r w:rsidRPr="0050535F">
        <w:rPr>
          <w:rFonts w:cs="Times New Roman"/>
          <w:noProof/>
          <w:lang w:val="en-US"/>
        </w:rPr>
        <w:lastRenderedPageBreak/>
        <w:drawing>
          <wp:inline distT="0" distB="0" distL="0" distR="0" wp14:anchorId="67012206" wp14:editId="3C9DA3D3">
            <wp:extent cx="3599459" cy="2903281"/>
            <wp:effectExtent l="0" t="0" r="1270" b="0"/>
            <wp:docPr id="132035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3616992" cy="2917423"/>
                    </a:xfrm>
                    <a:prstGeom prst="rect">
                      <a:avLst/>
                    </a:prstGeom>
                    <a:noFill/>
                    <a:ln>
                      <a:noFill/>
                    </a:ln>
                  </pic:spPr>
                </pic:pic>
              </a:graphicData>
            </a:graphic>
          </wp:inline>
        </w:drawing>
      </w:r>
      <w:commentRangeEnd w:id="24"/>
      <w:r w:rsidR="00630E54" w:rsidRPr="0050535F">
        <w:rPr>
          <w:rStyle w:val="Refdecomentario"/>
          <w:lang w:val="en-US"/>
        </w:rPr>
        <w:commentReference w:id="24"/>
      </w:r>
    </w:p>
    <w:p w14:paraId="3E261777" w14:textId="7D641B28" w:rsidR="00C65BF8" w:rsidRDefault="00EA54CE" w:rsidP="00DF3B00">
      <w:pPr>
        <w:pStyle w:val="Descripcin"/>
        <w:spacing w:line="360" w:lineRule="auto"/>
        <w:jc w:val="center"/>
        <w:rPr>
          <w:rFonts w:cs="Times New Roman"/>
          <w:color w:val="auto"/>
          <w:sz w:val="22"/>
          <w:szCs w:val="22"/>
          <w:lang w:val="en-US"/>
        </w:rPr>
      </w:pPr>
      <w:commentRangeStart w:id="25"/>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commentRangeEnd w:id="25"/>
      <w:r w:rsidR="00D546AF">
        <w:rPr>
          <w:rStyle w:val="Refdecomentario"/>
          <w:i w:val="0"/>
          <w:iCs w:val="0"/>
          <w:color w:val="auto"/>
        </w:rPr>
        <w:commentReference w:id="25"/>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36D7F34" w14:textId="77777777" w:rsidR="008B0993" w:rsidRPr="008B0993" w:rsidRDefault="008B0993" w:rsidP="008B0993">
      <w:pPr>
        <w:rPr>
          <w:lang w:val="en-US"/>
        </w:rPr>
      </w:pPr>
    </w:p>
    <w:p w14:paraId="719BE546" w14:textId="0755311B" w:rsidR="00901E75" w:rsidRPr="0050535F" w:rsidRDefault="00901E75" w:rsidP="00901E75">
      <w:pPr>
        <w:pStyle w:val="Ttulo2"/>
        <w:rPr>
          <w:lang w:val="en-US"/>
        </w:rPr>
      </w:pPr>
      <w:r>
        <w:rPr>
          <w:lang w:val="en-US"/>
        </w:rPr>
        <w:t>4</w:t>
      </w:r>
      <w:commentRangeStart w:id="26"/>
      <w:commentRangeStart w:id="27"/>
      <w:commentRangeStart w:id="28"/>
      <w:r w:rsidRPr="0050535F">
        <w:rPr>
          <w:lang w:val="en-US"/>
        </w:rPr>
        <w:t>.</w:t>
      </w:r>
      <w:r>
        <w:rPr>
          <w:lang w:val="en-US"/>
        </w:rPr>
        <w:t>3</w:t>
      </w:r>
      <w:r w:rsidRPr="0050535F">
        <w:rPr>
          <w:lang w:val="en-US"/>
        </w:rPr>
        <w:t>.</w:t>
      </w:r>
      <w:r w:rsidR="003A5DC0">
        <w:rPr>
          <w:lang w:val="en-US"/>
        </w:rPr>
        <w:t xml:space="preserve"> </w:t>
      </w:r>
      <w:r w:rsidR="00946CB9">
        <w:rPr>
          <w:lang w:val="en-US"/>
        </w:rPr>
        <w:t xml:space="preserve">Technical </w:t>
      </w:r>
      <w:r w:rsidRPr="000C1FB9">
        <w:rPr>
          <w:lang w:val="en-US"/>
        </w:rPr>
        <w:t>efficiency</w:t>
      </w:r>
      <w:r>
        <w:rPr>
          <w:i w:val="0"/>
          <w:iCs/>
          <w:lang w:val="en-US"/>
        </w:rPr>
        <w:t xml:space="preserve"> </w:t>
      </w:r>
      <w:r>
        <w:rPr>
          <w:lang w:val="en-US"/>
        </w:rPr>
        <w:t>and benchmark peers</w:t>
      </w:r>
      <w:r w:rsidRPr="0050535F">
        <w:rPr>
          <w:lang w:val="en-US"/>
        </w:rPr>
        <w:t xml:space="preserve"> </w:t>
      </w:r>
      <w:commentRangeEnd w:id="26"/>
      <w:r w:rsidRPr="0050535F">
        <w:rPr>
          <w:rStyle w:val="Refdecomentario"/>
          <w:b/>
          <w:bCs/>
          <w:lang w:val="en-US"/>
        </w:rPr>
        <w:commentReference w:id="26"/>
      </w:r>
      <w:commentRangeEnd w:id="27"/>
      <w:r w:rsidRPr="0050535F">
        <w:rPr>
          <w:rStyle w:val="Refdecomentario"/>
          <w:b/>
          <w:bCs/>
          <w:lang w:val="en-US"/>
        </w:rPr>
        <w:commentReference w:id="27"/>
      </w:r>
      <w:commentRangeEnd w:id="28"/>
      <w:r w:rsidRPr="0050535F">
        <w:rPr>
          <w:rStyle w:val="Refdecomentario"/>
          <w:b/>
          <w:bCs/>
          <w:lang w:val="en-US"/>
        </w:rPr>
        <w:commentReference w:id="28"/>
      </w:r>
    </w:p>
    <w:p w14:paraId="7515AEF1" w14:textId="3026FADB" w:rsidR="00591982" w:rsidRPr="0050535F"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w:t>
      </w:r>
      <w:proofErr w:type="gramStart"/>
      <w:r w:rsidR="006E5C26">
        <w:rPr>
          <w:rFonts w:cs="Times New Roman"/>
          <w:lang w:val="en-US"/>
        </w:rPr>
        <w:t xml:space="preserve">4 </w:t>
      </w:r>
      <w:r w:rsidR="005E3369">
        <w:rPr>
          <w:rFonts w:cs="Times New Roman"/>
          <w:lang w:val="en-US"/>
        </w:rPr>
        <w:t>the</w:t>
      </w:r>
      <w:proofErr w:type="gramEnd"/>
      <w:r w:rsidR="005E3369">
        <w:rPr>
          <w:rFonts w:cs="Times New Roman"/>
          <w:lang w:val="en-US"/>
        </w:rPr>
        <w:t xml:space="preserv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954972">
        <w:rPr>
          <w:rFonts w:cs="Times New Roman"/>
          <w:i/>
          <w:iCs/>
          <w:lang w:val="en-US"/>
        </w:rPr>
        <w:t>p</w: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BA04FC" w:rsidRPr="0050535F">
        <w:rPr>
          <w:rFonts w:cs="Times New Roman"/>
          <w:lang w:val="en-US"/>
        </w:rPr>
        <w:t>7</w:t>
      </w:r>
      <w:r w:rsidR="00C573C5" w:rsidRPr="0050535F">
        <w:rPr>
          <w:rFonts w:cs="Times New Roman"/>
          <w:lang w:val="en-US"/>
        </w:rPr>
        <w:t>5</w:t>
      </w:r>
      <w:r w:rsidR="00B03293">
        <w:rPr>
          <w:rFonts w:cs="Times New Roman"/>
          <w:lang w:val="en-US"/>
        </w:rPr>
        <w:t xml:space="preserve">,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8</w:t>
      </w:r>
      <w:r w:rsidR="00B03293" w:rsidRPr="0050535F">
        <w:rPr>
          <w:rFonts w:cs="Times New Roman"/>
          <w:lang w:val="en-US"/>
        </w:rPr>
        <w:t>5</w:t>
      </w:r>
      <w:r w:rsidR="00B03293">
        <w:rPr>
          <w:rFonts w:cs="Times New Roman"/>
          <w:lang w:val="en-US"/>
        </w:rPr>
        <w:t xml:space="preserve"> and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9</w:t>
      </w:r>
      <w:r w:rsidR="00B03293"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6E3A81" w:rsidRPr="0050535F">
        <w:rPr>
          <w:position w:val="-10"/>
          <w:lang w:val="en-US"/>
        </w:rPr>
        <w:object w:dxaOrig="279" w:dyaOrig="340" w14:anchorId="6A9D8C9C">
          <v:shape id="_x0000_i1171" type="#_x0000_t75" style="width:14.5pt;height:16.35pt" o:ole="">
            <v:imagedata r:id="rId285" o:title=""/>
          </v:shape>
          <o:OLEObject Type="Embed" ProgID="Equation.DSMT4" ShapeID="_x0000_i1171" DrawAspect="Content" ObjectID="_1803658487" r:id="rId286"/>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 xml:space="preserve">exhibit </w:t>
      </w:r>
      <w:proofErr w:type="gramStart"/>
      <w:r w:rsidR="00C573C5" w:rsidRPr="0050535F">
        <w:rPr>
          <w:rFonts w:cs="Times New Roman"/>
          <w:lang w:val="en-US"/>
        </w:rPr>
        <w:t>probabilities</w:t>
      </w:r>
      <w:proofErr w:type="gramEnd"/>
      <w:r w:rsidR="00C573C5" w:rsidRPr="0050535F">
        <w:rPr>
          <w:rFonts w:cs="Times New Roman"/>
          <w:lang w:val="en-US"/>
        </w:rPr>
        <w:t xml:space="preserve">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D71C43">
        <w:rPr>
          <w:rFonts w:cs="Times New Roman"/>
          <w:i/>
          <w:iCs/>
          <w:lang w:val="en-US"/>
        </w:rPr>
        <w:t xml:space="preserve">p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 xml:space="preserve">ranked </w:t>
      </w:r>
      <w:proofErr w:type="gramStart"/>
      <w:r w:rsidR="00E66B4D" w:rsidRPr="0050535F">
        <w:rPr>
          <w:rFonts w:cs="Times New Roman"/>
          <w:lang w:val="en-US"/>
        </w:rPr>
        <w:t>15</w:t>
      </w:r>
      <w:r w:rsidR="00E66B4D" w:rsidRPr="009A2064">
        <w:rPr>
          <w:rFonts w:cs="Times New Roman"/>
          <w:vertAlign w:val="superscript"/>
          <w:lang w:val="en-US"/>
        </w:rPr>
        <w:t>th</w:t>
      </w:r>
      <w:proofErr w:type="gramEnd"/>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135A3F" w:rsidRPr="00135A3F">
        <w:rPr>
          <w:rFonts w:cs="Times New Roman"/>
          <w:i/>
          <w:iCs/>
          <w:lang w:val="en-US"/>
        </w:rPr>
        <w:t>p</w:t>
      </w:r>
      <w:r w:rsidR="00135A3F">
        <w:rPr>
          <w:rFonts w:cs="Times New Roman"/>
          <w:lang w:val="en-US"/>
        </w:rPr>
        <w:t>=</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w:t>
      </w:r>
      <w:proofErr w:type="gramStart"/>
      <w:r w:rsidR="00C573C5" w:rsidRPr="0050535F">
        <w:rPr>
          <w:rFonts w:cs="Times New Roman"/>
          <w:lang w:val="en-US"/>
        </w:rPr>
        <w:t>probabilities</w:t>
      </w:r>
      <w:proofErr w:type="gramEnd"/>
      <w:r w:rsidR="00C573C5" w:rsidRPr="0050535F">
        <w:rPr>
          <w:rFonts w:cs="Times New Roman"/>
          <w:lang w:val="en-US"/>
        </w:rPr>
        <w:t xml:space="preserve">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AB32F0" w:rsidRPr="00352EC2">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leveraging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If a firm is efficient at a given threshold, it is its own peer. Considering the highe</w:t>
      </w:r>
      <w:r w:rsidR="0018416B">
        <w:rPr>
          <w:rFonts w:cs="Times New Roman"/>
          <w:lang w:val="en-US"/>
        </w:rPr>
        <w:t>st</w:t>
      </w:r>
      <w:r w:rsidR="00B56EFC">
        <w:rPr>
          <w:rFonts w:cs="Times New Roman"/>
          <w:lang w:val="en-US"/>
        </w:rPr>
        <w:t xml:space="preserve"> </w:t>
      </w:r>
      <w:r w:rsidR="0018416B">
        <w:rPr>
          <w:rFonts w:cs="Times New Roman"/>
          <w:i/>
          <w:iCs/>
          <w:lang w:val="en-US"/>
        </w:rPr>
        <w:t xml:space="preserve">p </w:t>
      </w:r>
      <w:r w:rsidR="0018416B" w:rsidRPr="00C03CC2">
        <w:rPr>
          <w:rFonts w:cs="Times New Roman"/>
          <w:lang w:val="en-US"/>
        </w:rPr>
        <w:t>=</w:t>
      </w:r>
      <w:r w:rsidR="0018416B">
        <w:rPr>
          <w:rFonts w:cs="Times New Roman"/>
          <w:lang w:val="en-US"/>
        </w:rPr>
        <w:t xml:space="preserve"> </w:t>
      </w:r>
      <w:r w:rsidR="0018416B" w:rsidRPr="0050535F">
        <w:rPr>
          <w:rFonts w:cs="Times New Roman"/>
          <w:lang w:val="en-US"/>
        </w:rPr>
        <w:t xml:space="preserve">0.95 </w:t>
      </w:r>
      <w:r w:rsidR="0018416B">
        <w:rPr>
          <w:rFonts w:cs="Times New Roman"/>
          <w:lang w:val="en-US"/>
        </w:rPr>
        <w:t xml:space="preserve">scenario, all inefficient firms identify their reference peer in the top </w:t>
      </w:r>
      <w:r w:rsidR="009925AF" w:rsidRPr="0050535F">
        <w:rPr>
          <w:rFonts w:cs="Times New Roman"/>
          <w:lang w:val="en-US"/>
        </w:rPr>
        <w:t xml:space="preserve">9, all of which have probabilities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p>
    <w:p w14:paraId="08EA01CA" w14:textId="6A122971" w:rsidR="00582D21" w:rsidRPr="0050535F" w:rsidRDefault="00332222" w:rsidP="00DF3B00">
      <w:pPr>
        <w:spacing w:line="360" w:lineRule="auto"/>
        <w:rPr>
          <w:rFonts w:cs="Times New Roman"/>
          <w:lang w:val="en-US"/>
        </w:rPr>
      </w:pPr>
      <w:r w:rsidRPr="0050535F">
        <w:rPr>
          <w:rFonts w:cs="Times New Roman"/>
          <w:lang w:val="en-US"/>
        </w:rPr>
        <w:t xml:space="preserve">Additionally, we compute the main statistics for </w:t>
      </w:r>
      <w:r w:rsidR="00610088">
        <w:rPr>
          <w:rFonts w:cs="Times New Roman"/>
          <w:lang w:val="en-US"/>
        </w:rPr>
        <w:t xml:space="preserve">the </w:t>
      </w:r>
      <w:r w:rsidR="00F8696C" w:rsidRPr="0050535F">
        <w:rPr>
          <w:rFonts w:cs="Times New Roman"/>
          <w:lang w:val="en-US"/>
        </w:rPr>
        <w:t>efficient</w:t>
      </w:r>
      <w:r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610088">
        <w:rPr>
          <w:rFonts w:cs="Times New Roman"/>
          <w:lang w:val="en-US"/>
        </w:rPr>
        <w:t>inputs and outputs adjustments</w:t>
      </w:r>
      <w:r w:rsidR="00AA18FA">
        <w:rPr>
          <w:rFonts w:cs="Times New Roman"/>
          <w:lang w:val="en-US"/>
        </w:rPr>
        <w:t xml:space="preserve"> required to reach the frontier</w:t>
      </w:r>
      <w:r w:rsidRPr="0050535F">
        <w:rPr>
          <w:rFonts w:cs="Times New Roman"/>
          <w:lang w:val="en-US"/>
        </w:rPr>
        <w:t xml:space="preserve">. For the thresholds </w:t>
      </w:r>
      <w:r w:rsidR="00D55DAD" w:rsidRPr="0050535F">
        <w:rPr>
          <w:position w:val="-12"/>
          <w:lang w:val="en-US"/>
        </w:rPr>
        <w:object w:dxaOrig="2040" w:dyaOrig="360" w14:anchorId="11C481DB">
          <v:shape id="_x0000_i1175" type="#_x0000_t75" style="width:102.25pt;height:18.15pt" o:ole="">
            <v:imagedata r:id="rId287" o:title=""/>
          </v:shape>
          <o:OLEObject Type="Embed" ProgID="Equation.DSMT4" ShapeID="_x0000_i1175" DrawAspect="Content" ObjectID="_1803658488" r:id="rId288"/>
        </w:object>
      </w:r>
      <w:r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Pr="0050535F">
        <w:rPr>
          <w:rFonts w:cs="Times New Roman"/>
          <w:lang w:val="en-US"/>
        </w:rPr>
        <w:t xml:space="preserve">25, 31, and 37 </w:t>
      </w:r>
      <w:r w:rsidR="00AA18FA">
        <w:rPr>
          <w:rFonts w:cs="Times New Roman"/>
          <w:lang w:val="en-US"/>
        </w:rPr>
        <w:t>firms</w:t>
      </w:r>
      <w:r w:rsidRPr="0050535F">
        <w:rPr>
          <w:rFonts w:cs="Times New Roman"/>
          <w:lang w:val="en-US"/>
        </w:rPr>
        <w:t>, respectively, fail to achieve the established probability level due to the constraints discussed in Section 3</w:t>
      </w:r>
      <w:r w:rsidR="00B9338D" w:rsidRPr="0050535F">
        <w:rPr>
          <w:rFonts w:cs="Times New Roman"/>
          <w:lang w:val="en-US"/>
        </w:rPr>
        <w:t xml:space="preserve">—specifically, the restriction that </w:t>
      </w:r>
      <w:r w:rsidR="00B9338D" w:rsidRPr="0050535F">
        <w:rPr>
          <w:rFonts w:cs="Times New Roman"/>
          <w:lang w:val="en-US"/>
        </w:rPr>
        <w:lastRenderedPageBreak/>
        <w:t>prevents reducing any input below the minimum observed value in each dimension</w:t>
      </w:r>
      <w:r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Pr="0050535F">
        <w:rPr>
          <w:rFonts w:cs="Times New Roman"/>
          <w:lang w:val="en-US"/>
        </w:rPr>
        <w:t>ables 5, 6, and 7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5,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following our direct</w:t>
      </w:r>
      <w:r w:rsidR="00DD7C65">
        <w:rPr>
          <w:rFonts w:cs="Times New Roman"/>
          <w:lang w:val="en-US"/>
        </w:rPr>
        <w:t>ional</w:t>
      </w:r>
      <w:r w:rsidR="009A532C" w:rsidRPr="0050535F">
        <w:rPr>
          <w:rFonts w:cs="Times New Roman"/>
          <w:lang w:val="en-US"/>
        </w:rPr>
        <w:t xml:space="preserve"> vector to be considered efficient, total assets would, on average, </w:t>
      </w:r>
      <w:proofErr w:type="gramStart"/>
      <w:r w:rsidR="009A532C" w:rsidRPr="0050535F">
        <w:rPr>
          <w:rFonts w:cs="Times New Roman"/>
          <w:lang w:val="en-US"/>
        </w:rPr>
        <w:t>decrease by</w:t>
      </w:r>
      <w:proofErr w:type="gramEnd"/>
      <w:r w:rsidR="009A532C" w:rsidRPr="0050535F">
        <w:rPr>
          <w:rFonts w:cs="Times New Roman"/>
          <w:lang w:val="en-US"/>
        </w:rPr>
        <w:t xml:space="preserve"> 13% </w:t>
      </w:r>
      <w:r w:rsidR="00D546AF">
        <w:rPr>
          <w:rFonts w:cs="Times New Roman"/>
          <w:lang w:val="en-US"/>
        </w:rPr>
        <w:t xml:space="preserve">(for </w:t>
      </w:r>
      <w:r w:rsidR="00D546AF">
        <w:rPr>
          <w:rFonts w:cs="Times New Roman"/>
          <w:i/>
          <w:iCs/>
          <w:lang w:val="en-US"/>
        </w:rPr>
        <w:t>p=</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D546AF">
        <w:rPr>
          <w:rFonts w:cs="Times New Roman"/>
          <w:i/>
          <w:iCs/>
          <w:lang w:val="en-US"/>
        </w:rPr>
        <w:t>p=</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depict realistic situations where firms cannot reach the efficient frontier for high thresholds</w:t>
      </w:r>
      <w:r w:rsidRPr="0050535F">
        <w:rPr>
          <w:rFonts w:cs="Times New Roman"/>
          <w:lang w:val="en-US"/>
        </w:rPr>
        <w:t xml:space="preserve">, leading the sector to converge toward a specific probability level below 1. Additionally, </w:t>
      </w:r>
      <w:r w:rsidR="009944A3" w:rsidRPr="0050535F">
        <w:rPr>
          <w:position w:val="-10"/>
          <w:lang w:val="en-US"/>
        </w:rPr>
        <w:object w:dxaOrig="240" w:dyaOrig="300" w14:anchorId="7BFEE721">
          <v:shape id="_x0000_i1176" type="#_x0000_t75" style="width:11.5pt;height:14.5pt" o:ole="">
            <v:imagedata r:id="rId289" o:title=""/>
          </v:shape>
          <o:OLEObject Type="Embed" ProgID="Equation.DSMT4" ShapeID="_x0000_i1176" DrawAspect="Content" ObjectID="_1803658489" r:id="rId290"/>
        </w:object>
      </w:r>
      <w:r w:rsidRPr="0050535F">
        <w:rPr>
          <w:rFonts w:cs="Times New Roman"/>
          <w:lang w:val="en-US"/>
        </w:rPr>
        <w:t xml:space="preserve"> values progressively </w:t>
      </w:r>
      <w:proofErr w:type="gramStart"/>
      <w:r w:rsidRPr="0050535F">
        <w:rPr>
          <w:rFonts w:cs="Times New Roman"/>
          <w:lang w:val="en-US"/>
        </w:rPr>
        <w:t>increase</w:t>
      </w:r>
      <w:proofErr w:type="gramEnd"/>
      <w:r w:rsidRPr="0050535F">
        <w:rPr>
          <w:rFonts w:cs="Times New Roman"/>
          <w:lang w:val="en-US"/>
        </w:rPr>
        <w:t xml:space="preserve"> to 1.03, 1.14, and 1.20, reflecting the growing effort required to achieve higher confidence thresholds.</w:t>
      </w:r>
      <w:r w:rsidR="009944A3" w:rsidRPr="0050535F">
        <w:rPr>
          <w:rFonts w:cs="Times New Roman"/>
          <w:lang w:val="en-US"/>
        </w:rPr>
        <w:t xml:space="preserve"> </w:t>
      </w:r>
    </w:p>
    <w:p w14:paraId="7A649D0E" w14:textId="77777777" w:rsidR="00F85EF4" w:rsidRDefault="00F85EF4" w:rsidP="001E7747">
      <w:pPr>
        <w:spacing w:line="360" w:lineRule="auto"/>
        <w:rPr>
          <w:rFonts w:cs="Times New Roman"/>
          <w:lang w:val="en-US"/>
        </w:rPr>
      </w:pPr>
    </w:p>
    <w:p w14:paraId="5A2353E2" w14:textId="6543FF84" w:rsidR="001E7747" w:rsidRDefault="001E7747" w:rsidP="00AC4C1B">
      <w:pPr>
        <w:spacing w:line="360" w:lineRule="auto"/>
        <w:rPr>
          <w:rFonts w:cs="Times New Roman"/>
          <w:lang w:val="en-US"/>
        </w:rPr>
      </w:pPr>
      <w:r w:rsidRPr="0050535F">
        <w:rPr>
          <w:rFonts w:cs="Times New Roman"/>
          <w:lang w:val="en-US"/>
        </w:rPr>
        <w:t xml:space="preserve">While Table 5 highlights average adjustments, Table 6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6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7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proofErr w:type="gramStart"/>
      <w:r w:rsidR="001A2F26">
        <w:rPr>
          <w:rFonts w:cs="Times New Roman"/>
          <w:lang w:val="en-US"/>
        </w:rPr>
        <w:t>inputs</w:t>
      </w:r>
      <w:proofErr w:type="gramEnd"/>
      <w:r w:rsidR="001A2F26">
        <w:rPr>
          <w:rFonts w:cs="Times New Roman"/>
          <w:lang w:val="en-US"/>
        </w:rPr>
        <w:t xml:space="preserve">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F85EF4">
        <w:rPr>
          <w:rFonts w:cs="Times New Roman"/>
          <w:lang w:val="en-US"/>
        </w:rPr>
        <w:br w:type="page"/>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2592A991" w14:textId="77777777" w:rsidTr="00AB32F0">
        <w:trPr>
          <w:trHeight w:val="263"/>
        </w:trPr>
        <w:tc>
          <w:tcPr>
            <w:tcW w:w="7795" w:type="dxa"/>
            <w:gridSpan w:val="7"/>
            <w:tcBorders>
              <w:top w:val="nil"/>
              <w:left w:val="nil"/>
              <w:bottom w:val="single" w:sz="4" w:space="0" w:color="auto"/>
              <w:right w:val="nil"/>
            </w:tcBorders>
            <w:shd w:val="clear" w:color="auto" w:fill="auto"/>
            <w:vAlign w:val="center"/>
            <w:hideMark/>
          </w:tcPr>
          <w:p w14:paraId="7E7BE228"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p>
        </w:tc>
        <w:tc>
          <w:tcPr>
            <w:tcW w:w="882" w:type="dxa"/>
            <w:tcBorders>
              <w:top w:val="nil"/>
              <w:left w:val="nil"/>
              <w:bottom w:val="single" w:sz="4" w:space="0" w:color="auto"/>
              <w:right w:val="nil"/>
            </w:tcBorders>
            <w:shd w:val="clear" w:color="auto" w:fill="auto"/>
            <w:vAlign w:val="center"/>
            <w:hideMark/>
          </w:tcPr>
          <w:p w14:paraId="71A016AC"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p>
        </w:tc>
      </w:tr>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AB32F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15000F">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shd w:val="clear" w:color="auto" w:fill="auto"/>
            <w:vAlign w:val="center"/>
            <w:hideMark/>
          </w:tcPr>
          <w:p w14:paraId="6FEBB65E" w14:textId="54150CBC"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shd w:val="clear" w:color="auto" w:fill="auto"/>
            <w:vAlign w:val="center"/>
            <w:hideMark/>
          </w:tcPr>
          <w:p w14:paraId="290CADCA" w14:textId="5CC39686"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shd w:val="clear" w:color="auto" w:fill="auto"/>
            <w:vAlign w:val="center"/>
            <w:hideMark/>
          </w:tcPr>
          <w:p w14:paraId="0604428D" w14:textId="5858B94F"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shd w:val="clear" w:color="auto" w:fill="auto"/>
            <w:vAlign w:val="center"/>
            <w:hideMark/>
          </w:tcPr>
          <w:p w14:paraId="12C80891" w14:textId="4BA1D0BA"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shd w:val="clear" w:color="auto" w:fill="auto"/>
            <w:vAlign w:val="center"/>
            <w:hideMark/>
          </w:tcPr>
          <w:p w14:paraId="764F59D0" w14:textId="172F15E6"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shd w:val="clear" w:color="auto" w:fill="auto"/>
            <w:vAlign w:val="center"/>
            <w:hideMark/>
          </w:tcPr>
          <w:p w14:paraId="6823D653" w14:textId="12204318"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shd w:val="clear" w:color="auto" w:fill="auto"/>
            <w:vAlign w:val="center"/>
            <w:hideMark/>
          </w:tcPr>
          <w:p w14:paraId="2EF99ADE" w14:textId="7ABAA357"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shd w:val="clear" w:color="auto" w:fill="auto"/>
            <w:vAlign w:val="center"/>
            <w:hideMark/>
          </w:tcPr>
          <w:p w14:paraId="60B8ABD3" w14:textId="699184B8"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shd w:val="clear" w:color="auto" w:fill="auto"/>
            <w:vAlign w:val="center"/>
            <w:hideMark/>
          </w:tcPr>
          <w:p w14:paraId="71AD7EEC" w14:textId="1599EE3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035E3979"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bottom w:val="nil"/>
              <w:right w:val="single" w:sz="4" w:space="0" w:color="auto"/>
            </w:tcBorders>
            <w:shd w:val="clear" w:color="auto" w:fill="auto"/>
            <w:vAlign w:val="center"/>
            <w:hideMark/>
          </w:tcPr>
          <w:p w14:paraId="50CF82B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bottom w:val="nil"/>
              <w:right w:val="nil"/>
            </w:tcBorders>
            <w:shd w:val="clear" w:color="auto" w:fill="auto"/>
            <w:vAlign w:val="center"/>
            <w:hideMark/>
          </w:tcPr>
          <w:p w14:paraId="43D68351"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bottom w:val="nil"/>
              <w:right w:val="single" w:sz="4" w:space="0" w:color="auto"/>
            </w:tcBorders>
            <w:shd w:val="clear" w:color="auto" w:fill="auto"/>
            <w:vAlign w:val="center"/>
            <w:hideMark/>
          </w:tcPr>
          <w:p w14:paraId="1778964A" w14:textId="7B5978BA"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082A62E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bottom w:val="nil"/>
              <w:right w:val="single" w:sz="4" w:space="0" w:color="auto"/>
            </w:tcBorders>
            <w:shd w:val="clear" w:color="auto" w:fill="auto"/>
            <w:vAlign w:val="center"/>
            <w:hideMark/>
          </w:tcPr>
          <w:p w14:paraId="5D205550" w14:textId="17B14E43"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3C75B66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bottom w:val="nil"/>
              <w:right w:val="nil"/>
            </w:tcBorders>
            <w:shd w:val="clear" w:color="auto" w:fill="auto"/>
            <w:vAlign w:val="center"/>
            <w:hideMark/>
          </w:tcPr>
          <w:p w14:paraId="0AE36D2E" w14:textId="5771C3D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2195070F"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nil"/>
              <w:right w:val="single" w:sz="4" w:space="0" w:color="auto"/>
            </w:tcBorders>
            <w:shd w:val="clear" w:color="auto" w:fill="auto"/>
            <w:vAlign w:val="center"/>
            <w:hideMark/>
          </w:tcPr>
          <w:p w14:paraId="6D3C8FE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nil"/>
              <w:right w:val="nil"/>
            </w:tcBorders>
            <w:shd w:val="clear" w:color="auto" w:fill="auto"/>
            <w:vAlign w:val="center"/>
            <w:hideMark/>
          </w:tcPr>
          <w:p w14:paraId="47699FBB"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nil"/>
              <w:right w:val="single" w:sz="4" w:space="0" w:color="auto"/>
            </w:tcBorders>
            <w:shd w:val="clear" w:color="auto" w:fill="auto"/>
            <w:vAlign w:val="center"/>
            <w:hideMark/>
          </w:tcPr>
          <w:p w14:paraId="3A21AADE" w14:textId="00968AC9"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A4C9A3"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nil"/>
              <w:right w:val="single" w:sz="4" w:space="0" w:color="auto"/>
            </w:tcBorders>
            <w:shd w:val="clear" w:color="auto" w:fill="auto"/>
            <w:vAlign w:val="center"/>
            <w:hideMark/>
          </w:tcPr>
          <w:p w14:paraId="24D83487" w14:textId="4AF8021D"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1563EF5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nil"/>
              <w:right w:val="nil"/>
            </w:tcBorders>
            <w:shd w:val="clear" w:color="auto" w:fill="auto"/>
            <w:vAlign w:val="center"/>
            <w:hideMark/>
          </w:tcPr>
          <w:p w14:paraId="35E2B833" w14:textId="0CA3BD44"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AB32F0">
        <w:trPr>
          <w:trHeight w:val="263"/>
        </w:trPr>
        <w:tc>
          <w:tcPr>
            <w:tcW w:w="1763" w:type="dxa"/>
            <w:tcBorders>
              <w:top w:val="nil"/>
              <w:left w:val="nil"/>
              <w:right w:val="single" w:sz="4" w:space="0" w:color="auto"/>
            </w:tcBorders>
            <w:shd w:val="clear" w:color="auto" w:fill="auto"/>
            <w:vAlign w:val="center"/>
            <w:hideMark/>
          </w:tcPr>
          <w:p w14:paraId="72FBDE43" w14:textId="77777777" w:rsidR="00F85EF4" w:rsidRPr="0015000F" w:rsidRDefault="00F85EF4" w:rsidP="00AB32F0">
            <w:pPr>
              <w:spacing w:after="0" w:line="360"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nil"/>
              <w:left w:val="single" w:sz="4" w:space="0" w:color="auto"/>
              <w:right w:val="single" w:sz="4" w:space="0" w:color="auto"/>
            </w:tcBorders>
            <w:shd w:val="clear" w:color="auto" w:fill="auto"/>
            <w:vAlign w:val="center"/>
            <w:hideMark/>
          </w:tcPr>
          <w:p w14:paraId="438A955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nil"/>
              <w:left w:val="single" w:sz="4" w:space="0" w:color="auto"/>
              <w:right w:val="nil"/>
            </w:tcBorders>
            <w:shd w:val="clear" w:color="auto" w:fill="auto"/>
            <w:vAlign w:val="center"/>
            <w:hideMark/>
          </w:tcPr>
          <w:p w14:paraId="3690251D"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nil"/>
              <w:left w:val="nil"/>
              <w:right w:val="single" w:sz="4" w:space="0" w:color="auto"/>
            </w:tcBorders>
            <w:shd w:val="clear" w:color="auto" w:fill="auto"/>
            <w:vAlign w:val="center"/>
            <w:hideMark/>
          </w:tcPr>
          <w:p w14:paraId="52ECA2B3" w14:textId="60D8DECD" w:rsidR="00F85EF4" w:rsidRPr="0050535F" w:rsidRDefault="00F85EF4"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(287</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shd w:val="clear" w:color="auto" w:fill="auto"/>
            <w:vAlign w:val="center"/>
            <w:hideMark/>
          </w:tcPr>
          <w:p w14:paraId="5B2A8CB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nil"/>
              <w:left w:val="nil"/>
              <w:right w:val="single" w:sz="4" w:space="0" w:color="auto"/>
            </w:tcBorders>
            <w:shd w:val="clear" w:color="auto" w:fill="auto"/>
            <w:vAlign w:val="center"/>
            <w:hideMark/>
          </w:tcPr>
          <w:p w14:paraId="0A64FA3D" w14:textId="4516F06E"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(333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shd w:val="clear" w:color="auto" w:fill="auto"/>
            <w:vAlign w:val="center"/>
            <w:hideMark/>
          </w:tcPr>
          <w:p w14:paraId="5EE09AA6"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nil"/>
              <w:left w:val="nil"/>
              <w:right w:val="nil"/>
            </w:tcBorders>
            <w:shd w:val="clear" w:color="auto" w:fill="auto"/>
            <w:vAlign w:val="center"/>
            <w:hideMark/>
          </w:tcPr>
          <w:p w14:paraId="6999BDC0" w14:textId="3AB82A3F" w:rsidR="00F85EF4" w:rsidRPr="0050535F" w:rsidRDefault="00F85EF4" w:rsidP="00AB32F0">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(376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shd w:val="clear" w:color="auto" w:fill="auto"/>
            <w:vAlign w:val="center"/>
            <w:hideMark/>
          </w:tcPr>
          <w:p w14:paraId="16D23B3C" w14:textId="77777777" w:rsidR="00F85EF4" w:rsidRPr="0050535F" w:rsidRDefault="00F85EF4" w:rsidP="00AB32F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1B5DF48F">
                <v:shape id="_x0000_i1178" type="#_x0000_t75" style="width:14.5pt;height:16.35pt" o:ole="">
                  <v:imagedata r:id="rId277" o:title=""/>
                </v:shape>
                <o:OLEObject Type="Embed" ProgID="Equation.DSMT4" ShapeID="_x0000_i1178" DrawAspect="Content" ObjectID="_1803658490" r:id="rId291"/>
              </w:object>
            </w:r>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AB32F0">
            <w:pPr>
              <w:spacing w:after="0" w:line="360"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ECDFBBA" w:rsidR="00F85EF4" w:rsidRPr="0015000F" w:rsidRDefault="00F85EF4" w:rsidP="00F85EF4">
      <w:pPr>
        <w:pStyle w:val="Descripcin"/>
        <w:spacing w:line="360" w:lineRule="auto"/>
        <w:jc w:val="center"/>
        <w:rPr>
          <w:rFonts w:cs="Times New Roman"/>
          <w:color w:val="auto"/>
          <w:sz w:val="22"/>
          <w:szCs w:val="22"/>
          <w:lang w:val="en-US"/>
        </w:rPr>
      </w:pPr>
      <w:r w:rsidRPr="0015000F">
        <w:rPr>
          <w:rFonts w:cs="Times New Roman"/>
          <w:color w:val="auto"/>
          <w:sz w:val="22"/>
          <w:szCs w:val="22"/>
          <w:lang w:val="en-US"/>
        </w:rPr>
        <w:t xml:space="preserve">Table 5. Mean values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8B0993">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sidR="008B0993">
        <w:rPr>
          <w:rFonts w:cs="Times New Roman"/>
          <w:color w:val="auto"/>
          <w:sz w:val="22"/>
          <w:szCs w:val="22"/>
          <w:lang w:val="en-US"/>
        </w:rPr>
        <w:t xml:space="preserve">, </w:t>
      </w:r>
      <w:r w:rsidR="008B0993"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shd w:val="clear" w:color="auto" w:fill="auto"/>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shd w:val="clear" w:color="auto" w:fill="auto"/>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shd w:val="clear" w:color="auto" w:fill="auto"/>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shd w:val="clear" w:color="auto" w:fill="auto"/>
            <w:vAlign w:val="center"/>
            <w:hideMark/>
          </w:tcPr>
          <w:p w14:paraId="43655698"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7D88B" w14:textId="7777777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23C62A" w14:textId="07B53E18"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w:t>
            </w:r>
            <w:r>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2E741D8" w14:textId="30323F53"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
          <w:p w14:paraId="5EC1B345" w14:textId="2700C531"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shd w:val="clear" w:color="auto" w:fill="auto"/>
            <w:vAlign w:val="center"/>
            <w:hideMark/>
          </w:tcPr>
          <w:p w14:paraId="5C8D5C3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
          <w:p w14:paraId="36167D6C" w14:textId="5B59260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
          <w:p w14:paraId="17D665DD" w14:textId="5AF7F46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
          <w:p w14:paraId="170E89A8" w14:textId="5411272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shd w:val="clear" w:color="auto" w:fill="auto"/>
            <w:vAlign w:val="center"/>
            <w:hideMark/>
          </w:tcPr>
          <w:p w14:paraId="23C3B89E" w14:textId="401DA3D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
          <w:p w14:paraId="268E3CEC" w14:textId="45D584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shd w:val="clear" w:color="auto" w:fill="auto"/>
            <w:vAlign w:val="center"/>
            <w:hideMark/>
          </w:tcPr>
          <w:p w14:paraId="39C3F410" w14:textId="30D3C1D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shd w:val="clear" w:color="auto" w:fill="auto"/>
            <w:noWrap/>
            <w:vAlign w:val="center"/>
            <w:hideMark/>
          </w:tcPr>
          <w:p w14:paraId="2D76EAD9" w14:textId="41D8843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45404B8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
          <w:p w14:paraId="4E9D3954" w14:textId="3EC98A5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
          <w:p w14:paraId="00AD1E77" w14:textId="71F4489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
          <w:p w14:paraId="0C7671A2" w14:textId="6DBE9C7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36F20262" w14:textId="12C6B1A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
          <w:p w14:paraId="7D524739" w14:textId="51575BF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58834127" w14:textId="6B57E54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shd w:val="clear" w:color="auto" w:fill="auto"/>
            <w:noWrap/>
            <w:vAlign w:val="center"/>
            <w:hideMark/>
          </w:tcPr>
          <w:p w14:paraId="3E67614A" w14:textId="5944F08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31E0FCC4"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
          <w:p w14:paraId="1F4DC81E" w14:textId="73AB3D4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
          <w:p w14:paraId="0602E35F" w14:textId="69F2A8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
          <w:p w14:paraId="37D95707" w14:textId="2EAB6F9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27EC8521" w14:textId="2AF3E8A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
          <w:p w14:paraId="37BC17CF" w14:textId="352AC80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45EA2B5A" w14:textId="513A1BF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shd w:val="clear" w:color="auto" w:fill="auto"/>
            <w:noWrap/>
            <w:vAlign w:val="center"/>
            <w:hideMark/>
          </w:tcPr>
          <w:p w14:paraId="438DFCA7" w14:textId="0C7A074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78E8C60D" w14:textId="4F1BC6A8" w:rsidR="007C774B" w:rsidRPr="0050535F" w:rsidRDefault="00D546AF" w:rsidP="00DF3B00">
            <w:pPr>
              <w:spacing w:after="0" w:line="36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bottom w:val="nil"/>
              <w:right w:val="single" w:sz="4" w:space="0" w:color="auto"/>
            </w:tcBorders>
            <w:shd w:val="clear" w:color="auto" w:fill="auto"/>
            <w:noWrap/>
            <w:vAlign w:val="center"/>
            <w:hideMark/>
          </w:tcPr>
          <w:p w14:paraId="1502D28B" w14:textId="713CFA7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bottom w:val="nil"/>
              <w:right w:val="nil"/>
            </w:tcBorders>
            <w:shd w:val="clear" w:color="auto" w:fill="auto"/>
            <w:vAlign w:val="center"/>
            <w:hideMark/>
          </w:tcPr>
          <w:p w14:paraId="2853CEAD" w14:textId="1F63CBD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bottom w:val="nil"/>
              <w:right w:val="single" w:sz="4" w:space="0" w:color="auto"/>
            </w:tcBorders>
            <w:shd w:val="clear" w:color="auto" w:fill="auto"/>
            <w:noWrap/>
            <w:vAlign w:val="center"/>
            <w:hideMark/>
          </w:tcPr>
          <w:p w14:paraId="322C94D2" w14:textId="0B7E1E1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73560B30" w14:textId="2E4F386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bottom w:val="nil"/>
              <w:right w:val="single" w:sz="4" w:space="0" w:color="auto"/>
            </w:tcBorders>
            <w:shd w:val="clear" w:color="auto" w:fill="auto"/>
            <w:noWrap/>
            <w:vAlign w:val="center"/>
            <w:hideMark/>
          </w:tcPr>
          <w:p w14:paraId="46F8148B" w14:textId="7ACA37F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3638E5C0" w14:textId="4BAD560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bottom w:val="nil"/>
              <w:right w:val="nil"/>
            </w:tcBorders>
            <w:shd w:val="clear" w:color="auto" w:fill="auto"/>
            <w:noWrap/>
            <w:vAlign w:val="center"/>
            <w:hideMark/>
          </w:tcPr>
          <w:p w14:paraId="3FD2B4A4" w14:textId="06C0904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7D6A8536"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nil"/>
              <w:right w:val="single" w:sz="4" w:space="0" w:color="auto"/>
            </w:tcBorders>
            <w:shd w:val="clear" w:color="auto" w:fill="auto"/>
            <w:noWrap/>
            <w:vAlign w:val="center"/>
            <w:hideMark/>
          </w:tcPr>
          <w:p w14:paraId="7A856AEA" w14:textId="4CF9019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nil"/>
              <w:right w:val="nil"/>
            </w:tcBorders>
            <w:shd w:val="clear" w:color="auto" w:fill="auto"/>
            <w:vAlign w:val="center"/>
            <w:hideMark/>
          </w:tcPr>
          <w:p w14:paraId="6B638E6A" w14:textId="1A94216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nil"/>
              <w:right w:val="single" w:sz="4" w:space="0" w:color="auto"/>
            </w:tcBorders>
            <w:shd w:val="clear" w:color="auto" w:fill="auto"/>
            <w:noWrap/>
            <w:vAlign w:val="center"/>
            <w:hideMark/>
          </w:tcPr>
          <w:p w14:paraId="655B58A4" w14:textId="2095943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7C646736" w14:textId="2699629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nil"/>
              <w:right w:val="single" w:sz="4" w:space="0" w:color="auto"/>
            </w:tcBorders>
            <w:shd w:val="clear" w:color="auto" w:fill="auto"/>
            <w:noWrap/>
            <w:vAlign w:val="center"/>
            <w:hideMark/>
          </w:tcPr>
          <w:p w14:paraId="32D88871" w14:textId="529A3BF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37F71A6A" w14:textId="26354BB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nil"/>
              <w:right w:val="nil"/>
            </w:tcBorders>
            <w:shd w:val="clear" w:color="auto" w:fill="auto"/>
            <w:noWrap/>
            <w:vAlign w:val="center"/>
            <w:hideMark/>
          </w:tcPr>
          <w:p w14:paraId="1DBD134D" w14:textId="2132E03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882810">
        <w:trPr>
          <w:trHeight w:val="288"/>
        </w:trPr>
        <w:tc>
          <w:tcPr>
            <w:tcW w:w="1746" w:type="dxa"/>
            <w:tcBorders>
              <w:top w:val="nil"/>
              <w:left w:val="nil"/>
              <w:right w:val="single" w:sz="4" w:space="0" w:color="auto"/>
            </w:tcBorders>
            <w:shd w:val="clear" w:color="auto" w:fill="auto"/>
            <w:vAlign w:val="center"/>
            <w:hideMark/>
          </w:tcPr>
          <w:p w14:paraId="7D5D68E4" w14:textId="04548280" w:rsidR="007C774B" w:rsidRPr="008B0993" w:rsidRDefault="007C774B" w:rsidP="008B0993">
            <w:pPr>
              <w:spacing w:after="0" w:line="36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nil"/>
              <w:left w:val="single" w:sz="4" w:space="0" w:color="auto"/>
              <w:right w:val="single" w:sz="4" w:space="0" w:color="auto"/>
            </w:tcBorders>
            <w:shd w:val="clear" w:color="auto" w:fill="auto"/>
            <w:vAlign w:val="center"/>
            <w:hideMark/>
          </w:tcPr>
          <w:p w14:paraId="038DFBE0" w14:textId="09A3E41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right w:val="nil"/>
            </w:tcBorders>
            <w:shd w:val="clear" w:color="auto" w:fill="auto"/>
            <w:vAlign w:val="center"/>
            <w:hideMark/>
          </w:tcPr>
          <w:p w14:paraId="79047C64" w14:textId="7AA28D1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nil"/>
              <w:left w:val="nil"/>
              <w:right w:val="single" w:sz="4" w:space="0" w:color="auto"/>
            </w:tcBorders>
            <w:shd w:val="clear" w:color="auto" w:fill="auto"/>
            <w:noWrap/>
            <w:vAlign w:val="center"/>
            <w:hideMark/>
          </w:tcPr>
          <w:p w14:paraId="3C24F520" w14:textId="24C23C8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(93079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right w:val="nil"/>
            </w:tcBorders>
            <w:shd w:val="clear" w:color="auto" w:fill="auto"/>
            <w:vAlign w:val="center"/>
            <w:hideMark/>
          </w:tcPr>
          <w:p w14:paraId="70DC9C92" w14:textId="7CC5B75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nil"/>
              <w:left w:val="nil"/>
              <w:right w:val="single" w:sz="4" w:space="0" w:color="auto"/>
            </w:tcBorders>
            <w:shd w:val="clear" w:color="auto" w:fill="auto"/>
            <w:noWrap/>
            <w:vAlign w:val="center"/>
            <w:hideMark/>
          </w:tcPr>
          <w:p w14:paraId="5A6F85F9" w14:textId="7B5791F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(105503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shd w:val="clear" w:color="auto" w:fill="auto"/>
            <w:vAlign w:val="center"/>
            <w:hideMark/>
          </w:tcPr>
          <w:p w14:paraId="037381E5" w14:textId="42C494F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nil"/>
              <w:left w:val="nil"/>
              <w:right w:val="nil"/>
            </w:tcBorders>
            <w:shd w:val="clear" w:color="auto" w:fill="auto"/>
            <w:noWrap/>
            <w:vAlign w:val="center"/>
            <w:hideMark/>
          </w:tcPr>
          <w:p w14:paraId="014AD8E8" w14:textId="1D71129D" w:rsidR="007C774B" w:rsidRPr="0050535F" w:rsidRDefault="007C774B" w:rsidP="008B0993">
            <w:pPr>
              <w:keepNext/>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(117927</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shd w:val="clear" w:color="auto" w:fill="auto"/>
            <w:vAlign w:val="center"/>
            <w:hideMark/>
          </w:tcPr>
          <w:p w14:paraId="3C7540D9" w14:textId="77777777" w:rsidR="00F92C56" w:rsidRPr="0050535F" w:rsidRDefault="00F92C56" w:rsidP="00901E75">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4B4F4E22">
                <v:shape id="_x0000_i1716" type="#_x0000_t75" style="width:14.5pt;height:16.35pt" o:ole="">
                  <v:imagedata r:id="rId277" o:title=""/>
                </v:shape>
                <o:OLEObject Type="Embed" ProgID="Equation.DSMT4" ShapeID="_x0000_i1716" DrawAspect="Content" ObjectID="_1803658491" r:id="rId292"/>
              </w:object>
            </w:r>
          </w:p>
        </w:tc>
        <w:tc>
          <w:tcPr>
            <w:tcW w:w="1085" w:type="dxa"/>
            <w:tcBorders>
              <w:top w:val="nil"/>
              <w:left w:val="single" w:sz="4" w:space="0" w:color="auto"/>
              <w:bottom w:val="single" w:sz="4" w:space="0" w:color="auto"/>
              <w:right w:val="single" w:sz="4" w:space="0" w:color="auto"/>
            </w:tcBorders>
            <w:shd w:val="clear" w:color="auto" w:fill="auto"/>
            <w:vAlign w:val="center"/>
            <w:hideMark/>
          </w:tcPr>
          <w:p w14:paraId="79459E25"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shd w:val="clear" w:color="auto" w:fill="auto"/>
            <w:vAlign w:val="center"/>
            <w:hideMark/>
          </w:tcPr>
          <w:p w14:paraId="7ED0DF0F"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shd w:val="clear" w:color="auto" w:fill="auto"/>
            <w:noWrap/>
            <w:vAlign w:val="center"/>
            <w:hideMark/>
          </w:tcPr>
          <w:p w14:paraId="2E0A38C3"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shd w:val="clear" w:color="auto" w:fill="auto"/>
            <w:vAlign w:val="center"/>
            <w:hideMark/>
          </w:tcPr>
          <w:p w14:paraId="5930637C"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shd w:val="clear" w:color="auto" w:fill="auto"/>
            <w:noWrap/>
            <w:vAlign w:val="center"/>
            <w:hideMark/>
          </w:tcPr>
          <w:p w14:paraId="3065734D"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shd w:val="clear" w:color="auto" w:fill="auto"/>
            <w:vAlign w:val="center"/>
            <w:hideMark/>
          </w:tcPr>
          <w:p w14:paraId="3F050FFD"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shd w:val="clear" w:color="auto" w:fill="auto"/>
            <w:noWrap/>
            <w:vAlign w:val="center"/>
            <w:hideMark/>
          </w:tcPr>
          <w:p w14:paraId="40432D89" w14:textId="77777777" w:rsidR="00F92C56" w:rsidRPr="0050535F" w:rsidRDefault="00F92C56" w:rsidP="008B0993">
            <w:pPr>
              <w:spacing w:after="0" w:line="36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20EB27EC" w:rsidR="007C774B" w:rsidRPr="008B0993" w:rsidRDefault="004B482F" w:rsidP="00DF3B00">
      <w:pPr>
        <w:pStyle w:val="Descripcin"/>
        <w:spacing w:line="360" w:lineRule="auto"/>
        <w:jc w:val="center"/>
        <w:rPr>
          <w:rFonts w:cs="Times New Roman"/>
          <w:color w:val="auto"/>
          <w:sz w:val="22"/>
          <w:szCs w:val="22"/>
          <w:lang w:val="en-US"/>
        </w:rPr>
      </w:pPr>
      <w:r w:rsidRPr="008B0993">
        <w:rPr>
          <w:rFonts w:cs="Times New Roman"/>
          <w:color w:val="auto"/>
          <w:sz w:val="22"/>
          <w:szCs w:val="22"/>
          <w:lang w:val="en-US"/>
        </w:rPr>
        <w:t>Table 6</w:t>
      </w:r>
      <w:r w:rsidR="00A17B91" w:rsidRPr="008B0993">
        <w:rPr>
          <w:rFonts w:cs="Times New Roman"/>
          <w:color w:val="auto"/>
          <w:sz w:val="22"/>
          <w:szCs w:val="22"/>
          <w:lang w:val="en-US"/>
        </w:rPr>
        <w:t xml:space="preserve">. Median values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shd w:val="clear" w:color="auto" w:fill="auto"/>
            <w:vAlign w:val="center"/>
            <w:hideMark/>
          </w:tcPr>
          <w:p w14:paraId="66CB53D0"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B359F" w14:textId="7777777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E0554B" w14:textId="082C0410"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487A40" w14:textId="646DC4C7"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
          <w:p w14:paraId="388FCB32" w14:textId="21743C9B" w:rsidR="008A0222" w:rsidRPr="0050535F" w:rsidRDefault="008A0222" w:rsidP="008B0993">
            <w:pPr>
              <w:spacing w:after="0" w:line="360" w:lineRule="auto"/>
              <w:jc w:val="center"/>
              <w:rPr>
                <w:rFonts w:eastAsia="Times New Roman" w:cs="Times New Roman"/>
                <w:color w:val="000000"/>
                <w:kern w:val="0"/>
                <w:lang w:val="en-US" w:eastAsia="es-ES"/>
                <w14:ligatures w14:val="none"/>
              </w:rPr>
            </w:pPr>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shd w:val="clear" w:color="auto" w:fill="auto"/>
            <w:vAlign w:val="center"/>
            <w:hideMark/>
          </w:tcPr>
          <w:p w14:paraId="79EAD9B3"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
          <w:p w14:paraId="41AEAC6D" w14:textId="3D4E054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
          <w:p w14:paraId="6519A9F0" w14:textId="6C6F867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
          <w:p w14:paraId="24993BF3" w14:textId="4D19B86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59D9200" w14:textId="2A3B05F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
          <w:p w14:paraId="28F6D0BC" w14:textId="276D311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1FB281C2" w14:textId="03C43BA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
          <w:p w14:paraId="1E28B191" w14:textId="144B15B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5BB94B21"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
          <w:p w14:paraId="6E8421E7" w14:textId="78C20E2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
          <w:p w14:paraId="5E1590DB" w14:textId="2911573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
          <w:p w14:paraId="7C62F7CC" w14:textId="56B5E34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7BC94FEE" w14:textId="21F0E4B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
          <w:p w14:paraId="750C635B" w14:textId="450034E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774C8AAC" w14:textId="284C888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
          <w:p w14:paraId="4E70E8FC" w14:textId="6DBEED6F"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0CB1B680"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
          <w:p w14:paraId="18B2F1BE" w14:textId="7BA5086A"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
          <w:p w14:paraId="23F0C411" w14:textId="1F32368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
          <w:p w14:paraId="669E82EF" w14:textId="61ACDB5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6A1204F5" w14:textId="59E333E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
          <w:p w14:paraId="505507B1" w14:textId="03E075B1"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914DF39" w14:textId="376C860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
          <w:p w14:paraId="60C48A50" w14:textId="01990F4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2D902311" w14:textId="5CDB7593" w:rsidR="007C774B" w:rsidRPr="0050535F" w:rsidRDefault="00D546AF" w:rsidP="008A0222">
            <w:pPr>
              <w:spacing w:after="0" w:line="36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bottom w:val="nil"/>
              <w:right w:val="single" w:sz="4" w:space="0" w:color="auto"/>
            </w:tcBorders>
            <w:shd w:val="clear" w:color="auto" w:fill="auto"/>
            <w:noWrap/>
            <w:vAlign w:val="center"/>
            <w:hideMark/>
          </w:tcPr>
          <w:p w14:paraId="0D9DFF7F" w14:textId="7FB7278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bottom w:val="nil"/>
              <w:right w:val="nil"/>
            </w:tcBorders>
            <w:shd w:val="clear" w:color="auto" w:fill="auto"/>
            <w:vAlign w:val="bottom"/>
            <w:hideMark/>
          </w:tcPr>
          <w:p w14:paraId="015F6715" w14:textId="6E85B1C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bottom w:val="nil"/>
              <w:right w:val="single" w:sz="4" w:space="0" w:color="auto"/>
            </w:tcBorders>
            <w:shd w:val="clear" w:color="auto" w:fill="auto"/>
            <w:noWrap/>
            <w:vAlign w:val="bottom"/>
            <w:hideMark/>
          </w:tcPr>
          <w:p w14:paraId="44025018" w14:textId="618CE8E8"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7C77CCB" w14:textId="56EE134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bottom w:val="nil"/>
              <w:right w:val="single" w:sz="4" w:space="0" w:color="auto"/>
            </w:tcBorders>
            <w:shd w:val="clear" w:color="auto" w:fill="auto"/>
            <w:noWrap/>
            <w:vAlign w:val="bottom"/>
            <w:hideMark/>
          </w:tcPr>
          <w:p w14:paraId="2B0B2F0B" w14:textId="51CA5783"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71894C8" w14:textId="1F2E56E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bottom w:val="nil"/>
              <w:right w:val="nil"/>
            </w:tcBorders>
            <w:shd w:val="clear" w:color="auto" w:fill="auto"/>
            <w:noWrap/>
            <w:vAlign w:val="bottom"/>
            <w:hideMark/>
          </w:tcPr>
          <w:p w14:paraId="3510AA0D" w14:textId="578463B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70816F0D"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nil"/>
              <w:right w:val="single" w:sz="4" w:space="0" w:color="auto"/>
            </w:tcBorders>
            <w:shd w:val="clear" w:color="auto" w:fill="auto"/>
            <w:noWrap/>
            <w:vAlign w:val="center"/>
            <w:hideMark/>
          </w:tcPr>
          <w:p w14:paraId="308E2901" w14:textId="3534A2D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nil"/>
              <w:right w:val="nil"/>
            </w:tcBorders>
            <w:shd w:val="clear" w:color="auto" w:fill="auto"/>
            <w:vAlign w:val="bottom"/>
            <w:hideMark/>
          </w:tcPr>
          <w:p w14:paraId="58C7D8C3" w14:textId="1DD1EC8C"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nil"/>
              <w:right w:val="single" w:sz="4" w:space="0" w:color="auto"/>
            </w:tcBorders>
            <w:shd w:val="clear" w:color="auto" w:fill="auto"/>
            <w:noWrap/>
            <w:vAlign w:val="bottom"/>
            <w:hideMark/>
          </w:tcPr>
          <w:p w14:paraId="05D3A309" w14:textId="4D01F707"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3223CDB" w14:textId="162604FB"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nil"/>
              <w:right w:val="single" w:sz="4" w:space="0" w:color="auto"/>
            </w:tcBorders>
            <w:shd w:val="clear" w:color="auto" w:fill="auto"/>
            <w:noWrap/>
            <w:vAlign w:val="bottom"/>
            <w:hideMark/>
          </w:tcPr>
          <w:p w14:paraId="738553F4" w14:textId="7B0A597E"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5CF2B2E5" w14:textId="387F0770"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nil"/>
              <w:right w:val="nil"/>
            </w:tcBorders>
            <w:shd w:val="clear" w:color="auto" w:fill="auto"/>
            <w:noWrap/>
            <w:vAlign w:val="bottom"/>
            <w:hideMark/>
          </w:tcPr>
          <w:p w14:paraId="65C5F3C0" w14:textId="4B318DA5"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7C774B" w:rsidRPr="0050535F" w14:paraId="5B333006" w14:textId="77777777" w:rsidTr="008B0993">
        <w:trPr>
          <w:trHeight w:val="288"/>
        </w:trPr>
        <w:tc>
          <w:tcPr>
            <w:tcW w:w="1755" w:type="dxa"/>
            <w:tcBorders>
              <w:top w:val="nil"/>
              <w:left w:val="nil"/>
              <w:right w:val="single" w:sz="4" w:space="0" w:color="auto"/>
            </w:tcBorders>
            <w:shd w:val="clear" w:color="auto" w:fill="auto"/>
            <w:vAlign w:val="center"/>
            <w:hideMark/>
          </w:tcPr>
          <w:p w14:paraId="433BC6CE" w14:textId="2E098D41" w:rsidR="007C774B" w:rsidRPr="008B0993" w:rsidRDefault="007C774B" w:rsidP="008A0222">
            <w:pPr>
              <w:spacing w:after="0" w:line="360"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nil"/>
              <w:left w:val="single" w:sz="4" w:space="0" w:color="auto"/>
              <w:right w:val="single" w:sz="4" w:space="0" w:color="auto"/>
            </w:tcBorders>
            <w:shd w:val="clear" w:color="auto" w:fill="auto"/>
            <w:vAlign w:val="center"/>
            <w:hideMark/>
          </w:tcPr>
          <w:p w14:paraId="67469763" w14:textId="2A2B3A6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nil"/>
              <w:left w:val="single" w:sz="4" w:space="0" w:color="auto"/>
              <w:right w:val="nil"/>
            </w:tcBorders>
            <w:shd w:val="clear" w:color="auto" w:fill="auto"/>
            <w:vAlign w:val="bottom"/>
            <w:hideMark/>
          </w:tcPr>
          <w:p w14:paraId="1A2AA6E8" w14:textId="11F35FB6"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nil"/>
              <w:left w:val="nil"/>
              <w:right w:val="single" w:sz="4" w:space="0" w:color="auto"/>
            </w:tcBorders>
            <w:shd w:val="clear" w:color="auto" w:fill="auto"/>
            <w:noWrap/>
            <w:vAlign w:val="bottom"/>
            <w:hideMark/>
          </w:tcPr>
          <w:p w14:paraId="7151C202" w14:textId="1631C99D"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shd w:val="clear" w:color="auto" w:fill="auto"/>
            <w:vAlign w:val="bottom"/>
            <w:hideMark/>
          </w:tcPr>
          <w:p w14:paraId="688CBB9D" w14:textId="370E3EE2"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nil"/>
              <w:left w:val="nil"/>
              <w:right w:val="single" w:sz="4" w:space="0" w:color="auto"/>
            </w:tcBorders>
            <w:shd w:val="clear" w:color="auto" w:fill="auto"/>
            <w:noWrap/>
            <w:vAlign w:val="bottom"/>
            <w:hideMark/>
          </w:tcPr>
          <w:p w14:paraId="7A065DA8" w14:textId="2DEA0004"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(-06</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shd w:val="clear" w:color="auto" w:fill="auto"/>
            <w:vAlign w:val="bottom"/>
            <w:hideMark/>
          </w:tcPr>
          <w:p w14:paraId="6143FE40" w14:textId="5D409409" w:rsidR="007C774B" w:rsidRPr="0050535F" w:rsidRDefault="007C774B" w:rsidP="008B0993">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nil"/>
              <w:left w:val="nil"/>
              <w:right w:val="nil"/>
            </w:tcBorders>
            <w:shd w:val="clear" w:color="auto" w:fill="auto"/>
            <w:noWrap/>
            <w:vAlign w:val="bottom"/>
            <w:hideMark/>
          </w:tcPr>
          <w:p w14:paraId="087DBFC9" w14:textId="2C0D3EC8" w:rsidR="007C774B" w:rsidRPr="0050535F" w:rsidRDefault="007C774B" w:rsidP="008B0993">
            <w:pPr>
              <w:keepNext/>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(5</w:t>
            </w:r>
            <w:r w:rsidR="00E65A61">
              <w:rPr>
                <w:rFonts w:cs="Times New Roman"/>
                <w:color w:val="000000"/>
                <w:lang w:val="en-US"/>
              </w:rPr>
              <w:t>%</w:t>
            </w:r>
            <w:r w:rsidRPr="0050535F">
              <w:rPr>
                <w:rFonts w:cs="Times New Roman"/>
                <w:color w:val="000000"/>
                <w:lang w:val="en-US"/>
              </w:rPr>
              <w:t>)</w:t>
            </w:r>
          </w:p>
        </w:tc>
      </w:tr>
      <w:tr w:rsidR="008A0222" w:rsidRPr="0050535F" w14:paraId="4A575B4E" w14:textId="77777777" w:rsidTr="008A0222">
        <w:trPr>
          <w:trHeight w:val="288"/>
        </w:trPr>
        <w:tc>
          <w:tcPr>
            <w:tcW w:w="1755" w:type="dxa"/>
            <w:tcBorders>
              <w:top w:val="nil"/>
              <w:left w:val="nil"/>
              <w:bottom w:val="single" w:sz="4" w:space="0" w:color="auto"/>
              <w:right w:val="single" w:sz="4" w:space="0" w:color="auto"/>
            </w:tcBorders>
            <w:shd w:val="clear" w:color="auto" w:fill="auto"/>
            <w:vAlign w:val="center"/>
            <w:hideMark/>
          </w:tcPr>
          <w:p w14:paraId="52E8A3F1" w14:textId="77777777" w:rsidR="00F92C56" w:rsidRPr="0050535F" w:rsidRDefault="00F92C56"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Pr="0050535F">
              <w:rPr>
                <w:position w:val="-10"/>
                <w:lang w:val="en-US"/>
              </w:rPr>
              <w:object w:dxaOrig="279" w:dyaOrig="340" w14:anchorId="7F509ECA">
                <v:shape id="_x0000_i1180" type="#_x0000_t75" style="width:14.5pt;height:16.35pt" o:ole="">
                  <v:imagedata r:id="rId277" o:title=""/>
                </v:shape>
                <o:OLEObject Type="Embed" ProgID="Equation.DSMT4" ShapeID="_x0000_i1180" DrawAspect="Content" ObjectID="_1803658492" r:id="rId293"/>
              </w:object>
            </w:r>
          </w:p>
        </w:tc>
        <w:tc>
          <w:tcPr>
            <w:tcW w:w="1090" w:type="dxa"/>
            <w:tcBorders>
              <w:top w:val="nil"/>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41" w:type="dxa"/>
            <w:tcBorders>
              <w:top w:val="nil"/>
              <w:left w:val="single" w:sz="4" w:space="0" w:color="auto"/>
              <w:bottom w:val="single" w:sz="4" w:space="0" w:color="auto"/>
              <w:right w:val="nil"/>
            </w:tcBorders>
            <w:shd w:val="clear" w:color="auto" w:fill="auto"/>
            <w:vAlign w:val="bottom"/>
            <w:hideMark/>
          </w:tcPr>
          <w:p w14:paraId="380FB2AC"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top w:val="nil"/>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51" w:type="dxa"/>
            <w:tcBorders>
              <w:top w:val="nil"/>
              <w:left w:val="single" w:sz="4" w:space="0" w:color="auto"/>
              <w:bottom w:val="single" w:sz="4" w:space="0" w:color="auto"/>
              <w:right w:val="nil"/>
            </w:tcBorders>
            <w:shd w:val="clear" w:color="auto" w:fill="auto"/>
            <w:vAlign w:val="bottom"/>
            <w:hideMark/>
          </w:tcPr>
          <w:p w14:paraId="1A483EBA"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top w:val="nil"/>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c>
          <w:tcPr>
            <w:tcW w:w="801" w:type="dxa"/>
            <w:tcBorders>
              <w:top w:val="nil"/>
              <w:left w:val="single" w:sz="4" w:space="0" w:color="auto"/>
              <w:bottom w:val="single" w:sz="4" w:space="0" w:color="auto"/>
              <w:right w:val="nil"/>
            </w:tcBorders>
            <w:shd w:val="clear" w:color="auto" w:fill="auto"/>
            <w:vAlign w:val="bottom"/>
            <w:hideMark/>
          </w:tcPr>
          <w:p w14:paraId="3B055D0C"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top w:val="nil"/>
              <w:left w:val="nil"/>
              <w:bottom w:val="single" w:sz="4" w:space="0" w:color="auto"/>
              <w:right w:val="nil"/>
            </w:tcBorders>
            <w:shd w:val="clear" w:color="auto" w:fill="auto"/>
            <w:noWrap/>
            <w:vAlign w:val="bottom"/>
            <w:hideMark/>
          </w:tcPr>
          <w:p w14:paraId="57CF64B5" w14:textId="77777777" w:rsidR="00F92C56" w:rsidRPr="0050535F" w:rsidRDefault="00F92C56" w:rsidP="00E65A61">
            <w:pPr>
              <w:spacing w:after="0" w:line="360"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670DD0EC" w14:textId="48292071" w:rsidR="007C774B" w:rsidRDefault="004B482F" w:rsidP="00DF3B00">
      <w:pPr>
        <w:pStyle w:val="Descripcin"/>
        <w:spacing w:line="360" w:lineRule="auto"/>
        <w:jc w:val="center"/>
        <w:rPr>
          <w:rFonts w:cs="Times New Roman"/>
          <w:color w:val="auto"/>
          <w:sz w:val="22"/>
          <w:szCs w:val="22"/>
          <w:lang w:val="en-US"/>
        </w:rPr>
      </w:pPr>
      <w:r w:rsidRPr="00E65A61">
        <w:rPr>
          <w:rFonts w:cs="Times New Roman"/>
          <w:color w:val="auto"/>
          <w:sz w:val="22"/>
          <w:szCs w:val="22"/>
          <w:lang w:val="en-US"/>
        </w:rPr>
        <w:lastRenderedPageBreak/>
        <w:t>Table 7</w:t>
      </w:r>
      <w:r w:rsidR="00A17B91" w:rsidRPr="00E65A61">
        <w:rPr>
          <w:rFonts w:cs="Times New Roman"/>
          <w:color w:val="auto"/>
          <w:sz w:val="22"/>
          <w:szCs w:val="22"/>
          <w:lang w:val="en-US"/>
        </w:rPr>
        <w:t xml:space="preserve">. Standard deviation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p w14:paraId="03F33EAA" w14:textId="77777777" w:rsidR="00E65A61" w:rsidRPr="00E65A61" w:rsidRDefault="00E65A61" w:rsidP="00E65A61">
      <w:pPr>
        <w:rPr>
          <w:lang w:val="en-US"/>
        </w:rPr>
      </w:pPr>
    </w:p>
    <w:p w14:paraId="46FADA1F" w14:textId="5C5F5F34" w:rsidR="002042B5" w:rsidRPr="0050535F" w:rsidRDefault="00355A94" w:rsidP="00DF3B00">
      <w:pPr>
        <w:spacing w:line="360" w:lineRule="auto"/>
        <w:rPr>
          <w:rFonts w:cs="Times New Roman"/>
          <w:lang w:val="en-US"/>
        </w:rPr>
      </w:pPr>
      <w:r>
        <w:rPr>
          <w:rFonts w:cs="Times New Roman"/>
          <w:lang w:val="en-US"/>
        </w:rPr>
        <w:t>Overall</w:t>
      </w:r>
      <w:r w:rsidR="00802307" w:rsidRPr="0050535F">
        <w:rPr>
          <w:rFonts w:cs="Times New Roman"/>
          <w:lang w:val="en-US"/>
        </w:rPr>
        <w:t>, i</w:t>
      </w:r>
      <w:r w:rsidR="002042B5" w:rsidRPr="0050535F">
        <w:rPr>
          <w:rFonts w:cs="Times New Roman"/>
          <w:lang w:val="en-US"/>
        </w:rPr>
        <w:t xml:space="preserve">t is observed that 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adjustments </w:t>
      </w:r>
      <w:r w:rsidR="002042B5" w:rsidRPr="0050535F">
        <w:rPr>
          <w:rFonts w:cs="Times New Roman"/>
          <w:lang w:val="en-US"/>
        </w:rPr>
        <w:t>to achieve efficiency. This result highlights the increasing effort required to meet stricter efficiency classification criteria.</w:t>
      </w:r>
    </w:p>
    <w:p w14:paraId="25BCDA23" w14:textId="327415E7" w:rsidR="006F0263" w:rsidRPr="0050535F" w:rsidRDefault="00072463" w:rsidP="00DF3B00">
      <w:pPr>
        <w:spacing w:line="360" w:lineRule="auto"/>
        <w:rPr>
          <w:rFonts w:cs="Times New Roman"/>
          <w:lang w:val="en-US"/>
        </w:rPr>
      </w:pPr>
      <w:r w:rsidRPr="00FD40E1">
        <w:rPr>
          <w:rFonts w:cs="Times New Roman"/>
          <w:highlight w:val="yellow"/>
          <w:lang w:val="en-US"/>
          <w:rPrChange w:id="29" w:author="Gonzalez Moyano, Ricardo" w:date="2025-03-16T18:31:00Z" w16du:dateUtc="2025-03-16T17:31:00Z">
            <w:rPr>
              <w:rFonts w:cs="Times New Roman"/>
              <w:lang w:val="en-US"/>
            </w:rPr>
          </w:rPrChange>
        </w:rPr>
        <w:t xml:space="preserve">While the aggregated results in Tables 5, 6, and 7 provide a comprehensive overview, examining specific cases can reveal additional </w:t>
      </w:r>
      <w:r w:rsidR="00021C5D" w:rsidRPr="00FD40E1">
        <w:rPr>
          <w:rFonts w:cs="Times New Roman"/>
          <w:highlight w:val="yellow"/>
          <w:lang w:val="en-US"/>
          <w:rPrChange w:id="30" w:author="Gonzalez Moyano, Ricardo" w:date="2025-03-16T18:31:00Z" w16du:dateUtc="2025-03-16T17:31:00Z">
            <w:rPr>
              <w:rFonts w:cs="Times New Roman"/>
              <w:lang w:val="en-US"/>
            </w:rPr>
          </w:rPrChange>
        </w:rPr>
        <w:t>patterns</w:t>
      </w:r>
      <w:r w:rsidRPr="00FD40E1">
        <w:rPr>
          <w:rFonts w:cs="Times New Roman"/>
          <w:highlight w:val="yellow"/>
          <w:lang w:val="en-US"/>
          <w:rPrChange w:id="31" w:author="Gonzalez Moyano, Ricardo" w:date="2025-03-16T18:31:00Z" w16du:dateUtc="2025-03-16T17:31:00Z">
            <w:rPr>
              <w:rFonts w:cs="Times New Roman"/>
              <w:lang w:val="en-US"/>
            </w:rPr>
          </w:rPrChange>
        </w:rPr>
        <w:t xml:space="preserve">. </w:t>
      </w:r>
      <w:r w:rsidR="00FC5880" w:rsidRPr="00FD40E1">
        <w:rPr>
          <w:rFonts w:cs="Times New Roman"/>
          <w:highlight w:val="yellow"/>
          <w:lang w:val="en-US"/>
          <w:rPrChange w:id="32" w:author="Gonzalez Moyano, Ricardo" w:date="2025-03-16T18:31:00Z" w16du:dateUtc="2025-03-16T17:31:00Z">
            <w:rPr>
              <w:rFonts w:cs="Times New Roman"/>
              <w:lang w:val="en-US"/>
            </w:rPr>
          </w:rPrChange>
        </w:rPr>
        <w:t xml:space="preserve">In Table 8, we present an example of two inefficient </w:t>
      </w:r>
      <w:r w:rsidR="00F85EF4" w:rsidRPr="00FD40E1">
        <w:rPr>
          <w:rFonts w:cs="Times New Roman"/>
          <w:highlight w:val="yellow"/>
          <w:lang w:val="en-US"/>
          <w:rPrChange w:id="33" w:author="Gonzalez Moyano, Ricardo" w:date="2025-03-16T18:31:00Z" w16du:dateUtc="2025-03-16T17:31:00Z">
            <w:rPr>
              <w:rFonts w:cs="Times New Roman"/>
              <w:lang w:val="en-US"/>
            </w:rPr>
          </w:rPrChange>
        </w:rPr>
        <w:t xml:space="preserve">firms </w:t>
      </w:r>
      <w:r w:rsidR="00FC5880" w:rsidRPr="00FD40E1">
        <w:rPr>
          <w:rFonts w:cs="Times New Roman"/>
          <w:highlight w:val="yellow"/>
          <w:lang w:val="en-US"/>
          <w:rPrChange w:id="34" w:author="Gonzalez Moyano, Ricardo" w:date="2025-03-16T18:31:00Z" w16du:dateUtc="2025-03-16T17:31:00Z">
            <w:rPr>
              <w:rFonts w:cs="Times New Roman"/>
              <w:lang w:val="en-US"/>
            </w:rPr>
          </w:rPrChange>
        </w:rPr>
        <w:t xml:space="preserve">and their projections for a scenario with a confidence level of </w:t>
      </w:r>
      <w:r w:rsidR="00FF092F" w:rsidRPr="00FD40E1">
        <w:rPr>
          <w:rFonts w:cs="Times New Roman"/>
          <w:i/>
          <w:iCs/>
          <w:highlight w:val="yellow"/>
          <w:lang w:val="en-US"/>
          <w:rPrChange w:id="35" w:author="Gonzalez Moyano, Ricardo" w:date="2025-03-16T18:31:00Z" w16du:dateUtc="2025-03-16T17:31:00Z">
            <w:rPr>
              <w:rFonts w:cs="Times New Roman"/>
              <w:i/>
              <w:iCs/>
              <w:lang w:val="en-US"/>
            </w:rPr>
          </w:rPrChange>
        </w:rPr>
        <w:t>p=</w:t>
      </w:r>
      <w:r w:rsidR="00FC5880" w:rsidRPr="00FD40E1">
        <w:rPr>
          <w:rFonts w:cs="Times New Roman"/>
          <w:highlight w:val="yellow"/>
          <w:lang w:val="en-US"/>
          <w:rPrChange w:id="36" w:author="Gonzalez Moyano, Ricardo" w:date="2025-03-16T18:31:00Z" w16du:dateUtc="2025-03-16T17:31:00Z">
            <w:rPr>
              <w:rFonts w:cs="Times New Roman"/>
              <w:lang w:val="en-US"/>
            </w:rPr>
          </w:rPrChange>
        </w:rPr>
        <w:t xml:space="preserve">0.85. </w:t>
      </w:r>
      <w:r w:rsidR="004C7520" w:rsidRPr="00FD40E1">
        <w:rPr>
          <w:rFonts w:cs="Times New Roman"/>
          <w:highlight w:val="yellow"/>
          <w:lang w:val="en-US"/>
          <w:rPrChange w:id="37" w:author="Gonzalez Moyano, Ricardo" w:date="2025-03-16T18:31:00Z" w16du:dateUtc="2025-03-16T17:31:00Z">
            <w:rPr>
              <w:rFonts w:cs="Times New Roman"/>
              <w:lang w:val="en-US"/>
            </w:rPr>
          </w:rPrChange>
        </w:rPr>
        <w:t xml:space="preserve">These </w:t>
      </w:r>
      <w:r w:rsidR="00FF1044" w:rsidRPr="00FD40E1">
        <w:rPr>
          <w:rFonts w:cs="Times New Roman"/>
          <w:highlight w:val="yellow"/>
          <w:lang w:val="en-US"/>
          <w:rPrChange w:id="38" w:author="Gonzalez Moyano, Ricardo" w:date="2025-03-16T18:31:00Z" w16du:dateUtc="2025-03-16T17:31:00Z">
            <w:rPr>
              <w:rFonts w:cs="Times New Roman"/>
              <w:lang w:val="en-US"/>
            </w:rPr>
          </w:rPrChange>
        </w:rPr>
        <w:t>firms</w:t>
      </w:r>
      <w:r w:rsidR="00FF092F" w:rsidRPr="00FD40E1">
        <w:rPr>
          <w:rFonts w:cs="Times New Roman"/>
          <w:highlight w:val="yellow"/>
          <w:lang w:val="en-US"/>
          <w:rPrChange w:id="39" w:author="Gonzalez Moyano, Ricardo" w:date="2025-03-16T18:31:00Z" w16du:dateUtc="2025-03-16T17:31:00Z">
            <w:rPr>
              <w:rFonts w:cs="Times New Roman"/>
              <w:lang w:val="en-US"/>
            </w:rPr>
          </w:rPrChange>
        </w:rPr>
        <w:t xml:space="preserve"> </w:t>
      </w:r>
      <w:r w:rsidR="00FF1044" w:rsidRPr="00FD40E1">
        <w:rPr>
          <w:rFonts w:cs="Times New Roman"/>
          <w:highlight w:val="yellow"/>
          <w:lang w:val="en-US"/>
          <w:rPrChange w:id="40" w:author="Gonzalez Moyano, Ricardo" w:date="2025-03-16T18:31:00Z" w16du:dateUtc="2025-03-16T17:31:00Z">
            <w:rPr>
              <w:rFonts w:cs="Times New Roman"/>
              <w:lang w:val="en-US"/>
            </w:rPr>
          </w:rPrChange>
        </w:rPr>
        <w:t xml:space="preserve">are </w:t>
      </w:r>
      <w:r w:rsidR="004C7520" w:rsidRPr="00FD40E1">
        <w:rPr>
          <w:rFonts w:cs="Times New Roman"/>
          <w:highlight w:val="yellow"/>
          <w:lang w:val="en-US"/>
          <w:rPrChange w:id="41" w:author="Gonzalez Moyano, Ricardo" w:date="2025-03-16T18:31:00Z" w16du:dateUtc="2025-03-16T17:31:00Z">
            <w:rPr>
              <w:rFonts w:cs="Times New Roman"/>
              <w:lang w:val="en-US"/>
            </w:rPr>
          </w:rPrChange>
        </w:rPr>
        <w:t>selected as representative examples to illustrate the varying adjustments required</w:t>
      </w:r>
      <w:r w:rsidR="00FC5880" w:rsidRPr="00FD40E1">
        <w:rPr>
          <w:rFonts w:cs="Times New Roman"/>
          <w:highlight w:val="yellow"/>
          <w:lang w:val="en-US"/>
          <w:rPrChange w:id="42" w:author="Gonzalez Moyano, Ricardo" w:date="2025-03-16T18:31:00Z" w16du:dateUtc="2025-03-16T17:31:00Z">
            <w:rPr>
              <w:rFonts w:cs="Times New Roman"/>
              <w:lang w:val="en-US"/>
            </w:rPr>
          </w:rPrChange>
        </w:rPr>
        <w:t xml:space="preserve">. </w:t>
      </w:r>
      <w:r w:rsidR="00B50CF9" w:rsidRPr="00FD40E1">
        <w:rPr>
          <w:rFonts w:cs="Times New Roman"/>
          <w:highlight w:val="yellow"/>
          <w:lang w:val="en-US"/>
          <w:rPrChange w:id="43" w:author="Gonzalez Moyano, Ricardo" w:date="2025-03-16T18:31:00Z" w16du:dateUtc="2025-03-16T17:31:00Z">
            <w:rPr>
              <w:rFonts w:cs="Times New Roman"/>
              <w:lang w:val="en-US"/>
            </w:rPr>
          </w:rPrChange>
        </w:rPr>
        <w:t>Firm #</w:t>
      </w:r>
      <w:r w:rsidR="00FC5880" w:rsidRPr="00FD40E1">
        <w:rPr>
          <w:rFonts w:cs="Times New Roman"/>
          <w:highlight w:val="yellow"/>
          <w:lang w:val="en-US"/>
          <w:rPrChange w:id="44" w:author="Gonzalez Moyano, Ricardo" w:date="2025-03-16T18:31:00Z" w16du:dateUtc="2025-03-16T17:31:00Z">
            <w:rPr>
              <w:rFonts w:cs="Times New Roman"/>
              <w:lang w:val="en-US"/>
            </w:rPr>
          </w:rPrChange>
        </w:rPr>
        <w:t>37</w:t>
      </w:r>
      <w:r w:rsidR="001D71EC" w:rsidRPr="00FD40E1">
        <w:rPr>
          <w:rFonts w:cs="Times New Roman"/>
          <w:highlight w:val="yellow"/>
          <w:lang w:val="en-US"/>
          <w:rPrChange w:id="45" w:author="Gonzalez Moyano, Ricardo" w:date="2025-03-16T18:31:00Z" w16du:dateUtc="2025-03-16T17:31:00Z">
            <w:rPr>
              <w:rFonts w:cs="Times New Roman"/>
              <w:lang w:val="en-US"/>
            </w:rPr>
          </w:rPrChange>
        </w:rPr>
        <w:t xml:space="preserve">, not ranked among the 25 top firms in Table </w:t>
      </w:r>
      <w:r w:rsidR="00B50CF9" w:rsidRPr="00FD40E1">
        <w:rPr>
          <w:rFonts w:cs="Times New Roman"/>
          <w:highlight w:val="yellow"/>
          <w:lang w:val="en-US"/>
          <w:rPrChange w:id="46" w:author="Gonzalez Moyano, Ricardo" w:date="2025-03-16T18:31:00Z" w16du:dateUtc="2025-03-16T17:31:00Z">
            <w:rPr>
              <w:rFonts w:cs="Times New Roman"/>
              <w:lang w:val="en-US"/>
            </w:rPr>
          </w:rPrChange>
        </w:rPr>
        <w:t>4</w:t>
      </w:r>
      <w:r w:rsidR="002F4D00" w:rsidRPr="00FD40E1">
        <w:rPr>
          <w:rFonts w:cs="Times New Roman"/>
          <w:highlight w:val="yellow"/>
          <w:lang w:val="en-US"/>
          <w:rPrChange w:id="47" w:author="Gonzalez Moyano, Ricardo" w:date="2025-03-16T18:31:00Z" w16du:dateUtc="2025-03-16T17:31:00Z">
            <w:rPr>
              <w:rFonts w:cs="Times New Roman"/>
              <w:lang w:val="en-US"/>
            </w:rPr>
          </w:rPrChange>
        </w:rPr>
        <w:t xml:space="preserve"> with a probability efficiency of </w:t>
      </w:r>
      <w:commentRangeStart w:id="48"/>
      <w:r w:rsidR="00BE7FED" w:rsidRPr="00FD40E1">
        <w:rPr>
          <w:rFonts w:cs="Times New Roman"/>
          <w:highlight w:val="yellow"/>
          <w:rPrChange w:id="49" w:author="Gonzalez Moyano, Ricardo" w:date="2025-03-16T18:31:00Z" w16du:dateUtc="2025-03-16T17:31:00Z">
            <w:rPr>
              <w:rFonts w:cs="Times New Roman"/>
            </w:rPr>
          </w:rPrChange>
        </w:rPr>
        <w:t xml:space="preserve">approximately </w:t>
      </w:r>
      <w:r w:rsidR="002F4D00" w:rsidRPr="00FD40E1">
        <w:rPr>
          <w:rFonts w:cs="Times New Roman"/>
          <w:highlight w:val="yellow"/>
          <w:lang w:val="en-US"/>
          <w:rPrChange w:id="50" w:author="Gonzalez Moyano, Ricardo" w:date="2025-03-16T18:31:00Z" w16du:dateUtc="2025-03-16T17:31:00Z">
            <w:rPr>
              <w:rFonts w:cs="Times New Roman"/>
              <w:lang w:val="en-US"/>
            </w:rPr>
          </w:rPrChange>
        </w:rPr>
        <w:t>0</w:t>
      </w:r>
      <w:commentRangeEnd w:id="48"/>
      <w:r w:rsidR="00BE7FED" w:rsidRPr="00FD40E1">
        <w:rPr>
          <w:rStyle w:val="Refdecomentario"/>
          <w:highlight w:val="yellow"/>
          <w:rPrChange w:id="51" w:author="Gonzalez Moyano, Ricardo" w:date="2025-03-16T18:31:00Z" w16du:dateUtc="2025-03-16T17:31:00Z">
            <w:rPr>
              <w:rStyle w:val="Refdecomentario"/>
            </w:rPr>
          </w:rPrChange>
        </w:rPr>
        <w:commentReference w:id="48"/>
      </w:r>
      <w:r w:rsidR="001D71EC" w:rsidRPr="00FD40E1">
        <w:rPr>
          <w:rFonts w:cs="Times New Roman"/>
          <w:highlight w:val="yellow"/>
          <w:lang w:val="en-US"/>
          <w:rPrChange w:id="52" w:author="Gonzalez Moyano, Ricardo" w:date="2025-03-16T18:31:00Z" w16du:dateUtc="2025-03-16T17:31:00Z">
            <w:rPr>
              <w:rFonts w:cs="Times New Roman"/>
              <w:lang w:val="en-US"/>
            </w:rPr>
          </w:rPrChange>
        </w:rPr>
        <w:t xml:space="preserve">, </w:t>
      </w:r>
      <w:r w:rsidR="00FC5880" w:rsidRPr="00FD40E1">
        <w:rPr>
          <w:rFonts w:cs="Times New Roman"/>
          <w:highlight w:val="yellow"/>
          <w:lang w:val="en-US"/>
          <w:rPrChange w:id="53" w:author="Gonzalez Moyano, Ricardo" w:date="2025-03-16T18:31:00Z" w16du:dateUtc="2025-03-16T17:31:00Z">
            <w:rPr>
              <w:rFonts w:cs="Times New Roman"/>
              <w:lang w:val="en-US"/>
            </w:rPr>
          </w:rPrChange>
        </w:rPr>
        <w:t xml:space="preserve">fails to meet the </w:t>
      </w:r>
      <w:r w:rsidR="002F4D00" w:rsidRPr="00FD40E1">
        <w:rPr>
          <w:rFonts w:cs="Times New Roman"/>
          <w:highlight w:val="yellow"/>
          <w:lang w:val="en-US"/>
          <w:rPrChange w:id="54" w:author="Gonzalez Moyano, Ricardo" w:date="2025-03-16T18:31:00Z" w16du:dateUtc="2025-03-16T17:31:00Z">
            <w:rPr>
              <w:rFonts w:cs="Times New Roman"/>
              <w:lang w:val="en-US"/>
            </w:rPr>
          </w:rPrChange>
        </w:rPr>
        <w:t xml:space="preserve">threshold </w:t>
      </w:r>
      <w:r w:rsidR="002F4D00" w:rsidRPr="00FD40E1">
        <w:rPr>
          <w:rFonts w:cs="Times New Roman"/>
          <w:i/>
          <w:iCs/>
          <w:highlight w:val="yellow"/>
          <w:lang w:val="en-US"/>
          <w:rPrChange w:id="55" w:author="Gonzalez Moyano, Ricardo" w:date="2025-03-16T18:31:00Z" w16du:dateUtc="2025-03-16T17:31:00Z">
            <w:rPr>
              <w:rFonts w:cs="Times New Roman"/>
              <w:i/>
              <w:iCs/>
              <w:lang w:val="en-US"/>
            </w:rPr>
          </w:rPrChange>
        </w:rPr>
        <w:t>p=</w:t>
      </w:r>
      <w:r w:rsidR="002F4D00" w:rsidRPr="00FD40E1">
        <w:rPr>
          <w:rFonts w:cs="Times New Roman"/>
          <w:highlight w:val="yellow"/>
          <w:lang w:val="en-US"/>
          <w:rPrChange w:id="56" w:author="Gonzalez Moyano, Ricardo" w:date="2025-03-16T18:31:00Z" w16du:dateUtc="2025-03-16T17:31:00Z">
            <w:rPr>
              <w:rFonts w:cs="Times New Roman"/>
              <w:lang w:val="en-US"/>
            </w:rPr>
          </w:rPrChange>
        </w:rPr>
        <w:t>0.85</w:t>
      </w:r>
      <w:r w:rsidR="00FC5880" w:rsidRPr="00FD40E1">
        <w:rPr>
          <w:rFonts w:cs="Times New Roman"/>
          <w:highlight w:val="yellow"/>
          <w:lang w:val="en-US"/>
          <w:rPrChange w:id="57" w:author="Gonzalez Moyano, Ricardo" w:date="2025-03-16T18:31:00Z" w16du:dateUtc="2025-03-16T17:31:00Z">
            <w:rPr>
              <w:rFonts w:cs="Times New Roman"/>
              <w:lang w:val="en-US"/>
            </w:rPr>
          </w:rPrChange>
        </w:rPr>
        <w:t>, and its best achievable performance</w:t>
      </w:r>
      <w:r w:rsidR="006D1BFB" w:rsidRPr="00FD40E1">
        <w:rPr>
          <w:rFonts w:cs="Times New Roman"/>
          <w:highlight w:val="yellow"/>
          <w:lang w:val="en-US"/>
          <w:rPrChange w:id="58" w:author="Gonzalez Moyano, Ricardo" w:date="2025-03-16T18:31:00Z" w16du:dateUtc="2025-03-16T17:31:00Z">
            <w:rPr>
              <w:rFonts w:cs="Times New Roman"/>
              <w:lang w:val="en-US"/>
            </w:rPr>
          </w:rPrChange>
        </w:rPr>
        <w:t>, represented by its peer #</w:t>
      </w:r>
      <w:r w:rsidR="00FD40E1" w:rsidRPr="00FD40E1">
        <w:rPr>
          <w:rFonts w:cs="Times New Roman"/>
          <w:highlight w:val="yellow"/>
          <w:lang w:val="en-US"/>
          <w:rPrChange w:id="59" w:author="Gonzalez Moyano, Ricardo" w:date="2025-03-16T18:31:00Z" w16du:dateUtc="2025-03-16T17:31:00Z">
            <w:rPr>
              <w:rFonts w:cs="Times New Roman"/>
              <w:lang w:val="en-US"/>
            </w:rPr>
          </w:rPrChange>
        </w:rPr>
        <w:t>5</w:t>
      </w:r>
      <w:r w:rsidR="00BE7FED" w:rsidRPr="00FD40E1">
        <w:rPr>
          <w:rFonts w:cs="Times New Roman"/>
          <w:highlight w:val="yellow"/>
          <w:lang w:val="en-US"/>
          <w:rPrChange w:id="60" w:author="Gonzalez Moyano, Ricardo" w:date="2025-03-16T18:31:00Z" w16du:dateUtc="2025-03-16T17:31:00Z">
            <w:rPr>
              <w:rFonts w:cs="Times New Roman"/>
              <w:lang w:val="en-US"/>
            </w:rPr>
          </w:rPrChange>
        </w:rPr>
        <w:t>6</w:t>
      </w:r>
      <w:r w:rsidR="006D1BFB" w:rsidRPr="00FD40E1">
        <w:rPr>
          <w:rFonts w:cs="Times New Roman"/>
          <w:highlight w:val="yellow"/>
          <w:lang w:val="en-US"/>
          <w:rPrChange w:id="61" w:author="Gonzalez Moyano, Ricardo" w:date="2025-03-16T18:31:00Z" w16du:dateUtc="2025-03-16T17:31:00Z">
            <w:rPr>
              <w:rFonts w:cs="Times New Roman"/>
              <w:lang w:val="en-US"/>
            </w:rPr>
          </w:rPrChange>
        </w:rPr>
        <w:t xml:space="preserve">, </w:t>
      </w:r>
      <w:r w:rsidR="00FC5880" w:rsidRPr="00FD40E1">
        <w:rPr>
          <w:rFonts w:cs="Times New Roman"/>
          <w:highlight w:val="yellow"/>
          <w:lang w:val="en-US"/>
          <w:rPrChange w:id="62" w:author="Gonzalez Moyano, Ricardo" w:date="2025-03-16T18:31:00Z" w16du:dateUtc="2025-03-16T17:31:00Z">
            <w:rPr>
              <w:rFonts w:cs="Times New Roman"/>
              <w:lang w:val="en-US"/>
            </w:rPr>
          </w:rPrChange>
        </w:rPr>
        <w:t xml:space="preserve">is recorded. The adjustments required for </w:t>
      </w:r>
      <w:r w:rsidR="00B50CF9" w:rsidRPr="00FD40E1">
        <w:rPr>
          <w:rFonts w:cs="Times New Roman"/>
          <w:highlight w:val="yellow"/>
          <w:lang w:val="en-US"/>
          <w:rPrChange w:id="63" w:author="Gonzalez Moyano, Ricardo" w:date="2025-03-16T18:31:00Z" w16du:dateUtc="2025-03-16T17:31:00Z">
            <w:rPr>
              <w:rFonts w:cs="Times New Roman"/>
              <w:lang w:val="en-US"/>
            </w:rPr>
          </w:rPrChange>
        </w:rPr>
        <w:t>firm #</w:t>
      </w:r>
      <w:r w:rsidR="00FC5880" w:rsidRPr="00FD40E1">
        <w:rPr>
          <w:rFonts w:cs="Times New Roman"/>
          <w:highlight w:val="yellow"/>
          <w:lang w:val="en-US"/>
          <w:rPrChange w:id="64" w:author="Gonzalez Moyano, Ricardo" w:date="2025-03-16T18:31:00Z" w16du:dateUtc="2025-03-16T17:31:00Z">
            <w:rPr>
              <w:rFonts w:cs="Times New Roman"/>
              <w:lang w:val="en-US"/>
            </w:rPr>
          </w:rPrChange>
        </w:rPr>
        <w:t>22 are notably smaller than those for DMU 37</w:t>
      </w:r>
      <w:r w:rsidR="00E3284F" w:rsidRPr="00FD40E1">
        <w:rPr>
          <w:rFonts w:cs="Times New Roman"/>
          <w:highlight w:val="yellow"/>
          <w:lang w:val="en-US"/>
          <w:rPrChange w:id="65" w:author="Gonzalez Moyano, Ricardo" w:date="2025-03-16T18:31:00Z" w16du:dateUtc="2025-03-16T17:31:00Z">
            <w:rPr>
              <w:rFonts w:cs="Times New Roman"/>
              <w:lang w:val="en-US"/>
            </w:rPr>
          </w:rPrChange>
        </w:rPr>
        <w:t xml:space="preserve"> as shown by the percentage changes in brackets</w:t>
      </w:r>
      <w:r w:rsidR="00FC5880" w:rsidRPr="00FD40E1">
        <w:rPr>
          <w:rFonts w:cs="Times New Roman"/>
          <w:highlight w:val="yellow"/>
          <w:lang w:val="en-US"/>
          <w:rPrChange w:id="66" w:author="Gonzalez Moyano, Ricardo" w:date="2025-03-16T18:31:00Z" w16du:dateUtc="2025-03-16T17:31:00Z">
            <w:rPr>
              <w:rFonts w:cs="Times New Roman"/>
              <w:lang w:val="en-US"/>
            </w:rPr>
          </w:rPrChange>
        </w:rPr>
        <w:t xml:space="preserve">, </w:t>
      </w:r>
      <w:r w:rsidR="006D1BFB" w:rsidRPr="00FD40E1">
        <w:rPr>
          <w:rFonts w:cs="Times New Roman"/>
          <w:highlight w:val="yellow"/>
          <w:lang w:val="en-US"/>
          <w:rPrChange w:id="67" w:author="Gonzalez Moyano, Ricardo" w:date="2025-03-16T18:31:00Z" w16du:dateUtc="2025-03-16T17:31:00Z">
            <w:rPr>
              <w:rFonts w:cs="Times New Roman"/>
              <w:lang w:val="en-US"/>
            </w:rPr>
          </w:rPrChange>
        </w:rPr>
        <w:t>because it</w:t>
      </w:r>
      <w:r w:rsidR="00E3284F" w:rsidRPr="00FD40E1">
        <w:rPr>
          <w:rFonts w:cs="Times New Roman"/>
          <w:highlight w:val="yellow"/>
          <w:lang w:val="en-US"/>
          <w:rPrChange w:id="68" w:author="Gonzalez Moyano, Ricardo" w:date="2025-03-16T18:31:00Z" w16du:dateUtc="2025-03-16T17:31:00Z">
            <w:rPr>
              <w:rFonts w:cs="Times New Roman"/>
              <w:lang w:val="en-US"/>
            </w:rPr>
          </w:rPrChange>
        </w:rPr>
        <w:t>s</w:t>
      </w:r>
      <w:r w:rsidR="006D1BFB" w:rsidRPr="00FD40E1">
        <w:rPr>
          <w:rFonts w:cs="Times New Roman"/>
          <w:highlight w:val="yellow"/>
          <w:lang w:val="en-US"/>
          <w:rPrChange w:id="69" w:author="Gonzalez Moyano, Ricardo" w:date="2025-03-16T18:31:00Z" w16du:dateUtc="2025-03-16T17:31:00Z">
            <w:rPr>
              <w:rFonts w:cs="Times New Roman"/>
              <w:lang w:val="en-US"/>
            </w:rPr>
          </w:rPrChange>
        </w:rPr>
        <w:t xml:space="preserve"> efficiency probability</w:t>
      </w:r>
      <w:r w:rsidR="00E3284F" w:rsidRPr="00FD40E1">
        <w:rPr>
          <w:rFonts w:cs="Times New Roman"/>
          <w:highlight w:val="yellow"/>
          <w:lang w:val="en-US"/>
          <w:rPrChange w:id="70" w:author="Gonzalez Moyano, Ricardo" w:date="2025-03-16T18:31:00Z" w16du:dateUtc="2025-03-16T17:31:00Z">
            <w:rPr>
              <w:rFonts w:cs="Times New Roman"/>
              <w:lang w:val="en-US"/>
            </w:rPr>
          </w:rPrChange>
        </w:rPr>
        <w:t xml:space="preserve"> is much higher</w:t>
      </w:r>
      <w:r w:rsidR="006D1BFB" w:rsidRPr="00FD40E1">
        <w:rPr>
          <w:rFonts w:cs="Times New Roman"/>
          <w:highlight w:val="yellow"/>
          <w:lang w:val="en-US"/>
          <w:rPrChange w:id="71" w:author="Gonzalez Moyano, Ricardo" w:date="2025-03-16T18:31:00Z" w16du:dateUtc="2025-03-16T17:31:00Z">
            <w:rPr>
              <w:rFonts w:cs="Times New Roman"/>
              <w:lang w:val="en-US"/>
            </w:rPr>
          </w:rPrChange>
        </w:rPr>
        <w:t>, 0.056</w:t>
      </w:r>
      <w:r w:rsidR="00FC5880" w:rsidRPr="00FD40E1">
        <w:rPr>
          <w:rFonts w:cs="Times New Roman"/>
          <w:highlight w:val="yellow"/>
          <w:lang w:val="en-US"/>
          <w:rPrChange w:id="72" w:author="Gonzalez Moyano, Ricardo" w:date="2025-03-16T18:31:00Z" w16du:dateUtc="2025-03-16T17:31:00Z">
            <w:rPr>
              <w:rFonts w:cs="Times New Roman"/>
              <w:lang w:val="en-US"/>
            </w:rPr>
          </w:rPrChange>
        </w:rPr>
        <w:t>. This difference is further highlighted by the value</w:t>
      </w:r>
      <w:r w:rsidR="00021C5D" w:rsidRPr="00FD40E1">
        <w:rPr>
          <w:rFonts w:cs="Times New Roman"/>
          <w:highlight w:val="yellow"/>
          <w:lang w:val="en-US"/>
          <w:rPrChange w:id="73" w:author="Gonzalez Moyano, Ricardo" w:date="2025-03-16T18:31:00Z" w16du:dateUtc="2025-03-16T17:31:00Z">
            <w:rPr>
              <w:rFonts w:cs="Times New Roman"/>
              <w:lang w:val="en-US"/>
            </w:rPr>
          </w:rPrChange>
        </w:rPr>
        <w:t xml:space="preserve"> </w:t>
      </w:r>
      <w:r w:rsidR="00EB6266" w:rsidRPr="00FD40E1">
        <w:rPr>
          <w:position w:val="-10"/>
          <w:highlight w:val="yellow"/>
          <w:lang w:val="en-US"/>
          <w:rPrChange w:id="74" w:author="Gonzalez Moyano, Ricardo" w:date="2025-03-16T18:31:00Z" w16du:dateUtc="2025-03-16T17:31:00Z">
            <w:rPr>
              <w:position w:val="-10"/>
              <w:lang w:val="en-US"/>
            </w:rPr>
          </w:rPrChange>
        </w:rPr>
        <w:object w:dxaOrig="279" w:dyaOrig="340" w14:anchorId="6E25D6E2">
          <v:shape id="_x0000_i1181" type="#_x0000_t75" style="width:14.5pt;height:16.35pt" o:ole="">
            <v:imagedata r:id="rId294" o:title=""/>
          </v:shape>
          <o:OLEObject Type="Embed" ProgID="Equation.DSMT4" ShapeID="_x0000_i1181" DrawAspect="Content" ObjectID="_1803658493" r:id="rId295"/>
        </w:object>
      </w:r>
      <w:r w:rsidR="00FC5880" w:rsidRPr="00FD40E1">
        <w:rPr>
          <w:rFonts w:cs="Times New Roman"/>
          <w:highlight w:val="yellow"/>
          <w:lang w:val="en-US"/>
          <w:rPrChange w:id="75" w:author="Gonzalez Moyano, Ricardo" w:date="2025-03-16T18:31:00Z" w16du:dateUtc="2025-03-16T17:31:00Z">
            <w:rPr>
              <w:rFonts w:cs="Times New Roman"/>
              <w:lang w:val="en-US"/>
            </w:rPr>
          </w:rPrChange>
        </w:rPr>
        <w:t xml:space="preserve">, with DMU 37's </w:t>
      </w:r>
      <w:r w:rsidR="00EB6266" w:rsidRPr="00FD40E1">
        <w:rPr>
          <w:position w:val="-10"/>
          <w:highlight w:val="yellow"/>
          <w:lang w:val="en-US"/>
          <w:rPrChange w:id="76" w:author="Gonzalez Moyano, Ricardo" w:date="2025-03-16T18:31:00Z" w16du:dateUtc="2025-03-16T17:31:00Z">
            <w:rPr>
              <w:position w:val="-10"/>
              <w:lang w:val="en-US"/>
            </w:rPr>
          </w:rPrChange>
        </w:rPr>
        <w:object w:dxaOrig="279" w:dyaOrig="340" w14:anchorId="3E846232">
          <v:shape id="_x0000_i1182" type="#_x0000_t75" style="width:14.5pt;height:16.35pt" o:ole="">
            <v:imagedata r:id="rId248" o:title=""/>
          </v:shape>
          <o:OLEObject Type="Embed" ProgID="Equation.DSMT4" ShapeID="_x0000_i1182" DrawAspect="Content" ObjectID="_1803658494" r:id="rId296"/>
        </w:object>
      </w:r>
      <w:r w:rsidR="00FC5880" w:rsidRPr="00FD40E1">
        <w:rPr>
          <w:rFonts w:cs="Times New Roman"/>
          <w:highlight w:val="yellow"/>
          <w:lang w:val="en-US"/>
          <w:rPrChange w:id="77" w:author="Gonzalez Moyano, Ricardo" w:date="2025-03-16T18:31:00Z" w16du:dateUtc="2025-03-16T17:31:00Z">
            <w:rPr>
              <w:rFonts w:cs="Times New Roman"/>
              <w:lang w:val="en-US"/>
            </w:rPr>
          </w:rPrChange>
        </w:rPr>
        <w:t xml:space="preserve"> being 5.55 times larger than DMU 22's, reflecting the significantly greater effort needed for DMU 37 to approach efficiency.</w:t>
      </w:r>
      <w:r w:rsidR="00E97B80" w:rsidRPr="0050535F">
        <w:rPr>
          <w:rFonts w:cs="Times New Roman"/>
          <w:lang w:val="en-US"/>
        </w:rPr>
        <w:t xml:space="preserve"> </w:t>
      </w:r>
    </w:p>
    <w:p w14:paraId="20506F73" w14:textId="77777777" w:rsidR="00FC5880" w:rsidRPr="0050535F" w:rsidRDefault="00FC5880" w:rsidP="00DF3B00">
      <w:pPr>
        <w:spacing w:line="360" w:lineRule="auto"/>
        <w:rPr>
          <w:rFonts w:cs="Times New Roman"/>
          <w:lang w:val="en-US"/>
        </w:rPr>
      </w:pPr>
    </w:p>
    <w:tbl>
      <w:tblPr>
        <w:tblW w:w="8370" w:type="dxa"/>
        <w:tblInd w:w="-90" w:type="dxa"/>
        <w:tblCellMar>
          <w:left w:w="70" w:type="dxa"/>
          <w:right w:w="70" w:type="dxa"/>
        </w:tblCellMar>
        <w:tblLook w:val="04A0" w:firstRow="1" w:lastRow="0" w:firstColumn="1" w:lastColumn="0" w:noHBand="0" w:noVBand="1"/>
      </w:tblPr>
      <w:tblGrid>
        <w:gridCol w:w="1914"/>
        <w:gridCol w:w="1235"/>
        <w:gridCol w:w="1058"/>
        <w:gridCol w:w="1085"/>
        <w:gridCol w:w="1077"/>
        <w:gridCol w:w="1189"/>
        <w:gridCol w:w="812"/>
      </w:tblGrid>
      <w:tr w:rsidR="000D7C2B" w:rsidRPr="0050535F" w14:paraId="5379948E" w14:textId="77777777" w:rsidTr="00E65A61">
        <w:trPr>
          <w:trHeight w:val="300"/>
        </w:trPr>
        <w:tc>
          <w:tcPr>
            <w:tcW w:w="1914" w:type="dxa"/>
            <w:tcBorders>
              <w:left w:val="nil"/>
              <w:right w:val="single" w:sz="4" w:space="0" w:color="auto"/>
            </w:tcBorders>
            <w:shd w:val="clear" w:color="auto" w:fill="auto"/>
            <w:noWrap/>
            <w:vAlign w:val="bottom"/>
            <w:hideMark/>
          </w:tcPr>
          <w:p w14:paraId="0C115F02" w14:textId="1BCE9BCF" w:rsidR="000D7C2B" w:rsidRPr="0050535F" w:rsidRDefault="000D7C2B" w:rsidP="00DF3B00">
            <w:pPr>
              <w:spacing w:after="0" w:line="360" w:lineRule="auto"/>
              <w:jc w:val="left"/>
              <w:rPr>
                <w:rFonts w:eastAsia="Times New Roman" w:cs="Times New Roman"/>
                <w:kern w:val="0"/>
                <w:sz w:val="24"/>
                <w:szCs w:val="24"/>
                <w:lang w:val="en-US" w:eastAsia="es-ES"/>
                <w14:ligatures w14:val="none"/>
              </w:rPr>
            </w:pPr>
          </w:p>
        </w:tc>
        <w:tc>
          <w:tcPr>
            <w:tcW w:w="3378" w:type="dxa"/>
            <w:gridSpan w:val="3"/>
            <w:tcBorders>
              <w:left w:val="single" w:sz="4" w:space="0" w:color="auto"/>
              <w:bottom w:val="single" w:sz="4" w:space="0" w:color="auto"/>
              <w:right w:val="single" w:sz="4" w:space="0" w:color="auto"/>
            </w:tcBorders>
            <w:shd w:val="clear" w:color="auto" w:fill="auto"/>
            <w:noWrap/>
            <w:vAlign w:val="bottom"/>
            <w:hideMark/>
          </w:tcPr>
          <w:p w14:paraId="08CB2821" w14:textId="5D1B3997" w:rsidR="000D7C2B" w:rsidRPr="0050535F" w:rsidRDefault="000D7C2B"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22</w:t>
            </w:r>
          </w:p>
        </w:tc>
        <w:tc>
          <w:tcPr>
            <w:tcW w:w="3078" w:type="dxa"/>
            <w:gridSpan w:val="3"/>
            <w:tcBorders>
              <w:left w:val="single" w:sz="4" w:space="0" w:color="auto"/>
              <w:bottom w:val="single" w:sz="4" w:space="0" w:color="auto"/>
              <w:right w:val="nil"/>
            </w:tcBorders>
            <w:shd w:val="clear" w:color="auto" w:fill="auto"/>
            <w:noWrap/>
            <w:vAlign w:val="bottom"/>
            <w:hideMark/>
          </w:tcPr>
          <w:p w14:paraId="4B749B60" w14:textId="562645CE" w:rsidR="000D7C2B" w:rsidRPr="0050535F" w:rsidRDefault="000D7C2B" w:rsidP="00E65A61">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37</w:t>
            </w:r>
          </w:p>
        </w:tc>
      </w:tr>
      <w:tr w:rsidR="00621435" w:rsidRPr="0050535F" w14:paraId="3A353991" w14:textId="77777777" w:rsidTr="00E65A61">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7A44EDE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416729A8"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058" w:type="dxa"/>
            <w:tcBorders>
              <w:top w:val="single" w:sz="4" w:space="0" w:color="auto"/>
              <w:left w:val="nil"/>
              <w:bottom w:val="single" w:sz="4" w:space="0" w:color="auto"/>
              <w:right w:val="nil"/>
            </w:tcBorders>
            <w:shd w:val="clear" w:color="auto" w:fill="auto"/>
            <w:noWrap/>
            <w:vAlign w:val="bottom"/>
            <w:hideMark/>
          </w:tcPr>
          <w:p w14:paraId="2DB5E62D" w14:textId="2655B45A" w:rsidR="00196629" w:rsidRPr="0050535F" w:rsidRDefault="00367EF8"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Target</w:t>
            </w:r>
            <w:r w:rsidR="002F4D00">
              <w:rPr>
                <w:rFonts w:eastAsia="Times New Roman" w:cs="Times New Roman"/>
                <w:color w:val="000000"/>
                <w:kern w:val="0"/>
                <w:lang w:val="en-US" w:eastAsia="es-ES"/>
                <w14:ligatures w14:val="none"/>
              </w:rPr>
              <w:t xml:space="preserve"> (#18)</w:t>
            </w:r>
          </w:p>
        </w:tc>
        <w:tc>
          <w:tcPr>
            <w:tcW w:w="1085" w:type="dxa"/>
            <w:tcBorders>
              <w:top w:val="single" w:sz="4" w:space="0" w:color="auto"/>
              <w:left w:val="nil"/>
              <w:bottom w:val="single" w:sz="4" w:space="0" w:color="auto"/>
              <w:right w:val="single" w:sz="4" w:space="0" w:color="auto"/>
            </w:tcBorders>
            <w:shd w:val="clear" w:color="auto" w:fill="auto"/>
            <w:noWrap/>
            <w:vAlign w:val="bottom"/>
            <w:hideMark/>
          </w:tcPr>
          <w:p w14:paraId="364C258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2247F247"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189" w:type="dxa"/>
            <w:tcBorders>
              <w:top w:val="single" w:sz="4" w:space="0" w:color="auto"/>
              <w:left w:val="nil"/>
              <w:bottom w:val="single" w:sz="4" w:space="0" w:color="auto"/>
              <w:right w:val="nil"/>
            </w:tcBorders>
            <w:shd w:val="clear" w:color="auto" w:fill="auto"/>
            <w:noWrap/>
            <w:vAlign w:val="bottom"/>
            <w:hideMark/>
          </w:tcPr>
          <w:p w14:paraId="1892E94C" w14:textId="77777777" w:rsidR="00196629" w:rsidRPr="00BE7FED" w:rsidRDefault="00367EF8" w:rsidP="00DF3B00">
            <w:pPr>
              <w:spacing w:after="0" w:line="360" w:lineRule="auto"/>
              <w:jc w:val="left"/>
              <w:rPr>
                <w:rFonts w:eastAsia="Times New Roman" w:cs="Times New Roman"/>
                <w:kern w:val="0"/>
                <w:lang w:val="en-US" w:eastAsia="es-ES"/>
                <w14:ligatures w14:val="none"/>
                <w:rPrChange w:id="78" w:author="Gonzalez Moyano, Ricardo" w:date="2025-03-16T18:27:00Z" w16du:dateUtc="2025-03-16T17:27:00Z">
                  <w:rPr>
                    <w:rFonts w:eastAsia="Times New Roman" w:cs="Times New Roman"/>
                    <w:color w:val="000000"/>
                    <w:kern w:val="0"/>
                    <w:lang w:val="en-US" w:eastAsia="es-ES"/>
                    <w14:ligatures w14:val="none"/>
                  </w:rPr>
                </w:rPrChange>
              </w:rPr>
            </w:pPr>
            <w:r w:rsidRPr="00BE7FED">
              <w:rPr>
                <w:rFonts w:eastAsia="Times New Roman" w:cs="Times New Roman"/>
                <w:kern w:val="0"/>
                <w:lang w:val="en-US" w:eastAsia="es-ES"/>
                <w14:ligatures w14:val="none"/>
                <w:rPrChange w:id="79" w:author="Gonzalez Moyano, Ricardo" w:date="2025-03-16T18:27:00Z" w16du:dateUtc="2025-03-16T17:27:00Z">
                  <w:rPr>
                    <w:rFonts w:eastAsia="Times New Roman" w:cs="Times New Roman"/>
                    <w:color w:val="000000"/>
                    <w:kern w:val="0"/>
                    <w:lang w:val="en-US" w:eastAsia="es-ES"/>
                    <w14:ligatures w14:val="none"/>
                  </w:rPr>
                </w:rPrChange>
              </w:rPr>
              <w:t>Target</w:t>
            </w:r>
          </w:p>
          <w:p w14:paraId="3D263F8C" w14:textId="2D56F6CB" w:rsidR="002F4D00" w:rsidRPr="00BE7FED" w:rsidRDefault="002F4D00" w:rsidP="00DF3B00">
            <w:pPr>
              <w:spacing w:after="0" w:line="360" w:lineRule="auto"/>
              <w:jc w:val="left"/>
              <w:rPr>
                <w:rFonts w:eastAsia="Times New Roman" w:cs="Times New Roman"/>
                <w:kern w:val="0"/>
                <w:lang w:val="en-US" w:eastAsia="es-ES"/>
                <w14:ligatures w14:val="none"/>
                <w:rPrChange w:id="80" w:author="Gonzalez Moyano, Ricardo" w:date="2025-03-16T18:27:00Z" w16du:dateUtc="2025-03-16T17:27:00Z">
                  <w:rPr>
                    <w:rFonts w:eastAsia="Times New Roman" w:cs="Times New Roman"/>
                    <w:color w:val="000000"/>
                    <w:kern w:val="0"/>
                    <w:lang w:val="en-US" w:eastAsia="es-ES"/>
                    <w14:ligatures w14:val="none"/>
                  </w:rPr>
                </w:rPrChange>
              </w:rPr>
            </w:pPr>
            <w:r w:rsidRPr="00BE7FED">
              <w:rPr>
                <w:rFonts w:eastAsia="Times New Roman" w:cs="Times New Roman"/>
                <w:kern w:val="0"/>
                <w:lang w:val="en-US" w:eastAsia="es-ES"/>
                <w14:ligatures w14:val="none"/>
                <w:rPrChange w:id="81" w:author="Gonzalez Moyano, Ricardo" w:date="2025-03-16T18:27:00Z" w16du:dateUtc="2025-03-16T17:27:00Z">
                  <w:rPr>
                    <w:rFonts w:eastAsia="Times New Roman" w:cs="Times New Roman"/>
                    <w:color w:val="FF0000"/>
                    <w:kern w:val="0"/>
                    <w:lang w:val="en-US" w:eastAsia="es-ES"/>
                    <w14:ligatures w14:val="none"/>
                  </w:rPr>
                </w:rPrChange>
              </w:rPr>
              <w:t>(#</w:t>
            </w:r>
            <w:r w:rsidR="00FD40E1">
              <w:rPr>
                <w:rFonts w:eastAsia="Times New Roman" w:cs="Times New Roman"/>
                <w:kern w:val="0"/>
                <w:lang w:val="en-US" w:eastAsia="es-ES"/>
                <w14:ligatures w14:val="none"/>
              </w:rPr>
              <w:t>65</w:t>
            </w:r>
            <w:r w:rsidRPr="00BE7FED">
              <w:rPr>
                <w:rFonts w:eastAsia="Times New Roman" w:cs="Times New Roman"/>
                <w:kern w:val="0"/>
                <w:lang w:val="en-US" w:eastAsia="es-ES"/>
                <w14:ligatures w14:val="none"/>
                <w:rPrChange w:id="82" w:author="Gonzalez Moyano, Ricardo" w:date="2025-03-16T18:27:00Z" w16du:dateUtc="2025-03-16T17:27:00Z">
                  <w:rPr>
                    <w:rFonts w:eastAsia="Times New Roman" w:cs="Times New Roman"/>
                    <w:color w:val="FF0000"/>
                    <w:kern w:val="0"/>
                    <w:lang w:val="en-US" w:eastAsia="es-ES"/>
                    <w14:ligatures w14:val="none"/>
                  </w:rPr>
                </w:rPrChange>
              </w:rPr>
              <w:t>)</w:t>
            </w:r>
          </w:p>
        </w:tc>
        <w:tc>
          <w:tcPr>
            <w:tcW w:w="812" w:type="dxa"/>
            <w:tcBorders>
              <w:top w:val="single" w:sz="4" w:space="0" w:color="auto"/>
              <w:left w:val="nil"/>
              <w:bottom w:val="single" w:sz="4" w:space="0" w:color="auto"/>
              <w:right w:val="nil"/>
            </w:tcBorders>
            <w:shd w:val="clear" w:color="auto" w:fill="auto"/>
            <w:noWrap/>
            <w:vAlign w:val="bottom"/>
            <w:hideMark/>
          </w:tcPr>
          <w:p w14:paraId="7F60A8B6"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r>
      <w:tr w:rsidR="00621435" w:rsidRPr="0050535F" w14:paraId="65C2E9D7"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26EE357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1B84C149" w14:textId="28480F2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24.71</w:t>
            </w:r>
          </w:p>
        </w:tc>
        <w:tc>
          <w:tcPr>
            <w:tcW w:w="1058" w:type="dxa"/>
            <w:tcBorders>
              <w:top w:val="nil"/>
              <w:left w:val="nil"/>
              <w:bottom w:val="nil"/>
              <w:right w:val="nil"/>
            </w:tcBorders>
            <w:shd w:val="clear" w:color="auto" w:fill="auto"/>
            <w:noWrap/>
            <w:vAlign w:val="bottom"/>
            <w:hideMark/>
          </w:tcPr>
          <w:p w14:paraId="4EF7DED1" w14:textId="163321CF"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23.20</w:t>
            </w:r>
          </w:p>
        </w:tc>
        <w:tc>
          <w:tcPr>
            <w:tcW w:w="1085" w:type="dxa"/>
            <w:tcBorders>
              <w:top w:val="nil"/>
              <w:left w:val="nil"/>
              <w:bottom w:val="nil"/>
              <w:right w:val="single" w:sz="4" w:space="0" w:color="auto"/>
            </w:tcBorders>
            <w:shd w:val="clear" w:color="auto" w:fill="auto"/>
            <w:noWrap/>
            <w:vAlign w:val="bottom"/>
            <w:hideMark/>
          </w:tcPr>
          <w:p w14:paraId="162BD4D7" w14:textId="5C15F59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-6</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2A90F893" w14:textId="7B7E1D5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48.90</w:t>
            </w:r>
          </w:p>
        </w:tc>
        <w:tc>
          <w:tcPr>
            <w:tcW w:w="1189" w:type="dxa"/>
            <w:tcBorders>
              <w:top w:val="nil"/>
              <w:left w:val="nil"/>
              <w:bottom w:val="nil"/>
              <w:right w:val="nil"/>
            </w:tcBorders>
            <w:shd w:val="clear" w:color="auto" w:fill="auto"/>
            <w:noWrap/>
            <w:vAlign w:val="bottom"/>
            <w:hideMark/>
          </w:tcPr>
          <w:p w14:paraId="169CE949" w14:textId="691926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40.65</w:t>
            </w:r>
          </w:p>
        </w:tc>
        <w:tc>
          <w:tcPr>
            <w:tcW w:w="812" w:type="dxa"/>
            <w:tcBorders>
              <w:top w:val="nil"/>
              <w:left w:val="nil"/>
              <w:bottom w:val="nil"/>
              <w:right w:val="nil"/>
            </w:tcBorders>
            <w:shd w:val="clear" w:color="auto" w:fill="auto"/>
            <w:noWrap/>
            <w:vAlign w:val="bottom"/>
            <w:hideMark/>
          </w:tcPr>
          <w:p w14:paraId="1CAE4CBF" w14:textId="72F71E7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-17</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4E1F589E"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0191CEA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51B08AB8" w14:textId="3D3C1DC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212.00</w:t>
            </w:r>
          </w:p>
        </w:tc>
        <w:tc>
          <w:tcPr>
            <w:tcW w:w="1058" w:type="dxa"/>
            <w:tcBorders>
              <w:top w:val="nil"/>
              <w:left w:val="nil"/>
              <w:bottom w:val="nil"/>
              <w:right w:val="nil"/>
            </w:tcBorders>
            <w:shd w:val="clear" w:color="auto" w:fill="auto"/>
            <w:noWrap/>
            <w:vAlign w:val="bottom"/>
            <w:hideMark/>
          </w:tcPr>
          <w:p w14:paraId="7CC69054" w14:textId="6B28A3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196.97</w:t>
            </w:r>
          </w:p>
        </w:tc>
        <w:tc>
          <w:tcPr>
            <w:tcW w:w="1085" w:type="dxa"/>
            <w:tcBorders>
              <w:top w:val="nil"/>
              <w:left w:val="nil"/>
              <w:bottom w:val="nil"/>
              <w:right w:val="single" w:sz="4" w:space="0" w:color="auto"/>
            </w:tcBorders>
            <w:shd w:val="clear" w:color="auto" w:fill="auto"/>
            <w:noWrap/>
            <w:vAlign w:val="bottom"/>
            <w:hideMark/>
          </w:tcPr>
          <w:p w14:paraId="689BE9DD" w14:textId="0D58E88B"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-7</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4067AD29" w14:textId="317359E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134.00</w:t>
            </w:r>
          </w:p>
        </w:tc>
        <w:tc>
          <w:tcPr>
            <w:tcW w:w="1189" w:type="dxa"/>
            <w:tcBorders>
              <w:top w:val="nil"/>
              <w:left w:val="nil"/>
              <w:bottom w:val="nil"/>
              <w:right w:val="nil"/>
            </w:tcBorders>
            <w:shd w:val="clear" w:color="auto" w:fill="auto"/>
            <w:noWrap/>
            <w:vAlign w:val="bottom"/>
            <w:hideMark/>
          </w:tcPr>
          <w:p w14:paraId="646ACA9F" w14:textId="732E3A5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51.84</w:t>
            </w:r>
          </w:p>
        </w:tc>
        <w:tc>
          <w:tcPr>
            <w:tcW w:w="812" w:type="dxa"/>
            <w:tcBorders>
              <w:top w:val="nil"/>
              <w:left w:val="nil"/>
              <w:bottom w:val="nil"/>
              <w:right w:val="nil"/>
            </w:tcBorders>
            <w:shd w:val="clear" w:color="auto" w:fill="auto"/>
            <w:noWrap/>
            <w:vAlign w:val="bottom"/>
            <w:hideMark/>
          </w:tcPr>
          <w:p w14:paraId="6FEC0F99" w14:textId="26DDD53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-61</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3CE2BCB8" w14:textId="77777777" w:rsidTr="00E65A61">
        <w:trPr>
          <w:trHeight w:val="300"/>
        </w:trPr>
        <w:tc>
          <w:tcPr>
            <w:tcW w:w="1914" w:type="dxa"/>
            <w:tcBorders>
              <w:top w:val="nil"/>
              <w:left w:val="nil"/>
              <w:bottom w:val="nil"/>
              <w:right w:val="single" w:sz="4" w:space="0" w:color="auto"/>
            </w:tcBorders>
            <w:shd w:val="clear" w:color="auto" w:fill="auto"/>
            <w:noWrap/>
            <w:vAlign w:val="bottom"/>
            <w:hideMark/>
          </w:tcPr>
          <w:p w14:paraId="23977EF1"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05ED995A" w14:textId="680FABF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11.46</w:t>
            </w:r>
          </w:p>
        </w:tc>
        <w:tc>
          <w:tcPr>
            <w:tcW w:w="1058" w:type="dxa"/>
            <w:tcBorders>
              <w:top w:val="nil"/>
              <w:left w:val="nil"/>
              <w:bottom w:val="nil"/>
              <w:right w:val="nil"/>
            </w:tcBorders>
            <w:shd w:val="clear" w:color="auto" w:fill="auto"/>
            <w:noWrap/>
            <w:vAlign w:val="bottom"/>
            <w:hideMark/>
          </w:tcPr>
          <w:p w14:paraId="0720D536" w14:textId="4C9D71CD"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10.96</w:t>
            </w:r>
          </w:p>
        </w:tc>
        <w:tc>
          <w:tcPr>
            <w:tcW w:w="1085" w:type="dxa"/>
            <w:tcBorders>
              <w:top w:val="nil"/>
              <w:left w:val="nil"/>
              <w:bottom w:val="nil"/>
              <w:right w:val="single" w:sz="4" w:space="0" w:color="auto"/>
            </w:tcBorders>
            <w:shd w:val="clear" w:color="auto" w:fill="auto"/>
            <w:noWrap/>
            <w:vAlign w:val="bottom"/>
            <w:hideMark/>
          </w:tcPr>
          <w:p w14:paraId="11A01EFC" w14:textId="27498C14"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-4</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46D15D06" w14:textId="2E046E15"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w:t>
            </w:r>
          </w:p>
        </w:tc>
        <w:tc>
          <w:tcPr>
            <w:tcW w:w="1189" w:type="dxa"/>
            <w:tcBorders>
              <w:top w:val="nil"/>
              <w:left w:val="nil"/>
              <w:bottom w:val="nil"/>
              <w:right w:val="nil"/>
            </w:tcBorders>
            <w:shd w:val="clear" w:color="auto" w:fill="auto"/>
            <w:noWrap/>
            <w:vAlign w:val="bottom"/>
            <w:hideMark/>
          </w:tcPr>
          <w:p w14:paraId="68EA80D9" w14:textId="4568119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17.34</w:t>
            </w:r>
          </w:p>
        </w:tc>
        <w:tc>
          <w:tcPr>
            <w:tcW w:w="812" w:type="dxa"/>
            <w:tcBorders>
              <w:top w:val="nil"/>
              <w:left w:val="nil"/>
              <w:bottom w:val="nil"/>
              <w:right w:val="nil"/>
            </w:tcBorders>
            <w:shd w:val="clear" w:color="auto" w:fill="auto"/>
            <w:noWrap/>
            <w:vAlign w:val="bottom"/>
            <w:hideMark/>
          </w:tcPr>
          <w:p w14:paraId="075E0497" w14:textId="4B8FA0B9"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-14</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48A12E96" w14:textId="77777777" w:rsidTr="00E65A61">
        <w:trPr>
          <w:trHeight w:val="300"/>
        </w:trPr>
        <w:tc>
          <w:tcPr>
            <w:tcW w:w="1914" w:type="dxa"/>
            <w:tcBorders>
              <w:top w:val="nil"/>
              <w:left w:val="nil"/>
              <w:right w:val="single" w:sz="4" w:space="0" w:color="auto"/>
            </w:tcBorders>
            <w:shd w:val="clear" w:color="auto" w:fill="auto"/>
            <w:noWrap/>
            <w:vAlign w:val="bottom"/>
            <w:hideMark/>
          </w:tcPr>
          <w:p w14:paraId="616EAA98" w14:textId="2943A655" w:rsidR="00196629" w:rsidRPr="0050535F" w:rsidRDefault="00D546AF" w:rsidP="00DF3B00">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196629" w:rsidRPr="0050535F">
              <w:rPr>
                <w:rFonts w:eastAsia="Times New Roman" w:cs="Times New Roman"/>
                <w:color w:val="000000"/>
                <w:kern w:val="0"/>
                <w:lang w:val="en-US" w:eastAsia="es-ES"/>
                <w14:ligatures w14:val="none"/>
              </w:rPr>
              <w:t xml:space="preserve"> expenses</w:t>
            </w:r>
          </w:p>
        </w:tc>
        <w:tc>
          <w:tcPr>
            <w:tcW w:w="1235" w:type="dxa"/>
            <w:tcBorders>
              <w:top w:val="nil"/>
              <w:left w:val="single" w:sz="4" w:space="0" w:color="auto"/>
              <w:bottom w:val="nil"/>
              <w:right w:val="nil"/>
            </w:tcBorders>
            <w:shd w:val="clear" w:color="auto" w:fill="auto"/>
            <w:noWrap/>
            <w:vAlign w:val="bottom"/>
            <w:hideMark/>
          </w:tcPr>
          <w:p w14:paraId="6D937B8F" w14:textId="52654B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58" w:type="dxa"/>
            <w:tcBorders>
              <w:top w:val="nil"/>
              <w:left w:val="nil"/>
              <w:bottom w:val="nil"/>
              <w:right w:val="nil"/>
            </w:tcBorders>
            <w:shd w:val="clear" w:color="auto" w:fill="auto"/>
            <w:noWrap/>
            <w:vAlign w:val="bottom"/>
            <w:hideMark/>
          </w:tcPr>
          <w:p w14:paraId="4DF7FDD5" w14:textId="1E5E332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85" w:type="dxa"/>
            <w:tcBorders>
              <w:top w:val="nil"/>
              <w:left w:val="nil"/>
              <w:right w:val="single" w:sz="4" w:space="0" w:color="auto"/>
            </w:tcBorders>
            <w:shd w:val="clear" w:color="auto" w:fill="auto"/>
            <w:noWrap/>
            <w:vAlign w:val="bottom"/>
            <w:hideMark/>
          </w:tcPr>
          <w:p w14:paraId="3DD1A8F9" w14:textId="6015C1A8"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
          <w:p w14:paraId="2F4C3512" w14:textId="5F5D8A8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6.39</w:t>
            </w:r>
          </w:p>
        </w:tc>
        <w:tc>
          <w:tcPr>
            <w:tcW w:w="1189" w:type="dxa"/>
            <w:tcBorders>
              <w:top w:val="nil"/>
              <w:left w:val="nil"/>
              <w:bottom w:val="nil"/>
              <w:right w:val="nil"/>
            </w:tcBorders>
            <w:shd w:val="clear" w:color="auto" w:fill="auto"/>
            <w:noWrap/>
            <w:vAlign w:val="bottom"/>
            <w:hideMark/>
          </w:tcPr>
          <w:p w14:paraId="199CBA80" w14:textId="6E09EF4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6.37</w:t>
            </w:r>
          </w:p>
        </w:tc>
        <w:tc>
          <w:tcPr>
            <w:tcW w:w="812" w:type="dxa"/>
            <w:tcBorders>
              <w:top w:val="nil"/>
              <w:left w:val="nil"/>
              <w:bottom w:val="nil"/>
              <w:right w:val="nil"/>
            </w:tcBorders>
            <w:shd w:val="clear" w:color="auto" w:fill="auto"/>
            <w:noWrap/>
            <w:vAlign w:val="bottom"/>
            <w:hideMark/>
          </w:tcPr>
          <w:p w14:paraId="2CAB7480" w14:textId="3DB32BD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621435" w:rsidRPr="0050535F" w14:paraId="66F2FD13" w14:textId="77777777" w:rsidTr="00E65A61">
        <w:trPr>
          <w:trHeight w:val="300"/>
        </w:trPr>
        <w:tc>
          <w:tcPr>
            <w:tcW w:w="1914" w:type="dxa"/>
            <w:tcBorders>
              <w:top w:val="nil"/>
              <w:left w:val="nil"/>
              <w:right w:val="single" w:sz="4" w:space="0" w:color="auto"/>
            </w:tcBorders>
            <w:shd w:val="clear" w:color="auto" w:fill="auto"/>
            <w:noWrap/>
            <w:vAlign w:val="bottom"/>
            <w:hideMark/>
          </w:tcPr>
          <w:p w14:paraId="6A851365"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c>
          <w:tcPr>
            <w:tcW w:w="1235" w:type="dxa"/>
            <w:tcBorders>
              <w:top w:val="nil"/>
              <w:left w:val="single" w:sz="4" w:space="0" w:color="auto"/>
              <w:right w:val="nil"/>
            </w:tcBorders>
            <w:shd w:val="clear" w:color="auto" w:fill="auto"/>
            <w:noWrap/>
            <w:vAlign w:val="bottom"/>
            <w:hideMark/>
          </w:tcPr>
          <w:p w14:paraId="0E4600E8" w14:textId="307627F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80.89</w:t>
            </w:r>
          </w:p>
        </w:tc>
        <w:tc>
          <w:tcPr>
            <w:tcW w:w="1058" w:type="dxa"/>
            <w:tcBorders>
              <w:top w:val="nil"/>
              <w:left w:val="nil"/>
              <w:right w:val="nil"/>
            </w:tcBorders>
            <w:shd w:val="clear" w:color="auto" w:fill="auto"/>
            <w:noWrap/>
            <w:vAlign w:val="bottom"/>
            <w:hideMark/>
          </w:tcPr>
          <w:p w14:paraId="2E9D7762" w14:textId="318C8ACC"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90.21</w:t>
            </w:r>
          </w:p>
        </w:tc>
        <w:tc>
          <w:tcPr>
            <w:tcW w:w="1085" w:type="dxa"/>
            <w:tcBorders>
              <w:top w:val="nil"/>
              <w:left w:val="nil"/>
              <w:right w:val="single" w:sz="4" w:space="0" w:color="auto"/>
            </w:tcBorders>
            <w:shd w:val="clear" w:color="auto" w:fill="auto"/>
            <w:noWrap/>
            <w:vAlign w:val="bottom"/>
            <w:hideMark/>
          </w:tcPr>
          <w:p w14:paraId="69F9BFCB" w14:textId="1DA4A5F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12</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right w:val="nil"/>
            </w:tcBorders>
            <w:shd w:val="clear" w:color="auto" w:fill="auto"/>
            <w:noWrap/>
            <w:vAlign w:val="bottom"/>
            <w:hideMark/>
          </w:tcPr>
          <w:p w14:paraId="2D3FBCBE" w14:textId="47FB7793"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52.77</w:t>
            </w:r>
          </w:p>
        </w:tc>
        <w:tc>
          <w:tcPr>
            <w:tcW w:w="1189" w:type="dxa"/>
            <w:tcBorders>
              <w:top w:val="nil"/>
              <w:left w:val="nil"/>
              <w:right w:val="nil"/>
            </w:tcBorders>
            <w:shd w:val="clear" w:color="auto" w:fill="auto"/>
            <w:noWrap/>
            <w:vAlign w:val="bottom"/>
            <w:hideMark/>
          </w:tcPr>
          <w:p w14:paraId="01389161" w14:textId="1B6466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103.67</w:t>
            </w:r>
          </w:p>
        </w:tc>
        <w:tc>
          <w:tcPr>
            <w:tcW w:w="812" w:type="dxa"/>
            <w:tcBorders>
              <w:top w:val="nil"/>
              <w:left w:val="nil"/>
              <w:right w:val="nil"/>
            </w:tcBorders>
            <w:shd w:val="clear" w:color="auto" w:fill="auto"/>
            <w:noWrap/>
            <w:vAlign w:val="bottom"/>
            <w:hideMark/>
          </w:tcPr>
          <w:p w14:paraId="722DED3C" w14:textId="5080326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96</w:t>
            </w:r>
            <w:r w:rsidR="00C13B24">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0AA312C6" w14:textId="77777777" w:rsidTr="00E65A61">
        <w:trPr>
          <w:trHeight w:val="300"/>
        </w:trPr>
        <w:tc>
          <w:tcPr>
            <w:tcW w:w="1914" w:type="dxa"/>
            <w:tcBorders>
              <w:top w:val="nil"/>
              <w:left w:val="nil"/>
              <w:right w:val="single" w:sz="4" w:space="0" w:color="auto"/>
            </w:tcBorders>
            <w:shd w:val="clear" w:color="auto" w:fill="auto"/>
            <w:noWrap/>
            <w:vAlign w:val="bottom"/>
          </w:tcPr>
          <w:p w14:paraId="58FBB564" w14:textId="2D13E3CA" w:rsidR="00F85EF4" w:rsidRPr="0050535F" w:rsidRDefault="00F85EF4" w:rsidP="009F4FDF">
            <w:pPr>
              <w:spacing w:after="0" w:line="360" w:lineRule="auto"/>
              <w:jc w:val="left"/>
              <w:rPr>
                <w:lang w:val="en-US"/>
              </w:rPr>
            </w:pPr>
            <w:r w:rsidRPr="00B0703B">
              <w:rPr>
                <w:rFonts w:eastAsia="Times New Roman" w:cs="Times New Roman"/>
                <w:color w:val="000000"/>
                <w:kern w:val="0"/>
                <w:lang w:val="en-US" w:eastAsia="es-ES"/>
                <w14:ligatures w14:val="none"/>
              </w:rPr>
              <w:t xml:space="preserve">Probability, </w:t>
            </w:r>
            <w:r w:rsidRPr="00B0703B">
              <w:rPr>
                <w:rFonts w:eastAsia="Times New Roman" w:cs="Times New Roman"/>
                <w:i/>
                <w:iCs/>
                <w:color w:val="000000"/>
                <w:kern w:val="0"/>
                <w:lang w:val="en-US" w:eastAsia="es-ES"/>
                <w14:ligatures w14:val="none"/>
              </w:rPr>
              <w:t>p</w:t>
            </w:r>
          </w:p>
        </w:tc>
        <w:tc>
          <w:tcPr>
            <w:tcW w:w="1235" w:type="dxa"/>
            <w:tcBorders>
              <w:top w:val="nil"/>
              <w:left w:val="single" w:sz="4" w:space="0" w:color="auto"/>
            </w:tcBorders>
            <w:shd w:val="clear" w:color="auto" w:fill="auto"/>
            <w:noWrap/>
            <w:vAlign w:val="bottom"/>
          </w:tcPr>
          <w:p w14:paraId="4B6AA27B" w14:textId="20BE44B0" w:rsidR="00F85EF4" w:rsidRPr="0050535F" w:rsidRDefault="00F85EF4"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w:t>
            </w:r>
            <w:r w:rsidR="006D1BFB">
              <w:rPr>
                <w:rFonts w:eastAsia="Times New Roman" w:cs="Times New Roman"/>
                <w:color w:val="000000"/>
                <w:kern w:val="0"/>
                <w:lang w:val="en-US" w:eastAsia="es-ES"/>
                <w14:ligatures w14:val="none"/>
              </w:rPr>
              <w:t>56</w:t>
            </w:r>
          </w:p>
        </w:tc>
        <w:tc>
          <w:tcPr>
            <w:tcW w:w="1058" w:type="dxa"/>
            <w:tcBorders>
              <w:top w:val="nil"/>
            </w:tcBorders>
            <w:shd w:val="clear" w:color="auto" w:fill="auto"/>
            <w:noWrap/>
            <w:vAlign w:val="bottom"/>
          </w:tcPr>
          <w:p w14:paraId="54E82AC4" w14:textId="6121B4E8" w:rsidR="00F85EF4" w:rsidRPr="0050535F" w:rsidRDefault="00F85EF4" w:rsidP="009F4FDF">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085" w:type="dxa"/>
            <w:tcBorders>
              <w:top w:val="nil"/>
              <w:right w:val="single" w:sz="4" w:space="0" w:color="auto"/>
            </w:tcBorders>
            <w:shd w:val="clear" w:color="auto" w:fill="auto"/>
            <w:noWrap/>
            <w:vAlign w:val="bottom"/>
          </w:tcPr>
          <w:p w14:paraId="69BD7220" w14:textId="72E83656" w:rsidR="00F85EF4" w:rsidRPr="0050535F" w:rsidRDefault="00F85EF4" w:rsidP="009F4FDF">
            <w:pPr>
              <w:spacing w:after="0" w:line="360" w:lineRule="auto"/>
              <w:jc w:val="left"/>
              <w:rPr>
                <w:rFonts w:eastAsia="Times New Roman" w:cs="Times New Roman"/>
                <w:color w:val="000000"/>
                <w:kern w:val="0"/>
                <w:lang w:val="en-US" w:eastAsia="es-ES"/>
                <w14:ligatures w14:val="none"/>
              </w:rPr>
            </w:pPr>
          </w:p>
        </w:tc>
        <w:tc>
          <w:tcPr>
            <w:tcW w:w="1077" w:type="dxa"/>
            <w:tcBorders>
              <w:top w:val="nil"/>
              <w:left w:val="single" w:sz="4" w:space="0" w:color="auto"/>
            </w:tcBorders>
            <w:shd w:val="clear" w:color="auto" w:fill="auto"/>
            <w:noWrap/>
            <w:vAlign w:val="bottom"/>
          </w:tcPr>
          <w:p w14:paraId="23D0160F" w14:textId="63740101" w:rsidR="00F85EF4" w:rsidRPr="0050535F" w:rsidRDefault="00C13B24"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w:t>
            </w:r>
            <w:r>
              <w:rPr>
                <w:rFonts w:eastAsia="Times New Roman" w:cs="Times New Roman"/>
                <w:color w:val="000000"/>
                <w:kern w:val="0"/>
                <w:lang w:val="en-US" w:eastAsia="es-ES"/>
                <w14:ligatures w14:val="none"/>
              </w:rPr>
              <w:t>01</w:t>
            </w:r>
          </w:p>
        </w:tc>
        <w:tc>
          <w:tcPr>
            <w:tcW w:w="1189" w:type="dxa"/>
            <w:tcBorders>
              <w:top w:val="nil"/>
            </w:tcBorders>
            <w:shd w:val="clear" w:color="auto" w:fill="auto"/>
            <w:noWrap/>
            <w:vAlign w:val="bottom"/>
          </w:tcPr>
          <w:p w14:paraId="00EB0E87" w14:textId="5E1C3885" w:rsidR="00F85EF4" w:rsidRPr="0050535F" w:rsidRDefault="00EA6C06" w:rsidP="009F4FDF">
            <w:pPr>
              <w:spacing w:after="0" w:line="360"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812" w:type="dxa"/>
            <w:tcBorders>
              <w:top w:val="nil"/>
              <w:right w:val="nil"/>
            </w:tcBorders>
            <w:shd w:val="clear" w:color="auto" w:fill="auto"/>
            <w:noWrap/>
            <w:vAlign w:val="bottom"/>
          </w:tcPr>
          <w:p w14:paraId="5498F2AF" w14:textId="4119A992" w:rsidR="00F85EF4" w:rsidRPr="00B0703B" w:rsidRDefault="00F85EF4" w:rsidP="009F4FDF">
            <w:pPr>
              <w:keepNext/>
              <w:spacing w:after="0" w:line="360" w:lineRule="auto"/>
              <w:jc w:val="left"/>
              <w:rPr>
                <w:rFonts w:eastAsia="Times New Roman" w:cs="Times New Roman"/>
                <w:color w:val="FF0000"/>
                <w:kern w:val="0"/>
                <w:lang w:val="en-US" w:eastAsia="es-ES"/>
                <w14:ligatures w14:val="none"/>
              </w:rPr>
            </w:pPr>
          </w:p>
        </w:tc>
      </w:tr>
      <w:tr w:rsidR="009F4FDF" w:rsidRPr="0050535F" w14:paraId="3D4EBA6E" w14:textId="77777777" w:rsidTr="00E65A61">
        <w:trPr>
          <w:trHeight w:val="300"/>
        </w:trPr>
        <w:tc>
          <w:tcPr>
            <w:tcW w:w="1914" w:type="dxa"/>
            <w:tcBorders>
              <w:left w:val="nil"/>
              <w:bottom w:val="single" w:sz="4" w:space="0" w:color="auto"/>
              <w:right w:val="single" w:sz="4" w:space="0" w:color="auto"/>
            </w:tcBorders>
            <w:shd w:val="clear" w:color="auto" w:fill="auto"/>
            <w:noWrap/>
            <w:vAlign w:val="bottom"/>
          </w:tcPr>
          <w:p w14:paraId="2B3229A1" w14:textId="04A0B29E" w:rsidR="009F4FDF" w:rsidRPr="0050535F" w:rsidRDefault="00EB6266" w:rsidP="009F4FDF">
            <w:pPr>
              <w:spacing w:after="0" w:line="360" w:lineRule="auto"/>
              <w:jc w:val="left"/>
              <w:rPr>
                <w:rFonts w:eastAsia="Times New Roman" w:cs="Times New Roman"/>
                <w:color w:val="000000"/>
                <w:kern w:val="0"/>
                <w:lang w:val="en-US" w:eastAsia="es-ES"/>
                <w14:ligatures w14:val="none"/>
              </w:rPr>
            </w:pPr>
            <w:r w:rsidRPr="0050535F">
              <w:rPr>
                <w:position w:val="-10"/>
                <w:lang w:val="en-US"/>
              </w:rPr>
              <w:object w:dxaOrig="279" w:dyaOrig="340" w14:anchorId="6A8A3F07">
                <v:shape id="_x0000_i1183" type="#_x0000_t75" style="width:14.5pt;height:16.35pt" o:ole="">
                  <v:imagedata r:id="rId248" o:title=""/>
                </v:shape>
                <o:OLEObject Type="Embed" ProgID="Equation.DSMT4" ShapeID="_x0000_i1183" DrawAspect="Content" ObjectID="_1803658495" r:id="rId297"/>
              </w:object>
            </w:r>
          </w:p>
        </w:tc>
        <w:tc>
          <w:tcPr>
            <w:tcW w:w="1235" w:type="dxa"/>
            <w:tcBorders>
              <w:left w:val="single" w:sz="4" w:space="0" w:color="auto"/>
              <w:bottom w:val="single" w:sz="4" w:space="0" w:color="auto"/>
              <w:right w:val="nil"/>
            </w:tcBorders>
            <w:shd w:val="clear" w:color="auto" w:fill="auto"/>
            <w:noWrap/>
            <w:vAlign w:val="bottom"/>
          </w:tcPr>
          <w:p w14:paraId="3E73DBCE" w14:textId="0357641E"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058" w:type="dxa"/>
            <w:tcBorders>
              <w:left w:val="nil"/>
              <w:bottom w:val="single" w:sz="4" w:space="0" w:color="auto"/>
              <w:right w:val="nil"/>
            </w:tcBorders>
            <w:shd w:val="clear" w:color="auto" w:fill="auto"/>
            <w:noWrap/>
            <w:vAlign w:val="bottom"/>
          </w:tcPr>
          <w:p w14:paraId="7DC45143" w14:textId="1E7322F5"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0.29</w:t>
            </w:r>
          </w:p>
        </w:tc>
        <w:tc>
          <w:tcPr>
            <w:tcW w:w="1085" w:type="dxa"/>
            <w:tcBorders>
              <w:left w:val="nil"/>
              <w:bottom w:val="single" w:sz="4" w:space="0" w:color="auto"/>
              <w:right w:val="single" w:sz="4" w:space="0" w:color="auto"/>
            </w:tcBorders>
            <w:shd w:val="clear" w:color="auto" w:fill="auto"/>
            <w:noWrap/>
            <w:vAlign w:val="bottom"/>
          </w:tcPr>
          <w:p w14:paraId="6F6E78F7" w14:textId="0CDA859B" w:rsidR="009F4FDF" w:rsidRPr="0050535F" w:rsidRDefault="009F4FDF" w:rsidP="009F4FDF">
            <w:pPr>
              <w:spacing w:after="0" w:line="360"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7C237EDB" w14:textId="6C1DE89D"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189" w:type="dxa"/>
            <w:tcBorders>
              <w:left w:val="nil"/>
              <w:bottom w:val="single" w:sz="4" w:space="0" w:color="auto"/>
              <w:right w:val="nil"/>
            </w:tcBorders>
            <w:shd w:val="clear" w:color="auto" w:fill="auto"/>
            <w:noWrap/>
            <w:vAlign w:val="bottom"/>
          </w:tcPr>
          <w:p w14:paraId="78C6A3BF" w14:textId="1A343E81"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1.61</w:t>
            </w:r>
          </w:p>
        </w:tc>
        <w:tc>
          <w:tcPr>
            <w:tcW w:w="812" w:type="dxa"/>
            <w:tcBorders>
              <w:left w:val="nil"/>
              <w:bottom w:val="single" w:sz="4" w:space="0" w:color="auto"/>
              <w:right w:val="nil"/>
            </w:tcBorders>
            <w:shd w:val="clear" w:color="auto" w:fill="auto"/>
            <w:noWrap/>
            <w:vAlign w:val="bottom"/>
          </w:tcPr>
          <w:p w14:paraId="7784D0E4" w14:textId="548CAA6D" w:rsidR="009F4FDF" w:rsidRPr="0050535F" w:rsidRDefault="009F4FDF" w:rsidP="009F4FDF">
            <w:pPr>
              <w:keepNext/>
              <w:spacing w:after="0" w:line="360" w:lineRule="auto"/>
              <w:jc w:val="left"/>
              <w:rPr>
                <w:rFonts w:eastAsia="Times New Roman" w:cs="Times New Roman"/>
                <w:color w:val="000000"/>
                <w:kern w:val="0"/>
                <w:lang w:val="en-US" w:eastAsia="es-ES"/>
                <w14:ligatures w14:val="none"/>
              </w:rPr>
            </w:pPr>
          </w:p>
        </w:tc>
      </w:tr>
    </w:tbl>
    <w:p w14:paraId="3BD077C4" w14:textId="77777777" w:rsidR="00F24F01" w:rsidRPr="00B0703B" w:rsidRDefault="00F24F01" w:rsidP="00DF3B00">
      <w:pPr>
        <w:pStyle w:val="Descripcin"/>
        <w:spacing w:line="360" w:lineRule="auto"/>
        <w:jc w:val="center"/>
        <w:rPr>
          <w:rFonts w:cs="Times New Roman"/>
          <w:color w:val="auto"/>
          <w:sz w:val="22"/>
          <w:szCs w:val="22"/>
          <w:lang w:val="en-US"/>
        </w:rPr>
      </w:pPr>
    </w:p>
    <w:p w14:paraId="2CA17021" w14:textId="146CE044" w:rsidR="00196629" w:rsidRPr="00B0703B" w:rsidRDefault="00F24F01" w:rsidP="00DF3B00">
      <w:pPr>
        <w:pStyle w:val="Descripcin"/>
        <w:spacing w:line="360" w:lineRule="auto"/>
        <w:jc w:val="center"/>
        <w:rPr>
          <w:rFonts w:cs="Times New Roman"/>
          <w:color w:val="auto"/>
          <w:sz w:val="22"/>
          <w:szCs w:val="22"/>
          <w:lang w:val="en-US"/>
        </w:rPr>
      </w:pPr>
      <w:commentRangeStart w:id="83"/>
      <w:r w:rsidRPr="00B0703B">
        <w:rPr>
          <w:rFonts w:cs="Times New Roman"/>
          <w:color w:val="auto"/>
          <w:sz w:val="22"/>
          <w:szCs w:val="22"/>
          <w:lang w:val="en-US"/>
        </w:rPr>
        <w:t>Table 8</w:t>
      </w:r>
      <w:r w:rsidR="003E2128" w:rsidRPr="00B0703B">
        <w:rPr>
          <w:rFonts w:cs="Times New Roman"/>
          <w:color w:val="auto"/>
          <w:sz w:val="22"/>
          <w:szCs w:val="22"/>
          <w:lang w:val="en-US"/>
        </w:rPr>
        <w:t xml:space="preserve">. </w:t>
      </w:r>
      <w:commentRangeEnd w:id="83"/>
      <w:r w:rsidR="00F85EF4">
        <w:rPr>
          <w:rStyle w:val="Refdecomentario"/>
          <w:i w:val="0"/>
          <w:iCs w:val="0"/>
          <w:color w:val="auto"/>
        </w:rPr>
        <w:commentReference w:id="83"/>
      </w:r>
      <w:r w:rsidR="003E2128" w:rsidRPr="00B0703B">
        <w:rPr>
          <w:rFonts w:cs="Times New Roman"/>
          <w:color w:val="auto"/>
          <w:sz w:val="22"/>
          <w:szCs w:val="22"/>
          <w:lang w:val="en-US"/>
        </w:rPr>
        <w:t>Observed values and projections for DMUs 22 and 37.</w:t>
      </w:r>
    </w:p>
    <w:p w14:paraId="206523F5" w14:textId="77777777" w:rsidR="00DB5B9B" w:rsidRPr="0050535F" w:rsidRDefault="00DB5B9B" w:rsidP="00DF3B00">
      <w:pPr>
        <w:spacing w:line="360" w:lineRule="auto"/>
        <w:rPr>
          <w:rFonts w:cs="Times New Roman"/>
          <w:lang w:val="en-US"/>
        </w:rPr>
      </w:pPr>
    </w:p>
    <w:p w14:paraId="021BDF0A" w14:textId="5F10B359" w:rsidR="00FC3D09" w:rsidRPr="0050535F" w:rsidRDefault="00DF589B" w:rsidP="00B0703B">
      <w:pPr>
        <w:pStyle w:val="Ttulo1"/>
        <w:rPr>
          <w:lang w:val="en-US"/>
        </w:rPr>
      </w:pPr>
      <w:r>
        <w:rPr>
          <w:lang w:val="en-US"/>
        </w:rPr>
        <w:t xml:space="preserve">5. </w:t>
      </w:r>
      <w:r w:rsidR="00E22924" w:rsidRPr="0050535F">
        <w:rPr>
          <w:lang w:val="en-US"/>
        </w:rPr>
        <w:t>Conclusions and future work</w:t>
      </w:r>
    </w:p>
    <w:p w14:paraId="68AF9E02" w14:textId="4F68F9C4"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classification models to predict efficiency probabilities. Our findings show that the integration of ML classifiers with DEA not only predicts the efficiency status of Decision-Making Units (DMUs) but also provides 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SABI (Iberian Balance Sheet Analysis System)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6CDCA577" w:rsidR="00A644F7" w:rsidRPr="0050535F" w:rsidRDefault="00A644F7" w:rsidP="00A644F7">
      <w:pPr>
        <w:spacing w:line="360" w:lineRule="auto"/>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machine learning techniques within a DEA framework. First, we propose a novel classification-based machine learning approach in the second stage of a DEA-ML hybrid framework, moving beyond traditional regression-based techniques. In the first stage, we employ a standard DEA model to generate a binary efficiency label, which is then 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we reinterpret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and actionable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w:t>
      </w:r>
      <w:r w:rsidR="00CC7F5F">
        <w:rPr>
          <w:rFonts w:cs="Times New Roman"/>
          <w:lang w:val="en-US"/>
        </w:rPr>
        <w:lastRenderedPageBreak/>
        <w:t xml:space="preserve">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which provides 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0D6CDB9A" w:rsidR="00F106A3" w:rsidRPr="0050535F" w:rsidRDefault="00FD29D9" w:rsidP="00DF3B00">
      <w:pPr>
        <w:spacing w:line="360" w:lineRule="auto"/>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008F380C" w:rsidRPr="0050535F">
        <w:rPr>
          <w:rFonts w:cs="Times New Roman"/>
          <w:lang w:val="en-US"/>
        </w:rPr>
        <w:t>.</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Indeed, when faced with a real empirical case, we could implement multiple machine learning techniques (and not only NN) in parallel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ML-DEA model to other </w:t>
      </w:r>
      <w:proofErr w:type="gramStart"/>
      <w:r w:rsidRPr="0050535F">
        <w:rPr>
          <w:rFonts w:cs="Times New Roman"/>
          <w:lang w:val="en-US"/>
        </w:rPr>
        <w:t>domains</w:t>
      </w:r>
      <w:proofErr w:type="gramEnd"/>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w:t>
      </w:r>
    </w:p>
    <w:p w14:paraId="203BD75E" w14:textId="77777777" w:rsidR="006168A7" w:rsidRPr="0050535F" w:rsidRDefault="006168A7" w:rsidP="00B0703B">
      <w:pPr>
        <w:pStyle w:val="Ttulo1"/>
        <w:rPr>
          <w:lang w:val="en-US"/>
        </w:rPr>
      </w:pPr>
      <w:r w:rsidRPr="0050535F">
        <w:rPr>
          <w:lang w:val="en-US"/>
        </w:rPr>
        <w:t>Acknowledgments</w:t>
      </w:r>
    </w:p>
    <w:p w14:paraId="3D23C4A6" w14:textId="00BB34C5" w:rsidR="006168A7" w:rsidRPr="0050535F" w:rsidRDefault="006168A7" w:rsidP="00DF3B00">
      <w:pPr>
        <w:spacing w:line="360" w:lineRule="auto"/>
        <w:rPr>
          <w:rFonts w:cs="Times New Roman"/>
          <w:lang w:val="en-US"/>
        </w:rPr>
      </w:pPr>
      <w:r w:rsidRPr="0050535F">
        <w:rPr>
          <w:rFonts w:cs="Times New Roman"/>
          <w:lang w:val="en-US"/>
        </w:rPr>
        <w:t xml:space="preserve">The authors thank the grant PID2022-136383NB-I00 funded by MCIN/AEI/ 10.13039/501100011033 and by ERDF A way of making Europe. </w:t>
      </w:r>
      <w:r w:rsidR="00EF6FEC" w:rsidRPr="0050535F">
        <w:rPr>
          <w:rFonts w:cs="Times New Roman"/>
          <w:lang w:val="en-US"/>
        </w:rPr>
        <w:t>R. Gonzalez-Moyano thanks the g</w:t>
      </w:r>
      <w:r w:rsidR="00AC70BE" w:rsidRPr="0050535F">
        <w:rPr>
          <w:rFonts w:cs="Times New Roman"/>
          <w:lang w:val="en-US"/>
        </w:rPr>
        <w:t>rant FPI/PREP2022-000117 funded by MICIU/AEI/10.13039/501100011033 and by ESF+.</w:t>
      </w:r>
      <w:r w:rsidR="00D425CD" w:rsidRPr="0050535F">
        <w:rPr>
          <w:rFonts w:cs="Times New Roman"/>
          <w:lang w:val="en-US"/>
        </w:rPr>
        <w:t xml:space="preserve"> </w:t>
      </w:r>
      <w:r w:rsidRPr="0050535F">
        <w:rPr>
          <w:rFonts w:cs="Times New Roman"/>
          <w:lang w:val="en-US"/>
        </w:rPr>
        <w:t xml:space="preserve">V. España thanks the PhD scholarship ACIF/2021/135 supported by the </w:t>
      </w:r>
      <w:proofErr w:type="spellStart"/>
      <w:r w:rsidRPr="0050535F">
        <w:rPr>
          <w:rFonts w:cs="Times New Roman"/>
          <w:lang w:val="en-US"/>
        </w:rPr>
        <w:t>Conselleria</w:t>
      </w:r>
      <w:proofErr w:type="spellEnd"/>
      <w:r w:rsidRPr="0050535F">
        <w:rPr>
          <w:rFonts w:cs="Times New Roman"/>
          <w:lang w:val="en-US"/>
        </w:rPr>
        <w:t xml:space="preserve"> </w:t>
      </w:r>
      <w:proofErr w:type="spellStart"/>
      <w:r w:rsidRPr="0050535F">
        <w:rPr>
          <w:rFonts w:cs="Times New Roman"/>
          <w:lang w:val="en-US"/>
        </w:rPr>
        <w:t>d'Educació</w:t>
      </w:r>
      <w:proofErr w:type="spellEnd"/>
      <w:r w:rsidR="00B4794E" w:rsidRPr="0050535F">
        <w:rPr>
          <w:rFonts w:cs="Times New Roman"/>
          <w:lang w:val="en-US"/>
        </w:rPr>
        <w:t>,</w:t>
      </w:r>
      <w:r w:rsidRPr="0050535F">
        <w:rPr>
          <w:rFonts w:cs="Times New Roman"/>
          <w:lang w:val="en-US"/>
        </w:rPr>
        <w:t xml:space="preserve"> </w:t>
      </w:r>
      <w:proofErr w:type="spellStart"/>
      <w:r w:rsidRPr="0050535F">
        <w:rPr>
          <w:rFonts w:cs="Times New Roman"/>
          <w:lang w:val="en-US"/>
        </w:rPr>
        <w:lastRenderedPageBreak/>
        <w:t>Universitats</w:t>
      </w:r>
      <w:proofErr w:type="spellEnd"/>
      <w:r w:rsidRPr="0050535F">
        <w:rPr>
          <w:rFonts w:cs="Times New Roman"/>
          <w:lang w:val="en-US"/>
        </w:rPr>
        <w:t xml:space="preserve"> </w:t>
      </w:r>
      <w:proofErr w:type="spellStart"/>
      <w:r w:rsidRPr="0050535F">
        <w:rPr>
          <w:rFonts w:cs="Times New Roman"/>
          <w:lang w:val="en-US"/>
        </w:rPr>
        <w:t>i</w:t>
      </w:r>
      <w:proofErr w:type="spellEnd"/>
      <w:r w:rsidRPr="0050535F">
        <w:rPr>
          <w:rFonts w:cs="Times New Roman"/>
          <w:lang w:val="en-US"/>
        </w:rPr>
        <w:t xml:space="preserve"> </w:t>
      </w:r>
      <w:proofErr w:type="spellStart"/>
      <w:r w:rsidRPr="0050535F">
        <w:rPr>
          <w:rFonts w:cs="Times New Roman"/>
          <w:lang w:val="en-US"/>
        </w:rPr>
        <w:t>Ocupació</w:t>
      </w:r>
      <w:proofErr w:type="spellEnd"/>
      <w:r w:rsidRPr="0050535F">
        <w:rPr>
          <w:rFonts w:cs="Times New Roman"/>
          <w:lang w:val="en-US"/>
        </w:rPr>
        <w:t xml:space="preserve"> (</w:t>
      </w:r>
      <w:proofErr w:type="spellStart"/>
      <w:r w:rsidRPr="0050535F">
        <w:rPr>
          <w:rFonts w:cs="Times New Roman"/>
          <w:lang w:val="en-US"/>
        </w:rPr>
        <w:t>Generalitat</w:t>
      </w:r>
      <w:proofErr w:type="spellEnd"/>
      <w:r w:rsidRPr="0050535F">
        <w:rPr>
          <w:rFonts w:cs="Times New Roman"/>
          <w:lang w:val="en-US"/>
        </w:rPr>
        <w:t xml:space="preserve"> Valenciana). Additionally</w:t>
      </w:r>
      <w:r w:rsidR="00B4794E" w:rsidRPr="0050535F">
        <w:rPr>
          <w:rFonts w:cs="Times New Roman"/>
          <w:lang w:val="en-US"/>
        </w:rPr>
        <w:t>,</w:t>
      </w:r>
      <w:r w:rsidRPr="0050535F">
        <w:rPr>
          <w:rFonts w:cs="Times New Roman"/>
          <w:lang w:val="en-US"/>
        </w:rPr>
        <w:t xml:space="preserve"> J. Aparicio thanks the grant PROMETEO/2021/063 funded by the Valencian Community (Spain).</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7B13E4C9" w14:textId="77777777" w:rsidR="005E10C7" w:rsidRPr="0050535F" w:rsidRDefault="005E10C7" w:rsidP="001B011E">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453CF997" w14:textId="77777777" w:rsidR="005E10C7" w:rsidRPr="0050535F" w:rsidRDefault="005E10C7" w:rsidP="001B011E">
      <w:pPr>
        <w:spacing w:line="360" w:lineRule="auto"/>
        <w:rPr>
          <w:rFonts w:cs="Times New Roman"/>
          <w:lang w:val="en-US"/>
        </w:rPr>
      </w:pPr>
      <w:r w:rsidRPr="0050535F">
        <w:rPr>
          <w:rFonts w:cs="Times New Roman"/>
          <w:lang w:val="en-US"/>
        </w:rPr>
        <w:t xml:space="preserve">Aparicio, J., Esteve, M., Rodriguez-Sala, J. J., &amp; </w:t>
      </w:r>
      <w:proofErr w:type="spellStart"/>
      <w:r w:rsidRPr="0050535F">
        <w:rPr>
          <w:rFonts w:cs="Times New Roman"/>
          <w:lang w:val="en-US"/>
        </w:rPr>
        <w:t>Zofio</w:t>
      </w:r>
      <w:proofErr w:type="spellEnd"/>
      <w:r w:rsidRPr="0050535F">
        <w:rPr>
          <w:rFonts w:cs="Times New Roman"/>
          <w:lang w:val="en-US"/>
        </w:rPr>
        <w:t>, J. L. (2021). 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4F3FF863" w14:textId="77777777" w:rsidR="005E10C7" w:rsidRPr="0050535F" w:rsidRDefault="005E10C7"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6428C255" w14:textId="77777777" w:rsidR="005E10C7" w:rsidRPr="0050535F" w:rsidRDefault="005E10C7"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0AB424F4" w14:textId="77777777" w:rsidR="005E10C7" w:rsidRPr="0050535F" w:rsidRDefault="005E10C7"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3BFA5199" w14:textId="77777777" w:rsidR="005E10C7" w:rsidRPr="0050535F" w:rsidRDefault="005E10C7"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0D1933D3" w14:textId="77777777" w:rsidR="005E10C7" w:rsidRPr="0050535F" w:rsidRDefault="005E10C7"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1AE5E5F2" w14:textId="77777777" w:rsidR="005E10C7" w:rsidRPr="0050535F" w:rsidRDefault="005E10C7"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p>
    <w:p w14:paraId="00B3228D" w14:textId="77777777" w:rsidR="005E10C7" w:rsidRPr="0050535F" w:rsidRDefault="005E10C7"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73412016" w14:textId="77777777" w:rsidR="005E10C7" w:rsidRPr="0050535F" w:rsidRDefault="005E10C7" w:rsidP="001B011E">
      <w:pPr>
        <w:spacing w:line="360" w:lineRule="auto"/>
        <w:rPr>
          <w:rFonts w:cs="Times New Roman"/>
          <w:lang w:val="en-US"/>
        </w:rPr>
      </w:pPr>
      <w:r w:rsidRPr="0050535F">
        <w:rPr>
          <w:rFonts w:cs="Times New Roman"/>
          <w:lang w:val="en-US"/>
        </w:rPr>
        <w:t>Charnes. A. Cooper. W. W. &amp; Rhodes. E. (1978). Measuring the efficiency of decision making units. European Journal of Operational Research. 2(6). 429-444.</w:t>
      </w:r>
    </w:p>
    <w:p w14:paraId="2478D3EC" w14:textId="77777777" w:rsidR="005E10C7" w:rsidRPr="0050535F" w:rsidRDefault="005E10C7" w:rsidP="001B011E">
      <w:pPr>
        <w:spacing w:line="360" w:lineRule="auto"/>
        <w:rPr>
          <w:rFonts w:cs="Times New Roman"/>
          <w:lang w:val="en-US"/>
        </w:rPr>
      </w:pPr>
      <w:r w:rsidRPr="0050535F">
        <w:rPr>
          <w:rFonts w:cs="Times New Roman"/>
          <w:lang w:val="en-US"/>
        </w:rPr>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4A66C15A" w14:textId="77777777" w:rsidR="005E10C7" w:rsidRPr="0050535F" w:rsidRDefault="005E10C7"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63147182" w14:textId="77777777" w:rsidR="005E10C7" w:rsidRPr="0050535F" w:rsidRDefault="005E10C7" w:rsidP="001B011E">
      <w:pPr>
        <w:spacing w:line="360" w:lineRule="auto"/>
        <w:rPr>
          <w:rFonts w:cs="Times New Roman"/>
          <w:lang w:val="en-US"/>
        </w:rPr>
      </w:pPr>
      <w:r w:rsidRPr="0050535F">
        <w:rPr>
          <w:rFonts w:cs="Times New Roman"/>
          <w:lang w:val="en-US"/>
        </w:rPr>
        <w:lastRenderedPageBreak/>
        <w:t>Chen. Y. Li. Y. Xie. Q. An. Q. &amp; Liang. L. (2014). Data envelopment analysis with missing data: a multiple imputation approach. International Journal of Information and Decision Sciences. 6(4). 315-337.</w:t>
      </w:r>
    </w:p>
    <w:p w14:paraId="225383EF" w14:textId="77777777" w:rsidR="005E10C7" w:rsidRPr="0050535F" w:rsidRDefault="005E10C7"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78F93D64" w14:textId="77777777" w:rsidR="005E10C7" w:rsidRPr="0050535F" w:rsidRDefault="005E10C7"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0CB50FCE" w14:textId="77777777" w:rsidR="005E10C7" w:rsidRPr="0050535F" w:rsidRDefault="005E10C7"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192C09A9" w14:textId="77777777" w:rsidR="005E10C7" w:rsidRPr="0050535F" w:rsidRDefault="005E10C7"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497B583C"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1BF4C659" w14:textId="77777777" w:rsidR="005E10C7" w:rsidRPr="0050535F" w:rsidRDefault="005E10C7" w:rsidP="00E23731">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xml:space="preserve">, A., &amp; Lek, S. (1995). Neural network models to study relationships between lead concentration in grasses and permanent urban descriptors. </w:t>
      </w:r>
      <w:r w:rsidRPr="0050535F">
        <w:rPr>
          <w:rFonts w:cs="Times New Roman"/>
          <w:i/>
          <w:iCs/>
          <w:lang w:val="en-US"/>
        </w:rPr>
        <w:t>Ecological Modelling, 120</w:t>
      </w:r>
      <w:r w:rsidRPr="0050535F">
        <w:rPr>
          <w:rFonts w:cs="Times New Roman"/>
          <w:lang w:val="en-US"/>
        </w:rPr>
        <w:t xml:space="preserve">(2-3), 261-270. </w:t>
      </w:r>
    </w:p>
    <w:p w14:paraId="186A01ED" w14:textId="77777777" w:rsidR="005E10C7" w:rsidRPr="0050535F" w:rsidRDefault="005E10C7" w:rsidP="00875C4D">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A., &amp; Lek, S. (1995). Neural network models to study relationships between lead concentration in grasses and permanent urban descriptors. Ecological Modelling, 120(2-3), 261-270.</w:t>
      </w:r>
    </w:p>
    <w:p w14:paraId="35D8A06A" w14:textId="77777777" w:rsidR="005E10C7" w:rsidRPr="007A5D94" w:rsidRDefault="005E10C7" w:rsidP="0012087D">
      <w:pPr>
        <w:spacing w:line="360" w:lineRule="auto"/>
        <w:rPr>
          <w:rFonts w:cs="Times New Roman"/>
          <w:lang w:val="en-US"/>
        </w:rPr>
      </w:pPr>
      <w:proofErr w:type="spellStart"/>
      <w:r w:rsidRPr="0050535F">
        <w:rPr>
          <w:rFonts w:cs="Times New Roman"/>
          <w:lang w:val="en-US"/>
        </w:rPr>
        <w:t>Emrouznejad</w:t>
      </w:r>
      <w:proofErr w:type="spellEnd"/>
      <w:r w:rsidRPr="0050535F">
        <w:rPr>
          <w:rFonts w:cs="Times New Roman"/>
          <w:lang w:val="en-US"/>
        </w:rPr>
        <w:t>. A. &amp; Shale. E. (2009). A combined neural network and DEA for measuring efficiency of large scale datasets. </w:t>
      </w:r>
      <w:r w:rsidRPr="007A5D94">
        <w:rPr>
          <w:rFonts w:cs="Times New Roman"/>
          <w:i/>
          <w:iCs/>
          <w:lang w:val="en-US"/>
        </w:rPr>
        <w:t>Computers &amp; Industrial Engineering</w:t>
      </w:r>
      <w:r w:rsidRPr="007A5D94">
        <w:rPr>
          <w:rFonts w:cs="Times New Roman"/>
          <w:lang w:val="en-US"/>
        </w:rPr>
        <w:t>. </w:t>
      </w:r>
      <w:r w:rsidRPr="007A5D94">
        <w:rPr>
          <w:rFonts w:cs="Times New Roman"/>
          <w:i/>
          <w:iCs/>
          <w:lang w:val="en-US"/>
        </w:rPr>
        <w:t>56</w:t>
      </w:r>
      <w:r w:rsidRPr="007A5D94">
        <w:rPr>
          <w:rFonts w:cs="Times New Roman"/>
          <w:lang w:val="en-US"/>
        </w:rPr>
        <w:t>(1). 249-254.</w:t>
      </w:r>
    </w:p>
    <w:p w14:paraId="528EC8A4" w14:textId="77777777" w:rsidR="005E10C7" w:rsidRPr="0050535F" w:rsidRDefault="005E10C7" w:rsidP="0012087D">
      <w:pPr>
        <w:spacing w:line="360" w:lineRule="auto"/>
        <w:rPr>
          <w:rFonts w:cs="Times New Roman"/>
          <w:lang w:val="en-US"/>
        </w:rPr>
      </w:pPr>
      <w:r w:rsidRPr="007A5D94">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4AB41604" w14:textId="77777777" w:rsidR="005E10C7" w:rsidRPr="0050535F" w:rsidRDefault="005E10C7"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79BD7A81"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7511AC02"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lastRenderedPageBreak/>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4200C063" w14:textId="77777777" w:rsidR="005E10C7" w:rsidRPr="0050535F" w:rsidRDefault="005E10C7"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31E172F4" w14:textId="77777777" w:rsidR="005E10C7" w:rsidRPr="0050535F" w:rsidRDefault="005E10C7" w:rsidP="00875C4D">
      <w:pPr>
        <w:spacing w:line="360" w:lineRule="auto"/>
        <w:rPr>
          <w:rFonts w:cs="Times New Roman"/>
          <w:lang w:val="en-US"/>
        </w:rPr>
      </w:pPr>
      <w:proofErr w:type="spellStart"/>
      <w:r w:rsidRPr="00B0703B">
        <w:rPr>
          <w:rFonts w:cs="Times New Roman"/>
          <w:lang w:val="es-ES"/>
        </w:rPr>
        <w:t>Gevrey</w:t>
      </w:r>
      <w:proofErr w:type="spellEnd"/>
      <w:r w:rsidRPr="00B0703B">
        <w:rPr>
          <w:rFonts w:cs="Times New Roman"/>
          <w:lang w:val="es-ES"/>
        </w:rPr>
        <w:t xml:space="preserve">, M., </w:t>
      </w:r>
      <w:proofErr w:type="spellStart"/>
      <w:r w:rsidRPr="00B0703B">
        <w:rPr>
          <w:rFonts w:cs="Times New Roman"/>
          <w:lang w:val="es-ES"/>
        </w:rPr>
        <w:t>Dimopoulos</w:t>
      </w:r>
      <w:proofErr w:type="spellEnd"/>
      <w:r w:rsidRPr="00B0703B">
        <w:rPr>
          <w:rFonts w:cs="Times New Roman"/>
          <w:lang w:val="es-ES"/>
        </w:rPr>
        <w:t xml:space="preserve">, I., &amp; Lek, S. (2003). </w:t>
      </w:r>
      <w:r w:rsidRPr="0050535F">
        <w:rPr>
          <w:rFonts w:cs="Times New Roman"/>
          <w:lang w:val="en-US"/>
        </w:rPr>
        <w:t>Review and comparison of methods to study the contribution of variables in artificial neural network models. </w:t>
      </w:r>
      <w:r w:rsidRPr="0050535F">
        <w:rPr>
          <w:rFonts w:cs="Times New Roman"/>
          <w:i/>
          <w:iCs/>
          <w:lang w:val="en-US"/>
        </w:rPr>
        <w:t>Ecological modelling</w:t>
      </w:r>
      <w:r w:rsidRPr="0050535F">
        <w:rPr>
          <w:rFonts w:cs="Times New Roman"/>
          <w:lang w:val="en-US"/>
        </w:rPr>
        <w:t>, </w:t>
      </w:r>
      <w:r w:rsidRPr="0050535F">
        <w:rPr>
          <w:rFonts w:cs="Times New Roman"/>
          <w:i/>
          <w:iCs/>
          <w:lang w:val="en-US"/>
        </w:rPr>
        <w:t>160</w:t>
      </w:r>
      <w:r w:rsidRPr="0050535F">
        <w:rPr>
          <w:rFonts w:cs="Times New Roman"/>
          <w:lang w:val="en-US"/>
        </w:rPr>
        <w:t>(3), 249-264.</w:t>
      </w:r>
    </w:p>
    <w:p w14:paraId="3103BE14" w14:textId="77777777" w:rsidR="005E10C7" w:rsidRPr="00B0703B" w:rsidRDefault="005E10C7" w:rsidP="0012087D">
      <w:pPr>
        <w:spacing w:line="360" w:lineRule="auto"/>
        <w:rPr>
          <w:rFonts w:cs="Times New Roman"/>
          <w:lang w:val="es-ES"/>
        </w:rPr>
      </w:pPr>
      <w:r w:rsidRPr="0050535F">
        <w:rPr>
          <w:rFonts w:cs="Times New Roman"/>
          <w:lang w:val="en-US"/>
        </w:rPr>
        <w:t xml:space="preserve">Goodfellow. I. Bengio. Y. &amp; Courville. A. (2016). Deep Learning. </w:t>
      </w:r>
      <w:r w:rsidRPr="00B0703B">
        <w:rPr>
          <w:rFonts w:cs="Times New Roman"/>
          <w:lang w:val="es-ES"/>
        </w:rPr>
        <w:t xml:space="preserve">MIT </w:t>
      </w:r>
      <w:proofErr w:type="spellStart"/>
      <w:r w:rsidRPr="00B0703B">
        <w:rPr>
          <w:rFonts w:cs="Times New Roman"/>
          <w:lang w:val="es-ES"/>
        </w:rPr>
        <w:t>Press</w:t>
      </w:r>
      <w:proofErr w:type="spellEnd"/>
      <w:r w:rsidRPr="00B0703B">
        <w:rPr>
          <w:rFonts w:cs="Times New Roman"/>
          <w:lang w:val="es-ES"/>
        </w:rPr>
        <w:t>.</w:t>
      </w:r>
    </w:p>
    <w:p w14:paraId="779FCB05" w14:textId="77777777" w:rsidR="005E10C7" w:rsidRPr="0050535F" w:rsidRDefault="005E10C7" w:rsidP="0012087D">
      <w:pPr>
        <w:spacing w:line="360" w:lineRule="auto"/>
        <w:rPr>
          <w:rFonts w:cs="Times New Roman"/>
          <w:lang w:val="en-US"/>
        </w:rPr>
      </w:pPr>
      <w:r w:rsidRPr="00B0703B">
        <w:rPr>
          <w:rFonts w:cs="Times New Roman"/>
          <w:lang w:val="es-ES"/>
        </w:rPr>
        <w:t xml:space="preserve">Guerrero. N. M. Aparicio. J. &amp; Valero-Carreras. D. (2022). </w:t>
      </w:r>
      <w:r w:rsidRPr="0050535F">
        <w:rPr>
          <w:rFonts w:cs="Times New Roman"/>
          <w:lang w:val="en-US"/>
        </w:rPr>
        <w:t>Combining Data Envelopment Analysis and Machine Learning. Mathematics 2022. 10. 909.</w:t>
      </w:r>
    </w:p>
    <w:p w14:paraId="483C8324" w14:textId="6F9461D5" w:rsidR="005E10C7" w:rsidRPr="0050535F" w:rsidRDefault="005E10C7" w:rsidP="0012087D">
      <w:pPr>
        <w:spacing w:line="360" w:lineRule="auto"/>
        <w:rPr>
          <w:rFonts w:cs="Times New Roman"/>
          <w:lang w:val="en-US"/>
        </w:rPr>
      </w:pPr>
      <w:r w:rsidRPr="0050535F">
        <w:rPr>
          <w:rFonts w:cs="Times New Roman"/>
          <w:lang w:val="en-US"/>
        </w:rPr>
        <w:t>Guillen. M. D. Aparicio. J. &amp; España. V. J. (2023</w:t>
      </w:r>
      <w:r w:rsidR="00CE34E5" w:rsidRPr="0050535F">
        <w:rPr>
          <w:rFonts w:cs="Times New Roman"/>
          <w:lang w:val="en-US"/>
        </w:rPr>
        <w:t>a</w:t>
      </w:r>
      <w:r w:rsidRPr="0050535F">
        <w:rPr>
          <w:rFonts w:cs="Times New Roman"/>
          <w:lang w:val="en-US"/>
        </w:rPr>
        <w:t xml:space="preserve">).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547FCD86" w14:textId="6912659D" w:rsidR="005E10C7" w:rsidRPr="0050535F" w:rsidRDefault="005E10C7" w:rsidP="0012087D">
      <w:pPr>
        <w:spacing w:line="360" w:lineRule="auto"/>
        <w:rPr>
          <w:rFonts w:cs="Times New Roman"/>
          <w:lang w:val="en-US"/>
        </w:rPr>
      </w:pPr>
      <w:r w:rsidRPr="0050535F">
        <w:rPr>
          <w:rFonts w:cs="Times New Roman"/>
          <w:lang w:val="en-US"/>
        </w:rPr>
        <w:t>Guillen. M. D. Aparicio. J. &amp; Esteve. M. (2023</w:t>
      </w:r>
      <w:r w:rsidR="00CE34E5" w:rsidRPr="0050535F">
        <w:rPr>
          <w:rFonts w:cs="Times New Roman"/>
          <w:lang w:val="en-US"/>
        </w:rPr>
        <w:t>b</w:t>
      </w:r>
      <w:r w:rsidRPr="0050535F">
        <w:rPr>
          <w:rFonts w:cs="Times New Roman"/>
          <w:lang w:val="en-US"/>
        </w:rPr>
        <w:t>).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45FC7887" w14:textId="5F390264" w:rsidR="005E10C7" w:rsidRPr="0050535F" w:rsidRDefault="005E10C7" w:rsidP="0012087D">
      <w:pPr>
        <w:spacing w:line="360" w:lineRule="auto"/>
        <w:rPr>
          <w:rFonts w:cs="Times New Roman"/>
          <w:lang w:val="en-US"/>
        </w:rPr>
      </w:pPr>
      <w:r w:rsidRPr="0050535F">
        <w:rPr>
          <w:rFonts w:cs="Times New Roman"/>
          <w:lang w:val="en-US"/>
        </w:rPr>
        <w:t>Guillen. M. D. Aparicio. J. &amp; Esteve. M. (2023</w:t>
      </w:r>
      <w:r w:rsidR="00CE34E5" w:rsidRPr="0050535F">
        <w:rPr>
          <w:rFonts w:cs="Times New Roman"/>
          <w:lang w:val="en-US"/>
        </w:rPr>
        <w:t>c</w:t>
      </w:r>
      <w:r w:rsidRPr="0050535F">
        <w:rPr>
          <w:rFonts w:cs="Times New Roman"/>
          <w:lang w:val="en-US"/>
        </w:rPr>
        <w:t>).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01A8ADA3" w14:textId="77777777" w:rsidR="005E10C7" w:rsidRPr="0050535F" w:rsidDel="00F43467" w:rsidRDefault="005E10C7" w:rsidP="0012087D">
      <w:pPr>
        <w:spacing w:line="360" w:lineRule="auto"/>
        <w:rPr>
          <w:rFonts w:cs="Times New Roman"/>
          <w:lang w:val="en-US"/>
        </w:rPr>
      </w:pPr>
      <w:r w:rsidRPr="0050535F">
        <w:rPr>
          <w:rFonts w:cs="Times New Roman"/>
          <w:lang w:val="en-US"/>
        </w:rPr>
        <w:t xml:space="preserve">Guillen. M. D. Aparicio. </w:t>
      </w:r>
      <w:r w:rsidRPr="00B0703B">
        <w:rPr>
          <w:rFonts w:cs="Times New Roman"/>
          <w:lang w:val="es-ES"/>
        </w:rPr>
        <w:t xml:space="preserve">J. </w:t>
      </w:r>
      <w:proofErr w:type="spellStart"/>
      <w:r w:rsidRPr="00B0703B">
        <w:rPr>
          <w:rFonts w:cs="Times New Roman"/>
          <w:lang w:val="es-ES"/>
        </w:rPr>
        <w:t>Zofío</w:t>
      </w:r>
      <w:proofErr w:type="spellEnd"/>
      <w:r w:rsidRPr="00B0703B">
        <w:rPr>
          <w:rFonts w:cs="Times New Roman"/>
          <w:lang w:val="es-ES"/>
        </w:rPr>
        <w:t xml:space="preserve">. J. L. &amp; España. </w:t>
      </w:r>
      <w:r w:rsidRPr="0050535F">
        <w:rPr>
          <w:rFonts w:cs="Times New Roman"/>
          <w:lang w:val="en-US"/>
        </w:rPr>
        <w:t>V. J. (2024). Improving the predictive accuracy of production frontier models for efficiency measurement using machine learning: The LSB-MAFS method. Computers &amp; Operations Research. 171. 106793.</w:t>
      </w:r>
    </w:p>
    <w:p w14:paraId="3F19EA7B" w14:textId="77777777" w:rsidR="005E10C7" w:rsidRPr="0050535F" w:rsidRDefault="005E10C7"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6045473A" w14:textId="77777777" w:rsidR="005E10C7" w:rsidRPr="0050535F" w:rsidRDefault="005E10C7"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5CCA5981" w14:textId="77777777" w:rsidR="005E10C7" w:rsidRPr="0050535F" w:rsidRDefault="005E10C7" w:rsidP="0012087D">
      <w:pPr>
        <w:spacing w:line="360" w:lineRule="auto"/>
        <w:rPr>
          <w:rFonts w:cs="Times New Roman"/>
          <w:lang w:val="en-US"/>
        </w:rPr>
      </w:pPr>
      <w:r w:rsidRPr="0050535F">
        <w:rPr>
          <w:rFonts w:cs="Times New Roman"/>
          <w:lang w:val="en-US"/>
        </w:rPr>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59D8971C"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6529E091" w14:textId="77777777" w:rsidR="005E10C7" w:rsidRPr="0050535F" w:rsidRDefault="005E10C7"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1298FAE3" w14:textId="77777777" w:rsidR="005E10C7" w:rsidRPr="0050535F" w:rsidRDefault="005E10C7" w:rsidP="0012087D">
      <w:pPr>
        <w:spacing w:line="360" w:lineRule="auto"/>
        <w:rPr>
          <w:rFonts w:cs="Times New Roman"/>
          <w:lang w:val="en-US"/>
        </w:rPr>
      </w:pPr>
      <w:r w:rsidRPr="0050535F">
        <w:rPr>
          <w:rFonts w:cs="Times New Roman"/>
          <w:lang w:val="en-US"/>
        </w:rPr>
        <w:lastRenderedPageBreak/>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11DD92A3" w14:textId="77777777" w:rsidR="005E10C7" w:rsidRPr="0050535F" w:rsidRDefault="005E10C7"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7C4F2538" w14:textId="77777777" w:rsidR="005E10C7" w:rsidRPr="0050535F" w:rsidRDefault="005E10C7"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0353C36B" w14:textId="77777777" w:rsidR="005E10C7" w:rsidRPr="0050535F" w:rsidRDefault="005E10C7" w:rsidP="0012087D">
      <w:pPr>
        <w:spacing w:line="360" w:lineRule="auto"/>
        <w:rPr>
          <w:rFonts w:cs="Times New Roman"/>
          <w:lang w:val="en-US"/>
        </w:rPr>
      </w:pPr>
      <w:r w:rsidRPr="0050535F">
        <w:rPr>
          <w:rFonts w:cs="Times New Roman"/>
          <w:lang w:val="en-US"/>
        </w:rPr>
        <w:t>LeCun. Y. Bengio. Y. &amp; Hinton. G. (2015). Deep learning. Nature. 521(7553). 436-444.</w:t>
      </w:r>
    </w:p>
    <w:p w14:paraId="3F7C8CE7" w14:textId="77777777" w:rsidR="005E10C7" w:rsidRPr="0050535F" w:rsidRDefault="005E10C7" w:rsidP="00E87574">
      <w:pPr>
        <w:spacing w:line="360" w:lineRule="auto"/>
        <w:rPr>
          <w:rFonts w:cs="Times New Roman"/>
          <w:lang w:val="en-US"/>
        </w:rPr>
      </w:pPr>
      <w:bookmarkStart w:id="84" w:name="_Hlk190699982"/>
      <w:r w:rsidRPr="0050535F">
        <w:rPr>
          <w:rFonts w:cs="Times New Roman"/>
          <w:lang w:val="en-US"/>
        </w:rPr>
        <w:t>Li</w:t>
      </w:r>
      <w:bookmarkEnd w:id="84"/>
      <w:r w:rsidRPr="0050535F">
        <w:rPr>
          <w:rFonts w:cs="Times New Roman"/>
          <w:lang w:val="en-US"/>
        </w:rPr>
        <w:t>, G., Rabitz, H., Yelvington, P. E., Oluwole, O. O., Bacon, F., Kolb, C. E., &amp; Schoendorf, J. (2010). Global sensitivity analysis for systems with independent and/or correlated inputs. </w:t>
      </w:r>
      <w:r w:rsidRPr="0050535F">
        <w:rPr>
          <w:rFonts w:cs="Times New Roman"/>
          <w:i/>
          <w:iCs/>
          <w:lang w:val="en-US"/>
        </w:rPr>
        <w:t>The journal of physical chemistry A</w:t>
      </w:r>
      <w:r w:rsidRPr="0050535F">
        <w:rPr>
          <w:rFonts w:cs="Times New Roman"/>
          <w:lang w:val="en-US"/>
        </w:rPr>
        <w:t>, </w:t>
      </w:r>
      <w:r w:rsidRPr="0050535F">
        <w:rPr>
          <w:rFonts w:cs="Times New Roman"/>
          <w:i/>
          <w:iCs/>
          <w:lang w:val="en-US"/>
        </w:rPr>
        <w:t>114</w:t>
      </w:r>
      <w:r w:rsidRPr="0050535F">
        <w:rPr>
          <w:rFonts w:cs="Times New Roman"/>
          <w:lang w:val="en-US"/>
        </w:rPr>
        <w:t xml:space="preserve">(19), 6022-6032. </w:t>
      </w:r>
    </w:p>
    <w:p w14:paraId="28365A21" w14:textId="77777777" w:rsidR="005E10C7" w:rsidRPr="0050535F" w:rsidRDefault="005E10C7"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482C7729" w14:textId="77777777" w:rsidR="005E10C7" w:rsidRPr="0050535F" w:rsidRDefault="005E10C7"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6CE42B32" w14:textId="77777777" w:rsidR="005E10C7" w:rsidRPr="0050535F" w:rsidRDefault="005E10C7"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085A0C10" w14:textId="77777777" w:rsidR="005E10C7" w:rsidRPr="0050535F" w:rsidRDefault="005E10C7"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018D6EB3" w14:textId="77777777" w:rsidR="005E10C7" w:rsidRPr="0050535F" w:rsidRDefault="005E10C7" w:rsidP="00875C4D">
      <w:pPr>
        <w:spacing w:line="360" w:lineRule="auto"/>
        <w:rPr>
          <w:rFonts w:cs="Times New Roman"/>
          <w:lang w:val="en-US"/>
        </w:rPr>
      </w:pPr>
      <w:r w:rsidRPr="00B0703B">
        <w:rPr>
          <w:rFonts w:cs="Times New Roman"/>
          <w:lang w:val="nl-NL"/>
        </w:rPr>
        <w:t xml:space="preserve">Martens. D. Baesens. B. Van Gestel.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29DC74F0" w14:textId="77777777" w:rsidR="005E10C7" w:rsidRPr="0050535F" w:rsidRDefault="005E10C7"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097EDF9A" w14:textId="77777777" w:rsidR="005E10C7" w:rsidRPr="0050535F" w:rsidRDefault="005E10C7"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6354CFB4" w14:textId="77777777" w:rsidR="005E10C7" w:rsidRPr="0050535F" w:rsidRDefault="005E10C7" w:rsidP="00875C4D">
      <w:pPr>
        <w:spacing w:line="360" w:lineRule="auto"/>
        <w:rPr>
          <w:rFonts w:cs="Times New Roman"/>
          <w:lang w:val="en-US"/>
        </w:rPr>
      </w:pPr>
      <w:r w:rsidRPr="0050535F">
        <w:rPr>
          <w:rFonts w:cs="Times New Roman"/>
          <w:lang w:val="en-US"/>
        </w:rPr>
        <w:lastRenderedPageBreak/>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47B109CA" w14:textId="77777777" w:rsidR="005E10C7" w:rsidRPr="0050535F" w:rsidRDefault="005E10C7" w:rsidP="00875C4D">
      <w:pPr>
        <w:spacing w:line="360" w:lineRule="auto"/>
        <w:rPr>
          <w:rFonts w:cs="Times New Roman"/>
          <w:lang w:val="en-US"/>
        </w:rPr>
      </w:pPr>
      <w:r w:rsidRPr="00B0703B">
        <w:rPr>
          <w:rFonts w:cs="Times New Roman"/>
          <w:lang w:val="en-US"/>
        </w:rPr>
        <w:t xml:space="preserve">Omrani. H. </w:t>
      </w:r>
      <w:proofErr w:type="spellStart"/>
      <w:r w:rsidRPr="00B0703B">
        <w:rPr>
          <w:rFonts w:cs="Times New Roman"/>
          <w:lang w:val="en-US"/>
        </w:rPr>
        <w:t>Emrouznejad</w:t>
      </w:r>
      <w:proofErr w:type="spellEnd"/>
      <w:r w:rsidRPr="00B0703B">
        <w:rPr>
          <w:rFonts w:cs="Times New Roman"/>
          <w:lang w:val="en-US"/>
        </w:rPr>
        <w:t xml:space="preserve">. A. </w:t>
      </w:r>
      <w:proofErr w:type="spellStart"/>
      <w:r w:rsidRPr="00B0703B">
        <w:rPr>
          <w:rFonts w:cs="Times New Roman"/>
          <w:lang w:val="en-US"/>
        </w:rPr>
        <w:t>Teplova</w:t>
      </w:r>
      <w:proofErr w:type="spellEnd"/>
      <w:r w:rsidRPr="00B0703B">
        <w:rPr>
          <w:rFonts w:cs="Times New Roman"/>
          <w:lang w:val="en-US"/>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27005991" w14:textId="4D550747" w:rsidR="006F1D59" w:rsidRPr="0050535F" w:rsidRDefault="006F1D59" w:rsidP="00875C4D">
      <w:pPr>
        <w:spacing w:line="360" w:lineRule="auto"/>
        <w:rPr>
          <w:rFonts w:cs="Times New Roman"/>
          <w:lang w:val="en-US"/>
        </w:rPr>
      </w:pPr>
      <w:r w:rsidRPr="0050535F">
        <w:rPr>
          <w:rFonts w:cs="Times New Roman"/>
          <w:lang w:val="en-US"/>
        </w:rPr>
        <w:t xml:space="preserve">Orea, L. &amp; </w:t>
      </w:r>
      <w:proofErr w:type="spellStart"/>
      <w:r w:rsidRPr="0050535F">
        <w:rPr>
          <w:rFonts w:cs="Times New Roman"/>
          <w:lang w:val="en-US"/>
        </w:rPr>
        <w:t>Zofío</w:t>
      </w:r>
      <w:proofErr w:type="spellEnd"/>
      <w:r w:rsidRPr="00B0703B">
        <w:rPr>
          <w:rFonts w:cs="Times New Roman"/>
          <w:lang w:val="en-US"/>
        </w:rPr>
        <w:t xml:space="preserve">, J.L. </w:t>
      </w:r>
      <w:r w:rsidRPr="0050535F">
        <w:rPr>
          <w:rFonts w:cs="Times New Roman"/>
          <w:lang w:val="en-US"/>
        </w:rPr>
        <w:t>(2019). Common methodological choices in non-parametric and parametric analyses of firms’ performance, in ten Raa, T</w:t>
      </w:r>
      <w:r w:rsidR="00BC242F" w:rsidRPr="0050535F">
        <w:rPr>
          <w:rFonts w:cs="Times New Roman"/>
          <w:lang w:val="en-US"/>
        </w:rPr>
        <w:t>.</w:t>
      </w:r>
      <w:r w:rsidRPr="0050535F">
        <w:rPr>
          <w:rFonts w:cs="Times New Roman"/>
          <w:lang w:val="en-US"/>
        </w:rPr>
        <w:t xml:space="preserve"> </w:t>
      </w:r>
      <w:r w:rsidR="00BC242F" w:rsidRPr="0050535F">
        <w:rPr>
          <w:rFonts w:cs="Times New Roman"/>
          <w:lang w:val="en-US"/>
        </w:rPr>
        <w:t>&amp;</w:t>
      </w:r>
      <w:r w:rsidRPr="0050535F">
        <w:rPr>
          <w:rFonts w:cs="Times New Roman"/>
          <w:lang w:val="en-US"/>
        </w:rPr>
        <w:t xml:space="preserve"> Greene, W</w:t>
      </w:r>
      <w:r w:rsidR="00BC242F" w:rsidRPr="0050535F">
        <w:rPr>
          <w:rFonts w:cs="Times New Roman"/>
          <w:lang w:val="en-US"/>
        </w:rPr>
        <w:t xml:space="preserve">. </w:t>
      </w:r>
      <w:r w:rsidRPr="0050535F">
        <w:rPr>
          <w:rFonts w:cs="Times New Roman"/>
          <w:lang w:val="en-US"/>
        </w:rPr>
        <w:t xml:space="preserve">H. (eds.) </w:t>
      </w:r>
      <w:r w:rsidRPr="00B0703B">
        <w:rPr>
          <w:rFonts w:cs="Times New Roman"/>
          <w:i/>
          <w:iCs/>
          <w:lang w:val="en-US"/>
        </w:rPr>
        <w:t>Palgrave Handbook of Economic Performance Analysis</w:t>
      </w:r>
      <w:r w:rsidRPr="0050535F">
        <w:rPr>
          <w:rFonts w:cs="Times New Roman"/>
          <w:lang w:val="en-US"/>
        </w:rPr>
        <w:t>, Palgrave-MacMillan: Cham, 419-484.</w:t>
      </w:r>
    </w:p>
    <w:p w14:paraId="6DD160FF" w14:textId="238456BD" w:rsidR="005E10C7" w:rsidRPr="0050535F" w:rsidRDefault="005E10C7"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148315F1" w14:textId="77777777" w:rsidR="005E10C7" w:rsidRPr="0050535F" w:rsidRDefault="005E10C7"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03ED8968" w14:textId="77777777" w:rsidR="005E10C7" w:rsidRPr="0050535F" w:rsidRDefault="005E10C7"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should </w:t>
      </w:r>
      <w:proofErr w:type="spellStart"/>
      <w:r w:rsidRPr="0050535F">
        <w:rPr>
          <w:rFonts w:cs="Times New Roman"/>
          <w:lang w:val="en-US"/>
        </w:rPr>
        <w:t>i</w:t>
      </w:r>
      <w:proofErr w:type="spell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(pp. 1135-1144).</w:t>
      </w:r>
    </w:p>
    <w:p w14:paraId="4ABD1FDD" w14:textId="77777777" w:rsidR="005E10C7" w:rsidRPr="0050535F" w:rsidRDefault="005E10C7" w:rsidP="00875C4D">
      <w:pPr>
        <w:spacing w:line="360" w:lineRule="auto"/>
        <w:rPr>
          <w:rFonts w:cs="Times New Roman"/>
          <w:lang w:val="en-US"/>
        </w:rPr>
      </w:pPr>
      <w:r w:rsidRPr="0050535F">
        <w:rPr>
          <w:rFonts w:cs="Times New Roman"/>
          <w:lang w:val="en-US"/>
        </w:rPr>
        <w:t xml:space="preserve">Ruck. D. W. Rogers. S. K. &amp; </w:t>
      </w:r>
      <w:proofErr w:type="spellStart"/>
      <w:r w:rsidRPr="0050535F">
        <w:rPr>
          <w:rFonts w:cs="Times New Roman"/>
          <w:lang w:val="en-US"/>
        </w:rPr>
        <w:t>Kabrisky</w:t>
      </w:r>
      <w:proofErr w:type="spellEnd"/>
      <w:r w:rsidRPr="0050535F">
        <w:rPr>
          <w:rFonts w:cs="Times New Roman"/>
          <w:lang w:val="en-US"/>
        </w:rPr>
        <w:t>. M. (1990). Feature selection using a multilayer perceptron. Journal of neural network computing. 2(2). 40-48.</w:t>
      </w:r>
    </w:p>
    <w:p w14:paraId="547C4D42" w14:textId="77777777" w:rsidR="005E10C7" w:rsidRPr="0050535F" w:rsidRDefault="005E10C7"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3FACAD00" w14:textId="77777777" w:rsidR="005E10C7" w:rsidRPr="0050535F" w:rsidRDefault="005E10C7" w:rsidP="00E87574">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A., Tarantola, S., Campolongo, F., &amp; Ratto, M. (2004). </w:t>
      </w:r>
      <w:r w:rsidRPr="0050535F">
        <w:rPr>
          <w:rFonts w:cs="Times New Roman"/>
          <w:i/>
          <w:iCs/>
          <w:lang w:val="en-US"/>
        </w:rPr>
        <w:t>Sensitivity analysis in practice: a guide to assessing scientific models</w:t>
      </w:r>
      <w:r w:rsidRPr="0050535F">
        <w:rPr>
          <w:rFonts w:cs="Times New Roman"/>
          <w:lang w:val="en-US"/>
        </w:rPr>
        <w:t xml:space="preserve"> (Vol. 1). New York: Wiley. </w:t>
      </w:r>
    </w:p>
    <w:p w14:paraId="5E75B28A" w14:textId="77777777" w:rsidR="005E10C7" w:rsidRPr="0050535F" w:rsidRDefault="005E10C7"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644F344B"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4D960B1F" w14:textId="77777777" w:rsidR="005E10C7" w:rsidRPr="0050535F" w:rsidRDefault="005E10C7" w:rsidP="00E87574">
      <w:pPr>
        <w:spacing w:line="360" w:lineRule="auto"/>
        <w:rPr>
          <w:rFonts w:cs="Times New Roman"/>
          <w:lang w:val="en-US"/>
        </w:rPr>
      </w:pPr>
      <w:r w:rsidRPr="0050535F">
        <w:rPr>
          <w:rFonts w:cs="Times New Roman"/>
          <w:lang w:val="en-US"/>
        </w:rPr>
        <w:t>Song, X., Zhang, J., Zhan, C., Xuan, Y., Ye, M., &amp; Xu, C. (2015). Global sensitivity analysis in hydrological modeling: Review of concepts, methods, theoretical framework, and applications. </w:t>
      </w:r>
      <w:r w:rsidRPr="0050535F">
        <w:rPr>
          <w:rFonts w:cs="Times New Roman"/>
          <w:i/>
          <w:iCs/>
          <w:lang w:val="en-US"/>
        </w:rPr>
        <w:t>Journal of hydrology</w:t>
      </w:r>
      <w:r w:rsidRPr="0050535F">
        <w:rPr>
          <w:rFonts w:cs="Times New Roman"/>
          <w:lang w:val="en-US"/>
        </w:rPr>
        <w:t>, </w:t>
      </w:r>
      <w:r w:rsidRPr="0050535F">
        <w:rPr>
          <w:rFonts w:cs="Times New Roman"/>
          <w:i/>
          <w:iCs/>
          <w:lang w:val="en-US"/>
        </w:rPr>
        <w:t>523</w:t>
      </w:r>
      <w:r w:rsidRPr="0050535F">
        <w:rPr>
          <w:rFonts w:cs="Times New Roman"/>
          <w:lang w:val="en-US"/>
        </w:rPr>
        <w:t xml:space="preserve">, 739-757. </w:t>
      </w:r>
    </w:p>
    <w:p w14:paraId="103570FE" w14:textId="77777777" w:rsidR="005E10C7" w:rsidRPr="0050535F" w:rsidRDefault="005E10C7" w:rsidP="00875C4D">
      <w:pPr>
        <w:spacing w:line="360" w:lineRule="auto"/>
        <w:rPr>
          <w:rFonts w:cs="Times New Roman"/>
          <w:lang w:val="en-US"/>
        </w:rPr>
      </w:pPr>
      <w:r w:rsidRPr="0050535F">
        <w:rPr>
          <w:rFonts w:cs="Times New Roman"/>
          <w:lang w:val="en-US"/>
        </w:rPr>
        <w:lastRenderedPageBreak/>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6D3C73BF"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43315E6C"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58002EC6" w14:textId="77777777" w:rsidR="005E10C7" w:rsidRPr="0050535F" w:rsidRDefault="005E10C7"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p>
    <w:p w14:paraId="1A0F3E18"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55CDE23A" w14:textId="77777777" w:rsidR="005E10C7" w:rsidRPr="0050535F" w:rsidRDefault="005E10C7"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566CBE29" w14:textId="77777777" w:rsidR="005E10C7" w:rsidRPr="00882810" w:rsidRDefault="005E10C7"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p>
    <w:p w14:paraId="24C804BC" w14:textId="77777777" w:rsidR="005E10C7" w:rsidRPr="00882810" w:rsidRDefault="005E10C7" w:rsidP="00875C4D">
      <w:pPr>
        <w:spacing w:line="360" w:lineRule="auto"/>
        <w:rPr>
          <w:rFonts w:cs="Times New Roman"/>
          <w:lang w:val="es-ES"/>
        </w:rPr>
      </w:pPr>
      <w:r w:rsidRPr="00882810">
        <w:rPr>
          <w:rFonts w:cs="Times New Roman"/>
          <w:lang w:val="es-ES"/>
        </w:rPr>
        <w:t xml:space="preserve">Valero-Carreras. D. Aparicio. J. &amp; Guerrero. N. M. (2022). </w:t>
      </w:r>
      <w:proofErr w:type="spellStart"/>
      <w:r w:rsidRPr="00882810">
        <w:rPr>
          <w:rFonts w:cs="Times New Roman"/>
          <w:lang w:val="es-ES"/>
        </w:rPr>
        <w:t>Multi-output</w:t>
      </w:r>
      <w:proofErr w:type="spellEnd"/>
      <w:r w:rsidRPr="00882810">
        <w:rPr>
          <w:rFonts w:cs="Times New Roman"/>
          <w:lang w:val="es-ES"/>
        </w:rPr>
        <w:t xml:space="preserve"> </w:t>
      </w:r>
      <w:proofErr w:type="spellStart"/>
      <w:r w:rsidRPr="00882810">
        <w:rPr>
          <w:rFonts w:cs="Times New Roman"/>
          <w:lang w:val="es-ES"/>
        </w:rPr>
        <w:t>support</w:t>
      </w:r>
      <w:proofErr w:type="spellEnd"/>
      <w:r w:rsidRPr="00882810">
        <w:rPr>
          <w:rFonts w:cs="Times New Roman"/>
          <w:lang w:val="es-ES"/>
        </w:rPr>
        <w:t xml:space="preserve"> vector </w:t>
      </w:r>
      <w:proofErr w:type="spellStart"/>
      <w:r w:rsidRPr="00882810">
        <w:rPr>
          <w:rFonts w:cs="Times New Roman"/>
          <w:lang w:val="es-ES"/>
        </w:rPr>
        <w:t>frontiers</w:t>
      </w:r>
      <w:proofErr w:type="spellEnd"/>
      <w:r w:rsidRPr="00882810">
        <w:rPr>
          <w:rFonts w:cs="Times New Roman"/>
          <w:lang w:val="es-ES"/>
        </w:rPr>
        <w:t>. </w:t>
      </w:r>
      <w:proofErr w:type="spellStart"/>
      <w:r w:rsidRPr="00882810">
        <w:rPr>
          <w:rFonts w:cs="Times New Roman"/>
          <w:i/>
          <w:iCs/>
          <w:lang w:val="es-ES"/>
        </w:rPr>
        <w:t>Computers</w:t>
      </w:r>
      <w:proofErr w:type="spellEnd"/>
      <w:r w:rsidRPr="00882810">
        <w:rPr>
          <w:rFonts w:cs="Times New Roman"/>
          <w:i/>
          <w:iCs/>
          <w:lang w:val="es-ES"/>
        </w:rPr>
        <w:t xml:space="preserve"> &amp; </w:t>
      </w:r>
      <w:proofErr w:type="spellStart"/>
      <w:r w:rsidRPr="00882810">
        <w:rPr>
          <w:rFonts w:cs="Times New Roman"/>
          <w:i/>
          <w:iCs/>
          <w:lang w:val="es-ES"/>
        </w:rPr>
        <w:t>Operations</w:t>
      </w:r>
      <w:proofErr w:type="spellEnd"/>
      <w:r w:rsidRPr="00882810">
        <w:rPr>
          <w:rFonts w:cs="Times New Roman"/>
          <w:i/>
          <w:iCs/>
          <w:lang w:val="es-ES"/>
        </w:rPr>
        <w:t xml:space="preserve"> </w:t>
      </w:r>
      <w:proofErr w:type="spellStart"/>
      <w:r w:rsidRPr="00882810">
        <w:rPr>
          <w:rFonts w:cs="Times New Roman"/>
          <w:i/>
          <w:iCs/>
          <w:lang w:val="es-ES"/>
        </w:rPr>
        <w:t>Research</w:t>
      </w:r>
      <w:proofErr w:type="spellEnd"/>
      <w:r w:rsidRPr="00882810">
        <w:rPr>
          <w:rFonts w:cs="Times New Roman"/>
          <w:lang w:val="es-ES"/>
        </w:rPr>
        <w:t>. </w:t>
      </w:r>
      <w:r w:rsidRPr="00882810">
        <w:rPr>
          <w:rFonts w:cs="Times New Roman"/>
          <w:i/>
          <w:iCs/>
          <w:lang w:val="es-ES"/>
        </w:rPr>
        <w:t>143</w:t>
      </w:r>
      <w:r w:rsidRPr="00882810">
        <w:rPr>
          <w:rFonts w:cs="Times New Roman"/>
          <w:lang w:val="es-ES"/>
        </w:rPr>
        <w:t>. 105765.</w:t>
      </w:r>
    </w:p>
    <w:p w14:paraId="286A71F8" w14:textId="77777777" w:rsidR="005E10C7" w:rsidRPr="0050535F" w:rsidRDefault="005E10C7" w:rsidP="00875C4D">
      <w:pPr>
        <w:spacing w:line="360" w:lineRule="auto"/>
        <w:rPr>
          <w:rFonts w:cs="Times New Roman"/>
          <w:lang w:val="en-US"/>
        </w:rPr>
      </w:pPr>
      <w:r w:rsidRPr="00882810">
        <w:rPr>
          <w:rFonts w:cs="Times New Roman"/>
          <w:lang w:val="es-ES"/>
        </w:rPr>
        <w:t xml:space="preserve">Valero-Carreras. D. Moragues. R. Aparicio. </w:t>
      </w:r>
      <w:r w:rsidRPr="009B6B0A">
        <w:rPr>
          <w:rFonts w:cs="Times New Roman"/>
          <w:lang w:val="es-ES"/>
        </w:rPr>
        <w:t xml:space="preserve">J. &amp; Guerrero. </w:t>
      </w:r>
      <w:r w:rsidRPr="0050535F">
        <w:rPr>
          <w:rFonts w:cs="Times New Roman"/>
          <w:lang w:val="en-US"/>
        </w:rPr>
        <w:t>N. M. (2024). Evaluating different methods for ranking inputs in the context of the performance assessment of decision making units: A machine learning approach. Computers &amp; Operations Research. 163. 106485.</w:t>
      </w:r>
    </w:p>
    <w:p w14:paraId="16A3107C" w14:textId="77777777" w:rsidR="005E10C7" w:rsidRPr="0050535F" w:rsidRDefault="005E10C7"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08BC3347" w14:textId="77777777" w:rsidR="005E10C7" w:rsidRPr="0050535F" w:rsidRDefault="005E10C7" w:rsidP="00875C4D">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3707D02F" w14:textId="77777777" w:rsidR="005E10C7" w:rsidRPr="0050535F" w:rsidRDefault="005E10C7"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41CA670D" w14:textId="77777777" w:rsidR="005E10C7" w:rsidRPr="0050535F" w:rsidRDefault="005E10C7" w:rsidP="00875C4D">
      <w:pPr>
        <w:spacing w:line="360" w:lineRule="auto"/>
        <w:rPr>
          <w:rFonts w:cs="Times New Roman"/>
          <w:lang w:val="en-US"/>
        </w:rPr>
      </w:pPr>
      <w:r w:rsidRPr="0050535F">
        <w:rPr>
          <w:rFonts w:cs="Times New Roman"/>
          <w:lang w:val="en-US"/>
        </w:rPr>
        <w:lastRenderedPageBreak/>
        <w:t>Weiss. G. M. &amp; Provost. F. (2003). Learning when training data are costly: The effect of class distribution on tree induction. Journal of artificial intelligence research. 19. 315-354.</w:t>
      </w:r>
    </w:p>
    <w:p w14:paraId="0CE03E9C" w14:textId="77777777" w:rsidR="005E10C7" w:rsidRPr="0050535F" w:rsidRDefault="005E10C7"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11CE94D5" w14:textId="77777777" w:rsidR="005E10C7" w:rsidRPr="0050535F" w:rsidRDefault="005E10C7"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3D305EA9" w14:textId="77777777" w:rsidR="005E10C7" w:rsidRPr="0050535F" w:rsidRDefault="005E10C7" w:rsidP="00875C4D">
      <w:pPr>
        <w:spacing w:line="360" w:lineRule="auto"/>
        <w:rPr>
          <w:rFonts w:cs="Times New Roman"/>
          <w:lang w:val="en-US"/>
        </w:rPr>
      </w:pPr>
      <w:r w:rsidRPr="0050535F">
        <w:rPr>
          <w:rFonts w:cs="Times New Roman"/>
          <w:lang w:val="en-US"/>
        </w:rPr>
        <w:t xml:space="preserve">Zhu. N. Zhu. C. &amp; </w:t>
      </w:r>
      <w:proofErr w:type="spellStart"/>
      <w:r w:rsidRPr="0050535F">
        <w:rPr>
          <w:rFonts w:cs="Times New Roman"/>
          <w:lang w:val="en-US"/>
        </w:rPr>
        <w:t>Emrouznejad</w:t>
      </w:r>
      <w:proofErr w:type="spellEnd"/>
      <w:r w:rsidRPr="0050535F">
        <w:rPr>
          <w:rFonts w:cs="Times New Roman"/>
          <w:lang w:val="en-US"/>
        </w:rPr>
        <w:t>. 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sectPr w:rsidR="005E10C7" w:rsidRPr="0050535F" w:rsidSect="001325C8">
      <w:footerReference w:type="default" r:id="rId298"/>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España Roch, Víctor Javier" w:date="2025-02-09T20:09:00Z" w:initials="VE">
    <w:p w14:paraId="0520B51D" w14:textId="1E5D1899" w:rsidR="00AB32F0" w:rsidRDefault="00AB32F0" w:rsidP="00FE41C0">
      <w:pPr>
        <w:pStyle w:val="Textocomentario"/>
        <w:jc w:val="left"/>
      </w:pPr>
      <w:r>
        <w:rPr>
          <w:rStyle w:val="Refdecomentario"/>
        </w:rPr>
        <w:annotationRef/>
      </w:r>
      <w:r>
        <w:t xml:space="preserve">He recortado los márgenes de la imagen. </w:t>
      </w:r>
    </w:p>
    <w:p w14:paraId="52D0CBE3" w14:textId="77777777" w:rsidR="00AB32F0" w:rsidRDefault="00AB32F0" w:rsidP="00FE41C0">
      <w:pPr>
        <w:pStyle w:val="Textocomentario"/>
        <w:jc w:val="left"/>
      </w:pPr>
    </w:p>
    <w:p w14:paraId="2F2A9FB4" w14:textId="77777777" w:rsidR="00AB32F0" w:rsidRDefault="00AB32F0" w:rsidP="00FE41C0">
      <w:pPr>
        <w:pStyle w:val="Textocomentario"/>
        <w:jc w:val="left"/>
      </w:pPr>
      <w:r>
        <w:t>Creo que las imágenes quedan mejor rectangulares:</w:t>
      </w:r>
    </w:p>
    <w:p w14:paraId="113D86DF" w14:textId="77777777" w:rsidR="00AB32F0" w:rsidRDefault="00AB32F0" w:rsidP="00FE41C0">
      <w:pPr>
        <w:pStyle w:val="Textocomentario"/>
        <w:jc w:val="left"/>
      </w:pPr>
    </w:p>
    <w:p w14:paraId="006BE19F" w14:textId="77777777" w:rsidR="00AB32F0" w:rsidRDefault="00AB32F0" w:rsidP="00FE41C0">
      <w:pPr>
        <w:pStyle w:val="Textocomentario"/>
        <w:jc w:val="left"/>
      </w:pPr>
      <w:r>
        <w:t>ggsave(file = "img1.png", plot = img1, dpi = 600, width = 10, heigh = 6)</w:t>
      </w:r>
    </w:p>
    <w:p w14:paraId="45BB449D" w14:textId="77777777" w:rsidR="00AB32F0" w:rsidRDefault="00AB32F0" w:rsidP="00FE41C0">
      <w:pPr>
        <w:pStyle w:val="Textocomentario"/>
        <w:jc w:val="left"/>
      </w:pPr>
    </w:p>
    <w:p w14:paraId="3C440930" w14:textId="77777777" w:rsidR="00AB32F0" w:rsidRDefault="00AB32F0" w:rsidP="00FE41C0">
      <w:pPr>
        <w:pStyle w:val="Textocomentario"/>
        <w:jc w:val="left"/>
      </w:pPr>
      <w:r>
        <w:t>Por otro lado, la leyenda creo que queda mejor en “bottom” o dentro de la figura en un sitio donde no moleste.</w:t>
      </w:r>
    </w:p>
    <w:p w14:paraId="192146B0" w14:textId="77777777" w:rsidR="00AB32F0" w:rsidRDefault="00AB32F0" w:rsidP="00FE41C0">
      <w:pPr>
        <w:pStyle w:val="Textocomentario"/>
        <w:jc w:val="left"/>
      </w:pPr>
    </w:p>
    <w:p w14:paraId="2CA19605" w14:textId="77777777" w:rsidR="00AB32F0" w:rsidRDefault="00AB32F0" w:rsidP="00FE41C0">
      <w:pPr>
        <w:pStyle w:val="Textocomentario"/>
        <w:jc w:val="left"/>
      </w:pPr>
      <w:r>
        <w:t>Dejo adjunto un tema por si lo quieres probar:</w:t>
      </w:r>
    </w:p>
    <w:p w14:paraId="4E050D9D" w14:textId="77777777" w:rsidR="00AB32F0" w:rsidRDefault="00AB32F0" w:rsidP="00FE41C0">
      <w:pPr>
        <w:pStyle w:val="Textocomentario"/>
        <w:jc w:val="left"/>
      </w:pPr>
    </w:p>
    <w:p w14:paraId="32E82B09" w14:textId="77777777" w:rsidR="00AB32F0" w:rsidRDefault="00AB32F0" w:rsidP="00FE41C0">
      <w:pPr>
        <w:pStyle w:val="Textocomentario"/>
        <w:jc w:val="left"/>
      </w:pPr>
      <w:r>
        <w:t xml:space="preserve">  guides(fill = guide_legend(nrow = 1, byrow = TRUE)) +</w:t>
      </w:r>
    </w:p>
    <w:p w14:paraId="0FC7BA6F" w14:textId="77777777" w:rsidR="00AB32F0" w:rsidRDefault="00AB32F0" w:rsidP="00FE41C0">
      <w:pPr>
        <w:pStyle w:val="Textocomentario"/>
        <w:jc w:val="left"/>
      </w:pPr>
      <w:r>
        <w:t xml:space="preserve">  theme (</w:t>
      </w:r>
    </w:p>
    <w:p w14:paraId="7C47F6B5" w14:textId="77777777" w:rsidR="00AB32F0" w:rsidRDefault="00AB32F0" w:rsidP="00FE41C0">
      <w:pPr>
        <w:pStyle w:val="Textocomentario"/>
        <w:jc w:val="left"/>
      </w:pPr>
      <w:r>
        <w:t xml:space="preserve">    axis.title.x = element_text (</w:t>
      </w:r>
    </w:p>
    <w:p w14:paraId="6FD07B68" w14:textId="77777777" w:rsidR="00AB32F0" w:rsidRDefault="00AB32F0" w:rsidP="00FE41C0">
      <w:pPr>
        <w:pStyle w:val="Textocomentario"/>
        <w:jc w:val="left"/>
      </w:pPr>
      <w:r>
        <w:t xml:space="preserve">      size = 12, face = "bold", color = "black",</w:t>
      </w:r>
    </w:p>
    <w:p w14:paraId="2C1B3626" w14:textId="77777777" w:rsidR="00AB32F0" w:rsidRDefault="00AB32F0" w:rsidP="00FE41C0">
      <w:pPr>
        <w:pStyle w:val="Textocomentario"/>
        <w:jc w:val="left"/>
      </w:pPr>
      <w:r>
        <w:t xml:space="preserve">      margin = margin(t = 10)</w:t>
      </w:r>
    </w:p>
    <w:p w14:paraId="2AF922E7" w14:textId="77777777" w:rsidR="00AB32F0" w:rsidRDefault="00AB32F0" w:rsidP="00FE41C0">
      <w:pPr>
        <w:pStyle w:val="Textocomentario"/>
        <w:jc w:val="left"/>
      </w:pPr>
      <w:r>
        <w:t xml:space="preserve">      ),</w:t>
      </w:r>
    </w:p>
    <w:p w14:paraId="32BCBC41" w14:textId="77777777" w:rsidR="00AB32F0" w:rsidRDefault="00AB32F0" w:rsidP="00FE41C0">
      <w:pPr>
        <w:pStyle w:val="Textocomentario"/>
        <w:jc w:val="left"/>
      </w:pPr>
      <w:r>
        <w:t xml:space="preserve">    axis.title.y = element_text (</w:t>
      </w:r>
    </w:p>
    <w:p w14:paraId="0D8ED645" w14:textId="77777777" w:rsidR="00AB32F0" w:rsidRDefault="00AB32F0" w:rsidP="00FE41C0">
      <w:pPr>
        <w:pStyle w:val="Textocomentario"/>
        <w:jc w:val="left"/>
      </w:pPr>
      <w:r>
        <w:t xml:space="preserve">      size = 12, face = "bold", color = "black",</w:t>
      </w:r>
    </w:p>
    <w:p w14:paraId="3BBEC193" w14:textId="77777777" w:rsidR="00AB32F0" w:rsidRDefault="00AB32F0" w:rsidP="00FE41C0">
      <w:pPr>
        <w:pStyle w:val="Textocomentario"/>
        <w:jc w:val="left"/>
      </w:pPr>
      <w:r>
        <w:t xml:space="preserve">      margin = margin(r = 10)</w:t>
      </w:r>
    </w:p>
    <w:p w14:paraId="2014FA33" w14:textId="77777777" w:rsidR="00AB32F0" w:rsidRDefault="00AB32F0" w:rsidP="00FE41C0">
      <w:pPr>
        <w:pStyle w:val="Textocomentario"/>
        <w:jc w:val="left"/>
      </w:pPr>
      <w:r>
        <w:t xml:space="preserve">      ),</w:t>
      </w:r>
    </w:p>
    <w:p w14:paraId="5FCF292D" w14:textId="77777777" w:rsidR="00AB32F0" w:rsidRDefault="00AB32F0" w:rsidP="00FE41C0">
      <w:pPr>
        <w:pStyle w:val="Textocomentario"/>
        <w:jc w:val="left"/>
      </w:pPr>
      <w:r>
        <w:t xml:space="preserve">    axis.text = element_text (</w:t>
      </w:r>
    </w:p>
    <w:p w14:paraId="296B9B76" w14:textId="77777777" w:rsidR="00AB32F0" w:rsidRDefault="00AB32F0" w:rsidP="00FE41C0">
      <w:pPr>
        <w:pStyle w:val="Textocomentario"/>
        <w:jc w:val="left"/>
      </w:pPr>
      <w:r>
        <w:t xml:space="preserve">      size = 12, color = "black"</w:t>
      </w:r>
    </w:p>
    <w:p w14:paraId="2037B7DD" w14:textId="77777777" w:rsidR="00AB32F0" w:rsidRDefault="00AB32F0" w:rsidP="00FE41C0">
      <w:pPr>
        <w:pStyle w:val="Textocomentario"/>
        <w:jc w:val="left"/>
      </w:pPr>
      <w:r>
        <w:t xml:space="preserve">      ),</w:t>
      </w:r>
    </w:p>
    <w:p w14:paraId="14956364" w14:textId="77777777" w:rsidR="00AB32F0" w:rsidRDefault="00AB32F0" w:rsidP="00FE41C0">
      <w:pPr>
        <w:pStyle w:val="Textocomentario"/>
        <w:jc w:val="left"/>
      </w:pPr>
      <w:r>
        <w:t xml:space="preserve">    plot.margin = unit(c(1.25, 1.25, 1.25, 1.25), "lines"),</w:t>
      </w:r>
    </w:p>
    <w:p w14:paraId="4212BF75" w14:textId="77777777" w:rsidR="00AB32F0" w:rsidRDefault="00AB32F0" w:rsidP="00FE41C0">
      <w:pPr>
        <w:pStyle w:val="Textocomentario"/>
        <w:jc w:val="left"/>
      </w:pPr>
      <w:r>
        <w:t xml:space="preserve">    plot.title = element_text (</w:t>
      </w:r>
    </w:p>
    <w:p w14:paraId="6447B3F5" w14:textId="77777777" w:rsidR="00AB32F0" w:rsidRDefault="00AB32F0" w:rsidP="00FE41C0">
      <w:pPr>
        <w:pStyle w:val="Textocomentario"/>
        <w:jc w:val="left"/>
      </w:pPr>
      <w:r>
        <w:t xml:space="preserve">      size = 12, face = "bold", color = "black",</w:t>
      </w:r>
    </w:p>
    <w:p w14:paraId="2DCFB0A5" w14:textId="77777777" w:rsidR="00AB32F0" w:rsidRDefault="00AB32F0" w:rsidP="00FE41C0">
      <w:pPr>
        <w:pStyle w:val="Textocomentario"/>
        <w:jc w:val="left"/>
      </w:pPr>
      <w:r>
        <w:t xml:space="preserve">      margin = margin(b = 10)</w:t>
      </w:r>
    </w:p>
    <w:p w14:paraId="13B88056" w14:textId="77777777" w:rsidR="00AB32F0" w:rsidRDefault="00AB32F0" w:rsidP="00FE41C0">
      <w:pPr>
        <w:pStyle w:val="Textocomentario"/>
        <w:jc w:val="left"/>
      </w:pPr>
      <w:r>
        <w:t xml:space="preserve">    ),</w:t>
      </w:r>
    </w:p>
    <w:p w14:paraId="28202747" w14:textId="77777777" w:rsidR="00AB32F0" w:rsidRDefault="00AB32F0" w:rsidP="00FE41C0">
      <w:pPr>
        <w:pStyle w:val="Textocomentario"/>
        <w:jc w:val="left"/>
      </w:pPr>
      <w:r>
        <w:t xml:space="preserve">    legend.position = "bottom",</w:t>
      </w:r>
    </w:p>
    <w:p w14:paraId="748FA5EF" w14:textId="77777777" w:rsidR="00AB32F0" w:rsidRDefault="00AB32F0" w:rsidP="00FE41C0">
      <w:pPr>
        <w:pStyle w:val="Textocomentario"/>
        <w:jc w:val="left"/>
      </w:pPr>
      <w:r>
        <w:t xml:space="preserve">    legend.background = element_rect(color = "black", fill = NA),</w:t>
      </w:r>
    </w:p>
    <w:p w14:paraId="45DDA52E" w14:textId="77777777" w:rsidR="00AB32F0" w:rsidRDefault="00AB32F0" w:rsidP="00FE41C0">
      <w:pPr>
        <w:pStyle w:val="Textocomentario"/>
        <w:jc w:val="left"/>
      </w:pPr>
      <w:r>
        <w:t xml:space="preserve">    legend.box.background = element_rect(color = "black", fill = NA),</w:t>
      </w:r>
    </w:p>
    <w:p w14:paraId="6316AA27" w14:textId="77777777" w:rsidR="00AB32F0" w:rsidRDefault="00AB32F0" w:rsidP="00FE41C0">
      <w:pPr>
        <w:pStyle w:val="Textocomentario"/>
        <w:jc w:val="left"/>
      </w:pPr>
      <w:r>
        <w:t xml:space="preserve">    legend.title = element_text(face = "bold"),</w:t>
      </w:r>
    </w:p>
    <w:p w14:paraId="2CBFA35A" w14:textId="77777777" w:rsidR="00AB32F0" w:rsidRDefault="00AB32F0" w:rsidP="00FE41C0">
      <w:pPr>
        <w:pStyle w:val="Textocomentario"/>
        <w:jc w:val="left"/>
      </w:pPr>
      <w:r>
        <w:t xml:space="preserve">  )</w:t>
      </w:r>
    </w:p>
  </w:comment>
  <w:comment w:id="15" w:author="Gonzalez Moyano, Ricardo" w:date="2025-03-15T17:21:00Z" w:initials="GMR">
    <w:p w14:paraId="00A90157" w14:textId="77777777" w:rsidR="00A5443E" w:rsidRDefault="00A5443E" w:rsidP="00A5443E">
      <w:pPr>
        <w:pStyle w:val="Textocomentario"/>
        <w:jc w:val="left"/>
      </w:pPr>
      <w:r>
        <w:rPr>
          <w:rStyle w:val="Refdecomentario"/>
        </w:rPr>
        <w:annotationRef/>
      </w:r>
      <w:r>
        <w:t>¿Se entiende mejor?</w:t>
      </w:r>
    </w:p>
  </w:comment>
  <w:comment w:id="16" w:author="Gonzalez Moyano, Ricardo" w:date="2025-03-15T18:21:00Z" w:initials="GMR">
    <w:p w14:paraId="7EA3547A" w14:textId="77777777" w:rsidR="003566C9" w:rsidRDefault="003566C9" w:rsidP="003566C9">
      <w:pPr>
        <w:pStyle w:val="Textocomentario"/>
        <w:jc w:val="left"/>
      </w:pPr>
      <w:r>
        <w:rPr>
          <w:rStyle w:val="Refdecomentario"/>
        </w:rPr>
        <w:annotationRef/>
      </w:r>
      <w:r>
        <w:t xml:space="preserve">He añadido información adicional y también lo he reflejado en la tabla de debajo. Solo comparamos el rendimiento con los datasets aumentados para aquellos modelos que presentan un EMPATE. </w:t>
      </w:r>
    </w:p>
  </w:comment>
  <w:comment w:id="17" w:author="Gonzalez Moyano, Ricardo" w:date="2025-03-15T17:36:00Z" w:initials="GMR">
    <w:p w14:paraId="7BEB9012" w14:textId="77777777" w:rsidR="00882810" w:rsidRDefault="00E52CEB" w:rsidP="00882810">
      <w:pPr>
        <w:pStyle w:val="Textocomentario"/>
        <w:jc w:val="left"/>
      </w:pPr>
      <w:r>
        <w:rPr>
          <w:rStyle w:val="Refdecomentario"/>
        </w:rPr>
        <w:annotationRef/>
      </w:r>
      <w:r w:rsidR="00882810">
        <w:t>¿Esto que sobra?</w:t>
      </w:r>
    </w:p>
  </w:comment>
  <w:comment w:id="18" w:author="Gonzalez Moyano, Ricardo" w:date="2025-03-15T18:08:00Z" w:initials="GMR">
    <w:p w14:paraId="5BFDACF5" w14:textId="66E12063" w:rsidR="00352EC2" w:rsidRDefault="003F17CE" w:rsidP="00352EC2">
      <w:pPr>
        <w:pStyle w:val="Textocomentario"/>
        <w:jc w:val="left"/>
      </w:pPr>
      <w:r>
        <w:rPr>
          <w:rStyle w:val="Refdecomentario"/>
        </w:rPr>
        <w:annotationRef/>
      </w:r>
      <w:r w:rsidR="00352EC2">
        <w:t>En realidad, solo comparamos el rendimiento entre los niveles que hay empate. Por eso añado esto y en la tabla de abajo solo muestro estos tres niveles.</w:t>
      </w:r>
    </w:p>
  </w:comment>
  <w:comment w:id="19" w:author="Gonzalez Moyano, Ricardo" w:date="2025-03-16T11:23:00Z" w:initials="GMR">
    <w:p w14:paraId="06BA8FE4" w14:textId="131F82C4" w:rsidR="009D29D6" w:rsidRDefault="009D29D6" w:rsidP="009D29D6">
      <w:pPr>
        <w:pStyle w:val="Textocomentario"/>
        <w:jc w:val="left"/>
      </w:pPr>
      <w:r>
        <w:rPr>
          <w:rStyle w:val="Refdecomentario"/>
        </w:rPr>
        <w:annotationRef/>
      </w:r>
      <w:r>
        <w:t>Aqui quiero indicar que el dataset auentado es el del escenario 0.25. Si puede ser confuso, lo quitamos</w:t>
      </w:r>
    </w:p>
  </w:comment>
  <w:comment w:id="21" w:author="Gonzalez Moyano, Ricardo" w:date="2025-03-16T11:25:00Z" w:initials="GMR">
    <w:p w14:paraId="5140CE35" w14:textId="77777777" w:rsidR="009D29D6" w:rsidRDefault="009D29D6" w:rsidP="009D29D6">
      <w:pPr>
        <w:pStyle w:val="Textocomentario"/>
        <w:jc w:val="left"/>
      </w:pPr>
      <w:r>
        <w:rPr>
          <w:rStyle w:val="Refdecomentario"/>
        </w:rPr>
        <w:annotationRef/>
      </w:r>
      <w:r>
        <w:t>Vuelvo a indicar que es D para este ejemplo</w:t>
      </w:r>
    </w:p>
  </w:comment>
  <w:comment w:id="22" w:author="Gonzalez Moyano, Ricardo" w:date="2025-03-16T12:51:00Z" w:initials="GMR">
    <w:p w14:paraId="01919410" w14:textId="77777777" w:rsidR="008B2A8C" w:rsidRDefault="008B2A8C" w:rsidP="008B2A8C">
      <w:pPr>
        <w:pStyle w:val="Textocomentario"/>
        <w:jc w:val="left"/>
      </w:pPr>
      <w:r>
        <w:rPr>
          <w:rStyle w:val="Refdecomentario"/>
        </w:rPr>
        <w:annotationRef/>
      </w:r>
      <w:r>
        <w:t>nuevo</w:t>
      </w:r>
    </w:p>
  </w:comment>
  <w:comment w:id="23" w:author="Gonzalez Moyano, Ricardo" w:date="2025-03-16T12:52:00Z" w:initials="GMR">
    <w:p w14:paraId="019D1400" w14:textId="77777777" w:rsidR="00B76E41" w:rsidRDefault="00B76E41" w:rsidP="00B76E41">
      <w:pPr>
        <w:pStyle w:val="Textocomentario"/>
        <w:jc w:val="left"/>
      </w:pPr>
      <w:r>
        <w:rPr>
          <w:rStyle w:val="Refdecomentario"/>
        </w:rPr>
        <w:annotationRef/>
      </w:r>
      <w:r>
        <w:t>nuevo</w:t>
      </w:r>
    </w:p>
  </w:comment>
  <w:comment w:id="24" w:author="España Roch, Víctor Javier" w:date="2025-02-13T13:47:00Z" w:initials="VE">
    <w:p w14:paraId="16FF4E76" w14:textId="0B419D0D" w:rsidR="00AB32F0" w:rsidRDefault="00AB32F0" w:rsidP="00630E54">
      <w:pPr>
        <w:pStyle w:val="Textocomentario"/>
        <w:jc w:val="left"/>
      </w:pPr>
      <w:r>
        <w:rPr>
          <w:rStyle w:val="Refdecomentario"/>
        </w:rPr>
        <w:annotationRef/>
      </w:r>
      <w:r>
        <w:t>Los nombres de las variables se cortan. EL resto de imágenes no llevan título, estar</w:t>
      </w:r>
      <w:r>
        <w:rPr>
          <w:color w:val="222222"/>
          <w:highlight w:val="white"/>
        </w:rPr>
        <w:t>í</w:t>
      </w:r>
      <w:r>
        <w:t xml:space="preserve">a bien mantener la consistencia. </w:t>
      </w:r>
    </w:p>
  </w:comment>
  <w:comment w:id="25" w:author="Jose Luis Zofio Prieto" w:date="2025-03-13T14:09:00Z" w:initials="JLZP">
    <w:p w14:paraId="4A2F59B7" w14:textId="71E851EE" w:rsidR="00AB32F0" w:rsidRDefault="00AB32F0">
      <w:pPr>
        <w:pStyle w:val="Textocomentario"/>
      </w:pPr>
      <w:r>
        <w:rPr>
          <w:rStyle w:val="Refdecomentario"/>
        </w:rPr>
        <w:annotationRef/>
      </w:r>
      <w:r>
        <w:t>Personal_expenses tiene que ser cambiado a personnel_expenses</w:t>
      </w:r>
    </w:p>
  </w:comment>
  <w:comment w:id="26" w:author="España Roch, Víctor Javier" w:date="2025-02-09T20:33:00Z" w:initials="VE">
    <w:p w14:paraId="04B7A2F2" w14:textId="77777777" w:rsidR="00AB32F0" w:rsidRDefault="00AB32F0" w:rsidP="00901E75">
      <w:pPr>
        <w:pStyle w:val="Textocomentario"/>
        <w:jc w:val="left"/>
      </w:pPr>
      <w:r>
        <w:rPr>
          <w:rStyle w:val="Refdecomentario"/>
        </w:rPr>
        <w:annotationRef/>
      </w:r>
      <w:r>
        <w:t>¿Está puesto en cursiva a propósito, no? (simplemente porque el resto de subsecciones van en negrita).</w:t>
      </w:r>
    </w:p>
  </w:comment>
  <w:comment w:id="27" w:author="Gonzalez Moyano, Ricardo" w:date="2025-02-13T20:35:00Z" w:initials="GMR">
    <w:p w14:paraId="13F2E2C7" w14:textId="77777777" w:rsidR="00AB32F0" w:rsidRDefault="00AB32F0" w:rsidP="00901E75">
      <w:pPr>
        <w:pStyle w:val="Textocomentario"/>
        <w:jc w:val="left"/>
      </w:pPr>
      <w:r>
        <w:rPr>
          <w:rStyle w:val="Refdecomentario"/>
        </w:rPr>
        <w:annotationRef/>
      </w:r>
      <w:r>
        <w:t>Hay que decidir cual seguir, sí.</w:t>
      </w:r>
    </w:p>
  </w:comment>
  <w:comment w:id="28" w:author="España Roch, Víctor Javier" w:date="2025-02-16T11:45:00Z" w:initials="VE">
    <w:p w14:paraId="67F29CFF" w14:textId="77777777" w:rsidR="00AB32F0" w:rsidRDefault="00AB32F0" w:rsidP="00901E75">
      <w:pPr>
        <w:pStyle w:val="Textocomentario"/>
        <w:jc w:val="left"/>
      </w:pPr>
      <w:r>
        <w:rPr>
          <w:rStyle w:val="Refdecomentario"/>
        </w:rPr>
        <w:annotationRef/>
      </w:r>
      <w:r>
        <w:t>En ese cámbialo por los anteriores.</w:t>
      </w:r>
    </w:p>
  </w:comment>
  <w:comment w:id="48" w:author="Gonzalez Moyano, Ricardo" w:date="2025-03-16T18:23:00Z" w:initials="GMR">
    <w:p w14:paraId="4FD9A7EB" w14:textId="77777777" w:rsidR="00BE7FED" w:rsidRDefault="00BE7FED" w:rsidP="00BE7FED">
      <w:pPr>
        <w:pStyle w:val="Textocomentario"/>
        <w:jc w:val="left"/>
      </w:pPr>
      <w:r>
        <w:rPr>
          <w:rStyle w:val="Refdecomentario"/>
        </w:rPr>
        <w:annotationRef/>
      </w:r>
      <w:r>
        <w:t>Casi 0</w:t>
      </w:r>
    </w:p>
  </w:comment>
  <w:comment w:id="83" w:author="Jose Luis Zofio Prieto" w:date="2025-03-13T15:02:00Z" w:initials="JLZP">
    <w:p w14:paraId="6FC08298" w14:textId="5793516D" w:rsidR="00AB32F0" w:rsidRDefault="00AB32F0">
      <w:pPr>
        <w:pStyle w:val="Textocomentario"/>
      </w:pPr>
      <w:r>
        <w:rPr>
          <w:rStyle w:val="Refdecomentario"/>
        </w:rPr>
        <w:annotationRef/>
      </w:r>
      <w:r>
        <w:t xml:space="preserve">Meter el target y la probabilidad de la empresa 37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BFA35A" w15:done="0"/>
  <w15:commentEx w15:paraId="00A90157" w15:done="0"/>
  <w15:commentEx w15:paraId="7EA3547A" w15:paraIdParent="00A90157" w15:done="0"/>
  <w15:commentEx w15:paraId="7BEB9012" w15:done="0"/>
  <w15:commentEx w15:paraId="5BFDACF5" w15:done="0"/>
  <w15:commentEx w15:paraId="06BA8FE4" w15:done="0"/>
  <w15:commentEx w15:paraId="5140CE35" w15:done="0"/>
  <w15:commentEx w15:paraId="01919410" w15:done="0"/>
  <w15:commentEx w15:paraId="019D1400" w15:done="0"/>
  <w15:commentEx w15:paraId="16FF4E76" w15:done="0"/>
  <w15:commentEx w15:paraId="4A2F59B7" w15:done="0"/>
  <w15:commentEx w15:paraId="04B7A2F2" w15:done="1"/>
  <w15:commentEx w15:paraId="13F2E2C7" w15:paraIdParent="04B7A2F2" w15:done="1"/>
  <w15:commentEx w15:paraId="67F29CFF" w15:paraIdParent="04B7A2F2" w15:done="1"/>
  <w15:commentEx w15:paraId="4FD9A7EB" w15:done="0"/>
  <w15:commentEx w15:paraId="6FC082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8BFFA0" w16cex:dateUtc="2025-02-09T19:09:00Z"/>
  <w16cex:commentExtensible w16cex:durableId="1F902665" w16cex:dateUtc="2025-03-15T16:21:00Z"/>
  <w16cex:commentExtensible w16cex:durableId="703F511E" w16cex:dateUtc="2025-03-15T17:21:00Z"/>
  <w16cex:commentExtensible w16cex:durableId="48B335F7" w16cex:dateUtc="2025-03-15T16:36:00Z"/>
  <w16cex:commentExtensible w16cex:durableId="4EE8A3DB" w16cex:dateUtc="2025-03-15T17:08:00Z"/>
  <w16cex:commentExtensible w16cex:durableId="2AACD997" w16cex:dateUtc="2025-03-16T10:23:00Z"/>
  <w16cex:commentExtensible w16cex:durableId="60B01B3E" w16cex:dateUtc="2025-03-16T10:25:00Z"/>
  <w16cex:commentExtensible w16cex:durableId="04361346" w16cex:dateUtc="2025-03-16T11:51:00Z"/>
  <w16cex:commentExtensible w16cex:durableId="2EA3BCF4" w16cex:dateUtc="2025-03-16T11:52:00Z"/>
  <w16cex:commentExtensible w16cex:durableId="264A1C03" w16cex:dateUtc="2025-02-13T12:47:00Z"/>
  <w16cex:commentExtensible w16cex:durableId="2B7D65B7" w16cex:dateUtc="2025-03-13T13:09:00Z"/>
  <w16cex:commentExtensible w16cex:durableId="2B7D1D18" w16cex:dateUtc="2025-02-09T19:33:00Z"/>
  <w16cex:commentExtensible w16cex:durableId="2B7D1D17" w16cex:dateUtc="2025-02-13T19:35:00Z"/>
  <w16cex:commentExtensible w16cex:durableId="2B7D1D16" w16cex:dateUtc="2025-02-16T10:45:00Z"/>
  <w16cex:commentExtensible w16cex:durableId="3558182B" w16cex:dateUtc="2025-03-16T17:23:00Z"/>
  <w16cex:commentExtensible w16cex:durableId="2B7D71EB" w16cex:dateUtc="2025-03-13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BFA35A" w16cid:durableId="5B8BFFA0"/>
  <w16cid:commentId w16cid:paraId="00A90157" w16cid:durableId="1F902665"/>
  <w16cid:commentId w16cid:paraId="7EA3547A" w16cid:durableId="703F511E"/>
  <w16cid:commentId w16cid:paraId="7BEB9012" w16cid:durableId="48B335F7"/>
  <w16cid:commentId w16cid:paraId="5BFDACF5" w16cid:durableId="4EE8A3DB"/>
  <w16cid:commentId w16cid:paraId="06BA8FE4" w16cid:durableId="2AACD997"/>
  <w16cid:commentId w16cid:paraId="5140CE35" w16cid:durableId="60B01B3E"/>
  <w16cid:commentId w16cid:paraId="01919410" w16cid:durableId="04361346"/>
  <w16cid:commentId w16cid:paraId="019D1400" w16cid:durableId="2EA3BCF4"/>
  <w16cid:commentId w16cid:paraId="16FF4E76" w16cid:durableId="264A1C03"/>
  <w16cid:commentId w16cid:paraId="4A2F59B7" w16cid:durableId="2B7D65B7"/>
  <w16cid:commentId w16cid:paraId="04B7A2F2" w16cid:durableId="2B7D1D18"/>
  <w16cid:commentId w16cid:paraId="13F2E2C7" w16cid:durableId="2B7D1D17"/>
  <w16cid:commentId w16cid:paraId="67F29CFF" w16cid:durableId="2B7D1D16"/>
  <w16cid:commentId w16cid:paraId="4FD9A7EB" w16cid:durableId="3558182B"/>
  <w16cid:commentId w16cid:paraId="6FC08298" w16cid:durableId="2B7D71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F32B6" w14:textId="77777777" w:rsidR="00627C34" w:rsidRPr="00D12DD7" w:rsidRDefault="00627C34" w:rsidP="00CF3C28">
      <w:pPr>
        <w:spacing w:after="0" w:line="240" w:lineRule="auto"/>
      </w:pPr>
      <w:r w:rsidRPr="00D12DD7">
        <w:separator/>
      </w:r>
    </w:p>
  </w:endnote>
  <w:endnote w:type="continuationSeparator" w:id="0">
    <w:p w14:paraId="4C566BF0" w14:textId="77777777" w:rsidR="00627C34" w:rsidRPr="00D12DD7" w:rsidRDefault="00627C34" w:rsidP="00CF3C28">
      <w:pPr>
        <w:spacing w:after="0" w:line="240" w:lineRule="auto"/>
      </w:pPr>
      <w:r w:rsidRPr="00D12DD7">
        <w:continuationSeparator/>
      </w:r>
    </w:p>
  </w:endnote>
  <w:endnote w:type="continuationNotice" w:id="1">
    <w:p w14:paraId="4D60C5F0" w14:textId="77777777" w:rsidR="00627C34" w:rsidRPr="00D12DD7" w:rsidRDefault="00627C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AB32F0" w:rsidRPr="00D12DD7" w:rsidRDefault="00AB32F0">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AB32F0" w:rsidRPr="00D12DD7" w:rsidRDefault="00AB32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95E70" w14:textId="77777777" w:rsidR="00627C34" w:rsidRPr="00D12DD7" w:rsidRDefault="00627C34" w:rsidP="00CF3C28">
      <w:pPr>
        <w:spacing w:after="0" w:line="240" w:lineRule="auto"/>
      </w:pPr>
      <w:r w:rsidRPr="00D12DD7">
        <w:separator/>
      </w:r>
    </w:p>
  </w:footnote>
  <w:footnote w:type="continuationSeparator" w:id="0">
    <w:p w14:paraId="251AC64E" w14:textId="77777777" w:rsidR="00627C34" w:rsidRPr="00D12DD7" w:rsidRDefault="00627C34" w:rsidP="00CF3C28">
      <w:pPr>
        <w:spacing w:after="0" w:line="240" w:lineRule="auto"/>
      </w:pPr>
      <w:r w:rsidRPr="00D12DD7">
        <w:continuationSeparator/>
      </w:r>
    </w:p>
  </w:footnote>
  <w:footnote w:type="continuationNotice" w:id="1">
    <w:p w14:paraId="355D02A9" w14:textId="77777777" w:rsidR="00627C34" w:rsidRPr="00D12DD7" w:rsidRDefault="00627C34">
      <w:pPr>
        <w:spacing w:after="0" w:line="240" w:lineRule="auto"/>
      </w:pPr>
    </w:p>
  </w:footnote>
  <w:footnote w:id="2">
    <w:p w14:paraId="3B4E61B9" w14:textId="4F6150BF" w:rsidR="00AB32F0" w:rsidRPr="00D12DD7" w:rsidRDefault="00AB32F0">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Machine Learning (ML) classification techniques such as Support Vector Machines (SVM), decision trees, and neural networks.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5E94099A" w14:textId="63D29DF5" w:rsidR="00AB32F0" w:rsidRPr="005A4A3F" w:rsidRDefault="00AB32F0"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00329308">
    <w:abstractNumId w:val="0"/>
  </w:num>
  <w:num w:numId="2" w16cid:durableId="66003670">
    <w:abstractNumId w:val="5"/>
  </w:num>
  <w:num w:numId="3" w16cid:durableId="2090420373">
    <w:abstractNumId w:val="3"/>
  </w:num>
  <w:num w:numId="4" w16cid:durableId="1728796799">
    <w:abstractNumId w:val="8"/>
  </w:num>
  <w:num w:numId="5" w16cid:durableId="443698133">
    <w:abstractNumId w:val="4"/>
  </w:num>
  <w:num w:numId="6" w16cid:durableId="944003722">
    <w:abstractNumId w:val="2"/>
  </w:num>
  <w:num w:numId="7" w16cid:durableId="2146269267">
    <w:abstractNumId w:val="1"/>
  </w:num>
  <w:num w:numId="8" w16cid:durableId="427308524">
    <w:abstractNumId w:val="6"/>
  </w:num>
  <w:num w:numId="9" w16cid:durableId="1417734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spaña Roch, Víctor Javier">
    <w15:presenceInfo w15:providerId="AD" w15:userId="S::vespana@miumh.umh.es::040d34d8-97cc-45c6-81a9-a874d36e7940"/>
  </w15:person>
  <w15:person w15:author="Jose Luis Zofio Prieto">
    <w15:presenceInfo w15:providerId="None" w15:userId="Jose Luis Zofio Prieto"/>
  </w15:person>
  <w15:person w15:author="Jose Luis Zofio Prieto [2]">
    <w15:presenceInfo w15:providerId="AD" w15:userId="S::jose.zofio@uam.es::4242268d-47cc-4d9e-a146-5b62191f88a2"/>
  </w15:person>
  <w15:person w15:author="Gonzalez Moyano, Ricardo">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1C9B"/>
    <w:rsid w:val="000027AF"/>
    <w:rsid w:val="000027DC"/>
    <w:rsid w:val="00003452"/>
    <w:rsid w:val="00003E24"/>
    <w:rsid w:val="000049D1"/>
    <w:rsid w:val="00005203"/>
    <w:rsid w:val="000056B8"/>
    <w:rsid w:val="00007528"/>
    <w:rsid w:val="00007D63"/>
    <w:rsid w:val="00007F97"/>
    <w:rsid w:val="0001005D"/>
    <w:rsid w:val="00010961"/>
    <w:rsid w:val="00010B0E"/>
    <w:rsid w:val="00010B35"/>
    <w:rsid w:val="00010DB7"/>
    <w:rsid w:val="000113DD"/>
    <w:rsid w:val="0001153A"/>
    <w:rsid w:val="00011B14"/>
    <w:rsid w:val="00011D7D"/>
    <w:rsid w:val="00011FF4"/>
    <w:rsid w:val="0001309D"/>
    <w:rsid w:val="000137B0"/>
    <w:rsid w:val="000138D8"/>
    <w:rsid w:val="000139FD"/>
    <w:rsid w:val="0001556F"/>
    <w:rsid w:val="00015D09"/>
    <w:rsid w:val="000161B8"/>
    <w:rsid w:val="000164D9"/>
    <w:rsid w:val="000165A1"/>
    <w:rsid w:val="00016913"/>
    <w:rsid w:val="00016E7E"/>
    <w:rsid w:val="00017291"/>
    <w:rsid w:val="000177BD"/>
    <w:rsid w:val="00017D76"/>
    <w:rsid w:val="00017F67"/>
    <w:rsid w:val="00020059"/>
    <w:rsid w:val="00021B9B"/>
    <w:rsid w:val="00021C5D"/>
    <w:rsid w:val="00021C80"/>
    <w:rsid w:val="0002279C"/>
    <w:rsid w:val="000240F8"/>
    <w:rsid w:val="00024B59"/>
    <w:rsid w:val="000253C4"/>
    <w:rsid w:val="000265AB"/>
    <w:rsid w:val="00026B12"/>
    <w:rsid w:val="00027179"/>
    <w:rsid w:val="000278C2"/>
    <w:rsid w:val="000304B3"/>
    <w:rsid w:val="00030968"/>
    <w:rsid w:val="00030FB4"/>
    <w:rsid w:val="00031EC0"/>
    <w:rsid w:val="00032C70"/>
    <w:rsid w:val="00032E7C"/>
    <w:rsid w:val="00033885"/>
    <w:rsid w:val="00033A35"/>
    <w:rsid w:val="00033DA4"/>
    <w:rsid w:val="00034053"/>
    <w:rsid w:val="00034C8C"/>
    <w:rsid w:val="00034D56"/>
    <w:rsid w:val="00035A1E"/>
    <w:rsid w:val="00035FF8"/>
    <w:rsid w:val="00036224"/>
    <w:rsid w:val="000366EA"/>
    <w:rsid w:val="00037316"/>
    <w:rsid w:val="0004030A"/>
    <w:rsid w:val="00040E05"/>
    <w:rsid w:val="00040F91"/>
    <w:rsid w:val="00040FD1"/>
    <w:rsid w:val="00042362"/>
    <w:rsid w:val="00042906"/>
    <w:rsid w:val="00042FA1"/>
    <w:rsid w:val="000433D1"/>
    <w:rsid w:val="00043BFA"/>
    <w:rsid w:val="00043E3D"/>
    <w:rsid w:val="00043F67"/>
    <w:rsid w:val="00044655"/>
    <w:rsid w:val="00044945"/>
    <w:rsid w:val="0004551A"/>
    <w:rsid w:val="00045757"/>
    <w:rsid w:val="00046CEE"/>
    <w:rsid w:val="00046F56"/>
    <w:rsid w:val="000472E1"/>
    <w:rsid w:val="000474DB"/>
    <w:rsid w:val="00047572"/>
    <w:rsid w:val="0005002E"/>
    <w:rsid w:val="000507C5"/>
    <w:rsid w:val="0005123B"/>
    <w:rsid w:val="00051701"/>
    <w:rsid w:val="000519A3"/>
    <w:rsid w:val="00051B56"/>
    <w:rsid w:val="00053ACF"/>
    <w:rsid w:val="00054483"/>
    <w:rsid w:val="00054BF9"/>
    <w:rsid w:val="00055434"/>
    <w:rsid w:val="00055981"/>
    <w:rsid w:val="00056073"/>
    <w:rsid w:val="00056474"/>
    <w:rsid w:val="00056E46"/>
    <w:rsid w:val="000570AC"/>
    <w:rsid w:val="000573FD"/>
    <w:rsid w:val="00057590"/>
    <w:rsid w:val="00057CDB"/>
    <w:rsid w:val="00060234"/>
    <w:rsid w:val="000603E6"/>
    <w:rsid w:val="000606ED"/>
    <w:rsid w:val="0006071D"/>
    <w:rsid w:val="00060749"/>
    <w:rsid w:val="00060869"/>
    <w:rsid w:val="00060872"/>
    <w:rsid w:val="00061B65"/>
    <w:rsid w:val="00062186"/>
    <w:rsid w:val="00062548"/>
    <w:rsid w:val="000633CE"/>
    <w:rsid w:val="00063E95"/>
    <w:rsid w:val="000647AD"/>
    <w:rsid w:val="00064E12"/>
    <w:rsid w:val="00065615"/>
    <w:rsid w:val="00066603"/>
    <w:rsid w:val="00066618"/>
    <w:rsid w:val="00067094"/>
    <w:rsid w:val="000674B0"/>
    <w:rsid w:val="000706CB"/>
    <w:rsid w:val="00070CCE"/>
    <w:rsid w:val="00070CEB"/>
    <w:rsid w:val="00071A7D"/>
    <w:rsid w:val="00071EF2"/>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72D"/>
    <w:rsid w:val="00077F5E"/>
    <w:rsid w:val="00081153"/>
    <w:rsid w:val="000811BD"/>
    <w:rsid w:val="000829B4"/>
    <w:rsid w:val="000832A9"/>
    <w:rsid w:val="00083A1D"/>
    <w:rsid w:val="00084ABF"/>
    <w:rsid w:val="00084BD5"/>
    <w:rsid w:val="00085792"/>
    <w:rsid w:val="00085AAE"/>
    <w:rsid w:val="0008739A"/>
    <w:rsid w:val="00087A3A"/>
    <w:rsid w:val="00087CF3"/>
    <w:rsid w:val="0009014B"/>
    <w:rsid w:val="000905E5"/>
    <w:rsid w:val="000906EB"/>
    <w:rsid w:val="0009075F"/>
    <w:rsid w:val="00090B14"/>
    <w:rsid w:val="00090F8E"/>
    <w:rsid w:val="000912B0"/>
    <w:rsid w:val="00091302"/>
    <w:rsid w:val="00091551"/>
    <w:rsid w:val="00091CA9"/>
    <w:rsid w:val="00091E99"/>
    <w:rsid w:val="00092076"/>
    <w:rsid w:val="000926B0"/>
    <w:rsid w:val="00092C54"/>
    <w:rsid w:val="00093354"/>
    <w:rsid w:val="000936B1"/>
    <w:rsid w:val="000936D1"/>
    <w:rsid w:val="00093E9C"/>
    <w:rsid w:val="0009424E"/>
    <w:rsid w:val="000942BC"/>
    <w:rsid w:val="0009490B"/>
    <w:rsid w:val="00094CBF"/>
    <w:rsid w:val="000967FC"/>
    <w:rsid w:val="00096BC8"/>
    <w:rsid w:val="0009769C"/>
    <w:rsid w:val="000A09F1"/>
    <w:rsid w:val="000A142C"/>
    <w:rsid w:val="000A158E"/>
    <w:rsid w:val="000A1942"/>
    <w:rsid w:val="000A19AB"/>
    <w:rsid w:val="000A1A7B"/>
    <w:rsid w:val="000A1D38"/>
    <w:rsid w:val="000A290A"/>
    <w:rsid w:val="000A328D"/>
    <w:rsid w:val="000A37A8"/>
    <w:rsid w:val="000A387C"/>
    <w:rsid w:val="000A4736"/>
    <w:rsid w:val="000A595B"/>
    <w:rsid w:val="000A60B1"/>
    <w:rsid w:val="000A61A5"/>
    <w:rsid w:val="000A6463"/>
    <w:rsid w:val="000A6A99"/>
    <w:rsid w:val="000A6AD4"/>
    <w:rsid w:val="000A6B85"/>
    <w:rsid w:val="000A763C"/>
    <w:rsid w:val="000A78CB"/>
    <w:rsid w:val="000A7A7F"/>
    <w:rsid w:val="000A7F0A"/>
    <w:rsid w:val="000B05FB"/>
    <w:rsid w:val="000B0992"/>
    <w:rsid w:val="000B1034"/>
    <w:rsid w:val="000B1A82"/>
    <w:rsid w:val="000B2019"/>
    <w:rsid w:val="000B26A3"/>
    <w:rsid w:val="000B26FF"/>
    <w:rsid w:val="000B27D8"/>
    <w:rsid w:val="000B352F"/>
    <w:rsid w:val="000B3F38"/>
    <w:rsid w:val="000B4469"/>
    <w:rsid w:val="000B49C7"/>
    <w:rsid w:val="000B4B32"/>
    <w:rsid w:val="000B5745"/>
    <w:rsid w:val="000B68C1"/>
    <w:rsid w:val="000B6E35"/>
    <w:rsid w:val="000B74C8"/>
    <w:rsid w:val="000B76DE"/>
    <w:rsid w:val="000C02C7"/>
    <w:rsid w:val="000C0BE6"/>
    <w:rsid w:val="000C1305"/>
    <w:rsid w:val="000C17DF"/>
    <w:rsid w:val="000C1FB9"/>
    <w:rsid w:val="000C2F8C"/>
    <w:rsid w:val="000C30DB"/>
    <w:rsid w:val="000C32B1"/>
    <w:rsid w:val="000C33E8"/>
    <w:rsid w:val="000C376B"/>
    <w:rsid w:val="000C4527"/>
    <w:rsid w:val="000C52AF"/>
    <w:rsid w:val="000C56E6"/>
    <w:rsid w:val="000C5BA3"/>
    <w:rsid w:val="000C5BC7"/>
    <w:rsid w:val="000C6D8A"/>
    <w:rsid w:val="000C7BC2"/>
    <w:rsid w:val="000C7FB6"/>
    <w:rsid w:val="000C7FEE"/>
    <w:rsid w:val="000D09B5"/>
    <w:rsid w:val="000D0B04"/>
    <w:rsid w:val="000D0B4F"/>
    <w:rsid w:val="000D1896"/>
    <w:rsid w:val="000D1A4B"/>
    <w:rsid w:val="000D22FB"/>
    <w:rsid w:val="000D33EE"/>
    <w:rsid w:val="000D36C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31C3"/>
    <w:rsid w:val="000E32A7"/>
    <w:rsid w:val="000E487C"/>
    <w:rsid w:val="000E4904"/>
    <w:rsid w:val="000E4FD3"/>
    <w:rsid w:val="000E598E"/>
    <w:rsid w:val="000E59D9"/>
    <w:rsid w:val="000E5A10"/>
    <w:rsid w:val="000E5AB8"/>
    <w:rsid w:val="000E6446"/>
    <w:rsid w:val="000E7B71"/>
    <w:rsid w:val="000F09BE"/>
    <w:rsid w:val="000F0C05"/>
    <w:rsid w:val="000F0D5E"/>
    <w:rsid w:val="000F0E4E"/>
    <w:rsid w:val="000F15B6"/>
    <w:rsid w:val="000F17DA"/>
    <w:rsid w:val="000F1824"/>
    <w:rsid w:val="000F1941"/>
    <w:rsid w:val="000F1BDD"/>
    <w:rsid w:val="000F2210"/>
    <w:rsid w:val="000F2670"/>
    <w:rsid w:val="000F2818"/>
    <w:rsid w:val="000F2D86"/>
    <w:rsid w:val="000F310C"/>
    <w:rsid w:val="000F33D0"/>
    <w:rsid w:val="000F40A8"/>
    <w:rsid w:val="000F471A"/>
    <w:rsid w:val="000F57EF"/>
    <w:rsid w:val="000F57FC"/>
    <w:rsid w:val="000F5AC7"/>
    <w:rsid w:val="000F5C85"/>
    <w:rsid w:val="000F73AD"/>
    <w:rsid w:val="000F7735"/>
    <w:rsid w:val="000F7769"/>
    <w:rsid w:val="000F7D3C"/>
    <w:rsid w:val="00100423"/>
    <w:rsid w:val="00101247"/>
    <w:rsid w:val="00101472"/>
    <w:rsid w:val="00101EFF"/>
    <w:rsid w:val="00102544"/>
    <w:rsid w:val="001027EE"/>
    <w:rsid w:val="00103BAA"/>
    <w:rsid w:val="0010415E"/>
    <w:rsid w:val="001042C6"/>
    <w:rsid w:val="001047D1"/>
    <w:rsid w:val="0010580C"/>
    <w:rsid w:val="00105F98"/>
    <w:rsid w:val="00106734"/>
    <w:rsid w:val="001069B9"/>
    <w:rsid w:val="00106C98"/>
    <w:rsid w:val="00106DEF"/>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264"/>
    <w:rsid w:val="00112B59"/>
    <w:rsid w:val="00113378"/>
    <w:rsid w:val="00113433"/>
    <w:rsid w:val="001139E4"/>
    <w:rsid w:val="00113D60"/>
    <w:rsid w:val="001141FC"/>
    <w:rsid w:val="001142FD"/>
    <w:rsid w:val="00114FA8"/>
    <w:rsid w:val="00115AE9"/>
    <w:rsid w:val="001161E4"/>
    <w:rsid w:val="0011622D"/>
    <w:rsid w:val="00116F56"/>
    <w:rsid w:val="00117262"/>
    <w:rsid w:val="00117737"/>
    <w:rsid w:val="0012065B"/>
    <w:rsid w:val="001207E9"/>
    <w:rsid w:val="0012087D"/>
    <w:rsid w:val="00120D58"/>
    <w:rsid w:val="001210A8"/>
    <w:rsid w:val="00121C87"/>
    <w:rsid w:val="0012289F"/>
    <w:rsid w:val="001239A7"/>
    <w:rsid w:val="001251D7"/>
    <w:rsid w:val="00125AC5"/>
    <w:rsid w:val="0012601D"/>
    <w:rsid w:val="00126141"/>
    <w:rsid w:val="001302D7"/>
    <w:rsid w:val="00131210"/>
    <w:rsid w:val="00131537"/>
    <w:rsid w:val="001325C8"/>
    <w:rsid w:val="001327F1"/>
    <w:rsid w:val="0013283F"/>
    <w:rsid w:val="00133520"/>
    <w:rsid w:val="0013387D"/>
    <w:rsid w:val="00133ECC"/>
    <w:rsid w:val="00133F90"/>
    <w:rsid w:val="001340DD"/>
    <w:rsid w:val="00134854"/>
    <w:rsid w:val="00134DB5"/>
    <w:rsid w:val="001351BC"/>
    <w:rsid w:val="00135A3F"/>
    <w:rsid w:val="00135C29"/>
    <w:rsid w:val="00136766"/>
    <w:rsid w:val="00137813"/>
    <w:rsid w:val="001378A5"/>
    <w:rsid w:val="0014060D"/>
    <w:rsid w:val="001407BF"/>
    <w:rsid w:val="001410F0"/>
    <w:rsid w:val="00141544"/>
    <w:rsid w:val="00141A85"/>
    <w:rsid w:val="00141E00"/>
    <w:rsid w:val="0014218B"/>
    <w:rsid w:val="0014224F"/>
    <w:rsid w:val="001426E7"/>
    <w:rsid w:val="0014290C"/>
    <w:rsid w:val="00142FDB"/>
    <w:rsid w:val="00143771"/>
    <w:rsid w:val="00143780"/>
    <w:rsid w:val="00143FE1"/>
    <w:rsid w:val="001444E5"/>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75A"/>
    <w:rsid w:val="001528E9"/>
    <w:rsid w:val="001534AB"/>
    <w:rsid w:val="001536B5"/>
    <w:rsid w:val="00153956"/>
    <w:rsid w:val="00153B7F"/>
    <w:rsid w:val="00153F26"/>
    <w:rsid w:val="00153F53"/>
    <w:rsid w:val="00153FE6"/>
    <w:rsid w:val="001545B4"/>
    <w:rsid w:val="00154C0A"/>
    <w:rsid w:val="00155549"/>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4501"/>
    <w:rsid w:val="00165328"/>
    <w:rsid w:val="00165962"/>
    <w:rsid w:val="00165F09"/>
    <w:rsid w:val="001664B8"/>
    <w:rsid w:val="00166764"/>
    <w:rsid w:val="001672E6"/>
    <w:rsid w:val="0016739C"/>
    <w:rsid w:val="001676E1"/>
    <w:rsid w:val="001678DF"/>
    <w:rsid w:val="00170275"/>
    <w:rsid w:val="00170C16"/>
    <w:rsid w:val="001716FF"/>
    <w:rsid w:val="00171C14"/>
    <w:rsid w:val="00172634"/>
    <w:rsid w:val="001727BC"/>
    <w:rsid w:val="00172868"/>
    <w:rsid w:val="00172B35"/>
    <w:rsid w:val="00173340"/>
    <w:rsid w:val="001735D2"/>
    <w:rsid w:val="00173994"/>
    <w:rsid w:val="00175415"/>
    <w:rsid w:val="001758D2"/>
    <w:rsid w:val="001767C7"/>
    <w:rsid w:val="001774FA"/>
    <w:rsid w:val="00180C11"/>
    <w:rsid w:val="00180EF9"/>
    <w:rsid w:val="00180F5E"/>
    <w:rsid w:val="0018171D"/>
    <w:rsid w:val="00182328"/>
    <w:rsid w:val="00182E62"/>
    <w:rsid w:val="00182EB1"/>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FC"/>
    <w:rsid w:val="001872A7"/>
    <w:rsid w:val="0018748A"/>
    <w:rsid w:val="00191049"/>
    <w:rsid w:val="00192D87"/>
    <w:rsid w:val="00192EF7"/>
    <w:rsid w:val="00193D9F"/>
    <w:rsid w:val="00193E7B"/>
    <w:rsid w:val="001947C5"/>
    <w:rsid w:val="00194A42"/>
    <w:rsid w:val="00195683"/>
    <w:rsid w:val="0019579D"/>
    <w:rsid w:val="00195D16"/>
    <w:rsid w:val="00195D2A"/>
    <w:rsid w:val="00196629"/>
    <w:rsid w:val="001967E4"/>
    <w:rsid w:val="001968D7"/>
    <w:rsid w:val="00196FC2"/>
    <w:rsid w:val="001A070B"/>
    <w:rsid w:val="001A171B"/>
    <w:rsid w:val="001A1F1B"/>
    <w:rsid w:val="001A2DE5"/>
    <w:rsid w:val="001A2F26"/>
    <w:rsid w:val="001A3434"/>
    <w:rsid w:val="001A3A09"/>
    <w:rsid w:val="001A52C7"/>
    <w:rsid w:val="001A5591"/>
    <w:rsid w:val="001A5829"/>
    <w:rsid w:val="001A5E45"/>
    <w:rsid w:val="001A6151"/>
    <w:rsid w:val="001A6208"/>
    <w:rsid w:val="001A626A"/>
    <w:rsid w:val="001A6AFA"/>
    <w:rsid w:val="001A746E"/>
    <w:rsid w:val="001A76F5"/>
    <w:rsid w:val="001A77B7"/>
    <w:rsid w:val="001A7AEA"/>
    <w:rsid w:val="001A7BFB"/>
    <w:rsid w:val="001A7CC5"/>
    <w:rsid w:val="001B011E"/>
    <w:rsid w:val="001B0E62"/>
    <w:rsid w:val="001B1B89"/>
    <w:rsid w:val="001B1BD7"/>
    <w:rsid w:val="001B1D3F"/>
    <w:rsid w:val="001B1E4C"/>
    <w:rsid w:val="001B2E08"/>
    <w:rsid w:val="001B3DB4"/>
    <w:rsid w:val="001B4380"/>
    <w:rsid w:val="001B4EF2"/>
    <w:rsid w:val="001B4FAD"/>
    <w:rsid w:val="001B69FE"/>
    <w:rsid w:val="001B6E18"/>
    <w:rsid w:val="001B6E9C"/>
    <w:rsid w:val="001B7851"/>
    <w:rsid w:val="001B7B62"/>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27"/>
    <w:rsid w:val="001C6AB7"/>
    <w:rsid w:val="001C6F4B"/>
    <w:rsid w:val="001C7063"/>
    <w:rsid w:val="001C7C34"/>
    <w:rsid w:val="001C7D49"/>
    <w:rsid w:val="001D1020"/>
    <w:rsid w:val="001D1621"/>
    <w:rsid w:val="001D1AAF"/>
    <w:rsid w:val="001D1C82"/>
    <w:rsid w:val="001D1E34"/>
    <w:rsid w:val="001D2667"/>
    <w:rsid w:val="001D3ECE"/>
    <w:rsid w:val="001D4B92"/>
    <w:rsid w:val="001D5627"/>
    <w:rsid w:val="001D6710"/>
    <w:rsid w:val="001D6A5E"/>
    <w:rsid w:val="001D6B42"/>
    <w:rsid w:val="001D6DDC"/>
    <w:rsid w:val="001D71EC"/>
    <w:rsid w:val="001D7EB4"/>
    <w:rsid w:val="001E02E7"/>
    <w:rsid w:val="001E0366"/>
    <w:rsid w:val="001E0AFB"/>
    <w:rsid w:val="001E0DC8"/>
    <w:rsid w:val="001E1664"/>
    <w:rsid w:val="001E1AED"/>
    <w:rsid w:val="001E27FD"/>
    <w:rsid w:val="001E2C08"/>
    <w:rsid w:val="001E33AD"/>
    <w:rsid w:val="001E350F"/>
    <w:rsid w:val="001E3B00"/>
    <w:rsid w:val="001E3B3C"/>
    <w:rsid w:val="001E4006"/>
    <w:rsid w:val="001E4271"/>
    <w:rsid w:val="001E42ED"/>
    <w:rsid w:val="001E524A"/>
    <w:rsid w:val="001E5AA6"/>
    <w:rsid w:val="001E5AEA"/>
    <w:rsid w:val="001E629B"/>
    <w:rsid w:val="001E6444"/>
    <w:rsid w:val="001E6790"/>
    <w:rsid w:val="001E6A05"/>
    <w:rsid w:val="001E6B5C"/>
    <w:rsid w:val="001E7747"/>
    <w:rsid w:val="001E7F65"/>
    <w:rsid w:val="001F0544"/>
    <w:rsid w:val="001F07CF"/>
    <w:rsid w:val="001F09E1"/>
    <w:rsid w:val="001F102F"/>
    <w:rsid w:val="001F1EC3"/>
    <w:rsid w:val="001F21A1"/>
    <w:rsid w:val="001F2307"/>
    <w:rsid w:val="001F3009"/>
    <w:rsid w:val="001F3089"/>
    <w:rsid w:val="001F321D"/>
    <w:rsid w:val="001F3C5A"/>
    <w:rsid w:val="001F3E4D"/>
    <w:rsid w:val="001F45A1"/>
    <w:rsid w:val="001F4AF9"/>
    <w:rsid w:val="001F4C56"/>
    <w:rsid w:val="001F4FB7"/>
    <w:rsid w:val="001F5163"/>
    <w:rsid w:val="001F5186"/>
    <w:rsid w:val="001F51D0"/>
    <w:rsid w:val="001F6B34"/>
    <w:rsid w:val="001F6DDE"/>
    <w:rsid w:val="001F781D"/>
    <w:rsid w:val="001F79B8"/>
    <w:rsid w:val="0020017A"/>
    <w:rsid w:val="002010F1"/>
    <w:rsid w:val="00202998"/>
    <w:rsid w:val="00202A4F"/>
    <w:rsid w:val="00203796"/>
    <w:rsid w:val="00203D15"/>
    <w:rsid w:val="00203D5D"/>
    <w:rsid w:val="002042B5"/>
    <w:rsid w:val="002042BE"/>
    <w:rsid w:val="002045BE"/>
    <w:rsid w:val="00204F74"/>
    <w:rsid w:val="0020556C"/>
    <w:rsid w:val="0020563C"/>
    <w:rsid w:val="00205B22"/>
    <w:rsid w:val="00205C72"/>
    <w:rsid w:val="0020608D"/>
    <w:rsid w:val="002067B5"/>
    <w:rsid w:val="00207804"/>
    <w:rsid w:val="0020797F"/>
    <w:rsid w:val="00210795"/>
    <w:rsid w:val="002109E7"/>
    <w:rsid w:val="00210B76"/>
    <w:rsid w:val="00211207"/>
    <w:rsid w:val="0021143E"/>
    <w:rsid w:val="00211452"/>
    <w:rsid w:val="0021196E"/>
    <w:rsid w:val="00211D95"/>
    <w:rsid w:val="00212559"/>
    <w:rsid w:val="0021258D"/>
    <w:rsid w:val="002125E3"/>
    <w:rsid w:val="002129DA"/>
    <w:rsid w:val="00212AED"/>
    <w:rsid w:val="00213020"/>
    <w:rsid w:val="0021306B"/>
    <w:rsid w:val="00213602"/>
    <w:rsid w:val="0021368D"/>
    <w:rsid w:val="00213C9D"/>
    <w:rsid w:val="00213EC3"/>
    <w:rsid w:val="002148CC"/>
    <w:rsid w:val="00215BF8"/>
    <w:rsid w:val="00215FE3"/>
    <w:rsid w:val="0021662E"/>
    <w:rsid w:val="0021755B"/>
    <w:rsid w:val="002175D9"/>
    <w:rsid w:val="00217B37"/>
    <w:rsid w:val="00217DCE"/>
    <w:rsid w:val="00217FB0"/>
    <w:rsid w:val="00220444"/>
    <w:rsid w:val="00220846"/>
    <w:rsid w:val="00220AE2"/>
    <w:rsid w:val="00220CD0"/>
    <w:rsid w:val="00221A91"/>
    <w:rsid w:val="002223EE"/>
    <w:rsid w:val="00222974"/>
    <w:rsid w:val="00222D8A"/>
    <w:rsid w:val="00222DA8"/>
    <w:rsid w:val="00223C0F"/>
    <w:rsid w:val="00223D89"/>
    <w:rsid w:val="00223E89"/>
    <w:rsid w:val="00223F1D"/>
    <w:rsid w:val="0022465F"/>
    <w:rsid w:val="00224988"/>
    <w:rsid w:val="00225243"/>
    <w:rsid w:val="00225325"/>
    <w:rsid w:val="002260AD"/>
    <w:rsid w:val="00226BAE"/>
    <w:rsid w:val="00226FA5"/>
    <w:rsid w:val="002271F0"/>
    <w:rsid w:val="00230F35"/>
    <w:rsid w:val="00230FCE"/>
    <w:rsid w:val="002310BB"/>
    <w:rsid w:val="00231E2A"/>
    <w:rsid w:val="00232BFE"/>
    <w:rsid w:val="00232EA3"/>
    <w:rsid w:val="00233113"/>
    <w:rsid w:val="00233BF3"/>
    <w:rsid w:val="0023474C"/>
    <w:rsid w:val="0023488C"/>
    <w:rsid w:val="002349A7"/>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2CAE"/>
    <w:rsid w:val="002446BC"/>
    <w:rsid w:val="00244945"/>
    <w:rsid w:val="00244BE8"/>
    <w:rsid w:val="002466C4"/>
    <w:rsid w:val="00246AC3"/>
    <w:rsid w:val="0024701A"/>
    <w:rsid w:val="00247C32"/>
    <w:rsid w:val="00250449"/>
    <w:rsid w:val="00251336"/>
    <w:rsid w:val="002516EA"/>
    <w:rsid w:val="00252074"/>
    <w:rsid w:val="0025232C"/>
    <w:rsid w:val="002531C3"/>
    <w:rsid w:val="00254824"/>
    <w:rsid w:val="00255140"/>
    <w:rsid w:val="00255E2C"/>
    <w:rsid w:val="00256AD3"/>
    <w:rsid w:val="00256F89"/>
    <w:rsid w:val="00257445"/>
    <w:rsid w:val="002577C8"/>
    <w:rsid w:val="002577FB"/>
    <w:rsid w:val="0025797C"/>
    <w:rsid w:val="002606C4"/>
    <w:rsid w:val="00260E35"/>
    <w:rsid w:val="002611B5"/>
    <w:rsid w:val="00261B53"/>
    <w:rsid w:val="00262C2D"/>
    <w:rsid w:val="00263B90"/>
    <w:rsid w:val="00263E4B"/>
    <w:rsid w:val="00263F46"/>
    <w:rsid w:val="002640EF"/>
    <w:rsid w:val="002646EC"/>
    <w:rsid w:val="00264E57"/>
    <w:rsid w:val="002652B1"/>
    <w:rsid w:val="002661BE"/>
    <w:rsid w:val="00267812"/>
    <w:rsid w:val="00267C42"/>
    <w:rsid w:val="00267C61"/>
    <w:rsid w:val="00267DAC"/>
    <w:rsid w:val="0027098F"/>
    <w:rsid w:val="002709FF"/>
    <w:rsid w:val="0027125F"/>
    <w:rsid w:val="00271922"/>
    <w:rsid w:val="002723BC"/>
    <w:rsid w:val="00273265"/>
    <w:rsid w:val="002737AF"/>
    <w:rsid w:val="00273B74"/>
    <w:rsid w:val="00273C40"/>
    <w:rsid w:val="00273E4A"/>
    <w:rsid w:val="00273F01"/>
    <w:rsid w:val="00274525"/>
    <w:rsid w:val="00274CA1"/>
    <w:rsid w:val="00274D33"/>
    <w:rsid w:val="0027619F"/>
    <w:rsid w:val="002767DA"/>
    <w:rsid w:val="002768EB"/>
    <w:rsid w:val="00276C87"/>
    <w:rsid w:val="00277459"/>
    <w:rsid w:val="00277F4D"/>
    <w:rsid w:val="00280B4F"/>
    <w:rsid w:val="00280DD6"/>
    <w:rsid w:val="00281303"/>
    <w:rsid w:val="0028138D"/>
    <w:rsid w:val="00281885"/>
    <w:rsid w:val="00281A3E"/>
    <w:rsid w:val="00281D47"/>
    <w:rsid w:val="002829A9"/>
    <w:rsid w:val="00282E20"/>
    <w:rsid w:val="00282E66"/>
    <w:rsid w:val="00283E82"/>
    <w:rsid w:val="00284C7E"/>
    <w:rsid w:val="00284FC0"/>
    <w:rsid w:val="002857B0"/>
    <w:rsid w:val="002863AA"/>
    <w:rsid w:val="00286B0C"/>
    <w:rsid w:val="00286E64"/>
    <w:rsid w:val="002874B6"/>
    <w:rsid w:val="002878AF"/>
    <w:rsid w:val="00287E33"/>
    <w:rsid w:val="00290992"/>
    <w:rsid w:val="00290C43"/>
    <w:rsid w:val="00291E76"/>
    <w:rsid w:val="002922FC"/>
    <w:rsid w:val="00292500"/>
    <w:rsid w:val="00293046"/>
    <w:rsid w:val="0029361F"/>
    <w:rsid w:val="002938F9"/>
    <w:rsid w:val="002948F9"/>
    <w:rsid w:val="00295049"/>
    <w:rsid w:val="00295853"/>
    <w:rsid w:val="00296934"/>
    <w:rsid w:val="002A05B4"/>
    <w:rsid w:val="002A0B77"/>
    <w:rsid w:val="002A1603"/>
    <w:rsid w:val="002A2042"/>
    <w:rsid w:val="002A2F58"/>
    <w:rsid w:val="002A305E"/>
    <w:rsid w:val="002A310B"/>
    <w:rsid w:val="002A313A"/>
    <w:rsid w:val="002A327E"/>
    <w:rsid w:val="002A33BC"/>
    <w:rsid w:val="002A3F31"/>
    <w:rsid w:val="002A4949"/>
    <w:rsid w:val="002A5859"/>
    <w:rsid w:val="002A5F8A"/>
    <w:rsid w:val="002A601D"/>
    <w:rsid w:val="002A60ED"/>
    <w:rsid w:val="002A6DF1"/>
    <w:rsid w:val="002A705A"/>
    <w:rsid w:val="002A736E"/>
    <w:rsid w:val="002A786E"/>
    <w:rsid w:val="002A7A26"/>
    <w:rsid w:val="002A7D4E"/>
    <w:rsid w:val="002B0C8B"/>
    <w:rsid w:val="002B0E95"/>
    <w:rsid w:val="002B1BB5"/>
    <w:rsid w:val="002B330E"/>
    <w:rsid w:val="002B368C"/>
    <w:rsid w:val="002B3D18"/>
    <w:rsid w:val="002B3D7C"/>
    <w:rsid w:val="002B4138"/>
    <w:rsid w:val="002B4178"/>
    <w:rsid w:val="002B5B8D"/>
    <w:rsid w:val="002B6897"/>
    <w:rsid w:val="002B7014"/>
    <w:rsid w:val="002B790E"/>
    <w:rsid w:val="002C0287"/>
    <w:rsid w:val="002C0F0E"/>
    <w:rsid w:val="002C1927"/>
    <w:rsid w:val="002C23A5"/>
    <w:rsid w:val="002C2D09"/>
    <w:rsid w:val="002C35E9"/>
    <w:rsid w:val="002C3723"/>
    <w:rsid w:val="002C45B0"/>
    <w:rsid w:val="002C4904"/>
    <w:rsid w:val="002C4B3E"/>
    <w:rsid w:val="002C4B66"/>
    <w:rsid w:val="002C4D80"/>
    <w:rsid w:val="002C4EB2"/>
    <w:rsid w:val="002C59FC"/>
    <w:rsid w:val="002C644C"/>
    <w:rsid w:val="002C656D"/>
    <w:rsid w:val="002C6FE3"/>
    <w:rsid w:val="002C7416"/>
    <w:rsid w:val="002C774C"/>
    <w:rsid w:val="002D024A"/>
    <w:rsid w:val="002D02AF"/>
    <w:rsid w:val="002D0E71"/>
    <w:rsid w:val="002D1103"/>
    <w:rsid w:val="002D1B73"/>
    <w:rsid w:val="002D1D70"/>
    <w:rsid w:val="002D2AC3"/>
    <w:rsid w:val="002D3299"/>
    <w:rsid w:val="002D360F"/>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456"/>
    <w:rsid w:val="002E496E"/>
    <w:rsid w:val="002E4D66"/>
    <w:rsid w:val="002E5219"/>
    <w:rsid w:val="002E540A"/>
    <w:rsid w:val="002E55C5"/>
    <w:rsid w:val="002E58C4"/>
    <w:rsid w:val="002E5C42"/>
    <w:rsid w:val="002E5DFB"/>
    <w:rsid w:val="002E6999"/>
    <w:rsid w:val="002E7CAD"/>
    <w:rsid w:val="002E7F8E"/>
    <w:rsid w:val="002F0002"/>
    <w:rsid w:val="002F06C2"/>
    <w:rsid w:val="002F0CA5"/>
    <w:rsid w:val="002F14F9"/>
    <w:rsid w:val="002F2074"/>
    <w:rsid w:val="002F2B4F"/>
    <w:rsid w:val="002F2BC0"/>
    <w:rsid w:val="002F3596"/>
    <w:rsid w:val="002F398E"/>
    <w:rsid w:val="002F3DC6"/>
    <w:rsid w:val="002F4053"/>
    <w:rsid w:val="002F4D00"/>
    <w:rsid w:val="002F528F"/>
    <w:rsid w:val="002F5639"/>
    <w:rsid w:val="002F5A60"/>
    <w:rsid w:val="002F5D6E"/>
    <w:rsid w:val="002F6C23"/>
    <w:rsid w:val="002F7774"/>
    <w:rsid w:val="002F7FF4"/>
    <w:rsid w:val="00300764"/>
    <w:rsid w:val="00300B22"/>
    <w:rsid w:val="00301357"/>
    <w:rsid w:val="00303A6A"/>
    <w:rsid w:val="00303CE2"/>
    <w:rsid w:val="00303EB9"/>
    <w:rsid w:val="00303F84"/>
    <w:rsid w:val="00304307"/>
    <w:rsid w:val="00304C43"/>
    <w:rsid w:val="00304D2C"/>
    <w:rsid w:val="00304E3A"/>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DF4"/>
    <w:rsid w:val="00322EE0"/>
    <w:rsid w:val="00323113"/>
    <w:rsid w:val="003231A3"/>
    <w:rsid w:val="0032435D"/>
    <w:rsid w:val="003246BB"/>
    <w:rsid w:val="003253DE"/>
    <w:rsid w:val="003257BF"/>
    <w:rsid w:val="003265AC"/>
    <w:rsid w:val="00326C24"/>
    <w:rsid w:val="003273EC"/>
    <w:rsid w:val="00327EA8"/>
    <w:rsid w:val="00330735"/>
    <w:rsid w:val="00330BE2"/>
    <w:rsid w:val="00331F07"/>
    <w:rsid w:val="00332222"/>
    <w:rsid w:val="003322B6"/>
    <w:rsid w:val="00332652"/>
    <w:rsid w:val="00332D67"/>
    <w:rsid w:val="003330C2"/>
    <w:rsid w:val="00334051"/>
    <w:rsid w:val="0033455F"/>
    <w:rsid w:val="00334693"/>
    <w:rsid w:val="00334741"/>
    <w:rsid w:val="003349D1"/>
    <w:rsid w:val="003349D3"/>
    <w:rsid w:val="00334A44"/>
    <w:rsid w:val="00334C74"/>
    <w:rsid w:val="00334CF9"/>
    <w:rsid w:val="00334EB7"/>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F1"/>
    <w:rsid w:val="003411E9"/>
    <w:rsid w:val="0034120D"/>
    <w:rsid w:val="003431C8"/>
    <w:rsid w:val="00343379"/>
    <w:rsid w:val="00343C0E"/>
    <w:rsid w:val="003446BE"/>
    <w:rsid w:val="003448AA"/>
    <w:rsid w:val="00344FC0"/>
    <w:rsid w:val="00345440"/>
    <w:rsid w:val="003456CA"/>
    <w:rsid w:val="00345A7B"/>
    <w:rsid w:val="00345C76"/>
    <w:rsid w:val="0034668B"/>
    <w:rsid w:val="0034669A"/>
    <w:rsid w:val="003467FC"/>
    <w:rsid w:val="00350049"/>
    <w:rsid w:val="00350439"/>
    <w:rsid w:val="00350FA3"/>
    <w:rsid w:val="00352A2C"/>
    <w:rsid w:val="00352D61"/>
    <w:rsid w:val="00352EC2"/>
    <w:rsid w:val="00352F93"/>
    <w:rsid w:val="0035339D"/>
    <w:rsid w:val="003536D0"/>
    <w:rsid w:val="003541FE"/>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325"/>
    <w:rsid w:val="00367A2A"/>
    <w:rsid w:val="00367CAE"/>
    <w:rsid w:val="00367D1A"/>
    <w:rsid w:val="00367EF8"/>
    <w:rsid w:val="00367F50"/>
    <w:rsid w:val="00370478"/>
    <w:rsid w:val="00370E62"/>
    <w:rsid w:val="00371200"/>
    <w:rsid w:val="00371B67"/>
    <w:rsid w:val="003726C5"/>
    <w:rsid w:val="00372842"/>
    <w:rsid w:val="00372B93"/>
    <w:rsid w:val="00372F9A"/>
    <w:rsid w:val="00373814"/>
    <w:rsid w:val="00373BAD"/>
    <w:rsid w:val="00373C3F"/>
    <w:rsid w:val="00374DC8"/>
    <w:rsid w:val="003752B8"/>
    <w:rsid w:val="0037587A"/>
    <w:rsid w:val="00375B39"/>
    <w:rsid w:val="00380359"/>
    <w:rsid w:val="0038036B"/>
    <w:rsid w:val="003808EC"/>
    <w:rsid w:val="00381091"/>
    <w:rsid w:val="00381CC6"/>
    <w:rsid w:val="00381D38"/>
    <w:rsid w:val="00382052"/>
    <w:rsid w:val="00382168"/>
    <w:rsid w:val="0038294E"/>
    <w:rsid w:val="00382DD4"/>
    <w:rsid w:val="00382DDF"/>
    <w:rsid w:val="00382F95"/>
    <w:rsid w:val="00383269"/>
    <w:rsid w:val="0038342C"/>
    <w:rsid w:val="003834F3"/>
    <w:rsid w:val="003836F6"/>
    <w:rsid w:val="003841BC"/>
    <w:rsid w:val="00385B7B"/>
    <w:rsid w:val="00385F8F"/>
    <w:rsid w:val="00386017"/>
    <w:rsid w:val="00386747"/>
    <w:rsid w:val="003868BC"/>
    <w:rsid w:val="00387314"/>
    <w:rsid w:val="00387655"/>
    <w:rsid w:val="00387B78"/>
    <w:rsid w:val="00387CD2"/>
    <w:rsid w:val="00390023"/>
    <w:rsid w:val="0039062D"/>
    <w:rsid w:val="00390814"/>
    <w:rsid w:val="003913BA"/>
    <w:rsid w:val="00391436"/>
    <w:rsid w:val="00391D1F"/>
    <w:rsid w:val="003927F7"/>
    <w:rsid w:val="00394014"/>
    <w:rsid w:val="003941A0"/>
    <w:rsid w:val="0039511C"/>
    <w:rsid w:val="00395643"/>
    <w:rsid w:val="00395787"/>
    <w:rsid w:val="003961B2"/>
    <w:rsid w:val="00396C22"/>
    <w:rsid w:val="00396D79"/>
    <w:rsid w:val="00396E3A"/>
    <w:rsid w:val="003974FB"/>
    <w:rsid w:val="003A1768"/>
    <w:rsid w:val="003A1B6E"/>
    <w:rsid w:val="003A1E5F"/>
    <w:rsid w:val="003A243B"/>
    <w:rsid w:val="003A298E"/>
    <w:rsid w:val="003A3649"/>
    <w:rsid w:val="003A3662"/>
    <w:rsid w:val="003A3E44"/>
    <w:rsid w:val="003A4501"/>
    <w:rsid w:val="003A4589"/>
    <w:rsid w:val="003A5DC0"/>
    <w:rsid w:val="003A60B6"/>
    <w:rsid w:val="003A6309"/>
    <w:rsid w:val="003A6764"/>
    <w:rsid w:val="003A6A09"/>
    <w:rsid w:val="003A6B53"/>
    <w:rsid w:val="003A705B"/>
    <w:rsid w:val="003A70F8"/>
    <w:rsid w:val="003A751C"/>
    <w:rsid w:val="003A7DB2"/>
    <w:rsid w:val="003A7DEB"/>
    <w:rsid w:val="003A7E2D"/>
    <w:rsid w:val="003B083A"/>
    <w:rsid w:val="003B0AE4"/>
    <w:rsid w:val="003B11E1"/>
    <w:rsid w:val="003B2437"/>
    <w:rsid w:val="003B299A"/>
    <w:rsid w:val="003B3AAC"/>
    <w:rsid w:val="003B3B41"/>
    <w:rsid w:val="003B3E0A"/>
    <w:rsid w:val="003B3F2F"/>
    <w:rsid w:val="003B4B10"/>
    <w:rsid w:val="003B4E86"/>
    <w:rsid w:val="003B57B4"/>
    <w:rsid w:val="003B59DD"/>
    <w:rsid w:val="003B5F15"/>
    <w:rsid w:val="003B61C2"/>
    <w:rsid w:val="003B6295"/>
    <w:rsid w:val="003B6A92"/>
    <w:rsid w:val="003B725C"/>
    <w:rsid w:val="003B7912"/>
    <w:rsid w:val="003C03F2"/>
    <w:rsid w:val="003C052B"/>
    <w:rsid w:val="003C0FF4"/>
    <w:rsid w:val="003C14E5"/>
    <w:rsid w:val="003C1543"/>
    <w:rsid w:val="003C1556"/>
    <w:rsid w:val="003C1BD8"/>
    <w:rsid w:val="003C1C18"/>
    <w:rsid w:val="003C3E8D"/>
    <w:rsid w:val="003C40C5"/>
    <w:rsid w:val="003C44A1"/>
    <w:rsid w:val="003C521A"/>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26DB"/>
    <w:rsid w:val="003D3892"/>
    <w:rsid w:val="003D4062"/>
    <w:rsid w:val="003D48FA"/>
    <w:rsid w:val="003D4C01"/>
    <w:rsid w:val="003D50AE"/>
    <w:rsid w:val="003D5562"/>
    <w:rsid w:val="003D5819"/>
    <w:rsid w:val="003D5C06"/>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DB"/>
    <w:rsid w:val="003E2F40"/>
    <w:rsid w:val="003E2FC4"/>
    <w:rsid w:val="003E3C72"/>
    <w:rsid w:val="003E4D77"/>
    <w:rsid w:val="003E5607"/>
    <w:rsid w:val="003E5B15"/>
    <w:rsid w:val="003E5B81"/>
    <w:rsid w:val="003E5C24"/>
    <w:rsid w:val="003E60F7"/>
    <w:rsid w:val="003E68DB"/>
    <w:rsid w:val="003E694D"/>
    <w:rsid w:val="003E7397"/>
    <w:rsid w:val="003E748B"/>
    <w:rsid w:val="003E7F00"/>
    <w:rsid w:val="003F090E"/>
    <w:rsid w:val="003F0F59"/>
    <w:rsid w:val="003F13DC"/>
    <w:rsid w:val="003F1704"/>
    <w:rsid w:val="003F17CE"/>
    <w:rsid w:val="003F2ACD"/>
    <w:rsid w:val="003F302C"/>
    <w:rsid w:val="003F3E84"/>
    <w:rsid w:val="003F3ED8"/>
    <w:rsid w:val="003F3F94"/>
    <w:rsid w:val="003F4879"/>
    <w:rsid w:val="003F4E6E"/>
    <w:rsid w:val="003F623F"/>
    <w:rsid w:val="003F7042"/>
    <w:rsid w:val="003F710B"/>
    <w:rsid w:val="003F73AA"/>
    <w:rsid w:val="0040044C"/>
    <w:rsid w:val="00402311"/>
    <w:rsid w:val="00402824"/>
    <w:rsid w:val="00402B38"/>
    <w:rsid w:val="00402BAE"/>
    <w:rsid w:val="00403161"/>
    <w:rsid w:val="0040327A"/>
    <w:rsid w:val="004036A3"/>
    <w:rsid w:val="00403944"/>
    <w:rsid w:val="004039E3"/>
    <w:rsid w:val="00404369"/>
    <w:rsid w:val="0040438A"/>
    <w:rsid w:val="004044F3"/>
    <w:rsid w:val="00404750"/>
    <w:rsid w:val="0040490F"/>
    <w:rsid w:val="00405625"/>
    <w:rsid w:val="004056D6"/>
    <w:rsid w:val="00405B97"/>
    <w:rsid w:val="00405E02"/>
    <w:rsid w:val="004063D6"/>
    <w:rsid w:val="00406B2C"/>
    <w:rsid w:val="00406DEB"/>
    <w:rsid w:val="00406EC0"/>
    <w:rsid w:val="004072FA"/>
    <w:rsid w:val="00407ACA"/>
    <w:rsid w:val="00407C1F"/>
    <w:rsid w:val="00407F08"/>
    <w:rsid w:val="00407F61"/>
    <w:rsid w:val="00410C71"/>
    <w:rsid w:val="00410E35"/>
    <w:rsid w:val="00412633"/>
    <w:rsid w:val="00412FF0"/>
    <w:rsid w:val="004139BC"/>
    <w:rsid w:val="00413F88"/>
    <w:rsid w:val="00414ED3"/>
    <w:rsid w:val="0041536D"/>
    <w:rsid w:val="00415C23"/>
    <w:rsid w:val="00415C77"/>
    <w:rsid w:val="00415EF1"/>
    <w:rsid w:val="00415FE2"/>
    <w:rsid w:val="004163D6"/>
    <w:rsid w:val="0041663F"/>
    <w:rsid w:val="004172E0"/>
    <w:rsid w:val="0041761E"/>
    <w:rsid w:val="00417F5A"/>
    <w:rsid w:val="0042084A"/>
    <w:rsid w:val="00420B9D"/>
    <w:rsid w:val="00420BA8"/>
    <w:rsid w:val="00420E27"/>
    <w:rsid w:val="00421A65"/>
    <w:rsid w:val="004220FF"/>
    <w:rsid w:val="004221FD"/>
    <w:rsid w:val="00422364"/>
    <w:rsid w:val="00422D93"/>
    <w:rsid w:val="004230A3"/>
    <w:rsid w:val="004241C3"/>
    <w:rsid w:val="00424EEE"/>
    <w:rsid w:val="004254B3"/>
    <w:rsid w:val="0042588B"/>
    <w:rsid w:val="00425D64"/>
    <w:rsid w:val="00425F74"/>
    <w:rsid w:val="00427295"/>
    <w:rsid w:val="00427B86"/>
    <w:rsid w:val="00427D7A"/>
    <w:rsid w:val="004306E9"/>
    <w:rsid w:val="00430E1B"/>
    <w:rsid w:val="00431912"/>
    <w:rsid w:val="00431AD7"/>
    <w:rsid w:val="00431CE6"/>
    <w:rsid w:val="00431F9E"/>
    <w:rsid w:val="0043256B"/>
    <w:rsid w:val="004327C2"/>
    <w:rsid w:val="004343D9"/>
    <w:rsid w:val="0043553E"/>
    <w:rsid w:val="004361FD"/>
    <w:rsid w:val="004371C8"/>
    <w:rsid w:val="00437588"/>
    <w:rsid w:val="00437887"/>
    <w:rsid w:val="00437C1E"/>
    <w:rsid w:val="00437C22"/>
    <w:rsid w:val="004405D9"/>
    <w:rsid w:val="004405FC"/>
    <w:rsid w:val="0044087F"/>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2D18"/>
    <w:rsid w:val="00453853"/>
    <w:rsid w:val="00453AB5"/>
    <w:rsid w:val="00453D7C"/>
    <w:rsid w:val="0045404C"/>
    <w:rsid w:val="00454911"/>
    <w:rsid w:val="00454EDF"/>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602"/>
    <w:rsid w:val="00465855"/>
    <w:rsid w:val="00466426"/>
    <w:rsid w:val="00466FD1"/>
    <w:rsid w:val="00467482"/>
    <w:rsid w:val="0046754C"/>
    <w:rsid w:val="0046767D"/>
    <w:rsid w:val="004678ED"/>
    <w:rsid w:val="004700D2"/>
    <w:rsid w:val="004703EF"/>
    <w:rsid w:val="00471376"/>
    <w:rsid w:val="004714FE"/>
    <w:rsid w:val="00471630"/>
    <w:rsid w:val="00471EA3"/>
    <w:rsid w:val="0047252F"/>
    <w:rsid w:val="00472FFF"/>
    <w:rsid w:val="004733DF"/>
    <w:rsid w:val="00473A7A"/>
    <w:rsid w:val="004745CC"/>
    <w:rsid w:val="004746BD"/>
    <w:rsid w:val="004747C3"/>
    <w:rsid w:val="00475499"/>
    <w:rsid w:val="00475C3D"/>
    <w:rsid w:val="00475EB9"/>
    <w:rsid w:val="004765C7"/>
    <w:rsid w:val="004773A0"/>
    <w:rsid w:val="00477478"/>
    <w:rsid w:val="004805EC"/>
    <w:rsid w:val="00480FC0"/>
    <w:rsid w:val="0048397D"/>
    <w:rsid w:val="0048401A"/>
    <w:rsid w:val="00484104"/>
    <w:rsid w:val="004844E1"/>
    <w:rsid w:val="004847BB"/>
    <w:rsid w:val="00484F82"/>
    <w:rsid w:val="00485B5D"/>
    <w:rsid w:val="00485D8C"/>
    <w:rsid w:val="00486717"/>
    <w:rsid w:val="00486AC6"/>
    <w:rsid w:val="004871C5"/>
    <w:rsid w:val="004876D9"/>
    <w:rsid w:val="00487D86"/>
    <w:rsid w:val="004903FA"/>
    <w:rsid w:val="00490F90"/>
    <w:rsid w:val="004911A7"/>
    <w:rsid w:val="004912D6"/>
    <w:rsid w:val="004912E4"/>
    <w:rsid w:val="004913BD"/>
    <w:rsid w:val="004915D3"/>
    <w:rsid w:val="00491C1D"/>
    <w:rsid w:val="004927D8"/>
    <w:rsid w:val="00492DD8"/>
    <w:rsid w:val="0049319E"/>
    <w:rsid w:val="0049332B"/>
    <w:rsid w:val="00493461"/>
    <w:rsid w:val="00493F56"/>
    <w:rsid w:val="004941F0"/>
    <w:rsid w:val="004943AF"/>
    <w:rsid w:val="00494559"/>
    <w:rsid w:val="00494CED"/>
    <w:rsid w:val="0049668D"/>
    <w:rsid w:val="00496D7F"/>
    <w:rsid w:val="00497844"/>
    <w:rsid w:val="00497861"/>
    <w:rsid w:val="00497AED"/>
    <w:rsid w:val="00497E58"/>
    <w:rsid w:val="00497E74"/>
    <w:rsid w:val="004A01CA"/>
    <w:rsid w:val="004A020C"/>
    <w:rsid w:val="004A0DBF"/>
    <w:rsid w:val="004A0F21"/>
    <w:rsid w:val="004A1014"/>
    <w:rsid w:val="004A1B6C"/>
    <w:rsid w:val="004A1D12"/>
    <w:rsid w:val="004A21D1"/>
    <w:rsid w:val="004A245F"/>
    <w:rsid w:val="004A253D"/>
    <w:rsid w:val="004A2917"/>
    <w:rsid w:val="004A2D91"/>
    <w:rsid w:val="004A3059"/>
    <w:rsid w:val="004A30AA"/>
    <w:rsid w:val="004A3300"/>
    <w:rsid w:val="004A3527"/>
    <w:rsid w:val="004A48B7"/>
    <w:rsid w:val="004A4D8A"/>
    <w:rsid w:val="004A6983"/>
    <w:rsid w:val="004A7D60"/>
    <w:rsid w:val="004A7E5D"/>
    <w:rsid w:val="004B038C"/>
    <w:rsid w:val="004B0EB0"/>
    <w:rsid w:val="004B11C6"/>
    <w:rsid w:val="004B2600"/>
    <w:rsid w:val="004B29B2"/>
    <w:rsid w:val="004B3C61"/>
    <w:rsid w:val="004B4294"/>
    <w:rsid w:val="004B46CE"/>
    <w:rsid w:val="004B482F"/>
    <w:rsid w:val="004B4AE4"/>
    <w:rsid w:val="004B4FE5"/>
    <w:rsid w:val="004B504C"/>
    <w:rsid w:val="004B51CA"/>
    <w:rsid w:val="004B569E"/>
    <w:rsid w:val="004B5D1F"/>
    <w:rsid w:val="004B692F"/>
    <w:rsid w:val="004B69B6"/>
    <w:rsid w:val="004B6A6E"/>
    <w:rsid w:val="004B70C9"/>
    <w:rsid w:val="004B714C"/>
    <w:rsid w:val="004B7154"/>
    <w:rsid w:val="004B73D3"/>
    <w:rsid w:val="004B743B"/>
    <w:rsid w:val="004C0372"/>
    <w:rsid w:val="004C0544"/>
    <w:rsid w:val="004C0CD0"/>
    <w:rsid w:val="004C1171"/>
    <w:rsid w:val="004C126B"/>
    <w:rsid w:val="004C1731"/>
    <w:rsid w:val="004C1737"/>
    <w:rsid w:val="004C2394"/>
    <w:rsid w:val="004C2E4F"/>
    <w:rsid w:val="004C2EF6"/>
    <w:rsid w:val="004C31D2"/>
    <w:rsid w:val="004C338D"/>
    <w:rsid w:val="004C4135"/>
    <w:rsid w:val="004C48EE"/>
    <w:rsid w:val="004C4CD8"/>
    <w:rsid w:val="004C504A"/>
    <w:rsid w:val="004C5201"/>
    <w:rsid w:val="004C5259"/>
    <w:rsid w:val="004C5359"/>
    <w:rsid w:val="004C5784"/>
    <w:rsid w:val="004C6033"/>
    <w:rsid w:val="004C61B5"/>
    <w:rsid w:val="004C632A"/>
    <w:rsid w:val="004C67AC"/>
    <w:rsid w:val="004C721D"/>
    <w:rsid w:val="004C7520"/>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FA4"/>
    <w:rsid w:val="004D7760"/>
    <w:rsid w:val="004E0018"/>
    <w:rsid w:val="004E03A2"/>
    <w:rsid w:val="004E07FF"/>
    <w:rsid w:val="004E0920"/>
    <w:rsid w:val="004E1D3D"/>
    <w:rsid w:val="004E1E22"/>
    <w:rsid w:val="004E2D7E"/>
    <w:rsid w:val="004E2F43"/>
    <w:rsid w:val="004E4039"/>
    <w:rsid w:val="004E4932"/>
    <w:rsid w:val="004E4BA7"/>
    <w:rsid w:val="004E532F"/>
    <w:rsid w:val="004E57E1"/>
    <w:rsid w:val="004E5E58"/>
    <w:rsid w:val="004E65F6"/>
    <w:rsid w:val="004E6820"/>
    <w:rsid w:val="004E6CAE"/>
    <w:rsid w:val="004E725F"/>
    <w:rsid w:val="004E78F4"/>
    <w:rsid w:val="004F0F0F"/>
    <w:rsid w:val="004F148C"/>
    <w:rsid w:val="004F2FCB"/>
    <w:rsid w:val="004F40BB"/>
    <w:rsid w:val="004F4393"/>
    <w:rsid w:val="004F4784"/>
    <w:rsid w:val="004F500E"/>
    <w:rsid w:val="004F501A"/>
    <w:rsid w:val="004F50AB"/>
    <w:rsid w:val="004F58C9"/>
    <w:rsid w:val="004F5995"/>
    <w:rsid w:val="004F5CE9"/>
    <w:rsid w:val="004F613F"/>
    <w:rsid w:val="004F6AB0"/>
    <w:rsid w:val="004F74B0"/>
    <w:rsid w:val="004F7643"/>
    <w:rsid w:val="004F7AC5"/>
    <w:rsid w:val="004F7D82"/>
    <w:rsid w:val="00501424"/>
    <w:rsid w:val="0050224C"/>
    <w:rsid w:val="005023E4"/>
    <w:rsid w:val="00502459"/>
    <w:rsid w:val="0050301B"/>
    <w:rsid w:val="005030DD"/>
    <w:rsid w:val="00503BEC"/>
    <w:rsid w:val="005040D0"/>
    <w:rsid w:val="005042AB"/>
    <w:rsid w:val="005045A3"/>
    <w:rsid w:val="0050496A"/>
    <w:rsid w:val="00504B83"/>
    <w:rsid w:val="00504DB9"/>
    <w:rsid w:val="00505061"/>
    <w:rsid w:val="0050510C"/>
    <w:rsid w:val="0050535F"/>
    <w:rsid w:val="005055F7"/>
    <w:rsid w:val="00505C4E"/>
    <w:rsid w:val="005063A1"/>
    <w:rsid w:val="005069A8"/>
    <w:rsid w:val="00506D7C"/>
    <w:rsid w:val="00506EBA"/>
    <w:rsid w:val="00506F7D"/>
    <w:rsid w:val="005078F3"/>
    <w:rsid w:val="005105A5"/>
    <w:rsid w:val="00510DC2"/>
    <w:rsid w:val="005120BC"/>
    <w:rsid w:val="00512F88"/>
    <w:rsid w:val="00513052"/>
    <w:rsid w:val="005130F3"/>
    <w:rsid w:val="005132F0"/>
    <w:rsid w:val="0051356F"/>
    <w:rsid w:val="00514214"/>
    <w:rsid w:val="00515026"/>
    <w:rsid w:val="005150C2"/>
    <w:rsid w:val="005153B1"/>
    <w:rsid w:val="00515D3D"/>
    <w:rsid w:val="00516587"/>
    <w:rsid w:val="00516C1E"/>
    <w:rsid w:val="00516EA2"/>
    <w:rsid w:val="005170C9"/>
    <w:rsid w:val="00517D48"/>
    <w:rsid w:val="00517FC5"/>
    <w:rsid w:val="00520774"/>
    <w:rsid w:val="00520A4F"/>
    <w:rsid w:val="00520C27"/>
    <w:rsid w:val="00521106"/>
    <w:rsid w:val="00521217"/>
    <w:rsid w:val="005212FB"/>
    <w:rsid w:val="00521A79"/>
    <w:rsid w:val="00521A94"/>
    <w:rsid w:val="005223F2"/>
    <w:rsid w:val="00522418"/>
    <w:rsid w:val="00522F7F"/>
    <w:rsid w:val="00523083"/>
    <w:rsid w:val="005234AD"/>
    <w:rsid w:val="00523930"/>
    <w:rsid w:val="00524016"/>
    <w:rsid w:val="005242E4"/>
    <w:rsid w:val="0052480C"/>
    <w:rsid w:val="0052605E"/>
    <w:rsid w:val="00526070"/>
    <w:rsid w:val="0052662A"/>
    <w:rsid w:val="00526828"/>
    <w:rsid w:val="005272DC"/>
    <w:rsid w:val="0052750E"/>
    <w:rsid w:val="00527A8F"/>
    <w:rsid w:val="00527C43"/>
    <w:rsid w:val="0053031C"/>
    <w:rsid w:val="0053067E"/>
    <w:rsid w:val="00532294"/>
    <w:rsid w:val="00532528"/>
    <w:rsid w:val="0053279A"/>
    <w:rsid w:val="00532E84"/>
    <w:rsid w:val="005335EF"/>
    <w:rsid w:val="005345BC"/>
    <w:rsid w:val="0053477F"/>
    <w:rsid w:val="00534E2F"/>
    <w:rsid w:val="0053560F"/>
    <w:rsid w:val="0053570C"/>
    <w:rsid w:val="00535E2A"/>
    <w:rsid w:val="005372C5"/>
    <w:rsid w:val="005375AA"/>
    <w:rsid w:val="0053791E"/>
    <w:rsid w:val="00541C16"/>
    <w:rsid w:val="00542066"/>
    <w:rsid w:val="005422AD"/>
    <w:rsid w:val="00542503"/>
    <w:rsid w:val="00542810"/>
    <w:rsid w:val="00542AC9"/>
    <w:rsid w:val="00544A88"/>
    <w:rsid w:val="00544D21"/>
    <w:rsid w:val="00544E0E"/>
    <w:rsid w:val="005453E4"/>
    <w:rsid w:val="0054588B"/>
    <w:rsid w:val="005459B6"/>
    <w:rsid w:val="0054622B"/>
    <w:rsid w:val="00547769"/>
    <w:rsid w:val="005505F8"/>
    <w:rsid w:val="005506DC"/>
    <w:rsid w:val="00551C0B"/>
    <w:rsid w:val="00552AFA"/>
    <w:rsid w:val="00553D00"/>
    <w:rsid w:val="00553EC6"/>
    <w:rsid w:val="005553BC"/>
    <w:rsid w:val="00555884"/>
    <w:rsid w:val="0055602E"/>
    <w:rsid w:val="005564D7"/>
    <w:rsid w:val="005564E7"/>
    <w:rsid w:val="0055692D"/>
    <w:rsid w:val="00556985"/>
    <w:rsid w:val="00557F70"/>
    <w:rsid w:val="00557F75"/>
    <w:rsid w:val="00557FDC"/>
    <w:rsid w:val="005601FA"/>
    <w:rsid w:val="0056058B"/>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E3D"/>
    <w:rsid w:val="00566ED4"/>
    <w:rsid w:val="0056708D"/>
    <w:rsid w:val="00567396"/>
    <w:rsid w:val="00570E82"/>
    <w:rsid w:val="0057156A"/>
    <w:rsid w:val="00572394"/>
    <w:rsid w:val="00572D91"/>
    <w:rsid w:val="00572FFD"/>
    <w:rsid w:val="005730F6"/>
    <w:rsid w:val="0057325C"/>
    <w:rsid w:val="00574410"/>
    <w:rsid w:val="00574890"/>
    <w:rsid w:val="005754BD"/>
    <w:rsid w:val="005758FC"/>
    <w:rsid w:val="00575EEC"/>
    <w:rsid w:val="00577517"/>
    <w:rsid w:val="00577B7D"/>
    <w:rsid w:val="00580270"/>
    <w:rsid w:val="00580C26"/>
    <w:rsid w:val="00582315"/>
    <w:rsid w:val="00582D21"/>
    <w:rsid w:val="00583128"/>
    <w:rsid w:val="00583B8A"/>
    <w:rsid w:val="00583FE6"/>
    <w:rsid w:val="0058441F"/>
    <w:rsid w:val="00585869"/>
    <w:rsid w:val="00585D70"/>
    <w:rsid w:val="00585D7A"/>
    <w:rsid w:val="00586478"/>
    <w:rsid w:val="00586498"/>
    <w:rsid w:val="00586843"/>
    <w:rsid w:val="0058689E"/>
    <w:rsid w:val="00587E17"/>
    <w:rsid w:val="005900B7"/>
    <w:rsid w:val="0059071F"/>
    <w:rsid w:val="00590F80"/>
    <w:rsid w:val="00591813"/>
    <w:rsid w:val="00591982"/>
    <w:rsid w:val="00591E27"/>
    <w:rsid w:val="005928C3"/>
    <w:rsid w:val="00592B9C"/>
    <w:rsid w:val="00593673"/>
    <w:rsid w:val="00593E8B"/>
    <w:rsid w:val="00594028"/>
    <w:rsid w:val="00594F53"/>
    <w:rsid w:val="00595ED7"/>
    <w:rsid w:val="005967B2"/>
    <w:rsid w:val="00596BA3"/>
    <w:rsid w:val="005974C0"/>
    <w:rsid w:val="0059769E"/>
    <w:rsid w:val="0059784E"/>
    <w:rsid w:val="005A04BE"/>
    <w:rsid w:val="005A08E0"/>
    <w:rsid w:val="005A0923"/>
    <w:rsid w:val="005A2F6C"/>
    <w:rsid w:val="005A3733"/>
    <w:rsid w:val="005A3823"/>
    <w:rsid w:val="005A385A"/>
    <w:rsid w:val="005A409F"/>
    <w:rsid w:val="005A4197"/>
    <w:rsid w:val="005A4A3F"/>
    <w:rsid w:val="005A4ABD"/>
    <w:rsid w:val="005A4BED"/>
    <w:rsid w:val="005A4E86"/>
    <w:rsid w:val="005A4FD9"/>
    <w:rsid w:val="005A55C2"/>
    <w:rsid w:val="005A5B0D"/>
    <w:rsid w:val="005A5C03"/>
    <w:rsid w:val="005A5FB8"/>
    <w:rsid w:val="005B030D"/>
    <w:rsid w:val="005B0693"/>
    <w:rsid w:val="005B097F"/>
    <w:rsid w:val="005B09C3"/>
    <w:rsid w:val="005B11CD"/>
    <w:rsid w:val="005B259F"/>
    <w:rsid w:val="005B2A79"/>
    <w:rsid w:val="005B397D"/>
    <w:rsid w:val="005B3CBA"/>
    <w:rsid w:val="005B41D5"/>
    <w:rsid w:val="005B4868"/>
    <w:rsid w:val="005B4869"/>
    <w:rsid w:val="005B5095"/>
    <w:rsid w:val="005B58BA"/>
    <w:rsid w:val="005B5AA4"/>
    <w:rsid w:val="005B6453"/>
    <w:rsid w:val="005B6EAD"/>
    <w:rsid w:val="005B706F"/>
    <w:rsid w:val="005B7855"/>
    <w:rsid w:val="005B7A7E"/>
    <w:rsid w:val="005B7A81"/>
    <w:rsid w:val="005C01E6"/>
    <w:rsid w:val="005C0E50"/>
    <w:rsid w:val="005C11FA"/>
    <w:rsid w:val="005C126B"/>
    <w:rsid w:val="005C1643"/>
    <w:rsid w:val="005C173C"/>
    <w:rsid w:val="005C19CD"/>
    <w:rsid w:val="005C1B4B"/>
    <w:rsid w:val="005C1F82"/>
    <w:rsid w:val="005C1FA8"/>
    <w:rsid w:val="005C25BF"/>
    <w:rsid w:val="005C2988"/>
    <w:rsid w:val="005C31F5"/>
    <w:rsid w:val="005C456D"/>
    <w:rsid w:val="005C557D"/>
    <w:rsid w:val="005C5799"/>
    <w:rsid w:val="005C5A91"/>
    <w:rsid w:val="005C6087"/>
    <w:rsid w:val="005C687B"/>
    <w:rsid w:val="005C6882"/>
    <w:rsid w:val="005C7F7F"/>
    <w:rsid w:val="005D02E3"/>
    <w:rsid w:val="005D03C8"/>
    <w:rsid w:val="005D0751"/>
    <w:rsid w:val="005D07FD"/>
    <w:rsid w:val="005D0D46"/>
    <w:rsid w:val="005D0E7A"/>
    <w:rsid w:val="005D1135"/>
    <w:rsid w:val="005D1207"/>
    <w:rsid w:val="005D12B9"/>
    <w:rsid w:val="005D1DBD"/>
    <w:rsid w:val="005D1EE2"/>
    <w:rsid w:val="005D2033"/>
    <w:rsid w:val="005D2E89"/>
    <w:rsid w:val="005D35C5"/>
    <w:rsid w:val="005D42ED"/>
    <w:rsid w:val="005D4BC5"/>
    <w:rsid w:val="005D4BCE"/>
    <w:rsid w:val="005D51B9"/>
    <w:rsid w:val="005D5349"/>
    <w:rsid w:val="005D5889"/>
    <w:rsid w:val="005D6326"/>
    <w:rsid w:val="005D654F"/>
    <w:rsid w:val="005D717F"/>
    <w:rsid w:val="005D71FB"/>
    <w:rsid w:val="005D72C1"/>
    <w:rsid w:val="005D76EA"/>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ED3"/>
    <w:rsid w:val="005E425D"/>
    <w:rsid w:val="005E4C5F"/>
    <w:rsid w:val="005E4EA4"/>
    <w:rsid w:val="005E4F24"/>
    <w:rsid w:val="005E54E2"/>
    <w:rsid w:val="005E63CA"/>
    <w:rsid w:val="005E6A7D"/>
    <w:rsid w:val="005E7402"/>
    <w:rsid w:val="005E74C4"/>
    <w:rsid w:val="005F0C55"/>
    <w:rsid w:val="005F1406"/>
    <w:rsid w:val="005F145D"/>
    <w:rsid w:val="005F1DDF"/>
    <w:rsid w:val="005F2013"/>
    <w:rsid w:val="005F2885"/>
    <w:rsid w:val="005F2F7D"/>
    <w:rsid w:val="005F31B3"/>
    <w:rsid w:val="005F3265"/>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F5B"/>
    <w:rsid w:val="00620860"/>
    <w:rsid w:val="00620866"/>
    <w:rsid w:val="00621435"/>
    <w:rsid w:val="0062190B"/>
    <w:rsid w:val="0062193C"/>
    <w:rsid w:val="00621CD6"/>
    <w:rsid w:val="0062297B"/>
    <w:rsid w:val="006231C8"/>
    <w:rsid w:val="006234F4"/>
    <w:rsid w:val="00623910"/>
    <w:rsid w:val="00623F35"/>
    <w:rsid w:val="00624341"/>
    <w:rsid w:val="006243A7"/>
    <w:rsid w:val="0062441F"/>
    <w:rsid w:val="00624973"/>
    <w:rsid w:val="00625089"/>
    <w:rsid w:val="00625153"/>
    <w:rsid w:val="006251EF"/>
    <w:rsid w:val="006255D5"/>
    <w:rsid w:val="00625E2F"/>
    <w:rsid w:val="006266B6"/>
    <w:rsid w:val="00626A83"/>
    <w:rsid w:val="00627AF3"/>
    <w:rsid w:val="00627B70"/>
    <w:rsid w:val="00627C34"/>
    <w:rsid w:val="00630E02"/>
    <w:rsid w:val="00630E54"/>
    <w:rsid w:val="00631E93"/>
    <w:rsid w:val="006321D6"/>
    <w:rsid w:val="00632950"/>
    <w:rsid w:val="00632E12"/>
    <w:rsid w:val="006330F7"/>
    <w:rsid w:val="0063330E"/>
    <w:rsid w:val="006334AA"/>
    <w:rsid w:val="00633694"/>
    <w:rsid w:val="006338C6"/>
    <w:rsid w:val="00633DFC"/>
    <w:rsid w:val="00634193"/>
    <w:rsid w:val="00634580"/>
    <w:rsid w:val="00634626"/>
    <w:rsid w:val="00634EA9"/>
    <w:rsid w:val="00634EB5"/>
    <w:rsid w:val="00635456"/>
    <w:rsid w:val="006355F7"/>
    <w:rsid w:val="00635737"/>
    <w:rsid w:val="00635E9F"/>
    <w:rsid w:val="006361D6"/>
    <w:rsid w:val="00636711"/>
    <w:rsid w:val="00636DBB"/>
    <w:rsid w:val="006375E6"/>
    <w:rsid w:val="00637D7D"/>
    <w:rsid w:val="00641619"/>
    <w:rsid w:val="00642A1E"/>
    <w:rsid w:val="0064309E"/>
    <w:rsid w:val="0064312C"/>
    <w:rsid w:val="006433A8"/>
    <w:rsid w:val="00644021"/>
    <w:rsid w:val="00644571"/>
    <w:rsid w:val="00644649"/>
    <w:rsid w:val="006447A7"/>
    <w:rsid w:val="00645073"/>
    <w:rsid w:val="0064542D"/>
    <w:rsid w:val="00645595"/>
    <w:rsid w:val="006457D9"/>
    <w:rsid w:val="0064597F"/>
    <w:rsid w:val="00646398"/>
    <w:rsid w:val="006476AE"/>
    <w:rsid w:val="00650A55"/>
    <w:rsid w:val="006511EC"/>
    <w:rsid w:val="006513B1"/>
    <w:rsid w:val="0065169C"/>
    <w:rsid w:val="006520CB"/>
    <w:rsid w:val="00652513"/>
    <w:rsid w:val="00652A7C"/>
    <w:rsid w:val="00653B54"/>
    <w:rsid w:val="00653C36"/>
    <w:rsid w:val="00653F11"/>
    <w:rsid w:val="006541D8"/>
    <w:rsid w:val="006543A0"/>
    <w:rsid w:val="0065456F"/>
    <w:rsid w:val="0065458B"/>
    <w:rsid w:val="0065528B"/>
    <w:rsid w:val="006557ED"/>
    <w:rsid w:val="006558C8"/>
    <w:rsid w:val="00655A2F"/>
    <w:rsid w:val="00656014"/>
    <w:rsid w:val="0065679C"/>
    <w:rsid w:val="00656DC8"/>
    <w:rsid w:val="00657290"/>
    <w:rsid w:val="00657900"/>
    <w:rsid w:val="00657B70"/>
    <w:rsid w:val="00661564"/>
    <w:rsid w:val="00661E84"/>
    <w:rsid w:val="00662717"/>
    <w:rsid w:val="00662972"/>
    <w:rsid w:val="00663657"/>
    <w:rsid w:val="00663EF2"/>
    <w:rsid w:val="00664453"/>
    <w:rsid w:val="00664629"/>
    <w:rsid w:val="0066492A"/>
    <w:rsid w:val="00664E01"/>
    <w:rsid w:val="0066507F"/>
    <w:rsid w:val="006666C0"/>
    <w:rsid w:val="00666725"/>
    <w:rsid w:val="00666812"/>
    <w:rsid w:val="00666D18"/>
    <w:rsid w:val="00667411"/>
    <w:rsid w:val="006674D7"/>
    <w:rsid w:val="00667A78"/>
    <w:rsid w:val="00670631"/>
    <w:rsid w:val="006710A2"/>
    <w:rsid w:val="00671B5E"/>
    <w:rsid w:val="00671CFE"/>
    <w:rsid w:val="00672327"/>
    <w:rsid w:val="0067239A"/>
    <w:rsid w:val="00673802"/>
    <w:rsid w:val="00673848"/>
    <w:rsid w:val="00673BB6"/>
    <w:rsid w:val="006753F3"/>
    <w:rsid w:val="00675AF1"/>
    <w:rsid w:val="00675D66"/>
    <w:rsid w:val="00675E7C"/>
    <w:rsid w:val="006763CE"/>
    <w:rsid w:val="00676608"/>
    <w:rsid w:val="00676C93"/>
    <w:rsid w:val="00677560"/>
    <w:rsid w:val="00677CB0"/>
    <w:rsid w:val="00677CCF"/>
    <w:rsid w:val="006800D0"/>
    <w:rsid w:val="006802EC"/>
    <w:rsid w:val="00680BDA"/>
    <w:rsid w:val="00681C18"/>
    <w:rsid w:val="006821C0"/>
    <w:rsid w:val="006829D6"/>
    <w:rsid w:val="00682BF8"/>
    <w:rsid w:val="00682E3D"/>
    <w:rsid w:val="0068321B"/>
    <w:rsid w:val="00683B0D"/>
    <w:rsid w:val="00683CAF"/>
    <w:rsid w:val="00683CF1"/>
    <w:rsid w:val="00684BC3"/>
    <w:rsid w:val="00684C02"/>
    <w:rsid w:val="00685699"/>
    <w:rsid w:val="006857B5"/>
    <w:rsid w:val="0068632C"/>
    <w:rsid w:val="00686D2A"/>
    <w:rsid w:val="00687992"/>
    <w:rsid w:val="00690A60"/>
    <w:rsid w:val="00690AA1"/>
    <w:rsid w:val="00690D21"/>
    <w:rsid w:val="006914ED"/>
    <w:rsid w:val="00691898"/>
    <w:rsid w:val="00692B2E"/>
    <w:rsid w:val="00693032"/>
    <w:rsid w:val="006935B0"/>
    <w:rsid w:val="006939D2"/>
    <w:rsid w:val="00693E55"/>
    <w:rsid w:val="00693EFB"/>
    <w:rsid w:val="00693F8E"/>
    <w:rsid w:val="00695707"/>
    <w:rsid w:val="00695FE8"/>
    <w:rsid w:val="006968B4"/>
    <w:rsid w:val="00697112"/>
    <w:rsid w:val="006973D4"/>
    <w:rsid w:val="00697908"/>
    <w:rsid w:val="00697D3B"/>
    <w:rsid w:val="00697D49"/>
    <w:rsid w:val="006A0BAA"/>
    <w:rsid w:val="006A0D95"/>
    <w:rsid w:val="006A0E96"/>
    <w:rsid w:val="006A16A2"/>
    <w:rsid w:val="006A2586"/>
    <w:rsid w:val="006A2709"/>
    <w:rsid w:val="006A28DC"/>
    <w:rsid w:val="006A29B4"/>
    <w:rsid w:val="006A31B8"/>
    <w:rsid w:val="006A3AA3"/>
    <w:rsid w:val="006A3B47"/>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B79"/>
    <w:rsid w:val="006A7E58"/>
    <w:rsid w:val="006A7F75"/>
    <w:rsid w:val="006B00FF"/>
    <w:rsid w:val="006B0356"/>
    <w:rsid w:val="006B0984"/>
    <w:rsid w:val="006B0ABE"/>
    <w:rsid w:val="006B0F92"/>
    <w:rsid w:val="006B1895"/>
    <w:rsid w:val="006B1B5D"/>
    <w:rsid w:val="006B2739"/>
    <w:rsid w:val="006B2799"/>
    <w:rsid w:val="006B29F3"/>
    <w:rsid w:val="006B2D05"/>
    <w:rsid w:val="006B4C5C"/>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41"/>
    <w:rsid w:val="006C4ED4"/>
    <w:rsid w:val="006C5833"/>
    <w:rsid w:val="006C5DBE"/>
    <w:rsid w:val="006C646C"/>
    <w:rsid w:val="006C6636"/>
    <w:rsid w:val="006C6678"/>
    <w:rsid w:val="006C674F"/>
    <w:rsid w:val="006C6FBE"/>
    <w:rsid w:val="006D0162"/>
    <w:rsid w:val="006D0E28"/>
    <w:rsid w:val="006D10FC"/>
    <w:rsid w:val="006D13B9"/>
    <w:rsid w:val="006D18E9"/>
    <w:rsid w:val="006D1945"/>
    <w:rsid w:val="006D1BF8"/>
    <w:rsid w:val="006D1BFB"/>
    <w:rsid w:val="006D1EC5"/>
    <w:rsid w:val="006D1FD3"/>
    <w:rsid w:val="006D1FDE"/>
    <w:rsid w:val="006D2D3F"/>
    <w:rsid w:val="006D300F"/>
    <w:rsid w:val="006D3258"/>
    <w:rsid w:val="006D3795"/>
    <w:rsid w:val="006D39C4"/>
    <w:rsid w:val="006D3C4D"/>
    <w:rsid w:val="006D52B8"/>
    <w:rsid w:val="006D584B"/>
    <w:rsid w:val="006D62DB"/>
    <w:rsid w:val="006D653D"/>
    <w:rsid w:val="006D720D"/>
    <w:rsid w:val="006D7A58"/>
    <w:rsid w:val="006E0090"/>
    <w:rsid w:val="006E270C"/>
    <w:rsid w:val="006E2A1B"/>
    <w:rsid w:val="006E2C85"/>
    <w:rsid w:val="006E302C"/>
    <w:rsid w:val="006E3642"/>
    <w:rsid w:val="006E37BD"/>
    <w:rsid w:val="006E3A81"/>
    <w:rsid w:val="006E3FDD"/>
    <w:rsid w:val="006E4134"/>
    <w:rsid w:val="006E42B0"/>
    <w:rsid w:val="006E4707"/>
    <w:rsid w:val="006E488E"/>
    <w:rsid w:val="006E48EB"/>
    <w:rsid w:val="006E5781"/>
    <w:rsid w:val="006E5C26"/>
    <w:rsid w:val="006E5D7D"/>
    <w:rsid w:val="006E5F9F"/>
    <w:rsid w:val="006E6648"/>
    <w:rsid w:val="006E6FAF"/>
    <w:rsid w:val="006E73C1"/>
    <w:rsid w:val="006E76EF"/>
    <w:rsid w:val="006E7820"/>
    <w:rsid w:val="006E78F2"/>
    <w:rsid w:val="006E7FC7"/>
    <w:rsid w:val="006F0263"/>
    <w:rsid w:val="006F07A3"/>
    <w:rsid w:val="006F0B11"/>
    <w:rsid w:val="006F1BED"/>
    <w:rsid w:val="006F1D59"/>
    <w:rsid w:val="006F1FC5"/>
    <w:rsid w:val="006F219C"/>
    <w:rsid w:val="006F23B1"/>
    <w:rsid w:val="006F2814"/>
    <w:rsid w:val="006F2B0B"/>
    <w:rsid w:val="006F3493"/>
    <w:rsid w:val="006F37BC"/>
    <w:rsid w:val="006F3847"/>
    <w:rsid w:val="006F3C13"/>
    <w:rsid w:val="006F3FB2"/>
    <w:rsid w:val="006F6390"/>
    <w:rsid w:val="006F7642"/>
    <w:rsid w:val="006F77B7"/>
    <w:rsid w:val="007001B3"/>
    <w:rsid w:val="00700AD9"/>
    <w:rsid w:val="00701837"/>
    <w:rsid w:val="00701AB0"/>
    <w:rsid w:val="00701B05"/>
    <w:rsid w:val="00701C66"/>
    <w:rsid w:val="00701DCC"/>
    <w:rsid w:val="00701E4F"/>
    <w:rsid w:val="007028AA"/>
    <w:rsid w:val="00702BA1"/>
    <w:rsid w:val="0070308F"/>
    <w:rsid w:val="00703C00"/>
    <w:rsid w:val="00703F71"/>
    <w:rsid w:val="00704220"/>
    <w:rsid w:val="007051DF"/>
    <w:rsid w:val="007057A3"/>
    <w:rsid w:val="007057B0"/>
    <w:rsid w:val="007058B2"/>
    <w:rsid w:val="00705E9A"/>
    <w:rsid w:val="007069AA"/>
    <w:rsid w:val="00706AF9"/>
    <w:rsid w:val="00707339"/>
    <w:rsid w:val="00707805"/>
    <w:rsid w:val="0071093F"/>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74B"/>
    <w:rsid w:val="007176C7"/>
    <w:rsid w:val="00717A14"/>
    <w:rsid w:val="00720084"/>
    <w:rsid w:val="00720333"/>
    <w:rsid w:val="007208A5"/>
    <w:rsid w:val="00720F86"/>
    <w:rsid w:val="00721ABF"/>
    <w:rsid w:val="00721D94"/>
    <w:rsid w:val="00722DB6"/>
    <w:rsid w:val="00723D91"/>
    <w:rsid w:val="007240C0"/>
    <w:rsid w:val="0072435F"/>
    <w:rsid w:val="00724C98"/>
    <w:rsid w:val="007263B5"/>
    <w:rsid w:val="00726A74"/>
    <w:rsid w:val="007275AA"/>
    <w:rsid w:val="00727B18"/>
    <w:rsid w:val="00727BB7"/>
    <w:rsid w:val="00730291"/>
    <w:rsid w:val="00730664"/>
    <w:rsid w:val="0073073B"/>
    <w:rsid w:val="00731335"/>
    <w:rsid w:val="00732357"/>
    <w:rsid w:val="00732462"/>
    <w:rsid w:val="00732A1D"/>
    <w:rsid w:val="0073475A"/>
    <w:rsid w:val="00734F3E"/>
    <w:rsid w:val="0073519F"/>
    <w:rsid w:val="00735A38"/>
    <w:rsid w:val="00736101"/>
    <w:rsid w:val="00736210"/>
    <w:rsid w:val="00736DBC"/>
    <w:rsid w:val="0073732C"/>
    <w:rsid w:val="00737468"/>
    <w:rsid w:val="0073759A"/>
    <w:rsid w:val="00740082"/>
    <w:rsid w:val="00740716"/>
    <w:rsid w:val="00740740"/>
    <w:rsid w:val="00740EC2"/>
    <w:rsid w:val="00741172"/>
    <w:rsid w:val="007414ED"/>
    <w:rsid w:val="00741B15"/>
    <w:rsid w:val="00741E52"/>
    <w:rsid w:val="00741FAB"/>
    <w:rsid w:val="00742414"/>
    <w:rsid w:val="00742599"/>
    <w:rsid w:val="00742889"/>
    <w:rsid w:val="00742A47"/>
    <w:rsid w:val="00744357"/>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5B7E"/>
    <w:rsid w:val="00756A49"/>
    <w:rsid w:val="00756DEA"/>
    <w:rsid w:val="00757181"/>
    <w:rsid w:val="0075752E"/>
    <w:rsid w:val="00757E1E"/>
    <w:rsid w:val="00760047"/>
    <w:rsid w:val="0076067F"/>
    <w:rsid w:val="0076085B"/>
    <w:rsid w:val="00760A5E"/>
    <w:rsid w:val="00760BA8"/>
    <w:rsid w:val="00761C5D"/>
    <w:rsid w:val="00761D6D"/>
    <w:rsid w:val="00761DE8"/>
    <w:rsid w:val="00762031"/>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56"/>
    <w:rsid w:val="007667F0"/>
    <w:rsid w:val="00766853"/>
    <w:rsid w:val="00766B81"/>
    <w:rsid w:val="00767180"/>
    <w:rsid w:val="007704B7"/>
    <w:rsid w:val="00770FA8"/>
    <w:rsid w:val="00771298"/>
    <w:rsid w:val="007725C8"/>
    <w:rsid w:val="00772FFE"/>
    <w:rsid w:val="00773FDB"/>
    <w:rsid w:val="007747EA"/>
    <w:rsid w:val="007758BE"/>
    <w:rsid w:val="00775E90"/>
    <w:rsid w:val="00776EF5"/>
    <w:rsid w:val="007773BA"/>
    <w:rsid w:val="00777712"/>
    <w:rsid w:val="0078015D"/>
    <w:rsid w:val="00780380"/>
    <w:rsid w:val="00780886"/>
    <w:rsid w:val="00780C4E"/>
    <w:rsid w:val="00783BDE"/>
    <w:rsid w:val="00784333"/>
    <w:rsid w:val="00784987"/>
    <w:rsid w:val="00784A9A"/>
    <w:rsid w:val="00784B65"/>
    <w:rsid w:val="007850B8"/>
    <w:rsid w:val="00785227"/>
    <w:rsid w:val="007854DE"/>
    <w:rsid w:val="00786656"/>
    <w:rsid w:val="00786B00"/>
    <w:rsid w:val="0078733B"/>
    <w:rsid w:val="007876A5"/>
    <w:rsid w:val="00787F5B"/>
    <w:rsid w:val="00787F88"/>
    <w:rsid w:val="007902E0"/>
    <w:rsid w:val="007904AD"/>
    <w:rsid w:val="007919E6"/>
    <w:rsid w:val="00791A19"/>
    <w:rsid w:val="00791B76"/>
    <w:rsid w:val="00791D81"/>
    <w:rsid w:val="007926C3"/>
    <w:rsid w:val="00794BDD"/>
    <w:rsid w:val="0079561B"/>
    <w:rsid w:val="0079571C"/>
    <w:rsid w:val="00795A06"/>
    <w:rsid w:val="00795B25"/>
    <w:rsid w:val="0079641F"/>
    <w:rsid w:val="00796609"/>
    <w:rsid w:val="00796F18"/>
    <w:rsid w:val="00797475"/>
    <w:rsid w:val="007977E3"/>
    <w:rsid w:val="007A0ACD"/>
    <w:rsid w:val="007A1699"/>
    <w:rsid w:val="007A193A"/>
    <w:rsid w:val="007A1E61"/>
    <w:rsid w:val="007A3EB9"/>
    <w:rsid w:val="007A453E"/>
    <w:rsid w:val="007A4588"/>
    <w:rsid w:val="007A49F6"/>
    <w:rsid w:val="007A5973"/>
    <w:rsid w:val="007A5979"/>
    <w:rsid w:val="007A59AA"/>
    <w:rsid w:val="007A59C8"/>
    <w:rsid w:val="007A5CD2"/>
    <w:rsid w:val="007A5D94"/>
    <w:rsid w:val="007A62B7"/>
    <w:rsid w:val="007A66B9"/>
    <w:rsid w:val="007A7AD4"/>
    <w:rsid w:val="007A7D07"/>
    <w:rsid w:val="007B09BE"/>
    <w:rsid w:val="007B12FD"/>
    <w:rsid w:val="007B14C2"/>
    <w:rsid w:val="007B167E"/>
    <w:rsid w:val="007B1CD1"/>
    <w:rsid w:val="007B21CC"/>
    <w:rsid w:val="007B2349"/>
    <w:rsid w:val="007B23A6"/>
    <w:rsid w:val="007B3419"/>
    <w:rsid w:val="007B384D"/>
    <w:rsid w:val="007B3FAA"/>
    <w:rsid w:val="007B45DF"/>
    <w:rsid w:val="007B484E"/>
    <w:rsid w:val="007B4FA2"/>
    <w:rsid w:val="007B6977"/>
    <w:rsid w:val="007B6E10"/>
    <w:rsid w:val="007B7160"/>
    <w:rsid w:val="007B7E1A"/>
    <w:rsid w:val="007B7EB2"/>
    <w:rsid w:val="007C08C6"/>
    <w:rsid w:val="007C1718"/>
    <w:rsid w:val="007C23E9"/>
    <w:rsid w:val="007C2423"/>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A74"/>
    <w:rsid w:val="007D2C88"/>
    <w:rsid w:val="007D38CE"/>
    <w:rsid w:val="007D4448"/>
    <w:rsid w:val="007D48E0"/>
    <w:rsid w:val="007D4D19"/>
    <w:rsid w:val="007D4D84"/>
    <w:rsid w:val="007D5927"/>
    <w:rsid w:val="007D735B"/>
    <w:rsid w:val="007D735F"/>
    <w:rsid w:val="007D75BC"/>
    <w:rsid w:val="007D7A0E"/>
    <w:rsid w:val="007E03F9"/>
    <w:rsid w:val="007E108D"/>
    <w:rsid w:val="007E1ED5"/>
    <w:rsid w:val="007E222C"/>
    <w:rsid w:val="007E33E4"/>
    <w:rsid w:val="007E58A2"/>
    <w:rsid w:val="007E5BF8"/>
    <w:rsid w:val="007E5DAF"/>
    <w:rsid w:val="007E631F"/>
    <w:rsid w:val="007E6522"/>
    <w:rsid w:val="007E6826"/>
    <w:rsid w:val="007E731F"/>
    <w:rsid w:val="007E790E"/>
    <w:rsid w:val="007E7952"/>
    <w:rsid w:val="007F1144"/>
    <w:rsid w:val="007F14AD"/>
    <w:rsid w:val="007F2248"/>
    <w:rsid w:val="007F24E3"/>
    <w:rsid w:val="007F2B36"/>
    <w:rsid w:val="007F2E17"/>
    <w:rsid w:val="007F2FEF"/>
    <w:rsid w:val="007F32BC"/>
    <w:rsid w:val="007F3BAA"/>
    <w:rsid w:val="007F3BAB"/>
    <w:rsid w:val="007F3E8E"/>
    <w:rsid w:val="007F4BE9"/>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AFD"/>
    <w:rsid w:val="008076D9"/>
    <w:rsid w:val="00807A25"/>
    <w:rsid w:val="00807AB3"/>
    <w:rsid w:val="00810FE3"/>
    <w:rsid w:val="0081108D"/>
    <w:rsid w:val="0081120E"/>
    <w:rsid w:val="008112B6"/>
    <w:rsid w:val="00811538"/>
    <w:rsid w:val="0081200A"/>
    <w:rsid w:val="008129F6"/>
    <w:rsid w:val="00812AD7"/>
    <w:rsid w:val="00812F11"/>
    <w:rsid w:val="00813144"/>
    <w:rsid w:val="0081373C"/>
    <w:rsid w:val="00813AA1"/>
    <w:rsid w:val="008156B9"/>
    <w:rsid w:val="008167BA"/>
    <w:rsid w:val="00817032"/>
    <w:rsid w:val="0081709D"/>
    <w:rsid w:val="008171F8"/>
    <w:rsid w:val="008174BF"/>
    <w:rsid w:val="00817E88"/>
    <w:rsid w:val="0082050E"/>
    <w:rsid w:val="008207A2"/>
    <w:rsid w:val="00820E99"/>
    <w:rsid w:val="00820EBB"/>
    <w:rsid w:val="00821012"/>
    <w:rsid w:val="008210E5"/>
    <w:rsid w:val="00821B61"/>
    <w:rsid w:val="008224C1"/>
    <w:rsid w:val="00822EF1"/>
    <w:rsid w:val="00822F2D"/>
    <w:rsid w:val="008237BC"/>
    <w:rsid w:val="00823A3C"/>
    <w:rsid w:val="00823AA8"/>
    <w:rsid w:val="0082453E"/>
    <w:rsid w:val="008258D3"/>
    <w:rsid w:val="008260C4"/>
    <w:rsid w:val="008263A0"/>
    <w:rsid w:val="00826A0B"/>
    <w:rsid w:val="00827051"/>
    <w:rsid w:val="00827054"/>
    <w:rsid w:val="00827815"/>
    <w:rsid w:val="00827C95"/>
    <w:rsid w:val="00827DFF"/>
    <w:rsid w:val="00831539"/>
    <w:rsid w:val="00831C1D"/>
    <w:rsid w:val="00832252"/>
    <w:rsid w:val="00832402"/>
    <w:rsid w:val="008329E1"/>
    <w:rsid w:val="0083383E"/>
    <w:rsid w:val="008346D6"/>
    <w:rsid w:val="008349B3"/>
    <w:rsid w:val="00834A67"/>
    <w:rsid w:val="00834ED0"/>
    <w:rsid w:val="008350E9"/>
    <w:rsid w:val="00835142"/>
    <w:rsid w:val="00835814"/>
    <w:rsid w:val="008368B0"/>
    <w:rsid w:val="00837D29"/>
    <w:rsid w:val="008402EB"/>
    <w:rsid w:val="00840526"/>
    <w:rsid w:val="00840A33"/>
    <w:rsid w:val="00840AD4"/>
    <w:rsid w:val="0084175F"/>
    <w:rsid w:val="008417F5"/>
    <w:rsid w:val="008420DA"/>
    <w:rsid w:val="0084318F"/>
    <w:rsid w:val="00843217"/>
    <w:rsid w:val="0084397F"/>
    <w:rsid w:val="008443E4"/>
    <w:rsid w:val="0084443D"/>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F67"/>
    <w:rsid w:val="00851329"/>
    <w:rsid w:val="0085149A"/>
    <w:rsid w:val="008515F3"/>
    <w:rsid w:val="00851D07"/>
    <w:rsid w:val="00851FD2"/>
    <w:rsid w:val="00852165"/>
    <w:rsid w:val="00852254"/>
    <w:rsid w:val="00853276"/>
    <w:rsid w:val="0085498C"/>
    <w:rsid w:val="008550F5"/>
    <w:rsid w:val="00855741"/>
    <w:rsid w:val="008557FB"/>
    <w:rsid w:val="00855AC7"/>
    <w:rsid w:val="00855E74"/>
    <w:rsid w:val="00856177"/>
    <w:rsid w:val="008570C7"/>
    <w:rsid w:val="0085718E"/>
    <w:rsid w:val="008577A4"/>
    <w:rsid w:val="00857AAE"/>
    <w:rsid w:val="008606D2"/>
    <w:rsid w:val="00860EE2"/>
    <w:rsid w:val="008610A2"/>
    <w:rsid w:val="00861543"/>
    <w:rsid w:val="0086190F"/>
    <w:rsid w:val="00862436"/>
    <w:rsid w:val="00862480"/>
    <w:rsid w:val="00863431"/>
    <w:rsid w:val="008641A8"/>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FDA"/>
    <w:rsid w:val="00871B95"/>
    <w:rsid w:val="008720A9"/>
    <w:rsid w:val="00873501"/>
    <w:rsid w:val="00875C3A"/>
    <w:rsid w:val="00875C4D"/>
    <w:rsid w:val="00875D78"/>
    <w:rsid w:val="00876486"/>
    <w:rsid w:val="00877162"/>
    <w:rsid w:val="00880205"/>
    <w:rsid w:val="0088027F"/>
    <w:rsid w:val="00880913"/>
    <w:rsid w:val="00880A3B"/>
    <w:rsid w:val="00880D52"/>
    <w:rsid w:val="008810B5"/>
    <w:rsid w:val="0088118D"/>
    <w:rsid w:val="0088179F"/>
    <w:rsid w:val="00882810"/>
    <w:rsid w:val="00882E5C"/>
    <w:rsid w:val="00883172"/>
    <w:rsid w:val="0088337C"/>
    <w:rsid w:val="0088343E"/>
    <w:rsid w:val="0088372B"/>
    <w:rsid w:val="00883DB0"/>
    <w:rsid w:val="00883E25"/>
    <w:rsid w:val="00884061"/>
    <w:rsid w:val="008845E0"/>
    <w:rsid w:val="00884759"/>
    <w:rsid w:val="00884CBC"/>
    <w:rsid w:val="0088530A"/>
    <w:rsid w:val="0088584A"/>
    <w:rsid w:val="0088586C"/>
    <w:rsid w:val="00885873"/>
    <w:rsid w:val="00886BDA"/>
    <w:rsid w:val="0088741E"/>
    <w:rsid w:val="00887A5D"/>
    <w:rsid w:val="00890706"/>
    <w:rsid w:val="008908E3"/>
    <w:rsid w:val="008908EE"/>
    <w:rsid w:val="00890C23"/>
    <w:rsid w:val="00890F1B"/>
    <w:rsid w:val="008910C0"/>
    <w:rsid w:val="00891674"/>
    <w:rsid w:val="008916FA"/>
    <w:rsid w:val="008926B3"/>
    <w:rsid w:val="008927D6"/>
    <w:rsid w:val="008929B9"/>
    <w:rsid w:val="00892E27"/>
    <w:rsid w:val="00892E9A"/>
    <w:rsid w:val="00893173"/>
    <w:rsid w:val="0089347D"/>
    <w:rsid w:val="00893C6A"/>
    <w:rsid w:val="00893CAF"/>
    <w:rsid w:val="008941CB"/>
    <w:rsid w:val="00894FB0"/>
    <w:rsid w:val="0089515D"/>
    <w:rsid w:val="00895521"/>
    <w:rsid w:val="00895A43"/>
    <w:rsid w:val="00896D43"/>
    <w:rsid w:val="00897A1F"/>
    <w:rsid w:val="008A0222"/>
    <w:rsid w:val="008A03DC"/>
    <w:rsid w:val="008A09C8"/>
    <w:rsid w:val="008A0E1E"/>
    <w:rsid w:val="008A0F42"/>
    <w:rsid w:val="008A1B79"/>
    <w:rsid w:val="008A1F0C"/>
    <w:rsid w:val="008A3174"/>
    <w:rsid w:val="008A31AE"/>
    <w:rsid w:val="008A32FA"/>
    <w:rsid w:val="008A35A3"/>
    <w:rsid w:val="008A4093"/>
    <w:rsid w:val="008A4C61"/>
    <w:rsid w:val="008A51D3"/>
    <w:rsid w:val="008A51E2"/>
    <w:rsid w:val="008A55FF"/>
    <w:rsid w:val="008A61B1"/>
    <w:rsid w:val="008B0993"/>
    <w:rsid w:val="008B15FA"/>
    <w:rsid w:val="008B1B43"/>
    <w:rsid w:val="008B23D1"/>
    <w:rsid w:val="008B27BD"/>
    <w:rsid w:val="008B2A8C"/>
    <w:rsid w:val="008B36AA"/>
    <w:rsid w:val="008B3AB5"/>
    <w:rsid w:val="008B4181"/>
    <w:rsid w:val="008B4E67"/>
    <w:rsid w:val="008B51E6"/>
    <w:rsid w:val="008B57AA"/>
    <w:rsid w:val="008B59A6"/>
    <w:rsid w:val="008B5CD8"/>
    <w:rsid w:val="008B5D0B"/>
    <w:rsid w:val="008B6F44"/>
    <w:rsid w:val="008B7C79"/>
    <w:rsid w:val="008C0927"/>
    <w:rsid w:val="008C0EA4"/>
    <w:rsid w:val="008C0F7C"/>
    <w:rsid w:val="008C1CC6"/>
    <w:rsid w:val="008C28B8"/>
    <w:rsid w:val="008C2B38"/>
    <w:rsid w:val="008C2BFA"/>
    <w:rsid w:val="008C2C3E"/>
    <w:rsid w:val="008C2D66"/>
    <w:rsid w:val="008C324D"/>
    <w:rsid w:val="008C34C6"/>
    <w:rsid w:val="008C4539"/>
    <w:rsid w:val="008C4BF7"/>
    <w:rsid w:val="008C4EE2"/>
    <w:rsid w:val="008C5423"/>
    <w:rsid w:val="008C5E37"/>
    <w:rsid w:val="008C690C"/>
    <w:rsid w:val="008C6ECE"/>
    <w:rsid w:val="008C798C"/>
    <w:rsid w:val="008C7DCB"/>
    <w:rsid w:val="008D0BE3"/>
    <w:rsid w:val="008D1DE6"/>
    <w:rsid w:val="008D2126"/>
    <w:rsid w:val="008D2D3F"/>
    <w:rsid w:val="008D356D"/>
    <w:rsid w:val="008D4984"/>
    <w:rsid w:val="008D550D"/>
    <w:rsid w:val="008D6293"/>
    <w:rsid w:val="008D6605"/>
    <w:rsid w:val="008D7C0B"/>
    <w:rsid w:val="008D7C31"/>
    <w:rsid w:val="008E051B"/>
    <w:rsid w:val="008E0784"/>
    <w:rsid w:val="008E07CE"/>
    <w:rsid w:val="008E07D9"/>
    <w:rsid w:val="008E0894"/>
    <w:rsid w:val="008E192B"/>
    <w:rsid w:val="008E2A7A"/>
    <w:rsid w:val="008E3328"/>
    <w:rsid w:val="008E35C0"/>
    <w:rsid w:val="008E3AC1"/>
    <w:rsid w:val="008E3C03"/>
    <w:rsid w:val="008E467A"/>
    <w:rsid w:val="008E4CF4"/>
    <w:rsid w:val="008E4D09"/>
    <w:rsid w:val="008E4DCB"/>
    <w:rsid w:val="008E4FAB"/>
    <w:rsid w:val="008E59CF"/>
    <w:rsid w:val="008E5A94"/>
    <w:rsid w:val="008E5D11"/>
    <w:rsid w:val="008E5FF3"/>
    <w:rsid w:val="008E6DE3"/>
    <w:rsid w:val="008E7F5A"/>
    <w:rsid w:val="008F0011"/>
    <w:rsid w:val="008F01D5"/>
    <w:rsid w:val="008F08FA"/>
    <w:rsid w:val="008F19D4"/>
    <w:rsid w:val="008F2019"/>
    <w:rsid w:val="008F206B"/>
    <w:rsid w:val="008F20A1"/>
    <w:rsid w:val="008F20AD"/>
    <w:rsid w:val="008F21DC"/>
    <w:rsid w:val="008F2416"/>
    <w:rsid w:val="008F2B26"/>
    <w:rsid w:val="008F2B63"/>
    <w:rsid w:val="008F2EF2"/>
    <w:rsid w:val="008F3087"/>
    <w:rsid w:val="008F347B"/>
    <w:rsid w:val="008F380C"/>
    <w:rsid w:val="008F3E38"/>
    <w:rsid w:val="008F409F"/>
    <w:rsid w:val="008F4EDA"/>
    <w:rsid w:val="008F586E"/>
    <w:rsid w:val="008F5FA2"/>
    <w:rsid w:val="008F6484"/>
    <w:rsid w:val="008F666C"/>
    <w:rsid w:val="008F721C"/>
    <w:rsid w:val="008F7DE3"/>
    <w:rsid w:val="00900C57"/>
    <w:rsid w:val="00900F5F"/>
    <w:rsid w:val="0090119F"/>
    <w:rsid w:val="0090179A"/>
    <w:rsid w:val="00901E75"/>
    <w:rsid w:val="009028C0"/>
    <w:rsid w:val="009038F3"/>
    <w:rsid w:val="00903963"/>
    <w:rsid w:val="00903B2E"/>
    <w:rsid w:val="00903BE8"/>
    <w:rsid w:val="009040CB"/>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6140"/>
    <w:rsid w:val="0092625A"/>
    <w:rsid w:val="00926886"/>
    <w:rsid w:val="00927DE3"/>
    <w:rsid w:val="00930CEF"/>
    <w:rsid w:val="00931350"/>
    <w:rsid w:val="00931B84"/>
    <w:rsid w:val="00931BB2"/>
    <w:rsid w:val="00931E06"/>
    <w:rsid w:val="0093548C"/>
    <w:rsid w:val="0093568A"/>
    <w:rsid w:val="00935AC1"/>
    <w:rsid w:val="00935D8C"/>
    <w:rsid w:val="0093628A"/>
    <w:rsid w:val="00936312"/>
    <w:rsid w:val="009376F6"/>
    <w:rsid w:val="00937E2E"/>
    <w:rsid w:val="009404B3"/>
    <w:rsid w:val="00940B78"/>
    <w:rsid w:val="00941BEF"/>
    <w:rsid w:val="00942EA4"/>
    <w:rsid w:val="00942EB1"/>
    <w:rsid w:val="00943477"/>
    <w:rsid w:val="009435C2"/>
    <w:rsid w:val="0094365A"/>
    <w:rsid w:val="00943F48"/>
    <w:rsid w:val="00944A53"/>
    <w:rsid w:val="00944F3B"/>
    <w:rsid w:val="00945716"/>
    <w:rsid w:val="00945DF9"/>
    <w:rsid w:val="0094662D"/>
    <w:rsid w:val="00946CB9"/>
    <w:rsid w:val="00947452"/>
    <w:rsid w:val="00950127"/>
    <w:rsid w:val="009504A2"/>
    <w:rsid w:val="00951DC0"/>
    <w:rsid w:val="00952DDB"/>
    <w:rsid w:val="00953589"/>
    <w:rsid w:val="00953EF5"/>
    <w:rsid w:val="00954972"/>
    <w:rsid w:val="00954A6D"/>
    <w:rsid w:val="00954ABE"/>
    <w:rsid w:val="00954C5A"/>
    <w:rsid w:val="00955E1A"/>
    <w:rsid w:val="0095602C"/>
    <w:rsid w:val="009560EC"/>
    <w:rsid w:val="00956459"/>
    <w:rsid w:val="0095649F"/>
    <w:rsid w:val="009566F1"/>
    <w:rsid w:val="00956CBD"/>
    <w:rsid w:val="00956E5B"/>
    <w:rsid w:val="0095714E"/>
    <w:rsid w:val="0095749F"/>
    <w:rsid w:val="00957BD3"/>
    <w:rsid w:val="0096005C"/>
    <w:rsid w:val="00960463"/>
    <w:rsid w:val="00961A56"/>
    <w:rsid w:val="00961EE1"/>
    <w:rsid w:val="009621B3"/>
    <w:rsid w:val="00962989"/>
    <w:rsid w:val="00962B92"/>
    <w:rsid w:val="009632B8"/>
    <w:rsid w:val="0096356C"/>
    <w:rsid w:val="009646D4"/>
    <w:rsid w:val="009649E7"/>
    <w:rsid w:val="00964A66"/>
    <w:rsid w:val="00964CF9"/>
    <w:rsid w:val="009650CC"/>
    <w:rsid w:val="00965647"/>
    <w:rsid w:val="00965AE6"/>
    <w:rsid w:val="00966490"/>
    <w:rsid w:val="0096660C"/>
    <w:rsid w:val="009670E8"/>
    <w:rsid w:val="009679BD"/>
    <w:rsid w:val="00967BFF"/>
    <w:rsid w:val="00967F04"/>
    <w:rsid w:val="00970502"/>
    <w:rsid w:val="00970A26"/>
    <w:rsid w:val="00970AC3"/>
    <w:rsid w:val="00970AF3"/>
    <w:rsid w:val="00970C95"/>
    <w:rsid w:val="0097127C"/>
    <w:rsid w:val="009715AB"/>
    <w:rsid w:val="00971D4F"/>
    <w:rsid w:val="00972007"/>
    <w:rsid w:val="00972091"/>
    <w:rsid w:val="0097217B"/>
    <w:rsid w:val="00972606"/>
    <w:rsid w:val="0097332C"/>
    <w:rsid w:val="009736FE"/>
    <w:rsid w:val="009739F3"/>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91440"/>
    <w:rsid w:val="009916BA"/>
    <w:rsid w:val="00991829"/>
    <w:rsid w:val="00991AC0"/>
    <w:rsid w:val="009924E2"/>
    <w:rsid w:val="009925AF"/>
    <w:rsid w:val="00992716"/>
    <w:rsid w:val="009927DD"/>
    <w:rsid w:val="00992BFE"/>
    <w:rsid w:val="00992D4A"/>
    <w:rsid w:val="009933BD"/>
    <w:rsid w:val="0099377D"/>
    <w:rsid w:val="00993DE5"/>
    <w:rsid w:val="009944A3"/>
    <w:rsid w:val="00994AB3"/>
    <w:rsid w:val="009957DE"/>
    <w:rsid w:val="00995C13"/>
    <w:rsid w:val="009963CC"/>
    <w:rsid w:val="00996B42"/>
    <w:rsid w:val="00996B88"/>
    <w:rsid w:val="0099762A"/>
    <w:rsid w:val="00997664"/>
    <w:rsid w:val="00997697"/>
    <w:rsid w:val="009979C7"/>
    <w:rsid w:val="009A06D8"/>
    <w:rsid w:val="009A06FF"/>
    <w:rsid w:val="009A0A2E"/>
    <w:rsid w:val="009A22EF"/>
    <w:rsid w:val="009A27F7"/>
    <w:rsid w:val="009A290D"/>
    <w:rsid w:val="009A2AF7"/>
    <w:rsid w:val="009A2C46"/>
    <w:rsid w:val="009A3B63"/>
    <w:rsid w:val="009A3D53"/>
    <w:rsid w:val="009A42BB"/>
    <w:rsid w:val="009A4818"/>
    <w:rsid w:val="009A4AC3"/>
    <w:rsid w:val="009A4BFE"/>
    <w:rsid w:val="009A504D"/>
    <w:rsid w:val="009A532C"/>
    <w:rsid w:val="009A5538"/>
    <w:rsid w:val="009A56B7"/>
    <w:rsid w:val="009A5F5A"/>
    <w:rsid w:val="009A64B8"/>
    <w:rsid w:val="009A735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6161"/>
    <w:rsid w:val="009B6529"/>
    <w:rsid w:val="009B6B0A"/>
    <w:rsid w:val="009B7A3F"/>
    <w:rsid w:val="009B7B2F"/>
    <w:rsid w:val="009B7E71"/>
    <w:rsid w:val="009C02F3"/>
    <w:rsid w:val="009C101F"/>
    <w:rsid w:val="009C111B"/>
    <w:rsid w:val="009C1BAF"/>
    <w:rsid w:val="009C36A0"/>
    <w:rsid w:val="009C3CEA"/>
    <w:rsid w:val="009C3DF2"/>
    <w:rsid w:val="009C538F"/>
    <w:rsid w:val="009C5716"/>
    <w:rsid w:val="009C5BD8"/>
    <w:rsid w:val="009C5D85"/>
    <w:rsid w:val="009C5DFF"/>
    <w:rsid w:val="009C5F17"/>
    <w:rsid w:val="009C63CB"/>
    <w:rsid w:val="009C6B9A"/>
    <w:rsid w:val="009C6CBF"/>
    <w:rsid w:val="009D01AC"/>
    <w:rsid w:val="009D1098"/>
    <w:rsid w:val="009D1299"/>
    <w:rsid w:val="009D1854"/>
    <w:rsid w:val="009D1A09"/>
    <w:rsid w:val="009D1E71"/>
    <w:rsid w:val="009D21E7"/>
    <w:rsid w:val="009D29CF"/>
    <w:rsid w:val="009D29D6"/>
    <w:rsid w:val="009D2DB2"/>
    <w:rsid w:val="009D31B7"/>
    <w:rsid w:val="009D3478"/>
    <w:rsid w:val="009D3BB5"/>
    <w:rsid w:val="009D4DC7"/>
    <w:rsid w:val="009D4ED8"/>
    <w:rsid w:val="009D5156"/>
    <w:rsid w:val="009D5562"/>
    <w:rsid w:val="009D6868"/>
    <w:rsid w:val="009D6C1E"/>
    <w:rsid w:val="009D6F5D"/>
    <w:rsid w:val="009D700C"/>
    <w:rsid w:val="009D76C5"/>
    <w:rsid w:val="009D78A3"/>
    <w:rsid w:val="009D7AD2"/>
    <w:rsid w:val="009D7BB7"/>
    <w:rsid w:val="009E04DF"/>
    <w:rsid w:val="009E0887"/>
    <w:rsid w:val="009E0A80"/>
    <w:rsid w:val="009E0E45"/>
    <w:rsid w:val="009E1118"/>
    <w:rsid w:val="009E1662"/>
    <w:rsid w:val="009E1865"/>
    <w:rsid w:val="009E1D2E"/>
    <w:rsid w:val="009E23B4"/>
    <w:rsid w:val="009E2424"/>
    <w:rsid w:val="009E287E"/>
    <w:rsid w:val="009E2EB0"/>
    <w:rsid w:val="009E3247"/>
    <w:rsid w:val="009E3797"/>
    <w:rsid w:val="009E45A6"/>
    <w:rsid w:val="009E4BFA"/>
    <w:rsid w:val="009E4E96"/>
    <w:rsid w:val="009E5393"/>
    <w:rsid w:val="009E5959"/>
    <w:rsid w:val="009E614E"/>
    <w:rsid w:val="009E64D1"/>
    <w:rsid w:val="009E70C0"/>
    <w:rsid w:val="009E7B3C"/>
    <w:rsid w:val="009F05C3"/>
    <w:rsid w:val="009F19A1"/>
    <w:rsid w:val="009F22B9"/>
    <w:rsid w:val="009F22D6"/>
    <w:rsid w:val="009F2429"/>
    <w:rsid w:val="009F27DD"/>
    <w:rsid w:val="009F3205"/>
    <w:rsid w:val="009F3C3B"/>
    <w:rsid w:val="009F40DB"/>
    <w:rsid w:val="009F45DF"/>
    <w:rsid w:val="009F4648"/>
    <w:rsid w:val="009F4A6B"/>
    <w:rsid w:val="009F4FDF"/>
    <w:rsid w:val="009F519D"/>
    <w:rsid w:val="009F5225"/>
    <w:rsid w:val="009F5EC8"/>
    <w:rsid w:val="009F63F7"/>
    <w:rsid w:val="009F6495"/>
    <w:rsid w:val="009F6C7A"/>
    <w:rsid w:val="009F708C"/>
    <w:rsid w:val="009F70FA"/>
    <w:rsid w:val="009F71CB"/>
    <w:rsid w:val="009F7722"/>
    <w:rsid w:val="009F7818"/>
    <w:rsid w:val="009F784C"/>
    <w:rsid w:val="00A00244"/>
    <w:rsid w:val="00A0090A"/>
    <w:rsid w:val="00A009C0"/>
    <w:rsid w:val="00A00CA6"/>
    <w:rsid w:val="00A014FB"/>
    <w:rsid w:val="00A01F8B"/>
    <w:rsid w:val="00A02C76"/>
    <w:rsid w:val="00A035CA"/>
    <w:rsid w:val="00A03B70"/>
    <w:rsid w:val="00A04A7F"/>
    <w:rsid w:val="00A0570E"/>
    <w:rsid w:val="00A06646"/>
    <w:rsid w:val="00A06A78"/>
    <w:rsid w:val="00A07230"/>
    <w:rsid w:val="00A07884"/>
    <w:rsid w:val="00A079A7"/>
    <w:rsid w:val="00A1022A"/>
    <w:rsid w:val="00A1030C"/>
    <w:rsid w:val="00A11416"/>
    <w:rsid w:val="00A11B61"/>
    <w:rsid w:val="00A1274E"/>
    <w:rsid w:val="00A131FF"/>
    <w:rsid w:val="00A134CA"/>
    <w:rsid w:val="00A13505"/>
    <w:rsid w:val="00A138E2"/>
    <w:rsid w:val="00A13B76"/>
    <w:rsid w:val="00A1488B"/>
    <w:rsid w:val="00A14A30"/>
    <w:rsid w:val="00A16AC8"/>
    <w:rsid w:val="00A16B72"/>
    <w:rsid w:val="00A17951"/>
    <w:rsid w:val="00A17B91"/>
    <w:rsid w:val="00A20704"/>
    <w:rsid w:val="00A20995"/>
    <w:rsid w:val="00A21415"/>
    <w:rsid w:val="00A218F0"/>
    <w:rsid w:val="00A21C50"/>
    <w:rsid w:val="00A2264E"/>
    <w:rsid w:val="00A22683"/>
    <w:rsid w:val="00A226C2"/>
    <w:rsid w:val="00A22A2D"/>
    <w:rsid w:val="00A231AF"/>
    <w:rsid w:val="00A24464"/>
    <w:rsid w:val="00A24554"/>
    <w:rsid w:val="00A24829"/>
    <w:rsid w:val="00A24A23"/>
    <w:rsid w:val="00A24D2B"/>
    <w:rsid w:val="00A24DF7"/>
    <w:rsid w:val="00A24E76"/>
    <w:rsid w:val="00A24EAD"/>
    <w:rsid w:val="00A25226"/>
    <w:rsid w:val="00A253F4"/>
    <w:rsid w:val="00A25947"/>
    <w:rsid w:val="00A25BA8"/>
    <w:rsid w:val="00A2692C"/>
    <w:rsid w:val="00A2795E"/>
    <w:rsid w:val="00A302A8"/>
    <w:rsid w:val="00A30937"/>
    <w:rsid w:val="00A30BC7"/>
    <w:rsid w:val="00A31A2A"/>
    <w:rsid w:val="00A31EDD"/>
    <w:rsid w:val="00A32E9F"/>
    <w:rsid w:val="00A33017"/>
    <w:rsid w:val="00A33DC9"/>
    <w:rsid w:val="00A342AA"/>
    <w:rsid w:val="00A34342"/>
    <w:rsid w:val="00A344C5"/>
    <w:rsid w:val="00A3505B"/>
    <w:rsid w:val="00A3511B"/>
    <w:rsid w:val="00A3590D"/>
    <w:rsid w:val="00A36170"/>
    <w:rsid w:val="00A36B12"/>
    <w:rsid w:val="00A372CE"/>
    <w:rsid w:val="00A37920"/>
    <w:rsid w:val="00A37EB3"/>
    <w:rsid w:val="00A40A5D"/>
    <w:rsid w:val="00A40BF2"/>
    <w:rsid w:val="00A410C1"/>
    <w:rsid w:val="00A41732"/>
    <w:rsid w:val="00A41AB6"/>
    <w:rsid w:val="00A41C17"/>
    <w:rsid w:val="00A41F15"/>
    <w:rsid w:val="00A428DC"/>
    <w:rsid w:val="00A42AB9"/>
    <w:rsid w:val="00A42CC7"/>
    <w:rsid w:val="00A42D9C"/>
    <w:rsid w:val="00A433E2"/>
    <w:rsid w:val="00A43CAF"/>
    <w:rsid w:val="00A4421A"/>
    <w:rsid w:val="00A44B2B"/>
    <w:rsid w:val="00A44D46"/>
    <w:rsid w:val="00A45C20"/>
    <w:rsid w:val="00A467B3"/>
    <w:rsid w:val="00A472DC"/>
    <w:rsid w:val="00A4749E"/>
    <w:rsid w:val="00A509BF"/>
    <w:rsid w:val="00A50A04"/>
    <w:rsid w:val="00A51316"/>
    <w:rsid w:val="00A51929"/>
    <w:rsid w:val="00A51AE4"/>
    <w:rsid w:val="00A52353"/>
    <w:rsid w:val="00A5261A"/>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73BA"/>
    <w:rsid w:val="00A576F6"/>
    <w:rsid w:val="00A57727"/>
    <w:rsid w:val="00A57A0B"/>
    <w:rsid w:val="00A604AB"/>
    <w:rsid w:val="00A60C6C"/>
    <w:rsid w:val="00A60FC3"/>
    <w:rsid w:val="00A61C63"/>
    <w:rsid w:val="00A61DEE"/>
    <w:rsid w:val="00A62461"/>
    <w:rsid w:val="00A626A8"/>
    <w:rsid w:val="00A62E27"/>
    <w:rsid w:val="00A634C5"/>
    <w:rsid w:val="00A63991"/>
    <w:rsid w:val="00A63D6E"/>
    <w:rsid w:val="00A644F7"/>
    <w:rsid w:val="00A648A1"/>
    <w:rsid w:val="00A64B18"/>
    <w:rsid w:val="00A64F79"/>
    <w:rsid w:val="00A653A8"/>
    <w:rsid w:val="00A658E2"/>
    <w:rsid w:val="00A65BBE"/>
    <w:rsid w:val="00A6668B"/>
    <w:rsid w:val="00A667B0"/>
    <w:rsid w:val="00A668F5"/>
    <w:rsid w:val="00A66A50"/>
    <w:rsid w:val="00A66A86"/>
    <w:rsid w:val="00A66ED9"/>
    <w:rsid w:val="00A673B5"/>
    <w:rsid w:val="00A675D0"/>
    <w:rsid w:val="00A678D6"/>
    <w:rsid w:val="00A70725"/>
    <w:rsid w:val="00A709E9"/>
    <w:rsid w:val="00A720EF"/>
    <w:rsid w:val="00A72B02"/>
    <w:rsid w:val="00A72B75"/>
    <w:rsid w:val="00A72CE4"/>
    <w:rsid w:val="00A74227"/>
    <w:rsid w:val="00A74E49"/>
    <w:rsid w:val="00A752FF"/>
    <w:rsid w:val="00A75EC0"/>
    <w:rsid w:val="00A7618D"/>
    <w:rsid w:val="00A76663"/>
    <w:rsid w:val="00A76ED3"/>
    <w:rsid w:val="00A7714C"/>
    <w:rsid w:val="00A77BAD"/>
    <w:rsid w:val="00A800B3"/>
    <w:rsid w:val="00A81346"/>
    <w:rsid w:val="00A81964"/>
    <w:rsid w:val="00A8298B"/>
    <w:rsid w:val="00A82E7F"/>
    <w:rsid w:val="00A82F0D"/>
    <w:rsid w:val="00A8435E"/>
    <w:rsid w:val="00A8496B"/>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2AE"/>
    <w:rsid w:val="00A94464"/>
    <w:rsid w:val="00A94BB4"/>
    <w:rsid w:val="00A95531"/>
    <w:rsid w:val="00A96069"/>
    <w:rsid w:val="00A969B2"/>
    <w:rsid w:val="00A96BCD"/>
    <w:rsid w:val="00A96D49"/>
    <w:rsid w:val="00A96E3F"/>
    <w:rsid w:val="00A96E89"/>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90C"/>
    <w:rsid w:val="00AB10C1"/>
    <w:rsid w:val="00AB14BF"/>
    <w:rsid w:val="00AB158D"/>
    <w:rsid w:val="00AB1B2E"/>
    <w:rsid w:val="00AB1BE6"/>
    <w:rsid w:val="00AB1CC8"/>
    <w:rsid w:val="00AB2A99"/>
    <w:rsid w:val="00AB32F0"/>
    <w:rsid w:val="00AB3565"/>
    <w:rsid w:val="00AB43AA"/>
    <w:rsid w:val="00AB445F"/>
    <w:rsid w:val="00AB474C"/>
    <w:rsid w:val="00AB6112"/>
    <w:rsid w:val="00AB6167"/>
    <w:rsid w:val="00AB6235"/>
    <w:rsid w:val="00AB6538"/>
    <w:rsid w:val="00AB71BD"/>
    <w:rsid w:val="00AB7263"/>
    <w:rsid w:val="00AB77AC"/>
    <w:rsid w:val="00AB7885"/>
    <w:rsid w:val="00AB791D"/>
    <w:rsid w:val="00AB7FAB"/>
    <w:rsid w:val="00AC0425"/>
    <w:rsid w:val="00AC0D92"/>
    <w:rsid w:val="00AC20E3"/>
    <w:rsid w:val="00AC2CF4"/>
    <w:rsid w:val="00AC3434"/>
    <w:rsid w:val="00AC3BEF"/>
    <w:rsid w:val="00AC4713"/>
    <w:rsid w:val="00AC4A58"/>
    <w:rsid w:val="00AC4C1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AFF"/>
    <w:rsid w:val="00AD4FC9"/>
    <w:rsid w:val="00AD533D"/>
    <w:rsid w:val="00AD54A5"/>
    <w:rsid w:val="00AD64AB"/>
    <w:rsid w:val="00AD67D2"/>
    <w:rsid w:val="00AD6EDD"/>
    <w:rsid w:val="00AD7364"/>
    <w:rsid w:val="00AD748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67D9"/>
    <w:rsid w:val="00AE76BC"/>
    <w:rsid w:val="00AE775D"/>
    <w:rsid w:val="00AE780C"/>
    <w:rsid w:val="00AE7A3E"/>
    <w:rsid w:val="00AE7F0A"/>
    <w:rsid w:val="00AF21FA"/>
    <w:rsid w:val="00AF2F9E"/>
    <w:rsid w:val="00AF307F"/>
    <w:rsid w:val="00AF34E6"/>
    <w:rsid w:val="00AF37CD"/>
    <w:rsid w:val="00AF4137"/>
    <w:rsid w:val="00AF4C43"/>
    <w:rsid w:val="00AF4C50"/>
    <w:rsid w:val="00AF513B"/>
    <w:rsid w:val="00AF53C4"/>
    <w:rsid w:val="00AF5F6A"/>
    <w:rsid w:val="00AF61EE"/>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2515"/>
    <w:rsid w:val="00B02895"/>
    <w:rsid w:val="00B030DE"/>
    <w:rsid w:val="00B03293"/>
    <w:rsid w:val="00B038E0"/>
    <w:rsid w:val="00B04A0E"/>
    <w:rsid w:val="00B04C9E"/>
    <w:rsid w:val="00B0507F"/>
    <w:rsid w:val="00B05AE8"/>
    <w:rsid w:val="00B06135"/>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4962"/>
    <w:rsid w:val="00B1514D"/>
    <w:rsid w:val="00B1533D"/>
    <w:rsid w:val="00B16290"/>
    <w:rsid w:val="00B167FF"/>
    <w:rsid w:val="00B168F8"/>
    <w:rsid w:val="00B1691C"/>
    <w:rsid w:val="00B178BD"/>
    <w:rsid w:val="00B17AB6"/>
    <w:rsid w:val="00B21696"/>
    <w:rsid w:val="00B22FE7"/>
    <w:rsid w:val="00B236BB"/>
    <w:rsid w:val="00B2383D"/>
    <w:rsid w:val="00B239D0"/>
    <w:rsid w:val="00B242E6"/>
    <w:rsid w:val="00B24599"/>
    <w:rsid w:val="00B24B2F"/>
    <w:rsid w:val="00B24F1C"/>
    <w:rsid w:val="00B24F31"/>
    <w:rsid w:val="00B25EE6"/>
    <w:rsid w:val="00B26B5A"/>
    <w:rsid w:val="00B26C6A"/>
    <w:rsid w:val="00B26D4D"/>
    <w:rsid w:val="00B26DC4"/>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2A6"/>
    <w:rsid w:val="00B375D0"/>
    <w:rsid w:val="00B37C76"/>
    <w:rsid w:val="00B40551"/>
    <w:rsid w:val="00B41038"/>
    <w:rsid w:val="00B4133E"/>
    <w:rsid w:val="00B414B1"/>
    <w:rsid w:val="00B41757"/>
    <w:rsid w:val="00B41A65"/>
    <w:rsid w:val="00B41C8C"/>
    <w:rsid w:val="00B42303"/>
    <w:rsid w:val="00B4252B"/>
    <w:rsid w:val="00B425A7"/>
    <w:rsid w:val="00B42DF1"/>
    <w:rsid w:val="00B42DF9"/>
    <w:rsid w:val="00B43780"/>
    <w:rsid w:val="00B4415F"/>
    <w:rsid w:val="00B44D34"/>
    <w:rsid w:val="00B45559"/>
    <w:rsid w:val="00B4606D"/>
    <w:rsid w:val="00B46346"/>
    <w:rsid w:val="00B466BB"/>
    <w:rsid w:val="00B47198"/>
    <w:rsid w:val="00B4794E"/>
    <w:rsid w:val="00B50CF9"/>
    <w:rsid w:val="00B50DC1"/>
    <w:rsid w:val="00B50FF9"/>
    <w:rsid w:val="00B514A7"/>
    <w:rsid w:val="00B523F8"/>
    <w:rsid w:val="00B52508"/>
    <w:rsid w:val="00B52D70"/>
    <w:rsid w:val="00B52E56"/>
    <w:rsid w:val="00B54A00"/>
    <w:rsid w:val="00B54DB0"/>
    <w:rsid w:val="00B55587"/>
    <w:rsid w:val="00B559FA"/>
    <w:rsid w:val="00B55E8C"/>
    <w:rsid w:val="00B56823"/>
    <w:rsid w:val="00B56BF0"/>
    <w:rsid w:val="00B56EFC"/>
    <w:rsid w:val="00B5709D"/>
    <w:rsid w:val="00B6043A"/>
    <w:rsid w:val="00B6065F"/>
    <w:rsid w:val="00B60846"/>
    <w:rsid w:val="00B609A9"/>
    <w:rsid w:val="00B61C75"/>
    <w:rsid w:val="00B61C7F"/>
    <w:rsid w:val="00B624C6"/>
    <w:rsid w:val="00B62809"/>
    <w:rsid w:val="00B6280B"/>
    <w:rsid w:val="00B62D59"/>
    <w:rsid w:val="00B6321A"/>
    <w:rsid w:val="00B63587"/>
    <w:rsid w:val="00B6386D"/>
    <w:rsid w:val="00B63B7F"/>
    <w:rsid w:val="00B64044"/>
    <w:rsid w:val="00B6444A"/>
    <w:rsid w:val="00B6478D"/>
    <w:rsid w:val="00B64990"/>
    <w:rsid w:val="00B65A65"/>
    <w:rsid w:val="00B67071"/>
    <w:rsid w:val="00B70315"/>
    <w:rsid w:val="00B7047F"/>
    <w:rsid w:val="00B70D31"/>
    <w:rsid w:val="00B70DB4"/>
    <w:rsid w:val="00B710D8"/>
    <w:rsid w:val="00B71E2B"/>
    <w:rsid w:val="00B71FDF"/>
    <w:rsid w:val="00B727E2"/>
    <w:rsid w:val="00B728D7"/>
    <w:rsid w:val="00B72AFB"/>
    <w:rsid w:val="00B73D84"/>
    <w:rsid w:val="00B74D26"/>
    <w:rsid w:val="00B74DB8"/>
    <w:rsid w:val="00B750D9"/>
    <w:rsid w:val="00B75613"/>
    <w:rsid w:val="00B75F70"/>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F3"/>
    <w:rsid w:val="00B935FC"/>
    <w:rsid w:val="00B93F76"/>
    <w:rsid w:val="00B94580"/>
    <w:rsid w:val="00B94619"/>
    <w:rsid w:val="00B94732"/>
    <w:rsid w:val="00B949C0"/>
    <w:rsid w:val="00B94A36"/>
    <w:rsid w:val="00B94B02"/>
    <w:rsid w:val="00B94D08"/>
    <w:rsid w:val="00B94D8F"/>
    <w:rsid w:val="00B9542A"/>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425"/>
    <w:rsid w:val="00BA64F1"/>
    <w:rsid w:val="00BA6FD3"/>
    <w:rsid w:val="00BA7868"/>
    <w:rsid w:val="00BA796A"/>
    <w:rsid w:val="00BA7B4E"/>
    <w:rsid w:val="00BA7BE7"/>
    <w:rsid w:val="00BB317E"/>
    <w:rsid w:val="00BB31A5"/>
    <w:rsid w:val="00BB35A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42F"/>
    <w:rsid w:val="00BC29A5"/>
    <w:rsid w:val="00BC30C2"/>
    <w:rsid w:val="00BC3978"/>
    <w:rsid w:val="00BC4173"/>
    <w:rsid w:val="00BC4428"/>
    <w:rsid w:val="00BC4833"/>
    <w:rsid w:val="00BC491F"/>
    <w:rsid w:val="00BC49A7"/>
    <w:rsid w:val="00BC49FC"/>
    <w:rsid w:val="00BC5B1D"/>
    <w:rsid w:val="00BC5EC9"/>
    <w:rsid w:val="00BC6958"/>
    <w:rsid w:val="00BC7D18"/>
    <w:rsid w:val="00BD0171"/>
    <w:rsid w:val="00BD0975"/>
    <w:rsid w:val="00BD0AB0"/>
    <w:rsid w:val="00BD2EF2"/>
    <w:rsid w:val="00BD3007"/>
    <w:rsid w:val="00BD3C88"/>
    <w:rsid w:val="00BD3FBF"/>
    <w:rsid w:val="00BD480A"/>
    <w:rsid w:val="00BD5238"/>
    <w:rsid w:val="00BD566A"/>
    <w:rsid w:val="00BD6853"/>
    <w:rsid w:val="00BD7AAE"/>
    <w:rsid w:val="00BD7B10"/>
    <w:rsid w:val="00BD7C42"/>
    <w:rsid w:val="00BE0655"/>
    <w:rsid w:val="00BE0C7E"/>
    <w:rsid w:val="00BE1284"/>
    <w:rsid w:val="00BE2389"/>
    <w:rsid w:val="00BE2689"/>
    <w:rsid w:val="00BE2A3E"/>
    <w:rsid w:val="00BE2C75"/>
    <w:rsid w:val="00BE2DA8"/>
    <w:rsid w:val="00BE30D4"/>
    <w:rsid w:val="00BE310A"/>
    <w:rsid w:val="00BE3171"/>
    <w:rsid w:val="00BE3589"/>
    <w:rsid w:val="00BE36BC"/>
    <w:rsid w:val="00BE4572"/>
    <w:rsid w:val="00BE4BE4"/>
    <w:rsid w:val="00BE51D6"/>
    <w:rsid w:val="00BE53B6"/>
    <w:rsid w:val="00BE56BF"/>
    <w:rsid w:val="00BE56F1"/>
    <w:rsid w:val="00BE5EFE"/>
    <w:rsid w:val="00BE60F7"/>
    <w:rsid w:val="00BE6866"/>
    <w:rsid w:val="00BE7B65"/>
    <w:rsid w:val="00BE7DD0"/>
    <w:rsid w:val="00BE7FAA"/>
    <w:rsid w:val="00BE7FED"/>
    <w:rsid w:val="00BF1381"/>
    <w:rsid w:val="00BF1505"/>
    <w:rsid w:val="00BF205E"/>
    <w:rsid w:val="00BF2144"/>
    <w:rsid w:val="00BF2A10"/>
    <w:rsid w:val="00BF2AF0"/>
    <w:rsid w:val="00BF2BAB"/>
    <w:rsid w:val="00BF2D87"/>
    <w:rsid w:val="00BF3D16"/>
    <w:rsid w:val="00BF49BF"/>
    <w:rsid w:val="00BF4EE6"/>
    <w:rsid w:val="00BF4F48"/>
    <w:rsid w:val="00BF54BD"/>
    <w:rsid w:val="00BF5597"/>
    <w:rsid w:val="00BF5795"/>
    <w:rsid w:val="00BF65FE"/>
    <w:rsid w:val="00BF695D"/>
    <w:rsid w:val="00BF6A48"/>
    <w:rsid w:val="00BF6BE3"/>
    <w:rsid w:val="00BF7C7B"/>
    <w:rsid w:val="00BF7CDE"/>
    <w:rsid w:val="00C00043"/>
    <w:rsid w:val="00C0028C"/>
    <w:rsid w:val="00C00C24"/>
    <w:rsid w:val="00C00D43"/>
    <w:rsid w:val="00C013E0"/>
    <w:rsid w:val="00C02FE2"/>
    <w:rsid w:val="00C03818"/>
    <w:rsid w:val="00C04200"/>
    <w:rsid w:val="00C0518C"/>
    <w:rsid w:val="00C05B56"/>
    <w:rsid w:val="00C05B60"/>
    <w:rsid w:val="00C063E0"/>
    <w:rsid w:val="00C064B0"/>
    <w:rsid w:val="00C066F1"/>
    <w:rsid w:val="00C06DDB"/>
    <w:rsid w:val="00C072FF"/>
    <w:rsid w:val="00C0740D"/>
    <w:rsid w:val="00C07A80"/>
    <w:rsid w:val="00C10559"/>
    <w:rsid w:val="00C11253"/>
    <w:rsid w:val="00C123A1"/>
    <w:rsid w:val="00C12E55"/>
    <w:rsid w:val="00C131CE"/>
    <w:rsid w:val="00C13B24"/>
    <w:rsid w:val="00C14D00"/>
    <w:rsid w:val="00C14E24"/>
    <w:rsid w:val="00C14E92"/>
    <w:rsid w:val="00C150E8"/>
    <w:rsid w:val="00C1575B"/>
    <w:rsid w:val="00C15760"/>
    <w:rsid w:val="00C15891"/>
    <w:rsid w:val="00C15B34"/>
    <w:rsid w:val="00C16195"/>
    <w:rsid w:val="00C16282"/>
    <w:rsid w:val="00C1632C"/>
    <w:rsid w:val="00C17108"/>
    <w:rsid w:val="00C17383"/>
    <w:rsid w:val="00C17476"/>
    <w:rsid w:val="00C20195"/>
    <w:rsid w:val="00C205FE"/>
    <w:rsid w:val="00C209E6"/>
    <w:rsid w:val="00C2113E"/>
    <w:rsid w:val="00C21403"/>
    <w:rsid w:val="00C21463"/>
    <w:rsid w:val="00C2242C"/>
    <w:rsid w:val="00C23843"/>
    <w:rsid w:val="00C2398A"/>
    <w:rsid w:val="00C23CD0"/>
    <w:rsid w:val="00C23D84"/>
    <w:rsid w:val="00C23FEA"/>
    <w:rsid w:val="00C241C1"/>
    <w:rsid w:val="00C24242"/>
    <w:rsid w:val="00C247B9"/>
    <w:rsid w:val="00C24D20"/>
    <w:rsid w:val="00C24DF8"/>
    <w:rsid w:val="00C25617"/>
    <w:rsid w:val="00C2585E"/>
    <w:rsid w:val="00C25DC8"/>
    <w:rsid w:val="00C26A6D"/>
    <w:rsid w:val="00C272DA"/>
    <w:rsid w:val="00C30175"/>
    <w:rsid w:val="00C3043D"/>
    <w:rsid w:val="00C30A14"/>
    <w:rsid w:val="00C30BC6"/>
    <w:rsid w:val="00C30CC2"/>
    <w:rsid w:val="00C31BEE"/>
    <w:rsid w:val="00C32420"/>
    <w:rsid w:val="00C32874"/>
    <w:rsid w:val="00C33B30"/>
    <w:rsid w:val="00C33C0B"/>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8AE"/>
    <w:rsid w:val="00C440A3"/>
    <w:rsid w:val="00C448FC"/>
    <w:rsid w:val="00C44C00"/>
    <w:rsid w:val="00C44ECA"/>
    <w:rsid w:val="00C4658B"/>
    <w:rsid w:val="00C46C69"/>
    <w:rsid w:val="00C46D88"/>
    <w:rsid w:val="00C46FAD"/>
    <w:rsid w:val="00C50288"/>
    <w:rsid w:val="00C504D6"/>
    <w:rsid w:val="00C52D90"/>
    <w:rsid w:val="00C53157"/>
    <w:rsid w:val="00C53201"/>
    <w:rsid w:val="00C536C5"/>
    <w:rsid w:val="00C5370C"/>
    <w:rsid w:val="00C53E1A"/>
    <w:rsid w:val="00C53ECF"/>
    <w:rsid w:val="00C5457F"/>
    <w:rsid w:val="00C54775"/>
    <w:rsid w:val="00C5489B"/>
    <w:rsid w:val="00C54935"/>
    <w:rsid w:val="00C55407"/>
    <w:rsid w:val="00C555E3"/>
    <w:rsid w:val="00C56C4D"/>
    <w:rsid w:val="00C573C5"/>
    <w:rsid w:val="00C578DD"/>
    <w:rsid w:val="00C6066A"/>
    <w:rsid w:val="00C60C99"/>
    <w:rsid w:val="00C60F8F"/>
    <w:rsid w:val="00C616B4"/>
    <w:rsid w:val="00C61719"/>
    <w:rsid w:val="00C618A4"/>
    <w:rsid w:val="00C61B99"/>
    <w:rsid w:val="00C62429"/>
    <w:rsid w:val="00C6327D"/>
    <w:rsid w:val="00C63A2D"/>
    <w:rsid w:val="00C64032"/>
    <w:rsid w:val="00C64248"/>
    <w:rsid w:val="00C64752"/>
    <w:rsid w:val="00C64C2D"/>
    <w:rsid w:val="00C65664"/>
    <w:rsid w:val="00C65B2D"/>
    <w:rsid w:val="00C65BF8"/>
    <w:rsid w:val="00C666BB"/>
    <w:rsid w:val="00C6672F"/>
    <w:rsid w:val="00C669C4"/>
    <w:rsid w:val="00C676DE"/>
    <w:rsid w:val="00C67776"/>
    <w:rsid w:val="00C710BA"/>
    <w:rsid w:val="00C7115C"/>
    <w:rsid w:val="00C71248"/>
    <w:rsid w:val="00C716F1"/>
    <w:rsid w:val="00C7208D"/>
    <w:rsid w:val="00C73228"/>
    <w:rsid w:val="00C73387"/>
    <w:rsid w:val="00C73E9B"/>
    <w:rsid w:val="00C7496B"/>
    <w:rsid w:val="00C7567E"/>
    <w:rsid w:val="00C758C0"/>
    <w:rsid w:val="00C75B05"/>
    <w:rsid w:val="00C75F8F"/>
    <w:rsid w:val="00C7604E"/>
    <w:rsid w:val="00C767FE"/>
    <w:rsid w:val="00C76942"/>
    <w:rsid w:val="00C76C77"/>
    <w:rsid w:val="00C77902"/>
    <w:rsid w:val="00C77982"/>
    <w:rsid w:val="00C803E4"/>
    <w:rsid w:val="00C81593"/>
    <w:rsid w:val="00C81AAD"/>
    <w:rsid w:val="00C82187"/>
    <w:rsid w:val="00C8249B"/>
    <w:rsid w:val="00C83178"/>
    <w:rsid w:val="00C833EB"/>
    <w:rsid w:val="00C835F6"/>
    <w:rsid w:val="00C83952"/>
    <w:rsid w:val="00C83B1E"/>
    <w:rsid w:val="00C8464D"/>
    <w:rsid w:val="00C84833"/>
    <w:rsid w:val="00C84933"/>
    <w:rsid w:val="00C859A2"/>
    <w:rsid w:val="00C85ABF"/>
    <w:rsid w:val="00C862A2"/>
    <w:rsid w:val="00C869D0"/>
    <w:rsid w:val="00C86ACB"/>
    <w:rsid w:val="00C8706C"/>
    <w:rsid w:val="00C8731C"/>
    <w:rsid w:val="00C8733F"/>
    <w:rsid w:val="00C876E2"/>
    <w:rsid w:val="00C87EEB"/>
    <w:rsid w:val="00C87EF7"/>
    <w:rsid w:val="00C9004B"/>
    <w:rsid w:val="00C907E2"/>
    <w:rsid w:val="00C90B13"/>
    <w:rsid w:val="00C90C46"/>
    <w:rsid w:val="00C92428"/>
    <w:rsid w:val="00C93B0A"/>
    <w:rsid w:val="00C93D19"/>
    <w:rsid w:val="00C93FF7"/>
    <w:rsid w:val="00C9414D"/>
    <w:rsid w:val="00C94680"/>
    <w:rsid w:val="00C94DB9"/>
    <w:rsid w:val="00C94DF6"/>
    <w:rsid w:val="00C95623"/>
    <w:rsid w:val="00C95A8F"/>
    <w:rsid w:val="00C95B2C"/>
    <w:rsid w:val="00C961C1"/>
    <w:rsid w:val="00C96A6B"/>
    <w:rsid w:val="00C96ADE"/>
    <w:rsid w:val="00C97851"/>
    <w:rsid w:val="00C97B28"/>
    <w:rsid w:val="00CA0268"/>
    <w:rsid w:val="00CA0308"/>
    <w:rsid w:val="00CA03F9"/>
    <w:rsid w:val="00CA0448"/>
    <w:rsid w:val="00CA0B13"/>
    <w:rsid w:val="00CA0BED"/>
    <w:rsid w:val="00CA1B88"/>
    <w:rsid w:val="00CA206C"/>
    <w:rsid w:val="00CA222D"/>
    <w:rsid w:val="00CA2E0C"/>
    <w:rsid w:val="00CA2FC1"/>
    <w:rsid w:val="00CA405B"/>
    <w:rsid w:val="00CA4C86"/>
    <w:rsid w:val="00CA4E21"/>
    <w:rsid w:val="00CA5BE2"/>
    <w:rsid w:val="00CA600E"/>
    <w:rsid w:val="00CA66F9"/>
    <w:rsid w:val="00CA7306"/>
    <w:rsid w:val="00CB0C4B"/>
    <w:rsid w:val="00CB19A7"/>
    <w:rsid w:val="00CB2116"/>
    <w:rsid w:val="00CB2190"/>
    <w:rsid w:val="00CB35CF"/>
    <w:rsid w:val="00CB4174"/>
    <w:rsid w:val="00CB57A3"/>
    <w:rsid w:val="00CB5A52"/>
    <w:rsid w:val="00CB5B7E"/>
    <w:rsid w:val="00CB5C16"/>
    <w:rsid w:val="00CB6565"/>
    <w:rsid w:val="00CB656E"/>
    <w:rsid w:val="00CB69FC"/>
    <w:rsid w:val="00CB7D1C"/>
    <w:rsid w:val="00CC0703"/>
    <w:rsid w:val="00CC0D0E"/>
    <w:rsid w:val="00CC0FCF"/>
    <w:rsid w:val="00CC1B31"/>
    <w:rsid w:val="00CC1B7F"/>
    <w:rsid w:val="00CC29E5"/>
    <w:rsid w:val="00CC31C5"/>
    <w:rsid w:val="00CC37AC"/>
    <w:rsid w:val="00CC48DB"/>
    <w:rsid w:val="00CC4B41"/>
    <w:rsid w:val="00CC4E1D"/>
    <w:rsid w:val="00CC5934"/>
    <w:rsid w:val="00CC5D03"/>
    <w:rsid w:val="00CC5E6D"/>
    <w:rsid w:val="00CC5EAD"/>
    <w:rsid w:val="00CC73A6"/>
    <w:rsid w:val="00CC7C20"/>
    <w:rsid w:val="00CC7EEB"/>
    <w:rsid w:val="00CC7F5F"/>
    <w:rsid w:val="00CC7F93"/>
    <w:rsid w:val="00CD0751"/>
    <w:rsid w:val="00CD091D"/>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34E5"/>
    <w:rsid w:val="00CE373B"/>
    <w:rsid w:val="00CE3805"/>
    <w:rsid w:val="00CE3AB0"/>
    <w:rsid w:val="00CE4012"/>
    <w:rsid w:val="00CE4A4D"/>
    <w:rsid w:val="00CE4C7C"/>
    <w:rsid w:val="00CE4D0A"/>
    <w:rsid w:val="00CE4FF8"/>
    <w:rsid w:val="00CE5238"/>
    <w:rsid w:val="00CE54E9"/>
    <w:rsid w:val="00CE58C7"/>
    <w:rsid w:val="00CE5CD6"/>
    <w:rsid w:val="00CE5F1D"/>
    <w:rsid w:val="00CE6626"/>
    <w:rsid w:val="00CE6B5C"/>
    <w:rsid w:val="00CF08FE"/>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46A"/>
    <w:rsid w:val="00CF5C5C"/>
    <w:rsid w:val="00CF61F1"/>
    <w:rsid w:val="00CF67DD"/>
    <w:rsid w:val="00CF7702"/>
    <w:rsid w:val="00CF7703"/>
    <w:rsid w:val="00CF79D9"/>
    <w:rsid w:val="00D00192"/>
    <w:rsid w:val="00D00289"/>
    <w:rsid w:val="00D0098F"/>
    <w:rsid w:val="00D016AC"/>
    <w:rsid w:val="00D0172F"/>
    <w:rsid w:val="00D01914"/>
    <w:rsid w:val="00D01BB1"/>
    <w:rsid w:val="00D01CDB"/>
    <w:rsid w:val="00D022AA"/>
    <w:rsid w:val="00D02E44"/>
    <w:rsid w:val="00D051AC"/>
    <w:rsid w:val="00D05822"/>
    <w:rsid w:val="00D05D87"/>
    <w:rsid w:val="00D05EB1"/>
    <w:rsid w:val="00D0608A"/>
    <w:rsid w:val="00D0634D"/>
    <w:rsid w:val="00D07180"/>
    <w:rsid w:val="00D071B8"/>
    <w:rsid w:val="00D0730C"/>
    <w:rsid w:val="00D0770D"/>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423B"/>
    <w:rsid w:val="00D14F01"/>
    <w:rsid w:val="00D154D6"/>
    <w:rsid w:val="00D1585A"/>
    <w:rsid w:val="00D16343"/>
    <w:rsid w:val="00D1646C"/>
    <w:rsid w:val="00D17234"/>
    <w:rsid w:val="00D179C9"/>
    <w:rsid w:val="00D17B88"/>
    <w:rsid w:val="00D17BE9"/>
    <w:rsid w:val="00D17C21"/>
    <w:rsid w:val="00D200FA"/>
    <w:rsid w:val="00D20111"/>
    <w:rsid w:val="00D20675"/>
    <w:rsid w:val="00D20BBE"/>
    <w:rsid w:val="00D20C11"/>
    <w:rsid w:val="00D21E02"/>
    <w:rsid w:val="00D221C6"/>
    <w:rsid w:val="00D24975"/>
    <w:rsid w:val="00D24BE8"/>
    <w:rsid w:val="00D24DF4"/>
    <w:rsid w:val="00D2557A"/>
    <w:rsid w:val="00D25636"/>
    <w:rsid w:val="00D25A3D"/>
    <w:rsid w:val="00D2647D"/>
    <w:rsid w:val="00D26B1A"/>
    <w:rsid w:val="00D26D4B"/>
    <w:rsid w:val="00D26EDC"/>
    <w:rsid w:val="00D278A2"/>
    <w:rsid w:val="00D30BB9"/>
    <w:rsid w:val="00D30EA0"/>
    <w:rsid w:val="00D312D0"/>
    <w:rsid w:val="00D31EE7"/>
    <w:rsid w:val="00D32854"/>
    <w:rsid w:val="00D32E19"/>
    <w:rsid w:val="00D333E0"/>
    <w:rsid w:val="00D33E3B"/>
    <w:rsid w:val="00D342E7"/>
    <w:rsid w:val="00D348A5"/>
    <w:rsid w:val="00D3520B"/>
    <w:rsid w:val="00D3545E"/>
    <w:rsid w:val="00D36BC1"/>
    <w:rsid w:val="00D36C1D"/>
    <w:rsid w:val="00D36C35"/>
    <w:rsid w:val="00D37981"/>
    <w:rsid w:val="00D37DA2"/>
    <w:rsid w:val="00D40BC1"/>
    <w:rsid w:val="00D41125"/>
    <w:rsid w:val="00D41B4E"/>
    <w:rsid w:val="00D425CD"/>
    <w:rsid w:val="00D429DC"/>
    <w:rsid w:val="00D42E69"/>
    <w:rsid w:val="00D4303C"/>
    <w:rsid w:val="00D444B0"/>
    <w:rsid w:val="00D44B72"/>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60B2"/>
    <w:rsid w:val="00D566EE"/>
    <w:rsid w:val="00D57377"/>
    <w:rsid w:val="00D57AC8"/>
    <w:rsid w:val="00D57CAB"/>
    <w:rsid w:val="00D6023D"/>
    <w:rsid w:val="00D6046E"/>
    <w:rsid w:val="00D61EDF"/>
    <w:rsid w:val="00D6231C"/>
    <w:rsid w:val="00D626E4"/>
    <w:rsid w:val="00D629CC"/>
    <w:rsid w:val="00D62C5D"/>
    <w:rsid w:val="00D62CD8"/>
    <w:rsid w:val="00D631A1"/>
    <w:rsid w:val="00D638DA"/>
    <w:rsid w:val="00D6398F"/>
    <w:rsid w:val="00D63E78"/>
    <w:rsid w:val="00D643B7"/>
    <w:rsid w:val="00D665E0"/>
    <w:rsid w:val="00D66AB7"/>
    <w:rsid w:val="00D6720F"/>
    <w:rsid w:val="00D6748B"/>
    <w:rsid w:val="00D67961"/>
    <w:rsid w:val="00D67E69"/>
    <w:rsid w:val="00D702ED"/>
    <w:rsid w:val="00D71751"/>
    <w:rsid w:val="00D71C43"/>
    <w:rsid w:val="00D7382F"/>
    <w:rsid w:val="00D73945"/>
    <w:rsid w:val="00D739DD"/>
    <w:rsid w:val="00D73C76"/>
    <w:rsid w:val="00D742D6"/>
    <w:rsid w:val="00D742DE"/>
    <w:rsid w:val="00D748B7"/>
    <w:rsid w:val="00D74DC5"/>
    <w:rsid w:val="00D76693"/>
    <w:rsid w:val="00D80355"/>
    <w:rsid w:val="00D811E1"/>
    <w:rsid w:val="00D82CD8"/>
    <w:rsid w:val="00D83591"/>
    <w:rsid w:val="00D838F5"/>
    <w:rsid w:val="00D8449A"/>
    <w:rsid w:val="00D846E5"/>
    <w:rsid w:val="00D84C92"/>
    <w:rsid w:val="00D8518B"/>
    <w:rsid w:val="00D85B09"/>
    <w:rsid w:val="00D86125"/>
    <w:rsid w:val="00D8628D"/>
    <w:rsid w:val="00D86A99"/>
    <w:rsid w:val="00D86DAA"/>
    <w:rsid w:val="00D8799B"/>
    <w:rsid w:val="00D903B4"/>
    <w:rsid w:val="00D906AE"/>
    <w:rsid w:val="00D91722"/>
    <w:rsid w:val="00D924F0"/>
    <w:rsid w:val="00D931AA"/>
    <w:rsid w:val="00D9358A"/>
    <w:rsid w:val="00D94403"/>
    <w:rsid w:val="00D94476"/>
    <w:rsid w:val="00D94D60"/>
    <w:rsid w:val="00D95699"/>
    <w:rsid w:val="00D9601E"/>
    <w:rsid w:val="00DA01CB"/>
    <w:rsid w:val="00DA02ED"/>
    <w:rsid w:val="00DA05CE"/>
    <w:rsid w:val="00DA0A65"/>
    <w:rsid w:val="00DA116B"/>
    <w:rsid w:val="00DA1199"/>
    <w:rsid w:val="00DA132B"/>
    <w:rsid w:val="00DA1616"/>
    <w:rsid w:val="00DA20E3"/>
    <w:rsid w:val="00DA26AD"/>
    <w:rsid w:val="00DA344F"/>
    <w:rsid w:val="00DA3823"/>
    <w:rsid w:val="00DA38F0"/>
    <w:rsid w:val="00DA3A53"/>
    <w:rsid w:val="00DA3CB1"/>
    <w:rsid w:val="00DA4EBE"/>
    <w:rsid w:val="00DA6E7A"/>
    <w:rsid w:val="00DB03BD"/>
    <w:rsid w:val="00DB0612"/>
    <w:rsid w:val="00DB0B52"/>
    <w:rsid w:val="00DB0E65"/>
    <w:rsid w:val="00DB0EE9"/>
    <w:rsid w:val="00DB0FE1"/>
    <w:rsid w:val="00DB1A95"/>
    <w:rsid w:val="00DB1E95"/>
    <w:rsid w:val="00DB1FE5"/>
    <w:rsid w:val="00DB224A"/>
    <w:rsid w:val="00DB3628"/>
    <w:rsid w:val="00DB3850"/>
    <w:rsid w:val="00DB4764"/>
    <w:rsid w:val="00DB5B9B"/>
    <w:rsid w:val="00DB5BDE"/>
    <w:rsid w:val="00DB5BDF"/>
    <w:rsid w:val="00DB5CEE"/>
    <w:rsid w:val="00DB68D8"/>
    <w:rsid w:val="00DB6CB5"/>
    <w:rsid w:val="00DB6F45"/>
    <w:rsid w:val="00DB7B67"/>
    <w:rsid w:val="00DB7FC6"/>
    <w:rsid w:val="00DC0029"/>
    <w:rsid w:val="00DC0674"/>
    <w:rsid w:val="00DC1164"/>
    <w:rsid w:val="00DC1985"/>
    <w:rsid w:val="00DC1C35"/>
    <w:rsid w:val="00DC2AF1"/>
    <w:rsid w:val="00DC3CE6"/>
    <w:rsid w:val="00DC3E59"/>
    <w:rsid w:val="00DC4A97"/>
    <w:rsid w:val="00DC5378"/>
    <w:rsid w:val="00DC58F9"/>
    <w:rsid w:val="00DC62E8"/>
    <w:rsid w:val="00DC6E03"/>
    <w:rsid w:val="00DC7B92"/>
    <w:rsid w:val="00DD0094"/>
    <w:rsid w:val="00DD12BC"/>
    <w:rsid w:val="00DD1510"/>
    <w:rsid w:val="00DD26AC"/>
    <w:rsid w:val="00DD2B84"/>
    <w:rsid w:val="00DD3A46"/>
    <w:rsid w:val="00DD451E"/>
    <w:rsid w:val="00DD46E9"/>
    <w:rsid w:val="00DD4729"/>
    <w:rsid w:val="00DD4FD1"/>
    <w:rsid w:val="00DD554D"/>
    <w:rsid w:val="00DD55F9"/>
    <w:rsid w:val="00DD5C9F"/>
    <w:rsid w:val="00DD5DB0"/>
    <w:rsid w:val="00DD5DCD"/>
    <w:rsid w:val="00DD7056"/>
    <w:rsid w:val="00DD7C65"/>
    <w:rsid w:val="00DE0FDB"/>
    <w:rsid w:val="00DE155B"/>
    <w:rsid w:val="00DE1A65"/>
    <w:rsid w:val="00DE1CFF"/>
    <w:rsid w:val="00DE3696"/>
    <w:rsid w:val="00DE3805"/>
    <w:rsid w:val="00DE42C6"/>
    <w:rsid w:val="00DE4DE2"/>
    <w:rsid w:val="00DE5053"/>
    <w:rsid w:val="00DE53D1"/>
    <w:rsid w:val="00DE561F"/>
    <w:rsid w:val="00DE599C"/>
    <w:rsid w:val="00DE5BC0"/>
    <w:rsid w:val="00DE6448"/>
    <w:rsid w:val="00DE67D1"/>
    <w:rsid w:val="00DE6855"/>
    <w:rsid w:val="00DE7503"/>
    <w:rsid w:val="00DE7683"/>
    <w:rsid w:val="00DE7A1F"/>
    <w:rsid w:val="00DF06C6"/>
    <w:rsid w:val="00DF1306"/>
    <w:rsid w:val="00DF1779"/>
    <w:rsid w:val="00DF17B2"/>
    <w:rsid w:val="00DF1974"/>
    <w:rsid w:val="00DF1E43"/>
    <w:rsid w:val="00DF21C3"/>
    <w:rsid w:val="00DF228D"/>
    <w:rsid w:val="00DF235D"/>
    <w:rsid w:val="00DF26BD"/>
    <w:rsid w:val="00DF2C65"/>
    <w:rsid w:val="00DF2E95"/>
    <w:rsid w:val="00DF3679"/>
    <w:rsid w:val="00DF3B00"/>
    <w:rsid w:val="00DF3B93"/>
    <w:rsid w:val="00DF4323"/>
    <w:rsid w:val="00DF445A"/>
    <w:rsid w:val="00DF4937"/>
    <w:rsid w:val="00DF4CBB"/>
    <w:rsid w:val="00DF589B"/>
    <w:rsid w:val="00DF6C3A"/>
    <w:rsid w:val="00DF7725"/>
    <w:rsid w:val="00DF7B42"/>
    <w:rsid w:val="00DF7D7B"/>
    <w:rsid w:val="00DF7DD8"/>
    <w:rsid w:val="00E0032C"/>
    <w:rsid w:val="00E00B3E"/>
    <w:rsid w:val="00E00B7B"/>
    <w:rsid w:val="00E00C00"/>
    <w:rsid w:val="00E00F77"/>
    <w:rsid w:val="00E013A3"/>
    <w:rsid w:val="00E01F7C"/>
    <w:rsid w:val="00E02F71"/>
    <w:rsid w:val="00E032A1"/>
    <w:rsid w:val="00E03927"/>
    <w:rsid w:val="00E03FF7"/>
    <w:rsid w:val="00E04086"/>
    <w:rsid w:val="00E043C1"/>
    <w:rsid w:val="00E047CC"/>
    <w:rsid w:val="00E04883"/>
    <w:rsid w:val="00E048D8"/>
    <w:rsid w:val="00E04D6D"/>
    <w:rsid w:val="00E0553B"/>
    <w:rsid w:val="00E05719"/>
    <w:rsid w:val="00E0619F"/>
    <w:rsid w:val="00E06B2C"/>
    <w:rsid w:val="00E07499"/>
    <w:rsid w:val="00E07744"/>
    <w:rsid w:val="00E07884"/>
    <w:rsid w:val="00E11128"/>
    <w:rsid w:val="00E11D73"/>
    <w:rsid w:val="00E127B8"/>
    <w:rsid w:val="00E133E0"/>
    <w:rsid w:val="00E134FA"/>
    <w:rsid w:val="00E13CDF"/>
    <w:rsid w:val="00E14548"/>
    <w:rsid w:val="00E156F5"/>
    <w:rsid w:val="00E163A1"/>
    <w:rsid w:val="00E16484"/>
    <w:rsid w:val="00E16F49"/>
    <w:rsid w:val="00E175E0"/>
    <w:rsid w:val="00E21933"/>
    <w:rsid w:val="00E21A0A"/>
    <w:rsid w:val="00E21F9D"/>
    <w:rsid w:val="00E22924"/>
    <w:rsid w:val="00E234E7"/>
    <w:rsid w:val="00E23567"/>
    <w:rsid w:val="00E23634"/>
    <w:rsid w:val="00E23731"/>
    <w:rsid w:val="00E23C43"/>
    <w:rsid w:val="00E240D4"/>
    <w:rsid w:val="00E2489E"/>
    <w:rsid w:val="00E25289"/>
    <w:rsid w:val="00E2581A"/>
    <w:rsid w:val="00E25890"/>
    <w:rsid w:val="00E25D6D"/>
    <w:rsid w:val="00E25E25"/>
    <w:rsid w:val="00E2718D"/>
    <w:rsid w:val="00E27280"/>
    <w:rsid w:val="00E30A26"/>
    <w:rsid w:val="00E30A89"/>
    <w:rsid w:val="00E30C9C"/>
    <w:rsid w:val="00E30E4E"/>
    <w:rsid w:val="00E31ED4"/>
    <w:rsid w:val="00E3284F"/>
    <w:rsid w:val="00E328E4"/>
    <w:rsid w:val="00E33A50"/>
    <w:rsid w:val="00E33AD2"/>
    <w:rsid w:val="00E33B7C"/>
    <w:rsid w:val="00E33C9A"/>
    <w:rsid w:val="00E33DC5"/>
    <w:rsid w:val="00E3519C"/>
    <w:rsid w:val="00E35882"/>
    <w:rsid w:val="00E35B9E"/>
    <w:rsid w:val="00E36171"/>
    <w:rsid w:val="00E36F99"/>
    <w:rsid w:val="00E3764F"/>
    <w:rsid w:val="00E40867"/>
    <w:rsid w:val="00E4184B"/>
    <w:rsid w:val="00E41A30"/>
    <w:rsid w:val="00E41EBB"/>
    <w:rsid w:val="00E425B9"/>
    <w:rsid w:val="00E42F4C"/>
    <w:rsid w:val="00E437E7"/>
    <w:rsid w:val="00E4386D"/>
    <w:rsid w:val="00E441C5"/>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578"/>
    <w:rsid w:val="00E5164A"/>
    <w:rsid w:val="00E517F9"/>
    <w:rsid w:val="00E51BE7"/>
    <w:rsid w:val="00E52069"/>
    <w:rsid w:val="00E52740"/>
    <w:rsid w:val="00E52AED"/>
    <w:rsid w:val="00E52CEB"/>
    <w:rsid w:val="00E53751"/>
    <w:rsid w:val="00E53E8F"/>
    <w:rsid w:val="00E547EA"/>
    <w:rsid w:val="00E54D98"/>
    <w:rsid w:val="00E54DC4"/>
    <w:rsid w:val="00E550B3"/>
    <w:rsid w:val="00E556B2"/>
    <w:rsid w:val="00E55F9B"/>
    <w:rsid w:val="00E5628E"/>
    <w:rsid w:val="00E570E3"/>
    <w:rsid w:val="00E57F35"/>
    <w:rsid w:val="00E57F87"/>
    <w:rsid w:val="00E6006D"/>
    <w:rsid w:val="00E6052C"/>
    <w:rsid w:val="00E60893"/>
    <w:rsid w:val="00E608F1"/>
    <w:rsid w:val="00E6091B"/>
    <w:rsid w:val="00E6289D"/>
    <w:rsid w:val="00E62B94"/>
    <w:rsid w:val="00E632B0"/>
    <w:rsid w:val="00E63F09"/>
    <w:rsid w:val="00E6421F"/>
    <w:rsid w:val="00E6430E"/>
    <w:rsid w:val="00E64435"/>
    <w:rsid w:val="00E65379"/>
    <w:rsid w:val="00E65A61"/>
    <w:rsid w:val="00E664C3"/>
    <w:rsid w:val="00E66B4D"/>
    <w:rsid w:val="00E67049"/>
    <w:rsid w:val="00E70598"/>
    <w:rsid w:val="00E70B38"/>
    <w:rsid w:val="00E713D5"/>
    <w:rsid w:val="00E71404"/>
    <w:rsid w:val="00E7160B"/>
    <w:rsid w:val="00E71D5E"/>
    <w:rsid w:val="00E71E2A"/>
    <w:rsid w:val="00E7230A"/>
    <w:rsid w:val="00E72387"/>
    <w:rsid w:val="00E72A15"/>
    <w:rsid w:val="00E72AC7"/>
    <w:rsid w:val="00E72AF7"/>
    <w:rsid w:val="00E72B90"/>
    <w:rsid w:val="00E7345C"/>
    <w:rsid w:val="00E739F6"/>
    <w:rsid w:val="00E73F0F"/>
    <w:rsid w:val="00E74215"/>
    <w:rsid w:val="00E742B0"/>
    <w:rsid w:val="00E743A5"/>
    <w:rsid w:val="00E743E4"/>
    <w:rsid w:val="00E7471D"/>
    <w:rsid w:val="00E74EC0"/>
    <w:rsid w:val="00E74FC4"/>
    <w:rsid w:val="00E752B7"/>
    <w:rsid w:val="00E75E72"/>
    <w:rsid w:val="00E76301"/>
    <w:rsid w:val="00E77920"/>
    <w:rsid w:val="00E77AF6"/>
    <w:rsid w:val="00E80916"/>
    <w:rsid w:val="00E80F80"/>
    <w:rsid w:val="00E810A1"/>
    <w:rsid w:val="00E82623"/>
    <w:rsid w:val="00E82CAF"/>
    <w:rsid w:val="00E82DFA"/>
    <w:rsid w:val="00E8373C"/>
    <w:rsid w:val="00E83A35"/>
    <w:rsid w:val="00E840B6"/>
    <w:rsid w:val="00E847DD"/>
    <w:rsid w:val="00E8592E"/>
    <w:rsid w:val="00E85A86"/>
    <w:rsid w:val="00E86B6B"/>
    <w:rsid w:val="00E86E4A"/>
    <w:rsid w:val="00E8727E"/>
    <w:rsid w:val="00E87574"/>
    <w:rsid w:val="00E87902"/>
    <w:rsid w:val="00E87B83"/>
    <w:rsid w:val="00E901CC"/>
    <w:rsid w:val="00E9072E"/>
    <w:rsid w:val="00E9093A"/>
    <w:rsid w:val="00E913BD"/>
    <w:rsid w:val="00E91617"/>
    <w:rsid w:val="00E91673"/>
    <w:rsid w:val="00E916C2"/>
    <w:rsid w:val="00E93848"/>
    <w:rsid w:val="00E93BC0"/>
    <w:rsid w:val="00E9473C"/>
    <w:rsid w:val="00E95CD8"/>
    <w:rsid w:val="00E965B1"/>
    <w:rsid w:val="00E9678F"/>
    <w:rsid w:val="00E968CF"/>
    <w:rsid w:val="00E96E73"/>
    <w:rsid w:val="00E96F60"/>
    <w:rsid w:val="00E9799F"/>
    <w:rsid w:val="00E979A8"/>
    <w:rsid w:val="00E97B80"/>
    <w:rsid w:val="00E97D36"/>
    <w:rsid w:val="00E97E85"/>
    <w:rsid w:val="00E97FCE"/>
    <w:rsid w:val="00EA05C1"/>
    <w:rsid w:val="00EA10CC"/>
    <w:rsid w:val="00EA10EE"/>
    <w:rsid w:val="00EA193A"/>
    <w:rsid w:val="00EA1C72"/>
    <w:rsid w:val="00EA2658"/>
    <w:rsid w:val="00EA291D"/>
    <w:rsid w:val="00EA36E8"/>
    <w:rsid w:val="00EA37C0"/>
    <w:rsid w:val="00EA38D4"/>
    <w:rsid w:val="00EA3AA9"/>
    <w:rsid w:val="00EA405F"/>
    <w:rsid w:val="00EA407E"/>
    <w:rsid w:val="00EA4D22"/>
    <w:rsid w:val="00EA51C7"/>
    <w:rsid w:val="00EA54CE"/>
    <w:rsid w:val="00EA6735"/>
    <w:rsid w:val="00EA6B75"/>
    <w:rsid w:val="00EA6C06"/>
    <w:rsid w:val="00EA6DDF"/>
    <w:rsid w:val="00EA6EE4"/>
    <w:rsid w:val="00EA70C0"/>
    <w:rsid w:val="00EA73D6"/>
    <w:rsid w:val="00EA784C"/>
    <w:rsid w:val="00EA78C4"/>
    <w:rsid w:val="00EA7DDC"/>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60C3"/>
    <w:rsid w:val="00EB6266"/>
    <w:rsid w:val="00EB6323"/>
    <w:rsid w:val="00EB69A2"/>
    <w:rsid w:val="00EB714C"/>
    <w:rsid w:val="00EB731D"/>
    <w:rsid w:val="00EB735A"/>
    <w:rsid w:val="00EB76B3"/>
    <w:rsid w:val="00EB7CAD"/>
    <w:rsid w:val="00EC04B5"/>
    <w:rsid w:val="00EC131C"/>
    <w:rsid w:val="00EC2A40"/>
    <w:rsid w:val="00EC2D67"/>
    <w:rsid w:val="00EC33AA"/>
    <w:rsid w:val="00EC3ABB"/>
    <w:rsid w:val="00EC3FD5"/>
    <w:rsid w:val="00EC47C1"/>
    <w:rsid w:val="00EC4E58"/>
    <w:rsid w:val="00EC54D2"/>
    <w:rsid w:val="00EC604E"/>
    <w:rsid w:val="00EC66DA"/>
    <w:rsid w:val="00EC6F2F"/>
    <w:rsid w:val="00EC7042"/>
    <w:rsid w:val="00EC7FE1"/>
    <w:rsid w:val="00ED0064"/>
    <w:rsid w:val="00ED08AC"/>
    <w:rsid w:val="00ED123B"/>
    <w:rsid w:val="00ED1794"/>
    <w:rsid w:val="00ED226C"/>
    <w:rsid w:val="00ED25E0"/>
    <w:rsid w:val="00ED2807"/>
    <w:rsid w:val="00ED3700"/>
    <w:rsid w:val="00ED3C2A"/>
    <w:rsid w:val="00ED48CC"/>
    <w:rsid w:val="00ED55AC"/>
    <w:rsid w:val="00ED584B"/>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442D"/>
    <w:rsid w:val="00EE4803"/>
    <w:rsid w:val="00EE4E93"/>
    <w:rsid w:val="00EE5312"/>
    <w:rsid w:val="00EE5AD7"/>
    <w:rsid w:val="00EE5BAB"/>
    <w:rsid w:val="00EE7BA8"/>
    <w:rsid w:val="00EE7D97"/>
    <w:rsid w:val="00EF1617"/>
    <w:rsid w:val="00EF2740"/>
    <w:rsid w:val="00EF3182"/>
    <w:rsid w:val="00EF3190"/>
    <w:rsid w:val="00EF349B"/>
    <w:rsid w:val="00EF372C"/>
    <w:rsid w:val="00EF41D8"/>
    <w:rsid w:val="00EF4734"/>
    <w:rsid w:val="00EF486A"/>
    <w:rsid w:val="00EF4BB5"/>
    <w:rsid w:val="00EF4D58"/>
    <w:rsid w:val="00EF58BB"/>
    <w:rsid w:val="00EF5D4C"/>
    <w:rsid w:val="00EF606B"/>
    <w:rsid w:val="00EF6FEC"/>
    <w:rsid w:val="00EF7863"/>
    <w:rsid w:val="00F00253"/>
    <w:rsid w:val="00F00CEE"/>
    <w:rsid w:val="00F01475"/>
    <w:rsid w:val="00F01992"/>
    <w:rsid w:val="00F01B23"/>
    <w:rsid w:val="00F01B4D"/>
    <w:rsid w:val="00F01BEA"/>
    <w:rsid w:val="00F01F00"/>
    <w:rsid w:val="00F02307"/>
    <w:rsid w:val="00F024C8"/>
    <w:rsid w:val="00F026AF"/>
    <w:rsid w:val="00F026CD"/>
    <w:rsid w:val="00F031E7"/>
    <w:rsid w:val="00F039AB"/>
    <w:rsid w:val="00F05024"/>
    <w:rsid w:val="00F05459"/>
    <w:rsid w:val="00F05F76"/>
    <w:rsid w:val="00F06070"/>
    <w:rsid w:val="00F06ED2"/>
    <w:rsid w:val="00F0745C"/>
    <w:rsid w:val="00F07774"/>
    <w:rsid w:val="00F07A71"/>
    <w:rsid w:val="00F07DD5"/>
    <w:rsid w:val="00F07FF2"/>
    <w:rsid w:val="00F106A3"/>
    <w:rsid w:val="00F11177"/>
    <w:rsid w:val="00F113AA"/>
    <w:rsid w:val="00F1175F"/>
    <w:rsid w:val="00F11CDA"/>
    <w:rsid w:val="00F11DDD"/>
    <w:rsid w:val="00F11FC7"/>
    <w:rsid w:val="00F124A2"/>
    <w:rsid w:val="00F12D7A"/>
    <w:rsid w:val="00F12DF1"/>
    <w:rsid w:val="00F138CD"/>
    <w:rsid w:val="00F13F43"/>
    <w:rsid w:val="00F14096"/>
    <w:rsid w:val="00F142FA"/>
    <w:rsid w:val="00F14580"/>
    <w:rsid w:val="00F14D10"/>
    <w:rsid w:val="00F14DE4"/>
    <w:rsid w:val="00F14ECE"/>
    <w:rsid w:val="00F1546A"/>
    <w:rsid w:val="00F162F7"/>
    <w:rsid w:val="00F1659B"/>
    <w:rsid w:val="00F1700A"/>
    <w:rsid w:val="00F175BB"/>
    <w:rsid w:val="00F20002"/>
    <w:rsid w:val="00F2021E"/>
    <w:rsid w:val="00F210A2"/>
    <w:rsid w:val="00F214B7"/>
    <w:rsid w:val="00F21FFC"/>
    <w:rsid w:val="00F221E9"/>
    <w:rsid w:val="00F2255E"/>
    <w:rsid w:val="00F24F01"/>
    <w:rsid w:val="00F25BFD"/>
    <w:rsid w:val="00F2690D"/>
    <w:rsid w:val="00F26F2D"/>
    <w:rsid w:val="00F27D9C"/>
    <w:rsid w:val="00F30247"/>
    <w:rsid w:val="00F30378"/>
    <w:rsid w:val="00F30480"/>
    <w:rsid w:val="00F30D34"/>
    <w:rsid w:val="00F31AC3"/>
    <w:rsid w:val="00F31BB8"/>
    <w:rsid w:val="00F320D0"/>
    <w:rsid w:val="00F32264"/>
    <w:rsid w:val="00F329EE"/>
    <w:rsid w:val="00F331EE"/>
    <w:rsid w:val="00F339F2"/>
    <w:rsid w:val="00F33FFA"/>
    <w:rsid w:val="00F34B1F"/>
    <w:rsid w:val="00F352F3"/>
    <w:rsid w:val="00F35CD3"/>
    <w:rsid w:val="00F35FD9"/>
    <w:rsid w:val="00F367A7"/>
    <w:rsid w:val="00F36A05"/>
    <w:rsid w:val="00F370BE"/>
    <w:rsid w:val="00F3764D"/>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A"/>
    <w:rsid w:val="00F43467"/>
    <w:rsid w:val="00F4350B"/>
    <w:rsid w:val="00F43BB5"/>
    <w:rsid w:val="00F43F19"/>
    <w:rsid w:val="00F44205"/>
    <w:rsid w:val="00F44AA5"/>
    <w:rsid w:val="00F45632"/>
    <w:rsid w:val="00F4630A"/>
    <w:rsid w:val="00F4630C"/>
    <w:rsid w:val="00F46430"/>
    <w:rsid w:val="00F4685C"/>
    <w:rsid w:val="00F46A22"/>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FB8"/>
    <w:rsid w:val="00F55834"/>
    <w:rsid w:val="00F563EE"/>
    <w:rsid w:val="00F56567"/>
    <w:rsid w:val="00F5734D"/>
    <w:rsid w:val="00F57481"/>
    <w:rsid w:val="00F57ABC"/>
    <w:rsid w:val="00F603F2"/>
    <w:rsid w:val="00F606DB"/>
    <w:rsid w:val="00F6096B"/>
    <w:rsid w:val="00F60A0C"/>
    <w:rsid w:val="00F60B85"/>
    <w:rsid w:val="00F610EB"/>
    <w:rsid w:val="00F61648"/>
    <w:rsid w:val="00F61A37"/>
    <w:rsid w:val="00F61A65"/>
    <w:rsid w:val="00F61C95"/>
    <w:rsid w:val="00F62743"/>
    <w:rsid w:val="00F62B53"/>
    <w:rsid w:val="00F62CE0"/>
    <w:rsid w:val="00F62E98"/>
    <w:rsid w:val="00F63024"/>
    <w:rsid w:val="00F63159"/>
    <w:rsid w:val="00F64D69"/>
    <w:rsid w:val="00F65A2F"/>
    <w:rsid w:val="00F6610D"/>
    <w:rsid w:val="00F66D07"/>
    <w:rsid w:val="00F674DF"/>
    <w:rsid w:val="00F70369"/>
    <w:rsid w:val="00F707D4"/>
    <w:rsid w:val="00F70950"/>
    <w:rsid w:val="00F70986"/>
    <w:rsid w:val="00F7139A"/>
    <w:rsid w:val="00F71762"/>
    <w:rsid w:val="00F72FBD"/>
    <w:rsid w:val="00F73A3D"/>
    <w:rsid w:val="00F73F01"/>
    <w:rsid w:val="00F74095"/>
    <w:rsid w:val="00F74770"/>
    <w:rsid w:val="00F74E20"/>
    <w:rsid w:val="00F7518D"/>
    <w:rsid w:val="00F7537C"/>
    <w:rsid w:val="00F7580D"/>
    <w:rsid w:val="00F75B99"/>
    <w:rsid w:val="00F75CF3"/>
    <w:rsid w:val="00F75E4B"/>
    <w:rsid w:val="00F76342"/>
    <w:rsid w:val="00F76702"/>
    <w:rsid w:val="00F76A2B"/>
    <w:rsid w:val="00F7700B"/>
    <w:rsid w:val="00F772D4"/>
    <w:rsid w:val="00F77979"/>
    <w:rsid w:val="00F77B83"/>
    <w:rsid w:val="00F77F12"/>
    <w:rsid w:val="00F80C00"/>
    <w:rsid w:val="00F80EED"/>
    <w:rsid w:val="00F81938"/>
    <w:rsid w:val="00F81EAC"/>
    <w:rsid w:val="00F834D3"/>
    <w:rsid w:val="00F839F6"/>
    <w:rsid w:val="00F83B2D"/>
    <w:rsid w:val="00F842FB"/>
    <w:rsid w:val="00F84602"/>
    <w:rsid w:val="00F8488A"/>
    <w:rsid w:val="00F852EA"/>
    <w:rsid w:val="00F853F8"/>
    <w:rsid w:val="00F85720"/>
    <w:rsid w:val="00F85A21"/>
    <w:rsid w:val="00F85EF4"/>
    <w:rsid w:val="00F8696C"/>
    <w:rsid w:val="00F901FA"/>
    <w:rsid w:val="00F91887"/>
    <w:rsid w:val="00F91B90"/>
    <w:rsid w:val="00F91BF2"/>
    <w:rsid w:val="00F92073"/>
    <w:rsid w:val="00F921E5"/>
    <w:rsid w:val="00F92BA4"/>
    <w:rsid w:val="00F92BFD"/>
    <w:rsid w:val="00F92C56"/>
    <w:rsid w:val="00F930CB"/>
    <w:rsid w:val="00F9353F"/>
    <w:rsid w:val="00F93A68"/>
    <w:rsid w:val="00F94044"/>
    <w:rsid w:val="00F94330"/>
    <w:rsid w:val="00F94A32"/>
    <w:rsid w:val="00F94E29"/>
    <w:rsid w:val="00F95375"/>
    <w:rsid w:val="00F9545E"/>
    <w:rsid w:val="00F95D29"/>
    <w:rsid w:val="00F95DF2"/>
    <w:rsid w:val="00F95FC4"/>
    <w:rsid w:val="00F96232"/>
    <w:rsid w:val="00F96ED2"/>
    <w:rsid w:val="00F96F4F"/>
    <w:rsid w:val="00F97784"/>
    <w:rsid w:val="00FA17D0"/>
    <w:rsid w:val="00FA24E9"/>
    <w:rsid w:val="00FA25F2"/>
    <w:rsid w:val="00FA271F"/>
    <w:rsid w:val="00FA2B81"/>
    <w:rsid w:val="00FA2C25"/>
    <w:rsid w:val="00FA3977"/>
    <w:rsid w:val="00FA3E95"/>
    <w:rsid w:val="00FA47EB"/>
    <w:rsid w:val="00FA5A04"/>
    <w:rsid w:val="00FA71DD"/>
    <w:rsid w:val="00FA79F9"/>
    <w:rsid w:val="00FA7C18"/>
    <w:rsid w:val="00FB03D3"/>
    <w:rsid w:val="00FB053A"/>
    <w:rsid w:val="00FB0CB4"/>
    <w:rsid w:val="00FB0DCE"/>
    <w:rsid w:val="00FB13E5"/>
    <w:rsid w:val="00FB25D7"/>
    <w:rsid w:val="00FB2FF0"/>
    <w:rsid w:val="00FB303F"/>
    <w:rsid w:val="00FB3E7E"/>
    <w:rsid w:val="00FB416F"/>
    <w:rsid w:val="00FB4533"/>
    <w:rsid w:val="00FB500D"/>
    <w:rsid w:val="00FB519D"/>
    <w:rsid w:val="00FB568C"/>
    <w:rsid w:val="00FB611C"/>
    <w:rsid w:val="00FB6576"/>
    <w:rsid w:val="00FB6D95"/>
    <w:rsid w:val="00FB7D8E"/>
    <w:rsid w:val="00FB7E26"/>
    <w:rsid w:val="00FC0335"/>
    <w:rsid w:val="00FC03FE"/>
    <w:rsid w:val="00FC167F"/>
    <w:rsid w:val="00FC1845"/>
    <w:rsid w:val="00FC1C06"/>
    <w:rsid w:val="00FC2D26"/>
    <w:rsid w:val="00FC3D09"/>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40E1"/>
    <w:rsid w:val="00FD41FF"/>
    <w:rsid w:val="00FD53E5"/>
    <w:rsid w:val="00FD571E"/>
    <w:rsid w:val="00FD58D8"/>
    <w:rsid w:val="00FD5B16"/>
    <w:rsid w:val="00FD5B51"/>
    <w:rsid w:val="00FD74B5"/>
    <w:rsid w:val="00FE0177"/>
    <w:rsid w:val="00FE02B8"/>
    <w:rsid w:val="00FE0606"/>
    <w:rsid w:val="00FE0930"/>
    <w:rsid w:val="00FE1144"/>
    <w:rsid w:val="00FE1574"/>
    <w:rsid w:val="00FE166F"/>
    <w:rsid w:val="00FE1B76"/>
    <w:rsid w:val="00FE316A"/>
    <w:rsid w:val="00FE32CC"/>
    <w:rsid w:val="00FE3767"/>
    <w:rsid w:val="00FE385B"/>
    <w:rsid w:val="00FE3900"/>
    <w:rsid w:val="00FE41C0"/>
    <w:rsid w:val="00FE4362"/>
    <w:rsid w:val="00FE5014"/>
    <w:rsid w:val="00FE5143"/>
    <w:rsid w:val="00FE5473"/>
    <w:rsid w:val="00FE59F6"/>
    <w:rsid w:val="00FE6925"/>
    <w:rsid w:val="00FE6A74"/>
    <w:rsid w:val="00FE7A0E"/>
    <w:rsid w:val="00FE7BE5"/>
    <w:rsid w:val="00FE7E1C"/>
    <w:rsid w:val="00FE7F9B"/>
    <w:rsid w:val="00FF092F"/>
    <w:rsid w:val="00FF0E25"/>
    <w:rsid w:val="00FF1044"/>
    <w:rsid w:val="00FF1AF9"/>
    <w:rsid w:val="00FF1CFD"/>
    <w:rsid w:val="00FF1F50"/>
    <w:rsid w:val="00FF2DAC"/>
    <w:rsid w:val="00FF3976"/>
    <w:rsid w:val="00FF3A25"/>
    <w:rsid w:val="00FF3D3D"/>
    <w:rsid w:val="00FF3DE4"/>
    <w:rsid w:val="00FF3F19"/>
    <w:rsid w:val="00FF50F2"/>
    <w:rsid w:val="00FF51B5"/>
    <w:rsid w:val="00FF5681"/>
    <w:rsid w:val="00FF57C5"/>
    <w:rsid w:val="00FF59B0"/>
    <w:rsid w:val="00FF5EFC"/>
    <w:rsid w:val="00FF6515"/>
    <w:rsid w:val="00FF6AE7"/>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fontTable" Target="fontTable.xml"/><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media/image28.png"/><Relationship Id="rId84" Type="http://schemas.openxmlformats.org/officeDocument/2006/relationships/oleObject" Target="embeddings/oleObject36.bin"/><Relationship Id="rId138" Type="http://schemas.openxmlformats.org/officeDocument/2006/relationships/image" Target="media/image62.wmf"/><Relationship Id="rId159" Type="http://schemas.openxmlformats.org/officeDocument/2006/relationships/oleObject" Target="embeddings/oleObject76.bin"/><Relationship Id="rId170" Type="http://schemas.openxmlformats.org/officeDocument/2006/relationships/oleObject" Target="embeddings/oleObject82.bin"/><Relationship Id="rId191" Type="http://schemas.openxmlformats.org/officeDocument/2006/relationships/image" Target="media/image87.png"/><Relationship Id="rId205" Type="http://schemas.openxmlformats.org/officeDocument/2006/relationships/image" Target="media/image95.wmf"/><Relationship Id="rId226" Type="http://schemas.openxmlformats.org/officeDocument/2006/relationships/image" Target="media/image105.wmf"/><Relationship Id="rId247" Type="http://schemas.openxmlformats.org/officeDocument/2006/relationships/oleObject" Target="embeddings/oleObject120.bin"/><Relationship Id="rId107" Type="http://schemas.openxmlformats.org/officeDocument/2006/relationships/oleObject" Target="embeddings/oleObject49.bin"/><Relationship Id="rId268" Type="http://schemas.openxmlformats.org/officeDocument/2006/relationships/image" Target="media/image127.wmf"/><Relationship Id="rId289" Type="http://schemas.openxmlformats.org/officeDocument/2006/relationships/image" Target="media/image136.wmf"/><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image" Target="media/image33.wmf"/><Relationship Id="rId128" Type="http://schemas.openxmlformats.org/officeDocument/2006/relationships/oleObject" Target="embeddings/oleObject60.bin"/><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73.wmf"/><Relationship Id="rId181" Type="http://schemas.openxmlformats.org/officeDocument/2006/relationships/oleObject" Target="embeddings/oleObject88.bin"/><Relationship Id="rId216" Type="http://schemas.openxmlformats.org/officeDocument/2006/relationships/oleObject" Target="embeddings/oleObject105.bin"/><Relationship Id="rId237" Type="http://schemas.openxmlformats.org/officeDocument/2006/relationships/oleObject" Target="embeddings/oleObject115.bin"/><Relationship Id="rId258" Type="http://schemas.openxmlformats.org/officeDocument/2006/relationships/image" Target="media/image122.wmf"/><Relationship Id="rId279" Type="http://schemas.openxmlformats.org/officeDocument/2006/relationships/oleObject" Target="embeddings/oleObject137.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oleObject" Target="embeddings/oleObject55.bin"/><Relationship Id="rId139" Type="http://schemas.openxmlformats.org/officeDocument/2006/relationships/oleObject" Target="embeddings/oleObject66.bin"/><Relationship Id="rId290" Type="http://schemas.openxmlformats.org/officeDocument/2006/relationships/oleObject" Target="embeddings/oleObject14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image" Target="media/image88.wmf"/><Relationship Id="rId206" Type="http://schemas.openxmlformats.org/officeDocument/2006/relationships/oleObject" Target="embeddings/oleObject100.bin"/><Relationship Id="rId227" Type="http://schemas.openxmlformats.org/officeDocument/2006/relationships/oleObject" Target="embeddings/oleObject111.bin"/><Relationship Id="rId248" Type="http://schemas.openxmlformats.org/officeDocument/2006/relationships/image" Target="media/image117.wmf"/><Relationship Id="rId269" Type="http://schemas.openxmlformats.org/officeDocument/2006/relationships/oleObject" Target="embeddings/oleObject131.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image" Target="media/image48.wmf"/><Relationship Id="rId129" Type="http://schemas.openxmlformats.org/officeDocument/2006/relationships/image" Target="media/image58.wmf"/><Relationship Id="rId280" Type="http://schemas.openxmlformats.org/officeDocument/2006/relationships/oleObject" Target="embeddings/oleObject138.bin"/><Relationship Id="rId54" Type="http://schemas.openxmlformats.org/officeDocument/2006/relationships/oleObject" Target="embeddings/oleObject24.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image" Target="media/image63.wmf"/><Relationship Id="rId161" Type="http://schemas.openxmlformats.org/officeDocument/2006/relationships/oleObject" Target="embeddings/oleObject77.bin"/><Relationship Id="rId182" Type="http://schemas.openxmlformats.org/officeDocument/2006/relationships/image" Target="media/image83.wmf"/><Relationship Id="rId217" Type="http://schemas.openxmlformats.org/officeDocument/2006/relationships/image" Target="media/image101.wmf"/><Relationship Id="rId6" Type="http://schemas.openxmlformats.org/officeDocument/2006/relationships/footnotes" Target="footnotes.xml"/><Relationship Id="rId238" Type="http://schemas.openxmlformats.org/officeDocument/2006/relationships/image" Target="media/image112.wmf"/><Relationship Id="rId259" Type="http://schemas.openxmlformats.org/officeDocument/2006/relationships/oleObject" Target="embeddings/oleObject126.bin"/><Relationship Id="rId23" Type="http://schemas.openxmlformats.org/officeDocument/2006/relationships/oleObject" Target="embeddings/oleObject8.bin"/><Relationship Id="rId119" Type="http://schemas.openxmlformats.org/officeDocument/2006/relationships/image" Target="media/image53.wmf"/><Relationship Id="rId270" Type="http://schemas.openxmlformats.org/officeDocument/2006/relationships/image" Target="media/image128.wmf"/><Relationship Id="rId291" Type="http://schemas.openxmlformats.org/officeDocument/2006/relationships/oleObject" Target="embeddings/oleObject144.bin"/><Relationship Id="rId44" Type="http://schemas.openxmlformats.org/officeDocument/2006/relationships/oleObject" Target="embeddings/oleObject19.bin"/><Relationship Id="rId65" Type="http://schemas.openxmlformats.org/officeDocument/2006/relationships/oleObject" Target="embeddings/oleObject29.bin"/><Relationship Id="rId86" Type="http://schemas.openxmlformats.org/officeDocument/2006/relationships/oleObject" Target="embeddings/oleObject37.bin"/><Relationship Id="rId130" Type="http://schemas.openxmlformats.org/officeDocument/2006/relationships/oleObject" Target="embeddings/oleObject61.bin"/><Relationship Id="rId151" Type="http://schemas.openxmlformats.org/officeDocument/2006/relationships/oleObject" Target="embeddings/oleObject72.bin"/><Relationship Id="rId172" Type="http://schemas.openxmlformats.org/officeDocument/2006/relationships/oleObject" Target="embeddings/oleObject83.bin"/><Relationship Id="rId193" Type="http://schemas.openxmlformats.org/officeDocument/2006/relationships/oleObject" Target="embeddings/oleObject94.bin"/><Relationship Id="rId207" Type="http://schemas.openxmlformats.org/officeDocument/2006/relationships/image" Target="media/image96.wmf"/><Relationship Id="rId228" Type="http://schemas.openxmlformats.org/officeDocument/2006/relationships/image" Target="media/image106.wmf"/><Relationship Id="rId249" Type="http://schemas.openxmlformats.org/officeDocument/2006/relationships/oleObject" Target="embeddings/oleObject121.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23.wmf"/><Relationship Id="rId281" Type="http://schemas.openxmlformats.org/officeDocument/2006/relationships/image" Target="media/image132.wmf"/><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3.bin"/><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89.bin"/><Relationship Id="rId218" Type="http://schemas.openxmlformats.org/officeDocument/2006/relationships/oleObject" Target="embeddings/oleObject106.bin"/><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oleObject" Target="embeddings/oleObject122.bin"/><Relationship Id="rId255" Type="http://schemas.openxmlformats.org/officeDocument/2006/relationships/oleObject" Target="embeddings/oleObject124.bin"/><Relationship Id="rId271" Type="http://schemas.openxmlformats.org/officeDocument/2006/relationships/oleObject" Target="embeddings/oleObject132.bin"/><Relationship Id="rId276" Type="http://schemas.openxmlformats.org/officeDocument/2006/relationships/oleObject" Target="embeddings/oleObject135.bin"/><Relationship Id="rId292" Type="http://schemas.openxmlformats.org/officeDocument/2006/relationships/oleObject" Target="embeddings/oleObject145.bin"/><Relationship Id="rId297" Type="http://schemas.openxmlformats.org/officeDocument/2006/relationships/oleObject" Target="embeddings/oleObject149.bin"/><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39.wmf"/><Relationship Id="rId110" Type="http://schemas.openxmlformats.org/officeDocument/2006/relationships/oleObject" Target="embeddings/oleObject51.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image" Target="media/image61.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theme" Target="theme/theme1.xml"/><Relationship Id="rId61" Type="http://schemas.openxmlformats.org/officeDocument/2006/relationships/image" Target="media/image27.wmf"/><Relationship Id="rId82" Type="http://schemas.openxmlformats.org/officeDocument/2006/relationships/image" Target="media/image37.wmf"/><Relationship Id="rId152" Type="http://schemas.openxmlformats.org/officeDocument/2006/relationships/image" Target="media/image69.wmf"/><Relationship Id="rId173" Type="http://schemas.openxmlformats.org/officeDocument/2006/relationships/image" Target="media/image79.wmf"/><Relationship Id="rId194" Type="http://schemas.openxmlformats.org/officeDocument/2006/relationships/image" Target="media/image89.wmf"/><Relationship Id="rId199" Type="http://schemas.openxmlformats.org/officeDocument/2006/relationships/image" Target="media/image92.wmf"/><Relationship Id="rId203" Type="http://schemas.openxmlformats.org/officeDocument/2006/relationships/image" Target="media/image94.wmf"/><Relationship Id="rId208" Type="http://schemas.openxmlformats.org/officeDocument/2006/relationships/oleObject" Target="embeddings/oleObject101.bin"/><Relationship Id="rId229" Type="http://schemas.openxmlformats.org/officeDocument/2006/relationships/oleObject" Target="embeddings/oleObject112.bin"/><Relationship Id="rId19" Type="http://schemas.openxmlformats.org/officeDocument/2006/relationships/oleObject" Target="embeddings/oleObject6.bin"/><Relationship Id="rId224" Type="http://schemas.openxmlformats.org/officeDocument/2006/relationships/image" Target="media/image104.wmf"/><Relationship Id="rId240" Type="http://schemas.openxmlformats.org/officeDocument/2006/relationships/image" Target="media/image113.wmf"/><Relationship Id="rId245" Type="http://schemas.openxmlformats.org/officeDocument/2006/relationships/oleObject" Target="embeddings/oleObject119.bin"/><Relationship Id="rId261" Type="http://schemas.openxmlformats.org/officeDocument/2006/relationships/oleObject" Target="embeddings/oleObject127.bin"/><Relationship Id="rId266" Type="http://schemas.openxmlformats.org/officeDocument/2006/relationships/image" Target="media/image126.wmf"/><Relationship Id="rId287" Type="http://schemas.openxmlformats.org/officeDocument/2006/relationships/image" Target="media/image135.wmf"/><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2.bin"/><Relationship Id="rId100" Type="http://schemas.openxmlformats.org/officeDocument/2006/relationships/image" Target="media/image45.wmf"/><Relationship Id="rId105" Type="http://schemas.openxmlformats.org/officeDocument/2006/relationships/oleObject" Target="embeddings/oleObject47.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oleObject" Target="embeddings/oleObject81.bin"/><Relationship Id="rId282" Type="http://schemas.openxmlformats.org/officeDocument/2006/relationships/oleObject" Target="embeddings/oleObject139.bin"/><Relationship Id="rId8" Type="http://schemas.openxmlformats.org/officeDocument/2006/relationships/image" Target="media/image1.wmf"/><Relationship Id="rId51" Type="http://schemas.openxmlformats.org/officeDocument/2006/relationships/image" Target="media/image22.wmf"/><Relationship Id="rId72" Type="http://schemas.microsoft.com/office/2018/08/relationships/commentsExtensible" Target="commentsExtensible.xml"/><Relationship Id="rId93" Type="http://schemas.openxmlformats.org/officeDocument/2006/relationships/image" Target="media/image42.wmf"/><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image" Target="media/image64.wmf"/><Relationship Id="rId163" Type="http://schemas.openxmlformats.org/officeDocument/2006/relationships/oleObject" Target="embeddings/oleObject78.bin"/><Relationship Id="rId184" Type="http://schemas.openxmlformats.org/officeDocument/2006/relationships/image" Target="media/image84.wmf"/><Relationship Id="rId189" Type="http://schemas.openxmlformats.org/officeDocument/2006/relationships/oleObject" Target="embeddings/oleObject92.bin"/><Relationship Id="rId219" Type="http://schemas.openxmlformats.org/officeDocument/2006/relationships/image" Target="media/image102.wmf"/><Relationship Id="rId3" Type="http://schemas.openxmlformats.org/officeDocument/2006/relationships/styles" Target="styles.xml"/><Relationship Id="rId214" Type="http://schemas.openxmlformats.org/officeDocument/2006/relationships/oleObject" Target="embeddings/oleObject104.bin"/><Relationship Id="rId230" Type="http://schemas.openxmlformats.org/officeDocument/2006/relationships/image" Target="media/image107.wmf"/><Relationship Id="rId235" Type="http://schemas.openxmlformats.org/officeDocument/2006/relationships/oleObject" Target="embeddings/oleObject114.bin"/><Relationship Id="rId251" Type="http://schemas.openxmlformats.org/officeDocument/2006/relationships/image" Target="media/image118.wmf"/><Relationship Id="rId256" Type="http://schemas.openxmlformats.org/officeDocument/2006/relationships/image" Target="media/image121.wmf"/><Relationship Id="rId277" Type="http://schemas.openxmlformats.org/officeDocument/2006/relationships/image" Target="media/image131.wmf"/><Relationship Id="rId298" Type="http://schemas.openxmlformats.org/officeDocument/2006/relationships/footer" Target="footer1.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2.wmf"/><Relationship Id="rId272" Type="http://schemas.openxmlformats.org/officeDocument/2006/relationships/image" Target="media/image129.wmf"/><Relationship Id="rId293" Type="http://schemas.openxmlformats.org/officeDocument/2006/relationships/oleObject" Target="embeddings/oleObject146.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oleObject" Target="embeddings/oleObject84.bin"/><Relationship Id="rId179" Type="http://schemas.openxmlformats.org/officeDocument/2006/relationships/image" Target="media/image82.wmf"/><Relationship Id="rId195" Type="http://schemas.openxmlformats.org/officeDocument/2006/relationships/oleObject" Target="embeddings/oleObject95.bin"/><Relationship Id="rId209" Type="http://schemas.openxmlformats.org/officeDocument/2006/relationships/image" Target="media/image97.wmf"/><Relationship Id="rId190" Type="http://schemas.openxmlformats.org/officeDocument/2006/relationships/oleObject" Target="embeddings/oleObject93.bin"/><Relationship Id="rId204" Type="http://schemas.openxmlformats.org/officeDocument/2006/relationships/oleObject" Target="embeddings/oleObject99.bin"/><Relationship Id="rId220" Type="http://schemas.openxmlformats.org/officeDocument/2006/relationships/oleObject" Target="embeddings/oleObject107.bin"/><Relationship Id="rId225" Type="http://schemas.openxmlformats.org/officeDocument/2006/relationships/oleObject" Target="embeddings/oleObject110.bin"/><Relationship Id="rId241" Type="http://schemas.openxmlformats.org/officeDocument/2006/relationships/oleObject" Target="embeddings/oleObject117.bin"/><Relationship Id="rId246" Type="http://schemas.openxmlformats.org/officeDocument/2006/relationships/image" Target="media/image116.wmf"/><Relationship Id="rId267" Type="http://schemas.openxmlformats.org/officeDocument/2006/relationships/oleObject" Target="embeddings/oleObject130.bin"/><Relationship Id="rId288" Type="http://schemas.openxmlformats.org/officeDocument/2006/relationships/oleObject" Target="embeddings/oleObject142.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oleObject" Target="embeddings/oleObject48.bin"/><Relationship Id="rId127" Type="http://schemas.openxmlformats.org/officeDocument/2006/relationships/image" Target="media/image57.wmf"/><Relationship Id="rId262" Type="http://schemas.openxmlformats.org/officeDocument/2006/relationships/image" Target="media/image124.wmf"/><Relationship Id="rId283" Type="http://schemas.openxmlformats.org/officeDocument/2006/relationships/oleObject" Target="embeddings/oleObject140.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2.png"/><Relationship Id="rId78" Type="http://schemas.openxmlformats.org/officeDocument/2006/relationships/image" Target="media/image35.wmf"/><Relationship Id="rId94" Type="http://schemas.openxmlformats.org/officeDocument/2006/relationships/oleObject" Target="embeddings/oleObject41.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image" Target="media/image77.wmf"/><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7.bin"/><Relationship Id="rId210" Type="http://schemas.openxmlformats.org/officeDocument/2006/relationships/oleObject" Target="embeddings/oleObject102.bin"/><Relationship Id="rId215" Type="http://schemas.openxmlformats.org/officeDocument/2006/relationships/image" Target="media/image100.wmf"/><Relationship Id="rId236" Type="http://schemas.openxmlformats.org/officeDocument/2006/relationships/image" Target="media/image111.wmf"/><Relationship Id="rId257" Type="http://schemas.openxmlformats.org/officeDocument/2006/relationships/oleObject" Target="embeddings/oleObject125.bin"/><Relationship Id="rId278" Type="http://schemas.openxmlformats.org/officeDocument/2006/relationships/oleObject" Target="embeddings/oleObject136.bin"/><Relationship Id="rId26" Type="http://schemas.openxmlformats.org/officeDocument/2006/relationships/oleObject" Target="embeddings/oleObject10.bin"/><Relationship Id="rId231" Type="http://schemas.openxmlformats.org/officeDocument/2006/relationships/oleObject" Target="embeddings/oleObject113.bin"/><Relationship Id="rId252" Type="http://schemas.openxmlformats.org/officeDocument/2006/relationships/oleObject" Target="embeddings/oleObject123.bin"/><Relationship Id="rId273" Type="http://schemas.openxmlformats.org/officeDocument/2006/relationships/oleObject" Target="embeddings/oleObject133.bin"/><Relationship Id="rId294" Type="http://schemas.openxmlformats.org/officeDocument/2006/relationships/image" Target="media/image137.wmf"/><Relationship Id="rId47" Type="http://schemas.openxmlformats.org/officeDocument/2006/relationships/image" Target="media/image20.wmf"/><Relationship Id="rId68" Type="http://schemas.openxmlformats.org/officeDocument/2006/relationships/image" Target="media/image31.png"/><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image" Target="media/image70.wmf"/><Relationship Id="rId175" Type="http://schemas.openxmlformats.org/officeDocument/2006/relationships/image" Target="media/image80.wmf"/><Relationship Id="rId196" Type="http://schemas.openxmlformats.org/officeDocument/2006/relationships/image" Target="media/image90.png"/><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oleObject" Target="embeddings/oleObject108.bin"/><Relationship Id="rId242" Type="http://schemas.openxmlformats.org/officeDocument/2006/relationships/image" Target="media/image114.wmf"/><Relationship Id="rId263" Type="http://schemas.openxmlformats.org/officeDocument/2006/relationships/oleObject" Target="embeddings/oleObject128.bin"/><Relationship Id="rId284" Type="http://schemas.openxmlformats.org/officeDocument/2006/relationships/image" Target="media/image133.png"/><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oleObject" Target="embeddings/oleObject39.bin"/><Relationship Id="rId165" Type="http://schemas.openxmlformats.org/officeDocument/2006/relationships/oleObject" Target="embeddings/oleObject79.bin"/><Relationship Id="rId186" Type="http://schemas.openxmlformats.org/officeDocument/2006/relationships/image" Target="media/image85.wmf"/><Relationship Id="rId211" Type="http://schemas.openxmlformats.org/officeDocument/2006/relationships/image" Target="media/image98.wmf"/><Relationship Id="rId232" Type="http://schemas.openxmlformats.org/officeDocument/2006/relationships/image" Target="media/image108.png"/><Relationship Id="rId253" Type="http://schemas.openxmlformats.org/officeDocument/2006/relationships/image" Target="media/image119.png"/><Relationship Id="rId274" Type="http://schemas.openxmlformats.org/officeDocument/2006/relationships/oleObject" Target="embeddings/oleObject134.bin"/><Relationship Id="rId295" Type="http://schemas.openxmlformats.org/officeDocument/2006/relationships/oleObject" Target="embeddings/oleObject147.bin"/><Relationship Id="rId27" Type="http://schemas.openxmlformats.org/officeDocument/2006/relationships/image" Target="media/image10.wmf"/><Relationship Id="rId48" Type="http://schemas.openxmlformats.org/officeDocument/2006/relationships/oleObject" Target="embeddings/oleObject21.bin"/><Relationship Id="rId69" Type="http://schemas.openxmlformats.org/officeDocument/2006/relationships/comments" Target="comments.xml"/><Relationship Id="rId113" Type="http://schemas.openxmlformats.org/officeDocument/2006/relationships/image" Target="media/image50.wmf"/><Relationship Id="rId134" Type="http://schemas.openxmlformats.org/officeDocument/2006/relationships/image" Target="media/image60.wmf"/><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oleObject" Target="embeddings/oleObject85.bin"/><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image" Target="media/image103.wmf"/><Relationship Id="rId243" Type="http://schemas.openxmlformats.org/officeDocument/2006/relationships/oleObject" Target="embeddings/oleObject118.bin"/><Relationship Id="rId264" Type="http://schemas.openxmlformats.org/officeDocument/2006/relationships/image" Target="media/image125.wmf"/><Relationship Id="rId285" Type="http://schemas.openxmlformats.org/officeDocument/2006/relationships/image" Target="media/image134.wm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oleObject" Target="embeddings/oleObject58.bin"/><Relationship Id="rId70" Type="http://schemas.microsoft.com/office/2011/relationships/commentsExtended" Target="commentsExtended.xml"/><Relationship Id="rId91" Type="http://schemas.openxmlformats.org/officeDocument/2006/relationships/image" Target="media/image41.wmf"/><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1.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09.png"/><Relationship Id="rId254" Type="http://schemas.openxmlformats.org/officeDocument/2006/relationships/image" Target="media/image120.wmf"/><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image" Target="media/image130.wmf"/><Relationship Id="rId296" Type="http://schemas.openxmlformats.org/officeDocument/2006/relationships/oleObject" Target="embeddings/oleObject148.bin"/><Relationship Id="rId300" Type="http://schemas.microsoft.com/office/2011/relationships/people" Target="people.xml"/><Relationship Id="rId60" Type="http://schemas.openxmlformats.org/officeDocument/2006/relationships/oleObject" Target="embeddings/oleObject27.bin"/><Relationship Id="rId81" Type="http://schemas.openxmlformats.org/officeDocument/2006/relationships/oleObject" Target="embeddings/oleObject34.bin"/><Relationship Id="rId135" Type="http://schemas.openxmlformats.org/officeDocument/2006/relationships/oleObject" Target="embeddings/oleObject64.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oleObject" Target="embeddings/oleObject109.bin"/><Relationship Id="rId244" Type="http://schemas.openxmlformats.org/officeDocument/2006/relationships/image" Target="media/image115.wmf"/><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oleObject" Target="embeddings/oleObject129.bin"/><Relationship Id="rId286" Type="http://schemas.openxmlformats.org/officeDocument/2006/relationships/oleObject" Target="embeddings/oleObject141.bin"/><Relationship Id="rId50" Type="http://schemas.openxmlformats.org/officeDocument/2006/relationships/oleObject" Target="embeddings/oleObject22.bin"/><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image" Target="media/image76.wmf"/><Relationship Id="rId188" Type="http://schemas.openxmlformats.org/officeDocument/2006/relationships/image" Target="media/image86.wmf"/><Relationship Id="rId71" Type="http://schemas.microsoft.com/office/2016/09/relationships/commentsIds" Target="commentsIds.xml"/><Relationship Id="rId92" Type="http://schemas.openxmlformats.org/officeDocument/2006/relationships/oleObject" Target="embeddings/oleObject40.bin"/><Relationship Id="rId213" Type="http://schemas.openxmlformats.org/officeDocument/2006/relationships/image" Target="media/image99.wmf"/><Relationship Id="rId234" Type="http://schemas.openxmlformats.org/officeDocument/2006/relationships/image" Target="media/image110.wmf"/></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46</Pages>
  <Words>16913</Words>
  <Characters>93027</Characters>
  <Application>Microsoft Office Word</Application>
  <DocSecurity>0</DocSecurity>
  <Lines>775</Lines>
  <Paragraphs>219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19</cp:revision>
  <cp:lastPrinted>2025-02-26T16:09:00Z</cp:lastPrinted>
  <dcterms:created xsi:type="dcterms:W3CDTF">2025-03-15T11:24:00Z</dcterms:created>
  <dcterms:modified xsi:type="dcterms:W3CDTF">2025-03-16T17:34:00Z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