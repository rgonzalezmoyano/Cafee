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82E39" w14:textId="04F6D6FF" w:rsidR="00DA4EBE" w:rsidRPr="00752A44" w:rsidRDefault="00EC3ABB" w:rsidP="00DA4EBE">
      <w:pPr>
        <w:spacing w:line="360" w:lineRule="auto"/>
        <w:jc w:val="center"/>
        <w:rPr>
          <w:b/>
          <w:bCs/>
          <w:sz w:val="24"/>
          <w:szCs w:val="24"/>
        </w:rPr>
      </w:pPr>
      <w:bookmarkStart w:id="0" w:name="_Hlk176365291"/>
      <w:proofErr w:type="spellStart"/>
      <w:r w:rsidRPr="00EC3ABB">
        <w:rPr>
          <w:b/>
          <w:bCs/>
          <w:sz w:val="24"/>
          <w:szCs w:val="24"/>
        </w:rPr>
        <w:t>eXplainable</w:t>
      </w:r>
      <w:proofErr w:type="spellEnd"/>
      <w:r w:rsidRPr="00EC3ABB">
        <w:rPr>
          <w:b/>
          <w:bCs/>
          <w:sz w:val="24"/>
          <w:szCs w:val="24"/>
        </w:rPr>
        <w:t xml:space="preserve"> Artificial Intelligence (XAI) for Probabilistic Efficiency Analysis</w:t>
      </w:r>
    </w:p>
    <w:bookmarkEnd w:id="0"/>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02042C30" w:rsidR="008E6DE3" w:rsidRPr="00131537" w:rsidRDefault="008E3C03" w:rsidP="006E48EB">
      <w:pPr>
        <w:spacing w:line="360" w:lineRule="auto"/>
      </w:pPr>
      <w:r w:rsidRPr="008E3C03">
        <w:t xml:space="preserve">In recent decades, efficiency analysis has made significant progress, particularly in evaluating decision-making units (DMUs) in sectors such as finance, healthcare, education, and manufacturing. Data Envelopment Analysis (DEA) is a non-parametric method used to assess the relative efficiency of DMUs by comparing their input-output relationships. However, traditional DEA approaches face challenges in capturing complex patterns and structures in data, such as overfitting and dealing with nonlinear relationships between inputs and outputs. With the rise of machine learning (ML) techniques, there is an opportunity to enhance DEA's capabilities by leveraging ML’s computational power and flexibility. This integration can improve the accuracy, robustness, and interpretability of efficiency assessments, advancing performance analysis. </w:t>
      </w:r>
      <w:r w:rsidR="004B7154" w:rsidRPr="004B7154">
        <w:t>Our paper contributes to this progress by introducing a hybrid methodological framework that uses DEA to label the data and ML classification techniques, specifically Support Vector Machines and Neural Networks, to generate a performance score.</w:t>
      </w:r>
      <w:r w:rsidR="00221A91">
        <w:t xml:space="preserve">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E50E11">
        <w:t>using</w:t>
      </w:r>
      <w:r w:rsidR="00E50E11" w:rsidRPr="00131537">
        <w:t xml:space="preserve"> </w:t>
      </w:r>
      <w:r w:rsidR="00A653A8" w:rsidRPr="00131537">
        <w:t>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 xml:space="preserve">efficiency evaluation and </w:t>
      </w:r>
      <w:proofErr w:type="gramStart"/>
      <w:r w:rsidR="008E6DE3" w:rsidRPr="00131537">
        <w:t>enhancing</w:t>
      </w:r>
      <w:proofErr w:type="gramEnd"/>
      <w:r w:rsidR="008E6DE3" w:rsidRPr="00131537">
        <w:t xml:space="preserve">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146555F2"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w:t>
      </w:r>
      <w:r w:rsidR="009D1A09">
        <w:t xml:space="preserve">use to </w:t>
      </w:r>
      <w:r w:rsidRPr="00131537">
        <w:t xml:space="preserve">be nonlinear </w:t>
      </w:r>
      <w:r w:rsidR="00F73A3D">
        <w:t>and</w:t>
      </w:r>
      <w:r w:rsidRPr="00131537">
        <w:t xml:space="preserve"> unknown. Over the years, DEA has been applied to diverse domains, including banking (</w:t>
      </w:r>
      <w:r w:rsidR="003D6266" w:rsidRPr="003D6266">
        <w:t>Berger</w:t>
      </w:r>
      <w:r w:rsidR="003D6266">
        <w:t xml:space="preserve"> et al.</w:t>
      </w:r>
      <w:r w:rsidRPr="00131537">
        <w:t xml:space="preserve">, </w:t>
      </w:r>
      <w:r w:rsidR="003D6266">
        <w:t>1997</w:t>
      </w:r>
      <w:r w:rsidRPr="00131537">
        <w:t>),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470BA08" w14:textId="5D45CDC9" w:rsidR="002B790E"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9D1A09">
        <w:t xml:space="preserve"> </w:t>
      </w:r>
      <w:r w:rsidR="00C00C24" w:rsidRPr="00131537">
        <w:t xml:space="preserve">In this context, it becomes a scientific duty to create the necessary bridges between machine learning and </w:t>
      </w:r>
      <w:r w:rsidR="008E59CF" w:rsidRPr="00131537">
        <w:t>other</w:t>
      </w:r>
      <w:r w:rsidR="00C00C24" w:rsidRPr="00131537">
        <w:t xml:space="preserve"> fields, such as Data Envelopment Analysis</w:t>
      </w:r>
      <w:r w:rsidR="007E631F" w:rsidRPr="00131537">
        <w:t>.</w:t>
      </w:r>
      <w:r w:rsidR="00C00C24" w:rsidRPr="00131537">
        <w:t xml:space="preserve"> Machine learning algorithms can complement DEA by providing advanced techniques for</w:t>
      </w:r>
      <w:r w:rsidR="008557FB" w:rsidRPr="00131537">
        <w:t>, for example,</w:t>
      </w:r>
      <w:r w:rsidR="00C00C24" w:rsidRPr="00131537">
        <w:t xml:space="preserve"> data preprocessing</w:t>
      </w:r>
      <w:r w:rsidR="001A52C7" w:rsidRPr="00131537">
        <w:t xml:space="preserve"> (</w:t>
      </w:r>
      <w:r w:rsidR="0046403C">
        <w:t>Chen et al., 2014</w:t>
      </w:r>
      <w:r w:rsidR="001A52C7" w:rsidRPr="00131537">
        <w:t>)</w:t>
      </w:r>
      <w:r w:rsidR="00C00C24"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00C00C24" w:rsidRPr="00131537">
        <w:t xml:space="preserve">, and </w:t>
      </w:r>
      <w:r w:rsidR="008557FB" w:rsidRPr="00131537">
        <w:t xml:space="preserve">the treatment of the curse of </w:t>
      </w:r>
      <w:r w:rsidR="00C00C24" w:rsidRPr="00131537">
        <w:t xml:space="preserve">dimensionality </w:t>
      </w:r>
      <w:r w:rsidR="001A52C7" w:rsidRPr="00131537">
        <w:t>(</w:t>
      </w:r>
      <w:r w:rsidR="00256AD3">
        <w:t>Esteve</w:t>
      </w:r>
      <w:r w:rsidR="0046403C">
        <w:t xml:space="preserve"> et al., 20</w:t>
      </w:r>
      <w:r w:rsidR="00256AD3">
        <w:t>23</w:t>
      </w:r>
      <w:r w:rsidR="001A52C7" w:rsidRPr="00131537">
        <w:t>)</w:t>
      </w:r>
      <w:r w:rsidR="00C00C24"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5984265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commentRangeStart w:id="1"/>
      <w:r w:rsidR="000606ED" w:rsidRPr="00131537">
        <w:t>As we are aware, i</w:t>
      </w:r>
      <w:r w:rsidR="00317ADB" w:rsidRPr="00131537">
        <w:t xml:space="preserve">n </w:t>
      </w:r>
      <w:proofErr w:type="gramStart"/>
      <w:r w:rsidR="00317ADB" w:rsidRPr="00131537">
        <w:t>the literature</w:t>
      </w:r>
      <w:proofErr w:type="gramEnd"/>
      <w:r w:rsidR="00317ADB" w:rsidRPr="00131537">
        <w:t>, there are two predominant streams of research that explore the integration of machine learning with Data Envelopment Analysis</w:t>
      </w:r>
      <w:commentRangeEnd w:id="1"/>
      <w:r w:rsidR="00F4004D">
        <w:rPr>
          <w:rStyle w:val="Refdecomentario"/>
        </w:rPr>
        <w:commentReference w:id="1"/>
      </w:r>
      <w:r w:rsidR="00ED25E0">
        <w:rPr>
          <w:rStyle w:val="Refdenotaalpie"/>
        </w:rPr>
        <w:footnoteReference w:id="2"/>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w:t>
      </w:r>
      <w:r w:rsidR="00E33DC5">
        <w:t xml:space="preserve"> (NN)</w:t>
      </w:r>
      <w:r w:rsidR="00317ADB" w:rsidRPr="00131537">
        <w:t>,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w:t>
      </w:r>
      <w:r w:rsidR="003A4589">
        <w:t>ment</w:t>
      </w:r>
      <w:r w:rsidR="00544D21" w:rsidRPr="00131537">
        <w:t xml:space="preserve"> fitting, enhancing precision and smoothness. Esteve et al. (2020) </w:t>
      </w:r>
      <w:commentRangeStart w:id="2"/>
      <w:commentRangeStart w:id="3"/>
      <w:r w:rsidR="003A4589">
        <w:t xml:space="preserve">and Aparicio et al. (2021) </w:t>
      </w:r>
      <w:commentRangeEnd w:id="2"/>
      <w:r w:rsidR="00DE42C6">
        <w:rPr>
          <w:rStyle w:val="Refdecomentario"/>
        </w:rPr>
        <w:commentReference w:id="2"/>
      </w:r>
      <w:commentRangeEnd w:id="3"/>
      <w:r w:rsidR="00CF104B">
        <w:rPr>
          <w:rStyle w:val="Refdecomentario"/>
        </w:rPr>
        <w:commentReference w:id="3"/>
      </w:r>
      <w:r w:rsidR="00544D21" w:rsidRPr="00131537">
        <w:t>developed Efficiency Analysis Trees (EAT), improving production frontier estimation</w:t>
      </w:r>
      <w:r w:rsidR="00744357">
        <w:t xml:space="preserve"> through decision trees</w:t>
      </w:r>
      <w:r w:rsidR="00544D21" w:rsidRPr="00131537">
        <w:t xml:space="preserve">. Valero-Carreras et al. (2021) introduced Support Vector Frontiers (SVF), adapting Support Vector </w:t>
      </w:r>
      <w:r w:rsidR="00544D21" w:rsidRPr="00131537">
        <w:lastRenderedPageBreak/>
        <w:t>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t>, 2024</w:t>
      </w:r>
      <w:r w:rsidR="00544D21" w:rsidRPr="00131537">
        <w:t>)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81108D">
        <w:t>T</w:t>
      </w:r>
      <w:r w:rsidR="00317ADB" w:rsidRPr="00131537">
        <w:t xml:space="preserve">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xml:space="preserve">, to compute efficiency scores for each observation in the sample (DMUs). </w:t>
      </w:r>
      <w:commentRangeStart w:id="4"/>
      <w:r w:rsidR="00317ADB" w:rsidRPr="00131537">
        <w:t>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w:t>
      </w:r>
      <w:commentRangeEnd w:id="4"/>
      <w:r w:rsidR="00AF61EE">
        <w:rPr>
          <w:rStyle w:val="Refdecomentario"/>
        </w:rPr>
        <w:commentReference w:id="4"/>
      </w:r>
      <w:commentRangeStart w:id="5"/>
      <w:r w:rsidR="00317ADB" w:rsidRPr="00131537">
        <w:t xml:space="preserve">The original inputs and outputs, along with potentially additional environmental variables, serve as predictor </w:t>
      </w:r>
      <w:r w:rsidR="00317ADB" w:rsidRPr="006C3533">
        <w:rPr>
          <w:rFonts w:cs="Times New Roman"/>
        </w:rPr>
        <w:t xml:space="preserve">variables in the regression model. </w:t>
      </w:r>
      <w:commentRangeEnd w:id="5"/>
      <w:r w:rsidR="00F4004D">
        <w:rPr>
          <w:rStyle w:val="Refdecomentario"/>
        </w:rPr>
        <w:commentReference w:id="5"/>
      </w:r>
      <w:r w:rsidR="00317ADB" w:rsidRPr="006C3533">
        <w:rPr>
          <w:rFonts w:cs="Times New Roman"/>
        </w:rPr>
        <w:t>By incorporating</w:t>
      </w:r>
      <w:r w:rsidR="00367D1A" w:rsidRPr="006C3533">
        <w:rPr>
          <w:rFonts w:cs="Times New Roman"/>
        </w:rPr>
        <w:t xml:space="preserve"> ML techniques </w:t>
      </w:r>
      <w:proofErr w:type="gramStart"/>
      <w:r w:rsidR="00367D1A" w:rsidRPr="006C3533">
        <w:rPr>
          <w:rFonts w:cs="Times New Roman"/>
        </w:rPr>
        <w:t>to</w:t>
      </w:r>
      <w:proofErr w:type="gramEnd"/>
      <w:r w:rsidR="00367D1A" w:rsidRPr="006C3533">
        <w:rPr>
          <w:rFonts w:cs="Times New Roman"/>
        </w:rPr>
        <w:t xml:space="preserve">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w:t>
      </w:r>
      <w:r w:rsidR="00E7345C" w:rsidRPr="006C3533">
        <w:rPr>
          <w:rFonts w:cs="Times New Roman"/>
          <w:color w:val="000000"/>
        </w:rPr>
        <w:lastRenderedPageBreak/>
        <w:t xml:space="preserve">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r w:rsidR="009D1A09">
        <w:rPr>
          <w:rFonts w:cs="Times New Roman"/>
          <w:color w:val="000000"/>
        </w:rPr>
        <w:t xml:space="preserve"> Omrani et al. (2024) </w:t>
      </w:r>
      <w:r w:rsidR="009D1A09">
        <w:t xml:space="preserve">valuated the efficiency of electricity distribution companies (EDCs) from 2011 to 2020 using a combination of DEA, corrected ordinary least squares (COLS), and machine learning techniques. </w:t>
      </w:r>
      <w:proofErr w:type="gramStart"/>
      <w:r w:rsidR="009D1A09">
        <w:t>In particular, a</w:t>
      </w:r>
      <w:proofErr w:type="gramEnd"/>
      <w:r w:rsidR="009D1A09">
        <w:t xml:space="preserve"> three-stage process involving DEA, COLS, </w:t>
      </w:r>
      <w:proofErr w:type="gramStart"/>
      <w:r w:rsidR="009D1A09">
        <w:t>support</w:t>
      </w:r>
      <w:proofErr w:type="gramEnd"/>
      <w:r w:rsidR="009D1A09">
        <w:t xml:space="preserve"> vector regression (SVR), fuzzy triangular numbers, and fuzzy TOPSIS methods </w:t>
      </w:r>
      <w:r w:rsidR="00B307AA">
        <w:t>are</w:t>
      </w:r>
      <w:r w:rsidR="009D1A09">
        <w:t xml:space="preserve"> employed, revealing trends in EDC performance and identifying areas needing improvement.</w:t>
      </w:r>
    </w:p>
    <w:p w14:paraId="297FADA8" w14:textId="77777777" w:rsidR="00317ADB" w:rsidRPr="006C3533" w:rsidRDefault="00317ADB" w:rsidP="00317ADB">
      <w:pPr>
        <w:spacing w:line="360" w:lineRule="auto"/>
        <w:rPr>
          <w:rFonts w:cs="Times New Roman"/>
        </w:rPr>
      </w:pPr>
    </w:p>
    <w:p w14:paraId="3BB342ED" w14:textId="33E538C5" w:rsidR="00317ADB" w:rsidRPr="00131537" w:rsidRDefault="00317ADB" w:rsidP="00BA7B4E">
      <w:pPr>
        <w:spacing w:line="360" w:lineRule="auto"/>
      </w:pPr>
      <w:r w:rsidRPr="00131537">
        <w:t xml:space="preserve">Both streams of research have contributed valuable insights and methodologies for </w:t>
      </w:r>
      <w:proofErr w:type="spellStart"/>
      <w:proofErr w:type="gramStart"/>
      <w:r w:rsidRPr="00131537">
        <w:t>integratingML</w:t>
      </w:r>
      <w:proofErr w:type="spellEnd"/>
      <w:proofErr w:type="gramEnd"/>
      <w:r w:rsidRPr="00131537">
        <w:t xml:space="preserve"> with DEA. However, despite these </w:t>
      </w:r>
      <w:r w:rsidR="00D86A99">
        <w:t>developments</w:t>
      </w:r>
      <w:r w:rsidRPr="00131537">
        <w:t xml:space="preserve">, there remain certain gaps and limitations that we aim to address in this paper. </w:t>
      </w:r>
      <w:commentRangeStart w:id="6"/>
      <w:r w:rsidRPr="00131537">
        <w:t xml:space="preserve">Specifically, </w:t>
      </w:r>
      <w:r w:rsidR="00BA7B4E" w:rsidRPr="00131537">
        <w:t xml:space="preserve">the methodological </w:t>
      </w:r>
      <w:r w:rsidR="00F175BB" w:rsidRPr="00131537">
        <w:t>innovations</w:t>
      </w:r>
      <w:r w:rsidR="00BA7B4E" w:rsidRPr="00131537">
        <w:t xml:space="preserve"> introduced in this article</w:t>
      </w:r>
      <w:r w:rsidR="00E33DC5">
        <w:t xml:space="preserve"> contribute to both streams of literature</w:t>
      </w:r>
      <w:r w:rsidR="00BA7B4E" w:rsidRPr="00131537">
        <w:t>.</w:t>
      </w:r>
      <w:commentRangeEnd w:id="6"/>
      <w:r w:rsidR="00F4004D">
        <w:rPr>
          <w:rStyle w:val="Refdecomentario"/>
        </w:rPr>
        <w:commentReference w:id="6"/>
      </w:r>
      <w:r w:rsidR="00BA7B4E" w:rsidRPr="00131537">
        <w:t xml:space="preserve"> </w:t>
      </w:r>
      <w:r w:rsidR="00E33DC5">
        <w:t xml:space="preserve">On </w:t>
      </w:r>
      <w:r w:rsidR="001E4006">
        <w:t>the one</w:t>
      </w:r>
      <w:r w:rsidR="00E33DC5">
        <w:t xml:space="preserve"> hand the use of ML classifying techniques, like SVM or NN, to label observations as efficient or inefficient represents an alternative method to estimate the production frontier. On the other hand, these techniques </w:t>
      </w:r>
      <w:r w:rsidR="007A0ACD">
        <w:t xml:space="preserve">offer a second-stage explanation of the efficiency scores that </w:t>
      </w:r>
      <w:proofErr w:type="gramStart"/>
      <w:r w:rsidR="007A0ACD">
        <w:t>by-pass</w:t>
      </w:r>
      <w:proofErr w:type="gramEnd"/>
      <w:r w:rsidR="007A0ACD">
        <w:t xml:space="preserve"> some of the difficulties of the econometric literature that regresses </w:t>
      </w:r>
      <w:r w:rsidR="00BA7B4E" w:rsidRPr="00131537">
        <w:t>the DEA score</w:t>
      </w:r>
      <w:r w:rsidR="007A0ACD">
        <w:t>s</w:t>
      </w:r>
      <w:r w:rsidR="00BA7B4E" w:rsidRPr="00131537">
        <w:t xml:space="preserve"> obtained in the first stage </w:t>
      </w:r>
      <w:r w:rsidR="007A0ACD">
        <w:t>on a set of explanatory variables (e.g., Simar and Wilson, 2007)</w:t>
      </w:r>
      <w:r w:rsidR="00BA7B4E" w:rsidRPr="00131537">
        <w:t xml:space="preserve">. </w:t>
      </w:r>
      <w:r w:rsidR="007A0ACD">
        <w:t xml:space="preserve">Despite advances in this field combining bootstrapping and truncated regression techniques, </w:t>
      </w:r>
      <w:commentRangeStart w:id="7"/>
      <w:r w:rsidR="00BA7B4E" w:rsidRPr="00131537">
        <w:t>th</w:t>
      </w:r>
      <w:r w:rsidR="007A0ACD">
        <w:t>ese</w:t>
      </w:r>
      <w:r w:rsidR="00BA7B4E" w:rsidRPr="00131537">
        <w:t xml:space="preserve"> </w:t>
      </w:r>
      <w:proofErr w:type="gramStart"/>
      <w:r w:rsidR="00BA7B4E" w:rsidRPr="00131537">
        <w:t>strategy</w:t>
      </w:r>
      <w:proofErr w:type="gramEnd"/>
      <w:r w:rsidR="00BA7B4E" w:rsidRPr="00131537">
        <w:t xml:space="preserve">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is difficult</w:t>
      </w:r>
      <w:commentRangeEnd w:id="7"/>
      <w:r w:rsidR="005F2885">
        <w:rPr>
          <w:rStyle w:val="Refdecomentario"/>
        </w:rPr>
        <w:commentReference w:id="7"/>
      </w:r>
      <w:r w:rsidR="00BA7B4E" w:rsidRPr="00131537">
        <w:t xml:space="preserve">.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 xml:space="preserve">and for the first time in </w:t>
      </w:r>
      <w:proofErr w:type="gramStart"/>
      <w:r w:rsidR="00BA7B4E" w:rsidRPr="00131537">
        <w:t>the literature</w:t>
      </w:r>
      <w:proofErr w:type="gramEnd"/>
      <w:r w:rsidR="00BA7B4E" w:rsidRPr="00131537">
        <w:t>,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predict this label using all variables of the problem. Additionally, our approach will allow us to modify the measurement of the degree of efficiency </w:t>
      </w:r>
      <w:r w:rsidR="00BA7B4E" w:rsidRPr="00131537">
        <w:lastRenderedPageBreak/>
        <w:t xml:space="preserve">of observations, as the efficiency score will be calculated using an </w:t>
      </w:r>
      <w:proofErr w:type="spellStart"/>
      <w:r w:rsidR="00BA7B4E" w:rsidRPr="00131537">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w:t>
      </w:r>
      <w:r w:rsidR="00F8488A">
        <w:t xml:space="preserve">the observed </w:t>
      </w:r>
      <w:r w:rsidR="00BA7B4E" w:rsidRPr="00131537">
        <w:t xml:space="preserve">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5F2885">
        <w:t>Moreover</w:t>
      </w:r>
      <w:r w:rsidR="00885873" w:rsidRPr="00131537">
        <w:t xml:space="preserve">, </w:t>
      </w:r>
      <w:r w:rsidR="005F2885">
        <w:t xml:space="preserve">in the process </w:t>
      </w:r>
      <w:r w:rsidR="00885873" w:rsidRPr="00131537">
        <w:t xml:space="preserve">we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75E450F9" w14:textId="42126344" w:rsidR="000B4B32" w:rsidRPr="00131537" w:rsidRDefault="007F14AD" w:rsidP="004D2CDE">
      <w:pPr>
        <w:spacing w:line="360" w:lineRule="auto"/>
      </w:pPr>
      <w:r>
        <w:t xml:space="preserve">The proposed methodology allows us to contribute also to </w:t>
      </w:r>
      <w:proofErr w:type="gramStart"/>
      <w:r>
        <w:t>the research</w:t>
      </w:r>
      <w:proofErr w:type="gramEnd"/>
      <w:r>
        <w:t xml:space="preserve"> focused on </w:t>
      </w:r>
      <w:r w:rsidR="008D6605" w:rsidRPr="00131537">
        <w:t>the determination of variable</w:t>
      </w:r>
      <w:r w:rsidR="004912D6">
        <w:t xml:space="preserve"> (inputs and outputs)</w:t>
      </w:r>
      <w:r w:rsidR="008D6605" w:rsidRPr="00131537">
        <w:t xml:space="preserve"> importance within DEA models</w:t>
      </w:r>
      <w:r>
        <w:t xml:space="preserve">, which </w:t>
      </w:r>
      <w:r w:rsidR="004912D6">
        <w:t>has been</w:t>
      </w:r>
      <w:r w:rsidR="008D6605" w:rsidRPr="00131537">
        <w:t xml:space="preserve"> pivotal</w:t>
      </w:r>
      <w:r w:rsidR="00D61EDF">
        <w:t xml:space="preserve"> in the literature</w:t>
      </w:r>
      <w:r w:rsidR="008D6605" w:rsidRPr="00131537">
        <w:t xml:space="preserve">. As highlighted by Banker and Morey (1986), comprehending the contributing factors to relative efficiency empowers organizations to channel efforts towards areas where substantial improvements can be achieved. </w:t>
      </w:r>
      <w:r>
        <w:t>A</w:t>
      </w:r>
      <w:r w:rsidR="008D6605" w:rsidRPr="00131537">
        <w:t xml:space="preserve">s suggested by </w:t>
      </w:r>
      <w:proofErr w:type="spellStart"/>
      <w:r w:rsidR="008D6605" w:rsidRPr="00131537">
        <w:t>Thanassoulis</w:t>
      </w:r>
      <w:proofErr w:type="spellEnd"/>
      <w:r w:rsidR="008D6605"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industries.</w:t>
      </w:r>
      <w:r w:rsidR="00F70986" w:rsidRPr="00131537">
        <w:t xml:space="preserve"> </w:t>
      </w:r>
      <w:r>
        <w:t>O</w:t>
      </w:r>
      <w:r w:rsidR="00AD4FC9" w:rsidRPr="00131537">
        <w:t xml:space="preserve">ur objective is to enhance the </w:t>
      </w:r>
      <w:r>
        <w:t xml:space="preserve">new </w:t>
      </w:r>
      <w:r w:rsidR="00AD4FC9" w:rsidRPr="00131537">
        <w:t>methodological framework for determining variable importance in DEA models. While existing studies have provided valuable insights into the significance of variables</w:t>
      </w:r>
      <w:r w:rsidR="007058B2">
        <w:t xml:space="preserve"> (</w:t>
      </w:r>
      <w:r>
        <w:t xml:space="preserve">e.g., </w:t>
      </w:r>
      <w:r w:rsidR="007058B2">
        <w:t>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4C780272" w:rsidR="004D2CDE" w:rsidRPr="00131537" w:rsidRDefault="001E4006" w:rsidP="004D2CDE">
      <w:pPr>
        <w:spacing w:line="360" w:lineRule="auto"/>
      </w:pPr>
      <w:r>
        <w:t>Altogether</w:t>
      </w:r>
      <w:r w:rsidR="00DA132B">
        <w:t>, t</w:t>
      </w:r>
      <w:r w:rsidR="004D2CDE" w:rsidRPr="00131537">
        <w:t xml:space="preserve">his </w:t>
      </w:r>
      <w:r w:rsidR="007F14AD">
        <w:t xml:space="preserve">study introduces a new method that, based on classification models, allows identifying the efficiency status of DMUs and their relative scores. The method exploits existing </w:t>
      </w:r>
      <w:r w:rsidR="004D2CDE" w:rsidRPr="00131537">
        <w:lastRenderedPageBreak/>
        <w:t>synergies between DEA and machine learning techniques, elucidating the potential benefits of their integration in the context of efficiency 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rsidR="00DA132B">
        <w:t xml:space="preserve">(Artificial) </w:t>
      </w:r>
      <w:r w:rsidR="005B397D" w:rsidRPr="00131537">
        <w:t>Neural Networks</w:t>
      </w:r>
      <w:r w:rsidR="00DA132B">
        <w:t xml:space="preserve"> (NN)</w:t>
      </w:r>
      <w:r w:rsidR="005B397D" w:rsidRPr="00131537">
        <w:t>. Section 3 introduces our novel approach, which integrates DEA with these two classification techniques, aiming to enhance efficiency assessment for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4D0E134C" w:rsidR="006E48EB" w:rsidRDefault="00EC6F2F" w:rsidP="006E48EB">
      <w:pPr>
        <w:spacing w:line="360" w:lineRule="auto"/>
      </w:pPr>
      <w:r w:rsidRPr="00EC6F2F">
        <w:t>This background section provides a concise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42F22BB8" w:rsidR="00E8373C" w:rsidRDefault="00E46C47" w:rsidP="00E46C47">
      <w:pPr>
        <w:spacing w:line="360" w:lineRule="auto"/>
      </w:pPr>
      <w:r>
        <w:t xml:space="preserve">Data Envelopment Analysis (DEA) is a non-parametric method widely used for evaluating the relative efficiency of decision-making units (DMUs) in various fields, including economics, finance, </w:t>
      </w:r>
      <w:r w:rsidR="003257BF">
        <w:t xml:space="preserve">management science </w:t>
      </w:r>
      <w:r>
        <w:t xml:space="preserve">and operations research. </w:t>
      </w:r>
      <w:r w:rsidR="003257BF">
        <w:t>I</w:t>
      </w:r>
      <w:r>
        <w:t>ntroduced by Charnes</w:t>
      </w:r>
      <w:r w:rsidR="0005002E">
        <w:t xml:space="preserve"> et al.</w:t>
      </w:r>
      <w:r>
        <w:t xml:space="preserve"> (1978)</w:t>
      </w:r>
      <w:r w:rsidR="003257BF">
        <w:t>,</w:t>
      </w:r>
      <w:r>
        <w:t xml:space="preserve"> DEA offers a powerful framework for assessing the efficiency of DMUs </w:t>
      </w:r>
      <w:r w:rsidR="003257BF">
        <w:t xml:space="preserve">transforming </w:t>
      </w:r>
      <w:r>
        <w:t xml:space="preserve">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2440E873" w:rsidR="00EF2740" w:rsidRDefault="005F2F7D" w:rsidP="00EF2740">
      <w:pPr>
        <w:spacing w:before="120" w:after="120" w:line="360" w:lineRule="auto"/>
      </w:pPr>
      <w:r>
        <w:t>In this</w:t>
      </w:r>
      <w:r w:rsidR="003257BF">
        <w:t xml:space="preserve"> study </w:t>
      </w:r>
      <w:r>
        <w:t xml:space="preserve">we </w:t>
      </w:r>
      <w:r w:rsidR="003257BF">
        <w:t xml:space="preserve">evaluate the performance </w:t>
      </w:r>
      <w:proofErr w:type="gramStart"/>
      <w:r w:rsidR="00EF2740">
        <w:t xml:space="preserve">of </w:t>
      </w:r>
      <w:r w:rsidR="00846988" w:rsidRPr="00846988">
        <w:rPr>
          <w:i/>
          <w:iCs/>
        </w:rPr>
        <w:t>n</w:t>
      </w:r>
      <w:proofErr w:type="gramEnd"/>
      <w:r w:rsidR="00846988">
        <w:t xml:space="preserve"> </w:t>
      </w:r>
      <w:r w:rsidR="003257BF">
        <w:t xml:space="preserve">observations by measuring </w:t>
      </w:r>
      <w:r w:rsidR="00EF2740">
        <w:t>their technical efficiency. These</w:t>
      </w:r>
      <w:r w:rsidR="00BD7AAE">
        <w:t xml:space="preserve"> </w:t>
      </w:r>
      <w:r w:rsidR="003257BF">
        <w:t>observations or DMUs</w:t>
      </w:r>
      <w:r w:rsidR="00EF2740">
        <w:t xml:space="preserve">, which could be firms or organizations, </w:t>
      </w:r>
      <w:proofErr w:type="gramStart"/>
      <w:r w:rsidR="00EF2740">
        <w:t xml:space="preserve">utilize </w:t>
      </w:r>
      <w:r w:rsidR="003257BF">
        <w:rPr>
          <w:i/>
          <w:iCs/>
        </w:rPr>
        <w:t>m</w:t>
      </w:r>
      <w:proofErr w:type="gramEnd"/>
      <w:r w:rsidR="003257BF">
        <w:rPr>
          <w:i/>
          <w:iCs/>
        </w:rPr>
        <w:t xml:space="preserve"> </w:t>
      </w:r>
      <w:r w:rsidR="00EF2740">
        <w:t>various inputs</w:t>
      </w:r>
      <w:r w:rsidR="00FD1065">
        <w:t xml:space="preserve"> </w:t>
      </w:r>
      <w:bookmarkStart w:id="8"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21.3pt" o:ole="">
            <v:imagedata r:id="rId12" o:title=""/>
          </v:shape>
          <o:OLEObject Type="Embed" ProgID="Equation.DSMT4" ShapeID="_x0000_i1025" DrawAspect="Content" ObjectID="_1795612857" r:id="rId13"/>
        </w:object>
      </w:r>
      <w:bookmarkEnd w:id="8"/>
      <w:r w:rsidR="00EF2740">
        <w:t xml:space="preserve">, such as resources, to generate </w:t>
      </w:r>
      <w:r w:rsidR="003257BF">
        <w:rPr>
          <w:i/>
          <w:iCs/>
        </w:rPr>
        <w:t xml:space="preserve">s </w:t>
      </w:r>
      <w:r w:rsidR="003257BF">
        <w:t xml:space="preserve">various </w:t>
      </w:r>
      <w:r w:rsidR="00EF2740">
        <w:t>outputs</w:t>
      </w:r>
      <w:r w:rsidR="00FD1065">
        <w:t xml:space="preserve"> </w:t>
      </w:r>
      <w:r w:rsidR="00B65A65" w:rsidRPr="00B65A65">
        <w:rPr>
          <w:position w:val="-16"/>
        </w:rPr>
        <w:object w:dxaOrig="1960" w:dyaOrig="420" w14:anchorId="6351D201">
          <v:shape id="_x0000_i1026" type="#_x0000_t75" style="width:98.3pt;height:21.3pt" o:ole="">
            <v:imagedata r:id="rId14" o:title=""/>
          </v:shape>
          <o:OLEObject Type="Embed" ProgID="Equation.DSMT4" ShapeID="_x0000_i1026" DrawAspect="Content" ObjectID="_1795612858" r:id="rId15"/>
        </w:object>
      </w:r>
      <w:r w:rsidR="00EF2740">
        <w:t>, like goods or services</w:t>
      </w:r>
      <w:r w:rsidR="003257BF">
        <w:t>.</w:t>
      </w:r>
      <w:r w:rsidR="004A253D">
        <w:t xml:space="preserve"> </w:t>
      </w:r>
      <w:r w:rsidR="003257BF">
        <w:t>In this notation</w:t>
      </w:r>
      <w:r w:rsidR="004A253D">
        <w:t xml:space="preserve">, input and output vectors for a </w:t>
      </w:r>
      <w:r w:rsidR="003330C2">
        <w:t>specific</w:t>
      </w:r>
      <w:r w:rsidR="004A253D">
        <w:t xml:space="preserve"> observation </w:t>
      </w:r>
      <w:r w:rsidR="004A253D">
        <w:rPr>
          <w:i/>
          <w:iCs/>
        </w:rPr>
        <w:t xml:space="preserve">j </w:t>
      </w:r>
      <w:r w:rsidR="004A253D">
        <w:t xml:space="preserve">are presented in </w:t>
      </w:r>
      <w:r w:rsidR="00DA1199" w:rsidRPr="00DA1199">
        <w:t>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6D79FB1A" w:rsidR="00C833EB" w:rsidRPr="00CB41C4" w:rsidRDefault="00C833EB" w:rsidP="00C833EB">
      <w:pPr>
        <w:pStyle w:val="MTDisplayEquation"/>
        <w:spacing w:before="120" w:after="120"/>
        <w:rPr>
          <w:rFonts w:cs="Times New Roman"/>
        </w:rPr>
      </w:pPr>
      <w:r w:rsidRPr="00CB41C4">
        <w:rPr>
          <w:rFonts w:cs="Times New Roman"/>
        </w:rPr>
        <w:lastRenderedPageBreak/>
        <w:tab/>
      </w:r>
      <w:r w:rsidR="00B65A65" w:rsidRPr="00B65A65">
        <w:rPr>
          <w:position w:val="-16"/>
        </w:rPr>
        <w:object w:dxaOrig="3240" w:dyaOrig="420" w14:anchorId="6761AC0A">
          <v:shape id="_x0000_i1027" type="#_x0000_t75" style="width:162.8pt;height:21.3pt" o:ole="">
            <v:imagedata r:id="rId16" o:title=""/>
          </v:shape>
          <o:OLEObject Type="Embed" ProgID="Equation.DSMT4" ShapeID="_x0000_i1027" DrawAspect="Content" ObjectID="_1795612859" r:id="rId17"/>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55020551" w:rsidR="00840AD4" w:rsidRDefault="00840AD4" w:rsidP="00CF3C28">
      <w:pPr>
        <w:spacing w:line="360" w:lineRule="auto"/>
      </w:pPr>
      <w:r w:rsidRPr="00840AD4">
        <w:rPr>
          <w:rFonts w:cs="Times New Roman"/>
          <w:lang w:eastAsia="es-ES"/>
        </w:rPr>
        <w:t xml:space="preserve">Among the non-parametric methodologies utilized to </w:t>
      </w:r>
      <w:r w:rsidR="004A253D">
        <w:rPr>
          <w:rFonts w:cs="Times New Roman"/>
          <w:lang w:eastAsia="es-ES"/>
        </w:rPr>
        <w:t xml:space="preserve">empirically approximate </w:t>
      </w:r>
      <w:r w:rsidRPr="00840AD4">
        <w:rPr>
          <w:rFonts w:cs="Times New Roman"/>
          <w:lang w:eastAsia="es-ES"/>
        </w:rPr>
        <w:t>the set</w:t>
      </w:r>
      <w:r w:rsidR="00C84933">
        <w:rPr>
          <w:rFonts w:cs="Times New Roman"/>
          <w:lang w:eastAsia="es-ES"/>
        </w:rPr>
        <w:t xml:space="preserve"> </w:t>
      </w:r>
      <w:r w:rsidR="00B65A65" w:rsidRPr="00025957">
        <w:rPr>
          <w:position w:val="-4"/>
        </w:rPr>
        <w:object w:dxaOrig="220" w:dyaOrig="240" w14:anchorId="4B50A06C">
          <v:shape id="_x0000_i1028" type="#_x0000_t75" style="width:11.25pt;height:11.9pt" o:ole="">
            <v:imagedata r:id="rId18" o:title=""/>
          </v:shape>
          <o:OLEObject Type="Embed" ProgID="Equation.DSMT4" ShapeID="_x0000_i1028" DrawAspect="Content" ObjectID="_1795612860" r:id="rId19"/>
        </w:object>
      </w:r>
      <w:r w:rsidRPr="00840AD4">
        <w:rPr>
          <w:rFonts w:cs="Times New Roman"/>
          <w:lang w:eastAsia="es-ES"/>
        </w:rPr>
        <w:t xml:space="preserve">,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 </w:t>
      </w:r>
      <w:r w:rsidR="004A253D">
        <w:rPr>
          <w:rFonts w:cs="Times New Roman"/>
          <w:lang w:eastAsia="es-ES"/>
        </w:rPr>
        <w:t xml:space="preserve">that that the DEA technology </w:t>
      </w:r>
      <w:r w:rsidR="00B65A65" w:rsidRPr="00025957">
        <w:rPr>
          <w:position w:val="-4"/>
        </w:rPr>
        <w:object w:dxaOrig="220" w:dyaOrig="240" w14:anchorId="7DECE89D">
          <v:shape id="_x0000_i1029" type="#_x0000_t75" style="width:11.25pt;height:11.9pt" o:ole="">
            <v:imagedata r:id="rId18" o:title=""/>
          </v:shape>
          <o:OLEObject Type="Embed" ProgID="Equation.DSMT4" ShapeID="_x0000_i1029" DrawAspect="Content" ObjectID="_1795612861" r:id="rId20"/>
        </w:object>
      </w:r>
      <w:r w:rsidR="00F540C6">
        <w:t xml:space="preserve"> </w:t>
      </w:r>
      <w:r w:rsidR="004A253D">
        <w:t>corresponds to</w:t>
      </w:r>
      <w:r w:rsidR="00F540C6">
        <w:t>:</w:t>
      </w:r>
    </w:p>
    <w:p w14:paraId="5A8D7BC4" w14:textId="6C5AFC80"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7pt;height:36.3pt" o:ole="">
            <v:imagedata r:id="rId21" o:title=""/>
          </v:shape>
          <o:OLEObject Type="Embed" ProgID="Equation.DSMT4" ShapeID="_x0000_i1030" DrawAspect="Content" ObjectID="_1795612862" r:id="rId22"/>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6D3795">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24487A02" w:rsidR="00F540C6" w:rsidRDefault="003402E3" w:rsidP="00C504D6">
      <w:pPr>
        <w:spacing w:line="360" w:lineRule="auto"/>
      </w:pPr>
      <w:r>
        <w:t xml:space="preserve">In </w:t>
      </w:r>
      <w:r w:rsidR="00670631" w:rsidRPr="00670631">
        <w:t>literature numerous technical efficiency me</w:t>
      </w:r>
      <w:r w:rsidR="00880913">
        <w:t>asures</w:t>
      </w:r>
      <w:r w:rsidR="00670631" w:rsidRPr="00670631">
        <w:t xml:space="preserve"> are available </w:t>
      </w:r>
      <w:r>
        <w:t xml:space="preserve">to calculate the technical efficiency of observations within </w:t>
      </w:r>
      <m:oMath>
        <m:sSub>
          <m:sSubPr>
            <m:ctrlPr>
              <w:rPr>
                <w:rFonts w:ascii="Cambria Math" w:hAnsi="Cambria Math"/>
                <w:i/>
              </w:rPr>
            </m:ctrlPr>
          </m:sSubPr>
          <m:e>
            <m:r>
              <w:rPr>
                <w:rFonts w:ascii="Cambria Math"/>
              </w:rPr>
              <m:t>T</m:t>
            </m:r>
          </m:e>
          <m:sub>
            <m:r>
              <w:rPr>
                <w:rFonts w:ascii="Cambria Math"/>
              </w:rPr>
              <m:t>DEA</m:t>
            </m:r>
          </m:sub>
        </m:sSub>
      </m:oMath>
      <w:r>
        <w:sym w:font="Symbol" w:char="F0BE"/>
      </w:r>
      <w:r w:rsidR="00670631" w:rsidRPr="00670631">
        <w:t xml:space="preserve">for </w:t>
      </w:r>
      <w:r>
        <w:t>a general definition of these measures see</w:t>
      </w:r>
      <w:r w:rsidR="00670631" w:rsidRPr="00670631">
        <w:t xml:space="preserve"> Pastor et al. </w:t>
      </w:r>
      <w:r>
        <w:t>(</w:t>
      </w:r>
      <w:r w:rsidR="00670631" w:rsidRPr="00670631">
        <w:t xml:space="preserve">2012). </w:t>
      </w:r>
      <w:proofErr w:type="gramStart"/>
      <w:r>
        <w:t>In particular</w:t>
      </w:r>
      <w:r w:rsidR="00A84FD5">
        <w:t>,</w:t>
      </w:r>
      <w:r>
        <w:t xml:space="preserve"> our</w:t>
      </w:r>
      <w:proofErr w:type="gramEnd"/>
      <w:r>
        <w:t xml:space="preserve"> focus is </w:t>
      </w:r>
      <w:r w:rsidR="00670631" w:rsidRPr="00670631">
        <w:t>directed towards a prevalent</w:t>
      </w:r>
      <w:r w:rsidR="00880913">
        <w:t xml:space="preserve"> measure</w:t>
      </w:r>
      <w:r w:rsidR="00670631" w:rsidRPr="00670631">
        <w:t>, namely, the output-oriented radial model</w:t>
      </w:r>
      <w:r w:rsidR="00F527AF">
        <w:t xml:space="preserve">. Considering the specific DMU </w:t>
      </w:r>
      <m:oMath>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o</m:t>
                </m:r>
              </m:sub>
            </m:sSub>
            <m:r>
              <w:rPr>
                <w:rFonts w:ascii="Cambria Math"/>
              </w:rPr>
              <m:t>,</m:t>
            </m:r>
            <m:sSub>
              <m:sSubPr>
                <m:ctrlPr>
                  <w:rPr>
                    <w:rFonts w:ascii="Cambria Math" w:hAnsi="Cambria Math"/>
                    <w:i/>
                  </w:rPr>
                </m:ctrlPr>
              </m:sSubPr>
              <m:e>
                <m:r>
                  <w:rPr>
                    <w:rFonts w:ascii="Cambria Math"/>
                  </w:rPr>
                  <m:t>y</m:t>
                </m:r>
              </m:e>
              <m:sub>
                <m:r>
                  <w:rPr>
                    <w:rFonts w:ascii="Cambria Math"/>
                  </w:rPr>
                  <m:t>o</m:t>
                </m:r>
              </m:sub>
            </m:sSub>
          </m:e>
        </m:d>
      </m:oMath>
      <w:r w:rsidR="00F527AF">
        <w:t xml:space="preserve">, its technical efficiency can be calculated through the following program </w:t>
      </w:r>
    </w:p>
    <w:p w14:paraId="17A0C5FE" w14:textId="46BDA0D9"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55pt;height:150.25pt" o:ole="">
            <v:imagedata r:id="rId23" o:title=""/>
          </v:shape>
          <o:OLEObject Type="Embed" ProgID="Equation.DSMT4" ShapeID="_x0000_i1031" DrawAspect="Content" ObjectID="_1795612863" r:id="rId24"/>
        </w:object>
      </w:r>
      <w:r w:rsidRPr="00CB41C4">
        <w:rPr>
          <w:rFonts w:cs="Times New Roman"/>
          <w:lang w:val="en-US"/>
        </w:rPr>
        <w:tab/>
      </w:r>
      <w:bookmarkStart w:id="9" w:name="BCC_model"/>
      <w:bookmarkStart w:id="10" w:name="eq_3"/>
      <w:bookmarkEnd w:id="9"/>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6D3795">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r w:rsidRPr="00CB41C4">
        <w:rPr>
          <w:rFonts w:cs="Times New Roman"/>
          <w:lang w:val="en-US"/>
        </w:rPr>
        <w:fldChar w:fldCharType="end"/>
      </w:r>
      <w:bookmarkEnd w:id="10"/>
    </w:p>
    <w:p w14:paraId="67C0870E" w14:textId="6593D1E6" w:rsidR="00C64032" w:rsidRDefault="00F6096B" w:rsidP="00512F88">
      <w:pPr>
        <w:spacing w:line="360" w:lineRule="auto"/>
      </w:pPr>
      <w:r>
        <w:t>Under th</w:t>
      </w:r>
      <w:r w:rsidR="00F527AF">
        <w:t>is</w:t>
      </w:r>
      <w:r>
        <w:t xml:space="preserve"> model,</w:t>
      </w:r>
      <w:r w:rsidR="00E46C47">
        <w:t xml:space="preserve"> </w:t>
      </w:r>
      <w:r>
        <w:t>a</w:t>
      </w:r>
      <w:r w:rsidR="00E46C47">
        <w:t xml:space="preserve"> DMU with a </w:t>
      </w:r>
      <w:r>
        <w:t>score</w:t>
      </w:r>
      <w:r w:rsidR="00E46C47">
        <w:t xml:space="preserve"> of </w:t>
      </w:r>
      <w:r w:rsidR="00E9473C">
        <w:t>one</w:t>
      </w:r>
      <w:r w:rsidR="00F527AF">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=1</m:t>
        </m:r>
      </m:oMath>
      <w:r w:rsidR="00F527AF">
        <w:t>,</w:t>
      </w:r>
      <w:r w:rsidR="00E46C47">
        <w:t xml:space="preserve"> is considered fully efficient, indicating that it operates on </w:t>
      </w:r>
      <w:proofErr w:type="gramStart"/>
      <w:r w:rsidR="00E46C47">
        <w:t>the</w:t>
      </w:r>
      <w:proofErr w:type="gramEnd"/>
      <w:r w:rsidR="00E46C47">
        <w:t xml:space="preserve"> efficien</w:t>
      </w:r>
      <w:r w:rsidR="007A1E61">
        <w:t>t</w:t>
      </w:r>
      <w:r w:rsidR="00E46C47">
        <w:t xml:space="preserve"> frontier. Conversely, a radial measure </w:t>
      </w:r>
      <w:r w:rsidR="004A245F">
        <w:t>greater</w:t>
      </w:r>
      <w:r w:rsidR="00E46C47">
        <w:t xml:space="preserve"> than </w:t>
      </w:r>
      <w:r w:rsidR="00E9473C">
        <w:t>one</w:t>
      </w:r>
      <w:r w:rsidR="00B77A39">
        <w:t xml:space="preserve">, </w:t>
      </w:r>
      <m:oMath>
        <m:sSub>
          <m:sSubPr>
            <m:ctrlPr>
              <w:rPr>
                <w:rFonts w:ascii="Cambria Math" w:hAnsi="Cambria Math"/>
                <w:i/>
              </w:rPr>
            </m:ctrlPr>
          </m:sSubPr>
          <m:e>
            <m:r>
              <w:rPr>
                <w:rFonts w:ascii="Cambria Math"/>
              </w:rPr>
              <m:t>ϕ</m:t>
            </m:r>
          </m:e>
          <m:sub>
            <m:r>
              <w:rPr>
                <w:rFonts w:ascii="Cambria Math"/>
              </w:rPr>
              <m:t>o</m:t>
            </m:r>
          </m:sub>
        </m:sSub>
        <m:r>
          <w:rPr>
            <w:rFonts w:ascii="Cambria Math"/>
          </w:rPr>
          <m:t>&gt;1</m:t>
        </m:r>
      </m:oMath>
      <w:r w:rsidR="00B77A39">
        <w:t xml:space="preserve">, </w:t>
      </w:r>
      <w:r w:rsidR="00E46C47">
        <w:t xml:space="preserve">implies inefficiency relative to </w:t>
      </w:r>
      <w:r w:rsidR="008D1DE6">
        <w:t>reference</w:t>
      </w:r>
      <w:r w:rsidR="004A245F">
        <w:t xml:space="preserv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 xml:space="preserve">The radial measure </w:t>
      </w:r>
      <w:r w:rsidR="00B77A39">
        <w:t xml:space="preserve">and its associated reference benchmarks on the frontier </w:t>
      </w:r>
      <w:r w:rsidR="00E46C47">
        <w:t>provide valuable insights into the performance of individual DMUs and can guide decision-makers in identifying opportunities for improvement.</w:t>
      </w:r>
    </w:p>
    <w:p w14:paraId="215901CA" w14:textId="2EB0CE0A" w:rsidR="004A3527" w:rsidRPr="00AE22FC" w:rsidRDefault="004A3527" w:rsidP="004A3527">
      <w:pPr>
        <w:pStyle w:val="Prrafodelista"/>
        <w:numPr>
          <w:ilvl w:val="1"/>
          <w:numId w:val="1"/>
        </w:numPr>
        <w:spacing w:line="360" w:lineRule="auto"/>
        <w:rPr>
          <w:b/>
          <w:bCs/>
        </w:rPr>
      </w:pPr>
      <w:commentRangeStart w:id="11"/>
      <w:r w:rsidRPr="00AE22FC">
        <w:rPr>
          <w:b/>
          <w:bCs/>
        </w:rPr>
        <w:t>Machine Learning Techniques</w:t>
      </w:r>
      <w:r w:rsidR="003C0FF4">
        <w:rPr>
          <w:b/>
          <w:bCs/>
        </w:rPr>
        <w:t xml:space="preserve"> for Classification</w:t>
      </w:r>
      <w:commentRangeEnd w:id="11"/>
      <w:r w:rsidR="003927F7">
        <w:rPr>
          <w:rStyle w:val="Refdecomentario"/>
        </w:rPr>
        <w:commentReference w:id="11"/>
      </w:r>
    </w:p>
    <w:p w14:paraId="7E978653" w14:textId="1774BF53" w:rsidR="004A3527" w:rsidRDefault="00522F7F" w:rsidP="00035FF8">
      <w:pPr>
        <w:tabs>
          <w:tab w:val="left" w:pos="8280"/>
        </w:tabs>
        <w:spacing w:line="360" w:lineRule="auto"/>
      </w:pPr>
      <w:r w:rsidRPr="00522F7F">
        <w:t>In this subsection, we briefly outline the fundamentals of</w:t>
      </w:r>
      <w:r w:rsidR="0034668B">
        <w:t xml:space="preserve"> </w:t>
      </w:r>
      <w:r w:rsidRPr="00522F7F">
        <w:t>the two machine learning techniques that will be employed throughout the article</w:t>
      </w:r>
      <w:r w:rsidR="009A2AF7">
        <w:t>:</w:t>
      </w:r>
      <w:r w:rsidRPr="00522F7F">
        <w:t xml:space="preserve"> Support Vector Machines</w:t>
      </w:r>
      <w:r w:rsidR="00412FF0">
        <w:t xml:space="preserve"> </w:t>
      </w:r>
      <w:r w:rsidR="009A2AF7">
        <w:t>(</w:t>
      </w:r>
      <w:r w:rsidR="00412FF0">
        <w:t>SVM</w:t>
      </w:r>
      <w:r w:rsidR="009A2AF7">
        <w:t>)</w:t>
      </w:r>
      <w:r w:rsidR="00412FF0">
        <w:t>,</w:t>
      </w:r>
      <w:r w:rsidRPr="00522F7F">
        <w:t xml:space="preserve"> and Neural Networks</w:t>
      </w:r>
      <w:r w:rsidR="00412FF0">
        <w:t xml:space="preserve"> </w:t>
      </w:r>
      <w:r w:rsidR="009A2AF7">
        <w:t>(</w:t>
      </w:r>
      <w:r w:rsidR="00412FF0">
        <w:t>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xml:space="preserve">. SVM is a </w:t>
      </w:r>
      <w:r w:rsidR="009A2AF7">
        <w:t xml:space="preserve">favored </w:t>
      </w:r>
      <w:r w:rsidRPr="00522F7F">
        <w:t>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w:t>
      </w:r>
      <w:proofErr w:type="gramStart"/>
      <w:r w:rsidRPr="00522F7F">
        <w:t>are</w:t>
      </w:r>
      <w:proofErr w:type="gramEnd"/>
      <w:r w:rsidRPr="00522F7F">
        <w:t xml:space="preserve"> a class of learning algorithms inspired by the structure and function of the human brain. They consist of interconnected layers of neurons that process input </w:t>
      </w:r>
      <w:r w:rsidRPr="00522F7F">
        <w:lastRenderedPageBreak/>
        <w:t xml:space="preserve">data through nonlinear transformations to learn complex patterns and relationships. </w:t>
      </w:r>
      <w:r w:rsidR="00015D09" w:rsidRPr="00015D09">
        <w:t xml:space="preserve">By understanding the underlying principles of SVM and NN, </w:t>
      </w:r>
      <w:r w:rsidR="00015D09" w:rsidRPr="00512F88">
        <w:rPr>
          <w:highlight w:val="yellow"/>
        </w:rPr>
        <w:t>which determine the label and the probability of belonging to that label,</w:t>
      </w:r>
      <w:r w:rsidR="00015D09" w:rsidRPr="00015D09">
        <w:t xml:space="preserve"> we can harness their capabilities to enhance the DEA methodology</w:t>
      </w:r>
      <w:r w:rsidR="00015D09">
        <w:t>.</w:t>
      </w:r>
    </w:p>
    <w:p w14:paraId="3FE03E6C" w14:textId="77777777" w:rsidR="009E2EB0" w:rsidRDefault="009E2EB0" w:rsidP="00035FF8">
      <w:pPr>
        <w:tabs>
          <w:tab w:val="left" w:pos="8280"/>
        </w:tabs>
        <w:spacing w:line="360" w:lineRule="auto"/>
      </w:pPr>
    </w:p>
    <w:p w14:paraId="4531210A" w14:textId="4241A41B" w:rsidR="004A3527" w:rsidRPr="009E2EB0" w:rsidRDefault="004A3527" w:rsidP="00970502">
      <w:pPr>
        <w:pStyle w:val="Prrafodelista"/>
        <w:numPr>
          <w:ilvl w:val="2"/>
          <w:numId w:val="1"/>
        </w:numPr>
        <w:spacing w:line="360" w:lineRule="auto"/>
        <w:rPr>
          <w:b/>
          <w:bCs/>
        </w:rPr>
      </w:pPr>
      <w:r w:rsidRPr="009E2EB0">
        <w:rPr>
          <w:b/>
          <w:bCs/>
        </w:rPr>
        <w:t>Neur</w:t>
      </w:r>
      <w:r w:rsidR="00AE22FC" w:rsidRPr="009E2EB0">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lastRenderedPageBreak/>
        <w:t xml:space="preserve">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w:t>
      </w:r>
      <w:proofErr w:type="gramStart"/>
      <w:r>
        <w:t>feature</w:t>
      </w:r>
      <w:proofErr w:type="gramEnd"/>
      <w:r>
        <w:t xml:space="preserve"> importance analysis aids in model interpretation and decision-making processes.</w:t>
      </w:r>
    </w:p>
    <w:p w14:paraId="2342B5F6" w14:textId="28D28D9D" w:rsidR="00D71751" w:rsidRDefault="00D71751" w:rsidP="00BF5597">
      <w:pPr>
        <w:keepNext/>
        <w:spacing w:line="360" w:lineRule="auto"/>
      </w:pPr>
      <w:r w:rsidRPr="00035A1E">
        <w:t>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6236C6A1" w:rsidR="008F0011" w:rsidRPr="008D1DE6" w:rsidRDefault="00B71FDF" w:rsidP="00B71FDF">
      <w:pPr>
        <w:pStyle w:val="Descripcin"/>
        <w:jc w:val="center"/>
        <w:rPr>
          <w:color w:val="auto"/>
        </w:rPr>
      </w:pPr>
      <w:r w:rsidRPr="008D1DE6">
        <w:rPr>
          <w:color w:val="auto"/>
        </w:rPr>
        <w:t xml:space="preserve">Figure </w:t>
      </w:r>
      <w:r w:rsidRPr="008D1DE6">
        <w:rPr>
          <w:color w:val="auto"/>
        </w:rPr>
        <w:fldChar w:fldCharType="begin"/>
      </w:r>
      <w:r w:rsidRPr="008D1DE6">
        <w:rPr>
          <w:color w:val="auto"/>
        </w:rPr>
        <w:instrText xml:space="preserve"> SEQ Figure \* ARABIC </w:instrText>
      </w:r>
      <w:r w:rsidRPr="008D1DE6">
        <w:rPr>
          <w:color w:val="auto"/>
        </w:rPr>
        <w:fldChar w:fldCharType="separate"/>
      </w:r>
      <w:r w:rsidR="006D3795" w:rsidRPr="008D1DE6">
        <w:rPr>
          <w:noProof/>
          <w:color w:val="auto"/>
        </w:rPr>
        <w:t>2</w:t>
      </w:r>
      <w:r w:rsidRPr="008D1DE6">
        <w:rPr>
          <w:color w:val="auto"/>
        </w:rPr>
        <w:fldChar w:fldCharType="end"/>
      </w:r>
      <w:r w:rsidRPr="008D1DE6">
        <w:rPr>
          <w:color w:val="auto"/>
        </w:rPr>
        <w:t xml:space="preserve">. </w:t>
      </w:r>
      <w:r w:rsidR="00750C54" w:rsidRPr="008D1DE6">
        <w:rPr>
          <w:color w:val="auto"/>
        </w:rPr>
        <w:t xml:space="preserve">An example of an artificial </w:t>
      </w:r>
      <w:r w:rsidRPr="008D1DE6">
        <w:rPr>
          <w:color w:val="auto"/>
        </w:rPr>
        <w:t>Neural Network</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023B5E5C" w14:textId="77777777" w:rsidR="00C52D90" w:rsidRDefault="00C52D90" w:rsidP="00C52D90">
      <w:pPr>
        <w:spacing w:line="360" w:lineRule="auto"/>
      </w:pPr>
      <w:r>
        <w:t xml:space="preserve">The so-called </w:t>
      </w:r>
      <w:proofErr w:type="spellStart"/>
      <w:r>
        <w:t>eXplainable</w:t>
      </w:r>
      <w:proofErr w:type="spellEnd"/>
      <w:r>
        <w:t xml:space="preserve"> Artificial Intelligence (XAI) has emerged as a critical area of research aimed at enhancing the transparency, interpretability, and trustworthiness of machine learning (ML) models (Wachter et al., 2017). As ML systems become increasingly complex and widely applied, they often operate as "black boxes," producing predictions or decisions without clear explanations of their reasoning (Cortez &amp; </w:t>
      </w:r>
      <w:proofErr w:type="spellStart"/>
      <w:r>
        <w:t>Embrechts</w:t>
      </w:r>
      <w:proofErr w:type="spellEnd"/>
      <w:r>
        <w:t>, 2013). This lack of interpretability can limit trust and hinder their application in high-stakes domains such as production efficiency analysis, where understanding the rationale behind decisions is essential for actionable insights.</w:t>
      </w:r>
    </w:p>
    <w:p w14:paraId="3A9F9A6E" w14:textId="77777777" w:rsidR="00C52D90" w:rsidRDefault="00C52D90" w:rsidP="00C52D90">
      <w:pPr>
        <w:spacing w:line="360" w:lineRule="auto"/>
      </w:pPr>
    </w:p>
    <w:p w14:paraId="46050755" w14:textId="0A6B1B6A" w:rsidR="00427295" w:rsidRDefault="00C52D90" w:rsidP="00427295">
      <w:pPr>
        <w:spacing w:line="360" w:lineRule="auto"/>
      </w:pPr>
      <w:r>
        <w:lastRenderedPageBreak/>
        <w:t>To address this, XAI provides methodologies designed to clarify the decision-making process of ML models. These approaches aim to generate explanations that are understandable, actionable, and intuitive for end-users and stakeholders, enabling better model validation and facilitating the identification of relationships within the data.</w:t>
      </w:r>
    </w:p>
    <w:p w14:paraId="6234360D" w14:textId="77777777" w:rsidR="002419AB" w:rsidRDefault="002419AB" w:rsidP="00427295">
      <w:pPr>
        <w:spacing w:line="360" w:lineRule="auto"/>
      </w:pPr>
    </w:p>
    <w:p w14:paraId="49F73114" w14:textId="1EB433C6" w:rsidR="00427295" w:rsidRPr="002419AB" w:rsidRDefault="00427295" w:rsidP="002419AB">
      <w:pPr>
        <w:spacing w:line="360" w:lineRule="auto"/>
        <w:ind w:firstLine="708"/>
        <w:rPr>
          <w:b/>
          <w:bCs/>
          <w:rPrChange w:id="12" w:author="Gonzalez Moyano, Ricardo" w:date="2024-12-13T14:39:00Z" w16du:dateUtc="2024-12-13T13:39:00Z">
            <w:rPr/>
          </w:rPrChange>
        </w:rPr>
        <w:pPrChange w:id="13" w:author="Gonzalez Moyano, Ricardo" w:date="2024-12-13T14:38:00Z" w16du:dateUtc="2024-12-13T13:38:00Z">
          <w:pPr>
            <w:spacing w:line="360" w:lineRule="auto"/>
          </w:pPr>
        </w:pPrChange>
      </w:pPr>
      <w:r w:rsidRPr="002419AB">
        <w:rPr>
          <w:b/>
          <w:bCs/>
          <w:rPrChange w:id="14" w:author="Gonzalez Moyano, Ricardo" w:date="2024-12-13T14:39:00Z" w16du:dateUtc="2024-12-13T13:39:00Z">
            <w:rPr/>
          </w:rPrChange>
        </w:rPr>
        <w:t>2.3.1</w:t>
      </w:r>
      <w:r w:rsidR="002419AB">
        <w:rPr>
          <w:b/>
          <w:bCs/>
        </w:rPr>
        <w:tab/>
      </w:r>
      <w:r w:rsidRPr="002419AB">
        <w:rPr>
          <w:b/>
          <w:bCs/>
          <w:rPrChange w:id="15" w:author="Gonzalez Moyano, Ricardo" w:date="2024-12-13T14:39:00Z" w16du:dateUtc="2024-12-13T13:39:00Z">
            <w:rPr/>
          </w:rPrChange>
        </w:rPr>
        <w:t>Counterfactual Explanations</w:t>
      </w:r>
    </w:p>
    <w:p w14:paraId="52D71CC5" w14:textId="6DEA72B3" w:rsidR="00427295" w:rsidRDefault="002419AB" w:rsidP="00427295">
      <w:pPr>
        <w:spacing w:line="360" w:lineRule="auto"/>
      </w:pPr>
      <w:r>
        <w:t xml:space="preserve">One of the most prominent techniques within XAI is counterfactual analysis, which focuses on generating alternative scenarios, or "counterfactuals," to explain model predictions. Counterfactual methods work by creating hypothetical instances that are </w:t>
      </w:r>
      <w:proofErr w:type="gramStart"/>
      <w:r>
        <w:t>similar to</w:t>
      </w:r>
      <w:proofErr w:type="gramEnd"/>
      <w:r>
        <w:t xml:space="preserve"> the observed data but differ in one or more attributes. By systematically altering these features and observing the resulting changes in model predictions, counterfactual analysis provides valuable insights into the factors driving decisions.</w:t>
      </w:r>
      <w:r>
        <w:t xml:space="preserve"> </w:t>
      </w:r>
      <w:r>
        <w:t xml:space="preserve">The key advantage of counterfactual methods is their intuitive nature, as they often take the form of “what-if” scenarios. These scenarios identify the minimal changes required to alter a model’s prediction, highlighting the causal relationships between input variables and outcomes. By identifying these minimal changes, counterfactual explanations shed light on the underlying decision-making process, enabling decision-makers to understand the model's behavior in specific </w:t>
      </w:r>
      <w:proofErr w:type="spellStart"/>
      <w:proofErr w:type="gramStart"/>
      <w:r>
        <w:t>contexts.For</w:t>
      </w:r>
      <w:proofErr w:type="spellEnd"/>
      <w:proofErr w:type="gramEnd"/>
      <w:r>
        <w:t xml:space="preserve"> example, in our production context, a critical question could be: What is the minimum adjustment in inputs and/or </w:t>
      </w:r>
      <w:proofErr w:type="gramStart"/>
      <w:r>
        <w:t>outputs</w:t>
      </w:r>
      <w:proofErr w:type="gramEnd"/>
      <w:r>
        <w:t xml:space="preserve"> required for a technically inefficient DMU to transition into being considered efficient? Counterfactual methods answer such questions by projecting observations from one class onto the boundary that separates classes, stopping just before the label changes. This precise projection ensures that the explanation focuses on actionable insights, pinpointing the adjustments required without altering the classification unnecessarily.</w:t>
      </w:r>
      <w:r>
        <w:t xml:space="preserve"> </w:t>
      </w:r>
      <w:r>
        <w:t>This projection strategy will be incorporated into our methodology as a probabilistic measure of technical efficiency. By using counterfactual explanations, we aim to identify the adjustments needed for an inefficient DMU to become efficient, offering practical guidance for decision-makers. Furthermore, this approach enhances the interpretability of ML models by revealing the underlying factors influencing efficiency classification.</w:t>
      </w:r>
      <w:r>
        <w:t xml:space="preserve"> </w:t>
      </w:r>
      <w:r>
        <w:t>By integrating counterfactual analysis into our framework, we provide a robust and interpretable approach for analyzing efficiency within the context of machine learning and efficiency analysis, bridging the gap between complex models and actionable recommendations for practical decision-making.</w:t>
      </w:r>
    </w:p>
    <w:p w14:paraId="2CCEEE76" w14:textId="77777777" w:rsidR="002419AB" w:rsidRDefault="002419AB" w:rsidP="00427295">
      <w:pPr>
        <w:spacing w:line="360" w:lineRule="auto"/>
      </w:pPr>
    </w:p>
    <w:p w14:paraId="21778304" w14:textId="548322E7" w:rsidR="00427295" w:rsidRPr="002419AB" w:rsidRDefault="00427295" w:rsidP="002419AB">
      <w:pPr>
        <w:spacing w:line="360" w:lineRule="auto"/>
        <w:ind w:firstLine="708"/>
        <w:rPr>
          <w:b/>
          <w:bCs/>
        </w:rPr>
      </w:pPr>
      <w:r w:rsidRPr="002419AB">
        <w:rPr>
          <w:b/>
          <w:bCs/>
        </w:rPr>
        <w:t>2.3.2</w:t>
      </w:r>
      <w:r w:rsidR="002419AB">
        <w:rPr>
          <w:b/>
          <w:bCs/>
        </w:rPr>
        <w:tab/>
      </w:r>
      <w:r w:rsidRPr="002419AB">
        <w:rPr>
          <w:b/>
          <w:bCs/>
        </w:rPr>
        <w:t>Feature Significance Analysis and Sensitivity Analysis</w:t>
      </w:r>
    </w:p>
    <w:p w14:paraId="4C8565B5" w14:textId="02FB13B8" w:rsidR="00C26A6D" w:rsidRDefault="00427295" w:rsidP="005967B2">
      <w:pPr>
        <w:spacing w:line="360" w:lineRule="auto"/>
      </w:pPr>
      <w:r>
        <w:t xml:space="preserve">To complement counterfactual analysis, we incorporate feature significance analysis, focusing on understanding the contribution of input and output variables to the model’s predictions. One </w:t>
      </w:r>
      <w:r>
        <w:lastRenderedPageBreak/>
        <w:t>particularly effective method for evaluating variable importance is Sensitivity Analysis (SA), which examines how variations in each input variable affect the model's output (Ruck et al., 1990).</w:t>
      </w:r>
      <w:r w:rsidR="003446BE">
        <w:t xml:space="preserve"> </w:t>
      </w:r>
      <w:r>
        <w:t>SA works by perturbing each input variable across its range while keeping other variables constant at their baseline values. This process allows us to quantify both the absolute and relative relevance of features, providing a ranking of variables based on their impact on the model's predictions. Additionally, SA enables the identification of the most influential factors driving inefficiency, offering valuable insights into the interplay between inputs, outputs, and efficiency outcomes.</w:t>
      </w:r>
      <w:r w:rsidR="003446BE">
        <w:t xml:space="preserve"> </w:t>
      </w:r>
      <w:r>
        <w:t xml:space="preserve">To interpret the variations in the output, </w:t>
      </w:r>
      <w:r w:rsidR="00A44B2B">
        <w:t>probability</w:t>
      </w:r>
      <w:r>
        <w:t xml:space="preserve"> of belonging to each class </w:t>
      </w:r>
      <w:proofErr w:type="gramStart"/>
      <w:r>
        <w:t>are</w:t>
      </w:r>
      <w:proofErr w:type="gramEnd"/>
      <w:r>
        <w:t xml:space="preserve"> calculated. In the case of NN, a </w:t>
      </w:r>
      <w:proofErr w:type="spellStart"/>
      <w:r>
        <w:t>softmax</w:t>
      </w:r>
      <w:proofErr w:type="spellEnd"/>
      <w:r>
        <w:t xml:space="preserve"> output layer converts the output values into probabilities, providing a probabilistic interpretation of the predictions. This enhances the utility of the analysis, allowing decision-makers to focus on the most critical variables influencing inefficiency.</w:t>
      </w:r>
    </w:p>
    <w:p w14:paraId="759AD09C" w14:textId="77777777" w:rsidR="004139BC" w:rsidRDefault="004139BC" w:rsidP="0032435D">
      <w:pPr>
        <w:spacing w:line="360" w:lineRule="auto"/>
      </w:pPr>
    </w:p>
    <w:p w14:paraId="65C6F999" w14:textId="539F5E1E" w:rsidR="00A1274E" w:rsidRPr="00B0507F" w:rsidRDefault="00B772CE" w:rsidP="00B772CE">
      <w:pPr>
        <w:pStyle w:val="Prrafodelista"/>
        <w:numPr>
          <w:ilvl w:val="0"/>
          <w:numId w:val="1"/>
        </w:numPr>
        <w:spacing w:line="360" w:lineRule="auto"/>
        <w:rPr>
          <w:b/>
          <w:bCs/>
        </w:rPr>
      </w:pPr>
      <w:bookmarkStart w:id="16" w:name="_Hlk176366173"/>
      <w:r w:rsidRPr="00B0507F">
        <w:rPr>
          <w:b/>
          <w:bCs/>
        </w:rPr>
        <w:t>Integrating ML</w:t>
      </w:r>
      <w:r w:rsidR="00B0507F" w:rsidRPr="00B0507F">
        <w:rPr>
          <w:b/>
          <w:bCs/>
        </w:rPr>
        <w:t xml:space="preserve"> techniques for classification and Data Envelopment Analysis</w:t>
      </w:r>
    </w:p>
    <w:bookmarkEnd w:id="16"/>
    <w:p w14:paraId="2EF1D7DD" w14:textId="3615462C" w:rsidR="00C55407" w:rsidRDefault="00C55407" w:rsidP="00C55407">
      <w:pPr>
        <w:spacing w:line="360" w:lineRule="auto"/>
      </w:pPr>
      <w:r>
        <w:t xml:space="preserve">In this section, we </w:t>
      </w:r>
      <w:r w:rsidR="006C42C9">
        <w:t xml:space="preserve">perform </w:t>
      </w:r>
      <w:r>
        <w:t>the integration of machine learning technique</w:t>
      </w:r>
      <w:r w:rsidR="008F2B26">
        <w:t>s</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r w:rsidR="00C64752">
        <w:t xml:space="preserve"> </w:t>
      </w:r>
      <w:r w:rsidR="008F2B26">
        <w:t>In this case</w:t>
      </w:r>
      <w:r w:rsidR="00C64752" w:rsidRPr="00C64752">
        <w:t>,</w:t>
      </w:r>
      <w:r w:rsidR="008F2B26">
        <w:t xml:space="preserve"> while other ML classification methods could be considered, we </w:t>
      </w:r>
      <w:r w:rsidR="00C64752" w:rsidRPr="00C64752">
        <w:t xml:space="preserve">focus </w:t>
      </w:r>
      <w:r w:rsidR="008F2B26">
        <w:t xml:space="preserve">here </w:t>
      </w:r>
      <w:r w:rsidR="00C64752" w:rsidRPr="00C64752">
        <w:t>on neural networks (NN).</w:t>
      </w:r>
    </w:p>
    <w:p w14:paraId="5D013979" w14:textId="312D2A12" w:rsidR="00306903" w:rsidRPr="004D1F48" w:rsidRDefault="00306903" w:rsidP="004D1F48">
      <w:pPr>
        <w:spacing w:line="360" w:lineRule="auto"/>
        <w:ind w:left="360"/>
        <w:rPr>
          <w:i/>
          <w:iCs/>
        </w:rPr>
      </w:pPr>
      <w:r w:rsidRPr="004D1F48">
        <w:rPr>
          <w:i/>
          <w:iCs/>
        </w:rPr>
        <w:t xml:space="preserve">3.1 </w:t>
      </w:r>
      <w:r>
        <w:rPr>
          <w:i/>
          <w:iCs/>
        </w:rPr>
        <w:t xml:space="preserve">Classifying DMUs by their (in)efficiency class and measuring technical efficiency </w:t>
      </w:r>
    </w:p>
    <w:p w14:paraId="1EE5F2B4" w14:textId="22B9E1C1" w:rsidR="007B12FD" w:rsidRDefault="003322B6" w:rsidP="00C55407">
      <w:pPr>
        <w:spacing w:line="360" w:lineRule="auto"/>
      </w:pPr>
      <w:commentRangeStart w:id="17"/>
      <w:r w:rsidRPr="003322B6">
        <w:t xml:space="preserve">Before introducing our </w:t>
      </w:r>
      <w:r w:rsidR="0086628A">
        <w:t>methodology</w:t>
      </w:r>
      <w:r w:rsidRPr="003322B6">
        <w:t xml:space="preserve">,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w:t>
      </w:r>
      <w:r w:rsidR="007E7952">
        <w:t xml:space="preserve">within the feasible but inefficient set of DMUs </w:t>
      </w:r>
      <w:r w:rsidRPr="003322B6">
        <w:t xml:space="preserve">this </w:t>
      </w:r>
      <w:r w:rsidR="006A0D95">
        <w:t>re</w:t>
      </w:r>
      <w:r w:rsidRPr="003322B6">
        <w:t xml:space="preserve">interpretation implies that </w:t>
      </w:r>
      <w:r w:rsidR="007E7952">
        <w:t xml:space="preserve">the </w:t>
      </w:r>
      <w:r w:rsidRPr="003322B6">
        <w:t xml:space="preserve">efficiency measures utilized in DEA </w:t>
      </w:r>
      <w:r w:rsidR="007E7952">
        <w:t xml:space="preserve">can be reinterpreted within the realm </w:t>
      </w:r>
      <w:r w:rsidRPr="003322B6">
        <w:t xml:space="preserve">of </w:t>
      </w:r>
      <w:proofErr w:type="spellStart"/>
      <w:r w:rsidRPr="003322B6">
        <w:t>eXplainable</w:t>
      </w:r>
      <w:proofErr w:type="spellEnd"/>
      <w:r w:rsidRPr="003322B6">
        <w:t xml:space="preserve"> Artificial Intelligence (XAI) principles, particularly </w:t>
      </w:r>
      <w:r w:rsidR="007E7952">
        <w:t xml:space="preserve">in relation to the </w:t>
      </w:r>
      <w:r w:rsidRPr="003322B6">
        <w:t>notion of counterfactual scenario</w:t>
      </w:r>
      <w:r w:rsidR="007E7952">
        <w:t>s</w:t>
      </w:r>
      <w:r w:rsidRPr="003322B6">
        <w:t>. Specifically, the movement of an inefficient DMU, by improving its observed inputs and/or outputs in accordance with the orientation and type of efficiency measure</w:t>
      </w:r>
      <w:r w:rsidR="00C8706C">
        <w:t xml:space="preserve"> selected</w:t>
      </w:r>
      <w:r w:rsidR="0086628A">
        <w:t xml:space="preserve"> (e.g., using the radial output-oriented model (3))</w:t>
      </w:r>
      <w:r w:rsidRPr="003322B6">
        <w:t xml:space="preserve">, signifies </w:t>
      </w:r>
      <w:r w:rsidR="004913BD">
        <w:t xml:space="preserve">a </w:t>
      </w:r>
      <w:r w:rsidRPr="003322B6">
        <w:t xml:space="preserve">transition </w:t>
      </w:r>
      <w:r w:rsidR="004913BD">
        <w:t xml:space="preserve">within </w:t>
      </w:r>
      <w:r w:rsidRPr="003322B6">
        <w:t>its original class label</w:t>
      </w:r>
      <w:r w:rsidR="000D1896">
        <w:t xml:space="preserve"> </w:t>
      </w:r>
      <w:r w:rsidR="004913BD">
        <w:t>“</w:t>
      </w:r>
      <w:r w:rsidR="000D1896">
        <w:t>feasible</w:t>
      </w:r>
      <w:r w:rsidR="004913BD">
        <w:t>,</w:t>
      </w:r>
      <w:r w:rsidR="007E7952">
        <w:t xml:space="preserve"> but inefficient</w:t>
      </w:r>
      <w:r w:rsidR="004913BD">
        <w:t>”</w:t>
      </w:r>
      <w:r w:rsidR="00A41C17">
        <w:t xml:space="preserve"> </w:t>
      </w:r>
      <w:r w:rsidR="004913BD">
        <w:t xml:space="preserve">to a new status “feasible and efficient”, </w:t>
      </w:r>
      <w:r w:rsidR="00A41C17">
        <w:t>through its projection onto the efficient frontier (the separating surface)</w:t>
      </w:r>
      <w:r w:rsidRPr="003322B6">
        <w:t xml:space="preserve">. This movement </w:t>
      </w:r>
      <w:r w:rsidR="008D1DE6" w:rsidRPr="008D1DE6">
        <w:t xml:space="preserve">resembles </w:t>
      </w:r>
      <w:r w:rsidR="004913BD">
        <w:t xml:space="preserve">a </w:t>
      </w:r>
      <w:r w:rsidR="007E7952">
        <w:t xml:space="preserve">counterfactual that </w:t>
      </w:r>
      <w:r w:rsidRPr="003322B6">
        <w:t xml:space="preserve">quantifies the level of technical inefficiency within </w:t>
      </w:r>
      <w:r w:rsidR="004913BD">
        <w:t xml:space="preserve">the ‘feasible’ class through </w:t>
      </w:r>
      <w:r w:rsidRPr="003322B6">
        <w:t>DEA, thus highlighting the conceptual linkage between DEA and XAI principles.</w:t>
      </w:r>
      <w:commentRangeEnd w:id="17"/>
      <w:r w:rsidR="000E5A10">
        <w:rPr>
          <w:rStyle w:val="Refdecomentario"/>
        </w:rPr>
        <w:commentReference w:id="17"/>
      </w:r>
    </w:p>
    <w:p w14:paraId="1E4648DA" w14:textId="77777777" w:rsidR="00E0619F" w:rsidRDefault="00E0619F" w:rsidP="00C55407">
      <w:pPr>
        <w:spacing w:line="360" w:lineRule="auto"/>
      </w:pPr>
    </w:p>
    <w:p w14:paraId="24F530D0" w14:textId="763DB111" w:rsidR="007B12FD" w:rsidRDefault="004C5359" w:rsidP="007B12FD">
      <w:pPr>
        <w:keepNext/>
        <w:spacing w:line="360" w:lineRule="auto"/>
        <w:jc w:val="center"/>
      </w:pPr>
      <w:r>
        <w:rPr>
          <w:noProof/>
        </w:rPr>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70554768"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6D3795">
        <w:rPr>
          <w:noProof/>
        </w:rPr>
        <w:t>3</w:t>
      </w:r>
      <w:r>
        <w:fldChar w:fldCharType="end"/>
      </w:r>
      <w:r>
        <w:t xml:space="preserve">. </w:t>
      </w:r>
      <w:r w:rsidR="00F85A21">
        <w:t>The o</w:t>
      </w:r>
      <w:r w:rsidR="0001556F">
        <w:t xml:space="preserve">utput-oriented </w:t>
      </w:r>
      <w:r w:rsidR="00F85A21">
        <w:t>radial measure in DEA</w:t>
      </w:r>
    </w:p>
    <w:p w14:paraId="797C1EB4" w14:textId="77777777" w:rsidR="00E0619F" w:rsidRDefault="00E0619F" w:rsidP="00DD0094">
      <w:pPr>
        <w:spacing w:line="360" w:lineRule="auto"/>
      </w:pPr>
    </w:p>
    <w:p w14:paraId="0C649DF4" w14:textId="16D32EA8" w:rsidR="00EF7863" w:rsidRDefault="00DD0094" w:rsidP="00DD0094">
      <w:pPr>
        <w:spacing w:line="360" w:lineRule="auto"/>
      </w:pPr>
      <w:r>
        <w:t xml:space="preserve">After drawing a parallel between standard DEA approaches and classification ML methods, </w:t>
      </w:r>
      <w:r w:rsidR="00E6289D">
        <w:t xml:space="preserve">showing </w:t>
      </w:r>
      <w:r>
        <w:t xml:space="preserve">that DEA efficiency measures can be </w:t>
      </w:r>
      <w:r w:rsidR="000E5A10">
        <w:t xml:space="preserve">considered as a specific case of </w:t>
      </w:r>
      <w:r>
        <w:t xml:space="preserve">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w:t>
      </w:r>
      <w:r w:rsidR="00C8706C">
        <w:t>DMUs</w:t>
      </w:r>
      <w:r w:rsidR="00EF7863" w:rsidRPr="00EF7863">
        <w:t xml:space="preserve"> into efficient and inefficient categories. Subsequently, in </w:t>
      </w:r>
      <w:r w:rsidR="0073759A" w:rsidRPr="00EF7863">
        <w:t>the second</w:t>
      </w:r>
      <w:r w:rsidR="00EF7863" w:rsidRPr="00EF7863">
        <w:t xml:space="preserve"> phase, we employ a classification ML model, wherein the response variable is the efficiency class (efficient vs. inefficient), and the </w:t>
      </w:r>
      <w:r w:rsidR="00E6289D">
        <w:t xml:space="preserve">classification </w:t>
      </w:r>
      <w:r w:rsidR="00EF7863" w:rsidRPr="00EF7863">
        <w:t xml:space="preserve">features </w:t>
      </w:r>
      <w:proofErr w:type="gramStart"/>
      <w:r w:rsidR="00E6289D">
        <w:t>includes</w:t>
      </w:r>
      <w:proofErr w:type="gramEnd"/>
      <w:r w:rsidR="00E6289D">
        <w:t xml:space="preserve"> </w:t>
      </w:r>
      <w:r w:rsidR="00EF7863" w:rsidRPr="00EF7863">
        <w:t xml:space="preserve">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w:t>
      </w:r>
      <w:r w:rsidR="00E6289D">
        <w:rPr>
          <w:rStyle w:val="Refdenotaalpie"/>
        </w:rPr>
        <w:footnoteReference w:id="3"/>
      </w:r>
      <w:r w:rsidR="00EF7863" w:rsidRPr="00EF7863">
        <w:t xml:space="preserve"> This structured approach not only facilitates the identification of inefficiencies but also provides actionable insights for decision-makers to enhance performance.</w:t>
      </w:r>
      <w:r w:rsidR="00870CE8">
        <w:t xml:space="preserve"> </w:t>
      </w:r>
    </w:p>
    <w:p w14:paraId="2766DAC4" w14:textId="77777777" w:rsidR="004D0A65" w:rsidRDefault="004D0A65" w:rsidP="00DD0094">
      <w:pPr>
        <w:spacing w:line="360" w:lineRule="auto"/>
      </w:pPr>
    </w:p>
    <w:p w14:paraId="3D195585" w14:textId="48F56676" w:rsidR="004D0A65" w:rsidRDefault="00B36099" w:rsidP="00DD0094">
      <w:pPr>
        <w:spacing w:line="360" w:lineRule="auto"/>
      </w:pPr>
      <w:r>
        <w:t xml:space="preserve">Next, we introduce our approach </w:t>
      </w:r>
      <w:r w:rsidR="00967F04">
        <w:t xml:space="preserve">in the form of </w:t>
      </w:r>
      <w:r>
        <w:t>an algorithm with different steps</w:t>
      </w:r>
      <w:r w:rsidR="00967F04">
        <w:t>:</w:t>
      </w:r>
    </w:p>
    <w:p w14:paraId="10460372" w14:textId="77777777" w:rsidR="005C1FA8" w:rsidRDefault="005C1FA8" w:rsidP="00DD0094">
      <w:pPr>
        <w:spacing w:line="360" w:lineRule="auto"/>
      </w:pPr>
    </w:p>
    <w:p w14:paraId="5A51400B" w14:textId="35019ACE" w:rsidR="00FC56E7" w:rsidRDefault="00C73E9B" w:rsidP="00C504D6">
      <w:pPr>
        <w:spacing w:line="360" w:lineRule="auto"/>
      </w:pPr>
      <w:r w:rsidRPr="00773FDB">
        <w:rPr>
          <w:b/>
          <w:bCs/>
        </w:rPr>
        <w:lastRenderedPageBreak/>
        <w:t>Step 1:</w:t>
      </w:r>
      <w:r>
        <w:t xml:space="preserve"> Utilize </w:t>
      </w:r>
      <w:r w:rsidR="005D42ED">
        <w:t xml:space="preserve">the </w:t>
      </w:r>
      <w:r w:rsidR="004F4784">
        <w:t xml:space="preserve">additive </w:t>
      </w:r>
      <w:r>
        <w:t xml:space="preserve">DEA </w:t>
      </w:r>
      <w:r w:rsidR="005D42ED">
        <w:t>model (</w:t>
      </w:r>
      <w:r w:rsidR="004F4784">
        <w:t>Charnes et al., 1985</w:t>
      </w:r>
      <w:r w:rsidR="005D42ED">
        <w:t>)</w:t>
      </w:r>
      <w:r w:rsidR="00CE4A4D">
        <w:t>, model</w:t>
      </w:r>
      <w:r w:rsidR="003467FC">
        <w:t xml:space="preserve"> (</w:t>
      </w:r>
      <w:r w:rsidR="00B9542A">
        <w:t>4</w:t>
      </w:r>
      <w:r w:rsidR="003467FC">
        <w:t>)</w:t>
      </w:r>
      <w:r w:rsidR="00CE4A4D">
        <w:t xml:space="preserve">, </w:t>
      </w:r>
      <w:r>
        <w:t>to partition</w:t>
      </w:r>
      <w:r w:rsidR="00C8706C">
        <w:t xml:space="preserve"> the set of DMUs</w:t>
      </w:r>
      <w:r>
        <w:t xml:space="preserve">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w:t>
      </w:r>
      <w:r w:rsidR="004C1731">
        <w:t>zero</w:t>
      </w:r>
      <w:r w:rsidR="004C1731" w:rsidRPr="00773FDB">
        <w:t xml:space="preserve"> </w:t>
      </w:r>
      <w:r w:rsidR="00773FDB" w:rsidRPr="00773FDB">
        <w:t xml:space="preserve">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This condition underscores the efficiency of the evaluated unit, demonstrating that there is no room</w:t>
      </w:r>
      <w:r w:rsidR="00C8706C">
        <w:t xml:space="preserve"> in the observed sample</w:t>
      </w:r>
      <w:r w:rsidR="00FB519D" w:rsidRPr="00FB519D">
        <w:t xml:space="preserve">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DD451E">
        <w:t>.</w:t>
      </w:r>
    </w:p>
    <w:p w14:paraId="0E0BFDFE" w14:textId="77777777" w:rsidR="00C504D6" w:rsidRDefault="00C504D6" w:rsidP="00C504D6">
      <w:pPr>
        <w:spacing w:line="360" w:lineRule="auto"/>
        <w:rPr>
          <w:rFonts w:cs="Times New Roman"/>
        </w:rPr>
      </w:pPr>
    </w:p>
    <w:p w14:paraId="7B79CDAB" w14:textId="03BA37E7" w:rsidR="00D924F0" w:rsidRDefault="009C5BD8" w:rsidP="00B9542A">
      <w:pPr>
        <w:spacing w:line="360" w:lineRule="auto"/>
        <w:ind w:left="708" w:firstLine="708"/>
        <w:jc w:val="center"/>
        <w:rPr>
          <w:rFonts w:cs="Times New Roman"/>
        </w:rPr>
      </w:pPr>
      <w:r w:rsidRPr="00B65A65">
        <w:rPr>
          <w:position w:val="-160"/>
        </w:rPr>
        <w:object w:dxaOrig="5480" w:dyaOrig="3300" w14:anchorId="453E9C86">
          <v:shape id="_x0000_i1032" type="#_x0000_t75" style="width:274.85pt;height:164.65pt" o:ole="">
            <v:imagedata r:id="rId27" o:title=""/>
          </v:shape>
          <o:OLEObject Type="Embed" ProgID="Equation.DSMT4" ShapeID="_x0000_i1032" DrawAspect="Content" ObjectID="_1795612864" r:id="rId28"/>
        </w:object>
      </w:r>
      <w:r>
        <w:tab/>
      </w:r>
      <w:r w:rsidR="00B9542A">
        <w:tab/>
      </w:r>
      <w:r w:rsidR="003B083A" w:rsidRPr="00CB41C4">
        <w:rPr>
          <w:rFonts w:cs="Times New Roman"/>
        </w:rPr>
        <w:fldChar w:fldCharType="begin"/>
      </w:r>
      <w:r w:rsidR="003B083A" w:rsidRPr="00CB41C4">
        <w:rPr>
          <w:rFonts w:cs="Times New Roman"/>
        </w:rPr>
        <w:instrText xml:space="preserve"> MACROBUTTON MTPlaceRef \* MERGEFORMAT </w:instrText>
      </w:r>
      <w:r w:rsidR="003B083A" w:rsidRPr="00CB41C4">
        <w:rPr>
          <w:rFonts w:cs="Times New Roman"/>
        </w:rPr>
        <w:fldChar w:fldCharType="begin"/>
      </w:r>
      <w:r w:rsidR="003B083A" w:rsidRPr="00CB41C4">
        <w:rPr>
          <w:rFonts w:cs="Times New Roman"/>
        </w:rPr>
        <w:instrText xml:space="preserve"> SEQ MTEqn \h \* MERGEFORMAT </w:instrText>
      </w:r>
      <w:r w:rsidR="003B083A" w:rsidRPr="00CB41C4">
        <w:rPr>
          <w:rFonts w:cs="Times New Roman"/>
        </w:rPr>
        <w:fldChar w:fldCharType="end"/>
      </w:r>
      <w:bookmarkStart w:id="18" w:name="ZEqnNum131568"/>
      <w:r w:rsidR="003B083A" w:rsidRPr="00CB41C4">
        <w:rPr>
          <w:rFonts w:cs="Times New Roman"/>
        </w:rPr>
        <w:instrText>(</w:instrText>
      </w:r>
      <w:r w:rsidR="003B083A" w:rsidRPr="00CB41C4">
        <w:rPr>
          <w:rFonts w:cs="Times New Roman"/>
        </w:rPr>
        <w:fldChar w:fldCharType="begin"/>
      </w:r>
      <w:r w:rsidR="003B083A" w:rsidRPr="00CB41C4">
        <w:rPr>
          <w:rFonts w:cs="Times New Roman"/>
        </w:rPr>
        <w:instrText xml:space="preserve"> SEQ MTEqn \c \* Arabic \* MERGEFORMAT </w:instrText>
      </w:r>
      <w:r w:rsidR="003B083A" w:rsidRPr="00CB41C4">
        <w:rPr>
          <w:rFonts w:cs="Times New Roman"/>
        </w:rPr>
        <w:fldChar w:fldCharType="separate"/>
      </w:r>
      <w:r w:rsidR="003B083A">
        <w:rPr>
          <w:rFonts w:cs="Times New Roman"/>
          <w:noProof/>
        </w:rPr>
        <w:instrText>4</w:instrText>
      </w:r>
      <w:r w:rsidR="003B083A" w:rsidRPr="00CB41C4">
        <w:rPr>
          <w:rFonts w:cs="Times New Roman"/>
        </w:rPr>
        <w:fldChar w:fldCharType="end"/>
      </w:r>
      <w:r w:rsidR="003B083A" w:rsidRPr="00CB41C4">
        <w:rPr>
          <w:rFonts w:cs="Times New Roman"/>
        </w:rPr>
        <w:instrText>)</w:instrText>
      </w:r>
      <w:bookmarkEnd w:id="18"/>
      <w:r w:rsidR="003B083A" w:rsidRPr="00CB41C4">
        <w:rPr>
          <w:rFonts w:cs="Times New Roman"/>
        </w:rPr>
        <w:fldChar w:fldCharType="end"/>
      </w:r>
    </w:p>
    <w:p w14:paraId="54862D42" w14:textId="77777777" w:rsidR="00D924F0" w:rsidRPr="00CB41C4" w:rsidRDefault="00D924F0" w:rsidP="00C504D6">
      <w:pPr>
        <w:spacing w:line="360" w:lineRule="auto"/>
        <w:rPr>
          <w:rFonts w:cs="Times New Roman"/>
        </w:rPr>
      </w:pPr>
    </w:p>
    <w:p w14:paraId="3CA59734" w14:textId="3EDFAA87" w:rsidR="00484104" w:rsidRDefault="00484104" w:rsidP="00C504D6">
      <w:pPr>
        <w:spacing w:line="360" w:lineRule="auto"/>
      </w:pPr>
      <w:r>
        <w:t>If</w:t>
      </w:r>
      <w:r w:rsidR="00EE1C45">
        <w:t>,</w:t>
      </w:r>
      <w:r w:rsidR="00C504D6">
        <w:t xml:space="preserve"> </w:t>
      </w:r>
      <w:r w:rsidR="009F3C3B" w:rsidRPr="00B65A65">
        <w:rPr>
          <w:position w:val="-14"/>
        </w:rPr>
        <w:object w:dxaOrig="1480" w:dyaOrig="380" w14:anchorId="01C47735">
          <v:shape id="_x0000_i1033" type="#_x0000_t75" style="width:74.5pt;height:18.15pt" o:ole="">
            <v:imagedata r:id="rId29" o:title=""/>
          </v:shape>
          <o:OLEObject Type="Embed" ProgID="Equation.DSMT4" ShapeID="_x0000_i1033" DrawAspect="Content" ObjectID="_1795612865" r:id="rId30"/>
        </w:object>
      </w:r>
      <w:r w:rsidR="00703F71">
        <w:t>,</w:t>
      </w:r>
      <w:r w:rsidR="009F3C3B">
        <w:t xml:space="preserve"> </w:t>
      </w:r>
      <w:r w:rsidR="00EE1C45">
        <w:t xml:space="preserve">then DMU </w:t>
      </w:r>
      <w:r w:rsidR="00B65A65" w:rsidRPr="00B65A65">
        <w:rPr>
          <w:position w:val="-12"/>
        </w:rPr>
        <w:object w:dxaOrig="760" w:dyaOrig="360" w14:anchorId="01CFA10F">
          <v:shape id="_x0000_i1034" type="#_x0000_t75" style="width:38.2pt;height:18.8pt" o:ole="">
            <v:imagedata r:id="rId31" o:title=""/>
          </v:shape>
          <o:OLEObject Type="Embed" ProgID="Equation.DSMT4" ShapeID="_x0000_i1034" DrawAspect="Content" ObjectID="_1795612866" r:id="rId32"/>
        </w:object>
      </w:r>
      <w:r w:rsidR="00EE1C45">
        <w:t xml:space="preserve"> is (technically) inefficient. The set of </w:t>
      </w:r>
      <w:r w:rsidR="00165F09">
        <w:t>all inefficient DMUs is denote</w:t>
      </w:r>
      <w:r w:rsidR="00886BDA">
        <w:t>d</w:t>
      </w:r>
      <w:r w:rsidR="00165F09">
        <w:t xml:space="preserve"> as </w:t>
      </w:r>
      <w:r w:rsidR="00B65A65" w:rsidRPr="00025957">
        <w:rPr>
          <w:position w:val="-4"/>
        </w:rPr>
        <w:object w:dxaOrig="180" w:dyaOrig="240" w14:anchorId="0B53D023">
          <v:shape id="_x0000_i1035" type="#_x0000_t75" style="width:9.4pt;height:11.9pt" o:ole="">
            <v:imagedata r:id="rId33" o:title=""/>
          </v:shape>
          <o:OLEObject Type="Embed" ProgID="Equation.DSMT4" ShapeID="_x0000_i1035" DrawAspect="Content" ObjectID="_1795612867" r:id="rId34"/>
        </w:object>
      </w:r>
      <w:r w:rsidR="00165F09">
        <w:t>. Otherwise,</w:t>
      </w:r>
      <w:r w:rsidR="0045053D">
        <w:t xml:space="preserve"> that is,</w:t>
      </w:r>
      <w:r w:rsidR="00165F09">
        <w:t xml:space="preserve"> if</w:t>
      </w:r>
      <w:r w:rsidR="0045053D">
        <w:t xml:space="preserve"> </w:t>
      </w:r>
      <w:r w:rsidR="0045053D" w:rsidRPr="00B65A65">
        <w:rPr>
          <w:position w:val="-14"/>
        </w:rPr>
        <w:object w:dxaOrig="1480" w:dyaOrig="380" w14:anchorId="2B2ED64A">
          <v:shape id="_x0000_i1036" type="#_x0000_t75" style="width:74.5pt;height:18.15pt" o:ole="">
            <v:imagedata r:id="rId35" o:title=""/>
          </v:shape>
          <o:OLEObject Type="Embed" ProgID="Equation.DSMT4" ShapeID="_x0000_i1036" DrawAspect="Content" ObjectID="_1795612868" r:id="rId36"/>
        </w:object>
      </w:r>
      <w:r w:rsidR="0014739E">
        <w:t xml:space="preserve">, then DMU </w:t>
      </w:r>
      <w:r w:rsidR="00B65A65" w:rsidRPr="00B65A65">
        <w:rPr>
          <w:position w:val="-12"/>
        </w:rPr>
        <w:object w:dxaOrig="760" w:dyaOrig="360" w14:anchorId="565C23A1">
          <v:shape id="_x0000_i1037" type="#_x0000_t75" style="width:38.2pt;height:18.8pt" o:ole="">
            <v:imagedata r:id="rId31" o:title=""/>
          </v:shape>
          <o:OLEObject Type="Embed" ProgID="Equation.DSMT4" ShapeID="_x0000_i1037" DrawAspect="Content" ObjectID="_1795612869" r:id="rId37"/>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38" type="#_x0000_t75" style="width:11.9pt;height:11.9pt" o:ole="">
            <v:imagedata r:id="rId38" o:title=""/>
          </v:shape>
          <o:OLEObject Type="Embed" ProgID="Equation.DSMT4" ShapeID="_x0000_i1038" DrawAspect="Content" ObjectID="_1795612870" r:id="rId39"/>
        </w:object>
      </w:r>
      <w:r w:rsidR="00A92B22">
        <w:t>.</w:t>
      </w:r>
    </w:p>
    <w:p w14:paraId="4459E809" w14:textId="77777777" w:rsidR="00542066" w:rsidRPr="006914ED" w:rsidRDefault="00542066" w:rsidP="00C73E9B">
      <w:pPr>
        <w:spacing w:line="360" w:lineRule="auto"/>
      </w:pPr>
    </w:p>
    <w:p w14:paraId="1F2986DA" w14:textId="0B918FC8" w:rsidR="007A3EB9" w:rsidRDefault="00542066" w:rsidP="00CC5934">
      <w:pPr>
        <w:spacing w:line="360" w:lineRule="auto"/>
      </w:pPr>
      <w:r w:rsidRPr="00E52AED">
        <w:rPr>
          <w:b/>
          <w:bCs/>
        </w:rPr>
        <w:t>Step 2</w:t>
      </w:r>
      <w:r>
        <w:t xml:space="preserve">: </w:t>
      </w:r>
      <w:r w:rsidR="00730291" w:rsidRPr="00730291">
        <w:t>Addressing the challenge of class imbalance (efficient and inefficient) is crucial for prediction by means of ML techniques (see, for example, He &amp; Garcia, 2009). Imbalanced datasets often compromise the performance of standard algorithms, favoring the majority class and neglecting the minority class</w:t>
      </w:r>
      <w:r w:rsidR="00DF7DD8" w:rsidRPr="00DF7DD8">
        <w:t xml:space="preserve">. </w:t>
      </w:r>
      <w:r w:rsidR="008C2D66">
        <w:t xml:space="preserve">In our production context, datasets typically exhibit a higher proportion of inefficient units, which can skew model outcomes and adversely affect the accuracy of predictions. </w:t>
      </w:r>
      <w:r w:rsidR="005B6453" w:rsidRPr="005B6453">
        <w:t xml:space="preserve">To address this issue, </w:t>
      </w:r>
      <w:r w:rsidR="00601EE7" w:rsidRPr="00601EE7">
        <w:t>we adopt a modified version of the</w:t>
      </w:r>
      <w:r w:rsidR="002D56F9">
        <w:t xml:space="preserve"> </w:t>
      </w:r>
      <w:r w:rsidR="002D56F9" w:rsidRPr="00601EE7">
        <w:t>Synthetic Minority Oversampling Technique</w:t>
      </w:r>
      <w:r w:rsidR="00A472DC">
        <w:t xml:space="preserve"> (SMOTE)</w:t>
      </w:r>
      <w:r w:rsidR="00601EE7" w:rsidRPr="00601EE7">
        <w:t xml:space="preserve"> </w:t>
      </w:r>
      <w:r w:rsidR="002D56F9">
        <w:t>(</w:t>
      </w:r>
      <w:r w:rsidR="00601EE7" w:rsidRPr="00601EE7">
        <w:t xml:space="preserve">Chawla et al., 2002) to generate synthetic examples of the minority class (efficient units). This adaptation allows us to tailor the synthetic data generation process to better fit the characteristics of our dataset and context. By doing so, we balance the class distribution, mitigate the bias introduced by the original imbalance, and enhance generalization ‘out-of-the-sample’ by expanding the decision boundary for the minority class. </w:t>
      </w:r>
      <w:r w:rsidR="00601EE7" w:rsidRPr="00601EE7">
        <w:lastRenderedPageBreak/>
        <w:t>Next, we describe the specific implementation process of our adapted approach to generate synthetic units</w:t>
      </w:r>
      <w:r w:rsidR="002577FB" w:rsidRPr="002577FB">
        <w:t>.</w:t>
      </w:r>
    </w:p>
    <w:p w14:paraId="5742FA0F" w14:textId="77777777" w:rsidR="00334EB7" w:rsidRDefault="00334EB7" w:rsidP="00CC5934">
      <w:pPr>
        <w:spacing w:line="360" w:lineRule="auto"/>
      </w:pPr>
    </w:p>
    <w:p w14:paraId="68EA00FA" w14:textId="3F3B7334" w:rsidR="00334EB7" w:rsidRDefault="00334EB7" w:rsidP="00334EB7">
      <w:pPr>
        <w:spacing w:line="360" w:lineRule="auto"/>
      </w:pPr>
      <w:r w:rsidRPr="008D1DE6">
        <w:t>First, we determined the necessary number of synthetic units to balance the proportion of units in both classes (efficient vs. inefficient units).</w:t>
      </w:r>
      <w:r>
        <w:t xml:space="preserve"> </w:t>
      </w:r>
      <w:r w:rsidRPr="00714897">
        <w:t>There is no exact proportion that guarantees an ideal balance in the dataset. Weiss and Provost (2003) suggest testing performance with different percentages of minority</w:t>
      </w:r>
      <w:r>
        <w:t xml:space="preserve"> </w:t>
      </w:r>
      <w:r w:rsidRPr="00714897">
        <w:t>class examples to identify the optimal class distribution for the training set. They conclude that the proportion of the minority class should ideally fall between 20% and 50%.</w:t>
      </w:r>
      <w:r>
        <w:t xml:space="preserve"> </w:t>
      </w:r>
      <w:r w:rsidR="0050496A">
        <w:t>Like</w:t>
      </w:r>
      <w:r w:rsidR="001D6710">
        <w:t xml:space="preserve"> them, we test the performance </w:t>
      </w:r>
      <w:r w:rsidR="004C4CD8">
        <w:t>of 20%, 25%, 30%, 35% and 40%</w:t>
      </w:r>
      <w:r w:rsidR="00DF4CBB">
        <w:t xml:space="preserve"> and generate the synthetic units for each scenario.</w:t>
      </w:r>
    </w:p>
    <w:p w14:paraId="27C7BF06" w14:textId="77777777" w:rsidR="004327C2" w:rsidRDefault="004327C2" w:rsidP="00334EB7">
      <w:pPr>
        <w:spacing w:line="360" w:lineRule="auto"/>
      </w:pPr>
    </w:p>
    <w:p w14:paraId="62665861" w14:textId="5518B4BD" w:rsidR="004327C2" w:rsidRDefault="00DB0B52" w:rsidP="00334EB7">
      <w:pPr>
        <w:spacing w:line="360" w:lineRule="auto"/>
        <w:rPr>
          <w:rFonts w:eastAsiaTheme="minorEastAsia"/>
        </w:rPr>
      </w:pPr>
      <w:r w:rsidRPr="00E50DE0">
        <w:rPr>
          <w:i/>
          <w:iCs/>
          <w:rPrChange w:id="19" w:author="Gonzalez Moyano, Ricardo" w:date="2024-12-13T13:33:00Z" w16du:dateUtc="2024-12-13T12:33:00Z">
            <w:rPr/>
          </w:rPrChange>
        </w:rPr>
        <w:t xml:space="preserve">Step </w:t>
      </w:r>
      <w:r w:rsidR="00E50DE0" w:rsidRPr="00E50DE0">
        <w:rPr>
          <w:i/>
          <w:iCs/>
          <w:rPrChange w:id="20" w:author="Gonzalez Moyano, Ricardo" w:date="2024-12-13T13:33:00Z" w16du:dateUtc="2024-12-13T12:33:00Z">
            <w:rPr/>
          </w:rPrChange>
        </w:rPr>
        <w:t>2a:</w:t>
      </w:r>
      <w:r w:rsidR="00E50DE0">
        <w:t xml:space="preserve"> </w:t>
      </w:r>
      <w:r w:rsidR="004327C2">
        <w:t>On the one hand,</w:t>
      </w:r>
      <w:r w:rsidR="00E713D5">
        <w:t xml:space="preserve"> </w:t>
      </w:r>
      <w:r w:rsidR="00203796" w:rsidRPr="00203796">
        <w:t>we can achieve balance by increasing the number of efficient DMUs, which is the most common approach in our production context</w:t>
      </w:r>
      <w:r w:rsidR="00AA7EA6" w:rsidRPr="00AA7EA6">
        <w:t>. Specifically, we generate convex combinations of</w:t>
      </w:r>
      <w:r w:rsidR="00267C61">
        <w:t xml:space="preserve"> </w:t>
      </w:r>
      <m:oMath>
        <m:r>
          <w:rPr>
            <w:rFonts w:ascii="Cambria Math" w:hAnsi="Cambria Math"/>
          </w:rPr>
          <m:t>m+s</m:t>
        </m:r>
      </m:oMath>
      <w:r w:rsidR="00267C61">
        <w:rPr>
          <w:rFonts w:eastAsiaTheme="minorEastAsia"/>
        </w:rPr>
        <w:t xml:space="preserve"> </w:t>
      </w:r>
      <w:r w:rsidR="00112B59">
        <w:t xml:space="preserve">between the DMUs labeled as efficient in </w:t>
      </w:r>
      <w:r w:rsidR="00F1659B">
        <w:t>Step</w:t>
      </w:r>
      <w:r w:rsidR="00112B59">
        <w:t xml:space="preserve"> 1. </w:t>
      </w:r>
      <w:r w:rsidR="0070308F" w:rsidRPr="0070308F">
        <w:t>The total number of combinations is calculated as</w:t>
      </w:r>
      <w:r w:rsidR="0070308F">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hAnsi="Cambria Math"/>
                  </w:rPr>
                  <m:t>n</m:t>
                </m:r>
              </m:num>
              <m:den>
                <m:r>
                  <w:rPr>
                    <w:rFonts w:ascii="Cambria Math" w:hAnsi="Cambria Math"/>
                  </w:rPr>
                  <m:t>k</m:t>
                </m:r>
              </m:den>
            </m:f>
          </m:e>
        </m:d>
      </m:oMath>
      <w:r w:rsidR="0001309D">
        <w:rPr>
          <w:rFonts w:eastAsiaTheme="minorEastAsia"/>
        </w:rPr>
        <w:t xml:space="preserve">, where </w:t>
      </w:r>
      <m:oMath>
        <m:r>
          <w:rPr>
            <w:rFonts w:ascii="Cambria Math" w:eastAsiaTheme="minorEastAsia" w:hAnsi="Cambria Math"/>
          </w:rPr>
          <m:t>n</m:t>
        </m:r>
      </m:oMath>
      <w:r w:rsidR="000633CE">
        <w:rPr>
          <w:rFonts w:eastAsiaTheme="minorEastAsia"/>
        </w:rPr>
        <w:t xml:space="preserve"> </w:t>
      </w:r>
      <w:r w:rsidR="0001309D">
        <w:rPr>
          <w:rFonts w:eastAsiaTheme="minorEastAsia"/>
        </w:rPr>
        <w:t>is the</w:t>
      </w:r>
      <w:r w:rsidR="0007563F">
        <w:rPr>
          <w:rFonts w:eastAsiaTheme="minorEastAsia"/>
        </w:rPr>
        <w:t xml:space="preserve"> number of efficient DMUs and </w:t>
      </w:r>
      <m:oMath>
        <m:r>
          <w:rPr>
            <w:rFonts w:ascii="Cambria Math" w:eastAsiaTheme="minorEastAsia" w:hAnsi="Cambria Math"/>
          </w:rPr>
          <m:t>k</m:t>
        </m:r>
      </m:oMath>
      <w:r w:rsidR="0007563F">
        <w:rPr>
          <w:rFonts w:eastAsiaTheme="minorEastAsia"/>
        </w:rPr>
        <w:t xml:space="preserve"> is the sum of the number of inputs and outputs, </w:t>
      </w:r>
      <m:oMath>
        <m:r>
          <w:rPr>
            <w:rFonts w:ascii="Cambria Math" w:eastAsiaTheme="minorEastAsia" w:hAnsi="Cambria Math"/>
          </w:rPr>
          <m:t>m+s</m:t>
        </m:r>
      </m:oMath>
      <w:r w:rsidR="004B5D1F">
        <w:rPr>
          <w:rFonts w:eastAsiaTheme="minorEastAsia"/>
        </w:rPr>
        <w:t>.</w:t>
      </w:r>
      <w:r w:rsidR="00A079A7" w:rsidRPr="00A079A7">
        <w:t xml:space="preserve"> </w:t>
      </w:r>
      <w:r w:rsidR="00A079A7" w:rsidRPr="00A079A7">
        <w:rPr>
          <w:rFonts w:eastAsiaTheme="minorEastAsia"/>
        </w:rPr>
        <w:t>For each convex combination,</w:t>
      </w:r>
      <w:r w:rsidR="00693F8E" w:rsidRPr="00693F8E">
        <w:rPr>
          <w:rFonts w:eastAsiaTheme="minorEastAsia"/>
        </w:rPr>
        <w:t xml:space="preserve"> a synthetic unit is generated by applying the same weights to the DMUs involved in that combination</w:t>
      </w:r>
      <w:r w:rsidR="00A079A7" w:rsidRPr="00A079A7">
        <w:rPr>
          <w:rFonts w:eastAsiaTheme="minorEastAsia"/>
        </w:rPr>
        <w:t>.</w:t>
      </w:r>
      <w:r w:rsidR="00D01BB1">
        <w:rPr>
          <w:rFonts w:eastAsiaTheme="minorEastAsia"/>
        </w:rPr>
        <w:t xml:space="preserve"> The weight is defined as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m+s</m:t>
            </m:r>
          </m:den>
        </m:f>
      </m:oMath>
      <w:r w:rsidR="00F41BEE">
        <w:rPr>
          <w:rFonts w:eastAsiaTheme="minorEastAsia"/>
        </w:rPr>
        <w:t>.</w:t>
      </w:r>
      <w:r w:rsidR="00277F4D">
        <w:rPr>
          <w:rFonts w:eastAsiaTheme="minorEastAsia"/>
        </w:rPr>
        <w:t xml:space="preserve"> </w:t>
      </w:r>
      <w:r w:rsidR="00756A49" w:rsidRPr="00756A49">
        <w:rPr>
          <w:rFonts w:eastAsiaTheme="minorEastAsia"/>
        </w:rPr>
        <w:t>Once all convex combinations have been created, we use the additive DEA model (4) to identify which of these combinations are Pareto-efficient.</w:t>
      </w:r>
      <w:r w:rsidR="005F2013">
        <w:rPr>
          <w:rFonts w:eastAsiaTheme="minorEastAsia"/>
        </w:rPr>
        <w:t xml:space="preserve"> </w:t>
      </w:r>
      <w:r w:rsidR="007275AA" w:rsidRPr="007275AA">
        <w:rPr>
          <w:rFonts w:eastAsiaTheme="minorEastAsia"/>
        </w:rPr>
        <w:t>If the number of synthetic units remains insufficient, additional random DMUs are generated based on efficient convex combinations. In this process, the weights are randomly selected within the range [0.05, 0.95] to ensure that no weight is equal to zero. To maintain consistency and ensure that the sum of all weights equals 1, each weight is normalized by dividing it by the total sum of all weights, yielding a new relative weight for each DMU.</w:t>
      </w:r>
      <w:r w:rsidR="00F07A71">
        <w:rPr>
          <w:rFonts w:eastAsiaTheme="minorEastAsia"/>
        </w:rPr>
        <w:t xml:space="preserve"> When the </w:t>
      </w:r>
      <w:r w:rsidR="006D7A58">
        <w:rPr>
          <w:rFonts w:eastAsiaTheme="minorEastAsia"/>
        </w:rPr>
        <w:t xml:space="preserve">balance is achieved, </w:t>
      </w:r>
      <w:r w:rsidR="006338C6">
        <w:rPr>
          <w:rFonts w:eastAsiaTheme="minorEastAsia"/>
        </w:rPr>
        <w:t xml:space="preserve">the generation of synthetic units </w:t>
      </w:r>
      <w:r w:rsidR="009F70FA">
        <w:rPr>
          <w:rFonts w:eastAsiaTheme="minorEastAsia"/>
        </w:rPr>
        <w:t xml:space="preserve">stops. </w:t>
      </w:r>
    </w:p>
    <w:p w14:paraId="0E4A1E78" w14:textId="77777777" w:rsidR="00744481" w:rsidRDefault="00744481" w:rsidP="00334EB7">
      <w:pPr>
        <w:spacing w:line="360" w:lineRule="auto"/>
      </w:pPr>
    </w:p>
    <w:p w14:paraId="4754756A" w14:textId="7ED82D16" w:rsidR="00C8733F" w:rsidRDefault="00E50DE0" w:rsidP="00C73E9B">
      <w:pPr>
        <w:spacing w:line="360" w:lineRule="auto"/>
      </w:pPr>
      <w:r w:rsidRPr="00A63574">
        <w:rPr>
          <w:i/>
          <w:iCs/>
        </w:rPr>
        <w:t>Step 2</w:t>
      </w:r>
      <w:r>
        <w:rPr>
          <w:i/>
          <w:iCs/>
        </w:rPr>
        <w:t>b</w:t>
      </w:r>
      <w:r w:rsidRPr="00A63574">
        <w:rPr>
          <w:i/>
          <w:iCs/>
        </w:rPr>
        <w:t>:</w:t>
      </w:r>
      <w:r>
        <w:t xml:space="preserve"> </w:t>
      </w:r>
      <w:r w:rsidR="000B05FB" w:rsidRPr="000B05FB">
        <w:t>On the other hand, sometimes it is not uncommon to deal with a dataset with high-dimensional spaces. In this case, the additive model may classify many DMUs as efficient due to the curse of dimensionality (Bellman, 1966). However, machine learning techniques are well-suited to handle such challenges, as they can model complex relationships and identify patterns even in high-dimensional data. By leveraging these techniques, it is possible to better discriminate between efficient and inefficient DMUs, mitigating the issues caused by the sparsity of data in high-dimensional spaces.</w:t>
      </w:r>
      <w:r w:rsidR="00B01BAC">
        <w:t xml:space="preserve"> </w:t>
      </w:r>
      <w:r w:rsidR="00222974" w:rsidRPr="00222974">
        <w:t>In such situations, the minority class may correspond to the "inefficient" DMUs. To improve the model's performance, it is necessary to achieve a certain balance</w:t>
      </w:r>
      <w:r w:rsidR="00CD091D">
        <w:t xml:space="preserve"> too</w:t>
      </w:r>
      <w:r w:rsidR="00222974" w:rsidRPr="00222974">
        <w:t xml:space="preserve">. </w:t>
      </w:r>
      <w:r w:rsidR="00222974" w:rsidRPr="00222974">
        <w:lastRenderedPageBreak/>
        <w:t xml:space="preserve">Additional synthetic inefficient DMUs are generated following </w:t>
      </w:r>
      <w:r w:rsidR="003B57B4">
        <w:t xml:space="preserve">a similar </w:t>
      </w:r>
      <w:r w:rsidR="00222974" w:rsidRPr="00222974">
        <w:t>process described in the previous paragraph.</w:t>
      </w:r>
      <w:r w:rsidR="003A6B53">
        <w:t xml:space="preserve"> </w:t>
      </w:r>
      <w:r w:rsidR="003C7AE1" w:rsidRPr="003C7AE1">
        <w:t xml:space="preserve">First, synthetic convex combinations with equal weights are created. Second, the additive DEA model (4) is used to identify which convex combinations are inefficient. </w:t>
      </w:r>
      <w:r w:rsidR="00765027">
        <w:t>Third</w:t>
      </w:r>
      <w:r w:rsidR="003C7AE1" w:rsidRPr="003C7AE1">
        <w:t>, a random sample of inefficient convex combinations</w:t>
      </w:r>
      <w:r w:rsidR="00113433">
        <w:t xml:space="preserve">, </w:t>
      </w:r>
      <w:r w:rsidR="00DD2B84" w:rsidRPr="00DD2B84">
        <w:t>20 times larger than the desired number of inefficient units, is selected.</w:t>
      </w:r>
      <w:r w:rsidR="00C835F6">
        <w:t xml:space="preserve"> </w:t>
      </w:r>
      <w:r w:rsidR="003E21AA" w:rsidRPr="003E21AA">
        <w:t>Fourth, the subset is divided into quantiles based on their slack values, and an equal number of units is randomly chosen from each quantile until the desired balance is achieved.</w:t>
      </w:r>
    </w:p>
    <w:p w14:paraId="3040D143" w14:textId="77777777" w:rsidR="00744481" w:rsidRDefault="00744481" w:rsidP="00C73E9B">
      <w:pPr>
        <w:spacing w:line="360" w:lineRule="auto"/>
      </w:pPr>
    </w:p>
    <w:p w14:paraId="75A22BB6" w14:textId="2A1D8226" w:rsidR="00C73E9B" w:rsidRDefault="00C73E9B" w:rsidP="00C73E9B">
      <w:pPr>
        <w:spacing w:line="360" w:lineRule="auto"/>
      </w:pPr>
      <w:r w:rsidRPr="005C19CD">
        <w:rPr>
          <w:b/>
          <w:bCs/>
        </w:rPr>
        <w:t xml:space="preserve">Step </w:t>
      </w:r>
      <w:r w:rsidR="009C5D85">
        <w:rPr>
          <w:b/>
          <w:bCs/>
        </w:rPr>
        <w:t>3</w:t>
      </w:r>
      <w:r w:rsidRPr="005C19CD">
        <w:rPr>
          <w:b/>
          <w:bCs/>
        </w:rPr>
        <w:t>:</w:t>
      </w:r>
      <w:r>
        <w:t xml:space="preserve"> </w:t>
      </w:r>
      <w:r w:rsidR="009D1098" w:rsidRPr="009D1098">
        <w:t>In this phase, a classification ML model is implemented</w:t>
      </w:r>
      <w:r>
        <w:t xml:space="preserve"> where the dependent variable denotes the efficiency status (efficient</w:t>
      </w:r>
      <w:r w:rsidR="00BF205E">
        <w:t xml:space="preserve"> [class +1]</w:t>
      </w:r>
      <w:r>
        <w:t xml:space="preserve"> vs</w:t>
      </w:r>
      <w:r w:rsidR="003D16C9">
        <w:t>.</w:t>
      </w:r>
      <w:r>
        <w:t xml:space="preserve">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39" type="#_x0000_t75" style="width:37.55pt;height:18.8pt" o:ole="">
            <v:imagedata r:id="rId40" o:title=""/>
          </v:shape>
          <o:OLEObject Type="Embed" ProgID="Equation.DSMT4" ShapeID="_x0000_i1039" DrawAspect="Content" ObjectID="_1795612871" r:id="rId41"/>
        </w:object>
      </w:r>
      <w:r w:rsidR="00106C98" w:rsidRPr="00106C98">
        <w:t>.</w:t>
      </w:r>
      <w:r w:rsidR="00673848">
        <w:t xml:space="preserve"> </w:t>
      </w:r>
      <w:r w:rsidR="00B65A65" w:rsidRPr="00B65A65">
        <w:rPr>
          <w:position w:val="-12"/>
        </w:rPr>
        <w:object w:dxaOrig="740" w:dyaOrig="360" w14:anchorId="527550D5">
          <v:shape id="_x0000_i1040" type="#_x0000_t75" style="width:37.55pt;height:18.8pt" o:ole="">
            <v:imagedata r:id="rId42" o:title=""/>
          </v:shape>
          <o:OLEObject Type="Embed" ProgID="Equation.DSMT4" ShapeID="_x0000_i1040" DrawAspect="Content" ObjectID="_1795612872" r:id="rId43"/>
        </w:object>
      </w:r>
      <w:r w:rsidR="00673848">
        <w:t xml:space="preserve"> </w:t>
      </w:r>
      <w:r w:rsidR="00944A53">
        <w:t xml:space="preserve">predicts the </w:t>
      </w:r>
      <w:r w:rsidR="001E02E7">
        <w:t>probability of</w:t>
      </w:r>
      <w:r w:rsidR="006F37BC">
        <w:t xml:space="preserve"> belonging</w:t>
      </w:r>
      <w:r w:rsidR="008C0F7C">
        <w:t xml:space="preserve"> for each class</w:t>
      </w:r>
      <w:r w:rsidR="00E07744">
        <w:t xml:space="preserve"> </w:t>
      </w:r>
      <w:r w:rsidR="00E07744" w:rsidRPr="00E07744">
        <w:t>and classifies the input-output bundle</w:t>
      </w:r>
      <w:r w:rsidR="001E02E7">
        <w:t xml:space="preserve"> </w:t>
      </w:r>
      <w:r w:rsidR="00B65A65" w:rsidRPr="00B65A65">
        <w:rPr>
          <w:position w:val="-12"/>
        </w:rPr>
        <w:object w:dxaOrig="600" w:dyaOrig="360" w14:anchorId="49E8BFFF">
          <v:shape id="_x0000_i1041" type="#_x0000_t75" style="width:30.05pt;height:18.8pt" o:ole="">
            <v:imagedata r:id="rId44" o:title=""/>
          </v:shape>
          <o:OLEObject Type="Embed" ProgID="Equation.DSMT4" ShapeID="_x0000_i1041" DrawAspect="Content" ObjectID="_1795612873" r:id="rId45"/>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4B569E">
        <w:t xml:space="preserve"> for certain level</w:t>
      </w:r>
      <w:r w:rsidR="00613471">
        <w:t xml:space="preserve"> of confi</w:t>
      </w:r>
      <w:r w:rsidR="00695FE8">
        <w:t>d</w:t>
      </w:r>
      <w:r w:rsidR="00613471">
        <w:t>ence</w:t>
      </w:r>
      <w:r w:rsidR="00695FE8">
        <w:t>.</w:t>
      </w:r>
    </w:p>
    <w:p w14:paraId="7D2C1A44" w14:textId="77777777" w:rsidR="006A7607" w:rsidRPr="002C4904" w:rsidRDefault="006A7607" w:rsidP="00C73E9B">
      <w:pPr>
        <w:spacing w:line="360" w:lineRule="auto"/>
        <w:rPr>
          <w:lang w:val="en-GB"/>
        </w:rPr>
      </w:pPr>
    </w:p>
    <w:p w14:paraId="31925F77" w14:textId="6019E4D5"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w:t>
      </w:r>
      <w:commentRangeStart w:id="21"/>
      <w:r w:rsidR="00B84664">
        <w:t>measure (for example, the output-oriented radial model)</w:t>
      </w:r>
      <w:commentRangeEnd w:id="21"/>
      <w:r w:rsidR="007240C0">
        <w:rPr>
          <w:rStyle w:val="Refdecomentario"/>
        </w:rPr>
        <w:commentReference w:id="21"/>
      </w:r>
      <w:r w:rsidR="00B84664">
        <w:t xml:space="preserve">.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w:t>
      </w:r>
      <w:r w:rsidR="00944F3B">
        <w:t xml:space="preserve">the previously discussed </w:t>
      </w:r>
      <w:r w:rsidR="00D643B7">
        <w:t xml:space="preserve">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2" type="#_x0000_t75" style="width:54.45pt;height:18.8pt" o:ole="">
            <v:imagedata r:id="rId46" o:title=""/>
          </v:shape>
          <o:OLEObject Type="Embed" ProgID="Equation.DSMT4" ShapeID="_x0000_i1042" DrawAspect="Content" ObjectID="_1795612874" r:id="rId47"/>
        </w:object>
      </w:r>
      <w:r w:rsidR="00FF1F50">
        <w:t>:</w:t>
      </w:r>
    </w:p>
    <w:p w14:paraId="5099F029" w14:textId="77777777" w:rsidR="008263A0" w:rsidRDefault="008263A0" w:rsidP="00C73E9B">
      <w:pPr>
        <w:spacing w:line="360" w:lineRule="auto"/>
      </w:pPr>
    </w:p>
    <w:p w14:paraId="51926982" w14:textId="2AB5DC62" w:rsidR="001F2307" w:rsidRPr="00CB41C4" w:rsidRDefault="001F2307" w:rsidP="001F2307">
      <w:pPr>
        <w:pStyle w:val="MTDisplayEquation"/>
        <w:rPr>
          <w:rFonts w:cs="Times New Roman"/>
          <w:lang w:val="en-US"/>
        </w:rPr>
      </w:pPr>
      <w:r w:rsidRPr="00CB41C4">
        <w:rPr>
          <w:rFonts w:cs="Times New Roman"/>
          <w:lang w:val="en-US"/>
        </w:rPr>
        <w:tab/>
      </w:r>
      <w:r w:rsidR="00B65A65" w:rsidRPr="00B65A65">
        <w:rPr>
          <w:position w:val="-14"/>
        </w:rPr>
        <w:object w:dxaOrig="5740" w:dyaOrig="400" w14:anchorId="37D82542">
          <v:shape id="_x0000_i1043" type="#_x0000_t75" style="width:286.75pt;height:21.3pt" o:ole="">
            <v:imagedata r:id="rId48" o:title=""/>
          </v:shape>
          <o:OLEObject Type="Embed" ProgID="Equation.DSMT4" ShapeID="_x0000_i1043" DrawAspect="Content" ObjectID="_1795612875" r:id="rId49"/>
        </w:object>
      </w:r>
      <w:r w:rsidR="00233113">
        <w:t>.</w:t>
      </w:r>
      <w:r w:rsidRPr="00CB41C4">
        <w:rPr>
          <w:rFonts w:cs="Times New Roman"/>
          <w:lang w:val="en-US"/>
        </w:rPr>
        <w:tab/>
      </w:r>
      <w:bookmarkStart w:id="22" w:name="eq_4"/>
      <w:r w:rsidR="00B87DB2">
        <w:rPr>
          <w:rFonts w:cs="Times New Roman"/>
          <w:lang w:val="en-US"/>
        </w:rPr>
        <w:t>(4)</w:t>
      </w:r>
      <w:bookmarkEnd w:id="22"/>
    </w:p>
    <w:p w14:paraId="3EA94B3D" w14:textId="77777777" w:rsidR="006F77B7" w:rsidRDefault="006F77B7" w:rsidP="00C73E9B">
      <w:pPr>
        <w:spacing w:line="360" w:lineRule="auto"/>
      </w:pPr>
    </w:p>
    <w:p w14:paraId="70519BCC" w14:textId="0B782F16"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6D3795" w:rsidRPr="006D3795">
        <w:rPr>
          <w:iCs/>
        </w:rPr>
        <w:instrText>(</w:instrText>
      </w:r>
      <w:r w:rsidR="006D3795" w:rsidRPr="00863431">
        <w:rPr>
          <w:iCs/>
        </w:rPr>
        <w:instrText>4</w:instrText>
      </w:r>
      <w:r w:rsidR="006D3795" w:rsidRPr="006D3795">
        <w:rPr>
          <w:iCs/>
        </w:rPr>
        <w:instrText>)</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r</w:t>
      </w:r>
      <w:r w:rsidR="00944F3B">
        <w:t xml:space="preserve">ed </w:t>
      </w:r>
      <w:r w:rsidR="00AB71BD" w:rsidRPr="00585869">
        <w:t xml:space="preserve">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944F3B">
        <w:rPr>
          <w:rFonts w:ascii="TimesNewRomanPS-BoldMT" w:hAnsi="TimesNewRomanPS-BoldMT" w:cs="TimesNewRomanPS-BoldMT"/>
          <w:kern w:val="0"/>
          <w:sz w:val="21"/>
          <w:szCs w:val="21"/>
          <w:lang w:val="en-GB"/>
        </w:rPr>
        <w:t xml:space="preserve">considered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57A667A1" w:rsidR="00220444" w:rsidRDefault="00944F3B" w:rsidP="00C73E9B">
      <w:pPr>
        <w:spacing w:line="360" w:lineRule="auto"/>
        <w:rPr>
          <w:highlight w:val="yellow"/>
          <w:lang w:val="en-GB"/>
        </w:rPr>
      </w:pPr>
      <w:r w:rsidRPr="008D1DE6">
        <w:rPr>
          <w:i/>
          <w:iCs/>
        </w:rPr>
        <w:t>Step 4a:</w:t>
      </w:r>
      <w:r>
        <w:t xml:space="preserve"> </w:t>
      </w:r>
      <w:r w:rsidR="00220444" w:rsidRPr="00220444">
        <w:rPr>
          <w:lang w:val="en-GB"/>
        </w:rPr>
        <w:t>If the model initially classifies a unit as inefficient (-1), we increase the outputs proportionally by 1%</w:t>
      </w:r>
      <w:r w:rsidR="00220444">
        <w:rPr>
          <w:lang w:val="en-GB"/>
        </w:rPr>
        <w:t xml:space="preserve"> (</w:t>
      </w:r>
      <w:r w:rsidR="00220444" w:rsidRPr="00FD1D84">
        <w:rPr>
          <w:position w:val="-10"/>
        </w:rPr>
        <w:object w:dxaOrig="240" w:dyaOrig="320" w14:anchorId="2AB2F51B">
          <v:shape id="_x0000_i1044" type="#_x0000_t75" style="width:11.9pt;height:16.3pt" o:ole="">
            <v:imagedata r:id="rId50" o:title=""/>
          </v:shape>
          <o:OLEObject Type="Embed" ProgID="Equation.DSMT4" ShapeID="_x0000_i1044" DrawAspect="Content" ObjectID="_1795612876" r:id="rId51"/>
        </w:object>
      </w:r>
      <w:r w:rsidR="00220444">
        <w:t>=1.01</w:t>
      </w:r>
      <w:r w:rsidR="00220444">
        <w:rPr>
          <w:lang w:val="en-GB"/>
        </w:rPr>
        <w:t>)</w:t>
      </w:r>
      <w:r w:rsidR="00220444" w:rsidRPr="00220444">
        <w:rPr>
          <w:lang w:val="en-GB"/>
        </w:rPr>
        <w:t xml:space="preserve"> to </w:t>
      </w:r>
      <w:r w:rsidRPr="00220444">
        <w:rPr>
          <w:lang w:val="en-GB"/>
        </w:rPr>
        <w:t>improve</w:t>
      </w:r>
      <w:r w:rsidR="00220444" w:rsidRPr="00220444">
        <w:rPr>
          <w:lang w:val="en-GB"/>
        </w:rPr>
        <w:t xml:space="preserve"> its efficiency level</w:t>
      </w:r>
      <w:r w:rsidR="002C7416">
        <w:rPr>
          <w:lang w:val="en-GB"/>
        </w:rPr>
        <w:t xml:space="preserve"> and determine </w:t>
      </w:r>
      <w:r w:rsidR="002C7416" w:rsidRPr="00FD1D84">
        <w:rPr>
          <w:position w:val="-12"/>
        </w:rPr>
        <w:object w:dxaOrig="1080" w:dyaOrig="360" w14:anchorId="41C6340D">
          <v:shape id="_x0000_i1045" type="#_x0000_t75" style="width:54.45pt;height:18.8pt" o:ole="">
            <v:imagedata r:id="rId52" o:title=""/>
          </v:shape>
          <o:OLEObject Type="Embed" ProgID="Equation.DSMT4" ShapeID="_x0000_i1045" DrawAspect="Content" ObjectID="_1795612877" r:id="rId53"/>
        </w:object>
      </w:r>
      <w:r w:rsidR="00220444" w:rsidRPr="00220444">
        <w:rPr>
          <w:lang w:val="en-GB"/>
        </w:rPr>
        <w:t xml:space="preserve">. We repeat this process until the ML model classifies the input-output point as efficient (+1). The </w:t>
      </w:r>
      <w:r w:rsidR="00220444" w:rsidRPr="00220444">
        <w:rPr>
          <w:lang w:val="en-GB"/>
        </w:rPr>
        <w:lastRenderedPageBreak/>
        <w:t xml:space="preserve">required increase in outputs to reach the decision surface is then determined as the midpoint between the last two calculated increments. The search is terminated when the difference between the </w:t>
      </w:r>
      <w:r w:rsidR="00220444" w:rsidRPr="00FD1D84">
        <w:rPr>
          <w:position w:val="-10"/>
        </w:rPr>
        <w:object w:dxaOrig="240" w:dyaOrig="320" w14:anchorId="4B47EA3D">
          <v:shape id="_x0000_i1046" type="#_x0000_t75" style="width:11.9pt;height:16.3pt" o:ole="">
            <v:imagedata r:id="rId50" o:title=""/>
          </v:shape>
          <o:OLEObject Type="Embed" ProgID="Equation.DSMT4" ShapeID="_x0000_i1046" DrawAspect="Content" ObjectID="_1795612878" r:id="rId54"/>
        </w:object>
      </w:r>
      <w:r w:rsidR="00220444">
        <w:t xml:space="preserve"> </w:t>
      </w:r>
      <w:r w:rsidR="00220444"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7" type="#_x0000_t75" style="width:11.9pt;height:16.3pt" o:ole="">
            <v:imagedata r:id="rId50" o:title=""/>
          </v:shape>
          <o:OLEObject Type="Embed" ProgID="Equation.DSMT4" ShapeID="_x0000_i1047" DrawAspect="Content" ObjectID="_1795612879" r:id="rId55"/>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48" type="#_x0000_t75" style="width:38.2pt;height:18.8pt" o:ole="">
            <v:imagedata r:id="rId56" o:title=""/>
          </v:shape>
          <o:OLEObject Type="Embed" ProgID="Equation.DSMT4" ShapeID="_x0000_i1048" DrawAspect="Content" ObjectID="_1795612880" r:id="rId57"/>
        </w:object>
      </w:r>
      <w:r w:rsidR="00580270">
        <w:t>.</w:t>
      </w:r>
    </w:p>
    <w:p w14:paraId="018F67AD" w14:textId="77777777" w:rsidR="00757E1E" w:rsidRPr="00A43CAF" w:rsidRDefault="00757E1E" w:rsidP="00C73E9B">
      <w:pPr>
        <w:spacing w:line="360" w:lineRule="auto"/>
        <w:rPr>
          <w:highlight w:val="yellow"/>
        </w:rPr>
      </w:pPr>
    </w:p>
    <w:p w14:paraId="13BDAC91" w14:textId="33635188" w:rsidR="005C1FA8" w:rsidRDefault="004C61B5" w:rsidP="00C73E9B">
      <w:pPr>
        <w:spacing w:line="360" w:lineRule="auto"/>
      </w:pPr>
      <w:r w:rsidRPr="00177688">
        <w:rPr>
          <w:i/>
          <w:iCs/>
        </w:rPr>
        <w:t>Step 4</w:t>
      </w:r>
      <w:r>
        <w:rPr>
          <w:i/>
          <w:iCs/>
        </w:rPr>
        <w:t>b</w:t>
      </w:r>
      <w:r w:rsidRPr="00177688">
        <w:rPr>
          <w:i/>
          <w:iCs/>
        </w:rPr>
        <w:t>:</w:t>
      </w:r>
      <w:r>
        <w:t xml:space="preserve"> </w:t>
      </w:r>
      <w:r w:rsidR="00DB4764">
        <w:t>Additionally, it is possible to e</w:t>
      </w:r>
      <w:r w:rsidR="00C73E9B">
        <w:t xml:space="preserve">xtend </w:t>
      </w:r>
      <w:r w:rsidR="00A25947">
        <w:t>S</w:t>
      </w:r>
      <w:r w:rsidR="00EC7FE1">
        <w:t xml:space="preserve">tep </w:t>
      </w:r>
      <w:r w:rsidR="009C5D85">
        <w:t>4</w:t>
      </w:r>
      <w:r>
        <w:t>a</w:t>
      </w:r>
      <w:r w:rsidR="00C73E9B">
        <w:t xml:space="preserve"> </w:t>
      </w:r>
      <w:r w:rsidR="00DB4764">
        <w:t xml:space="preserve">above </w:t>
      </w:r>
      <w:r w:rsidR="00C73E9B">
        <w:t xml:space="preserve">to efficient units to </w:t>
      </w:r>
      <w:r w:rsidR="00DB4764">
        <w:t>measure</w:t>
      </w:r>
      <w:r w:rsidR="00C73E9B">
        <w:t xml:space="preserve"> super-efficiency, thereby distinguishing among the subset of </w:t>
      </w:r>
      <w:commentRangeStart w:id="23"/>
      <w:r w:rsidR="005601FA">
        <w:t xml:space="preserve">Pareto-efficient </w:t>
      </w:r>
      <w:r w:rsidR="00DB4764">
        <w:t xml:space="preserve">DMUs in the </w:t>
      </w:r>
      <w:r w:rsidR="0081373C">
        <w:t>data sample</w:t>
      </w:r>
      <w:commentRangeEnd w:id="23"/>
      <w:r>
        <w:rPr>
          <w:rStyle w:val="Refdecomentario"/>
        </w:rPr>
        <w:commentReference w:id="23"/>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49" type="#_x0000_t75" style="width:60.1pt;height:18.8pt" o:ole="">
            <v:imagedata r:id="rId58" o:title=""/>
          </v:shape>
          <o:OLEObject Type="Embed" ProgID="Equation.DSMT4" ShapeID="_x0000_i1049" DrawAspect="Content" ObjectID="_1795612881" r:id="rId59"/>
        </w:object>
      </w:r>
    </w:p>
    <w:p w14:paraId="0A60CF94" w14:textId="25CAD39D"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0" type="#_x0000_t75" style="width:4in;height:21.3pt" o:ole="">
            <v:imagedata r:id="rId60" o:title=""/>
          </v:shape>
          <o:OLEObject Type="Embed" ProgID="Equation.DSMT4" ShapeID="_x0000_i1050" DrawAspect="Content" ObjectID="_1795612882" r:id="rId61"/>
        </w:object>
      </w:r>
      <w:r>
        <w:t>.</w:t>
      </w:r>
      <w:r w:rsidRPr="00CB41C4">
        <w:rPr>
          <w:rFonts w:cs="Times New Roman"/>
          <w:lang w:val="en-US"/>
        </w:rPr>
        <w:tab/>
      </w:r>
      <w:bookmarkStart w:id="24" w:name="eq_5"/>
      <w:r w:rsidR="00B87DB2">
        <w:rPr>
          <w:rFonts w:cs="Times New Roman"/>
          <w:lang w:val="en-US"/>
        </w:rPr>
        <w:t>(</w:t>
      </w:r>
      <w:bookmarkStart w:id="25" w:name="ZEqnNum539787"/>
      <w:r w:rsidR="00B87DB2">
        <w:rPr>
          <w:rFonts w:cs="Times New Roman"/>
          <w:lang w:val="en-US"/>
        </w:rPr>
        <w:t>5</w:t>
      </w:r>
      <w:bookmarkEnd w:id="25"/>
      <w:r w:rsidR="00B87DB2">
        <w:rPr>
          <w:rFonts w:cs="Times New Roman"/>
          <w:lang w:val="en-US"/>
        </w:rPr>
        <w:t>)</w:t>
      </w:r>
      <w:bookmarkEnd w:id="24"/>
    </w:p>
    <w:p w14:paraId="68FD0FED" w14:textId="61CC2123" w:rsidR="0059071F" w:rsidRDefault="0059071F" w:rsidP="0059071F">
      <w:pPr>
        <w:pStyle w:val="MTDisplayEquation"/>
        <w:rPr>
          <w:rFonts w:cs="Times New Roman"/>
          <w:lang w:val="en-US"/>
        </w:rPr>
      </w:pPr>
      <w:r w:rsidRPr="0059071F">
        <w:rPr>
          <w:rFonts w:cs="Times New Roman"/>
          <w:lang w:val="en-US"/>
        </w:rPr>
        <w:t>In comparison to model</w:t>
      </w:r>
      <w:r w:rsidR="00B87DB2">
        <w:rPr>
          <w:rFonts w:cs="Times New Roman"/>
          <w:iCs/>
          <w:lang w:val="en-US"/>
        </w:rPr>
        <w:t xml:space="preserve"> (</w:t>
      </w:r>
      <w:hyperlink w:anchor="eq_4" w:history="1">
        <w:r w:rsidR="00B87DB2" w:rsidRPr="00B87DB2">
          <w:rPr>
            <w:rStyle w:val="Hipervnculo"/>
            <w:rFonts w:cs="Times New Roman"/>
            <w:iCs/>
            <w:lang w:val="en-US"/>
          </w:rPr>
          <w:t>4</w:t>
        </w:r>
      </w:hyperlink>
      <w:r w:rsidR="00B87DB2">
        <w:rPr>
          <w:rFonts w:cs="Times New Roman"/>
          <w:iCs/>
          <w:lang w:val="en-US"/>
        </w:rPr>
        <w:t>)</w:t>
      </w:r>
      <w:r w:rsidRPr="0059071F">
        <w:rPr>
          <w:rFonts w:cs="Times New Roman"/>
          <w:lang w:val="en-US"/>
        </w:rPr>
        <w:t xml:space="preserve">, we replace </w:t>
      </w:r>
      <w:r w:rsidRPr="00B6444A">
        <w:t>‘min’ with ‘max’</w:t>
      </w:r>
      <w:r w:rsidR="00964CF9" w:rsidRPr="00964CF9">
        <w:rPr>
          <w:rFonts w:cs="Times New Roman"/>
          <w:lang w:val="en-US"/>
        </w:rPr>
        <w:t xml:space="preserve"> </w:t>
      </w:r>
      <w:r w:rsidR="00964CF9" w:rsidRPr="0059071F">
        <w:rPr>
          <w:rFonts w:cs="Times New Roman"/>
          <w:lang w:val="en-US"/>
        </w:rPr>
        <w:t>in model</w:t>
      </w:r>
      <w:r w:rsidR="00B87DB2">
        <w:rPr>
          <w:rFonts w:cs="Times New Roman"/>
          <w:lang w:val="en-US"/>
        </w:rPr>
        <w:t xml:space="preserve"> (</w:t>
      </w:r>
      <w:hyperlink w:anchor="eq_5" w:history="1">
        <w:r w:rsidR="00B87DB2" w:rsidRPr="00C8733F">
          <w:rPr>
            <w:rStyle w:val="Hipervnculo"/>
            <w:rFonts w:cs="Times New Roman"/>
            <w:lang w:val="en-US"/>
          </w:rPr>
          <w:t>5</w:t>
        </w:r>
      </w:hyperlink>
      <w:r w:rsidR="00B87DB2">
        <w:rPr>
          <w:rFonts w:cs="Times New Roman"/>
          <w:lang w:val="en-US"/>
        </w:rPr>
        <w:t>)</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1" type="#_x0000_t75" style="width:11.9pt;height:16.3pt" o:ole="">
            <v:imagedata r:id="rId62" o:title=""/>
          </v:shape>
          <o:OLEObject Type="Embed" ProgID="Equation.DSMT4" ShapeID="_x0000_i1051" DrawAspect="Content" ObjectID="_1795612883" r:id="rId63"/>
        </w:object>
      </w:r>
      <w:r w:rsidR="0088530A">
        <w:t xml:space="preserve">, with </w:t>
      </w:r>
      <w:r w:rsidR="00B65A65" w:rsidRPr="00B65A65">
        <w:rPr>
          <w:position w:val="-10"/>
        </w:rPr>
        <w:object w:dxaOrig="540" w:dyaOrig="320" w14:anchorId="54964E03">
          <v:shape id="_x0000_i1052" type="#_x0000_t75" style="width:26.9pt;height:16.3pt" o:ole="">
            <v:imagedata r:id="rId64" o:title=""/>
          </v:shape>
          <o:OLEObject Type="Embed" ProgID="Equation.DSMT4" ShapeID="_x0000_i1052" DrawAspect="Content" ObjectID="_1795612884" r:id="rId65"/>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3" type="#_x0000_t75" style="width:38.2pt;height:18.8pt" o:ole="">
            <v:imagedata r:id="rId66" o:title=""/>
          </v:shape>
          <o:OLEObject Type="Embed" ProgID="Equation.DSMT4" ShapeID="_x0000_i1053" DrawAspect="Content" ObjectID="_1795612885" r:id="rId67"/>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4" type="#_x0000_t75" style="width:11.9pt;height:16.3pt" o:ole="">
            <v:imagedata r:id="rId68" o:title=""/>
          </v:shape>
          <o:OLEObject Type="Embed" ProgID="Equation.DSMT4" ShapeID="_x0000_i1054" DrawAspect="Content" ObjectID="_1795612886" r:id="rId69"/>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5" type="#_x0000_t75" style="width:150.9pt;height:18.8pt" o:ole="">
            <v:imagedata r:id="rId70" o:title=""/>
          </v:shape>
          <o:OLEObject Type="Embed" ProgID="Equation.DSMT4" ShapeID="_x0000_i1055" DrawAspect="Content" ObjectID="_1795612887" r:id="rId71"/>
        </w:object>
      </w:r>
      <w:r w:rsidR="0088530A">
        <w:t>.</w:t>
      </w:r>
    </w:p>
    <w:p w14:paraId="2DB5AEAD" w14:textId="4AA34CC3" w:rsidR="00306903" w:rsidRPr="00485B5D" w:rsidRDefault="00306903" w:rsidP="00485B5D">
      <w:pPr>
        <w:pStyle w:val="Prrafodelista"/>
        <w:spacing w:line="360" w:lineRule="auto"/>
        <w:rPr>
          <w:i/>
          <w:iCs/>
        </w:rPr>
      </w:pPr>
      <w:bookmarkStart w:id="26" w:name="_Hlk176366285"/>
      <w:r w:rsidRPr="00485B5D">
        <w:rPr>
          <w:i/>
          <w:iCs/>
        </w:rPr>
        <w:t xml:space="preserve">3.2. Feature </w:t>
      </w:r>
      <w:r>
        <w:rPr>
          <w:i/>
          <w:iCs/>
        </w:rPr>
        <w:t xml:space="preserve">significance </w:t>
      </w:r>
      <w:r w:rsidRPr="00485B5D">
        <w:rPr>
          <w:i/>
          <w:iCs/>
        </w:rPr>
        <w:t xml:space="preserve">analysis: </w:t>
      </w:r>
      <w:r>
        <w:rPr>
          <w:i/>
          <w:iCs/>
        </w:rPr>
        <w:t xml:space="preserve">The drivers of </w:t>
      </w:r>
      <w:r w:rsidRPr="00485B5D">
        <w:rPr>
          <w:i/>
          <w:iCs/>
        </w:rPr>
        <w:t>input and output inefficiency</w:t>
      </w:r>
    </w:p>
    <w:bookmarkEnd w:id="26"/>
    <w:p w14:paraId="0B4FF4A9" w14:textId="25411499" w:rsidR="00350439" w:rsidRDefault="00306903" w:rsidP="00DD0094">
      <w:pPr>
        <w:spacing w:line="360" w:lineRule="auto"/>
        <w:rPr>
          <w:highlight w:val="yellow"/>
        </w:rPr>
      </w:pPr>
      <w:r>
        <w:t>W</w:t>
      </w:r>
      <w:r w:rsidR="006457D9" w:rsidRPr="006457D9">
        <w:t xml:space="preserve">e </w:t>
      </w:r>
      <w:r w:rsidR="000D0B4F">
        <w:t>also use</w:t>
      </w:r>
      <w:r w:rsidR="006457D9" w:rsidRPr="006457D9">
        <w:t xml:space="preserve"> </w:t>
      </w:r>
      <w:r w:rsidR="00CF546A">
        <w:t xml:space="preserve">our chosen classification </w:t>
      </w:r>
      <w:r w:rsidR="006457D9" w:rsidRPr="006457D9">
        <w:t>ML techniques,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DMUs. </w:t>
      </w:r>
      <w:r w:rsidR="006457D9" w:rsidRPr="00512F88">
        <w:rPr>
          <w:highlight w:val="yellow"/>
        </w:rPr>
        <w:t xml:space="preserve">For SVM models, variable importance is typically inferred through examining the weights assigned to support vectors, where larger weights correspond to greater importance in separating different classes or categories. </w:t>
      </w:r>
      <w:r w:rsidR="00510DC2" w:rsidRPr="00512F88">
        <w:rPr>
          <w:highlight w:val="yellow"/>
          <w:lang w:val="en"/>
        </w:rPr>
        <w:t>Instead</w:t>
      </w:r>
      <w:r w:rsidR="00510DC2" w:rsidRPr="00512F88">
        <w:rPr>
          <w:highlight w:val="yellow"/>
          <w:lang w:val="en-GB"/>
        </w:rPr>
        <w:t xml:space="preserve">, </w:t>
      </w:r>
      <w:r w:rsidR="00510DC2" w:rsidRPr="00512F88">
        <w:rPr>
          <w:highlight w:val="yellow"/>
        </w:rPr>
        <w:t xml:space="preserve">NN employs diverse strategies for assessing variable importance, including sensitivity analysis, gradient-based methods, and layer-wise relevance propagation. Sensitivity analysis </w:t>
      </w:r>
      <w:r w:rsidR="00E0619F">
        <w:rPr>
          <w:highlight w:val="yellow"/>
        </w:rPr>
        <w:t>was developed for NN and will be explained in the next paragraph</w:t>
      </w:r>
      <w:r w:rsidR="00510DC2" w:rsidRPr="00512F88">
        <w:rPr>
          <w:highlight w:val="yellow"/>
        </w:rPr>
        <w:t>. Gradient-based methods leverage the gradients of loss functions with respect to variables to quantify their contribution to model predictions. Layer-wise relevance propagation decomposes prediction scores across network layers, attributing relevance to features based on their influence on subsequent layers' activations.</w:t>
      </w:r>
    </w:p>
    <w:p w14:paraId="39FED821" w14:textId="77777777" w:rsidR="004B70C9" w:rsidRPr="00512F88" w:rsidRDefault="004B70C9" w:rsidP="00DD0094">
      <w:pPr>
        <w:spacing w:line="360" w:lineRule="auto"/>
        <w:rPr>
          <w:highlight w:val="yellow"/>
          <w:lang w:val="en-GB"/>
        </w:rPr>
      </w:pPr>
    </w:p>
    <w:p w14:paraId="04340D8D" w14:textId="77777777" w:rsidR="00B414B1" w:rsidRDefault="00160789" w:rsidP="00B414B1">
      <w:pPr>
        <w:spacing w:line="360" w:lineRule="auto"/>
        <w:rPr>
          <w:highlight w:val="yellow"/>
        </w:rPr>
      </w:pPr>
      <w:r w:rsidRPr="00512F88">
        <w:rPr>
          <w:highlight w:val="yellow"/>
        </w:rPr>
        <w:t xml:space="preserve">One effective technique to measure </w:t>
      </w:r>
      <w:r w:rsidR="009252E2" w:rsidRPr="00512F88">
        <w:rPr>
          <w:highlight w:val="yellow"/>
        </w:rPr>
        <w:t>the importance</w:t>
      </w:r>
      <w:r w:rsidRPr="00512F88">
        <w:rPr>
          <w:highlight w:val="yellow"/>
        </w:rPr>
        <w:t xml:space="preserve"> of variables </w:t>
      </w:r>
      <w:r w:rsidR="009252E2" w:rsidRPr="00512F88">
        <w:rPr>
          <w:highlight w:val="yellow"/>
        </w:rPr>
        <w:t>in any supervised</w:t>
      </w:r>
      <w:r w:rsidR="00ED08AC" w:rsidRPr="00512F88">
        <w:rPr>
          <w:highlight w:val="yellow"/>
        </w:rPr>
        <w:t>-</w:t>
      </w:r>
      <w:r w:rsidR="009252E2" w:rsidRPr="00512F88">
        <w:rPr>
          <w:highlight w:val="yellow"/>
        </w:rPr>
        <w:t xml:space="preserve">classification problem is </w:t>
      </w:r>
      <w:r w:rsidR="00B414B1" w:rsidRPr="00512F88">
        <w:rPr>
          <w:highlight w:val="yellow"/>
        </w:rPr>
        <w:t>Sensitivity</w:t>
      </w:r>
      <w:r w:rsidR="009252E2" w:rsidRPr="00512F88">
        <w:rPr>
          <w:highlight w:val="yellow"/>
        </w:rPr>
        <w:t xml:space="preserve"> Analysis </w:t>
      </w:r>
      <w:r w:rsidR="00ED08AC" w:rsidRPr="00512F88">
        <w:rPr>
          <w:highlight w:val="yellow"/>
        </w:rPr>
        <w:t xml:space="preserve">(SA) </w:t>
      </w:r>
      <w:r w:rsidR="009252E2" w:rsidRPr="00512F88">
        <w:rPr>
          <w:highlight w:val="yellow"/>
        </w:rPr>
        <w:t>(Ruck et al. 1990)</w:t>
      </w:r>
      <w:r w:rsidR="00ED08AC" w:rsidRPr="00512F88">
        <w:rPr>
          <w:highlight w:val="yellow"/>
        </w:rPr>
        <w:t xml:space="preserve">. The principle behind SA is to measure </w:t>
      </w:r>
      <w:r w:rsidR="00ED08AC" w:rsidRPr="00512F88">
        <w:rPr>
          <w:highlight w:val="yellow"/>
        </w:rPr>
        <w:lastRenderedPageBreak/>
        <w:t xml:space="preserve">the effects that variations in each input variable have on the model's output. This is done by perturbing each variable across its range of values and observing the impact on the model's response, while keeping all other variables constant at a baseline or average value. SA thus allows determining both the absolute and relative relevance of each variable, providing a ranking of the variables based on how much the model's output changes in response to perturbations in that variable. </w:t>
      </w:r>
      <w:r w:rsidR="00656DC8" w:rsidRPr="00512F88">
        <w:rPr>
          <w:highlight w:val="yellow"/>
        </w:rPr>
        <w:t xml:space="preserve">With the aim of measuring this variations in the output model, we </w:t>
      </w:r>
      <w:r w:rsidR="00510DC2" w:rsidRPr="00512F88">
        <w:rPr>
          <w:highlight w:val="yellow"/>
        </w:rPr>
        <w:t xml:space="preserve">obtain the </w:t>
      </w:r>
      <w:proofErr w:type="gramStart"/>
      <w:r w:rsidR="00510DC2" w:rsidRPr="00512F88">
        <w:rPr>
          <w:highlight w:val="yellow"/>
        </w:rPr>
        <w:t>probabilities</w:t>
      </w:r>
      <w:proofErr w:type="gramEnd"/>
      <w:r w:rsidR="00510DC2" w:rsidRPr="00512F88">
        <w:rPr>
          <w:highlight w:val="yellow"/>
        </w:rPr>
        <w:t xml:space="preserve"> of belonging to each class. For SVM, Platt's method is used to fit a sigmoid function over the decision values of the SVM, thereby generating probability estimates from the model outputs (Platt.1999) (Lin et al. 2007). In the case of NN, a </w:t>
      </w:r>
      <w:proofErr w:type="spellStart"/>
      <w:r w:rsidR="00510DC2" w:rsidRPr="00512F88">
        <w:rPr>
          <w:highlight w:val="yellow"/>
        </w:rPr>
        <w:t>softmax</w:t>
      </w:r>
      <w:proofErr w:type="spellEnd"/>
      <w:r w:rsidR="00510DC2" w:rsidRPr="00512F88">
        <w:rPr>
          <w:highlight w:val="yellow"/>
        </w:rPr>
        <w:t xml:space="preserve"> output layer is used to convert the output values into probabilities to obtain the probabilities of belonging to each category</w:t>
      </w:r>
      <w:r w:rsidR="00B414B1" w:rsidRPr="00512F88">
        <w:rPr>
          <w:highlight w:val="yellow"/>
        </w:rPr>
        <w:t>. Additionally, thanks to the ranking provided by sensitivity analysis, techniques such as Recursive Feature Elimination (RFE) can be employed to iteratively identify and remove less relevant variables, thereby emphasizing those that contribute most significantly to model performance.</w:t>
      </w:r>
    </w:p>
    <w:p w14:paraId="5C821B45" w14:textId="77777777" w:rsidR="004B70C9" w:rsidRPr="00512F88" w:rsidRDefault="004B70C9" w:rsidP="00B414B1">
      <w:pPr>
        <w:spacing w:line="360" w:lineRule="auto"/>
        <w:rPr>
          <w:highlight w:val="yellow"/>
        </w:rPr>
      </w:pPr>
    </w:p>
    <w:p w14:paraId="53B2E054" w14:textId="084DA262" w:rsidR="006457D9" w:rsidRDefault="006457D9" w:rsidP="00DD0094">
      <w:pPr>
        <w:spacing w:line="360" w:lineRule="auto"/>
      </w:pPr>
      <w:r w:rsidRPr="00512F88">
        <w:rPr>
          <w:highlight w:val="yellow"/>
        </w:rPr>
        <w:t>By harnessing these sophisticated techniques within our SVM and N</w:t>
      </w:r>
      <w:r w:rsidR="00E632B0" w:rsidRPr="00512F88">
        <w:rPr>
          <w:highlight w:val="yellow"/>
        </w:rPr>
        <w:t>N</w:t>
      </w:r>
      <w:r w:rsidRPr="00512F88">
        <w:rPr>
          <w:highlight w:val="yellow"/>
        </w:rPr>
        <w:t xml:space="preserve"> frameworks, we aim to unravel the nuanced interplay between </w:t>
      </w:r>
      <w:commentRangeStart w:id="27"/>
      <w:r w:rsidRPr="00512F88">
        <w:rPr>
          <w:highlight w:val="yellow"/>
        </w:rPr>
        <w:t>input</w:t>
      </w:r>
      <w:r w:rsidR="00E74EC0" w:rsidRPr="00512F88">
        <w:rPr>
          <w:highlight w:val="yellow"/>
        </w:rPr>
        <w:t xml:space="preserve">-output </w:t>
      </w:r>
      <w:commentRangeEnd w:id="27"/>
      <w:r w:rsidR="00C46D88" w:rsidRPr="00512F88">
        <w:rPr>
          <w:rStyle w:val="Refdecomentario"/>
          <w:highlight w:val="yellow"/>
        </w:rPr>
        <w:commentReference w:id="27"/>
      </w:r>
      <w:r w:rsidRPr="00512F88">
        <w:rPr>
          <w:highlight w:val="yellow"/>
        </w:rPr>
        <w:t>variables and efficiency outcomes, thus enhancing the interpretability and utility of our DEA-ML integration approach.</w:t>
      </w:r>
    </w:p>
    <w:p w14:paraId="42CFF8AD" w14:textId="56711671" w:rsidR="00BF2AF0" w:rsidRPr="008B59A6" w:rsidRDefault="00BF2AF0" w:rsidP="00BF2AF0">
      <w:pPr>
        <w:pStyle w:val="Prrafodelista"/>
        <w:spacing w:line="360" w:lineRule="auto"/>
      </w:pPr>
      <w:r w:rsidRPr="00177688">
        <w:rPr>
          <w:i/>
          <w:iCs/>
        </w:rPr>
        <w:t>3.</w:t>
      </w:r>
      <w:r>
        <w:rPr>
          <w:i/>
          <w:iCs/>
        </w:rPr>
        <w:t>3</w:t>
      </w:r>
      <w:r w:rsidRPr="00177688">
        <w:rPr>
          <w:i/>
          <w:iCs/>
        </w:rPr>
        <w:t xml:space="preserve">. </w:t>
      </w:r>
      <w:r>
        <w:rPr>
          <w:i/>
          <w:iCs/>
        </w:rPr>
        <w:t>An illustrative example</w:t>
      </w:r>
      <w:r>
        <w:t>.</w:t>
      </w:r>
    </w:p>
    <w:p w14:paraId="561DC8D1" w14:textId="18E4CCF0" w:rsidR="004E2D7E" w:rsidRDefault="004E2D7E" w:rsidP="00DD0094">
      <w:pPr>
        <w:spacing w:line="360" w:lineRule="auto"/>
      </w:pPr>
      <w:r w:rsidRPr="004E2D7E">
        <w:t>Next, we will illustrate our method through a numerical example, complemented by several figures. For the classification ML model, we employ Support Vector Machines (SVM).</w:t>
      </w:r>
    </w:p>
    <w:p w14:paraId="37F74FE3" w14:textId="77777777" w:rsidR="00C53ECF" w:rsidRDefault="00C53ECF" w:rsidP="00DD0094">
      <w:pPr>
        <w:spacing w:line="360" w:lineRule="auto"/>
      </w:pPr>
    </w:p>
    <w:p w14:paraId="3535691A" w14:textId="02BDCE96" w:rsidR="009C6CBF" w:rsidRPr="00B74DB8" w:rsidRDefault="00381CC6" w:rsidP="00DD0094">
      <w:pPr>
        <w:spacing w:line="360" w:lineRule="auto"/>
        <w:rPr>
          <w:lang w:val="en-GB"/>
        </w:rPr>
      </w:pPr>
      <w:r w:rsidRPr="00C8706C">
        <w:t>In th</w:t>
      </w:r>
      <w:r w:rsidR="00C46D88">
        <w:t>is</w:t>
      </w:r>
      <w:r w:rsidRPr="00C8706C">
        <w:t xml:space="preserve"> example </w:t>
      </w:r>
      <w:r w:rsidR="0044219B" w:rsidRPr="00C8706C">
        <w:t xml:space="preserve">we </w:t>
      </w:r>
      <w:r w:rsidR="00C46D88">
        <w:t xml:space="preserve">create </w:t>
      </w:r>
      <w:r w:rsidR="0044219B" w:rsidRPr="00C8706C">
        <w:t xml:space="preserve">a data set </w:t>
      </w:r>
      <w:r w:rsidR="00827DFF" w:rsidRPr="00C8706C">
        <w:t xml:space="preserve">made </w:t>
      </w:r>
      <w:r w:rsidR="0044219B" w:rsidRPr="00C8706C">
        <w:t xml:space="preserve">of </w:t>
      </w:r>
      <w:r w:rsidRPr="00C8706C">
        <w:t>30 DMUs</w:t>
      </w:r>
      <w:r w:rsidR="005D72C1" w:rsidRPr="00C8706C">
        <w:t xml:space="preserve"> (</w:t>
      </w:r>
      <w:r w:rsidR="00C8706C" w:rsidRPr="00C8706C">
        <w:rPr>
          <w:position w:val="-4"/>
        </w:rPr>
        <w:object w:dxaOrig="240" w:dyaOrig="240" w14:anchorId="6A1BB48A">
          <v:shape id="_x0000_i1056" type="#_x0000_t75" style="width:11.9pt;height:11.9pt" o:ole="">
            <v:imagedata r:id="rId72" o:title=""/>
          </v:shape>
          <o:OLEObject Type="Embed" ProgID="Equation.DSMT4" ShapeID="_x0000_i1056" DrawAspect="Content" ObjectID="_1795612888" r:id="rId73"/>
        </w:object>
      </w:r>
      <w:r w:rsidR="005D72C1" w:rsidRPr="00C8706C">
        <w:t>)</w:t>
      </w:r>
      <w:r w:rsidRPr="00C8706C">
        <w:t xml:space="preserve"> </w:t>
      </w:r>
      <w:r w:rsidR="00827DFF" w:rsidRPr="00C8706C">
        <w:t xml:space="preserve">that </w:t>
      </w:r>
      <w:r w:rsidR="0020608D" w:rsidRPr="00C8706C">
        <w:t>uses</w:t>
      </w:r>
      <w:r w:rsidR="00827DFF" w:rsidRPr="00C8706C">
        <w:t xml:space="preserve"> a single input to produce a single output</w:t>
      </w:r>
      <w:r w:rsidRPr="00C8706C">
        <w:t>.</w:t>
      </w:r>
      <w:r w:rsidR="00205B22" w:rsidRPr="00C8706C">
        <w:rPr>
          <w:lang w:val="en-GB"/>
        </w:rPr>
        <w:t xml:space="preserve"> </w:t>
      </w:r>
      <w:r w:rsidR="000674B0">
        <w:t xml:space="preserve">Following the algorithm, </w:t>
      </w:r>
      <w:r w:rsidR="0046235B" w:rsidRPr="00C8706C">
        <w:t xml:space="preserve">step </w:t>
      </w:r>
      <w:r w:rsidR="000674B0">
        <w:t xml:space="preserve">1 </w:t>
      </w:r>
      <w:r w:rsidR="0046235B" w:rsidRPr="00C8706C">
        <w:t>label</w:t>
      </w:r>
      <w:r w:rsidR="000674B0">
        <w:t>s</w:t>
      </w:r>
      <w:r w:rsidR="0046235B" w:rsidRPr="00C8706C">
        <w:t xml:space="preserve"> the available data according to the additive model </w:t>
      </w:r>
      <w:r w:rsidR="00EE442D" w:rsidRPr="00C8706C">
        <w:t>through standard DEA</w:t>
      </w:r>
      <w:r w:rsidR="0046235B" w:rsidRPr="00C8706C">
        <w:t xml:space="preserve">. In this example, </w:t>
      </w:r>
      <w:r w:rsidR="0095602C" w:rsidRPr="00C8706C">
        <w:t>4</w:t>
      </w:r>
      <w:r w:rsidR="0046235B" w:rsidRPr="00C8706C">
        <w:t xml:space="preserve"> DMUs </w:t>
      </w:r>
      <w:r w:rsidR="00C46D88">
        <w:t xml:space="preserve">are efficient </w:t>
      </w:r>
      <w:r w:rsidR="0046235B" w:rsidRPr="00C8706C">
        <w:t xml:space="preserve">with </w:t>
      </w:r>
      <w:r w:rsidR="004036A3" w:rsidRPr="00C8706C">
        <w:t xml:space="preserve">all their optimal </w:t>
      </w:r>
      <w:r w:rsidR="0046235B" w:rsidRPr="00C8706C">
        <w:t xml:space="preserve">slacks </w:t>
      </w:r>
      <w:r w:rsidR="00C46D88">
        <w:t xml:space="preserve">in model (5) </w:t>
      </w:r>
      <w:r w:rsidR="0046235B" w:rsidRPr="00C8706C">
        <w:t>equal to 0, labeling them as such. The remaining 2</w:t>
      </w:r>
      <w:r w:rsidR="0052605E" w:rsidRPr="00C8706C">
        <w:t>6</w:t>
      </w:r>
      <w:r w:rsidR="0046235B" w:rsidRPr="00C8706C">
        <w:t xml:space="preserve"> are marked as </w:t>
      </w:r>
      <w:r w:rsidR="00D94476" w:rsidRPr="00C8706C">
        <w:t>‘</w:t>
      </w:r>
      <w:r w:rsidR="0046235B" w:rsidRPr="00C8706C">
        <w:t>inefficient</w:t>
      </w:r>
      <w:r w:rsidR="00D94476" w:rsidRPr="00C8706C">
        <w:t>’</w:t>
      </w:r>
      <w:r w:rsidR="0046235B" w:rsidRPr="00C8706C">
        <w:t>. The efficient DMUs are:</w:t>
      </w:r>
      <w:r w:rsidR="0052605E" w:rsidRPr="00C8706C">
        <w:t xml:space="preserve"> </w:t>
      </w:r>
      <w:r w:rsidR="0095602C" w:rsidRPr="00C8706C">
        <w:t>13</w:t>
      </w:r>
      <w:r w:rsidR="0046235B" w:rsidRPr="00C8706C">
        <w:t xml:space="preserve">, </w:t>
      </w:r>
      <w:r w:rsidR="0095602C" w:rsidRPr="00C8706C">
        <w:t xml:space="preserve">21, 22 </w:t>
      </w:r>
      <w:r w:rsidR="0046235B" w:rsidRPr="00C8706C">
        <w:t>and 2</w:t>
      </w:r>
      <w:r w:rsidR="0095602C" w:rsidRPr="00C8706C">
        <w:t>5</w:t>
      </w:r>
      <w:r w:rsidR="004036A3" w:rsidRPr="00C8706C">
        <w:t xml:space="preserve"> (see Figure 4)</w:t>
      </w:r>
      <w:r w:rsidR="0046235B" w:rsidRPr="00C8706C">
        <w:t xml:space="preserve">. </w:t>
      </w:r>
      <w:r w:rsidR="0052605E" w:rsidRPr="00C8706C">
        <w:t>In this case, there is</w:t>
      </w:r>
      <w:r w:rsidR="0052605E" w:rsidRPr="00831C1D">
        <w:t xml:space="preserve">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19EA92A0" w:rsidR="001E6B5C" w:rsidRDefault="000674B0" w:rsidP="001E6B5C">
      <w:pPr>
        <w:spacing w:line="360" w:lineRule="auto"/>
      </w:pPr>
      <w:r>
        <w:t>S</w:t>
      </w:r>
      <w:r w:rsidR="001E6B5C">
        <w:t>tep</w:t>
      </w:r>
      <w:r>
        <w:t xml:space="preserve"> 2</w:t>
      </w:r>
      <w:r w:rsidR="001E6B5C">
        <w:t xml:space="preserve"> of the method involves the creation of both efficient and inefficient synthetic units. The procedure for creating new </w:t>
      </w:r>
      <w:r>
        <w:t xml:space="preserve">synthetic </w:t>
      </w:r>
      <w:r w:rsidR="001E6B5C">
        <w:t>efficient units</w:t>
      </w:r>
      <w:r w:rsidR="00C8706C">
        <w:t xml:space="preserve"> (set </w:t>
      </w:r>
      <w:r w:rsidR="00C8706C" w:rsidRPr="00C8706C">
        <w:rPr>
          <w:position w:val="-4"/>
        </w:rPr>
        <w:object w:dxaOrig="240" w:dyaOrig="300" w14:anchorId="29F0D2B3">
          <v:shape id="_x0000_i1057" type="#_x0000_t75" style="width:11.9pt;height:15.05pt" o:ole="">
            <v:imagedata r:id="rId75" o:title=""/>
          </v:shape>
          <o:OLEObject Type="Embed" ProgID="Equation.DSMT4" ShapeID="_x0000_i1057" DrawAspect="Content" ObjectID="_1795612889" r:id="rId76"/>
        </w:object>
      </w:r>
      <w:r w:rsidR="00C8706C">
        <w:t>)</w:t>
      </w:r>
      <w:r w:rsidR="001E6B5C">
        <w:t xml:space="preserve"> </w:t>
      </w:r>
      <w:r>
        <w:t>selects those projections of inefficient ones (step 2a) that cover</w:t>
      </w:r>
      <w:r w:rsidR="00BF2AF0">
        <w:t>s</w:t>
      </w:r>
      <w:r>
        <w:t xml:space="preserve"> all the observed regions </w:t>
      </w:r>
      <w:r w:rsidR="001E6B5C">
        <w:t xml:space="preserve">of the input-output space. </w:t>
      </w:r>
      <w:r>
        <w:t>Following step 2b, i</w:t>
      </w:r>
      <w:r w:rsidR="001E6B5C">
        <w:t xml:space="preserve">f a unit falls within the first quartile in at least half of the variables, </w:t>
      </w:r>
      <w:r w:rsidR="00BF2AF0">
        <w:t xml:space="preserve">an </w:t>
      </w:r>
      <w:r>
        <w:t xml:space="preserve">additional </w:t>
      </w:r>
      <w:r w:rsidR="001E6B5C">
        <w:t>synthetic unit is created using an input-oriented projection of the radial model. The remaining synthetic units needed to balance the proportion between the two classes are generated using an output-oriented projection of the radial model</w:t>
      </w:r>
      <w:r w:rsidR="00BF2AF0">
        <w:t xml:space="preserve"> (step 2c)</w:t>
      </w:r>
      <w:r w:rsidR="001E6B5C">
        <w:t xml:space="preserve">. For the creation of </w:t>
      </w:r>
      <w:r w:rsidR="00C8706C">
        <w:t xml:space="preserve">synthetic </w:t>
      </w:r>
      <w:r w:rsidR="001E6B5C">
        <w:t>inefficient units</w:t>
      </w:r>
      <w:r w:rsidR="00C8706C">
        <w:t xml:space="preserve"> (set </w:t>
      </w:r>
      <w:r w:rsidR="00C8706C" w:rsidRPr="00C8706C">
        <w:rPr>
          <w:position w:val="-4"/>
        </w:rPr>
        <w:object w:dxaOrig="180" w:dyaOrig="300" w14:anchorId="57EB6FB3">
          <v:shape id="_x0000_i1058" type="#_x0000_t75" style="width:8.75pt;height:15.05pt" o:ole="">
            <v:imagedata r:id="rId77" o:title=""/>
          </v:shape>
          <o:OLEObject Type="Embed" ProgID="Equation.DSMT4" ShapeID="_x0000_i1058" DrawAspect="Content" ObjectID="_1795612890" r:id="rId78"/>
        </w:object>
      </w:r>
      <w:r w:rsidR="00C8706C">
        <w:t>),</w:t>
      </w:r>
      <w:r w:rsidR="001E6B5C">
        <w:t xml:space="preserve">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1A33B51B"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w:t>
      </w:r>
      <w:r w:rsidRPr="00C8706C">
        <w:t>of</w:t>
      </w:r>
      <w:r w:rsidR="00C8706C" w:rsidRPr="00C8706C">
        <w:t xml:space="preserve"> </w:t>
      </w:r>
      <w:r w:rsidR="00C8706C" w:rsidRPr="00C8706C">
        <w:rPr>
          <w:position w:val="-4"/>
        </w:rPr>
        <w:object w:dxaOrig="1380" w:dyaOrig="300" w14:anchorId="4CC53E64">
          <v:shape id="_x0000_i1059" type="#_x0000_t75" style="width:68.85pt;height:15.05pt" o:ole="">
            <v:imagedata r:id="rId79" o:title=""/>
          </v:shape>
          <o:OLEObject Type="Embed" ProgID="Equation.DSMT4" ShapeID="_x0000_i1059" DrawAspect="Content" ObjectID="_1795612891" r:id="rId80"/>
        </w:object>
      </w:r>
      <w:r w:rsidR="005078F3" w:rsidRPr="00C8706C">
        <w:t xml:space="preserve"> with</w:t>
      </w:r>
      <w:r w:rsidR="005078F3">
        <w:t xml:space="preserve"> </w:t>
      </w:r>
      <w:r w:rsidR="00E27280">
        <w:t>82</w:t>
      </w:r>
      <w:r>
        <w:t xml:space="preserve"> units, </w:t>
      </w:r>
      <w:r w:rsidR="00517D48" w:rsidRPr="00517D48">
        <w:t>with an approximate</w:t>
      </w:r>
      <w:r w:rsidR="00BF2AF0">
        <w:t>ly</w:t>
      </w:r>
      <w:r w:rsidR="00517D48" w:rsidRPr="00517D48">
        <w:t xml:space="preserve"> 1:2 ratio between units labeled as 'efficient' and 'inefficient'</w:t>
      </w:r>
      <w:r>
        <w:t>.</w:t>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56B2B1A5"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97"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98"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99" o:title=""/>
                </v:shape>
                <w10:anchorlock/>
              </v:group>
            </w:pict>
          </mc:Fallback>
        </mc:AlternateContent>
      </w:r>
    </w:p>
    <w:p w14:paraId="5F004A30" w14:textId="169D6647" w:rsidR="003974FB" w:rsidRPr="008D1DE6" w:rsidRDefault="004A3300" w:rsidP="0040438A">
      <w:pPr>
        <w:pStyle w:val="Descripcin"/>
        <w:jc w:val="center"/>
        <w:rPr>
          <w:color w:val="auto"/>
        </w:rPr>
      </w:pPr>
      <w:r w:rsidRPr="008D1DE6">
        <w:rPr>
          <w:color w:val="auto"/>
        </w:rPr>
        <w:t>Figure</w:t>
      </w:r>
      <w:r w:rsidR="00B02895" w:rsidRPr="008D1DE6">
        <w:rPr>
          <w:color w:val="auto"/>
        </w:rPr>
        <w:t xml:space="preserve"> </w:t>
      </w:r>
      <w:r w:rsidRPr="008D1DE6">
        <w:rPr>
          <w:color w:val="auto"/>
        </w:rPr>
        <w:t>5</w:t>
      </w:r>
      <w:r w:rsidR="00B02895" w:rsidRPr="008D1DE6">
        <w:rPr>
          <w:color w:val="auto"/>
        </w:rPr>
        <w:t xml:space="preserve">. </w:t>
      </w:r>
      <w:r w:rsidR="005153B1" w:rsidRPr="008D1DE6">
        <w:rPr>
          <w:color w:val="auto"/>
        </w:rPr>
        <w:t>The top left section displays the original data and shows all units labeled as efficient after label balancing</w:t>
      </w:r>
      <w:r w:rsidR="00BF2AF0" w:rsidRPr="008D1DE6">
        <w:rPr>
          <w:color w:val="auto"/>
        </w:rPr>
        <w:t xml:space="preserve"> (step 2a)</w:t>
      </w:r>
      <w:r w:rsidR="005153B1" w:rsidRPr="008D1DE6">
        <w:rPr>
          <w:color w:val="auto"/>
        </w:rPr>
        <w:t>,</w:t>
      </w:r>
      <w:r w:rsidR="00512F88">
        <w:rPr>
          <w:color w:val="auto"/>
        </w:rPr>
        <w:t xml:space="preserve"> </w:t>
      </w:r>
      <w:r w:rsidR="0072435F" w:rsidRPr="008D1DE6">
        <w:rPr>
          <w:color w:val="auto"/>
        </w:rPr>
        <w:t>the top right section displays the original DMUs and shows all units labeled as inefficient after worsening the original inefficient DMUs</w:t>
      </w:r>
      <w:r w:rsidR="00BF2AF0" w:rsidRPr="008D1DE6">
        <w:rPr>
          <w:color w:val="auto"/>
        </w:rPr>
        <w:t xml:space="preserve"> (step 2</w:t>
      </w:r>
      <w:r w:rsidR="0020608D" w:rsidRPr="008D1DE6">
        <w:rPr>
          <w:color w:val="auto"/>
        </w:rPr>
        <w:t>b</w:t>
      </w:r>
      <w:r w:rsidR="00BF2AF0" w:rsidRPr="008D1DE6">
        <w:rPr>
          <w:color w:val="auto"/>
        </w:rPr>
        <w:t xml:space="preserve">) </w:t>
      </w:r>
      <w:r w:rsidR="0072435F" w:rsidRPr="008D1DE6">
        <w:rPr>
          <w:color w:val="auto"/>
        </w:rPr>
        <w:t>and</w:t>
      </w:r>
      <w:r w:rsidR="00383269" w:rsidRPr="008D1DE6">
        <w:rPr>
          <w:color w:val="auto"/>
        </w:rPr>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351E09EB" w:rsidR="00212559" w:rsidRPr="00D022AA" w:rsidRDefault="00212559" w:rsidP="00212559">
      <w:pPr>
        <w:spacing w:line="360" w:lineRule="auto"/>
        <w:rPr>
          <w:lang w:val="en-GB"/>
        </w:rPr>
      </w:pPr>
      <w:r w:rsidRPr="00D022AA">
        <w:t>The third step involves training the SVM machine learning model. The R package Caret</w:t>
      </w:r>
      <w:r w:rsidR="0078015D" w:rsidRPr="00D022AA">
        <w:t xml:space="preserve"> (Kuhn, 2008)</w:t>
      </w:r>
      <w:r w:rsidRPr="00D022AA">
        <w:t xml:space="preserve"> is used for model training</w:t>
      </w:r>
      <w:r w:rsidR="00CF546A">
        <w:sym w:font="Symbol" w:char="F0BE"/>
      </w:r>
      <w:r w:rsidR="00CF546A">
        <w:t>for brevity we dispense with Neural Networks for this example</w:t>
      </w:r>
      <w:r w:rsidRPr="00D022AA">
        <w:t xml:space="preserve">. The selected kernel is polynomial, as the resulting hyperplane shape fits the type of data being studied appropriately. For this purpose, the polynomial kernel model from Caret is utilized, which internally employs the R library </w:t>
      </w:r>
      <w:proofErr w:type="spellStart"/>
      <w:r w:rsidRPr="00D022AA">
        <w:t>Kernlab</w:t>
      </w:r>
      <w:proofErr w:type="spellEnd"/>
      <w:r w:rsidR="00C14D00" w:rsidRPr="00D022AA">
        <w:t xml:space="preserve"> (</w:t>
      </w:r>
      <w:proofErr w:type="spellStart"/>
      <w:r w:rsidR="00C14D00" w:rsidRPr="00D022AA">
        <w:t>Karatzoglou</w:t>
      </w:r>
      <w:proofErr w:type="spellEnd"/>
      <w:r w:rsidR="00C14D00" w:rsidRPr="00D022AA">
        <w:t xml:space="preserve"> et al. 2004)</w:t>
      </w:r>
      <w:r w:rsidRPr="00D022AA">
        <w:t>. A grid is defined with selected hyperparameters for model fitting</w:t>
      </w:r>
      <w:r w:rsidR="0020608D">
        <w:t>:</w:t>
      </w:r>
      <w:r w:rsidR="00FC5923" w:rsidRPr="00D022AA">
        <w:t xml:space="preserve"> </w:t>
      </w:r>
      <m:oMath>
        <m:r>
          <w:rPr>
            <w:rFonts w:ascii="Cambria Math" w:hAnsi="Cambria Math"/>
          </w:rPr>
          <m:t xml:space="preserve"> degree (1, 2, and 3)</m:t>
        </m:r>
      </m:oMath>
      <w:r w:rsidRPr="00D022AA">
        <w:t>,</w:t>
      </w:r>
      <w:r w:rsidR="00FC5923" w:rsidRPr="00D022AA">
        <w:t xml:space="preserve"> </w:t>
      </w:r>
      <m:oMath>
        <m:r>
          <w:rPr>
            <w:rFonts w:ascii="Cambria Math" w:hAnsi="Cambria Math"/>
          </w:rPr>
          <m:t xml:space="preserve">data scaling (0.1, 1, and 10), </m:t>
        </m:r>
        <m:r>
          <m:rPr>
            <m:sty m:val="p"/>
          </m:rPr>
          <w:rPr>
            <w:rFonts w:ascii="Cambria Math" w:hAnsi="Cambria Math"/>
          </w:rPr>
          <m:t>and</m:t>
        </m:r>
        <m:r>
          <w:rPr>
            <w:rFonts w:ascii="Cambria Math" w:hAnsi="Cambria Math"/>
          </w:rPr>
          <m:t xml:space="preserve"> </m:t>
        </m:r>
        <w:commentRangeStart w:id="28"/>
        <w:commentRangeStart w:id="29"/>
        <m:r>
          <w:rPr>
            <w:rFonts w:ascii="Cambria Math" w:hAnsi="Cambria Math"/>
          </w:rPr>
          <m:t>cost (0.1, 1, and 10)</m:t>
        </m:r>
      </m:oMath>
      <w:r w:rsidRPr="00D022AA">
        <w:t xml:space="preserve">. </w:t>
      </w:r>
      <w:commentRangeEnd w:id="28"/>
      <w:r w:rsidR="00BF2AF0">
        <w:rPr>
          <w:rStyle w:val="Refdecomentario"/>
        </w:rPr>
        <w:commentReference w:id="28"/>
      </w:r>
      <w:commentRangeEnd w:id="29"/>
      <w:r w:rsidR="001076E9">
        <w:rPr>
          <w:rStyle w:val="Refdecomentario"/>
        </w:rPr>
        <w:commentReference w:id="29"/>
      </w:r>
      <w:r w:rsidRPr="00D022AA">
        <w:t xml:space="preserve">To determine these hyperparameters, a 5-fold cross-validation </w:t>
      </w:r>
      <w:r w:rsidR="00244945" w:rsidRPr="00D022AA">
        <w:t>was</w:t>
      </w:r>
      <w:r w:rsidRPr="00D022AA">
        <w:t xml:space="preserve"> implemented</w:t>
      </w:r>
      <w:r w:rsidRPr="00D022AA">
        <w:rPr>
          <w:lang w:val="en-GB"/>
        </w:rPr>
        <w:t>.</w:t>
      </w:r>
    </w:p>
    <w:p w14:paraId="6CC4C786" w14:textId="77777777" w:rsidR="00212559" w:rsidRPr="00D022AA" w:rsidRDefault="00212559" w:rsidP="00DD0094">
      <w:pPr>
        <w:spacing w:line="360" w:lineRule="auto"/>
      </w:pPr>
    </w:p>
    <w:p w14:paraId="5EC7D9A2" w14:textId="7E1D81B2" w:rsidR="006674D7" w:rsidRPr="002C4904" w:rsidRDefault="002F528F" w:rsidP="00DD0094">
      <w:pPr>
        <w:spacing w:line="360" w:lineRule="auto"/>
        <w:rPr>
          <w:lang w:val="en-GB"/>
        </w:rPr>
      </w:pPr>
      <w:r w:rsidRPr="00D022AA">
        <w:t xml:space="preserve">After adjusting the model, the optimal hyperparameters for this dataset </w:t>
      </w:r>
      <w:r w:rsidR="00D022AA">
        <w:t>were</w:t>
      </w:r>
      <w:r w:rsidRPr="00D022AA">
        <w:t>:</w:t>
      </w:r>
      <w:r w:rsidR="00FC5923" w:rsidRPr="00D022AA">
        <w:t xml:space="preserve"> </w:t>
      </w:r>
      <m:oMath>
        <m:r>
          <w:rPr>
            <w:rFonts w:ascii="Cambria Math" w:hAnsi="Cambria Math"/>
          </w:rPr>
          <m:t>degree = 3, scale = 1, and C = 1</m:t>
        </m:r>
      </m:oMath>
      <w:r w:rsidRPr="00D022AA">
        <w:t xml:space="preserve">. To classify an observation as efficient, it is proposed that the model's </w:t>
      </w:r>
      <w:commentRangeStart w:id="30"/>
      <w:commentRangeStart w:id="31"/>
      <w:r w:rsidRPr="00D022AA">
        <w:t>label prediction be greater than 0.</w:t>
      </w:r>
      <w:r w:rsidR="00566096" w:rsidRPr="00D022AA">
        <w:t>8</w:t>
      </w:r>
      <w:r w:rsidR="00BE30D4" w:rsidRPr="00D022AA">
        <w:t>2</w:t>
      </w:r>
      <w:r w:rsidR="007747EA" w:rsidRPr="00D022AA">
        <w:rPr>
          <w:lang w:val="en-GB"/>
        </w:rPr>
        <w:t>.</w:t>
      </w:r>
      <w:r w:rsidR="007747EA" w:rsidRPr="002C4904">
        <w:rPr>
          <w:lang w:val="en-GB"/>
        </w:rPr>
        <w:t xml:space="preserve"> </w:t>
      </w:r>
      <w:commentRangeEnd w:id="30"/>
      <w:r w:rsidR="00C83B1E">
        <w:rPr>
          <w:rStyle w:val="Refdecomentario"/>
        </w:rPr>
        <w:commentReference w:id="30"/>
      </w:r>
      <w:commentRangeEnd w:id="31"/>
      <w:r w:rsidR="001076E9">
        <w:rPr>
          <w:rStyle w:val="Refdecomentario"/>
        </w:rPr>
        <w:commentReference w:id="31"/>
      </w:r>
    </w:p>
    <w:p w14:paraId="3EF25820" w14:textId="4CD89001" w:rsidR="0053570C" w:rsidRDefault="0053570C" w:rsidP="00BB35AD">
      <w:pPr>
        <w:keepNext/>
        <w:spacing w:line="360" w:lineRule="auto"/>
        <w:jc w:val="center"/>
      </w:pPr>
    </w:p>
    <w:p w14:paraId="7F8AB9F4" w14:textId="0DA9EF7D" w:rsidR="000F09BE" w:rsidRDefault="00A7714C" w:rsidP="00BB35AD">
      <w:pPr>
        <w:keepNext/>
        <w:spacing w:line="360" w:lineRule="auto"/>
        <w:jc w:val="center"/>
      </w:pPr>
      <w:commentRangeStart w:id="32"/>
      <w:r>
        <w:rPr>
          <w:noProof/>
        </w:rPr>
        <w:drawing>
          <wp:inline distT="0" distB="0" distL="0" distR="0" wp14:anchorId="18E0B796" wp14:editId="698D2EE5">
            <wp:extent cx="4448175" cy="2978548"/>
            <wp:effectExtent l="0" t="0" r="0" b="0"/>
            <wp:docPr id="13417937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475950" cy="2997146"/>
                    </a:xfrm>
                    <a:prstGeom prst="rect">
                      <a:avLst/>
                    </a:prstGeom>
                    <a:noFill/>
                    <a:ln>
                      <a:noFill/>
                    </a:ln>
                  </pic:spPr>
                </pic:pic>
              </a:graphicData>
            </a:graphic>
          </wp:inline>
        </w:drawing>
      </w:r>
      <w:commentRangeEnd w:id="32"/>
      <w:r>
        <w:rPr>
          <w:rStyle w:val="Refdecomentario"/>
        </w:rPr>
        <w:commentReference w:id="32"/>
      </w:r>
    </w:p>
    <w:p w14:paraId="0DCCCE17" w14:textId="59BB5669" w:rsidR="008F2416" w:rsidRPr="004B70C9" w:rsidRDefault="00A96D49" w:rsidP="0053570C">
      <w:pPr>
        <w:pStyle w:val="Descripcin"/>
        <w:jc w:val="center"/>
        <w:rPr>
          <w:color w:val="auto"/>
          <w:lang w:val="en-GB"/>
        </w:rPr>
      </w:pPr>
      <w:r w:rsidRPr="004B70C9">
        <w:rPr>
          <w:color w:val="auto"/>
        </w:rPr>
        <w:t>Figure 6</w:t>
      </w:r>
      <w:r w:rsidR="0053570C" w:rsidRPr="004B70C9">
        <w:rPr>
          <w:color w:val="auto"/>
        </w:rPr>
        <w:t xml:space="preserve">. </w:t>
      </w:r>
      <w:r w:rsidR="00D022AA" w:rsidRPr="004B70C9">
        <w:rPr>
          <w:color w:val="auto"/>
        </w:rPr>
        <w:t>Predicted regions by the new approach</w:t>
      </w:r>
    </w:p>
    <w:p w14:paraId="42F6A980" w14:textId="77777777" w:rsidR="00A96D49" w:rsidRDefault="00A96D49" w:rsidP="00DD0094">
      <w:pPr>
        <w:spacing w:line="360" w:lineRule="auto"/>
        <w:rPr>
          <w:highlight w:val="yellow"/>
        </w:rPr>
      </w:pPr>
    </w:p>
    <w:p w14:paraId="1AAEDA13" w14:textId="3A7D7D43" w:rsidR="002F3DC6" w:rsidRPr="00720084" w:rsidRDefault="00822F2D" w:rsidP="00DD0094">
      <w:pPr>
        <w:spacing w:line="360" w:lineRule="auto"/>
      </w:pPr>
      <w:r w:rsidRPr="00D022AA">
        <w:t xml:space="preserve">Figure </w:t>
      </w:r>
      <w:r w:rsidR="00791B76" w:rsidRPr="00D022AA">
        <w:t>6</w:t>
      </w:r>
      <w:r w:rsidRPr="00D022AA">
        <w:t xml:space="preserve"> displays the class predictions </w:t>
      </w:r>
      <w:commentRangeStart w:id="33"/>
      <w:commentRangeStart w:id="34"/>
      <w:r w:rsidRPr="00D022AA">
        <w:t>for a grid of points between 0 and</w:t>
      </w:r>
      <w:r w:rsidR="00884759" w:rsidRPr="00D022AA">
        <w:t xml:space="preserve"> </w:t>
      </w:r>
      <w:r w:rsidR="00791B76" w:rsidRPr="00D022AA">
        <w:t>10</w:t>
      </w:r>
      <w:r w:rsidRPr="00D022AA">
        <w:t xml:space="preserve"> in both dimensions</w:t>
      </w:r>
      <w:commentRangeEnd w:id="33"/>
      <w:r w:rsidR="00C83B1E">
        <w:rPr>
          <w:rStyle w:val="Refdecomentario"/>
        </w:rPr>
        <w:commentReference w:id="33"/>
      </w:r>
      <w:commentRangeEnd w:id="34"/>
      <w:r w:rsidR="00690D21">
        <w:rPr>
          <w:rStyle w:val="Refdecomentario"/>
        </w:rPr>
        <w:commentReference w:id="34"/>
      </w:r>
      <w:r w:rsidRPr="00D022AA">
        <w:t xml:space="preserve">. It is possible to observe the resulting separating </w:t>
      </w:r>
      <w:proofErr w:type="gramStart"/>
      <w:r w:rsidRPr="00D022AA">
        <w:t>hyperplane</w:t>
      </w:r>
      <w:proofErr w:type="gramEnd"/>
      <w:r w:rsidRPr="00D022AA">
        <w:t xml:space="preserv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w:t>
      </w:r>
      <w:r w:rsidR="00B624C6">
        <w:t>of</w:t>
      </w:r>
      <w:r w:rsidRPr="00D022AA">
        <w:t xml:space="preserve"> the</w:t>
      </w:r>
      <w:r w:rsidR="00B624C6">
        <w:t xml:space="preserve"> </w:t>
      </w:r>
      <w:r w:rsidR="00094CBF">
        <w:t>last</w:t>
      </w:r>
      <w:r w:rsidR="00B624C6">
        <w:t xml:space="preserve"> two</w:t>
      </w:r>
      <w:r w:rsidR="00094CBF">
        <w:t xml:space="preserve"> </w:t>
      </w:r>
      <w:r w:rsidR="00406B2C">
        <w:t xml:space="preserve">calculated </w:t>
      </w:r>
      <w:r w:rsidR="0061328B">
        <w:t>increases.</w:t>
      </w:r>
      <w:r w:rsidR="00A92734">
        <w:t xml:space="preserve"> </w:t>
      </w:r>
      <w:r w:rsidR="002F3DC6" w:rsidRPr="00720084">
        <w:t>For example</w:t>
      </w:r>
      <w:r w:rsidR="003D50AE" w:rsidRPr="00720084">
        <w:t>, in Figure 6</w:t>
      </w:r>
      <w:r w:rsidR="002F3DC6" w:rsidRPr="00720084">
        <w:t>,</w:t>
      </w:r>
      <w:r w:rsidR="002A705A" w:rsidRPr="00720084">
        <w:t xml:space="preserve"> DMU 3,</w:t>
      </w:r>
      <w:r w:rsidR="005B097F" w:rsidRPr="00720084">
        <w:t xml:space="preserve"> which is predicted </w:t>
      </w:r>
      <w:r w:rsidR="009D7BB7">
        <w:t>as</w:t>
      </w:r>
      <w:r w:rsidR="005B097F" w:rsidRPr="00720084">
        <w:t xml:space="preserve"> inefficient by the fitted model, </w:t>
      </w:r>
      <w:r w:rsidR="00B710D8" w:rsidRPr="00720084">
        <w:t xml:space="preserve">has a resulting </w:t>
      </w:r>
      <w:r w:rsidR="00072FA3" w:rsidRPr="00720084">
        <w:t>score</w:t>
      </w:r>
      <w:r w:rsidR="00B710D8" w:rsidRPr="00720084">
        <w:t xml:space="preserve"> of</w:t>
      </w:r>
      <w:r w:rsidR="005E425D" w:rsidRPr="00720084">
        <w:t xml:space="preserve"> </w:t>
      </w:r>
      <w:r w:rsidR="007C313B" w:rsidRPr="00720084">
        <w:t xml:space="preserve">1.245. This </w:t>
      </w:r>
      <w:r w:rsidR="0097332C" w:rsidRPr="00720084">
        <w:t xml:space="preserve">score </w:t>
      </w:r>
      <w:r w:rsidR="00645073" w:rsidRPr="00720084">
        <w:t>suggests</w:t>
      </w:r>
      <w:r w:rsidR="0097332C" w:rsidRPr="00720084">
        <w:t xml:space="preserve"> that if DMU 3 </w:t>
      </w:r>
      <w:r w:rsidR="006C0E07" w:rsidRPr="00720084">
        <w:t xml:space="preserve">increases </w:t>
      </w:r>
      <w:r w:rsidR="00760BA8" w:rsidRPr="00720084">
        <w:t>its</w:t>
      </w:r>
      <w:r w:rsidR="006C0E07" w:rsidRPr="00720084">
        <w:t xml:space="preserve"> </w:t>
      </w:r>
      <w:r w:rsidR="00512F88" w:rsidRPr="00720084">
        <w:t>output</w:t>
      </w:r>
      <w:r w:rsidR="006C0E07" w:rsidRPr="00720084">
        <w:t xml:space="preserve"> </w:t>
      </w:r>
      <w:r w:rsidR="00760BA8" w:rsidRPr="00720084">
        <w:t xml:space="preserve">by at least </w:t>
      </w:r>
      <w:r w:rsidR="006C0E07" w:rsidRPr="00720084">
        <w:t>24.5%</w:t>
      </w:r>
      <w:r w:rsidR="005D1EE2" w:rsidRPr="00720084">
        <w:t xml:space="preserve">, it will be </w:t>
      </w:r>
      <w:r w:rsidR="00C123A1" w:rsidRPr="00720084">
        <w:t>considered</w:t>
      </w:r>
      <w:r w:rsidR="005D1EE2" w:rsidRPr="00720084">
        <w:t xml:space="preserve"> efficient by the model</w:t>
      </w:r>
      <w:r w:rsidR="002646EC" w:rsidRPr="00720084">
        <w:t>.</w:t>
      </w:r>
      <w:r w:rsidR="007C313B" w:rsidRPr="00720084">
        <w:t xml:space="preserve"> </w:t>
      </w:r>
    </w:p>
    <w:p w14:paraId="1FB2D2CA" w14:textId="77777777" w:rsidR="00ED0064" w:rsidRPr="00D022AA" w:rsidRDefault="00ED0064" w:rsidP="00DD0094">
      <w:pPr>
        <w:spacing w:line="360" w:lineRule="auto"/>
        <w:rPr>
          <w:lang w:val="en-GB"/>
        </w:rPr>
      </w:pPr>
    </w:p>
    <w:p w14:paraId="73918383" w14:textId="6D25A5CD" w:rsidR="000B27D8" w:rsidRDefault="00762F36" w:rsidP="00DD0094">
      <w:pPr>
        <w:spacing w:line="360" w:lineRule="auto"/>
      </w:pPr>
      <w:commentRangeStart w:id="35"/>
      <w:r w:rsidRPr="00D022AA">
        <w:t xml:space="preserve">To assess the importance of variables in the trained model, we conducted a sensitivity analysis using the </w:t>
      </w:r>
      <w:proofErr w:type="spellStart"/>
      <w:r w:rsidR="008A4C61" w:rsidRPr="00D022AA">
        <w:t>R</w:t>
      </w:r>
      <w:r w:rsidRPr="00D022AA">
        <w:t>miner</w:t>
      </w:r>
      <w:proofErr w:type="spellEnd"/>
      <w:r w:rsidRPr="00D022AA">
        <w:t xml:space="preserve"> library</w:t>
      </w:r>
      <w:r w:rsidR="00DC2AF1" w:rsidRPr="00D022AA">
        <w:t xml:space="preserve"> (</w:t>
      </w:r>
      <w:r w:rsidR="006520CB" w:rsidRPr="00D022AA">
        <w:t>Cortez</w:t>
      </w:r>
      <w:r w:rsidR="00DC2AF1" w:rsidRPr="00D022AA">
        <w:t xml:space="preserve"> et al. 2004)</w:t>
      </w:r>
      <w:r w:rsidRPr="00D022AA">
        <w:t xml:space="preserve"> in R.</w:t>
      </w:r>
      <w:r w:rsidR="00C42E05">
        <w:t xml:space="preserve"> </w:t>
      </w:r>
      <w:r w:rsidR="00BF49BF" w:rsidRPr="00BF49BF">
        <w:t xml:space="preserve">We used the Average Absolute Deviation (AAD) from the </w:t>
      </w:r>
      <w:proofErr w:type="gramStart"/>
      <w:r w:rsidR="00BF49BF" w:rsidRPr="00BF49BF">
        <w:t>median</w:t>
      </w:r>
      <w:proofErr w:type="gramEnd"/>
      <w:r w:rsidR="00BF49BF" w:rsidRPr="00BF49BF">
        <w:t xml:space="preserve"> as the sensitivity measure, which allowed us to quantify the relevance of each variable by measuring how much the prediction changes in response to alterations in a specific variable</w:t>
      </w:r>
      <w:r w:rsidR="00C42E05">
        <w:t xml:space="preserve"> (Cortez, P &amp; </w:t>
      </w:r>
      <w:proofErr w:type="spellStart"/>
      <w:r w:rsidR="00C42E05" w:rsidRPr="00BF49BF">
        <w:t>Embrechts</w:t>
      </w:r>
      <w:proofErr w:type="spellEnd"/>
      <w:r w:rsidR="00C42E05" w:rsidRPr="00BF49BF">
        <w:t>, M. J.</w:t>
      </w:r>
      <w:r w:rsidR="00C42E05">
        <w:t>, 2013)</w:t>
      </w:r>
      <w:r w:rsidRPr="00D022AA">
        <w:t xml:space="preserv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 representing </w:t>
      </w:r>
      <w:r w:rsidR="003C3E8D" w:rsidRPr="00D022AA">
        <w:t>0.52</w:t>
      </w:r>
      <w:r w:rsidR="005730F6" w:rsidRPr="00D022AA">
        <w:t>1</w:t>
      </w:r>
      <w:r w:rsidRPr="00D022AA">
        <w:t xml:space="preserve"> of </w:t>
      </w:r>
      <w:r w:rsidR="009C101F" w:rsidRPr="00D022AA">
        <w:t>total</w:t>
      </w:r>
      <w:r w:rsidRPr="00D022AA">
        <w:t xml:space="preserve"> importance, while for the input, its importance accounts for the remaining </w:t>
      </w:r>
      <w:r w:rsidR="005730F6" w:rsidRPr="00D022AA">
        <w:t>0.47</w:t>
      </w:r>
      <w:r w:rsidR="00C53ECF" w:rsidRPr="00D022AA">
        <w:t>9.</w:t>
      </w:r>
      <w:commentRangeEnd w:id="35"/>
      <w:r w:rsidR="00C83B1E">
        <w:rPr>
          <w:rStyle w:val="Refdecomentario"/>
        </w:rPr>
        <w:commentReference w:id="35"/>
      </w:r>
    </w:p>
    <w:p w14:paraId="270A4720" w14:textId="77777777" w:rsidR="004E2D7E" w:rsidRPr="002C4904" w:rsidRDefault="004E2D7E" w:rsidP="00DD0094">
      <w:pPr>
        <w:spacing w:line="360" w:lineRule="auto"/>
        <w:rPr>
          <w:lang w:val="en-GB"/>
        </w:rPr>
      </w:pPr>
    </w:p>
    <w:p w14:paraId="7B8DC052" w14:textId="3EDD5CDD" w:rsidR="00F33FFA" w:rsidRDefault="00195D16" w:rsidP="00DD0094">
      <w:pPr>
        <w:spacing w:line="360" w:lineRule="auto"/>
      </w:pPr>
      <w:r w:rsidRPr="00195D16">
        <w:t xml:space="preserve">In the following section, we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assessment of the Spanish educational sector</w:t>
      </w:r>
    </w:p>
    <w:p w14:paraId="22ACFF9F" w14:textId="143E06CA" w:rsidR="00FA71DD" w:rsidRDefault="00FA71DD" w:rsidP="00FA71DD">
      <w:pPr>
        <w:spacing w:line="360" w:lineRule="auto"/>
      </w:pPr>
      <w:r>
        <w:t xml:space="preserve">In this section, we exemplify the application of our novel algorithm to a dataset sourced from a public service. </w:t>
      </w:r>
      <w:r w:rsidR="00B91AB5">
        <w:t xml:space="preserve">To </w:t>
      </w:r>
      <w:r>
        <w:t xml:space="preserve">illustrate </w:t>
      </w:r>
      <w:r w:rsidR="00B91AB5">
        <w:t xml:space="preserve">the new </w:t>
      </w:r>
      <w:r>
        <w:t xml:space="preserve">methodology, we </w:t>
      </w:r>
      <w:r w:rsidR="00D40BC1">
        <w:t>use</w:t>
      </w:r>
      <w:r>
        <w:t xml:space="preserv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w:t>
      </w:r>
      <w:proofErr w:type="gramStart"/>
      <w:r>
        <w:t>Output</w:t>
      </w:r>
      <w:proofErr w:type="gramEnd"/>
      <w:r>
        <w:t xml:space="preserve">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9D1A09">
        <w:rPr>
          <w:lang w:val="en-GB"/>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739A62FE" w14:textId="3A452E2D" w:rsidR="0056708D" w:rsidRPr="009C101F" w:rsidRDefault="006A31B8">
      <w:pPr>
        <w:spacing w:line="360" w:lineRule="auto"/>
        <w:sectPr w:rsidR="0056708D" w:rsidRPr="009C101F">
          <w:footerReference w:type="default" r:id="rId101"/>
          <w:pgSz w:w="11906" w:h="16838"/>
          <w:pgMar w:top="1417" w:right="1701" w:bottom="1417" w:left="1701" w:header="708" w:footer="708" w:gutter="0"/>
          <w:cols w:space="708"/>
          <w:docGrid w:linePitch="360"/>
        </w:sectPr>
        <w:pPrChange w:id="36" w:author="Gonzalez Moyano, Ricardo [2]" w:date="2024-10-27T23:44:00Z" w16du:dateUtc="2024-10-27T22:44:00Z">
          <w:pPr>
            <w:jc w:val="left"/>
          </w:pPr>
        </w:pPrChange>
      </w:pPr>
      <w:r w:rsidRPr="00D022AA">
        <w:t xml:space="preserve">Table </w:t>
      </w:r>
      <w:r w:rsidR="00D022AA" w:rsidRPr="00D022AA">
        <w:t>1</w:t>
      </w:r>
      <w:r w:rsidRPr="00D022AA">
        <w:t xml:space="preserve"> shows </w:t>
      </w:r>
      <w:r w:rsidR="00AD7364">
        <w:t xml:space="preserve">descriptive statistics for the sample: </w:t>
      </w:r>
      <w:r w:rsidRPr="00D022AA">
        <w:t>mean, standard deviation, number of DMUs per region, and the number of school</w:t>
      </w:r>
      <w:r w:rsidR="009D29CF" w:rsidRPr="00D022AA">
        <w:t>s per type</w:t>
      </w:r>
      <w:r w:rsidRPr="00D022AA">
        <w:t>. Public schools represent 63.76% of the total, while charter schools account for 28.93% and private schools for 7.3%.</w:t>
      </w:r>
      <w:r w:rsidR="00A55AED" w:rsidRPr="00D022AA">
        <w:t xml:space="preserve"> Out of the 999 DMUs, the additive model identifies 38 as efficient, representing 3.8% of the total units evaluated.</w:t>
      </w:r>
      <w:r w:rsidR="008E5D11" w:rsidRPr="00D022AA">
        <w:t xml:space="preserve"> </w:t>
      </w:r>
      <w:r w:rsidR="006152FB" w:rsidRPr="00D022AA">
        <w:t xml:space="preserve">After identifying the efficient units, balancing </w:t>
      </w:r>
      <w:r w:rsidR="00736210" w:rsidRPr="00D022AA">
        <w:t>the dataset</w:t>
      </w:r>
      <w:r w:rsidR="006152FB" w:rsidRPr="00D022AA">
        <w:t>, and increasing the number of inefficient units, the dataset used to train the model consists of 29</w:t>
      </w:r>
      <w:r w:rsidR="00273C40" w:rsidRPr="00D022AA">
        <w:t>21</w:t>
      </w:r>
      <w:r w:rsidR="006152FB" w:rsidRPr="00D022AA">
        <w:t xml:space="preserve"> units (9</w:t>
      </w:r>
      <w:r w:rsidR="002E1F90" w:rsidRPr="00D022AA">
        <w:t>61</w:t>
      </w:r>
      <w:r w:rsidR="006152FB" w:rsidRPr="00D022AA">
        <w:t xml:space="preserve"> efficient</w:t>
      </w:r>
      <w:r w:rsidR="00E44EEB" w:rsidRPr="00D022AA">
        <w:t xml:space="preserve"> (</w:t>
      </w:r>
      <w:r w:rsidR="00405B97" w:rsidRPr="00D022AA">
        <w:t>32.90%</w:t>
      </w:r>
      <w:r w:rsidR="00E44EEB" w:rsidRPr="00D022AA">
        <w:t>)</w:t>
      </w:r>
      <w:r w:rsidR="006152FB" w:rsidRPr="00D022AA">
        <w:t xml:space="preserve"> and 1</w:t>
      </w:r>
      <w:r w:rsidR="002E1F90" w:rsidRPr="00D022AA">
        <w:t>960</w:t>
      </w:r>
      <w:r w:rsidR="006152FB" w:rsidRPr="00D022AA">
        <w:t xml:space="preserve"> inefficient</w:t>
      </w:r>
      <w:r w:rsidR="00405B97" w:rsidRPr="00D022AA">
        <w:t xml:space="preserve"> (67.10%)</w:t>
      </w:r>
      <w:r w:rsidR="006152FB" w:rsidRPr="00D022A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
        <w:gridCol w:w="1289"/>
        <w:gridCol w:w="731"/>
        <w:gridCol w:w="753"/>
        <w:gridCol w:w="731"/>
        <w:gridCol w:w="755"/>
        <w:gridCol w:w="733"/>
        <w:gridCol w:w="755"/>
        <w:gridCol w:w="657"/>
        <w:gridCol w:w="755"/>
        <w:gridCol w:w="749"/>
        <w:gridCol w:w="815"/>
        <w:gridCol w:w="657"/>
        <w:gridCol w:w="737"/>
        <w:gridCol w:w="839"/>
        <w:gridCol w:w="744"/>
        <w:gridCol w:w="756"/>
        <w:gridCol w:w="805"/>
      </w:tblGrid>
      <w:tr w:rsidR="007D2A74" w:rsidRPr="00A20704" w14:paraId="3099A69B" w14:textId="77777777" w:rsidTr="00685699">
        <w:trPr>
          <w:trHeight w:val="300"/>
        </w:trPr>
        <w:tc>
          <w:tcPr>
            <w:tcW w:w="743" w:type="dxa"/>
            <w:noWrap/>
          </w:tcPr>
          <w:p w14:paraId="0BDC82F6" w14:textId="77777777" w:rsidR="007D2A74" w:rsidRPr="005C7F7F" w:rsidRDefault="007D2A74">
            <w:pPr>
              <w:jc w:val="left"/>
              <w:rPr>
                <w:sz w:val="18"/>
                <w:szCs w:val="18"/>
              </w:rPr>
            </w:pPr>
          </w:p>
        </w:tc>
        <w:tc>
          <w:tcPr>
            <w:tcW w:w="1289" w:type="dxa"/>
            <w:tcBorders>
              <w:bottom w:val="single" w:sz="4" w:space="0" w:color="auto"/>
            </w:tcBorders>
            <w:noWrap/>
          </w:tcPr>
          <w:p w14:paraId="2598CE24" w14:textId="77777777" w:rsidR="007D2A74" w:rsidRPr="005C7F7F" w:rsidRDefault="007D2A74" w:rsidP="00A20704">
            <w:pPr>
              <w:jc w:val="left"/>
              <w:rPr>
                <w:sz w:val="18"/>
                <w:szCs w:val="18"/>
              </w:rPr>
            </w:pPr>
          </w:p>
        </w:tc>
        <w:tc>
          <w:tcPr>
            <w:tcW w:w="4458" w:type="dxa"/>
            <w:gridSpan w:val="6"/>
            <w:tcBorders>
              <w:bottom w:val="single" w:sz="4" w:space="0" w:color="auto"/>
            </w:tcBorders>
            <w:noWrap/>
          </w:tcPr>
          <w:p w14:paraId="51C7BAD1" w14:textId="6EF13FA9" w:rsidR="007D2A74" w:rsidRPr="005C7F7F" w:rsidRDefault="007D2A74" w:rsidP="000F471A">
            <w:pPr>
              <w:jc w:val="center"/>
              <w:rPr>
                <w:sz w:val="18"/>
                <w:szCs w:val="18"/>
              </w:rPr>
            </w:pPr>
            <w:r>
              <w:rPr>
                <w:sz w:val="18"/>
                <w:szCs w:val="18"/>
              </w:rPr>
              <w:t>OUTPUTS</w:t>
            </w:r>
          </w:p>
        </w:tc>
        <w:tc>
          <w:tcPr>
            <w:tcW w:w="4370" w:type="dxa"/>
            <w:gridSpan w:val="6"/>
            <w:tcBorders>
              <w:bottom w:val="single" w:sz="4" w:space="0" w:color="auto"/>
            </w:tcBorders>
            <w:noWrap/>
          </w:tcPr>
          <w:p w14:paraId="29A3AE6A" w14:textId="6B4A0015" w:rsidR="007D2A74" w:rsidRPr="005C7F7F" w:rsidRDefault="007D2A74" w:rsidP="000F471A">
            <w:pPr>
              <w:jc w:val="center"/>
              <w:rPr>
                <w:sz w:val="18"/>
                <w:szCs w:val="18"/>
              </w:rPr>
            </w:pPr>
            <w:r>
              <w:rPr>
                <w:sz w:val="18"/>
                <w:szCs w:val="18"/>
              </w:rPr>
              <w:t>INPUTS</w:t>
            </w:r>
          </w:p>
        </w:tc>
        <w:tc>
          <w:tcPr>
            <w:tcW w:w="839" w:type="dxa"/>
            <w:tcBorders>
              <w:bottom w:val="single" w:sz="4" w:space="0" w:color="auto"/>
            </w:tcBorders>
            <w:noWrap/>
          </w:tcPr>
          <w:p w14:paraId="0766E90F" w14:textId="77777777" w:rsidR="007D2A74" w:rsidRPr="005C7F7F" w:rsidRDefault="007D2A74" w:rsidP="000F471A">
            <w:pPr>
              <w:jc w:val="center"/>
              <w:rPr>
                <w:sz w:val="18"/>
                <w:szCs w:val="18"/>
              </w:rPr>
            </w:pPr>
          </w:p>
        </w:tc>
        <w:tc>
          <w:tcPr>
            <w:tcW w:w="2305" w:type="dxa"/>
            <w:gridSpan w:val="3"/>
            <w:tcBorders>
              <w:bottom w:val="single" w:sz="4" w:space="0" w:color="auto"/>
            </w:tcBorders>
            <w:noWrap/>
          </w:tcPr>
          <w:p w14:paraId="3AE9A632" w14:textId="628B01E1" w:rsidR="007D2A74" w:rsidRDefault="007D2A74" w:rsidP="000F471A">
            <w:pPr>
              <w:jc w:val="center"/>
              <w:rPr>
                <w:sz w:val="18"/>
                <w:szCs w:val="18"/>
              </w:rPr>
            </w:pPr>
            <w:r>
              <w:rPr>
                <w:sz w:val="18"/>
                <w:szCs w:val="18"/>
              </w:rPr>
              <w:t>Type of school</w:t>
            </w:r>
          </w:p>
        </w:tc>
      </w:tr>
      <w:tr w:rsidR="00685699" w:rsidRPr="00A20704" w14:paraId="79D95262" w14:textId="77777777" w:rsidTr="00685699">
        <w:trPr>
          <w:trHeight w:val="300"/>
        </w:trPr>
        <w:tc>
          <w:tcPr>
            <w:tcW w:w="743" w:type="dxa"/>
            <w:tcBorders>
              <w:bottom w:val="single" w:sz="4" w:space="0" w:color="auto"/>
            </w:tcBorders>
            <w:noWrap/>
            <w:hideMark/>
          </w:tcPr>
          <w:p w14:paraId="3B388906" w14:textId="77777777" w:rsidR="00A20704" w:rsidRPr="005C7F7F" w:rsidRDefault="00A20704">
            <w:pPr>
              <w:jc w:val="left"/>
              <w:rPr>
                <w:sz w:val="18"/>
                <w:szCs w:val="18"/>
                <w:lang w:val="es-ES"/>
              </w:rPr>
            </w:pPr>
            <w:r w:rsidRPr="005C7F7F">
              <w:rPr>
                <w:sz w:val="18"/>
                <w:szCs w:val="18"/>
              </w:rPr>
              <w:t> </w:t>
            </w:r>
          </w:p>
        </w:tc>
        <w:tc>
          <w:tcPr>
            <w:tcW w:w="1289" w:type="dxa"/>
            <w:tcBorders>
              <w:top w:val="single" w:sz="4" w:space="0" w:color="auto"/>
              <w:bottom w:val="single" w:sz="4" w:space="0" w:color="auto"/>
              <w:right w:val="single" w:sz="4" w:space="0" w:color="auto"/>
            </w:tcBorders>
            <w:noWrap/>
            <w:vAlign w:val="center"/>
            <w:hideMark/>
          </w:tcPr>
          <w:p w14:paraId="02ED7105" w14:textId="77777777" w:rsidR="00A20704" w:rsidRPr="005C7F7F" w:rsidRDefault="00A20704" w:rsidP="00685699">
            <w:pPr>
              <w:jc w:val="center"/>
              <w:rPr>
                <w:sz w:val="18"/>
                <w:szCs w:val="18"/>
              </w:rPr>
            </w:pPr>
            <w:r w:rsidRPr="005C7F7F">
              <w:rPr>
                <w:sz w:val="18"/>
                <w:szCs w:val="18"/>
              </w:rPr>
              <w:t>Region</w:t>
            </w:r>
          </w:p>
        </w:tc>
        <w:tc>
          <w:tcPr>
            <w:tcW w:w="1484" w:type="dxa"/>
            <w:gridSpan w:val="2"/>
            <w:tcBorders>
              <w:top w:val="single" w:sz="4" w:space="0" w:color="auto"/>
              <w:left w:val="single" w:sz="4" w:space="0" w:color="auto"/>
              <w:bottom w:val="single" w:sz="4" w:space="0" w:color="auto"/>
            </w:tcBorders>
            <w:noWrap/>
            <w:vAlign w:val="center"/>
            <w:hideMark/>
          </w:tcPr>
          <w:p w14:paraId="6A15707B" w14:textId="77777777" w:rsidR="00A20704" w:rsidRPr="005C7F7F" w:rsidRDefault="00A20704" w:rsidP="00685699">
            <w:pPr>
              <w:jc w:val="center"/>
              <w:rPr>
                <w:sz w:val="18"/>
                <w:szCs w:val="18"/>
              </w:rPr>
            </w:pPr>
            <w:r w:rsidRPr="005C7F7F">
              <w:rPr>
                <w:sz w:val="18"/>
                <w:szCs w:val="18"/>
              </w:rPr>
              <w:t>PVSCIE</w:t>
            </w:r>
          </w:p>
        </w:tc>
        <w:tc>
          <w:tcPr>
            <w:tcW w:w="1486" w:type="dxa"/>
            <w:gridSpan w:val="2"/>
            <w:tcBorders>
              <w:top w:val="single" w:sz="4" w:space="0" w:color="auto"/>
              <w:bottom w:val="single" w:sz="4" w:space="0" w:color="auto"/>
            </w:tcBorders>
            <w:noWrap/>
            <w:vAlign w:val="center"/>
            <w:hideMark/>
          </w:tcPr>
          <w:p w14:paraId="53890A35" w14:textId="77777777" w:rsidR="00A20704" w:rsidRPr="005C7F7F" w:rsidRDefault="00A20704" w:rsidP="00685699">
            <w:pPr>
              <w:jc w:val="center"/>
              <w:rPr>
                <w:sz w:val="18"/>
                <w:szCs w:val="18"/>
              </w:rPr>
            </w:pPr>
            <w:r w:rsidRPr="005C7F7F">
              <w:rPr>
                <w:sz w:val="18"/>
                <w:szCs w:val="18"/>
              </w:rPr>
              <w:t>PVMATH</w:t>
            </w:r>
          </w:p>
        </w:tc>
        <w:tc>
          <w:tcPr>
            <w:tcW w:w="1488" w:type="dxa"/>
            <w:gridSpan w:val="2"/>
            <w:tcBorders>
              <w:top w:val="single" w:sz="4" w:space="0" w:color="auto"/>
              <w:bottom w:val="single" w:sz="4" w:space="0" w:color="auto"/>
              <w:right w:val="single" w:sz="4" w:space="0" w:color="auto"/>
            </w:tcBorders>
            <w:noWrap/>
            <w:vAlign w:val="center"/>
            <w:hideMark/>
          </w:tcPr>
          <w:p w14:paraId="4B5976D5" w14:textId="77777777" w:rsidR="00A20704" w:rsidRPr="005C7F7F" w:rsidRDefault="00A20704" w:rsidP="00685699">
            <w:pPr>
              <w:jc w:val="center"/>
              <w:rPr>
                <w:sz w:val="18"/>
                <w:szCs w:val="18"/>
              </w:rPr>
            </w:pPr>
            <w:r w:rsidRPr="005C7F7F">
              <w:rPr>
                <w:sz w:val="18"/>
                <w:szCs w:val="18"/>
              </w:rPr>
              <w:t>PVREAD</w:t>
            </w:r>
          </w:p>
        </w:tc>
        <w:tc>
          <w:tcPr>
            <w:tcW w:w="1412" w:type="dxa"/>
            <w:gridSpan w:val="2"/>
            <w:tcBorders>
              <w:top w:val="single" w:sz="4" w:space="0" w:color="auto"/>
              <w:left w:val="single" w:sz="4" w:space="0" w:color="auto"/>
              <w:bottom w:val="single" w:sz="4" w:space="0" w:color="auto"/>
            </w:tcBorders>
            <w:noWrap/>
            <w:vAlign w:val="center"/>
            <w:hideMark/>
          </w:tcPr>
          <w:p w14:paraId="4230B294" w14:textId="77777777" w:rsidR="00A20704" w:rsidRPr="005C7F7F" w:rsidRDefault="00A20704" w:rsidP="00685699">
            <w:pPr>
              <w:jc w:val="center"/>
              <w:rPr>
                <w:sz w:val="18"/>
                <w:szCs w:val="18"/>
              </w:rPr>
            </w:pPr>
            <w:r w:rsidRPr="005C7F7F">
              <w:rPr>
                <w:sz w:val="18"/>
                <w:szCs w:val="18"/>
              </w:rPr>
              <w:t>ESCS</w:t>
            </w:r>
          </w:p>
        </w:tc>
        <w:tc>
          <w:tcPr>
            <w:tcW w:w="1564" w:type="dxa"/>
            <w:gridSpan w:val="2"/>
            <w:tcBorders>
              <w:top w:val="single" w:sz="4" w:space="0" w:color="auto"/>
              <w:bottom w:val="single" w:sz="4" w:space="0" w:color="auto"/>
            </w:tcBorders>
            <w:noWrap/>
            <w:vAlign w:val="center"/>
            <w:hideMark/>
          </w:tcPr>
          <w:p w14:paraId="613FB281" w14:textId="77777777" w:rsidR="00A20704" w:rsidRPr="005C7F7F" w:rsidRDefault="00A20704" w:rsidP="00685699">
            <w:pPr>
              <w:jc w:val="center"/>
              <w:rPr>
                <w:sz w:val="18"/>
                <w:szCs w:val="18"/>
              </w:rPr>
            </w:pPr>
            <w:r w:rsidRPr="005C7F7F">
              <w:rPr>
                <w:sz w:val="18"/>
                <w:szCs w:val="18"/>
              </w:rPr>
              <w:t>TSRATIO</w:t>
            </w:r>
          </w:p>
        </w:tc>
        <w:tc>
          <w:tcPr>
            <w:tcW w:w="1394" w:type="dxa"/>
            <w:gridSpan w:val="2"/>
            <w:tcBorders>
              <w:top w:val="single" w:sz="4" w:space="0" w:color="auto"/>
              <w:bottom w:val="single" w:sz="4" w:space="0" w:color="auto"/>
              <w:right w:val="single" w:sz="4" w:space="0" w:color="auto"/>
            </w:tcBorders>
            <w:noWrap/>
            <w:vAlign w:val="center"/>
            <w:hideMark/>
          </w:tcPr>
          <w:p w14:paraId="63AFD76D" w14:textId="77777777" w:rsidR="00A20704" w:rsidRPr="005C7F7F" w:rsidRDefault="00A20704" w:rsidP="00685699">
            <w:pPr>
              <w:jc w:val="center"/>
              <w:rPr>
                <w:sz w:val="18"/>
                <w:szCs w:val="18"/>
              </w:rPr>
            </w:pPr>
            <w:r w:rsidRPr="005C7F7F">
              <w:rPr>
                <w:sz w:val="18"/>
                <w:szCs w:val="18"/>
              </w:rPr>
              <w:t>EDUQUAL</w:t>
            </w:r>
          </w:p>
        </w:tc>
        <w:tc>
          <w:tcPr>
            <w:tcW w:w="839" w:type="dxa"/>
            <w:tcBorders>
              <w:top w:val="single" w:sz="4" w:space="0" w:color="auto"/>
              <w:left w:val="single" w:sz="4" w:space="0" w:color="auto"/>
              <w:bottom w:val="single" w:sz="4" w:space="0" w:color="auto"/>
              <w:right w:val="single" w:sz="4" w:space="0" w:color="auto"/>
            </w:tcBorders>
            <w:noWrap/>
            <w:vAlign w:val="center"/>
            <w:hideMark/>
          </w:tcPr>
          <w:p w14:paraId="6BE86542" w14:textId="77777777" w:rsidR="00A20704" w:rsidRPr="005C7F7F" w:rsidRDefault="00A20704" w:rsidP="00685699">
            <w:pPr>
              <w:jc w:val="center"/>
              <w:rPr>
                <w:sz w:val="18"/>
                <w:szCs w:val="18"/>
              </w:rPr>
            </w:pPr>
            <w:r w:rsidRPr="005C7F7F">
              <w:rPr>
                <w:sz w:val="18"/>
                <w:szCs w:val="18"/>
              </w:rPr>
              <w:t>Samples</w:t>
            </w:r>
          </w:p>
        </w:tc>
        <w:tc>
          <w:tcPr>
            <w:tcW w:w="744" w:type="dxa"/>
            <w:tcBorders>
              <w:top w:val="single" w:sz="4" w:space="0" w:color="auto"/>
              <w:left w:val="single" w:sz="4" w:space="0" w:color="auto"/>
              <w:bottom w:val="single" w:sz="4" w:space="0" w:color="auto"/>
            </w:tcBorders>
            <w:noWrap/>
            <w:vAlign w:val="center"/>
            <w:hideMark/>
          </w:tcPr>
          <w:p w14:paraId="4D818E0F" w14:textId="0EA5A2BC" w:rsidR="00A20704" w:rsidRPr="005C7F7F" w:rsidRDefault="005C7F7F" w:rsidP="00685699">
            <w:pPr>
              <w:jc w:val="center"/>
              <w:rPr>
                <w:sz w:val="18"/>
                <w:szCs w:val="18"/>
              </w:rPr>
            </w:pPr>
            <w:r>
              <w:rPr>
                <w:sz w:val="18"/>
                <w:szCs w:val="18"/>
              </w:rPr>
              <w:t>Private</w:t>
            </w:r>
          </w:p>
        </w:tc>
        <w:tc>
          <w:tcPr>
            <w:tcW w:w="756" w:type="dxa"/>
            <w:tcBorders>
              <w:top w:val="single" w:sz="4" w:space="0" w:color="auto"/>
              <w:bottom w:val="single" w:sz="4" w:space="0" w:color="auto"/>
            </w:tcBorders>
            <w:noWrap/>
            <w:vAlign w:val="center"/>
            <w:hideMark/>
          </w:tcPr>
          <w:p w14:paraId="7E33C3AA" w14:textId="05EB3123" w:rsidR="00A20704" w:rsidRPr="005C7F7F" w:rsidRDefault="007D2A74" w:rsidP="00685699">
            <w:pPr>
              <w:jc w:val="center"/>
              <w:rPr>
                <w:sz w:val="18"/>
                <w:szCs w:val="18"/>
              </w:rPr>
            </w:pPr>
            <w:r>
              <w:rPr>
                <w:sz w:val="18"/>
                <w:szCs w:val="18"/>
              </w:rPr>
              <w:t>C</w:t>
            </w:r>
            <w:r w:rsidRPr="007D2A74">
              <w:rPr>
                <w:sz w:val="18"/>
                <w:szCs w:val="18"/>
              </w:rPr>
              <w:t>harter</w:t>
            </w:r>
          </w:p>
        </w:tc>
        <w:tc>
          <w:tcPr>
            <w:tcW w:w="805" w:type="dxa"/>
            <w:tcBorders>
              <w:top w:val="single" w:sz="4" w:space="0" w:color="auto"/>
              <w:bottom w:val="single" w:sz="4" w:space="0" w:color="auto"/>
            </w:tcBorders>
            <w:noWrap/>
            <w:vAlign w:val="center"/>
            <w:hideMark/>
          </w:tcPr>
          <w:p w14:paraId="22E65861" w14:textId="459A70F6" w:rsidR="00A20704" w:rsidRPr="005C7F7F" w:rsidRDefault="007D2A74" w:rsidP="00685699">
            <w:pPr>
              <w:jc w:val="center"/>
              <w:rPr>
                <w:sz w:val="18"/>
                <w:szCs w:val="18"/>
              </w:rPr>
            </w:pPr>
            <w:r>
              <w:rPr>
                <w:sz w:val="18"/>
                <w:szCs w:val="18"/>
              </w:rPr>
              <w:t>Public</w:t>
            </w:r>
          </w:p>
        </w:tc>
      </w:tr>
      <w:tr w:rsidR="00685699" w:rsidRPr="00A20704" w14:paraId="57E4B4D5" w14:textId="77777777" w:rsidTr="00685699">
        <w:trPr>
          <w:trHeight w:val="300"/>
        </w:trPr>
        <w:tc>
          <w:tcPr>
            <w:tcW w:w="743" w:type="dxa"/>
            <w:tcBorders>
              <w:top w:val="single" w:sz="4" w:space="0" w:color="auto"/>
            </w:tcBorders>
            <w:noWrap/>
            <w:hideMark/>
          </w:tcPr>
          <w:p w14:paraId="213A6EF1" w14:textId="77777777" w:rsidR="00A20704" w:rsidRPr="005C7F7F" w:rsidRDefault="00A20704" w:rsidP="006A7E58">
            <w:pPr>
              <w:jc w:val="center"/>
              <w:rPr>
                <w:sz w:val="18"/>
                <w:szCs w:val="18"/>
              </w:rPr>
            </w:pPr>
            <w:r w:rsidRPr="005C7F7F">
              <w:rPr>
                <w:sz w:val="18"/>
                <w:szCs w:val="18"/>
              </w:rPr>
              <w:t>1</w:t>
            </w:r>
          </w:p>
        </w:tc>
        <w:tc>
          <w:tcPr>
            <w:tcW w:w="1289" w:type="dxa"/>
            <w:tcBorders>
              <w:top w:val="single" w:sz="4" w:space="0" w:color="auto"/>
              <w:right w:val="single" w:sz="4" w:space="0" w:color="auto"/>
            </w:tcBorders>
            <w:noWrap/>
            <w:hideMark/>
          </w:tcPr>
          <w:p w14:paraId="59BED869" w14:textId="77777777" w:rsidR="00A20704" w:rsidRPr="005C7F7F" w:rsidRDefault="00A20704" w:rsidP="00A20704">
            <w:pPr>
              <w:jc w:val="left"/>
              <w:rPr>
                <w:sz w:val="18"/>
                <w:szCs w:val="18"/>
              </w:rPr>
            </w:pPr>
            <w:r w:rsidRPr="005C7F7F">
              <w:rPr>
                <w:sz w:val="18"/>
                <w:szCs w:val="18"/>
              </w:rPr>
              <w:t>Andalusia</w:t>
            </w:r>
          </w:p>
        </w:tc>
        <w:tc>
          <w:tcPr>
            <w:tcW w:w="731" w:type="dxa"/>
            <w:tcBorders>
              <w:top w:val="single" w:sz="4" w:space="0" w:color="auto"/>
              <w:left w:val="single" w:sz="4" w:space="0" w:color="auto"/>
            </w:tcBorders>
            <w:noWrap/>
            <w:hideMark/>
          </w:tcPr>
          <w:p w14:paraId="09810B37" w14:textId="77777777" w:rsidR="00A20704" w:rsidRPr="005C7F7F" w:rsidRDefault="00A20704" w:rsidP="00A20704">
            <w:pPr>
              <w:jc w:val="left"/>
              <w:rPr>
                <w:sz w:val="18"/>
                <w:szCs w:val="18"/>
              </w:rPr>
            </w:pPr>
            <w:r w:rsidRPr="005C7F7F">
              <w:rPr>
                <w:sz w:val="18"/>
                <w:szCs w:val="18"/>
              </w:rPr>
              <w:t>469,45</w:t>
            </w:r>
          </w:p>
        </w:tc>
        <w:tc>
          <w:tcPr>
            <w:tcW w:w="753" w:type="dxa"/>
            <w:tcBorders>
              <w:top w:val="single" w:sz="4" w:space="0" w:color="auto"/>
            </w:tcBorders>
            <w:noWrap/>
            <w:hideMark/>
          </w:tcPr>
          <w:p w14:paraId="3697F301" w14:textId="77777777" w:rsidR="00A20704" w:rsidRPr="005C7F7F" w:rsidRDefault="00A20704" w:rsidP="006A7E58">
            <w:pPr>
              <w:jc w:val="center"/>
              <w:rPr>
                <w:sz w:val="18"/>
                <w:szCs w:val="18"/>
              </w:rPr>
            </w:pPr>
            <w:r w:rsidRPr="005C7F7F">
              <w:rPr>
                <w:sz w:val="18"/>
                <w:szCs w:val="18"/>
              </w:rPr>
              <w:t>(33,27)</w:t>
            </w:r>
          </w:p>
        </w:tc>
        <w:tc>
          <w:tcPr>
            <w:tcW w:w="731" w:type="dxa"/>
            <w:tcBorders>
              <w:top w:val="single" w:sz="4" w:space="0" w:color="auto"/>
            </w:tcBorders>
            <w:noWrap/>
            <w:hideMark/>
          </w:tcPr>
          <w:p w14:paraId="7E5245C6" w14:textId="77777777" w:rsidR="00A20704" w:rsidRPr="005C7F7F" w:rsidRDefault="00A20704" w:rsidP="006A7E58">
            <w:pPr>
              <w:jc w:val="center"/>
              <w:rPr>
                <w:sz w:val="18"/>
                <w:szCs w:val="18"/>
              </w:rPr>
            </w:pPr>
            <w:r w:rsidRPr="005C7F7F">
              <w:rPr>
                <w:sz w:val="18"/>
                <w:szCs w:val="18"/>
              </w:rPr>
              <w:t>466,20</w:t>
            </w:r>
          </w:p>
        </w:tc>
        <w:tc>
          <w:tcPr>
            <w:tcW w:w="755" w:type="dxa"/>
            <w:tcBorders>
              <w:top w:val="single" w:sz="4" w:space="0" w:color="auto"/>
            </w:tcBorders>
            <w:noWrap/>
            <w:hideMark/>
          </w:tcPr>
          <w:p w14:paraId="354BCA05" w14:textId="77777777" w:rsidR="00A20704" w:rsidRPr="005C7F7F" w:rsidRDefault="00A20704" w:rsidP="006A7E58">
            <w:pPr>
              <w:jc w:val="center"/>
              <w:rPr>
                <w:sz w:val="18"/>
                <w:szCs w:val="18"/>
              </w:rPr>
            </w:pPr>
            <w:r w:rsidRPr="005C7F7F">
              <w:rPr>
                <w:sz w:val="18"/>
                <w:szCs w:val="18"/>
              </w:rPr>
              <w:t>(30,17)</w:t>
            </w:r>
          </w:p>
        </w:tc>
        <w:tc>
          <w:tcPr>
            <w:tcW w:w="733" w:type="dxa"/>
            <w:tcBorders>
              <w:top w:val="single" w:sz="4" w:space="0" w:color="auto"/>
            </w:tcBorders>
            <w:noWrap/>
            <w:hideMark/>
          </w:tcPr>
          <w:p w14:paraId="3791FCDB" w14:textId="77777777" w:rsidR="00A20704" w:rsidRPr="005C7F7F" w:rsidRDefault="00A20704" w:rsidP="006A7E58">
            <w:pPr>
              <w:jc w:val="center"/>
              <w:rPr>
                <w:sz w:val="18"/>
                <w:szCs w:val="18"/>
              </w:rPr>
            </w:pPr>
            <w:r w:rsidRPr="005C7F7F">
              <w:rPr>
                <w:sz w:val="18"/>
                <w:szCs w:val="18"/>
              </w:rPr>
              <w:t>464,93</w:t>
            </w:r>
          </w:p>
        </w:tc>
        <w:tc>
          <w:tcPr>
            <w:tcW w:w="755" w:type="dxa"/>
            <w:tcBorders>
              <w:top w:val="single" w:sz="4" w:space="0" w:color="auto"/>
              <w:right w:val="single" w:sz="4" w:space="0" w:color="auto"/>
            </w:tcBorders>
            <w:noWrap/>
            <w:hideMark/>
          </w:tcPr>
          <w:p w14:paraId="769E2BA2" w14:textId="77777777" w:rsidR="00A20704" w:rsidRPr="005C7F7F" w:rsidRDefault="00A20704" w:rsidP="006A7E58">
            <w:pPr>
              <w:jc w:val="center"/>
              <w:rPr>
                <w:sz w:val="18"/>
                <w:szCs w:val="18"/>
              </w:rPr>
            </w:pPr>
            <w:r w:rsidRPr="005C7F7F">
              <w:rPr>
                <w:sz w:val="18"/>
                <w:szCs w:val="18"/>
              </w:rPr>
              <w:t>(39,21)</w:t>
            </w:r>
          </w:p>
        </w:tc>
        <w:tc>
          <w:tcPr>
            <w:tcW w:w="657" w:type="dxa"/>
            <w:tcBorders>
              <w:top w:val="single" w:sz="4" w:space="0" w:color="auto"/>
              <w:left w:val="single" w:sz="4" w:space="0" w:color="auto"/>
            </w:tcBorders>
            <w:noWrap/>
            <w:hideMark/>
          </w:tcPr>
          <w:p w14:paraId="2CFCCA08" w14:textId="77777777" w:rsidR="00A20704" w:rsidRPr="005C7F7F" w:rsidRDefault="00A20704" w:rsidP="006A7E58">
            <w:pPr>
              <w:jc w:val="center"/>
              <w:rPr>
                <w:sz w:val="18"/>
                <w:szCs w:val="18"/>
              </w:rPr>
            </w:pPr>
            <w:r w:rsidRPr="005C7F7F">
              <w:rPr>
                <w:sz w:val="18"/>
                <w:szCs w:val="18"/>
              </w:rPr>
              <w:t>2,53</w:t>
            </w:r>
          </w:p>
        </w:tc>
        <w:tc>
          <w:tcPr>
            <w:tcW w:w="755" w:type="dxa"/>
            <w:tcBorders>
              <w:top w:val="single" w:sz="4" w:space="0" w:color="auto"/>
            </w:tcBorders>
            <w:noWrap/>
            <w:hideMark/>
          </w:tcPr>
          <w:p w14:paraId="78DF6933"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2DD3B0A1" w14:textId="77777777" w:rsidR="00A20704" w:rsidRPr="005C7F7F" w:rsidRDefault="00A20704" w:rsidP="006A7E58">
            <w:pPr>
              <w:jc w:val="center"/>
              <w:rPr>
                <w:sz w:val="18"/>
                <w:szCs w:val="18"/>
              </w:rPr>
            </w:pPr>
            <w:r w:rsidRPr="005C7F7F">
              <w:rPr>
                <w:sz w:val="18"/>
                <w:szCs w:val="18"/>
              </w:rPr>
              <w:t>10,16</w:t>
            </w:r>
          </w:p>
        </w:tc>
        <w:tc>
          <w:tcPr>
            <w:tcW w:w="815" w:type="dxa"/>
            <w:tcBorders>
              <w:top w:val="single" w:sz="4" w:space="0" w:color="auto"/>
            </w:tcBorders>
            <w:noWrap/>
            <w:hideMark/>
          </w:tcPr>
          <w:p w14:paraId="2D2BE7EE" w14:textId="77777777" w:rsidR="00A20704" w:rsidRPr="005C7F7F" w:rsidRDefault="00A20704" w:rsidP="006A7E58">
            <w:pPr>
              <w:jc w:val="center"/>
              <w:rPr>
                <w:sz w:val="18"/>
                <w:szCs w:val="18"/>
              </w:rPr>
            </w:pPr>
            <w:r w:rsidRPr="005C7F7F">
              <w:rPr>
                <w:sz w:val="18"/>
                <w:szCs w:val="18"/>
              </w:rPr>
              <w:t>(13,28)</w:t>
            </w:r>
          </w:p>
        </w:tc>
        <w:tc>
          <w:tcPr>
            <w:tcW w:w="657" w:type="dxa"/>
            <w:tcBorders>
              <w:top w:val="single" w:sz="4" w:space="0" w:color="auto"/>
            </w:tcBorders>
            <w:noWrap/>
            <w:hideMark/>
          </w:tcPr>
          <w:p w14:paraId="086D6E54" w14:textId="77777777" w:rsidR="00A20704" w:rsidRPr="005C7F7F" w:rsidRDefault="00A20704" w:rsidP="006A7E58">
            <w:pPr>
              <w:jc w:val="center"/>
              <w:rPr>
                <w:sz w:val="18"/>
                <w:szCs w:val="18"/>
              </w:rPr>
            </w:pPr>
            <w:r w:rsidRPr="005C7F7F">
              <w:rPr>
                <w:sz w:val="18"/>
                <w:szCs w:val="18"/>
              </w:rPr>
              <w:t>3,43</w:t>
            </w:r>
          </w:p>
        </w:tc>
        <w:tc>
          <w:tcPr>
            <w:tcW w:w="737" w:type="dxa"/>
            <w:tcBorders>
              <w:top w:val="single" w:sz="4" w:space="0" w:color="auto"/>
              <w:right w:val="single" w:sz="4" w:space="0" w:color="auto"/>
            </w:tcBorders>
            <w:noWrap/>
            <w:hideMark/>
          </w:tcPr>
          <w:p w14:paraId="692E5053" w14:textId="77777777" w:rsidR="00A20704" w:rsidRPr="005C7F7F" w:rsidRDefault="00A20704" w:rsidP="006A7E58">
            <w:pPr>
              <w:jc w:val="center"/>
              <w:rPr>
                <w:sz w:val="18"/>
                <w:szCs w:val="18"/>
              </w:rPr>
            </w:pPr>
            <w:r w:rsidRPr="005C7F7F">
              <w:rPr>
                <w:sz w:val="18"/>
                <w:szCs w:val="18"/>
              </w:rPr>
              <w:t>(1,12)</w:t>
            </w:r>
          </w:p>
        </w:tc>
        <w:tc>
          <w:tcPr>
            <w:tcW w:w="839" w:type="dxa"/>
            <w:tcBorders>
              <w:top w:val="single" w:sz="4" w:space="0" w:color="auto"/>
              <w:left w:val="single" w:sz="4" w:space="0" w:color="auto"/>
              <w:right w:val="single" w:sz="4" w:space="0" w:color="auto"/>
            </w:tcBorders>
            <w:noWrap/>
            <w:hideMark/>
          </w:tcPr>
          <w:p w14:paraId="30CC68C1" w14:textId="77777777" w:rsidR="00A20704" w:rsidRPr="005C7F7F" w:rsidRDefault="00A20704" w:rsidP="006A7E58">
            <w:pPr>
              <w:jc w:val="center"/>
              <w:rPr>
                <w:sz w:val="18"/>
                <w:szCs w:val="18"/>
              </w:rPr>
            </w:pPr>
            <w:r w:rsidRPr="005C7F7F">
              <w:rPr>
                <w:sz w:val="18"/>
                <w:szCs w:val="18"/>
              </w:rPr>
              <w:t>49</w:t>
            </w:r>
          </w:p>
        </w:tc>
        <w:tc>
          <w:tcPr>
            <w:tcW w:w="744" w:type="dxa"/>
            <w:tcBorders>
              <w:top w:val="single" w:sz="4" w:space="0" w:color="auto"/>
              <w:left w:val="single" w:sz="4" w:space="0" w:color="auto"/>
            </w:tcBorders>
            <w:noWrap/>
            <w:hideMark/>
          </w:tcPr>
          <w:p w14:paraId="2CDB7D7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7B6937C3" w14:textId="77777777" w:rsidR="00A20704" w:rsidRPr="005C7F7F" w:rsidRDefault="00A20704" w:rsidP="006A7E58">
            <w:pPr>
              <w:jc w:val="center"/>
              <w:rPr>
                <w:sz w:val="18"/>
                <w:szCs w:val="18"/>
              </w:rPr>
            </w:pPr>
            <w:r w:rsidRPr="005C7F7F">
              <w:rPr>
                <w:sz w:val="18"/>
                <w:szCs w:val="18"/>
              </w:rPr>
              <w:t>10</w:t>
            </w:r>
          </w:p>
        </w:tc>
        <w:tc>
          <w:tcPr>
            <w:tcW w:w="805" w:type="dxa"/>
            <w:tcBorders>
              <w:top w:val="single" w:sz="4" w:space="0" w:color="auto"/>
            </w:tcBorders>
            <w:noWrap/>
            <w:hideMark/>
          </w:tcPr>
          <w:p w14:paraId="0E8D2582" w14:textId="77777777" w:rsidR="00A20704" w:rsidRPr="005C7F7F" w:rsidRDefault="00A20704" w:rsidP="006A7E58">
            <w:pPr>
              <w:jc w:val="center"/>
              <w:rPr>
                <w:sz w:val="18"/>
                <w:szCs w:val="18"/>
              </w:rPr>
            </w:pPr>
            <w:r w:rsidRPr="005C7F7F">
              <w:rPr>
                <w:sz w:val="18"/>
                <w:szCs w:val="18"/>
              </w:rPr>
              <w:t>39</w:t>
            </w:r>
          </w:p>
        </w:tc>
      </w:tr>
      <w:tr w:rsidR="007D2A74" w:rsidRPr="00A20704" w14:paraId="025D0671" w14:textId="77777777" w:rsidTr="00685699">
        <w:trPr>
          <w:trHeight w:val="300"/>
        </w:trPr>
        <w:tc>
          <w:tcPr>
            <w:tcW w:w="743" w:type="dxa"/>
            <w:noWrap/>
            <w:hideMark/>
          </w:tcPr>
          <w:p w14:paraId="7BFA2997" w14:textId="77777777" w:rsidR="00A20704" w:rsidRPr="005C7F7F" w:rsidRDefault="00A20704" w:rsidP="006A7E58">
            <w:pPr>
              <w:jc w:val="center"/>
              <w:rPr>
                <w:sz w:val="18"/>
                <w:szCs w:val="18"/>
              </w:rPr>
            </w:pPr>
            <w:r w:rsidRPr="005C7F7F">
              <w:rPr>
                <w:sz w:val="18"/>
                <w:szCs w:val="18"/>
              </w:rPr>
              <w:t>2</w:t>
            </w:r>
          </w:p>
        </w:tc>
        <w:tc>
          <w:tcPr>
            <w:tcW w:w="1289" w:type="dxa"/>
            <w:tcBorders>
              <w:right w:val="single" w:sz="4" w:space="0" w:color="auto"/>
            </w:tcBorders>
            <w:noWrap/>
            <w:hideMark/>
          </w:tcPr>
          <w:p w14:paraId="471A7A5E" w14:textId="77777777" w:rsidR="00A20704" w:rsidRPr="005C7F7F" w:rsidRDefault="00A20704" w:rsidP="00A20704">
            <w:pPr>
              <w:jc w:val="left"/>
              <w:rPr>
                <w:sz w:val="18"/>
                <w:szCs w:val="18"/>
              </w:rPr>
            </w:pPr>
            <w:r w:rsidRPr="005C7F7F">
              <w:rPr>
                <w:sz w:val="18"/>
                <w:szCs w:val="18"/>
              </w:rPr>
              <w:t>Aragon</w:t>
            </w:r>
          </w:p>
        </w:tc>
        <w:tc>
          <w:tcPr>
            <w:tcW w:w="731" w:type="dxa"/>
            <w:tcBorders>
              <w:left w:val="single" w:sz="4" w:space="0" w:color="auto"/>
            </w:tcBorders>
            <w:noWrap/>
            <w:hideMark/>
          </w:tcPr>
          <w:p w14:paraId="5DD5535F" w14:textId="77777777" w:rsidR="00A20704" w:rsidRPr="005C7F7F" w:rsidRDefault="00A20704" w:rsidP="00A20704">
            <w:pPr>
              <w:jc w:val="left"/>
              <w:rPr>
                <w:sz w:val="18"/>
                <w:szCs w:val="18"/>
              </w:rPr>
            </w:pPr>
            <w:r w:rsidRPr="005C7F7F">
              <w:rPr>
                <w:sz w:val="18"/>
                <w:szCs w:val="18"/>
              </w:rPr>
              <w:t>493,11</w:t>
            </w:r>
          </w:p>
        </w:tc>
        <w:tc>
          <w:tcPr>
            <w:tcW w:w="753" w:type="dxa"/>
            <w:noWrap/>
            <w:hideMark/>
          </w:tcPr>
          <w:p w14:paraId="5BEC3A94" w14:textId="77777777" w:rsidR="00A20704" w:rsidRPr="005C7F7F" w:rsidRDefault="00A20704" w:rsidP="006A7E58">
            <w:pPr>
              <w:jc w:val="center"/>
              <w:rPr>
                <w:sz w:val="18"/>
                <w:szCs w:val="18"/>
              </w:rPr>
            </w:pPr>
            <w:r w:rsidRPr="005C7F7F">
              <w:rPr>
                <w:sz w:val="18"/>
                <w:szCs w:val="18"/>
              </w:rPr>
              <w:t>(29,1)</w:t>
            </w:r>
          </w:p>
        </w:tc>
        <w:tc>
          <w:tcPr>
            <w:tcW w:w="731" w:type="dxa"/>
            <w:noWrap/>
            <w:hideMark/>
          </w:tcPr>
          <w:p w14:paraId="10901C28" w14:textId="77777777" w:rsidR="00A20704" w:rsidRPr="005C7F7F" w:rsidRDefault="00A20704" w:rsidP="006A7E58">
            <w:pPr>
              <w:jc w:val="center"/>
              <w:rPr>
                <w:sz w:val="18"/>
                <w:szCs w:val="18"/>
              </w:rPr>
            </w:pPr>
            <w:r w:rsidRPr="005C7F7F">
              <w:rPr>
                <w:sz w:val="18"/>
                <w:szCs w:val="18"/>
              </w:rPr>
              <w:t>496,02</w:t>
            </w:r>
          </w:p>
        </w:tc>
        <w:tc>
          <w:tcPr>
            <w:tcW w:w="755" w:type="dxa"/>
            <w:noWrap/>
            <w:hideMark/>
          </w:tcPr>
          <w:p w14:paraId="0394DC96" w14:textId="77777777" w:rsidR="00A20704" w:rsidRPr="005C7F7F" w:rsidRDefault="00A20704" w:rsidP="006A7E58">
            <w:pPr>
              <w:jc w:val="center"/>
              <w:rPr>
                <w:sz w:val="18"/>
                <w:szCs w:val="18"/>
              </w:rPr>
            </w:pPr>
            <w:r w:rsidRPr="005C7F7F">
              <w:rPr>
                <w:sz w:val="18"/>
                <w:szCs w:val="18"/>
              </w:rPr>
              <w:t>(29,85)</w:t>
            </w:r>
          </w:p>
        </w:tc>
        <w:tc>
          <w:tcPr>
            <w:tcW w:w="733" w:type="dxa"/>
            <w:noWrap/>
            <w:hideMark/>
          </w:tcPr>
          <w:p w14:paraId="00DF26DC" w14:textId="77777777" w:rsidR="00A20704" w:rsidRPr="005C7F7F" w:rsidRDefault="00A20704" w:rsidP="006A7E58">
            <w:pPr>
              <w:jc w:val="center"/>
              <w:rPr>
                <w:sz w:val="18"/>
                <w:szCs w:val="18"/>
              </w:rPr>
            </w:pPr>
            <w:r w:rsidRPr="005C7F7F">
              <w:rPr>
                <w:sz w:val="18"/>
                <w:szCs w:val="18"/>
              </w:rPr>
              <w:t>489,20</w:t>
            </w:r>
          </w:p>
        </w:tc>
        <w:tc>
          <w:tcPr>
            <w:tcW w:w="755" w:type="dxa"/>
            <w:tcBorders>
              <w:right w:val="single" w:sz="4" w:space="0" w:color="auto"/>
            </w:tcBorders>
            <w:noWrap/>
            <w:hideMark/>
          </w:tcPr>
          <w:p w14:paraId="0BE27A86" w14:textId="77777777" w:rsidR="00A20704" w:rsidRPr="005C7F7F" w:rsidRDefault="00A20704" w:rsidP="006A7E58">
            <w:pPr>
              <w:jc w:val="center"/>
              <w:rPr>
                <w:sz w:val="18"/>
                <w:szCs w:val="18"/>
              </w:rPr>
            </w:pPr>
            <w:r w:rsidRPr="005C7F7F">
              <w:rPr>
                <w:sz w:val="18"/>
                <w:szCs w:val="18"/>
              </w:rPr>
              <w:t>(34)</w:t>
            </w:r>
          </w:p>
        </w:tc>
        <w:tc>
          <w:tcPr>
            <w:tcW w:w="657" w:type="dxa"/>
            <w:tcBorders>
              <w:left w:val="single" w:sz="4" w:space="0" w:color="auto"/>
            </w:tcBorders>
            <w:noWrap/>
            <w:hideMark/>
          </w:tcPr>
          <w:p w14:paraId="0A832DCB" w14:textId="77777777" w:rsidR="00A20704" w:rsidRPr="005C7F7F" w:rsidRDefault="00A20704" w:rsidP="006A7E58">
            <w:pPr>
              <w:jc w:val="center"/>
              <w:rPr>
                <w:sz w:val="18"/>
                <w:szCs w:val="18"/>
              </w:rPr>
            </w:pPr>
            <w:r w:rsidRPr="005C7F7F">
              <w:rPr>
                <w:sz w:val="18"/>
                <w:szCs w:val="18"/>
              </w:rPr>
              <w:t>2,90</w:t>
            </w:r>
          </w:p>
        </w:tc>
        <w:tc>
          <w:tcPr>
            <w:tcW w:w="755" w:type="dxa"/>
            <w:noWrap/>
            <w:hideMark/>
          </w:tcPr>
          <w:p w14:paraId="65806BD2"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AB539C9" w14:textId="77777777" w:rsidR="00A20704" w:rsidRPr="005C7F7F" w:rsidRDefault="00A20704" w:rsidP="006A7E58">
            <w:pPr>
              <w:jc w:val="center"/>
              <w:rPr>
                <w:sz w:val="18"/>
                <w:szCs w:val="18"/>
              </w:rPr>
            </w:pPr>
            <w:r w:rsidRPr="005C7F7F">
              <w:rPr>
                <w:sz w:val="18"/>
                <w:szCs w:val="18"/>
              </w:rPr>
              <w:t>10,90</w:t>
            </w:r>
          </w:p>
        </w:tc>
        <w:tc>
          <w:tcPr>
            <w:tcW w:w="815" w:type="dxa"/>
            <w:noWrap/>
            <w:hideMark/>
          </w:tcPr>
          <w:p w14:paraId="657691C2" w14:textId="77777777" w:rsidR="00A20704" w:rsidRPr="005C7F7F" w:rsidRDefault="00A20704" w:rsidP="006A7E58">
            <w:pPr>
              <w:jc w:val="center"/>
              <w:rPr>
                <w:sz w:val="18"/>
                <w:szCs w:val="18"/>
              </w:rPr>
            </w:pPr>
            <w:r w:rsidRPr="005C7F7F">
              <w:rPr>
                <w:sz w:val="18"/>
                <w:szCs w:val="18"/>
              </w:rPr>
              <w:t>(13,25)</w:t>
            </w:r>
          </w:p>
        </w:tc>
        <w:tc>
          <w:tcPr>
            <w:tcW w:w="657" w:type="dxa"/>
            <w:noWrap/>
            <w:hideMark/>
          </w:tcPr>
          <w:p w14:paraId="10C2B318" w14:textId="77777777" w:rsidR="00A20704" w:rsidRPr="005C7F7F" w:rsidRDefault="00A20704" w:rsidP="006A7E58">
            <w:pPr>
              <w:jc w:val="center"/>
              <w:rPr>
                <w:sz w:val="18"/>
                <w:szCs w:val="18"/>
              </w:rPr>
            </w:pPr>
            <w:r w:rsidRPr="005C7F7F">
              <w:rPr>
                <w:sz w:val="18"/>
                <w:szCs w:val="18"/>
              </w:rPr>
              <w:t>3,87</w:t>
            </w:r>
          </w:p>
        </w:tc>
        <w:tc>
          <w:tcPr>
            <w:tcW w:w="737" w:type="dxa"/>
            <w:tcBorders>
              <w:right w:val="single" w:sz="4" w:space="0" w:color="auto"/>
            </w:tcBorders>
            <w:noWrap/>
            <w:hideMark/>
          </w:tcPr>
          <w:p w14:paraId="185D5D9D" w14:textId="77777777" w:rsidR="00A20704" w:rsidRPr="005C7F7F" w:rsidRDefault="00A20704" w:rsidP="006A7E58">
            <w:pPr>
              <w:jc w:val="center"/>
              <w:rPr>
                <w:sz w:val="18"/>
                <w:szCs w:val="18"/>
              </w:rPr>
            </w:pPr>
            <w:r w:rsidRPr="005C7F7F">
              <w:rPr>
                <w:sz w:val="18"/>
                <w:szCs w:val="18"/>
              </w:rPr>
              <w:t>(1,1)</w:t>
            </w:r>
          </w:p>
        </w:tc>
        <w:tc>
          <w:tcPr>
            <w:tcW w:w="839" w:type="dxa"/>
            <w:tcBorders>
              <w:left w:val="single" w:sz="4" w:space="0" w:color="auto"/>
              <w:right w:val="single" w:sz="4" w:space="0" w:color="auto"/>
            </w:tcBorders>
            <w:noWrap/>
            <w:hideMark/>
          </w:tcPr>
          <w:p w14:paraId="50DD04DC"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4A1047E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6DA477C2"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99348CF" w14:textId="77777777" w:rsidR="00A20704" w:rsidRPr="005C7F7F" w:rsidRDefault="00A20704" w:rsidP="006A7E58">
            <w:pPr>
              <w:jc w:val="center"/>
              <w:rPr>
                <w:sz w:val="18"/>
                <w:szCs w:val="18"/>
              </w:rPr>
            </w:pPr>
            <w:r w:rsidRPr="005C7F7F">
              <w:rPr>
                <w:sz w:val="18"/>
                <w:szCs w:val="18"/>
              </w:rPr>
              <w:t>32</w:t>
            </w:r>
          </w:p>
        </w:tc>
      </w:tr>
      <w:tr w:rsidR="007D2A74" w:rsidRPr="00A20704" w14:paraId="4E3FBD7C" w14:textId="77777777" w:rsidTr="00685699">
        <w:trPr>
          <w:trHeight w:val="300"/>
        </w:trPr>
        <w:tc>
          <w:tcPr>
            <w:tcW w:w="743" w:type="dxa"/>
            <w:noWrap/>
            <w:hideMark/>
          </w:tcPr>
          <w:p w14:paraId="45CCDD57" w14:textId="77777777" w:rsidR="00A20704" w:rsidRPr="005C7F7F" w:rsidRDefault="00A20704" w:rsidP="006A7E58">
            <w:pPr>
              <w:jc w:val="center"/>
              <w:rPr>
                <w:sz w:val="18"/>
                <w:szCs w:val="18"/>
              </w:rPr>
            </w:pPr>
            <w:r w:rsidRPr="005C7F7F">
              <w:rPr>
                <w:sz w:val="18"/>
                <w:szCs w:val="18"/>
              </w:rPr>
              <w:t>3</w:t>
            </w:r>
          </w:p>
        </w:tc>
        <w:tc>
          <w:tcPr>
            <w:tcW w:w="1289" w:type="dxa"/>
            <w:tcBorders>
              <w:right w:val="single" w:sz="4" w:space="0" w:color="auto"/>
            </w:tcBorders>
            <w:noWrap/>
            <w:hideMark/>
          </w:tcPr>
          <w:p w14:paraId="5F54269A" w14:textId="77777777" w:rsidR="00A20704" w:rsidRPr="005C7F7F" w:rsidRDefault="00A20704" w:rsidP="00A20704">
            <w:pPr>
              <w:jc w:val="left"/>
              <w:rPr>
                <w:sz w:val="18"/>
                <w:szCs w:val="18"/>
              </w:rPr>
            </w:pPr>
            <w:r w:rsidRPr="005C7F7F">
              <w:rPr>
                <w:sz w:val="18"/>
                <w:szCs w:val="18"/>
              </w:rPr>
              <w:t>Asturias</w:t>
            </w:r>
          </w:p>
        </w:tc>
        <w:tc>
          <w:tcPr>
            <w:tcW w:w="731" w:type="dxa"/>
            <w:tcBorders>
              <w:left w:val="single" w:sz="4" w:space="0" w:color="auto"/>
            </w:tcBorders>
            <w:noWrap/>
            <w:hideMark/>
          </w:tcPr>
          <w:p w14:paraId="3A59C42D" w14:textId="77777777" w:rsidR="00A20704" w:rsidRPr="005C7F7F" w:rsidRDefault="00A20704" w:rsidP="00A20704">
            <w:pPr>
              <w:jc w:val="left"/>
              <w:rPr>
                <w:sz w:val="18"/>
                <w:szCs w:val="18"/>
              </w:rPr>
            </w:pPr>
            <w:r w:rsidRPr="005C7F7F">
              <w:rPr>
                <w:sz w:val="18"/>
                <w:szCs w:val="18"/>
              </w:rPr>
              <w:t>496,11</w:t>
            </w:r>
          </w:p>
        </w:tc>
        <w:tc>
          <w:tcPr>
            <w:tcW w:w="753" w:type="dxa"/>
            <w:noWrap/>
            <w:hideMark/>
          </w:tcPr>
          <w:p w14:paraId="20C7D136" w14:textId="77777777" w:rsidR="00A20704" w:rsidRPr="005C7F7F" w:rsidRDefault="00A20704" w:rsidP="006A7E58">
            <w:pPr>
              <w:jc w:val="center"/>
              <w:rPr>
                <w:sz w:val="18"/>
                <w:szCs w:val="18"/>
              </w:rPr>
            </w:pPr>
            <w:r w:rsidRPr="005C7F7F">
              <w:rPr>
                <w:sz w:val="18"/>
                <w:szCs w:val="18"/>
              </w:rPr>
              <w:t>(29,85)</w:t>
            </w:r>
          </w:p>
        </w:tc>
        <w:tc>
          <w:tcPr>
            <w:tcW w:w="731" w:type="dxa"/>
            <w:noWrap/>
            <w:hideMark/>
          </w:tcPr>
          <w:p w14:paraId="2CB1B672" w14:textId="77777777" w:rsidR="00A20704" w:rsidRPr="005C7F7F" w:rsidRDefault="00A20704" w:rsidP="006A7E58">
            <w:pPr>
              <w:jc w:val="center"/>
              <w:rPr>
                <w:sz w:val="18"/>
                <w:szCs w:val="18"/>
              </w:rPr>
            </w:pPr>
            <w:r w:rsidRPr="005C7F7F">
              <w:rPr>
                <w:sz w:val="18"/>
                <w:szCs w:val="18"/>
              </w:rPr>
              <w:t>490,71</w:t>
            </w:r>
          </w:p>
        </w:tc>
        <w:tc>
          <w:tcPr>
            <w:tcW w:w="755" w:type="dxa"/>
            <w:noWrap/>
            <w:hideMark/>
          </w:tcPr>
          <w:p w14:paraId="38B1053D" w14:textId="77777777" w:rsidR="00A20704" w:rsidRPr="005C7F7F" w:rsidRDefault="00A20704" w:rsidP="006A7E58">
            <w:pPr>
              <w:jc w:val="center"/>
              <w:rPr>
                <w:sz w:val="18"/>
                <w:szCs w:val="18"/>
              </w:rPr>
            </w:pPr>
            <w:r w:rsidRPr="005C7F7F">
              <w:rPr>
                <w:sz w:val="18"/>
                <w:szCs w:val="18"/>
              </w:rPr>
              <w:t>(31,53)</w:t>
            </w:r>
          </w:p>
        </w:tc>
        <w:tc>
          <w:tcPr>
            <w:tcW w:w="733" w:type="dxa"/>
            <w:noWrap/>
            <w:hideMark/>
          </w:tcPr>
          <w:p w14:paraId="7A22B61F" w14:textId="77777777" w:rsidR="00A20704" w:rsidRPr="005C7F7F" w:rsidRDefault="00A20704" w:rsidP="006A7E58">
            <w:pPr>
              <w:jc w:val="center"/>
              <w:rPr>
                <w:sz w:val="18"/>
                <w:szCs w:val="18"/>
              </w:rPr>
            </w:pPr>
            <w:r w:rsidRPr="005C7F7F">
              <w:rPr>
                <w:sz w:val="18"/>
                <w:szCs w:val="18"/>
              </w:rPr>
              <w:t>494,58</w:t>
            </w:r>
          </w:p>
        </w:tc>
        <w:tc>
          <w:tcPr>
            <w:tcW w:w="755" w:type="dxa"/>
            <w:tcBorders>
              <w:right w:val="single" w:sz="4" w:space="0" w:color="auto"/>
            </w:tcBorders>
            <w:noWrap/>
            <w:hideMark/>
          </w:tcPr>
          <w:p w14:paraId="20B1AF9C" w14:textId="77777777" w:rsidR="00A20704" w:rsidRPr="005C7F7F" w:rsidRDefault="00A20704" w:rsidP="006A7E58">
            <w:pPr>
              <w:jc w:val="center"/>
              <w:rPr>
                <w:sz w:val="18"/>
                <w:szCs w:val="18"/>
              </w:rPr>
            </w:pPr>
            <w:r w:rsidRPr="005C7F7F">
              <w:rPr>
                <w:sz w:val="18"/>
                <w:szCs w:val="18"/>
              </w:rPr>
              <w:t>(33,12)</w:t>
            </w:r>
          </w:p>
        </w:tc>
        <w:tc>
          <w:tcPr>
            <w:tcW w:w="657" w:type="dxa"/>
            <w:tcBorders>
              <w:left w:val="single" w:sz="4" w:space="0" w:color="auto"/>
            </w:tcBorders>
            <w:noWrap/>
            <w:hideMark/>
          </w:tcPr>
          <w:p w14:paraId="5BAAC052" w14:textId="77777777" w:rsidR="00A20704" w:rsidRPr="005C7F7F" w:rsidRDefault="00A20704" w:rsidP="006A7E58">
            <w:pPr>
              <w:jc w:val="center"/>
              <w:rPr>
                <w:sz w:val="18"/>
                <w:szCs w:val="18"/>
              </w:rPr>
            </w:pPr>
            <w:r w:rsidRPr="005C7F7F">
              <w:rPr>
                <w:sz w:val="18"/>
                <w:szCs w:val="18"/>
              </w:rPr>
              <w:t>2,84</w:t>
            </w:r>
          </w:p>
        </w:tc>
        <w:tc>
          <w:tcPr>
            <w:tcW w:w="755" w:type="dxa"/>
            <w:noWrap/>
            <w:hideMark/>
          </w:tcPr>
          <w:p w14:paraId="40A10306" w14:textId="77777777" w:rsidR="00A20704" w:rsidRPr="005C7F7F" w:rsidRDefault="00A20704" w:rsidP="006A7E58">
            <w:pPr>
              <w:jc w:val="center"/>
              <w:rPr>
                <w:sz w:val="18"/>
                <w:szCs w:val="18"/>
              </w:rPr>
            </w:pPr>
            <w:r w:rsidRPr="005C7F7F">
              <w:rPr>
                <w:sz w:val="18"/>
                <w:szCs w:val="18"/>
              </w:rPr>
              <w:t>(0,52)</w:t>
            </w:r>
          </w:p>
        </w:tc>
        <w:tc>
          <w:tcPr>
            <w:tcW w:w="749" w:type="dxa"/>
            <w:noWrap/>
            <w:hideMark/>
          </w:tcPr>
          <w:p w14:paraId="7BFDD2F8" w14:textId="77777777" w:rsidR="00A20704" w:rsidRPr="005C7F7F" w:rsidRDefault="00A20704" w:rsidP="006A7E58">
            <w:pPr>
              <w:jc w:val="center"/>
              <w:rPr>
                <w:sz w:val="18"/>
                <w:szCs w:val="18"/>
              </w:rPr>
            </w:pPr>
            <w:r w:rsidRPr="005C7F7F">
              <w:rPr>
                <w:sz w:val="18"/>
                <w:szCs w:val="18"/>
              </w:rPr>
              <w:t>13,06</w:t>
            </w:r>
          </w:p>
        </w:tc>
        <w:tc>
          <w:tcPr>
            <w:tcW w:w="815" w:type="dxa"/>
            <w:noWrap/>
            <w:hideMark/>
          </w:tcPr>
          <w:p w14:paraId="53937379" w14:textId="77777777" w:rsidR="00A20704" w:rsidRPr="005C7F7F" w:rsidRDefault="00A20704" w:rsidP="006A7E58">
            <w:pPr>
              <w:jc w:val="center"/>
              <w:rPr>
                <w:sz w:val="18"/>
                <w:szCs w:val="18"/>
              </w:rPr>
            </w:pPr>
            <w:r w:rsidRPr="005C7F7F">
              <w:rPr>
                <w:sz w:val="18"/>
                <w:szCs w:val="18"/>
              </w:rPr>
              <w:t>(15,42)</w:t>
            </w:r>
          </w:p>
        </w:tc>
        <w:tc>
          <w:tcPr>
            <w:tcW w:w="657" w:type="dxa"/>
            <w:noWrap/>
            <w:hideMark/>
          </w:tcPr>
          <w:p w14:paraId="5AC1BAB4" w14:textId="77777777" w:rsidR="00A20704" w:rsidRPr="005C7F7F" w:rsidRDefault="00A20704" w:rsidP="006A7E58">
            <w:pPr>
              <w:jc w:val="center"/>
              <w:rPr>
                <w:sz w:val="18"/>
                <w:szCs w:val="18"/>
              </w:rPr>
            </w:pPr>
            <w:r w:rsidRPr="005C7F7F">
              <w:rPr>
                <w:sz w:val="18"/>
                <w:szCs w:val="18"/>
              </w:rPr>
              <w:t>3,80</w:t>
            </w:r>
          </w:p>
        </w:tc>
        <w:tc>
          <w:tcPr>
            <w:tcW w:w="737" w:type="dxa"/>
            <w:tcBorders>
              <w:right w:val="single" w:sz="4" w:space="0" w:color="auto"/>
            </w:tcBorders>
            <w:noWrap/>
            <w:hideMark/>
          </w:tcPr>
          <w:p w14:paraId="55246BBF" w14:textId="77777777" w:rsidR="00A20704" w:rsidRPr="005C7F7F" w:rsidRDefault="00A20704" w:rsidP="006A7E58">
            <w:pPr>
              <w:jc w:val="center"/>
              <w:rPr>
                <w:sz w:val="18"/>
                <w:szCs w:val="18"/>
              </w:rPr>
            </w:pPr>
            <w:r w:rsidRPr="005C7F7F">
              <w:rPr>
                <w:sz w:val="18"/>
                <w:szCs w:val="18"/>
              </w:rPr>
              <w:t>(1,07)</w:t>
            </w:r>
          </w:p>
        </w:tc>
        <w:tc>
          <w:tcPr>
            <w:tcW w:w="839" w:type="dxa"/>
            <w:tcBorders>
              <w:left w:val="single" w:sz="4" w:space="0" w:color="auto"/>
              <w:right w:val="single" w:sz="4" w:space="0" w:color="auto"/>
            </w:tcBorders>
            <w:noWrap/>
            <w:hideMark/>
          </w:tcPr>
          <w:p w14:paraId="71466EDA" w14:textId="77777777" w:rsidR="00A20704" w:rsidRPr="005C7F7F" w:rsidRDefault="00A20704" w:rsidP="006A7E58">
            <w:pPr>
              <w:jc w:val="center"/>
              <w:rPr>
                <w:sz w:val="18"/>
                <w:szCs w:val="18"/>
              </w:rPr>
            </w:pPr>
            <w:r w:rsidRPr="005C7F7F">
              <w:rPr>
                <w:sz w:val="18"/>
                <w:szCs w:val="18"/>
              </w:rPr>
              <w:t>54</w:t>
            </w:r>
          </w:p>
        </w:tc>
        <w:tc>
          <w:tcPr>
            <w:tcW w:w="744" w:type="dxa"/>
            <w:tcBorders>
              <w:left w:val="single" w:sz="4" w:space="0" w:color="auto"/>
            </w:tcBorders>
            <w:noWrap/>
            <w:hideMark/>
          </w:tcPr>
          <w:p w14:paraId="361793B0" w14:textId="77777777" w:rsidR="00A20704" w:rsidRPr="005C7F7F" w:rsidRDefault="00A20704" w:rsidP="006A7E58">
            <w:pPr>
              <w:jc w:val="center"/>
              <w:rPr>
                <w:sz w:val="18"/>
                <w:szCs w:val="18"/>
              </w:rPr>
            </w:pPr>
            <w:r w:rsidRPr="005C7F7F">
              <w:rPr>
                <w:sz w:val="18"/>
                <w:szCs w:val="18"/>
              </w:rPr>
              <w:t>1</w:t>
            </w:r>
          </w:p>
        </w:tc>
        <w:tc>
          <w:tcPr>
            <w:tcW w:w="756" w:type="dxa"/>
            <w:noWrap/>
            <w:hideMark/>
          </w:tcPr>
          <w:p w14:paraId="41898F65" w14:textId="77777777" w:rsidR="00A20704" w:rsidRPr="005C7F7F" w:rsidRDefault="00A20704" w:rsidP="006A7E58">
            <w:pPr>
              <w:jc w:val="center"/>
              <w:rPr>
                <w:sz w:val="18"/>
                <w:szCs w:val="18"/>
              </w:rPr>
            </w:pPr>
            <w:r w:rsidRPr="005C7F7F">
              <w:rPr>
                <w:sz w:val="18"/>
                <w:szCs w:val="18"/>
              </w:rPr>
              <w:t>16</w:t>
            </w:r>
          </w:p>
        </w:tc>
        <w:tc>
          <w:tcPr>
            <w:tcW w:w="805" w:type="dxa"/>
            <w:noWrap/>
            <w:hideMark/>
          </w:tcPr>
          <w:p w14:paraId="554EE1F8" w14:textId="77777777" w:rsidR="00A20704" w:rsidRPr="005C7F7F" w:rsidRDefault="00A20704" w:rsidP="006A7E58">
            <w:pPr>
              <w:jc w:val="center"/>
              <w:rPr>
                <w:sz w:val="18"/>
                <w:szCs w:val="18"/>
              </w:rPr>
            </w:pPr>
            <w:r w:rsidRPr="005C7F7F">
              <w:rPr>
                <w:sz w:val="18"/>
                <w:szCs w:val="18"/>
              </w:rPr>
              <w:t>37</w:t>
            </w:r>
          </w:p>
        </w:tc>
      </w:tr>
      <w:tr w:rsidR="00685699" w:rsidRPr="00A20704" w14:paraId="2C65D227" w14:textId="77777777" w:rsidTr="00685699">
        <w:trPr>
          <w:trHeight w:val="300"/>
        </w:trPr>
        <w:tc>
          <w:tcPr>
            <w:tcW w:w="743" w:type="dxa"/>
            <w:noWrap/>
            <w:hideMark/>
          </w:tcPr>
          <w:p w14:paraId="7E552871" w14:textId="77777777" w:rsidR="00A20704" w:rsidRPr="005C7F7F" w:rsidRDefault="00A20704" w:rsidP="006A7E58">
            <w:pPr>
              <w:jc w:val="center"/>
              <w:rPr>
                <w:sz w:val="18"/>
                <w:szCs w:val="18"/>
              </w:rPr>
            </w:pPr>
            <w:r w:rsidRPr="005C7F7F">
              <w:rPr>
                <w:sz w:val="18"/>
                <w:szCs w:val="18"/>
              </w:rPr>
              <w:t>4</w:t>
            </w:r>
          </w:p>
        </w:tc>
        <w:tc>
          <w:tcPr>
            <w:tcW w:w="1289" w:type="dxa"/>
            <w:tcBorders>
              <w:right w:val="single" w:sz="4" w:space="0" w:color="auto"/>
            </w:tcBorders>
            <w:noWrap/>
            <w:hideMark/>
          </w:tcPr>
          <w:p w14:paraId="23FD748F" w14:textId="77777777" w:rsidR="00A20704" w:rsidRPr="005C7F7F" w:rsidRDefault="00A20704" w:rsidP="00A20704">
            <w:pPr>
              <w:jc w:val="left"/>
              <w:rPr>
                <w:sz w:val="18"/>
                <w:szCs w:val="18"/>
              </w:rPr>
            </w:pPr>
            <w:r w:rsidRPr="005C7F7F">
              <w:rPr>
                <w:sz w:val="18"/>
                <w:szCs w:val="18"/>
              </w:rPr>
              <w:t>Balearic Islands</w:t>
            </w:r>
          </w:p>
        </w:tc>
        <w:tc>
          <w:tcPr>
            <w:tcW w:w="731" w:type="dxa"/>
            <w:tcBorders>
              <w:left w:val="single" w:sz="4" w:space="0" w:color="auto"/>
            </w:tcBorders>
            <w:noWrap/>
            <w:hideMark/>
          </w:tcPr>
          <w:p w14:paraId="4D6D4F04" w14:textId="77777777" w:rsidR="00A20704" w:rsidRPr="005C7F7F" w:rsidRDefault="00A20704" w:rsidP="00A20704">
            <w:pPr>
              <w:jc w:val="left"/>
              <w:rPr>
                <w:sz w:val="18"/>
                <w:szCs w:val="18"/>
              </w:rPr>
            </w:pPr>
            <w:r w:rsidRPr="005C7F7F">
              <w:rPr>
                <w:sz w:val="18"/>
                <w:szCs w:val="18"/>
              </w:rPr>
              <w:t>481,14</w:t>
            </w:r>
          </w:p>
        </w:tc>
        <w:tc>
          <w:tcPr>
            <w:tcW w:w="753" w:type="dxa"/>
            <w:noWrap/>
            <w:hideMark/>
          </w:tcPr>
          <w:p w14:paraId="757D27B6" w14:textId="77777777" w:rsidR="00A20704" w:rsidRPr="005C7F7F" w:rsidRDefault="00A20704" w:rsidP="006A7E58">
            <w:pPr>
              <w:jc w:val="center"/>
              <w:rPr>
                <w:sz w:val="18"/>
                <w:szCs w:val="18"/>
              </w:rPr>
            </w:pPr>
            <w:r w:rsidRPr="005C7F7F">
              <w:rPr>
                <w:sz w:val="18"/>
                <w:szCs w:val="18"/>
              </w:rPr>
              <w:t>(28,85)</w:t>
            </w:r>
          </w:p>
        </w:tc>
        <w:tc>
          <w:tcPr>
            <w:tcW w:w="731" w:type="dxa"/>
            <w:noWrap/>
            <w:hideMark/>
          </w:tcPr>
          <w:p w14:paraId="5D697A76" w14:textId="77777777" w:rsidR="00A20704" w:rsidRPr="005C7F7F" w:rsidRDefault="00A20704" w:rsidP="006A7E58">
            <w:pPr>
              <w:jc w:val="center"/>
              <w:rPr>
                <w:sz w:val="18"/>
                <w:szCs w:val="18"/>
              </w:rPr>
            </w:pPr>
            <w:r w:rsidRPr="005C7F7F">
              <w:rPr>
                <w:sz w:val="18"/>
                <w:szCs w:val="18"/>
              </w:rPr>
              <w:t>481,90</w:t>
            </w:r>
          </w:p>
        </w:tc>
        <w:tc>
          <w:tcPr>
            <w:tcW w:w="755" w:type="dxa"/>
            <w:noWrap/>
            <w:hideMark/>
          </w:tcPr>
          <w:p w14:paraId="328BD8C2" w14:textId="77777777" w:rsidR="00A20704" w:rsidRPr="005C7F7F" w:rsidRDefault="00A20704" w:rsidP="006A7E58">
            <w:pPr>
              <w:jc w:val="center"/>
              <w:rPr>
                <w:sz w:val="18"/>
                <w:szCs w:val="18"/>
              </w:rPr>
            </w:pPr>
            <w:r w:rsidRPr="005C7F7F">
              <w:rPr>
                <w:sz w:val="18"/>
                <w:szCs w:val="18"/>
              </w:rPr>
              <w:t>(29,88)</w:t>
            </w:r>
          </w:p>
        </w:tc>
        <w:tc>
          <w:tcPr>
            <w:tcW w:w="733" w:type="dxa"/>
            <w:noWrap/>
            <w:hideMark/>
          </w:tcPr>
          <w:p w14:paraId="3A0766CA" w14:textId="77777777" w:rsidR="00A20704" w:rsidRPr="005C7F7F" w:rsidRDefault="00A20704" w:rsidP="006A7E58">
            <w:pPr>
              <w:jc w:val="center"/>
              <w:rPr>
                <w:sz w:val="18"/>
                <w:szCs w:val="18"/>
              </w:rPr>
            </w:pPr>
            <w:r w:rsidRPr="005C7F7F">
              <w:rPr>
                <w:sz w:val="18"/>
                <w:szCs w:val="18"/>
              </w:rPr>
              <w:t>478,25</w:t>
            </w:r>
          </w:p>
        </w:tc>
        <w:tc>
          <w:tcPr>
            <w:tcW w:w="755" w:type="dxa"/>
            <w:tcBorders>
              <w:right w:val="single" w:sz="4" w:space="0" w:color="auto"/>
            </w:tcBorders>
            <w:noWrap/>
            <w:hideMark/>
          </w:tcPr>
          <w:p w14:paraId="48FF24D4" w14:textId="77777777" w:rsidR="00A20704" w:rsidRPr="005C7F7F" w:rsidRDefault="00A20704" w:rsidP="006A7E58">
            <w:pPr>
              <w:jc w:val="center"/>
              <w:rPr>
                <w:sz w:val="18"/>
                <w:szCs w:val="18"/>
              </w:rPr>
            </w:pPr>
            <w:r w:rsidRPr="005C7F7F">
              <w:rPr>
                <w:sz w:val="18"/>
                <w:szCs w:val="18"/>
              </w:rPr>
              <w:t>(31,11)</w:t>
            </w:r>
          </w:p>
        </w:tc>
        <w:tc>
          <w:tcPr>
            <w:tcW w:w="657" w:type="dxa"/>
            <w:tcBorders>
              <w:left w:val="single" w:sz="4" w:space="0" w:color="auto"/>
            </w:tcBorders>
            <w:noWrap/>
            <w:hideMark/>
          </w:tcPr>
          <w:p w14:paraId="7F34C3DC" w14:textId="77777777" w:rsidR="00A20704" w:rsidRPr="005C7F7F" w:rsidRDefault="00A20704" w:rsidP="006A7E58">
            <w:pPr>
              <w:jc w:val="center"/>
              <w:rPr>
                <w:sz w:val="18"/>
                <w:szCs w:val="18"/>
              </w:rPr>
            </w:pPr>
            <w:r w:rsidRPr="005C7F7F">
              <w:rPr>
                <w:sz w:val="18"/>
                <w:szCs w:val="18"/>
              </w:rPr>
              <w:t>2,76</w:t>
            </w:r>
          </w:p>
        </w:tc>
        <w:tc>
          <w:tcPr>
            <w:tcW w:w="755" w:type="dxa"/>
            <w:noWrap/>
            <w:hideMark/>
          </w:tcPr>
          <w:p w14:paraId="264ACFE0" w14:textId="77777777" w:rsidR="00A20704" w:rsidRPr="005C7F7F" w:rsidRDefault="00A20704" w:rsidP="006A7E58">
            <w:pPr>
              <w:jc w:val="center"/>
              <w:rPr>
                <w:sz w:val="18"/>
                <w:szCs w:val="18"/>
              </w:rPr>
            </w:pPr>
            <w:r w:rsidRPr="005C7F7F">
              <w:rPr>
                <w:sz w:val="18"/>
                <w:szCs w:val="18"/>
              </w:rPr>
              <w:t>(0,49)</w:t>
            </w:r>
          </w:p>
        </w:tc>
        <w:tc>
          <w:tcPr>
            <w:tcW w:w="749" w:type="dxa"/>
            <w:noWrap/>
            <w:hideMark/>
          </w:tcPr>
          <w:p w14:paraId="1F158F15" w14:textId="77777777" w:rsidR="00A20704" w:rsidRPr="005C7F7F" w:rsidRDefault="00A20704" w:rsidP="006A7E58">
            <w:pPr>
              <w:jc w:val="center"/>
              <w:rPr>
                <w:sz w:val="18"/>
                <w:szCs w:val="18"/>
              </w:rPr>
            </w:pPr>
            <w:r w:rsidRPr="005C7F7F">
              <w:rPr>
                <w:sz w:val="18"/>
                <w:szCs w:val="18"/>
              </w:rPr>
              <w:t>15,27</w:t>
            </w:r>
          </w:p>
        </w:tc>
        <w:tc>
          <w:tcPr>
            <w:tcW w:w="815" w:type="dxa"/>
            <w:noWrap/>
            <w:hideMark/>
          </w:tcPr>
          <w:p w14:paraId="191ECFC7" w14:textId="77777777" w:rsidR="00A20704" w:rsidRPr="005C7F7F" w:rsidRDefault="00A20704" w:rsidP="006A7E58">
            <w:pPr>
              <w:jc w:val="center"/>
              <w:rPr>
                <w:sz w:val="18"/>
                <w:szCs w:val="18"/>
              </w:rPr>
            </w:pPr>
            <w:r w:rsidRPr="005C7F7F">
              <w:rPr>
                <w:sz w:val="18"/>
                <w:szCs w:val="18"/>
              </w:rPr>
              <w:t>(18,53)</w:t>
            </w:r>
          </w:p>
        </w:tc>
        <w:tc>
          <w:tcPr>
            <w:tcW w:w="657" w:type="dxa"/>
            <w:noWrap/>
            <w:hideMark/>
          </w:tcPr>
          <w:p w14:paraId="4E15D325" w14:textId="77777777" w:rsidR="00A20704" w:rsidRPr="005C7F7F" w:rsidRDefault="00A20704" w:rsidP="006A7E58">
            <w:pPr>
              <w:jc w:val="center"/>
              <w:rPr>
                <w:sz w:val="18"/>
                <w:szCs w:val="18"/>
              </w:rPr>
            </w:pPr>
            <w:r w:rsidRPr="005C7F7F">
              <w:rPr>
                <w:sz w:val="18"/>
                <w:szCs w:val="18"/>
              </w:rPr>
              <w:t>3,69</w:t>
            </w:r>
          </w:p>
        </w:tc>
        <w:tc>
          <w:tcPr>
            <w:tcW w:w="737" w:type="dxa"/>
            <w:tcBorders>
              <w:right w:val="single" w:sz="4" w:space="0" w:color="auto"/>
            </w:tcBorders>
            <w:noWrap/>
            <w:hideMark/>
          </w:tcPr>
          <w:p w14:paraId="365201B7"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right w:val="single" w:sz="4" w:space="0" w:color="auto"/>
            </w:tcBorders>
            <w:noWrap/>
            <w:hideMark/>
          </w:tcPr>
          <w:p w14:paraId="0318AA11"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644106D2" w14:textId="77777777" w:rsidR="00A20704" w:rsidRPr="005C7F7F" w:rsidRDefault="00A20704" w:rsidP="006A7E58">
            <w:pPr>
              <w:jc w:val="center"/>
              <w:rPr>
                <w:sz w:val="18"/>
                <w:szCs w:val="18"/>
              </w:rPr>
            </w:pPr>
            <w:r w:rsidRPr="005C7F7F">
              <w:rPr>
                <w:sz w:val="18"/>
                <w:szCs w:val="18"/>
              </w:rPr>
              <w:t>5</w:t>
            </w:r>
          </w:p>
        </w:tc>
        <w:tc>
          <w:tcPr>
            <w:tcW w:w="756" w:type="dxa"/>
            <w:noWrap/>
            <w:hideMark/>
          </w:tcPr>
          <w:p w14:paraId="2DAF8C6C" w14:textId="77777777" w:rsidR="00A20704" w:rsidRPr="005C7F7F" w:rsidRDefault="00A20704" w:rsidP="006A7E58">
            <w:pPr>
              <w:jc w:val="center"/>
              <w:rPr>
                <w:sz w:val="18"/>
                <w:szCs w:val="18"/>
              </w:rPr>
            </w:pPr>
            <w:r w:rsidRPr="005C7F7F">
              <w:rPr>
                <w:sz w:val="18"/>
                <w:szCs w:val="18"/>
              </w:rPr>
              <w:t>11</w:t>
            </w:r>
          </w:p>
        </w:tc>
        <w:tc>
          <w:tcPr>
            <w:tcW w:w="805" w:type="dxa"/>
            <w:noWrap/>
            <w:hideMark/>
          </w:tcPr>
          <w:p w14:paraId="42AAC574" w14:textId="77777777" w:rsidR="00A20704" w:rsidRPr="005C7F7F" w:rsidRDefault="00A20704" w:rsidP="006A7E58">
            <w:pPr>
              <w:jc w:val="center"/>
              <w:rPr>
                <w:sz w:val="18"/>
                <w:szCs w:val="18"/>
              </w:rPr>
            </w:pPr>
            <w:r w:rsidRPr="005C7F7F">
              <w:rPr>
                <w:sz w:val="18"/>
                <w:szCs w:val="18"/>
              </w:rPr>
              <w:t>34</w:t>
            </w:r>
          </w:p>
        </w:tc>
      </w:tr>
      <w:tr w:rsidR="00685699" w:rsidRPr="00A20704" w14:paraId="6DE85915" w14:textId="77777777" w:rsidTr="00685699">
        <w:trPr>
          <w:trHeight w:val="300"/>
        </w:trPr>
        <w:tc>
          <w:tcPr>
            <w:tcW w:w="743" w:type="dxa"/>
            <w:tcBorders>
              <w:bottom w:val="single" w:sz="4" w:space="0" w:color="auto"/>
            </w:tcBorders>
            <w:noWrap/>
            <w:hideMark/>
          </w:tcPr>
          <w:p w14:paraId="593BE1EE" w14:textId="77777777" w:rsidR="00A20704" w:rsidRPr="005C7F7F" w:rsidRDefault="00A20704" w:rsidP="006A7E58">
            <w:pPr>
              <w:jc w:val="center"/>
              <w:rPr>
                <w:sz w:val="18"/>
                <w:szCs w:val="18"/>
              </w:rPr>
            </w:pPr>
            <w:r w:rsidRPr="005C7F7F">
              <w:rPr>
                <w:sz w:val="18"/>
                <w:szCs w:val="18"/>
              </w:rPr>
              <w:t>5</w:t>
            </w:r>
          </w:p>
        </w:tc>
        <w:tc>
          <w:tcPr>
            <w:tcW w:w="1289" w:type="dxa"/>
            <w:tcBorders>
              <w:bottom w:val="single" w:sz="4" w:space="0" w:color="auto"/>
              <w:right w:val="single" w:sz="4" w:space="0" w:color="auto"/>
            </w:tcBorders>
            <w:noWrap/>
            <w:hideMark/>
          </w:tcPr>
          <w:p w14:paraId="69575767" w14:textId="77777777" w:rsidR="00A20704" w:rsidRPr="005C7F7F" w:rsidRDefault="00A20704" w:rsidP="00A20704">
            <w:pPr>
              <w:jc w:val="left"/>
              <w:rPr>
                <w:sz w:val="18"/>
                <w:szCs w:val="18"/>
              </w:rPr>
            </w:pPr>
            <w:r w:rsidRPr="005C7F7F">
              <w:rPr>
                <w:sz w:val="18"/>
                <w:szCs w:val="18"/>
              </w:rPr>
              <w:t>Canary Islands</w:t>
            </w:r>
          </w:p>
        </w:tc>
        <w:tc>
          <w:tcPr>
            <w:tcW w:w="731" w:type="dxa"/>
            <w:tcBorders>
              <w:left w:val="single" w:sz="4" w:space="0" w:color="auto"/>
              <w:bottom w:val="single" w:sz="4" w:space="0" w:color="auto"/>
            </w:tcBorders>
            <w:noWrap/>
            <w:hideMark/>
          </w:tcPr>
          <w:p w14:paraId="56C0F27E" w14:textId="77777777" w:rsidR="00A20704" w:rsidRPr="005C7F7F" w:rsidRDefault="00A20704" w:rsidP="00A20704">
            <w:pPr>
              <w:jc w:val="left"/>
              <w:rPr>
                <w:sz w:val="18"/>
                <w:szCs w:val="18"/>
              </w:rPr>
            </w:pPr>
            <w:r w:rsidRPr="005C7F7F">
              <w:rPr>
                <w:sz w:val="18"/>
                <w:szCs w:val="18"/>
              </w:rPr>
              <w:t>468,79</w:t>
            </w:r>
          </w:p>
        </w:tc>
        <w:tc>
          <w:tcPr>
            <w:tcW w:w="753" w:type="dxa"/>
            <w:tcBorders>
              <w:bottom w:val="single" w:sz="4" w:space="0" w:color="auto"/>
            </w:tcBorders>
            <w:noWrap/>
            <w:hideMark/>
          </w:tcPr>
          <w:p w14:paraId="4323B114" w14:textId="77777777" w:rsidR="00A20704" w:rsidRPr="005C7F7F" w:rsidRDefault="00A20704" w:rsidP="006A7E58">
            <w:pPr>
              <w:jc w:val="center"/>
              <w:rPr>
                <w:sz w:val="18"/>
                <w:szCs w:val="18"/>
              </w:rPr>
            </w:pPr>
            <w:r w:rsidRPr="005C7F7F">
              <w:rPr>
                <w:sz w:val="18"/>
                <w:szCs w:val="18"/>
              </w:rPr>
              <w:t>(32,75)</w:t>
            </w:r>
          </w:p>
        </w:tc>
        <w:tc>
          <w:tcPr>
            <w:tcW w:w="731" w:type="dxa"/>
            <w:tcBorders>
              <w:bottom w:val="single" w:sz="4" w:space="0" w:color="auto"/>
            </w:tcBorders>
            <w:noWrap/>
            <w:hideMark/>
          </w:tcPr>
          <w:p w14:paraId="4B4D15EB" w14:textId="77777777" w:rsidR="00A20704" w:rsidRPr="005C7F7F" w:rsidRDefault="00A20704" w:rsidP="006A7E58">
            <w:pPr>
              <w:jc w:val="center"/>
              <w:rPr>
                <w:sz w:val="18"/>
                <w:szCs w:val="18"/>
              </w:rPr>
            </w:pPr>
            <w:r w:rsidRPr="005C7F7F">
              <w:rPr>
                <w:sz w:val="18"/>
                <w:szCs w:val="18"/>
              </w:rPr>
              <w:t>459,63</w:t>
            </w:r>
          </w:p>
        </w:tc>
        <w:tc>
          <w:tcPr>
            <w:tcW w:w="755" w:type="dxa"/>
            <w:tcBorders>
              <w:bottom w:val="single" w:sz="4" w:space="0" w:color="auto"/>
            </w:tcBorders>
            <w:noWrap/>
            <w:hideMark/>
          </w:tcPr>
          <w:p w14:paraId="674EC76A" w14:textId="77777777" w:rsidR="00A20704" w:rsidRPr="005C7F7F" w:rsidRDefault="00A20704" w:rsidP="006A7E58">
            <w:pPr>
              <w:jc w:val="center"/>
              <w:rPr>
                <w:sz w:val="18"/>
                <w:szCs w:val="18"/>
              </w:rPr>
            </w:pPr>
            <w:r w:rsidRPr="005C7F7F">
              <w:rPr>
                <w:sz w:val="18"/>
                <w:szCs w:val="18"/>
              </w:rPr>
              <w:t>(33,48)</w:t>
            </w:r>
          </w:p>
        </w:tc>
        <w:tc>
          <w:tcPr>
            <w:tcW w:w="733" w:type="dxa"/>
            <w:tcBorders>
              <w:bottom w:val="single" w:sz="4" w:space="0" w:color="auto"/>
            </w:tcBorders>
            <w:noWrap/>
            <w:hideMark/>
          </w:tcPr>
          <w:p w14:paraId="54450EB0" w14:textId="77777777" w:rsidR="00A20704" w:rsidRPr="005C7F7F" w:rsidRDefault="00A20704" w:rsidP="006A7E58">
            <w:pPr>
              <w:jc w:val="center"/>
              <w:rPr>
                <w:sz w:val="18"/>
                <w:szCs w:val="18"/>
              </w:rPr>
            </w:pPr>
            <w:r w:rsidRPr="005C7F7F">
              <w:rPr>
                <w:sz w:val="18"/>
                <w:szCs w:val="18"/>
              </w:rPr>
              <w:t>471,35</w:t>
            </w:r>
          </w:p>
        </w:tc>
        <w:tc>
          <w:tcPr>
            <w:tcW w:w="755" w:type="dxa"/>
            <w:tcBorders>
              <w:bottom w:val="single" w:sz="4" w:space="0" w:color="auto"/>
              <w:right w:val="single" w:sz="4" w:space="0" w:color="auto"/>
            </w:tcBorders>
            <w:noWrap/>
            <w:hideMark/>
          </w:tcPr>
          <w:p w14:paraId="78516654" w14:textId="77777777" w:rsidR="00A20704" w:rsidRPr="005C7F7F" w:rsidRDefault="00A20704" w:rsidP="006A7E58">
            <w:pPr>
              <w:jc w:val="center"/>
              <w:rPr>
                <w:sz w:val="18"/>
                <w:szCs w:val="18"/>
              </w:rPr>
            </w:pPr>
            <w:r w:rsidRPr="005C7F7F">
              <w:rPr>
                <w:sz w:val="18"/>
                <w:szCs w:val="18"/>
              </w:rPr>
              <w:t>(35,28)</w:t>
            </w:r>
          </w:p>
        </w:tc>
        <w:tc>
          <w:tcPr>
            <w:tcW w:w="657" w:type="dxa"/>
            <w:tcBorders>
              <w:left w:val="single" w:sz="4" w:space="0" w:color="auto"/>
              <w:bottom w:val="single" w:sz="4" w:space="0" w:color="auto"/>
            </w:tcBorders>
            <w:noWrap/>
            <w:hideMark/>
          </w:tcPr>
          <w:p w14:paraId="65CF9009" w14:textId="77777777" w:rsidR="00A20704" w:rsidRPr="005C7F7F" w:rsidRDefault="00A20704" w:rsidP="006A7E58">
            <w:pPr>
              <w:jc w:val="center"/>
              <w:rPr>
                <w:sz w:val="18"/>
                <w:szCs w:val="18"/>
              </w:rPr>
            </w:pPr>
            <w:r w:rsidRPr="005C7F7F">
              <w:rPr>
                <w:sz w:val="18"/>
                <w:szCs w:val="18"/>
              </w:rPr>
              <w:t>2,50</w:t>
            </w:r>
          </w:p>
        </w:tc>
        <w:tc>
          <w:tcPr>
            <w:tcW w:w="755" w:type="dxa"/>
            <w:tcBorders>
              <w:bottom w:val="single" w:sz="4" w:space="0" w:color="auto"/>
            </w:tcBorders>
            <w:noWrap/>
            <w:hideMark/>
          </w:tcPr>
          <w:p w14:paraId="66D59C48" w14:textId="77777777" w:rsidR="00A20704" w:rsidRPr="005C7F7F" w:rsidRDefault="00A20704" w:rsidP="006A7E58">
            <w:pPr>
              <w:jc w:val="center"/>
              <w:rPr>
                <w:sz w:val="18"/>
                <w:szCs w:val="18"/>
              </w:rPr>
            </w:pPr>
            <w:r w:rsidRPr="005C7F7F">
              <w:rPr>
                <w:sz w:val="18"/>
                <w:szCs w:val="18"/>
              </w:rPr>
              <w:t>(0,5)</w:t>
            </w:r>
          </w:p>
        </w:tc>
        <w:tc>
          <w:tcPr>
            <w:tcW w:w="749" w:type="dxa"/>
            <w:tcBorders>
              <w:bottom w:val="single" w:sz="4" w:space="0" w:color="auto"/>
            </w:tcBorders>
            <w:noWrap/>
            <w:hideMark/>
          </w:tcPr>
          <w:p w14:paraId="2BD96F64" w14:textId="77777777" w:rsidR="00A20704" w:rsidRPr="005C7F7F" w:rsidRDefault="00A20704" w:rsidP="006A7E58">
            <w:pPr>
              <w:jc w:val="center"/>
              <w:rPr>
                <w:sz w:val="18"/>
                <w:szCs w:val="18"/>
              </w:rPr>
            </w:pPr>
            <w:r w:rsidRPr="005C7F7F">
              <w:rPr>
                <w:sz w:val="18"/>
                <w:szCs w:val="18"/>
              </w:rPr>
              <w:t>9,18</w:t>
            </w:r>
          </w:p>
        </w:tc>
        <w:tc>
          <w:tcPr>
            <w:tcW w:w="815" w:type="dxa"/>
            <w:tcBorders>
              <w:bottom w:val="single" w:sz="4" w:space="0" w:color="auto"/>
            </w:tcBorders>
            <w:noWrap/>
            <w:hideMark/>
          </w:tcPr>
          <w:p w14:paraId="4F93251F" w14:textId="77777777" w:rsidR="00A20704" w:rsidRPr="005C7F7F" w:rsidRDefault="00A20704" w:rsidP="006A7E58">
            <w:pPr>
              <w:jc w:val="center"/>
              <w:rPr>
                <w:sz w:val="18"/>
                <w:szCs w:val="18"/>
              </w:rPr>
            </w:pPr>
            <w:r w:rsidRPr="005C7F7F">
              <w:rPr>
                <w:sz w:val="18"/>
                <w:szCs w:val="18"/>
              </w:rPr>
              <w:t>(3,93)</w:t>
            </w:r>
          </w:p>
        </w:tc>
        <w:tc>
          <w:tcPr>
            <w:tcW w:w="657" w:type="dxa"/>
            <w:tcBorders>
              <w:bottom w:val="single" w:sz="4" w:space="0" w:color="auto"/>
            </w:tcBorders>
            <w:noWrap/>
            <w:hideMark/>
          </w:tcPr>
          <w:p w14:paraId="5B03EF46" w14:textId="77777777" w:rsidR="00A20704" w:rsidRPr="005C7F7F" w:rsidRDefault="00A20704" w:rsidP="006A7E58">
            <w:pPr>
              <w:jc w:val="center"/>
              <w:rPr>
                <w:sz w:val="18"/>
                <w:szCs w:val="18"/>
              </w:rPr>
            </w:pPr>
            <w:r w:rsidRPr="005C7F7F">
              <w:rPr>
                <w:sz w:val="18"/>
                <w:szCs w:val="18"/>
              </w:rPr>
              <w:t>3,52</w:t>
            </w:r>
          </w:p>
        </w:tc>
        <w:tc>
          <w:tcPr>
            <w:tcW w:w="737" w:type="dxa"/>
            <w:tcBorders>
              <w:bottom w:val="single" w:sz="4" w:space="0" w:color="auto"/>
              <w:right w:val="single" w:sz="4" w:space="0" w:color="auto"/>
            </w:tcBorders>
            <w:noWrap/>
            <w:hideMark/>
          </w:tcPr>
          <w:p w14:paraId="40FF488A" w14:textId="77777777" w:rsidR="00A20704" w:rsidRPr="005C7F7F" w:rsidRDefault="00A20704" w:rsidP="006A7E58">
            <w:pPr>
              <w:jc w:val="center"/>
              <w:rPr>
                <w:sz w:val="18"/>
                <w:szCs w:val="18"/>
              </w:rPr>
            </w:pPr>
            <w:r w:rsidRPr="005C7F7F">
              <w:rPr>
                <w:sz w:val="18"/>
                <w:szCs w:val="18"/>
              </w:rPr>
              <w:t>(1,11)</w:t>
            </w:r>
          </w:p>
        </w:tc>
        <w:tc>
          <w:tcPr>
            <w:tcW w:w="839" w:type="dxa"/>
            <w:tcBorders>
              <w:left w:val="single" w:sz="4" w:space="0" w:color="auto"/>
              <w:bottom w:val="single" w:sz="4" w:space="0" w:color="auto"/>
              <w:right w:val="single" w:sz="4" w:space="0" w:color="auto"/>
            </w:tcBorders>
            <w:noWrap/>
            <w:hideMark/>
          </w:tcPr>
          <w:p w14:paraId="1C8EB67E"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29FBC9E1" w14:textId="77777777" w:rsidR="00A20704" w:rsidRPr="005C7F7F" w:rsidRDefault="00A20704" w:rsidP="006A7E58">
            <w:pPr>
              <w:jc w:val="center"/>
              <w:rPr>
                <w:sz w:val="18"/>
                <w:szCs w:val="18"/>
              </w:rPr>
            </w:pPr>
            <w:r w:rsidRPr="005C7F7F">
              <w:rPr>
                <w:sz w:val="18"/>
                <w:szCs w:val="18"/>
              </w:rPr>
              <w:t>6</w:t>
            </w:r>
          </w:p>
        </w:tc>
        <w:tc>
          <w:tcPr>
            <w:tcW w:w="756" w:type="dxa"/>
            <w:tcBorders>
              <w:bottom w:val="single" w:sz="4" w:space="0" w:color="auto"/>
            </w:tcBorders>
            <w:noWrap/>
            <w:hideMark/>
          </w:tcPr>
          <w:p w14:paraId="3B7C88DE" w14:textId="77777777" w:rsidR="00A20704" w:rsidRPr="005C7F7F" w:rsidRDefault="00A20704" w:rsidP="006A7E58">
            <w:pPr>
              <w:jc w:val="center"/>
              <w:rPr>
                <w:sz w:val="18"/>
                <w:szCs w:val="18"/>
              </w:rPr>
            </w:pPr>
            <w:r w:rsidRPr="005C7F7F">
              <w:rPr>
                <w:sz w:val="18"/>
                <w:szCs w:val="18"/>
              </w:rPr>
              <w:t>6</w:t>
            </w:r>
          </w:p>
        </w:tc>
        <w:tc>
          <w:tcPr>
            <w:tcW w:w="805" w:type="dxa"/>
            <w:tcBorders>
              <w:bottom w:val="single" w:sz="4" w:space="0" w:color="auto"/>
            </w:tcBorders>
            <w:noWrap/>
            <w:hideMark/>
          </w:tcPr>
          <w:p w14:paraId="339B751B" w14:textId="77777777" w:rsidR="00A20704" w:rsidRPr="005C7F7F" w:rsidRDefault="00A20704" w:rsidP="006A7E58">
            <w:pPr>
              <w:jc w:val="center"/>
              <w:rPr>
                <w:sz w:val="18"/>
                <w:szCs w:val="18"/>
              </w:rPr>
            </w:pPr>
            <w:r w:rsidRPr="005C7F7F">
              <w:rPr>
                <w:sz w:val="18"/>
                <w:szCs w:val="18"/>
              </w:rPr>
              <w:t>39</w:t>
            </w:r>
          </w:p>
        </w:tc>
      </w:tr>
      <w:tr w:rsidR="00685699" w:rsidRPr="00A20704" w14:paraId="347F0805" w14:textId="77777777" w:rsidTr="00685699">
        <w:trPr>
          <w:trHeight w:val="300"/>
        </w:trPr>
        <w:tc>
          <w:tcPr>
            <w:tcW w:w="743" w:type="dxa"/>
            <w:tcBorders>
              <w:top w:val="single" w:sz="4" w:space="0" w:color="auto"/>
            </w:tcBorders>
            <w:noWrap/>
            <w:hideMark/>
          </w:tcPr>
          <w:p w14:paraId="05AE7763" w14:textId="77777777" w:rsidR="00A20704" w:rsidRPr="005C7F7F" w:rsidRDefault="00A20704" w:rsidP="006A7E58">
            <w:pPr>
              <w:jc w:val="center"/>
              <w:rPr>
                <w:sz w:val="18"/>
                <w:szCs w:val="18"/>
              </w:rPr>
            </w:pPr>
            <w:r w:rsidRPr="005C7F7F">
              <w:rPr>
                <w:sz w:val="18"/>
                <w:szCs w:val="18"/>
              </w:rPr>
              <w:t>6</w:t>
            </w:r>
          </w:p>
        </w:tc>
        <w:tc>
          <w:tcPr>
            <w:tcW w:w="1289" w:type="dxa"/>
            <w:tcBorders>
              <w:top w:val="single" w:sz="4" w:space="0" w:color="auto"/>
              <w:right w:val="single" w:sz="4" w:space="0" w:color="auto"/>
            </w:tcBorders>
            <w:noWrap/>
            <w:hideMark/>
          </w:tcPr>
          <w:p w14:paraId="1126D514" w14:textId="77777777" w:rsidR="00A20704" w:rsidRPr="005C7F7F" w:rsidRDefault="00A20704" w:rsidP="00A20704">
            <w:pPr>
              <w:jc w:val="left"/>
              <w:rPr>
                <w:sz w:val="18"/>
                <w:szCs w:val="18"/>
              </w:rPr>
            </w:pPr>
            <w:r w:rsidRPr="005C7F7F">
              <w:rPr>
                <w:sz w:val="18"/>
                <w:szCs w:val="18"/>
              </w:rPr>
              <w:t>Cantabria</w:t>
            </w:r>
          </w:p>
        </w:tc>
        <w:tc>
          <w:tcPr>
            <w:tcW w:w="731" w:type="dxa"/>
            <w:tcBorders>
              <w:top w:val="single" w:sz="4" w:space="0" w:color="auto"/>
              <w:left w:val="single" w:sz="4" w:space="0" w:color="auto"/>
            </w:tcBorders>
            <w:noWrap/>
            <w:hideMark/>
          </w:tcPr>
          <w:p w14:paraId="19C91804" w14:textId="77777777" w:rsidR="00A20704" w:rsidRPr="005C7F7F" w:rsidRDefault="00A20704" w:rsidP="00A20704">
            <w:pPr>
              <w:jc w:val="left"/>
              <w:rPr>
                <w:sz w:val="18"/>
                <w:szCs w:val="18"/>
              </w:rPr>
            </w:pPr>
            <w:r w:rsidRPr="005C7F7F">
              <w:rPr>
                <w:sz w:val="18"/>
                <w:szCs w:val="18"/>
              </w:rPr>
              <w:t>494,08</w:t>
            </w:r>
          </w:p>
        </w:tc>
        <w:tc>
          <w:tcPr>
            <w:tcW w:w="753" w:type="dxa"/>
            <w:tcBorders>
              <w:top w:val="single" w:sz="4" w:space="0" w:color="auto"/>
            </w:tcBorders>
            <w:noWrap/>
            <w:hideMark/>
          </w:tcPr>
          <w:p w14:paraId="52AB0A53" w14:textId="77777777" w:rsidR="00A20704" w:rsidRPr="005C7F7F" w:rsidRDefault="00A20704" w:rsidP="006A7E58">
            <w:pPr>
              <w:jc w:val="center"/>
              <w:rPr>
                <w:sz w:val="18"/>
                <w:szCs w:val="18"/>
              </w:rPr>
            </w:pPr>
            <w:r w:rsidRPr="005C7F7F">
              <w:rPr>
                <w:sz w:val="18"/>
                <w:szCs w:val="18"/>
              </w:rPr>
              <w:t>(29,38)</w:t>
            </w:r>
          </w:p>
        </w:tc>
        <w:tc>
          <w:tcPr>
            <w:tcW w:w="731" w:type="dxa"/>
            <w:tcBorders>
              <w:top w:val="single" w:sz="4" w:space="0" w:color="auto"/>
            </w:tcBorders>
            <w:noWrap/>
            <w:hideMark/>
          </w:tcPr>
          <w:p w14:paraId="06B7E6D3" w14:textId="77777777" w:rsidR="00A20704" w:rsidRPr="005C7F7F" w:rsidRDefault="00A20704" w:rsidP="006A7E58">
            <w:pPr>
              <w:jc w:val="center"/>
              <w:rPr>
                <w:sz w:val="18"/>
                <w:szCs w:val="18"/>
              </w:rPr>
            </w:pPr>
            <w:r w:rsidRPr="005C7F7F">
              <w:rPr>
                <w:sz w:val="18"/>
                <w:szCs w:val="18"/>
              </w:rPr>
              <w:t>497,45</w:t>
            </w:r>
          </w:p>
        </w:tc>
        <w:tc>
          <w:tcPr>
            <w:tcW w:w="755" w:type="dxa"/>
            <w:tcBorders>
              <w:top w:val="single" w:sz="4" w:space="0" w:color="auto"/>
            </w:tcBorders>
            <w:noWrap/>
            <w:hideMark/>
          </w:tcPr>
          <w:p w14:paraId="581EE9DE" w14:textId="77777777" w:rsidR="00A20704" w:rsidRPr="005C7F7F" w:rsidRDefault="00A20704" w:rsidP="006A7E58">
            <w:pPr>
              <w:jc w:val="center"/>
              <w:rPr>
                <w:sz w:val="18"/>
                <w:szCs w:val="18"/>
              </w:rPr>
            </w:pPr>
            <w:r w:rsidRPr="005C7F7F">
              <w:rPr>
                <w:sz w:val="18"/>
                <w:szCs w:val="18"/>
              </w:rPr>
              <w:t>(32,8)</w:t>
            </w:r>
          </w:p>
        </w:tc>
        <w:tc>
          <w:tcPr>
            <w:tcW w:w="733" w:type="dxa"/>
            <w:tcBorders>
              <w:top w:val="single" w:sz="4" w:space="0" w:color="auto"/>
            </w:tcBorders>
            <w:noWrap/>
            <w:hideMark/>
          </w:tcPr>
          <w:p w14:paraId="34FED2D9" w14:textId="77777777" w:rsidR="00A20704" w:rsidRPr="005C7F7F" w:rsidRDefault="00A20704" w:rsidP="006A7E58">
            <w:pPr>
              <w:jc w:val="center"/>
              <w:rPr>
                <w:sz w:val="18"/>
                <w:szCs w:val="18"/>
              </w:rPr>
            </w:pPr>
            <w:r w:rsidRPr="005C7F7F">
              <w:rPr>
                <w:sz w:val="18"/>
                <w:szCs w:val="18"/>
              </w:rPr>
              <w:t>482,56</w:t>
            </w:r>
          </w:p>
        </w:tc>
        <w:tc>
          <w:tcPr>
            <w:tcW w:w="755" w:type="dxa"/>
            <w:tcBorders>
              <w:top w:val="single" w:sz="4" w:space="0" w:color="auto"/>
              <w:right w:val="single" w:sz="4" w:space="0" w:color="auto"/>
            </w:tcBorders>
            <w:noWrap/>
            <w:hideMark/>
          </w:tcPr>
          <w:p w14:paraId="2EEBA992" w14:textId="77777777" w:rsidR="00A20704" w:rsidRPr="005C7F7F" w:rsidRDefault="00A20704" w:rsidP="006A7E58">
            <w:pPr>
              <w:jc w:val="center"/>
              <w:rPr>
                <w:sz w:val="18"/>
                <w:szCs w:val="18"/>
              </w:rPr>
            </w:pPr>
            <w:r w:rsidRPr="005C7F7F">
              <w:rPr>
                <w:sz w:val="18"/>
                <w:szCs w:val="18"/>
              </w:rPr>
              <w:t>(31,43)</w:t>
            </w:r>
          </w:p>
        </w:tc>
        <w:tc>
          <w:tcPr>
            <w:tcW w:w="657" w:type="dxa"/>
            <w:tcBorders>
              <w:top w:val="single" w:sz="4" w:space="0" w:color="auto"/>
              <w:left w:val="single" w:sz="4" w:space="0" w:color="auto"/>
            </w:tcBorders>
            <w:noWrap/>
            <w:hideMark/>
          </w:tcPr>
          <w:p w14:paraId="21D51E9B"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0803EE9D" w14:textId="77777777" w:rsidR="00A20704" w:rsidRPr="005C7F7F" w:rsidRDefault="00A20704" w:rsidP="006A7E58">
            <w:pPr>
              <w:jc w:val="center"/>
              <w:rPr>
                <w:sz w:val="18"/>
                <w:szCs w:val="18"/>
              </w:rPr>
            </w:pPr>
            <w:r w:rsidRPr="005C7F7F">
              <w:rPr>
                <w:sz w:val="18"/>
                <w:szCs w:val="18"/>
              </w:rPr>
              <w:t>(0,42)</w:t>
            </w:r>
          </w:p>
        </w:tc>
        <w:tc>
          <w:tcPr>
            <w:tcW w:w="749" w:type="dxa"/>
            <w:tcBorders>
              <w:top w:val="single" w:sz="4" w:space="0" w:color="auto"/>
            </w:tcBorders>
            <w:noWrap/>
            <w:hideMark/>
          </w:tcPr>
          <w:p w14:paraId="19E5A965" w14:textId="77777777" w:rsidR="00A20704" w:rsidRPr="005C7F7F" w:rsidRDefault="00A20704" w:rsidP="006A7E58">
            <w:pPr>
              <w:jc w:val="center"/>
              <w:rPr>
                <w:sz w:val="18"/>
                <w:szCs w:val="18"/>
              </w:rPr>
            </w:pPr>
            <w:r w:rsidRPr="005C7F7F">
              <w:rPr>
                <w:sz w:val="18"/>
                <w:szCs w:val="18"/>
              </w:rPr>
              <w:t>9,91</w:t>
            </w:r>
          </w:p>
        </w:tc>
        <w:tc>
          <w:tcPr>
            <w:tcW w:w="815" w:type="dxa"/>
            <w:tcBorders>
              <w:top w:val="single" w:sz="4" w:space="0" w:color="auto"/>
            </w:tcBorders>
            <w:noWrap/>
            <w:hideMark/>
          </w:tcPr>
          <w:p w14:paraId="1AA04F8D" w14:textId="77777777" w:rsidR="00A20704" w:rsidRPr="005C7F7F" w:rsidRDefault="00A20704" w:rsidP="006A7E58">
            <w:pPr>
              <w:jc w:val="center"/>
              <w:rPr>
                <w:sz w:val="18"/>
                <w:szCs w:val="18"/>
              </w:rPr>
            </w:pPr>
            <w:r w:rsidRPr="005C7F7F">
              <w:rPr>
                <w:sz w:val="18"/>
                <w:szCs w:val="18"/>
              </w:rPr>
              <w:t>(2,72)</w:t>
            </w:r>
          </w:p>
        </w:tc>
        <w:tc>
          <w:tcPr>
            <w:tcW w:w="657" w:type="dxa"/>
            <w:tcBorders>
              <w:top w:val="single" w:sz="4" w:space="0" w:color="auto"/>
            </w:tcBorders>
            <w:noWrap/>
            <w:hideMark/>
          </w:tcPr>
          <w:p w14:paraId="13188F1F" w14:textId="77777777" w:rsidR="00A20704" w:rsidRPr="005C7F7F" w:rsidRDefault="00A20704" w:rsidP="006A7E58">
            <w:pPr>
              <w:jc w:val="center"/>
              <w:rPr>
                <w:sz w:val="18"/>
                <w:szCs w:val="18"/>
              </w:rPr>
            </w:pPr>
            <w:r w:rsidRPr="005C7F7F">
              <w:rPr>
                <w:sz w:val="18"/>
                <w:szCs w:val="18"/>
              </w:rPr>
              <w:t>4,16</w:t>
            </w:r>
          </w:p>
        </w:tc>
        <w:tc>
          <w:tcPr>
            <w:tcW w:w="737" w:type="dxa"/>
            <w:tcBorders>
              <w:top w:val="single" w:sz="4" w:space="0" w:color="auto"/>
              <w:right w:val="single" w:sz="4" w:space="0" w:color="auto"/>
            </w:tcBorders>
            <w:noWrap/>
            <w:hideMark/>
          </w:tcPr>
          <w:p w14:paraId="303742E6" w14:textId="77777777" w:rsidR="00A20704" w:rsidRPr="005C7F7F" w:rsidRDefault="00A20704" w:rsidP="006A7E58">
            <w:pPr>
              <w:jc w:val="center"/>
              <w:rPr>
                <w:sz w:val="18"/>
                <w:szCs w:val="18"/>
              </w:rPr>
            </w:pPr>
            <w:r w:rsidRPr="005C7F7F">
              <w:rPr>
                <w:sz w:val="18"/>
                <w:szCs w:val="18"/>
              </w:rPr>
              <w:t>(0,76)</w:t>
            </w:r>
          </w:p>
        </w:tc>
        <w:tc>
          <w:tcPr>
            <w:tcW w:w="839" w:type="dxa"/>
            <w:tcBorders>
              <w:top w:val="single" w:sz="4" w:space="0" w:color="auto"/>
              <w:left w:val="single" w:sz="4" w:space="0" w:color="auto"/>
              <w:right w:val="single" w:sz="4" w:space="0" w:color="auto"/>
            </w:tcBorders>
            <w:noWrap/>
            <w:hideMark/>
          </w:tcPr>
          <w:p w14:paraId="530E3297" w14:textId="77777777" w:rsidR="00A20704" w:rsidRPr="005C7F7F" w:rsidRDefault="00A20704" w:rsidP="006A7E58">
            <w:pPr>
              <w:jc w:val="center"/>
              <w:rPr>
                <w:sz w:val="18"/>
                <w:szCs w:val="18"/>
              </w:rPr>
            </w:pPr>
            <w:r w:rsidRPr="005C7F7F">
              <w:rPr>
                <w:sz w:val="18"/>
                <w:szCs w:val="18"/>
              </w:rPr>
              <w:t>52</w:t>
            </w:r>
          </w:p>
        </w:tc>
        <w:tc>
          <w:tcPr>
            <w:tcW w:w="744" w:type="dxa"/>
            <w:tcBorders>
              <w:top w:val="single" w:sz="4" w:space="0" w:color="auto"/>
              <w:left w:val="single" w:sz="4" w:space="0" w:color="auto"/>
            </w:tcBorders>
            <w:noWrap/>
            <w:hideMark/>
          </w:tcPr>
          <w:p w14:paraId="62B7BE2B" w14:textId="77777777" w:rsidR="00A20704" w:rsidRPr="005C7F7F" w:rsidRDefault="00A20704" w:rsidP="006A7E58">
            <w:pPr>
              <w:jc w:val="center"/>
              <w:rPr>
                <w:sz w:val="18"/>
                <w:szCs w:val="18"/>
              </w:rPr>
            </w:pPr>
            <w:r w:rsidRPr="005C7F7F">
              <w:rPr>
                <w:sz w:val="18"/>
                <w:szCs w:val="18"/>
              </w:rPr>
              <w:t>1</w:t>
            </w:r>
          </w:p>
        </w:tc>
        <w:tc>
          <w:tcPr>
            <w:tcW w:w="756" w:type="dxa"/>
            <w:tcBorders>
              <w:top w:val="single" w:sz="4" w:space="0" w:color="auto"/>
            </w:tcBorders>
            <w:noWrap/>
            <w:hideMark/>
          </w:tcPr>
          <w:p w14:paraId="3E07665E" w14:textId="77777777" w:rsidR="00A20704" w:rsidRPr="005C7F7F" w:rsidRDefault="00A20704" w:rsidP="006A7E58">
            <w:pPr>
              <w:jc w:val="center"/>
              <w:rPr>
                <w:sz w:val="18"/>
                <w:szCs w:val="18"/>
              </w:rPr>
            </w:pPr>
            <w:r w:rsidRPr="005C7F7F">
              <w:rPr>
                <w:sz w:val="18"/>
                <w:szCs w:val="18"/>
              </w:rPr>
              <w:t>16</w:t>
            </w:r>
          </w:p>
        </w:tc>
        <w:tc>
          <w:tcPr>
            <w:tcW w:w="805" w:type="dxa"/>
            <w:tcBorders>
              <w:top w:val="single" w:sz="4" w:space="0" w:color="auto"/>
            </w:tcBorders>
            <w:noWrap/>
            <w:hideMark/>
          </w:tcPr>
          <w:p w14:paraId="3CEEE975" w14:textId="77777777" w:rsidR="00A20704" w:rsidRPr="005C7F7F" w:rsidRDefault="00A20704" w:rsidP="006A7E58">
            <w:pPr>
              <w:jc w:val="center"/>
              <w:rPr>
                <w:sz w:val="18"/>
                <w:szCs w:val="18"/>
              </w:rPr>
            </w:pPr>
            <w:r w:rsidRPr="005C7F7F">
              <w:rPr>
                <w:sz w:val="18"/>
                <w:szCs w:val="18"/>
              </w:rPr>
              <w:t>35</w:t>
            </w:r>
          </w:p>
        </w:tc>
      </w:tr>
      <w:tr w:rsidR="007D2A74" w:rsidRPr="00A20704" w14:paraId="64CBFB24" w14:textId="77777777" w:rsidTr="00685699">
        <w:trPr>
          <w:trHeight w:val="300"/>
        </w:trPr>
        <w:tc>
          <w:tcPr>
            <w:tcW w:w="743" w:type="dxa"/>
            <w:noWrap/>
            <w:hideMark/>
          </w:tcPr>
          <w:p w14:paraId="08636B7B" w14:textId="77777777" w:rsidR="00A20704" w:rsidRPr="005C7F7F" w:rsidRDefault="00A20704" w:rsidP="006A7E58">
            <w:pPr>
              <w:jc w:val="center"/>
              <w:rPr>
                <w:sz w:val="18"/>
                <w:szCs w:val="18"/>
              </w:rPr>
            </w:pPr>
            <w:r w:rsidRPr="005C7F7F">
              <w:rPr>
                <w:sz w:val="18"/>
                <w:szCs w:val="18"/>
              </w:rPr>
              <w:t>7</w:t>
            </w:r>
          </w:p>
        </w:tc>
        <w:tc>
          <w:tcPr>
            <w:tcW w:w="1289" w:type="dxa"/>
            <w:tcBorders>
              <w:right w:val="single" w:sz="4" w:space="0" w:color="auto"/>
            </w:tcBorders>
            <w:noWrap/>
            <w:hideMark/>
          </w:tcPr>
          <w:p w14:paraId="691F01FB" w14:textId="77777777" w:rsidR="00A20704" w:rsidRPr="005C7F7F" w:rsidRDefault="00A20704" w:rsidP="00A20704">
            <w:pPr>
              <w:jc w:val="left"/>
              <w:rPr>
                <w:sz w:val="18"/>
                <w:szCs w:val="18"/>
              </w:rPr>
            </w:pPr>
            <w:r w:rsidRPr="005C7F7F">
              <w:rPr>
                <w:sz w:val="18"/>
                <w:szCs w:val="18"/>
              </w:rPr>
              <w:t>Castile and Leon</w:t>
            </w:r>
          </w:p>
        </w:tc>
        <w:tc>
          <w:tcPr>
            <w:tcW w:w="731" w:type="dxa"/>
            <w:tcBorders>
              <w:left w:val="single" w:sz="4" w:space="0" w:color="auto"/>
            </w:tcBorders>
            <w:noWrap/>
            <w:hideMark/>
          </w:tcPr>
          <w:p w14:paraId="659BF224" w14:textId="77777777" w:rsidR="00A20704" w:rsidRPr="005C7F7F" w:rsidRDefault="00A20704" w:rsidP="00A20704">
            <w:pPr>
              <w:jc w:val="left"/>
              <w:rPr>
                <w:sz w:val="18"/>
                <w:szCs w:val="18"/>
              </w:rPr>
            </w:pPr>
            <w:r w:rsidRPr="005C7F7F">
              <w:rPr>
                <w:sz w:val="18"/>
                <w:szCs w:val="18"/>
              </w:rPr>
              <w:t>499,80</w:t>
            </w:r>
          </w:p>
        </w:tc>
        <w:tc>
          <w:tcPr>
            <w:tcW w:w="753" w:type="dxa"/>
            <w:noWrap/>
            <w:hideMark/>
          </w:tcPr>
          <w:p w14:paraId="2AA547DD" w14:textId="77777777" w:rsidR="00A20704" w:rsidRPr="005C7F7F" w:rsidRDefault="00A20704" w:rsidP="006A7E58">
            <w:pPr>
              <w:jc w:val="center"/>
              <w:rPr>
                <w:sz w:val="18"/>
                <w:szCs w:val="18"/>
              </w:rPr>
            </w:pPr>
            <w:r w:rsidRPr="005C7F7F">
              <w:rPr>
                <w:sz w:val="18"/>
                <w:szCs w:val="18"/>
              </w:rPr>
              <w:t>(30,33)</w:t>
            </w:r>
          </w:p>
        </w:tc>
        <w:tc>
          <w:tcPr>
            <w:tcW w:w="731" w:type="dxa"/>
            <w:noWrap/>
            <w:hideMark/>
          </w:tcPr>
          <w:p w14:paraId="21C2BBA2" w14:textId="77777777" w:rsidR="00A20704" w:rsidRPr="005C7F7F" w:rsidRDefault="00A20704" w:rsidP="006A7E58">
            <w:pPr>
              <w:jc w:val="center"/>
              <w:rPr>
                <w:sz w:val="18"/>
                <w:szCs w:val="18"/>
              </w:rPr>
            </w:pPr>
            <w:r w:rsidRPr="005C7F7F">
              <w:rPr>
                <w:sz w:val="18"/>
                <w:szCs w:val="18"/>
              </w:rPr>
              <w:t>501,24</w:t>
            </w:r>
          </w:p>
        </w:tc>
        <w:tc>
          <w:tcPr>
            <w:tcW w:w="755" w:type="dxa"/>
            <w:noWrap/>
            <w:hideMark/>
          </w:tcPr>
          <w:p w14:paraId="46A5013B" w14:textId="77777777" w:rsidR="00A20704" w:rsidRPr="005C7F7F" w:rsidRDefault="00A20704" w:rsidP="006A7E58">
            <w:pPr>
              <w:jc w:val="center"/>
              <w:rPr>
                <w:sz w:val="18"/>
                <w:szCs w:val="18"/>
              </w:rPr>
            </w:pPr>
            <w:r w:rsidRPr="005C7F7F">
              <w:rPr>
                <w:sz w:val="18"/>
                <w:szCs w:val="18"/>
              </w:rPr>
              <w:t>(30,55)</w:t>
            </w:r>
          </w:p>
        </w:tc>
        <w:tc>
          <w:tcPr>
            <w:tcW w:w="733" w:type="dxa"/>
            <w:noWrap/>
            <w:hideMark/>
          </w:tcPr>
          <w:p w14:paraId="432D03EF" w14:textId="77777777" w:rsidR="00A20704" w:rsidRPr="005C7F7F" w:rsidRDefault="00A20704" w:rsidP="006A7E58">
            <w:pPr>
              <w:jc w:val="center"/>
              <w:rPr>
                <w:sz w:val="18"/>
                <w:szCs w:val="18"/>
              </w:rPr>
            </w:pPr>
            <w:r w:rsidRPr="005C7F7F">
              <w:rPr>
                <w:sz w:val="18"/>
                <w:szCs w:val="18"/>
              </w:rPr>
              <w:t>494,67</w:t>
            </w:r>
          </w:p>
        </w:tc>
        <w:tc>
          <w:tcPr>
            <w:tcW w:w="755" w:type="dxa"/>
            <w:tcBorders>
              <w:right w:val="single" w:sz="4" w:space="0" w:color="auto"/>
            </w:tcBorders>
            <w:noWrap/>
            <w:hideMark/>
          </w:tcPr>
          <w:p w14:paraId="30FCB6F3" w14:textId="77777777" w:rsidR="00A20704" w:rsidRPr="005C7F7F" w:rsidRDefault="00A20704" w:rsidP="006A7E58">
            <w:pPr>
              <w:jc w:val="center"/>
              <w:rPr>
                <w:sz w:val="18"/>
                <w:szCs w:val="18"/>
              </w:rPr>
            </w:pPr>
            <w:r w:rsidRPr="005C7F7F">
              <w:rPr>
                <w:sz w:val="18"/>
                <w:szCs w:val="18"/>
              </w:rPr>
              <w:t>(33,74)</w:t>
            </w:r>
          </w:p>
        </w:tc>
        <w:tc>
          <w:tcPr>
            <w:tcW w:w="657" w:type="dxa"/>
            <w:tcBorders>
              <w:left w:val="single" w:sz="4" w:space="0" w:color="auto"/>
            </w:tcBorders>
            <w:noWrap/>
            <w:hideMark/>
          </w:tcPr>
          <w:p w14:paraId="6A035AEC" w14:textId="77777777" w:rsidR="00A20704" w:rsidRPr="005C7F7F" w:rsidRDefault="00A20704" w:rsidP="006A7E58">
            <w:pPr>
              <w:jc w:val="center"/>
              <w:rPr>
                <w:sz w:val="18"/>
                <w:szCs w:val="18"/>
              </w:rPr>
            </w:pPr>
            <w:r w:rsidRPr="005C7F7F">
              <w:rPr>
                <w:sz w:val="18"/>
                <w:szCs w:val="18"/>
              </w:rPr>
              <w:t>2,85</w:t>
            </w:r>
          </w:p>
        </w:tc>
        <w:tc>
          <w:tcPr>
            <w:tcW w:w="755" w:type="dxa"/>
            <w:noWrap/>
            <w:hideMark/>
          </w:tcPr>
          <w:p w14:paraId="1DC3F6FD" w14:textId="77777777" w:rsidR="00A20704" w:rsidRPr="005C7F7F" w:rsidRDefault="00A20704" w:rsidP="006A7E58">
            <w:pPr>
              <w:jc w:val="center"/>
              <w:rPr>
                <w:sz w:val="18"/>
                <w:szCs w:val="18"/>
              </w:rPr>
            </w:pPr>
            <w:r w:rsidRPr="005C7F7F">
              <w:rPr>
                <w:sz w:val="18"/>
                <w:szCs w:val="18"/>
              </w:rPr>
              <w:t>(0,41)</w:t>
            </w:r>
          </w:p>
        </w:tc>
        <w:tc>
          <w:tcPr>
            <w:tcW w:w="749" w:type="dxa"/>
            <w:noWrap/>
            <w:hideMark/>
          </w:tcPr>
          <w:p w14:paraId="01E706EE" w14:textId="77777777" w:rsidR="00A20704" w:rsidRPr="005C7F7F" w:rsidRDefault="00A20704" w:rsidP="006A7E58">
            <w:pPr>
              <w:jc w:val="center"/>
              <w:rPr>
                <w:sz w:val="18"/>
                <w:szCs w:val="18"/>
              </w:rPr>
            </w:pPr>
            <w:r w:rsidRPr="005C7F7F">
              <w:rPr>
                <w:sz w:val="18"/>
                <w:szCs w:val="18"/>
              </w:rPr>
              <w:t>11,41</w:t>
            </w:r>
          </w:p>
        </w:tc>
        <w:tc>
          <w:tcPr>
            <w:tcW w:w="815" w:type="dxa"/>
            <w:noWrap/>
            <w:hideMark/>
          </w:tcPr>
          <w:p w14:paraId="170182B9" w14:textId="77777777" w:rsidR="00A20704" w:rsidRPr="005C7F7F" w:rsidRDefault="00A20704" w:rsidP="006A7E58">
            <w:pPr>
              <w:jc w:val="center"/>
              <w:rPr>
                <w:sz w:val="18"/>
                <w:szCs w:val="18"/>
              </w:rPr>
            </w:pPr>
            <w:r w:rsidRPr="005C7F7F">
              <w:rPr>
                <w:sz w:val="18"/>
                <w:szCs w:val="18"/>
              </w:rPr>
              <w:t>(11,91)</w:t>
            </w:r>
          </w:p>
        </w:tc>
        <w:tc>
          <w:tcPr>
            <w:tcW w:w="657" w:type="dxa"/>
            <w:noWrap/>
            <w:hideMark/>
          </w:tcPr>
          <w:p w14:paraId="3000B7C5" w14:textId="77777777" w:rsidR="00A20704" w:rsidRPr="005C7F7F" w:rsidRDefault="00A20704" w:rsidP="006A7E58">
            <w:pPr>
              <w:jc w:val="center"/>
              <w:rPr>
                <w:sz w:val="18"/>
                <w:szCs w:val="18"/>
              </w:rPr>
            </w:pPr>
            <w:r w:rsidRPr="005C7F7F">
              <w:rPr>
                <w:sz w:val="18"/>
                <w:szCs w:val="18"/>
              </w:rPr>
              <w:t>3,93</w:t>
            </w:r>
          </w:p>
        </w:tc>
        <w:tc>
          <w:tcPr>
            <w:tcW w:w="737" w:type="dxa"/>
            <w:tcBorders>
              <w:right w:val="single" w:sz="4" w:space="0" w:color="auto"/>
            </w:tcBorders>
            <w:noWrap/>
            <w:hideMark/>
          </w:tcPr>
          <w:p w14:paraId="2696D2C4" w14:textId="77777777" w:rsidR="00A20704" w:rsidRPr="005C7F7F" w:rsidRDefault="00A20704" w:rsidP="006A7E58">
            <w:pPr>
              <w:jc w:val="center"/>
              <w:rPr>
                <w:sz w:val="18"/>
                <w:szCs w:val="18"/>
              </w:rPr>
            </w:pPr>
            <w:r w:rsidRPr="005C7F7F">
              <w:rPr>
                <w:sz w:val="18"/>
                <w:szCs w:val="18"/>
              </w:rPr>
              <w:t>(1,06)</w:t>
            </w:r>
          </w:p>
        </w:tc>
        <w:tc>
          <w:tcPr>
            <w:tcW w:w="839" w:type="dxa"/>
            <w:tcBorders>
              <w:left w:val="single" w:sz="4" w:space="0" w:color="auto"/>
              <w:right w:val="single" w:sz="4" w:space="0" w:color="auto"/>
            </w:tcBorders>
            <w:noWrap/>
            <w:hideMark/>
          </w:tcPr>
          <w:p w14:paraId="032066A6" w14:textId="77777777" w:rsidR="00A20704" w:rsidRPr="005C7F7F" w:rsidRDefault="00A20704" w:rsidP="006A7E58">
            <w:pPr>
              <w:jc w:val="center"/>
              <w:rPr>
                <w:sz w:val="18"/>
                <w:szCs w:val="18"/>
              </w:rPr>
            </w:pPr>
            <w:r w:rsidRPr="005C7F7F">
              <w:rPr>
                <w:sz w:val="18"/>
                <w:szCs w:val="18"/>
              </w:rPr>
              <w:t>56</w:t>
            </w:r>
          </w:p>
        </w:tc>
        <w:tc>
          <w:tcPr>
            <w:tcW w:w="744" w:type="dxa"/>
            <w:tcBorders>
              <w:left w:val="single" w:sz="4" w:space="0" w:color="auto"/>
            </w:tcBorders>
            <w:noWrap/>
            <w:hideMark/>
          </w:tcPr>
          <w:p w14:paraId="0D0E9FB0"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0510CAF5" w14:textId="77777777" w:rsidR="00A20704" w:rsidRPr="005C7F7F" w:rsidRDefault="00A20704" w:rsidP="006A7E58">
            <w:pPr>
              <w:jc w:val="center"/>
              <w:rPr>
                <w:sz w:val="18"/>
                <w:szCs w:val="18"/>
              </w:rPr>
            </w:pPr>
            <w:r w:rsidRPr="005C7F7F">
              <w:rPr>
                <w:sz w:val="18"/>
                <w:szCs w:val="18"/>
              </w:rPr>
              <w:t>18</w:t>
            </w:r>
          </w:p>
        </w:tc>
        <w:tc>
          <w:tcPr>
            <w:tcW w:w="805" w:type="dxa"/>
            <w:noWrap/>
            <w:hideMark/>
          </w:tcPr>
          <w:p w14:paraId="7046BCF5" w14:textId="77777777" w:rsidR="00A20704" w:rsidRPr="005C7F7F" w:rsidRDefault="00A20704" w:rsidP="006A7E58">
            <w:pPr>
              <w:jc w:val="center"/>
              <w:rPr>
                <w:sz w:val="18"/>
                <w:szCs w:val="18"/>
              </w:rPr>
            </w:pPr>
            <w:r w:rsidRPr="005C7F7F">
              <w:rPr>
                <w:sz w:val="18"/>
                <w:szCs w:val="18"/>
              </w:rPr>
              <w:t>36</w:t>
            </w:r>
          </w:p>
        </w:tc>
      </w:tr>
      <w:tr w:rsidR="007D2A74" w:rsidRPr="00A20704" w14:paraId="2B7DBD9F" w14:textId="77777777" w:rsidTr="00685699">
        <w:trPr>
          <w:trHeight w:val="300"/>
        </w:trPr>
        <w:tc>
          <w:tcPr>
            <w:tcW w:w="743" w:type="dxa"/>
            <w:noWrap/>
            <w:hideMark/>
          </w:tcPr>
          <w:p w14:paraId="006E7BDC" w14:textId="77777777" w:rsidR="00A20704" w:rsidRPr="005C7F7F" w:rsidRDefault="00A20704" w:rsidP="006A7E58">
            <w:pPr>
              <w:jc w:val="center"/>
              <w:rPr>
                <w:sz w:val="18"/>
                <w:szCs w:val="18"/>
              </w:rPr>
            </w:pPr>
            <w:r w:rsidRPr="005C7F7F">
              <w:rPr>
                <w:sz w:val="18"/>
                <w:szCs w:val="18"/>
              </w:rPr>
              <w:t>8</w:t>
            </w:r>
          </w:p>
        </w:tc>
        <w:tc>
          <w:tcPr>
            <w:tcW w:w="1289" w:type="dxa"/>
            <w:tcBorders>
              <w:right w:val="single" w:sz="4" w:space="0" w:color="auto"/>
            </w:tcBorders>
            <w:noWrap/>
            <w:hideMark/>
          </w:tcPr>
          <w:p w14:paraId="299249FD" w14:textId="77777777" w:rsidR="00A20704" w:rsidRPr="005C7F7F" w:rsidRDefault="00A20704" w:rsidP="00A20704">
            <w:pPr>
              <w:jc w:val="left"/>
              <w:rPr>
                <w:sz w:val="18"/>
                <w:szCs w:val="18"/>
              </w:rPr>
            </w:pPr>
            <w:r w:rsidRPr="005C7F7F">
              <w:rPr>
                <w:sz w:val="18"/>
                <w:szCs w:val="18"/>
              </w:rPr>
              <w:t>Castile-La Mancha</w:t>
            </w:r>
          </w:p>
        </w:tc>
        <w:tc>
          <w:tcPr>
            <w:tcW w:w="731" w:type="dxa"/>
            <w:tcBorders>
              <w:left w:val="single" w:sz="4" w:space="0" w:color="auto"/>
            </w:tcBorders>
            <w:noWrap/>
            <w:hideMark/>
          </w:tcPr>
          <w:p w14:paraId="6C2D490C" w14:textId="77777777" w:rsidR="00A20704" w:rsidRPr="005C7F7F" w:rsidRDefault="00A20704" w:rsidP="00A20704">
            <w:pPr>
              <w:jc w:val="left"/>
              <w:rPr>
                <w:sz w:val="18"/>
                <w:szCs w:val="18"/>
              </w:rPr>
            </w:pPr>
            <w:r w:rsidRPr="005C7F7F">
              <w:rPr>
                <w:sz w:val="18"/>
                <w:szCs w:val="18"/>
              </w:rPr>
              <w:t>485,29</w:t>
            </w:r>
          </w:p>
        </w:tc>
        <w:tc>
          <w:tcPr>
            <w:tcW w:w="753" w:type="dxa"/>
            <w:noWrap/>
            <w:hideMark/>
          </w:tcPr>
          <w:p w14:paraId="20584A69" w14:textId="77777777" w:rsidR="00A20704" w:rsidRPr="005C7F7F" w:rsidRDefault="00A20704" w:rsidP="006A7E58">
            <w:pPr>
              <w:jc w:val="center"/>
              <w:rPr>
                <w:sz w:val="18"/>
                <w:szCs w:val="18"/>
              </w:rPr>
            </w:pPr>
            <w:r w:rsidRPr="005C7F7F">
              <w:rPr>
                <w:sz w:val="18"/>
                <w:szCs w:val="18"/>
              </w:rPr>
              <w:t>(26,66)</w:t>
            </w:r>
          </w:p>
        </w:tc>
        <w:tc>
          <w:tcPr>
            <w:tcW w:w="731" w:type="dxa"/>
            <w:noWrap/>
            <w:hideMark/>
          </w:tcPr>
          <w:p w14:paraId="762B4F5F" w14:textId="77777777" w:rsidR="00A20704" w:rsidRPr="005C7F7F" w:rsidRDefault="00A20704" w:rsidP="006A7E58">
            <w:pPr>
              <w:jc w:val="center"/>
              <w:rPr>
                <w:sz w:val="18"/>
                <w:szCs w:val="18"/>
              </w:rPr>
            </w:pPr>
            <w:r w:rsidRPr="005C7F7F">
              <w:rPr>
                <w:sz w:val="18"/>
                <w:szCs w:val="18"/>
              </w:rPr>
              <w:t>479,60</w:t>
            </w:r>
          </w:p>
        </w:tc>
        <w:tc>
          <w:tcPr>
            <w:tcW w:w="755" w:type="dxa"/>
            <w:noWrap/>
            <w:hideMark/>
          </w:tcPr>
          <w:p w14:paraId="7690D64F" w14:textId="77777777" w:rsidR="00A20704" w:rsidRPr="005C7F7F" w:rsidRDefault="00A20704" w:rsidP="006A7E58">
            <w:pPr>
              <w:jc w:val="center"/>
              <w:rPr>
                <w:sz w:val="18"/>
                <w:szCs w:val="18"/>
              </w:rPr>
            </w:pPr>
            <w:r w:rsidRPr="005C7F7F">
              <w:rPr>
                <w:sz w:val="18"/>
                <w:szCs w:val="18"/>
              </w:rPr>
              <w:t>(27,87)</w:t>
            </w:r>
          </w:p>
        </w:tc>
        <w:tc>
          <w:tcPr>
            <w:tcW w:w="733" w:type="dxa"/>
            <w:noWrap/>
            <w:hideMark/>
          </w:tcPr>
          <w:p w14:paraId="2D7A9CFF" w14:textId="77777777" w:rsidR="00A20704" w:rsidRPr="005C7F7F" w:rsidRDefault="00A20704" w:rsidP="006A7E58">
            <w:pPr>
              <w:jc w:val="center"/>
              <w:rPr>
                <w:sz w:val="18"/>
                <w:szCs w:val="18"/>
              </w:rPr>
            </w:pPr>
            <w:r w:rsidRPr="005C7F7F">
              <w:rPr>
                <w:sz w:val="18"/>
                <w:szCs w:val="18"/>
              </w:rPr>
              <w:t>478,63</w:t>
            </w:r>
          </w:p>
        </w:tc>
        <w:tc>
          <w:tcPr>
            <w:tcW w:w="755" w:type="dxa"/>
            <w:tcBorders>
              <w:right w:val="single" w:sz="4" w:space="0" w:color="auto"/>
            </w:tcBorders>
            <w:noWrap/>
            <w:hideMark/>
          </w:tcPr>
          <w:p w14:paraId="53E5A5B2" w14:textId="77777777" w:rsidR="00A20704" w:rsidRPr="005C7F7F" w:rsidRDefault="00A20704" w:rsidP="006A7E58">
            <w:pPr>
              <w:jc w:val="center"/>
              <w:rPr>
                <w:sz w:val="18"/>
                <w:szCs w:val="18"/>
              </w:rPr>
            </w:pPr>
            <w:r w:rsidRPr="005C7F7F">
              <w:rPr>
                <w:sz w:val="18"/>
                <w:szCs w:val="18"/>
              </w:rPr>
              <w:t>(30,77)</w:t>
            </w:r>
          </w:p>
        </w:tc>
        <w:tc>
          <w:tcPr>
            <w:tcW w:w="657" w:type="dxa"/>
            <w:tcBorders>
              <w:left w:val="single" w:sz="4" w:space="0" w:color="auto"/>
            </w:tcBorders>
            <w:noWrap/>
            <w:hideMark/>
          </w:tcPr>
          <w:p w14:paraId="2C128D4F" w14:textId="77777777" w:rsidR="00A20704" w:rsidRPr="005C7F7F" w:rsidRDefault="00A20704" w:rsidP="006A7E58">
            <w:pPr>
              <w:jc w:val="center"/>
              <w:rPr>
                <w:sz w:val="18"/>
                <w:szCs w:val="18"/>
              </w:rPr>
            </w:pPr>
            <w:r w:rsidRPr="005C7F7F">
              <w:rPr>
                <w:sz w:val="18"/>
                <w:szCs w:val="18"/>
              </w:rPr>
              <w:t>2,66</w:t>
            </w:r>
          </w:p>
        </w:tc>
        <w:tc>
          <w:tcPr>
            <w:tcW w:w="755" w:type="dxa"/>
            <w:noWrap/>
            <w:hideMark/>
          </w:tcPr>
          <w:p w14:paraId="5EC3DBE6" w14:textId="77777777" w:rsidR="00A20704" w:rsidRPr="005C7F7F" w:rsidRDefault="00A20704" w:rsidP="006A7E58">
            <w:pPr>
              <w:jc w:val="center"/>
              <w:rPr>
                <w:sz w:val="18"/>
                <w:szCs w:val="18"/>
              </w:rPr>
            </w:pPr>
            <w:r w:rsidRPr="005C7F7F">
              <w:rPr>
                <w:sz w:val="18"/>
                <w:szCs w:val="18"/>
              </w:rPr>
              <w:t>(0,48)</w:t>
            </w:r>
          </w:p>
        </w:tc>
        <w:tc>
          <w:tcPr>
            <w:tcW w:w="749" w:type="dxa"/>
            <w:noWrap/>
            <w:hideMark/>
          </w:tcPr>
          <w:p w14:paraId="1AD7FC58" w14:textId="77777777" w:rsidR="00A20704" w:rsidRPr="005C7F7F" w:rsidRDefault="00A20704" w:rsidP="006A7E58">
            <w:pPr>
              <w:jc w:val="center"/>
              <w:rPr>
                <w:sz w:val="18"/>
                <w:szCs w:val="18"/>
              </w:rPr>
            </w:pPr>
            <w:r w:rsidRPr="005C7F7F">
              <w:rPr>
                <w:sz w:val="18"/>
                <w:szCs w:val="18"/>
              </w:rPr>
              <w:t>8,87</w:t>
            </w:r>
          </w:p>
        </w:tc>
        <w:tc>
          <w:tcPr>
            <w:tcW w:w="815" w:type="dxa"/>
            <w:noWrap/>
            <w:hideMark/>
          </w:tcPr>
          <w:p w14:paraId="6AF8841F" w14:textId="77777777" w:rsidR="00A20704" w:rsidRPr="005C7F7F" w:rsidRDefault="00A20704" w:rsidP="006A7E58">
            <w:pPr>
              <w:jc w:val="center"/>
              <w:rPr>
                <w:sz w:val="18"/>
                <w:szCs w:val="18"/>
              </w:rPr>
            </w:pPr>
            <w:r w:rsidRPr="005C7F7F">
              <w:rPr>
                <w:sz w:val="18"/>
                <w:szCs w:val="18"/>
              </w:rPr>
              <w:t>(2,32)</w:t>
            </w:r>
          </w:p>
        </w:tc>
        <w:tc>
          <w:tcPr>
            <w:tcW w:w="657" w:type="dxa"/>
            <w:noWrap/>
            <w:hideMark/>
          </w:tcPr>
          <w:p w14:paraId="5AF19664" w14:textId="77777777" w:rsidR="00A20704" w:rsidRPr="005C7F7F" w:rsidRDefault="00A20704" w:rsidP="006A7E58">
            <w:pPr>
              <w:jc w:val="center"/>
              <w:rPr>
                <w:sz w:val="18"/>
                <w:szCs w:val="18"/>
              </w:rPr>
            </w:pPr>
            <w:r w:rsidRPr="005C7F7F">
              <w:rPr>
                <w:sz w:val="18"/>
                <w:szCs w:val="18"/>
              </w:rPr>
              <w:t>2,97</w:t>
            </w:r>
          </w:p>
        </w:tc>
        <w:tc>
          <w:tcPr>
            <w:tcW w:w="737" w:type="dxa"/>
            <w:tcBorders>
              <w:right w:val="single" w:sz="4" w:space="0" w:color="auto"/>
            </w:tcBorders>
            <w:noWrap/>
            <w:hideMark/>
          </w:tcPr>
          <w:p w14:paraId="0123615C" w14:textId="77777777" w:rsidR="00A20704" w:rsidRPr="005C7F7F" w:rsidRDefault="00A20704" w:rsidP="006A7E58">
            <w:pPr>
              <w:jc w:val="center"/>
              <w:rPr>
                <w:sz w:val="18"/>
                <w:szCs w:val="18"/>
              </w:rPr>
            </w:pPr>
            <w:r w:rsidRPr="005C7F7F">
              <w:rPr>
                <w:sz w:val="18"/>
                <w:szCs w:val="18"/>
              </w:rPr>
              <w:t>(1,2)</w:t>
            </w:r>
          </w:p>
        </w:tc>
        <w:tc>
          <w:tcPr>
            <w:tcW w:w="839" w:type="dxa"/>
            <w:tcBorders>
              <w:left w:val="single" w:sz="4" w:space="0" w:color="auto"/>
              <w:right w:val="single" w:sz="4" w:space="0" w:color="auto"/>
            </w:tcBorders>
            <w:noWrap/>
            <w:hideMark/>
          </w:tcPr>
          <w:p w14:paraId="455AB088"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tcBorders>
            <w:noWrap/>
            <w:hideMark/>
          </w:tcPr>
          <w:p w14:paraId="43332E65" w14:textId="77777777" w:rsidR="00A20704" w:rsidRPr="005C7F7F" w:rsidRDefault="00A20704" w:rsidP="006A7E58">
            <w:pPr>
              <w:jc w:val="center"/>
              <w:rPr>
                <w:sz w:val="18"/>
                <w:szCs w:val="18"/>
              </w:rPr>
            </w:pPr>
            <w:r w:rsidRPr="005C7F7F">
              <w:rPr>
                <w:sz w:val="18"/>
                <w:szCs w:val="18"/>
              </w:rPr>
              <w:t>2</w:t>
            </w:r>
          </w:p>
        </w:tc>
        <w:tc>
          <w:tcPr>
            <w:tcW w:w="756" w:type="dxa"/>
            <w:noWrap/>
            <w:hideMark/>
          </w:tcPr>
          <w:p w14:paraId="1D87A798" w14:textId="77777777" w:rsidR="00A20704" w:rsidRPr="005C7F7F" w:rsidRDefault="00A20704" w:rsidP="006A7E58">
            <w:pPr>
              <w:jc w:val="center"/>
              <w:rPr>
                <w:sz w:val="18"/>
                <w:szCs w:val="18"/>
              </w:rPr>
            </w:pPr>
            <w:r w:rsidRPr="005C7F7F">
              <w:rPr>
                <w:sz w:val="18"/>
                <w:szCs w:val="18"/>
              </w:rPr>
              <w:t>8</w:t>
            </w:r>
          </w:p>
        </w:tc>
        <w:tc>
          <w:tcPr>
            <w:tcW w:w="805" w:type="dxa"/>
            <w:noWrap/>
            <w:hideMark/>
          </w:tcPr>
          <w:p w14:paraId="78352FF5" w14:textId="77777777" w:rsidR="00A20704" w:rsidRPr="005C7F7F" w:rsidRDefault="00A20704" w:rsidP="006A7E58">
            <w:pPr>
              <w:jc w:val="center"/>
              <w:rPr>
                <w:sz w:val="18"/>
                <w:szCs w:val="18"/>
              </w:rPr>
            </w:pPr>
            <w:r w:rsidRPr="005C7F7F">
              <w:rPr>
                <w:sz w:val="18"/>
                <w:szCs w:val="18"/>
              </w:rPr>
              <w:t>41</w:t>
            </w:r>
          </w:p>
        </w:tc>
      </w:tr>
      <w:tr w:rsidR="00685699" w:rsidRPr="00A20704" w14:paraId="445062FD" w14:textId="77777777" w:rsidTr="00685699">
        <w:trPr>
          <w:trHeight w:val="300"/>
        </w:trPr>
        <w:tc>
          <w:tcPr>
            <w:tcW w:w="743" w:type="dxa"/>
            <w:noWrap/>
            <w:hideMark/>
          </w:tcPr>
          <w:p w14:paraId="11E03ABB" w14:textId="77777777" w:rsidR="00A20704" w:rsidRPr="005C7F7F" w:rsidRDefault="00A20704" w:rsidP="006A7E58">
            <w:pPr>
              <w:jc w:val="center"/>
              <w:rPr>
                <w:sz w:val="18"/>
                <w:szCs w:val="18"/>
              </w:rPr>
            </w:pPr>
            <w:r w:rsidRPr="005C7F7F">
              <w:rPr>
                <w:sz w:val="18"/>
                <w:szCs w:val="18"/>
              </w:rPr>
              <w:t>9</w:t>
            </w:r>
          </w:p>
        </w:tc>
        <w:tc>
          <w:tcPr>
            <w:tcW w:w="1289" w:type="dxa"/>
            <w:tcBorders>
              <w:right w:val="single" w:sz="4" w:space="0" w:color="auto"/>
            </w:tcBorders>
            <w:noWrap/>
            <w:hideMark/>
          </w:tcPr>
          <w:p w14:paraId="6239D3BA" w14:textId="77777777" w:rsidR="00A20704" w:rsidRPr="005C7F7F" w:rsidRDefault="00A20704" w:rsidP="00A20704">
            <w:pPr>
              <w:jc w:val="left"/>
              <w:rPr>
                <w:sz w:val="18"/>
                <w:szCs w:val="18"/>
              </w:rPr>
            </w:pPr>
            <w:r w:rsidRPr="005C7F7F">
              <w:rPr>
                <w:sz w:val="18"/>
                <w:szCs w:val="18"/>
              </w:rPr>
              <w:t>Catalonia</w:t>
            </w:r>
          </w:p>
        </w:tc>
        <w:tc>
          <w:tcPr>
            <w:tcW w:w="731" w:type="dxa"/>
            <w:tcBorders>
              <w:left w:val="single" w:sz="4" w:space="0" w:color="auto"/>
            </w:tcBorders>
            <w:noWrap/>
            <w:hideMark/>
          </w:tcPr>
          <w:p w14:paraId="5F7C5E76" w14:textId="77777777" w:rsidR="00A20704" w:rsidRPr="005C7F7F" w:rsidRDefault="00A20704" w:rsidP="00A20704">
            <w:pPr>
              <w:jc w:val="left"/>
              <w:rPr>
                <w:sz w:val="18"/>
                <w:szCs w:val="18"/>
              </w:rPr>
            </w:pPr>
            <w:r w:rsidRPr="005C7F7F">
              <w:rPr>
                <w:sz w:val="18"/>
                <w:szCs w:val="18"/>
              </w:rPr>
              <w:t>487,10</w:t>
            </w:r>
          </w:p>
        </w:tc>
        <w:tc>
          <w:tcPr>
            <w:tcW w:w="753" w:type="dxa"/>
            <w:noWrap/>
            <w:hideMark/>
          </w:tcPr>
          <w:p w14:paraId="4140B12E" w14:textId="77777777" w:rsidR="00A20704" w:rsidRPr="005C7F7F" w:rsidRDefault="00A20704" w:rsidP="006A7E58">
            <w:pPr>
              <w:jc w:val="center"/>
              <w:rPr>
                <w:sz w:val="18"/>
                <w:szCs w:val="18"/>
              </w:rPr>
            </w:pPr>
            <w:r w:rsidRPr="005C7F7F">
              <w:rPr>
                <w:sz w:val="18"/>
                <w:szCs w:val="18"/>
              </w:rPr>
              <w:t>(37,09)</w:t>
            </w:r>
          </w:p>
        </w:tc>
        <w:tc>
          <w:tcPr>
            <w:tcW w:w="731" w:type="dxa"/>
            <w:noWrap/>
            <w:hideMark/>
          </w:tcPr>
          <w:p w14:paraId="69DA0328" w14:textId="77777777" w:rsidR="00A20704" w:rsidRPr="005C7F7F" w:rsidRDefault="00A20704" w:rsidP="006A7E58">
            <w:pPr>
              <w:jc w:val="center"/>
              <w:rPr>
                <w:sz w:val="18"/>
                <w:szCs w:val="18"/>
              </w:rPr>
            </w:pPr>
            <w:r w:rsidRPr="005C7F7F">
              <w:rPr>
                <w:sz w:val="18"/>
                <w:szCs w:val="18"/>
              </w:rPr>
              <w:t>488,47</w:t>
            </w:r>
          </w:p>
        </w:tc>
        <w:tc>
          <w:tcPr>
            <w:tcW w:w="755" w:type="dxa"/>
            <w:noWrap/>
            <w:hideMark/>
          </w:tcPr>
          <w:p w14:paraId="6BB80060" w14:textId="77777777" w:rsidR="00A20704" w:rsidRPr="005C7F7F" w:rsidRDefault="00A20704" w:rsidP="006A7E58">
            <w:pPr>
              <w:jc w:val="center"/>
              <w:rPr>
                <w:sz w:val="18"/>
                <w:szCs w:val="18"/>
              </w:rPr>
            </w:pPr>
            <w:r w:rsidRPr="005C7F7F">
              <w:rPr>
                <w:sz w:val="18"/>
                <w:szCs w:val="18"/>
              </w:rPr>
              <w:t>(35,9)</w:t>
            </w:r>
          </w:p>
        </w:tc>
        <w:tc>
          <w:tcPr>
            <w:tcW w:w="733" w:type="dxa"/>
            <w:noWrap/>
            <w:hideMark/>
          </w:tcPr>
          <w:p w14:paraId="0CF363D4" w14:textId="77777777" w:rsidR="00A20704" w:rsidRPr="005C7F7F" w:rsidRDefault="00A20704" w:rsidP="006A7E58">
            <w:pPr>
              <w:jc w:val="center"/>
              <w:rPr>
                <w:sz w:val="18"/>
                <w:szCs w:val="18"/>
              </w:rPr>
            </w:pPr>
            <w:r w:rsidRPr="005C7F7F">
              <w:rPr>
                <w:sz w:val="18"/>
                <w:szCs w:val="18"/>
              </w:rPr>
              <w:t>483,12</w:t>
            </w:r>
          </w:p>
        </w:tc>
        <w:tc>
          <w:tcPr>
            <w:tcW w:w="755" w:type="dxa"/>
            <w:tcBorders>
              <w:right w:val="single" w:sz="4" w:space="0" w:color="auto"/>
            </w:tcBorders>
            <w:noWrap/>
            <w:hideMark/>
          </w:tcPr>
          <w:p w14:paraId="704986B7" w14:textId="77777777" w:rsidR="00A20704" w:rsidRPr="005C7F7F" w:rsidRDefault="00A20704" w:rsidP="006A7E58">
            <w:pPr>
              <w:jc w:val="center"/>
              <w:rPr>
                <w:sz w:val="18"/>
                <w:szCs w:val="18"/>
              </w:rPr>
            </w:pPr>
            <w:r w:rsidRPr="005C7F7F">
              <w:rPr>
                <w:sz w:val="18"/>
                <w:szCs w:val="18"/>
              </w:rPr>
              <w:t>(39,7)</w:t>
            </w:r>
          </w:p>
        </w:tc>
        <w:tc>
          <w:tcPr>
            <w:tcW w:w="657" w:type="dxa"/>
            <w:tcBorders>
              <w:left w:val="single" w:sz="4" w:space="0" w:color="auto"/>
            </w:tcBorders>
            <w:noWrap/>
            <w:hideMark/>
          </w:tcPr>
          <w:p w14:paraId="4FC21E5B" w14:textId="77777777" w:rsidR="00A20704" w:rsidRPr="005C7F7F" w:rsidRDefault="00A20704" w:rsidP="006A7E58">
            <w:pPr>
              <w:jc w:val="center"/>
              <w:rPr>
                <w:sz w:val="18"/>
                <w:szCs w:val="18"/>
              </w:rPr>
            </w:pPr>
            <w:r w:rsidRPr="005C7F7F">
              <w:rPr>
                <w:sz w:val="18"/>
                <w:szCs w:val="18"/>
              </w:rPr>
              <w:t>2,99</w:t>
            </w:r>
          </w:p>
        </w:tc>
        <w:tc>
          <w:tcPr>
            <w:tcW w:w="755" w:type="dxa"/>
            <w:noWrap/>
            <w:hideMark/>
          </w:tcPr>
          <w:p w14:paraId="651356E8"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31F9F7EB" w14:textId="77777777" w:rsidR="00A20704" w:rsidRPr="005C7F7F" w:rsidRDefault="00A20704" w:rsidP="006A7E58">
            <w:pPr>
              <w:jc w:val="center"/>
              <w:rPr>
                <w:sz w:val="18"/>
                <w:szCs w:val="18"/>
              </w:rPr>
            </w:pPr>
            <w:r w:rsidRPr="005C7F7F">
              <w:rPr>
                <w:sz w:val="18"/>
                <w:szCs w:val="18"/>
              </w:rPr>
              <w:t>15,15</w:t>
            </w:r>
          </w:p>
        </w:tc>
        <w:tc>
          <w:tcPr>
            <w:tcW w:w="815" w:type="dxa"/>
            <w:noWrap/>
            <w:hideMark/>
          </w:tcPr>
          <w:p w14:paraId="5DA8D2F4" w14:textId="77777777" w:rsidR="00A20704" w:rsidRPr="005C7F7F" w:rsidRDefault="00A20704" w:rsidP="006A7E58">
            <w:pPr>
              <w:jc w:val="center"/>
              <w:rPr>
                <w:sz w:val="18"/>
                <w:szCs w:val="18"/>
              </w:rPr>
            </w:pPr>
            <w:r w:rsidRPr="005C7F7F">
              <w:rPr>
                <w:sz w:val="18"/>
                <w:szCs w:val="18"/>
              </w:rPr>
              <w:t>(19,33)</w:t>
            </w:r>
          </w:p>
        </w:tc>
        <w:tc>
          <w:tcPr>
            <w:tcW w:w="657" w:type="dxa"/>
            <w:noWrap/>
            <w:hideMark/>
          </w:tcPr>
          <w:p w14:paraId="30B1B9A7" w14:textId="77777777" w:rsidR="00A20704" w:rsidRPr="005C7F7F" w:rsidRDefault="00A20704" w:rsidP="006A7E58">
            <w:pPr>
              <w:jc w:val="center"/>
              <w:rPr>
                <w:sz w:val="18"/>
                <w:szCs w:val="18"/>
              </w:rPr>
            </w:pPr>
            <w:r w:rsidRPr="005C7F7F">
              <w:rPr>
                <w:sz w:val="18"/>
                <w:szCs w:val="18"/>
              </w:rPr>
              <w:t>3,97</w:t>
            </w:r>
          </w:p>
        </w:tc>
        <w:tc>
          <w:tcPr>
            <w:tcW w:w="737" w:type="dxa"/>
            <w:tcBorders>
              <w:right w:val="single" w:sz="4" w:space="0" w:color="auto"/>
            </w:tcBorders>
            <w:noWrap/>
            <w:hideMark/>
          </w:tcPr>
          <w:p w14:paraId="2D2BFB6F" w14:textId="77777777" w:rsidR="00A20704" w:rsidRPr="005C7F7F" w:rsidRDefault="00A20704" w:rsidP="006A7E58">
            <w:pPr>
              <w:jc w:val="center"/>
              <w:rPr>
                <w:sz w:val="18"/>
                <w:szCs w:val="18"/>
              </w:rPr>
            </w:pPr>
            <w:r w:rsidRPr="005C7F7F">
              <w:rPr>
                <w:sz w:val="18"/>
                <w:szCs w:val="18"/>
              </w:rPr>
              <w:t>(1,12)</w:t>
            </w:r>
          </w:p>
        </w:tc>
        <w:tc>
          <w:tcPr>
            <w:tcW w:w="839" w:type="dxa"/>
            <w:tcBorders>
              <w:left w:val="single" w:sz="4" w:space="0" w:color="auto"/>
              <w:right w:val="single" w:sz="4" w:space="0" w:color="auto"/>
            </w:tcBorders>
            <w:noWrap/>
            <w:hideMark/>
          </w:tcPr>
          <w:p w14:paraId="0B599AE8" w14:textId="77777777" w:rsidR="00A20704" w:rsidRPr="005C7F7F" w:rsidRDefault="00A20704" w:rsidP="006A7E58">
            <w:pPr>
              <w:jc w:val="center"/>
              <w:rPr>
                <w:sz w:val="18"/>
                <w:szCs w:val="18"/>
              </w:rPr>
            </w:pPr>
            <w:r w:rsidRPr="005C7F7F">
              <w:rPr>
                <w:sz w:val="18"/>
                <w:szCs w:val="18"/>
              </w:rPr>
              <w:t>50</w:t>
            </w:r>
          </w:p>
        </w:tc>
        <w:tc>
          <w:tcPr>
            <w:tcW w:w="744" w:type="dxa"/>
            <w:tcBorders>
              <w:left w:val="single" w:sz="4" w:space="0" w:color="auto"/>
            </w:tcBorders>
            <w:noWrap/>
            <w:hideMark/>
          </w:tcPr>
          <w:p w14:paraId="079877FF" w14:textId="77777777" w:rsidR="00A20704" w:rsidRPr="005C7F7F" w:rsidRDefault="00A20704" w:rsidP="006A7E58">
            <w:pPr>
              <w:jc w:val="center"/>
              <w:rPr>
                <w:sz w:val="18"/>
                <w:szCs w:val="18"/>
              </w:rPr>
            </w:pPr>
            <w:r w:rsidRPr="005C7F7F">
              <w:rPr>
                <w:sz w:val="18"/>
                <w:szCs w:val="18"/>
              </w:rPr>
              <w:t>4</w:t>
            </w:r>
          </w:p>
        </w:tc>
        <w:tc>
          <w:tcPr>
            <w:tcW w:w="756" w:type="dxa"/>
            <w:noWrap/>
            <w:hideMark/>
          </w:tcPr>
          <w:p w14:paraId="7F403093" w14:textId="77777777" w:rsidR="00A20704" w:rsidRPr="005C7F7F" w:rsidRDefault="00A20704" w:rsidP="006A7E58">
            <w:pPr>
              <w:jc w:val="center"/>
              <w:rPr>
                <w:sz w:val="18"/>
                <w:szCs w:val="18"/>
              </w:rPr>
            </w:pPr>
            <w:r w:rsidRPr="005C7F7F">
              <w:rPr>
                <w:sz w:val="18"/>
                <w:szCs w:val="18"/>
              </w:rPr>
              <w:t>14</w:t>
            </w:r>
          </w:p>
        </w:tc>
        <w:tc>
          <w:tcPr>
            <w:tcW w:w="805" w:type="dxa"/>
            <w:noWrap/>
            <w:hideMark/>
          </w:tcPr>
          <w:p w14:paraId="5C94676B" w14:textId="77777777" w:rsidR="00A20704" w:rsidRPr="005C7F7F" w:rsidRDefault="00A20704" w:rsidP="006A7E58">
            <w:pPr>
              <w:jc w:val="center"/>
              <w:rPr>
                <w:sz w:val="18"/>
                <w:szCs w:val="18"/>
              </w:rPr>
            </w:pPr>
            <w:r w:rsidRPr="005C7F7F">
              <w:rPr>
                <w:sz w:val="18"/>
                <w:szCs w:val="18"/>
              </w:rPr>
              <w:t>32</w:t>
            </w:r>
          </w:p>
        </w:tc>
      </w:tr>
      <w:tr w:rsidR="00685699" w:rsidRPr="00A20704" w14:paraId="75CB7D1D" w14:textId="77777777" w:rsidTr="00685699">
        <w:trPr>
          <w:trHeight w:val="300"/>
        </w:trPr>
        <w:tc>
          <w:tcPr>
            <w:tcW w:w="743" w:type="dxa"/>
            <w:tcBorders>
              <w:bottom w:val="single" w:sz="4" w:space="0" w:color="auto"/>
            </w:tcBorders>
            <w:noWrap/>
            <w:hideMark/>
          </w:tcPr>
          <w:p w14:paraId="5AF26C0F" w14:textId="77777777" w:rsidR="00A20704" w:rsidRPr="005C7F7F" w:rsidRDefault="00A20704" w:rsidP="006A7E58">
            <w:pPr>
              <w:jc w:val="center"/>
              <w:rPr>
                <w:sz w:val="18"/>
                <w:szCs w:val="18"/>
              </w:rPr>
            </w:pPr>
            <w:r w:rsidRPr="005C7F7F">
              <w:rPr>
                <w:sz w:val="18"/>
                <w:szCs w:val="18"/>
              </w:rPr>
              <w:t>10</w:t>
            </w:r>
          </w:p>
        </w:tc>
        <w:tc>
          <w:tcPr>
            <w:tcW w:w="1289" w:type="dxa"/>
            <w:tcBorders>
              <w:bottom w:val="single" w:sz="4" w:space="0" w:color="auto"/>
              <w:right w:val="single" w:sz="4" w:space="0" w:color="auto"/>
            </w:tcBorders>
            <w:noWrap/>
            <w:hideMark/>
          </w:tcPr>
          <w:p w14:paraId="212867B9" w14:textId="77777777" w:rsidR="00A20704" w:rsidRPr="005C7F7F" w:rsidRDefault="00A20704" w:rsidP="00A20704">
            <w:pPr>
              <w:jc w:val="left"/>
              <w:rPr>
                <w:sz w:val="18"/>
                <w:szCs w:val="18"/>
              </w:rPr>
            </w:pPr>
            <w:r w:rsidRPr="005C7F7F">
              <w:rPr>
                <w:sz w:val="18"/>
                <w:szCs w:val="18"/>
              </w:rPr>
              <w:t>Extremadura</w:t>
            </w:r>
          </w:p>
        </w:tc>
        <w:tc>
          <w:tcPr>
            <w:tcW w:w="731" w:type="dxa"/>
            <w:tcBorders>
              <w:left w:val="single" w:sz="4" w:space="0" w:color="auto"/>
              <w:bottom w:val="single" w:sz="4" w:space="0" w:color="auto"/>
            </w:tcBorders>
            <w:noWrap/>
            <w:hideMark/>
          </w:tcPr>
          <w:p w14:paraId="261FE9BE" w14:textId="77777777" w:rsidR="00A20704" w:rsidRPr="005C7F7F" w:rsidRDefault="00A20704" w:rsidP="00A20704">
            <w:pPr>
              <w:jc w:val="left"/>
              <w:rPr>
                <w:sz w:val="18"/>
                <w:szCs w:val="18"/>
              </w:rPr>
            </w:pPr>
            <w:r w:rsidRPr="005C7F7F">
              <w:rPr>
                <w:sz w:val="18"/>
                <w:szCs w:val="18"/>
              </w:rPr>
              <w:t>472,58</w:t>
            </w:r>
          </w:p>
        </w:tc>
        <w:tc>
          <w:tcPr>
            <w:tcW w:w="753" w:type="dxa"/>
            <w:tcBorders>
              <w:bottom w:val="single" w:sz="4" w:space="0" w:color="auto"/>
            </w:tcBorders>
            <w:noWrap/>
            <w:hideMark/>
          </w:tcPr>
          <w:p w14:paraId="3156E714" w14:textId="77777777" w:rsidR="00A20704" w:rsidRPr="005C7F7F" w:rsidRDefault="00A20704" w:rsidP="006A7E58">
            <w:pPr>
              <w:jc w:val="center"/>
              <w:rPr>
                <w:sz w:val="18"/>
                <w:szCs w:val="18"/>
              </w:rPr>
            </w:pPr>
            <w:r w:rsidRPr="005C7F7F">
              <w:rPr>
                <w:sz w:val="18"/>
                <w:szCs w:val="18"/>
              </w:rPr>
              <w:t>(32,85)</w:t>
            </w:r>
          </w:p>
        </w:tc>
        <w:tc>
          <w:tcPr>
            <w:tcW w:w="731" w:type="dxa"/>
            <w:tcBorders>
              <w:bottom w:val="single" w:sz="4" w:space="0" w:color="auto"/>
            </w:tcBorders>
            <w:noWrap/>
            <w:hideMark/>
          </w:tcPr>
          <w:p w14:paraId="6DEBC7EC" w14:textId="77777777" w:rsidR="00A20704" w:rsidRPr="005C7F7F" w:rsidRDefault="00A20704" w:rsidP="006A7E58">
            <w:pPr>
              <w:jc w:val="center"/>
              <w:rPr>
                <w:sz w:val="18"/>
                <w:szCs w:val="18"/>
              </w:rPr>
            </w:pPr>
            <w:r w:rsidRPr="005C7F7F">
              <w:rPr>
                <w:sz w:val="18"/>
                <w:szCs w:val="18"/>
              </w:rPr>
              <w:t>468,39</w:t>
            </w:r>
          </w:p>
        </w:tc>
        <w:tc>
          <w:tcPr>
            <w:tcW w:w="755" w:type="dxa"/>
            <w:tcBorders>
              <w:bottom w:val="single" w:sz="4" w:space="0" w:color="auto"/>
            </w:tcBorders>
            <w:noWrap/>
            <w:hideMark/>
          </w:tcPr>
          <w:p w14:paraId="0961AAE3" w14:textId="77777777" w:rsidR="00A20704" w:rsidRPr="005C7F7F" w:rsidRDefault="00A20704" w:rsidP="006A7E58">
            <w:pPr>
              <w:jc w:val="center"/>
              <w:rPr>
                <w:sz w:val="18"/>
                <w:szCs w:val="18"/>
              </w:rPr>
            </w:pPr>
            <w:r w:rsidRPr="005C7F7F">
              <w:rPr>
                <w:sz w:val="18"/>
                <w:szCs w:val="18"/>
              </w:rPr>
              <w:t>(31,9)</w:t>
            </w:r>
          </w:p>
        </w:tc>
        <w:tc>
          <w:tcPr>
            <w:tcW w:w="733" w:type="dxa"/>
            <w:tcBorders>
              <w:bottom w:val="single" w:sz="4" w:space="0" w:color="auto"/>
            </w:tcBorders>
            <w:noWrap/>
            <w:hideMark/>
          </w:tcPr>
          <w:p w14:paraId="02E58D93" w14:textId="77777777" w:rsidR="00A20704" w:rsidRPr="005C7F7F" w:rsidRDefault="00A20704" w:rsidP="006A7E58">
            <w:pPr>
              <w:jc w:val="center"/>
              <w:rPr>
                <w:sz w:val="18"/>
                <w:szCs w:val="18"/>
              </w:rPr>
            </w:pPr>
            <w:r w:rsidRPr="005C7F7F">
              <w:rPr>
                <w:sz w:val="18"/>
                <w:szCs w:val="18"/>
              </w:rPr>
              <w:t>463,31</w:t>
            </w:r>
          </w:p>
        </w:tc>
        <w:tc>
          <w:tcPr>
            <w:tcW w:w="755" w:type="dxa"/>
            <w:tcBorders>
              <w:bottom w:val="single" w:sz="4" w:space="0" w:color="auto"/>
              <w:right w:val="single" w:sz="4" w:space="0" w:color="auto"/>
            </w:tcBorders>
            <w:noWrap/>
            <w:hideMark/>
          </w:tcPr>
          <w:p w14:paraId="3B750257" w14:textId="77777777" w:rsidR="00A20704" w:rsidRPr="005C7F7F" w:rsidRDefault="00A20704" w:rsidP="006A7E58">
            <w:pPr>
              <w:jc w:val="center"/>
              <w:rPr>
                <w:sz w:val="18"/>
                <w:szCs w:val="18"/>
              </w:rPr>
            </w:pPr>
            <w:r w:rsidRPr="005C7F7F">
              <w:rPr>
                <w:sz w:val="18"/>
                <w:szCs w:val="18"/>
              </w:rPr>
              <w:t>(35,65)</w:t>
            </w:r>
          </w:p>
        </w:tc>
        <w:tc>
          <w:tcPr>
            <w:tcW w:w="657" w:type="dxa"/>
            <w:tcBorders>
              <w:left w:val="single" w:sz="4" w:space="0" w:color="auto"/>
              <w:bottom w:val="single" w:sz="4" w:space="0" w:color="auto"/>
            </w:tcBorders>
            <w:noWrap/>
            <w:hideMark/>
          </w:tcPr>
          <w:p w14:paraId="12E79775" w14:textId="77777777" w:rsidR="00A20704" w:rsidRPr="005C7F7F" w:rsidRDefault="00A20704" w:rsidP="006A7E58">
            <w:pPr>
              <w:jc w:val="center"/>
              <w:rPr>
                <w:sz w:val="18"/>
                <w:szCs w:val="18"/>
              </w:rPr>
            </w:pPr>
            <w:r w:rsidRPr="005C7F7F">
              <w:rPr>
                <w:sz w:val="18"/>
                <w:szCs w:val="18"/>
              </w:rPr>
              <w:t>2,52</w:t>
            </w:r>
          </w:p>
        </w:tc>
        <w:tc>
          <w:tcPr>
            <w:tcW w:w="755" w:type="dxa"/>
            <w:tcBorders>
              <w:bottom w:val="single" w:sz="4" w:space="0" w:color="auto"/>
            </w:tcBorders>
            <w:noWrap/>
            <w:hideMark/>
          </w:tcPr>
          <w:p w14:paraId="59AA116F" w14:textId="77777777" w:rsidR="00A20704" w:rsidRPr="005C7F7F" w:rsidRDefault="00A20704" w:rsidP="006A7E58">
            <w:pPr>
              <w:jc w:val="center"/>
              <w:rPr>
                <w:sz w:val="18"/>
                <w:szCs w:val="18"/>
              </w:rPr>
            </w:pPr>
            <w:r w:rsidRPr="005C7F7F">
              <w:rPr>
                <w:sz w:val="18"/>
                <w:szCs w:val="18"/>
              </w:rPr>
              <w:t>(0,43)</w:t>
            </w:r>
          </w:p>
        </w:tc>
        <w:tc>
          <w:tcPr>
            <w:tcW w:w="749" w:type="dxa"/>
            <w:tcBorders>
              <w:bottom w:val="single" w:sz="4" w:space="0" w:color="auto"/>
            </w:tcBorders>
            <w:noWrap/>
            <w:hideMark/>
          </w:tcPr>
          <w:p w14:paraId="6C6BB66C" w14:textId="77777777" w:rsidR="00A20704" w:rsidRPr="005C7F7F" w:rsidRDefault="00A20704" w:rsidP="006A7E58">
            <w:pPr>
              <w:jc w:val="center"/>
              <w:rPr>
                <w:sz w:val="18"/>
                <w:szCs w:val="18"/>
              </w:rPr>
            </w:pPr>
            <w:r w:rsidRPr="005C7F7F">
              <w:rPr>
                <w:sz w:val="18"/>
                <w:szCs w:val="18"/>
              </w:rPr>
              <w:t>11,19</w:t>
            </w:r>
          </w:p>
        </w:tc>
        <w:tc>
          <w:tcPr>
            <w:tcW w:w="815" w:type="dxa"/>
            <w:tcBorders>
              <w:bottom w:val="single" w:sz="4" w:space="0" w:color="auto"/>
            </w:tcBorders>
            <w:noWrap/>
            <w:hideMark/>
          </w:tcPr>
          <w:p w14:paraId="7B424B09" w14:textId="77777777" w:rsidR="00A20704" w:rsidRPr="005C7F7F" w:rsidRDefault="00A20704" w:rsidP="006A7E58">
            <w:pPr>
              <w:jc w:val="center"/>
              <w:rPr>
                <w:sz w:val="18"/>
                <w:szCs w:val="18"/>
              </w:rPr>
            </w:pPr>
            <w:r w:rsidRPr="005C7F7F">
              <w:rPr>
                <w:sz w:val="18"/>
                <w:szCs w:val="18"/>
              </w:rPr>
              <w:t>(3,46)</w:t>
            </w:r>
          </w:p>
        </w:tc>
        <w:tc>
          <w:tcPr>
            <w:tcW w:w="657" w:type="dxa"/>
            <w:tcBorders>
              <w:bottom w:val="single" w:sz="4" w:space="0" w:color="auto"/>
            </w:tcBorders>
            <w:noWrap/>
            <w:hideMark/>
          </w:tcPr>
          <w:p w14:paraId="39459793" w14:textId="77777777" w:rsidR="00A20704" w:rsidRPr="005C7F7F" w:rsidRDefault="00A20704" w:rsidP="006A7E58">
            <w:pPr>
              <w:jc w:val="center"/>
              <w:rPr>
                <w:sz w:val="18"/>
                <w:szCs w:val="18"/>
              </w:rPr>
            </w:pPr>
            <w:r w:rsidRPr="005C7F7F">
              <w:rPr>
                <w:sz w:val="18"/>
                <w:szCs w:val="18"/>
              </w:rPr>
              <w:t>3,85</w:t>
            </w:r>
          </w:p>
        </w:tc>
        <w:tc>
          <w:tcPr>
            <w:tcW w:w="737" w:type="dxa"/>
            <w:tcBorders>
              <w:bottom w:val="single" w:sz="4" w:space="0" w:color="auto"/>
              <w:right w:val="single" w:sz="4" w:space="0" w:color="auto"/>
            </w:tcBorders>
            <w:noWrap/>
            <w:hideMark/>
          </w:tcPr>
          <w:p w14:paraId="3DD4AD42" w14:textId="77777777" w:rsidR="00A20704" w:rsidRPr="005C7F7F" w:rsidRDefault="00A20704" w:rsidP="006A7E58">
            <w:pPr>
              <w:jc w:val="center"/>
              <w:rPr>
                <w:sz w:val="18"/>
                <w:szCs w:val="18"/>
              </w:rPr>
            </w:pPr>
            <w:r w:rsidRPr="005C7F7F">
              <w:rPr>
                <w:sz w:val="18"/>
                <w:szCs w:val="18"/>
              </w:rPr>
              <w:t>(1)</w:t>
            </w:r>
          </w:p>
        </w:tc>
        <w:tc>
          <w:tcPr>
            <w:tcW w:w="839" w:type="dxa"/>
            <w:tcBorders>
              <w:left w:val="single" w:sz="4" w:space="0" w:color="auto"/>
              <w:bottom w:val="single" w:sz="4" w:space="0" w:color="auto"/>
              <w:right w:val="single" w:sz="4" w:space="0" w:color="auto"/>
            </w:tcBorders>
            <w:noWrap/>
            <w:hideMark/>
          </w:tcPr>
          <w:p w14:paraId="23078210"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bottom w:val="single" w:sz="4" w:space="0" w:color="auto"/>
            </w:tcBorders>
            <w:noWrap/>
            <w:hideMark/>
          </w:tcPr>
          <w:p w14:paraId="7215656B"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39E0B042" w14:textId="77777777" w:rsidR="00A20704" w:rsidRPr="005C7F7F" w:rsidRDefault="00A20704" w:rsidP="006A7E58">
            <w:pPr>
              <w:jc w:val="center"/>
              <w:rPr>
                <w:sz w:val="18"/>
                <w:szCs w:val="18"/>
              </w:rPr>
            </w:pPr>
            <w:r w:rsidRPr="005C7F7F">
              <w:rPr>
                <w:sz w:val="18"/>
                <w:szCs w:val="18"/>
              </w:rPr>
              <w:t>11</w:t>
            </w:r>
          </w:p>
        </w:tc>
        <w:tc>
          <w:tcPr>
            <w:tcW w:w="805" w:type="dxa"/>
            <w:tcBorders>
              <w:bottom w:val="single" w:sz="4" w:space="0" w:color="auto"/>
            </w:tcBorders>
            <w:noWrap/>
            <w:hideMark/>
          </w:tcPr>
          <w:p w14:paraId="7BD6AD83" w14:textId="77777777" w:rsidR="00A20704" w:rsidRPr="005C7F7F" w:rsidRDefault="00A20704" w:rsidP="006A7E58">
            <w:pPr>
              <w:jc w:val="center"/>
              <w:rPr>
                <w:sz w:val="18"/>
                <w:szCs w:val="18"/>
              </w:rPr>
            </w:pPr>
            <w:r w:rsidRPr="005C7F7F">
              <w:rPr>
                <w:sz w:val="18"/>
                <w:szCs w:val="18"/>
              </w:rPr>
              <w:t>41</w:t>
            </w:r>
          </w:p>
        </w:tc>
      </w:tr>
      <w:tr w:rsidR="00685699" w:rsidRPr="00A20704" w14:paraId="4814757E" w14:textId="77777777" w:rsidTr="00685699">
        <w:trPr>
          <w:trHeight w:val="300"/>
        </w:trPr>
        <w:tc>
          <w:tcPr>
            <w:tcW w:w="743" w:type="dxa"/>
            <w:tcBorders>
              <w:top w:val="single" w:sz="4" w:space="0" w:color="auto"/>
            </w:tcBorders>
            <w:noWrap/>
            <w:hideMark/>
          </w:tcPr>
          <w:p w14:paraId="1A8BAB90" w14:textId="77777777" w:rsidR="00A20704" w:rsidRPr="005C7F7F" w:rsidRDefault="00A20704" w:rsidP="006A7E58">
            <w:pPr>
              <w:jc w:val="center"/>
              <w:rPr>
                <w:sz w:val="18"/>
                <w:szCs w:val="18"/>
              </w:rPr>
            </w:pPr>
            <w:r w:rsidRPr="005C7F7F">
              <w:rPr>
                <w:sz w:val="18"/>
                <w:szCs w:val="18"/>
              </w:rPr>
              <w:t>11</w:t>
            </w:r>
          </w:p>
        </w:tc>
        <w:tc>
          <w:tcPr>
            <w:tcW w:w="1289" w:type="dxa"/>
            <w:tcBorders>
              <w:top w:val="single" w:sz="4" w:space="0" w:color="auto"/>
              <w:right w:val="single" w:sz="4" w:space="0" w:color="auto"/>
            </w:tcBorders>
            <w:noWrap/>
            <w:hideMark/>
          </w:tcPr>
          <w:p w14:paraId="7B4167AF" w14:textId="77777777" w:rsidR="00A20704" w:rsidRPr="005C7F7F" w:rsidRDefault="00A20704" w:rsidP="00A20704">
            <w:pPr>
              <w:jc w:val="left"/>
              <w:rPr>
                <w:sz w:val="18"/>
                <w:szCs w:val="18"/>
              </w:rPr>
            </w:pPr>
            <w:r w:rsidRPr="005C7F7F">
              <w:rPr>
                <w:sz w:val="18"/>
                <w:szCs w:val="18"/>
              </w:rPr>
              <w:t>Galicia</w:t>
            </w:r>
          </w:p>
        </w:tc>
        <w:tc>
          <w:tcPr>
            <w:tcW w:w="731" w:type="dxa"/>
            <w:tcBorders>
              <w:top w:val="single" w:sz="4" w:space="0" w:color="auto"/>
              <w:left w:val="single" w:sz="4" w:space="0" w:color="auto"/>
            </w:tcBorders>
            <w:noWrap/>
            <w:hideMark/>
          </w:tcPr>
          <w:p w14:paraId="1733A381" w14:textId="77777777" w:rsidR="00A20704" w:rsidRPr="005C7F7F" w:rsidRDefault="00A20704" w:rsidP="00A20704">
            <w:pPr>
              <w:jc w:val="left"/>
              <w:rPr>
                <w:sz w:val="18"/>
                <w:szCs w:val="18"/>
              </w:rPr>
            </w:pPr>
            <w:r w:rsidRPr="005C7F7F">
              <w:rPr>
                <w:sz w:val="18"/>
                <w:szCs w:val="18"/>
              </w:rPr>
              <w:t>510,17</w:t>
            </w:r>
          </w:p>
        </w:tc>
        <w:tc>
          <w:tcPr>
            <w:tcW w:w="753" w:type="dxa"/>
            <w:tcBorders>
              <w:top w:val="single" w:sz="4" w:space="0" w:color="auto"/>
            </w:tcBorders>
            <w:noWrap/>
            <w:hideMark/>
          </w:tcPr>
          <w:p w14:paraId="33145A50" w14:textId="77777777" w:rsidR="00A20704" w:rsidRPr="005C7F7F" w:rsidRDefault="00A20704" w:rsidP="006A7E58">
            <w:pPr>
              <w:jc w:val="center"/>
              <w:rPr>
                <w:sz w:val="18"/>
                <w:szCs w:val="18"/>
              </w:rPr>
            </w:pPr>
            <w:r w:rsidRPr="005C7F7F">
              <w:rPr>
                <w:sz w:val="18"/>
                <w:szCs w:val="18"/>
              </w:rPr>
              <w:t>(22,46)</w:t>
            </w:r>
          </w:p>
        </w:tc>
        <w:tc>
          <w:tcPr>
            <w:tcW w:w="731" w:type="dxa"/>
            <w:tcBorders>
              <w:top w:val="single" w:sz="4" w:space="0" w:color="auto"/>
            </w:tcBorders>
            <w:noWrap/>
            <w:hideMark/>
          </w:tcPr>
          <w:p w14:paraId="2ED98FB9" w14:textId="77777777" w:rsidR="00A20704" w:rsidRPr="005C7F7F" w:rsidRDefault="00A20704" w:rsidP="006A7E58">
            <w:pPr>
              <w:jc w:val="center"/>
              <w:rPr>
                <w:sz w:val="18"/>
                <w:szCs w:val="18"/>
              </w:rPr>
            </w:pPr>
            <w:r w:rsidRPr="005C7F7F">
              <w:rPr>
                <w:sz w:val="18"/>
                <w:szCs w:val="18"/>
              </w:rPr>
              <w:t>497,23</w:t>
            </w:r>
          </w:p>
        </w:tc>
        <w:tc>
          <w:tcPr>
            <w:tcW w:w="755" w:type="dxa"/>
            <w:tcBorders>
              <w:top w:val="single" w:sz="4" w:space="0" w:color="auto"/>
            </w:tcBorders>
            <w:noWrap/>
            <w:hideMark/>
          </w:tcPr>
          <w:p w14:paraId="6B6B6BD2" w14:textId="77777777" w:rsidR="00A20704" w:rsidRPr="005C7F7F" w:rsidRDefault="00A20704" w:rsidP="006A7E58">
            <w:pPr>
              <w:jc w:val="center"/>
              <w:rPr>
                <w:sz w:val="18"/>
                <w:szCs w:val="18"/>
              </w:rPr>
            </w:pPr>
            <w:r w:rsidRPr="005C7F7F">
              <w:rPr>
                <w:sz w:val="18"/>
                <w:szCs w:val="18"/>
              </w:rPr>
              <w:t>(24,58)</w:t>
            </w:r>
          </w:p>
        </w:tc>
        <w:tc>
          <w:tcPr>
            <w:tcW w:w="733" w:type="dxa"/>
            <w:tcBorders>
              <w:top w:val="single" w:sz="4" w:space="0" w:color="auto"/>
            </w:tcBorders>
            <w:noWrap/>
            <w:hideMark/>
          </w:tcPr>
          <w:p w14:paraId="1314394C" w14:textId="77777777" w:rsidR="00A20704" w:rsidRPr="005C7F7F" w:rsidRDefault="00A20704" w:rsidP="006A7E58">
            <w:pPr>
              <w:jc w:val="center"/>
              <w:rPr>
                <w:sz w:val="18"/>
                <w:szCs w:val="18"/>
              </w:rPr>
            </w:pPr>
            <w:r w:rsidRPr="005C7F7F">
              <w:rPr>
                <w:sz w:val="18"/>
                <w:szCs w:val="18"/>
              </w:rPr>
              <w:t>492,40</w:t>
            </w:r>
          </w:p>
        </w:tc>
        <w:tc>
          <w:tcPr>
            <w:tcW w:w="755" w:type="dxa"/>
            <w:tcBorders>
              <w:top w:val="single" w:sz="4" w:space="0" w:color="auto"/>
              <w:right w:val="single" w:sz="4" w:space="0" w:color="auto"/>
            </w:tcBorders>
            <w:noWrap/>
            <w:hideMark/>
          </w:tcPr>
          <w:p w14:paraId="09E6E291" w14:textId="77777777" w:rsidR="00A20704" w:rsidRPr="005C7F7F" w:rsidRDefault="00A20704" w:rsidP="006A7E58">
            <w:pPr>
              <w:jc w:val="center"/>
              <w:rPr>
                <w:sz w:val="18"/>
                <w:szCs w:val="18"/>
              </w:rPr>
            </w:pPr>
            <w:r w:rsidRPr="005C7F7F">
              <w:rPr>
                <w:sz w:val="18"/>
                <w:szCs w:val="18"/>
              </w:rPr>
              <w:t>(28,14)</w:t>
            </w:r>
          </w:p>
        </w:tc>
        <w:tc>
          <w:tcPr>
            <w:tcW w:w="657" w:type="dxa"/>
            <w:tcBorders>
              <w:top w:val="single" w:sz="4" w:space="0" w:color="auto"/>
              <w:left w:val="single" w:sz="4" w:space="0" w:color="auto"/>
            </w:tcBorders>
            <w:noWrap/>
            <w:hideMark/>
          </w:tcPr>
          <w:p w14:paraId="798E92DD" w14:textId="77777777" w:rsidR="00A20704" w:rsidRPr="005C7F7F" w:rsidRDefault="00A20704" w:rsidP="006A7E58">
            <w:pPr>
              <w:jc w:val="center"/>
              <w:rPr>
                <w:sz w:val="18"/>
                <w:szCs w:val="18"/>
              </w:rPr>
            </w:pPr>
            <w:r w:rsidRPr="005C7F7F">
              <w:rPr>
                <w:sz w:val="18"/>
                <w:szCs w:val="18"/>
              </w:rPr>
              <w:t>2,82</w:t>
            </w:r>
          </w:p>
        </w:tc>
        <w:tc>
          <w:tcPr>
            <w:tcW w:w="755" w:type="dxa"/>
            <w:tcBorders>
              <w:top w:val="single" w:sz="4" w:space="0" w:color="auto"/>
            </w:tcBorders>
            <w:noWrap/>
            <w:hideMark/>
          </w:tcPr>
          <w:p w14:paraId="6DA51F58" w14:textId="77777777" w:rsidR="00A20704" w:rsidRPr="005C7F7F" w:rsidRDefault="00A20704" w:rsidP="006A7E58">
            <w:pPr>
              <w:jc w:val="center"/>
              <w:rPr>
                <w:sz w:val="18"/>
                <w:szCs w:val="18"/>
              </w:rPr>
            </w:pPr>
            <w:r w:rsidRPr="005C7F7F">
              <w:rPr>
                <w:sz w:val="18"/>
                <w:szCs w:val="18"/>
              </w:rPr>
              <w:t>(0,45)</w:t>
            </w:r>
          </w:p>
        </w:tc>
        <w:tc>
          <w:tcPr>
            <w:tcW w:w="749" w:type="dxa"/>
            <w:tcBorders>
              <w:top w:val="single" w:sz="4" w:space="0" w:color="auto"/>
            </w:tcBorders>
            <w:noWrap/>
            <w:hideMark/>
          </w:tcPr>
          <w:p w14:paraId="72B064EF" w14:textId="77777777" w:rsidR="00A20704" w:rsidRPr="005C7F7F" w:rsidRDefault="00A20704" w:rsidP="006A7E58">
            <w:pPr>
              <w:jc w:val="center"/>
              <w:rPr>
                <w:sz w:val="18"/>
                <w:szCs w:val="18"/>
              </w:rPr>
            </w:pPr>
            <w:r w:rsidRPr="005C7F7F">
              <w:rPr>
                <w:sz w:val="18"/>
                <w:szCs w:val="18"/>
              </w:rPr>
              <w:t>10,38</w:t>
            </w:r>
          </w:p>
        </w:tc>
        <w:tc>
          <w:tcPr>
            <w:tcW w:w="815" w:type="dxa"/>
            <w:tcBorders>
              <w:top w:val="single" w:sz="4" w:space="0" w:color="auto"/>
            </w:tcBorders>
            <w:noWrap/>
            <w:hideMark/>
          </w:tcPr>
          <w:p w14:paraId="741D094D" w14:textId="77777777" w:rsidR="00A20704" w:rsidRPr="005C7F7F" w:rsidRDefault="00A20704" w:rsidP="006A7E58">
            <w:pPr>
              <w:jc w:val="center"/>
              <w:rPr>
                <w:sz w:val="18"/>
                <w:szCs w:val="18"/>
              </w:rPr>
            </w:pPr>
            <w:r w:rsidRPr="005C7F7F">
              <w:rPr>
                <w:sz w:val="18"/>
                <w:szCs w:val="18"/>
              </w:rPr>
              <w:t>(3,56)</w:t>
            </w:r>
          </w:p>
        </w:tc>
        <w:tc>
          <w:tcPr>
            <w:tcW w:w="657" w:type="dxa"/>
            <w:tcBorders>
              <w:top w:val="single" w:sz="4" w:space="0" w:color="auto"/>
            </w:tcBorders>
            <w:noWrap/>
            <w:hideMark/>
          </w:tcPr>
          <w:p w14:paraId="18FABF25" w14:textId="77777777" w:rsidR="00A20704" w:rsidRPr="005C7F7F" w:rsidRDefault="00A20704" w:rsidP="006A7E58">
            <w:pPr>
              <w:jc w:val="center"/>
              <w:rPr>
                <w:sz w:val="18"/>
                <w:szCs w:val="18"/>
              </w:rPr>
            </w:pPr>
            <w:r w:rsidRPr="005C7F7F">
              <w:rPr>
                <w:sz w:val="18"/>
                <w:szCs w:val="18"/>
              </w:rPr>
              <w:t>4,07</w:t>
            </w:r>
          </w:p>
        </w:tc>
        <w:tc>
          <w:tcPr>
            <w:tcW w:w="737" w:type="dxa"/>
            <w:tcBorders>
              <w:top w:val="single" w:sz="4" w:space="0" w:color="auto"/>
              <w:right w:val="single" w:sz="4" w:space="0" w:color="auto"/>
            </w:tcBorders>
            <w:noWrap/>
            <w:hideMark/>
          </w:tcPr>
          <w:p w14:paraId="66839EC5" w14:textId="77777777" w:rsidR="00A20704" w:rsidRPr="005C7F7F" w:rsidRDefault="00A20704" w:rsidP="006A7E58">
            <w:pPr>
              <w:jc w:val="center"/>
              <w:rPr>
                <w:sz w:val="18"/>
                <w:szCs w:val="18"/>
              </w:rPr>
            </w:pPr>
            <w:r w:rsidRPr="005C7F7F">
              <w:rPr>
                <w:sz w:val="18"/>
                <w:szCs w:val="18"/>
              </w:rPr>
              <w:t>(1,03)</w:t>
            </w:r>
          </w:p>
        </w:tc>
        <w:tc>
          <w:tcPr>
            <w:tcW w:w="839" w:type="dxa"/>
            <w:tcBorders>
              <w:top w:val="single" w:sz="4" w:space="0" w:color="auto"/>
              <w:left w:val="single" w:sz="4" w:space="0" w:color="auto"/>
              <w:right w:val="single" w:sz="4" w:space="0" w:color="auto"/>
            </w:tcBorders>
            <w:noWrap/>
            <w:hideMark/>
          </w:tcPr>
          <w:p w14:paraId="626ECB79" w14:textId="77777777" w:rsidR="00A20704" w:rsidRPr="005C7F7F" w:rsidRDefault="00A20704" w:rsidP="006A7E58">
            <w:pPr>
              <w:jc w:val="center"/>
              <w:rPr>
                <w:sz w:val="18"/>
                <w:szCs w:val="18"/>
              </w:rPr>
            </w:pPr>
            <w:r w:rsidRPr="005C7F7F">
              <w:rPr>
                <w:sz w:val="18"/>
                <w:szCs w:val="18"/>
              </w:rPr>
              <w:t>54</w:t>
            </w:r>
          </w:p>
        </w:tc>
        <w:tc>
          <w:tcPr>
            <w:tcW w:w="744" w:type="dxa"/>
            <w:tcBorders>
              <w:top w:val="single" w:sz="4" w:space="0" w:color="auto"/>
              <w:left w:val="single" w:sz="4" w:space="0" w:color="auto"/>
            </w:tcBorders>
            <w:noWrap/>
            <w:hideMark/>
          </w:tcPr>
          <w:p w14:paraId="4F80CDFA" w14:textId="77777777" w:rsidR="00A20704" w:rsidRPr="005C7F7F" w:rsidRDefault="00A20704" w:rsidP="006A7E58">
            <w:pPr>
              <w:jc w:val="center"/>
              <w:rPr>
                <w:sz w:val="18"/>
                <w:szCs w:val="18"/>
              </w:rPr>
            </w:pPr>
            <w:r w:rsidRPr="005C7F7F">
              <w:rPr>
                <w:sz w:val="18"/>
                <w:szCs w:val="18"/>
              </w:rPr>
              <w:t>4</w:t>
            </w:r>
          </w:p>
        </w:tc>
        <w:tc>
          <w:tcPr>
            <w:tcW w:w="756" w:type="dxa"/>
            <w:tcBorders>
              <w:top w:val="single" w:sz="4" w:space="0" w:color="auto"/>
            </w:tcBorders>
            <w:noWrap/>
            <w:hideMark/>
          </w:tcPr>
          <w:p w14:paraId="1B6AD4AD" w14:textId="77777777" w:rsidR="00A20704" w:rsidRPr="005C7F7F" w:rsidRDefault="00A20704" w:rsidP="006A7E58">
            <w:pPr>
              <w:jc w:val="center"/>
              <w:rPr>
                <w:sz w:val="18"/>
                <w:szCs w:val="18"/>
              </w:rPr>
            </w:pPr>
            <w:r w:rsidRPr="005C7F7F">
              <w:rPr>
                <w:sz w:val="18"/>
                <w:szCs w:val="18"/>
              </w:rPr>
              <w:t>11</w:t>
            </w:r>
          </w:p>
        </w:tc>
        <w:tc>
          <w:tcPr>
            <w:tcW w:w="805" w:type="dxa"/>
            <w:tcBorders>
              <w:top w:val="single" w:sz="4" w:space="0" w:color="auto"/>
            </w:tcBorders>
            <w:noWrap/>
            <w:hideMark/>
          </w:tcPr>
          <w:p w14:paraId="6C6DB70E" w14:textId="77777777" w:rsidR="00A20704" w:rsidRPr="005C7F7F" w:rsidRDefault="00A20704" w:rsidP="006A7E58">
            <w:pPr>
              <w:jc w:val="center"/>
              <w:rPr>
                <w:sz w:val="18"/>
                <w:szCs w:val="18"/>
              </w:rPr>
            </w:pPr>
            <w:r w:rsidRPr="005C7F7F">
              <w:rPr>
                <w:sz w:val="18"/>
                <w:szCs w:val="18"/>
              </w:rPr>
              <w:t>39</w:t>
            </w:r>
          </w:p>
        </w:tc>
      </w:tr>
      <w:tr w:rsidR="007D2A74" w:rsidRPr="00A20704" w14:paraId="25CFBE33" w14:textId="77777777" w:rsidTr="00685699">
        <w:trPr>
          <w:trHeight w:val="300"/>
        </w:trPr>
        <w:tc>
          <w:tcPr>
            <w:tcW w:w="743" w:type="dxa"/>
            <w:noWrap/>
            <w:hideMark/>
          </w:tcPr>
          <w:p w14:paraId="53EC41B5" w14:textId="77777777" w:rsidR="00A20704" w:rsidRPr="005C7F7F" w:rsidRDefault="00A20704" w:rsidP="006A7E58">
            <w:pPr>
              <w:jc w:val="center"/>
              <w:rPr>
                <w:sz w:val="18"/>
                <w:szCs w:val="18"/>
              </w:rPr>
            </w:pPr>
            <w:r w:rsidRPr="005C7F7F">
              <w:rPr>
                <w:sz w:val="18"/>
                <w:szCs w:val="18"/>
              </w:rPr>
              <w:t>12</w:t>
            </w:r>
          </w:p>
        </w:tc>
        <w:tc>
          <w:tcPr>
            <w:tcW w:w="1289" w:type="dxa"/>
            <w:tcBorders>
              <w:right w:val="single" w:sz="4" w:space="0" w:color="auto"/>
            </w:tcBorders>
            <w:noWrap/>
            <w:hideMark/>
          </w:tcPr>
          <w:p w14:paraId="29A19BEA" w14:textId="77777777" w:rsidR="00A20704" w:rsidRPr="005C7F7F" w:rsidRDefault="00A20704" w:rsidP="00A20704">
            <w:pPr>
              <w:jc w:val="left"/>
              <w:rPr>
                <w:sz w:val="18"/>
                <w:szCs w:val="18"/>
              </w:rPr>
            </w:pPr>
            <w:r w:rsidRPr="005C7F7F">
              <w:rPr>
                <w:sz w:val="18"/>
                <w:szCs w:val="18"/>
              </w:rPr>
              <w:t>La Rioja</w:t>
            </w:r>
          </w:p>
        </w:tc>
        <w:tc>
          <w:tcPr>
            <w:tcW w:w="731" w:type="dxa"/>
            <w:tcBorders>
              <w:left w:val="single" w:sz="4" w:space="0" w:color="auto"/>
            </w:tcBorders>
            <w:noWrap/>
            <w:hideMark/>
          </w:tcPr>
          <w:p w14:paraId="37E72DB6" w14:textId="77777777" w:rsidR="00A20704" w:rsidRPr="005C7F7F" w:rsidRDefault="00A20704" w:rsidP="00A20704">
            <w:pPr>
              <w:jc w:val="left"/>
              <w:rPr>
                <w:sz w:val="18"/>
                <w:szCs w:val="18"/>
              </w:rPr>
            </w:pPr>
            <w:r w:rsidRPr="005C7F7F">
              <w:rPr>
                <w:sz w:val="18"/>
                <w:szCs w:val="18"/>
              </w:rPr>
              <w:t>481,83</w:t>
            </w:r>
          </w:p>
        </w:tc>
        <w:tc>
          <w:tcPr>
            <w:tcW w:w="753" w:type="dxa"/>
            <w:noWrap/>
            <w:hideMark/>
          </w:tcPr>
          <w:p w14:paraId="3AD16075" w14:textId="77777777" w:rsidR="00A20704" w:rsidRPr="005C7F7F" w:rsidRDefault="00A20704" w:rsidP="006A7E58">
            <w:pPr>
              <w:jc w:val="center"/>
              <w:rPr>
                <w:sz w:val="18"/>
                <w:szCs w:val="18"/>
              </w:rPr>
            </w:pPr>
            <w:r w:rsidRPr="005C7F7F">
              <w:rPr>
                <w:sz w:val="18"/>
                <w:szCs w:val="18"/>
              </w:rPr>
              <w:t>(35,81)</w:t>
            </w:r>
          </w:p>
        </w:tc>
        <w:tc>
          <w:tcPr>
            <w:tcW w:w="731" w:type="dxa"/>
            <w:noWrap/>
            <w:hideMark/>
          </w:tcPr>
          <w:p w14:paraId="0D6E2AF8" w14:textId="77777777" w:rsidR="00A20704" w:rsidRPr="005C7F7F" w:rsidRDefault="00A20704" w:rsidP="006A7E58">
            <w:pPr>
              <w:jc w:val="center"/>
              <w:rPr>
                <w:sz w:val="18"/>
                <w:szCs w:val="18"/>
              </w:rPr>
            </w:pPr>
            <w:r w:rsidRPr="005C7F7F">
              <w:rPr>
                <w:sz w:val="18"/>
                <w:szCs w:val="18"/>
              </w:rPr>
              <w:t>492,65</w:t>
            </w:r>
          </w:p>
        </w:tc>
        <w:tc>
          <w:tcPr>
            <w:tcW w:w="755" w:type="dxa"/>
            <w:noWrap/>
            <w:hideMark/>
          </w:tcPr>
          <w:p w14:paraId="567323FD" w14:textId="77777777" w:rsidR="00A20704" w:rsidRPr="005C7F7F" w:rsidRDefault="00A20704" w:rsidP="006A7E58">
            <w:pPr>
              <w:jc w:val="center"/>
              <w:rPr>
                <w:sz w:val="18"/>
                <w:szCs w:val="18"/>
              </w:rPr>
            </w:pPr>
            <w:r w:rsidRPr="005C7F7F">
              <w:rPr>
                <w:sz w:val="18"/>
                <w:szCs w:val="18"/>
              </w:rPr>
              <w:t>(37,69)</w:t>
            </w:r>
          </w:p>
        </w:tc>
        <w:tc>
          <w:tcPr>
            <w:tcW w:w="733" w:type="dxa"/>
            <w:noWrap/>
            <w:hideMark/>
          </w:tcPr>
          <w:p w14:paraId="1A388E15" w14:textId="77777777" w:rsidR="00A20704" w:rsidRPr="005C7F7F" w:rsidRDefault="00A20704" w:rsidP="006A7E58">
            <w:pPr>
              <w:jc w:val="center"/>
              <w:rPr>
                <w:sz w:val="18"/>
                <w:szCs w:val="18"/>
              </w:rPr>
            </w:pPr>
            <w:r w:rsidRPr="005C7F7F">
              <w:rPr>
                <w:sz w:val="18"/>
                <w:szCs w:val="18"/>
              </w:rPr>
              <w:t>461,53</w:t>
            </w:r>
          </w:p>
        </w:tc>
        <w:tc>
          <w:tcPr>
            <w:tcW w:w="755" w:type="dxa"/>
            <w:tcBorders>
              <w:right w:val="single" w:sz="4" w:space="0" w:color="auto"/>
            </w:tcBorders>
            <w:noWrap/>
            <w:hideMark/>
          </w:tcPr>
          <w:p w14:paraId="06AF880F" w14:textId="77777777" w:rsidR="00A20704" w:rsidRPr="005C7F7F" w:rsidRDefault="00A20704" w:rsidP="006A7E58">
            <w:pPr>
              <w:jc w:val="center"/>
              <w:rPr>
                <w:sz w:val="18"/>
                <w:szCs w:val="18"/>
              </w:rPr>
            </w:pPr>
            <w:r w:rsidRPr="005C7F7F">
              <w:rPr>
                <w:sz w:val="18"/>
                <w:szCs w:val="18"/>
              </w:rPr>
              <w:t>(43,33)</w:t>
            </w:r>
          </w:p>
        </w:tc>
        <w:tc>
          <w:tcPr>
            <w:tcW w:w="657" w:type="dxa"/>
            <w:tcBorders>
              <w:left w:val="single" w:sz="4" w:space="0" w:color="auto"/>
            </w:tcBorders>
            <w:noWrap/>
            <w:hideMark/>
          </w:tcPr>
          <w:p w14:paraId="1703656B" w14:textId="77777777" w:rsidR="00A20704" w:rsidRPr="005C7F7F" w:rsidRDefault="00A20704" w:rsidP="006A7E58">
            <w:pPr>
              <w:jc w:val="center"/>
              <w:rPr>
                <w:sz w:val="18"/>
                <w:szCs w:val="18"/>
              </w:rPr>
            </w:pPr>
            <w:r w:rsidRPr="005C7F7F">
              <w:rPr>
                <w:sz w:val="18"/>
                <w:szCs w:val="18"/>
              </w:rPr>
              <w:t>2,71</w:t>
            </w:r>
          </w:p>
        </w:tc>
        <w:tc>
          <w:tcPr>
            <w:tcW w:w="755" w:type="dxa"/>
            <w:noWrap/>
            <w:hideMark/>
          </w:tcPr>
          <w:p w14:paraId="785675A9" w14:textId="77777777" w:rsidR="00A20704" w:rsidRPr="005C7F7F" w:rsidRDefault="00A20704" w:rsidP="006A7E58">
            <w:pPr>
              <w:jc w:val="center"/>
              <w:rPr>
                <w:sz w:val="18"/>
                <w:szCs w:val="18"/>
              </w:rPr>
            </w:pPr>
            <w:r w:rsidRPr="005C7F7F">
              <w:rPr>
                <w:sz w:val="18"/>
                <w:szCs w:val="18"/>
              </w:rPr>
              <w:t>(0,44)</w:t>
            </w:r>
          </w:p>
        </w:tc>
        <w:tc>
          <w:tcPr>
            <w:tcW w:w="749" w:type="dxa"/>
            <w:noWrap/>
            <w:hideMark/>
          </w:tcPr>
          <w:p w14:paraId="27ECD2A7" w14:textId="77777777" w:rsidR="00A20704" w:rsidRPr="005C7F7F" w:rsidRDefault="00A20704" w:rsidP="006A7E58">
            <w:pPr>
              <w:jc w:val="center"/>
              <w:rPr>
                <w:sz w:val="18"/>
                <w:szCs w:val="18"/>
              </w:rPr>
            </w:pPr>
            <w:r w:rsidRPr="005C7F7F">
              <w:rPr>
                <w:sz w:val="18"/>
                <w:szCs w:val="18"/>
              </w:rPr>
              <w:t>8,56</w:t>
            </w:r>
          </w:p>
        </w:tc>
        <w:tc>
          <w:tcPr>
            <w:tcW w:w="815" w:type="dxa"/>
            <w:noWrap/>
            <w:hideMark/>
          </w:tcPr>
          <w:p w14:paraId="435A06B1" w14:textId="77777777" w:rsidR="00A20704" w:rsidRPr="005C7F7F" w:rsidRDefault="00A20704" w:rsidP="006A7E58">
            <w:pPr>
              <w:jc w:val="center"/>
              <w:rPr>
                <w:sz w:val="18"/>
                <w:szCs w:val="18"/>
              </w:rPr>
            </w:pPr>
            <w:r w:rsidRPr="005C7F7F">
              <w:rPr>
                <w:sz w:val="18"/>
                <w:szCs w:val="18"/>
              </w:rPr>
              <w:t>(2,8)</w:t>
            </w:r>
          </w:p>
        </w:tc>
        <w:tc>
          <w:tcPr>
            <w:tcW w:w="657" w:type="dxa"/>
            <w:noWrap/>
            <w:hideMark/>
          </w:tcPr>
          <w:p w14:paraId="6FBF8CB7" w14:textId="77777777" w:rsidR="00A20704" w:rsidRPr="005C7F7F" w:rsidRDefault="00A20704" w:rsidP="006A7E58">
            <w:pPr>
              <w:jc w:val="center"/>
              <w:rPr>
                <w:sz w:val="18"/>
                <w:szCs w:val="18"/>
              </w:rPr>
            </w:pPr>
            <w:r w:rsidRPr="005C7F7F">
              <w:rPr>
                <w:sz w:val="18"/>
                <w:szCs w:val="18"/>
              </w:rPr>
              <w:t>3,92</w:t>
            </w:r>
          </w:p>
        </w:tc>
        <w:tc>
          <w:tcPr>
            <w:tcW w:w="737" w:type="dxa"/>
            <w:tcBorders>
              <w:right w:val="single" w:sz="4" w:space="0" w:color="auto"/>
            </w:tcBorders>
            <w:noWrap/>
            <w:hideMark/>
          </w:tcPr>
          <w:p w14:paraId="22862F36" w14:textId="77777777" w:rsidR="00A20704" w:rsidRPr="005C7F7F" w:rsidRDefault="00A20704" w:rsidP="006A7E58">
            <w:pPr>
              <w:jc w:val="center"/>
              <w:rPr>
                <w:sz w:val="18"/>
                <w:szCs w:val="18"/>
              </w:rPr>
            </w:pPr>
            <w:r w:rsidRPr="005C7F7F">
              <w:rPr>
                <w:sz w:val="18"/>
                <w:szCs w:val="18"/>
              </w:rPr>
              <w:t>(0,97)</w:t>
            </w:r>
          </w:p>
        </w:tc>
        <w:tc>
          <w:tcPr>
            <w:tcW w:w="839" w:type="dxa"/>
            <w:tcBorders>
              <w:left w:val="single" w:sz="4" w:space="0" w:color="auto"/>
              <w:right w:val="single" w:sz="4" w:space="0" w:color="auto"/>
            </w:tcBorders>
            <w:noWrap/>
            <w:hideMark/>
          </w:tcPr>
          <w:p w14:paraId="10CDDF4C" w14:textId="77777777" w:rsidR="00A20704" w:rsidRPr="005C7F7F" w:rsidRDefault="00A20704" w:rsidP="006A7E58">
            <w:pPr>
              <w:jc w:val="center"/>
              <w:rPr>
                <w:sz w:val="18"/>
                <w:szCs w:val="18"/>
              </w:rPr>
            </w:pPr>
            <w:r w:rsidRPr="005C7F7F">
              <w:rPr>
                <w:sz w:val="18"/>
                <w:szCs w:val="18"/>
              </w:rPr>
              <w:t>42</w:t>
            </w:r>
          </w:p>
        </w:tc>
        <w:tc>
          <w:tcPr>
            <w:tcW w:w="744" w:type="dxa"/>
            <w:tcBorders>
              <w:left w:val="single" w:sz="4" w:space="0" w:color="auto"/>
            </w:tcBorders>
            <w:noWrap/>
            <w:hideMark/>
          </w:tcPr>
          <w:p w14:paraId="44FC0E5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14BE43F9" w14:textId="77777777" w:rsidR="00A20704" w:rsidRPr="005C7F7F" w:rsidRDefault="00A20704" w:rsidP="006A7E58">
            <w:pPr>
              <w:jc w:val="center"/>
              <w:rPr>
                <w:sz w:val="18"/>
                <w:szCs w:val="18"/>
              </w:rPr>
            </w:pPr>
            <w:r w:rsidRPr="005C7F7F">
              <w:rPr>
                <w:sz w:val="18"/>
                <w:szCs w:val="18"/>
              </w:rPr>
              <w:t>20</w:t>
            </w:r>
          </w:p>
        </w:tc>
        <w:tc>
          <w:tcPr>
            <w:tcW w:w="805" w:type="dxa"/>
            <w:noWrap/>
            <w:hideMark/>
          </w:tcPr>
          <w:p w14:paraId="62425550" w14:textId="77777777" w:rsidR="00A20704" w:rsidRPr="005C7F7F" w:rsidRDefault="00A20704" w:rsidP="006A7E58">
            <w:pPr>
              <w:jc w:val="center"/>
              <w:rPr>
                <w:sz w:val="18"/>
                <w:szCs w:val="18"/>
              </w:rPr>
            </w:pPr>
            <w:r w:rsidRPr="005C7F7F">
              <w:rPr>
                <w:sz w:val="18"/>
                <w:szCs w:val="18"/>
              </w:rPr>
              <w:t>22</w:t>
            </w:r>
          </w:p>
        </w:tc>
      </w:tr>
      <w:tr w:rsidR="007D2A74" w:rsidRPr="00A20704" w14:paraId="120026A0" w14:textId="77777777" w:rsidTr="00685699">
        <w:trPr>
          <w:trHeight w:val="300"/>
        </w:trPr>
        <w:tc>
          <w:tcPr>
            <w:tcW w:w="743" w:type="dxa"/>
            <w:noWrap/>
            <w:hideMark/>
          </w:tcPr>
          <w:p w14:paraId="2DC05FBA" w14:textId="77777777" w:rsidR="00A20704" w:rsidRPr="005C7F7F" w:rsidRDefault="00A20704" w:rsidP="006A7E58">
            <w:pPr>
              <w:jc w:val="center"/>
              <w:rPr>
                <w:sz w:val="18"/>
                <w:szCs w:val="18"/>
              </w:rPr>
            </w:pPr>
            <w:r w:rsidRPr="005C7F7F">
              <w:rPr>
                <w:sz w:val="18"/>
                <w:szCs w:val="18"/>
              </w:rPr>
              <w:t>13</w:t>
            </w:r>
          </w:p>
        </w:tc>
        <w:tc>
          <w:tcPr>
            <w:tcW w:w="1289" w:type="dxa"/>
            <w:tcBorders>
              <w:right w:val="single" w:sz="4" w:space="0" w:color="auto"/>
            </w:tcBorders>
            <w:noWrap/>
            <w:hideMark/>
          </w:tcPr>
          <w:p w14:paraId="48253B0F" w14:textId="77777777" w:rsidR="00A20704" w:rsidRPr="005C7F7F" w:rsidRDefault="00A20704" w:rsidP="00A20704">
            <w:pPr>
              <w:jc w:val="left"/>
              <w:rPr>
                <w:sz w:val="18"/>
                <w:szCs w:val="18"/>
              </w:rPr>
            </w:pPr>
            <w:r w:rsidRPr="005C7F7F">
              <w:rPr>
                <w:sz w:val="18"/>
                <w:szCs w:val="18"/>
              </w:rPr>
              <w:t>Community of Madrid</w:t>
            </w:r>
          </w:p>
        </w:tc>
        <w:tc>
          <w:tcPr>
            <w:tcW w:w="731" w:type="dxa"/>
            <w:tcBorders>
              <w:left w:val="single" w:sz="4" w:space="0" w:color="auto"/>
            </w:tcBorders>
            <w:noWrap/>
            <w:hideMark/>
          </w:tcPr>
          <w:p w14:paraId="57579C25" w14:textId="77777777" w:rsidR="00A20704" w:rsidRPr="005C7F7F" w:rsidRDefault="00A20704" w:rsidP="00A20704">
            <w:pPr>
              <w:jc w:val="left"/>
              <w:rPr>
                <w:sz w:val="18"/>
                <w:szCs w:val="18"/>
              </w:rPr>
            </w:pPr>
            <w:r w:rsidRPr="005C7F7F">
              <w:rPr>
                <w:sz w:val="18"/>
                <w:szCs w:val="18"/>
              </w:rPr>
              <w:t>495,18</w:t>
            </w:r>
          </w:p>
        </w:tc>
        <w:tc>
          <w:tcPr>
            <w:tcW w:w="753" w:type="dxa"/>
            <w:noWrap/>
            <w:hideMark/>
          </w:tcPr>
          <w:p w14:paraId="570E0E48" w14:textId="77777777" w:rsidR="00A20704" w:rsidRPr="005C7F7F" w:rsidRDefault="00A20704" w:rsidP="006A7E58">
            <w:pPr>
              <w:jc w:val="center"/>
              <w:rPr>
                <w:sz w:val="18"/>
                <w:szCs w:val="18"/>
              </w:rPr>
            </w:pPr>
            <w:r w:rsidRPr="005C7F7F">
              <w:rPr>
                <w:sz w:val="18"/>
                <w:szCs w:val="18"/>
              </w:rPr>
              <w:t>(36,9)</w:t>
            </w:r>
          </w:p>
        </w:tc>
        <w:tc>
          <w:tcPr>
            <w:tcW w:w="731" w:type="dxa"/>
            <w:noWrap/>
            <w:hideMark/>
          </w:tcPr>
          <w:p w14:paraId="5146CE00" w14:textId="77777777" w:rsidR="00A20704" w:rsidRPr="005C7F7F" w:rsidRDefault="00A20704" w:rsidP="006A7E58">
            <w:pPr>
              <w:jc w:val="center"/>
              <w:rPr>
                <w:sz w:val="18"/>
                <w:szCs w:val="18"/>
              </w:rPr>
            </w:pPr>
            <w:r w:rsidRPr="005C7F7F">
              <w:rPr>
                <w:sz w:val="18"/>
                <w:szCs w:val="18"/>
              </w:rPr>
              <w:t>495,74</w:t>
            </w:r>
          </w:p>
        </w:tc>
        <w:tc>
          <w:tcPr>
            <w:tcW w:w="755" w:type="dxa"/>
            <w:noWrap/>
            <w:hideMark/>
          </w:tcPr>
          <w:p w14:paraId="2459BAC8" w14:textId="77777777" w:rsidR="00A20704" w:rsidRPr="005C7F7F" w:rsidRDefault="00A20704" w:rsidP="006A7E58">
            <w:pPr>
              <w:jc w:val="center"/>
              <w:rPr>
                <w:sz w:val="18"/>
                <w:szCs w:val="18"/>
              </w:rPr>
            </w:pPr>
            <w:r w:rsidRPr="005C7F7F">
              <w:rPr>
                <w:sz w:val="18"/>
                <w:szCs w:val="18"/>
              </w:rPr>
              <w:t>(39,96)</w:t>
            </w:r>
          </w:p>
        </w:tc>
        <w:tc>
          <w:tcPr>
            <w:tcW w:w="733" w:type="dxa"/>
            <w:noWrap/>
            <w:hideMark/>
          </w:tcPr>
          <w:p w14:paraId="215F49E6" w14:textId="77777777" w:rsidR="00A20704" w:rsidRPr="005C7F7F" w:rsidRDefault="00A20704" w:rsidP="006A7E58">
            <w:pPr>
              <w:jc w:val="center"/>
              <w:rPr>
                <w:sz w:val="18"/>
                <w:szCs w:val="18"/>
              </w:rPr>
            </w:pPr>
            <w:r w:rsidRPr="005C7F7F">
              <w:rPr>
                <w:sz w:val="18"/>
                <w:szCs w:val="18"/>
              </w:rPr>
              <w:t>482,40</w:t>
            </w:r>
          </w:p>
        </w:tc>
        <w:tc>
          <w:tcPr>
            <w:tcW w:w="755" w:type="dxa"/>
            <w:tcBorders>
              <w:right w:val="single" w:sz="4" w:space="0" w:color="auto"/>
            </w:tcBorders>
            <w:noWrap/>
            <w:hideMark/>
          </w:tcPr>
          <w:p w14:paraId="5FA2BBB8" w14:textId="77777777" w:rsidR="00A20704" w:rsidRPr="005C7F7F" w:rsidRDefault="00A20704" w:rsidP="006A7E58">
            <w:pPr>
              <w:jc w:val="center"/>
              <w:rPr>
                <w:sz w:val="18"/>
                <w:szCs w:val="18"/>
              </w:rPr>
            </w:pPr>
            <w:r w:rsidRPr="005C7F7F">
              <w:rPr>
                <w:sz w:val="18"/>
                <w:szCs w:val="18"/>
              </w:rPr>
              <w:t>(46,47)</w:t>
            </w:r>
          </w:p>
        </w:tc>
        <w:tc>
          <w:tcPr>
            <w:tcW w:w="657" w:type="dxa"/>
            <w:tcBorders>
              <w:left w:val="single" w:sz="4" w:space="0" w:color="auto"/>
            </w:tcBorders>
            <w:noWrap/>
            <w:hideMark/>
          </w:tcPr>
          <w:p w14:paraId="01086068" w14:textId="77777777" w:rsidR="00A20704" w:rsidRPr="005C7F7F" w:rsidRDefault="00A20704" w:rsidP="006A7E58">
            <w:pPr>
              <w:jc w:val="center"/>
              <w:rPr>
                <w:sz w:val="18"/>
                <w:szCs w:val="18"/>
              </w:rPr>
            </w:pPr>
            <w:r w:rsidRPr="005C7F7F">
              <w:rPr>
                <w:sz w:val="18"/>
                <w:szCs w:val="18"/>
              </w:rPr>
              <w:t>3,23</w:t>
            </w:r>
          </w:p>
        </w:tc>
        <w:tc>
          <w:tcPr>
            <w:tcW w:w="755" w:type="dxa"/>
            <w:noWrap/>
            <w:hideMark/>
          </w:tcPr>
          <w:p w14:paraId="39673219" w14:textId="77777777" w:rsidR="00A20704" w:rsidRPr="005C7F7F" w:rsidRDefault="00A20704" w:rsidP="006A7E58">
            <w:pPr>
              <w:jc w:val="center"/>
              <w:rPr>
                <w:sz w:val="18"/>
                <w:szCs w:val="18"/>
              </w:rPr>
            </w:pPr>
            <w:r w:rsidRPr="005C7F7F">
              <w:rPr>
                <w:sz w:val="18"/>
                <w:szCs w:val="18"/>
              </w:rPr>
              <w:t>(0,62)</w:t>
            </w:r>
          </w:p>
        </w:tc>
        <w:tc>
          <w:tcPr>
            <w:tcW w:w="749" w:type="dxa"/>
            <w:noWrap/>
            <w:hideMark/>
          </w:tcPr>
          <w:p w14:paraId="46F9CB64" w14:textId="77777777" w:rsidR="00A20704" w:rsidRPr="005C7F7F" w:rsidRDefault="00A20704" w:rsidP="006A7E58">
            <w:pPr>
              <w:jc w:val="center"/>
              <w:rPr>
                <w:sz w:val="18"/>
                <w:szCs w:val="18"/>
              </w:rPr>
            </w:pPr>
            <w:r w:rsidRPr="005C7F7F">
              <w:rPr>
                <w:sz w:val="18"/>
                <w:szCs w:val="18"/>
              </w:rPr>
              <w:t>11,71</w:t>
            </w:r>
          </w:p>
        </w:tc>
        <w:tc>
          <w:tcPr>
            <w:tcW w:w="815" w:type="dxa"/>
            <w:noWrap/>
            <w:hideMark/>
          </w:tcPr>
          <w:p w14:paraId="77FC8641" w14:textId="77777777" w:rsidR="00A20704" w:rsidRPr="005C7F7F" w:rsidRDefault="00A20704" w:rsidP="006A7E58">
            <w:pPr>
              <w:jc w:val="center"/>
              <w:rPr>
                <w:sz w:val="18"/>
                <w:szCs w:val="18"/>
              </w:rPr>
            </w:pPr>
            <w:r w:rsidRPr="005C7F7F">
              <w:rPr>
                <w:sz w:val="18"/>
                <w:szCs w:val="18"/>
              </w:rPr>
              <w:t>(16,6)</w:t>
            </w:r>
          </w:p>
        </w:tc>
        <w:tc>
          <w:tcPr>
            <w:tcW w:w="657" w:type="dxa"/>
            <w:noWrap/>
            <w:hideMark/>
          </w:tcPr>
          <w:p w14:paraId="2DB75E08" w14:textId="77777777" w:rsidR="00A20704" w:rsidRPr="005C7F7F" w:rsidRDefault="00A20704" w:rsidP="006A7E58">
            <w:pPr>
              <w:jc w:val="center"/>
              <w:rPr>
                <w:sz w:val="18"/>
                <w:szCs w:val="18"/>
              </w:rPr>
            </w:pPr>
            <w:r w:rsidRPr="005C7F7F">
              <w:rPr>
                <w:sz w:val="18"/>
                <w:szCs w:val="18"/>
              </w:rPr>
              <w:t>4,08</w:t>
            </w:r>
          </w:p>
        </w:tc>
        <w:tc>
          <w:tcPr>
            <w:tcW w:w="737" w:type="dxa"/>
            <w:tcBorders>
              <w:right w:val="single" w:sz="4" w:space="0" w:color="auto"/>
            </w:tcBorders>
            <w:noWrap/>
            <w:hideMark/>
          </w:tcPr>
          <w:p w14:paraId="6E9F1A77" w14:textId="77777777" w:rsidR="00A20704" w:rsidRPr="005C7F7F" w:rsidRDefault="00A20704" w:rsidP="006A7E58">
            <w:pPr>
              <w:jc w:val="center"/>
              <w:rPr>
                <w:sz w:val="18"/>
                <w:szCs w:val="18"/>
              </w:rPr>
            </w:pPr>
            <w:r w:rsidRPr="005C7F7F">
              <w:rPr>
                <w:sz w:val="18"/>
                <w:szCs w:val="18"/>
              </w:rPr>
              <w:t>(0,95)</w:t>
            </w:r>
          </w:p>
        </w:tc>
        <w:tc>
          <w:tcPr>
            <w:tcW w:w="839" w:type="dxa"/>
            <w:tcBorders>
              <w:left w:val="single" w:sz="4" w:space="0" w:color="auto"/>
              <w:right w:val="single" w:sz="4" w:space="0" w:color="auto"/>
            </w:tcBorders>
            <w:noWrap/>
            <w:hideMark/>
          </w:tcPr>
          <w:p w14:paraId="68C744F5" w14:textId="77777777" w:rsidR="00A20704" w:rsidRPr="005C7F7F" w:rsidRDefault="00A20704" w:rsidP="006A7E58">
            <w:pPr>
              <w:jc w:val="center"/>
              <w:rPr>
                <w:sz w:val="18"/>
                <w:szCs w:val="18"/>
              </w:rPr>
            </w:pPr>
            <w:r w:rsidRPr="005C7F7F">
              <w:rPr>
                <w:sz w:val="18"/>
                <w:szCs w:val="18"/>
              </w:rPr>
              <w:t>130</w:t>
            </w:r>
          </w:p>
        </w:tc>
        <w:tc>
          <w:tcPr>
            <w:tcW w:w="744" w:type="dxa"/>
            <w:tcBorders>
              <w:left w:val="single" w:sz="4" w:space="0" w:color="auto"/>
            </w:tcBorders>
            <w:noWrap/>
            <w:hideMark/>
          </w:tcPr>
          <w:p w14:paraId="3FAD636A" w14:textId="77777777" w:rsidR="00A20704" w:rsidRPr="005C7F7F" w:rsidRDefault="00A20704" w:rsidP="006A7E58">
            <w:pPr>
              <w:jc w:val="center"/>
              <w:rPr>
                <w:sz w:val="18"/>
                <w:szCs w:val="18"/>
              </w:rPr>
            </w:pPr>
            <w:r w:rsidRPr="005C7F7F">
              <w:rPr>
                <w:sz w:val="18"/>
                <w:szCs w:val="18"/>
              </w:rPr>
              <w:t>39</w:t>
            </w:r>
          </w:p>
        </w:tc>
        <w:tc>
          <w:tcPr>
            <w:tcW w:w="756" w:type="dxa"/>
            <w:noWrap/>
            <w:hideMark/>
          </w:tcPr>
          <w:p w14:paraId="79CBAF5F" w14:textId="77777777" w:rsidR="00A20704" w:rsidRPr="005C7F7F" w:rsidRDefault="00A20704" w:rsidP="006A7E58">
            <w:pPr>
              <w:jc w:val="center"/>
              <w:rPr>
                <w:sz w:val="18"/>
                <w:szCs w:val="18"/>
              </w:rPr>
            </w:pPr>
            <w:r w:rsidRPr="005C7F7F">
              <w:rPr>
                <w:sz w:val="18"/>
                <w:szCs w:val="18"/>
              </w:rPr>
              <w:t>29</w:t>
            </w:r>
          </w:p>
        </w:tc>
        <w:tc>
          <w:tcPr>
            <w:tcW w:w="805" w:type="dxa"/>
            <w:noWrap/>
            <w:hideMark/>
          </w:tcPr>
          <w:p w14:paraId="1613D5DC" w14:textId="77777777" w:rsidR="00A20704" w:rsidRPr="005C7F7F" w:rsidRDefault="00A20704" w:rsidP="006A7E58">
            <w:pPr>
              <w:jc w:val="center"/>
              <w:rPr>
                <w:sz w:val="18"/>
                <w:szCs w:val="18"/>
              </w:rPr>
            </w:pPr>
            <w:r w:rsidRPr="005C7F7F">
              <w:rPr>
                <w:sz w:val="18"/>
                <w:szCs w:val="18"/>
              </w:rPr>
              <w:t>62</w:t>
            </w:r>
          </w:p>
        </w:tc>
      </w:tr>
      <w:tr w:rsidR="00685699" w:rsidRPr="00A20704" w14:paraId="76F8493C" w14:textId="77777777" w:rsidTr="00685699">
        <w:trPr>
          <w:trHeight w:val="300"/>
        </w:trPr>
        <w:tc>
          <w:tcPr>
            <w:tcW w:w="743" w:type="dxa"/>
            <w:noWrap/>
            <w:hideMark/>
          </w:tcPr>
          <w:p w14:paraId="2AD68977" w14:textId="77777777" w:rsidR="00A20704" w:rsidRPr="005C7F7F" w:rsidRDefault="00A20704" w:rsidP="006A7E58">
            <w:pPr>
              <w:jc w:val="center"/>
              <w:rPr>
                <w:sz w:val="18"/>
                <w:szCs w:val="18"/>
              </w:rPr>
            </w:pPr>
            <w:r w:rsidRPr="005C7F7F">
              <w:rPr>
                <w:sz w:val="18"/>
                <w:szCs w:val="18"/>
              </w:rPr>
              <w:t>14</w:t>
            </w:r>
          </w:p>
        </w:tc>
        <w:tc>
          <w:tcPr>
            <w:tcW w:w="1289" w:type="dxa"/>
            <w:tcBorders>
              <w:right w:val="single" w:sz="4" w:space="0" w:color="auto"/>
            </w:tcBorders>
            <w:noWrap/>
            <w:hideMark/>
          </w:tcPr>
          <w:p w14:paraId="03645CB2" w14:textId="77777777" w:rsidR="00A20704" w:rsidRPr="005C7F7F" w:rsidRDefault="00A20704" w:rsidP="00A20704">
            <w:pPr>
              <w:jc w:val="left"/>
              <w:rPr>
                <w:sz w:val="18"/>
                <w:szCs w:val="18"/>
              </w:rPr>
            </w:pPr>
            <w:r w:rsidRPr="005C7F7F">
              <w:rPr>
                <w:sz w:val="18"/>
                <w:szCs w:val="18"/>
              </w:rPr>
              <w:t>Region of Murcia</w:t>
            </w:r>
          </w:p>
        </w:tc>
        <w:tc>
          <w:tcPr>
            <w:tcW w:w="731" w:type="dxa"/>
            <w:tcBorders>
              <w:left w:val="single" w:sz="4" w:space="0" w:color="auto"/>
            </w:tcBorders>
            <w:noWrap/>
            <w:hideMark/>
          </w:tcPr>
          <w:p w14:paraId="3C44D090" w14:textId="77777777" w:rsidR="00A20704" w:rsidRPr="005C7F7F" w:rsidRDefault="00A20704" w:rsidP="00A20704">
            <w:pPr>
              <w:jc w:val="left"/>
              <w:rPr>
                <w:sz w:val="18"/>
                <w:szCs w:val="18"/>
              </w:rPr>
            </w:pPr>
            <w:r w:rsidRPr="005C7F7F">
              <w:rPr>
                <w:sz w:val="18"/>
                <w:szCs w:val="18"/>
              </w:rPr>
              <w:t>480,64</w:t>
            </w:r>
          </w:p>
        </w:tc>
        <w:tc>
          <w:tcPr>
            <w:tcW w:w="753" w:type="dxa"/>
            <w:noWrap/>
            <w:hideMark/>
          </w:tcPr>
          <w:p w14:paraId="3701EB1F" w14:textId="77777777" w:rsidR="00A20704" w:rsidRPr="005C7F7F" w:rsidRDefault="00A20704" w:rsidP="006A7E58">
            <w:pPr>
              <w:jc w:val="center"/>
              <w:rPr>
                <w:sz w:val="18"/>
                <w:szCs w:val="18"/>
              </w:rPr>
            </w:pPr>
            <w:r w:rsidRPr="005C7F7F">
              <w:rPr>
                <w:sz w:val="18"/>
                <w:szCs w:val="18"/>
              </w:rPr>
              <w:t>(35,74)</w:t>
            </w:r>
          </w:p>
        </w:tc>
        <w:tc>
          <w:tcPr>
            <w:tcW w:w="731" w:type="dxa"/>
            <w:noWrap/>
            <w:hideMark/>
          </w:tcPr>
          <w:p w14:paraId="5FA5D0B0" w14:textId="77777777" w:rsidR="00A20704" w:rsidRPr="005C7F7F" w:rsidRDefault="00A20704" w:rsidP="006A7E58">
            <w:pPr>
              <w:jc w:val="center"/>
              <w:rPr>
                <w:sz w:val="18"/>
                <w:szCs w:val="18"/>
              </w:rPr>
            </w:pPr>
            <w:r w:rsidRPr="005C7F7F">
              <w:rPr>
                <w:sz w:val="18"/>
                <w:szCs w:val="18"/>
              </w:rPr>
              <w:t>474,97</w:t>
            </w:r>
          </w:p>
        </w:tc>
        <w:tc>
          <w:tcPr>
            <w:tcW w:w="755" w:type="dxa"/>
            <w:noWrap/>
            <w:hideMark/>
          </w:tcPr>
          <w:p w14:paraId="7743D443" w14:textId="77777777" w:rsidR="00A20704" w:rsidRPr="005C7F7F" w:rsidRDefault="00A20704" w:rsidP="006A7E58">
            <w:pPr>
              <w:jc w:val="center"/>
              <w:rPr>
                <w:sz w:val="18"/>
                <w:szCs w:val="18"/>
              </w:rPr>
            </w:pPr>
            <w:r w:rsidRPr="005C7F7F">
              <w:rPr>
                <w:sz w:val="18"/>
                <w:szCs w:val="18"/>
              </w:rPr>
              <w:t>(35,65)</w:t>
            </w:r>
          </w:p>
        </w:tc>
        <w:tc>
          <w:tcPr>
            <w:tcW w:w="733" w:type="dxa"/>
            <w:noWrap/>
            <w:hideMark/>
          </w:tcPr>
          <w:p w14:paraId="003316DD" w14:textId="77777777" w:rsidR="00A20704" w:rsidRPr="005C7F7F" w:rsidRDefault="00A20704" w:rsidP="006A7E58">
            <w:pPr>
              <w:jc w:val="center"/>
              <w:rPr>
                <w:sz w:val="18"/>
                <w:szCs w:val="18"/>
              </w:rPr>
            </w:pPr>
            <w:r w:rsidRPr="005C7F7F">
              <w:rPr>
                <w:sz w:val="18"/>
                <w:szCs w:val="18"/>
              </w:rPr>
              <w:t>482,96</w:t>
            </w:r>
          </w:p>
        </w:tc>
        <w:tc>
          <w:tcPr>
            <w:tcW w:w="755" w:type="dxa"/>
            <w:tcBorders>
              <w:right w:val="single" w:sz="4" w:space="0" w:color="auto"/>
            </w:tcBorders>
            <w:noWrap/>
            <w:hideMark/>
          </w:tcPr>
          <w:p w14:paraId="4300CDF6" w14:textId="77777777" w:rsidR="00A20704" w:rsidRPr="005C7F7F" w:rsidRDefault="00A20704" w:rsidP="006A7E58">
            <w:pPr>
              <w:jc w:val="center"/>
              <w:rPr>
                <w:sz w:val="18"/>
                <w:szCs w:val="18"/>
              </w:rPr>
            </w:pPr>
            <w:r w:rsidRPr="005C7F7F">
              <w:rPr>
                <w:sz w:val="18"/>
                <w:szCs w:val="18"/>
              </w:rPr>
              <w:t>(38,23)</w:t>
            </w:r>
          </w:p>
        </w:tc>
        <w:tc>
          <w:tcPr>
            <w:tcW w:w="657" w:type="dxa"/>
            <w:tcBorders>
              <w:left w:val="single" w:sz="4" w:space="0" w:color="auto"/>
            </w:tcBorders>
            <w:noWrap/>
            <w:hideMark/>
          </w:tcPr>
          <w:p w14:paraId="10EA409F" w14:textId="77777777" w:rsidR="00A20704" w:rsidRPr="005C7F7F" w:rsidRDefault="00A20704" w:rsidP="006A7E58">
            <w:pPr>
              <w:jc w:val="center"/>
              <w:rPr>
                <w:sz w:val="18"/>
                <w:szCs w:val="18"/>
              </w:rPr>
            </w:pPr>
            <w:r w:rsidRPr="005C7F7F">
              <w:rPr>
                <w:sz w:val="18"/>
                <w:szCs w:val="18"/>
              </w:rPr>
              <w:t>2,52</w:t>
            </w:r>
          </w:p>
        </w:tc>
        <w:tc>
          <w:tcPr>
            <w:tcW w:w="755" w:type="dxa"/>
            <w:noWrap/>
            <w:hideMark/>
          </w:tcPr>
          <w:p w14:paraId="05BDC4FE" w14:textId="77777777" w:rsidR="00A20704" w:rsidRPr="005C7F7F" w:rsidRDefault="00A20704" w:rsidP="006A7E58">
            <w:pPr>
              <w:jc w:val="center"/>
              <w:rPr>
                <w:sz w:val="18"/>
                <w:szCs w:val="18"/>
              </w:rPr>
            </w:pPr>
            <w:r w:rsidRPr="005C7F7F">
              <w:rPr>
                <w:sz w:val="18"/>
                <w:szCs w:val="18"/>
              </w:rPr>
              <w:t>(0,5)</w:t>
            </w:r>
          </w:p>
        </w:tc>
        <w:tc>
          <w:tcPr>
            <w:tcW w:w="749" w:type="dxa"/>
            <w:noWrap/>
            <w:hideMark/>
          </w:tcPr>
          <w:p w14:paraId="5C3B04B6" w14:textId="77777777" w:rsidR="00A20704" w:rsidRPr="005C7F7F" w:rsidRDefault="00A20704" w:rsidP="006A7E58">
            <w:pPr>
              <w:jc w:val="center"/>
              <w:rPr>
                <w:sz w:val="18"/>
                <w:szCs w:val="18"/>
              </w:rPr>
            </w:pPr>
            <w:r w:rsidRPr="005C7F7F">
              <w:rPr>
                <w:sz w:val="18"/>
                <w:szCs w:val="18"/>
              </w:rPr>
              <w:t>8,89</w:t>
            </w:r>
          </w:p>
        </w:tc>
        <w:tc>
          <w:tcPr>
            <w:tcW w:w="815" w:type="dxa"/>
            <w:noWrap/>
            <w:hideMark/>
          </w:tcPr>
          <w:p w14:paraId="5F309C0C" w14:textId="77777777" w:rsidR="00A20704" w:rsidRPr="005C7F7F" w:rsidRDefault="00A20704" w:rsidP="006A7E58">
            <w:pPr>
              <w:jc w:val="center"/>
              <w:rPr>
                <w:sz w:val="18"/>
                <w:szCs w:val="18"/>
              </w:rPr>
            </w:pPr>
            <w:r w:rsidRPr="005C7F7F">
              <w:rPr>
                <w:sz w:val="18"/>
                <w:szCs w:val="18"/>
              </w:rPr>
              <w:t>(4,92)</w:t>
            </w:r>
          </w:p>
        </w:tc>
        <w:tc>
          <w:tcPr>
            <w:tcW w:w="657" w:type="dxa"/>
            <w:noWrap/>
            <w:hideMark/>
          </w:tcPr>
          <w:p w14:paraId="66DF61B5" w14:textId="77777777" w:rsidR="00A20704" w:rsidRPr="005C7F7F" w:rsidRDefault="00A20704" w:rsidP="006A7E58">
            <w:pPr>
              <w:jc w:val="center"/>
              <w:rPr>
                <w:sz w:val="18"/>
                <w:szCs w:val="18"/>
              </w:rPr>
            </w:pPr>
            <w:r w:rsidRPr="005C7F7F">
              <w:rPr>
                <w:sz w:val="18"/>
                <w:szCs w:val="18"/>
              </w:rPr>
              <w:t>3,63</w:t>
            </w:r>
          </w:p>
        </w:tc>
        <w:tc>
          <w:tcPr>
            <w:tcW w:w="737" w:type="dxa"/>
            <w:tcBorders>
              <w:right w:val="single" w:sz="4" w:space="0" w:color="auto"/>
            </w:tcBorders>
            <w:noWrap/>
            <w:hideMark/>
          </w:tcPr>
          <w:p w14:paraId="22B4456E" w14:textId="77777777" w:rsidR="00A20704" w:rsidRPr="005C7F7F" w:rsidRDefault="00A20704" w:rsidP="006A7E58">
            <w:pPr>
              <w:jc w:val="center"/>
              <w:rPr>
                <w:sz w:val="18"/>
                <w:szCs w:val="18"/>
              </w:rPr>
            </w:pPr>
            <w:r w:rsidRPr="005C7F7F">
              <w:rPr>
                <w:sz w:val="18"/>
                <w:szCs w:val="18"/>
              </w:rPr>
              <w:t>(1,05)</w:t>
            </w:r>
          </w:p>
        </w:tc>
        <w:tc>
          <w:tcPr>
            <w:tcW w:w="839" w:type="dxa"/>
            <w:tcBorders>
              <w:left w:val="single" w:sz="4" w:space="0" w:color="auto"/>
              <w:right w:val="single" w:sz="4" w:space="0" w:color="auto"/>
            </w:tcBorders>
            <w:noWrap/>
            <w:hideMark/>
          </w:tcPr>
          <w:p w14:paraId="78D85D48" w14:textId="77777777" w:rsidR="00A20704" w:rsidRPr="005C7F7F" w:rsidRDefault="00A20704" w:rsidP="006A7E58">
            <w:pPr>
              <w:jc w:val="center"/>
              <w:rPr>
                <w:sz w:val="18"/>
                <w:szCs w:val="18"/>
              </w:rPr>
            </w:pPr>
            <w:r w:rsidRPr="005C7F7F">
              <w:rPr>
                <w:sz w:val="18"/>
                <w:szCs w:val="18"/>
              </w:rPr>
              <w:t>52</w:t>
            </w:r>
          </w:p>
        </w:tc>
        <w:tc>
          <w:tcPr>
            <w:tcW w:w="744" w:type="dxa"/>
            <w:tcBorders>
              <w:left w:val="single" w:sz="4" w:space="0" w:color="auto"/>
            </w:tcBorders>
            <w:noWrap/>
            <w:hideMark/>
          </w:tcPr>
          <w:p w14:paraId="1F7F8892" w14:textId="77777777" w:rsidR="00A20704" w:rsidRPr="005C7F7F" w:rsidRDefault="00A20704" w:rsidP="006A7E58">
            <w:pPr>
              <w:jc w:val="center"/>
              <w:rPr>
                <w:sz w:val="18"/>
                <w:szCs w:val="18"/>
              </w:rPr>
            </w:pPr>
            <w:r w:rsidRPr="005C7F7F">
              <w:rPr>
                <w:sz w:val="18"/>
                <w:szCs w:val="18"/>
              </w:rPr>
              <w:t>0</w:t>
            </w:r>
          </w:p>
        </w:tc>
        <w:tc>
          <w:tcPr>
            <w:tcW w:w="756" w:type="dxa"/>
            <w:noWrap/>
            <w:hideMark/>
          </w:tcPr>
          <w:p w14:paraId="7AA714CA" w14:textId="77777777" w:rsidR="00A20704" w:rsidRPr="005C7F7F" w:rsidRDefault="00A20704" w:rsidP="006A7E58">
            <w:pPr>
              <w:jc w:val="center"/>
              <w:rPr>
                <w:sz w:val="18"/>
                <w:szCs w:val="18"/>
              </w:rPr>
            </w:pPr>
            <w:r w:rsidRPr="005C7F7F">
              <w:rPr>
                <w:sz w:val="18"/>
                <w:szCs w:val="18"/>
              </w:rPr>
              <w:t>15</w:t>
            </w:r>
          </w:p>
        </w:tc>
        <w:tc>
          <w:tcPr>
            <w:tcW w:w="805" w:type="dxa"/>
            <w:noWrap/>
            <w:hideMark/>
          </w:tcPr>
          <w:p w14:paraId="76D57BB8" w14:textId="77777777" w:rsidR="00A20704" w:rsidRPr="005C7F7F" w:rsidRDefault="00A20704" w:rsidP="006A7E58">
            <w:pPr>
              <w:jc w:val="center"/>
              <w:rPr>
                <w:sz w:val="18"/>
                <w:szCs w:val="18"/>
              </w:rPr>
            </w:pPr>
            <w:r w:rsidRPr="005C7F7F">
              <w:rPr>
                <w:sz w:val="18"/>
                <w:szCs w:val="18"/>
              </w:rPr>
              <w:t>37</w:t>
            </w:r>
          </w:p>
        </w:tc>
      </w:tr>
      <w:tr w:rsidR="00685699" w:rsidRPr="00A20704" w14:paraId="7C24C1C8" w14:textId="77777777" w:rsidTr="00685699">
        <w:trPr>
          <w:trHeight w:val="300"/>
        </w:trPr>
        <w:tc>
          <w:tcPr>
            <w:tcW w:w="743" w:type="dxa"/>
            <w:tcBorders>
              <w:bottom w:val="single" w:sz="4" w:space="0" w:color="auto"/>
            </w:tcBorders>
            <w:noWrap/>
            <w:hideMark/>
          </w:tcPr>
          <w:p w14:paraId="2E1E8BB1" w14:textId="77777777" w:rsidR="00A20704" w:rsidRPr="005C7F7F" w:rsidRDefault="00A20704" w:rsidP="006A7E58">
            <w:pPr>
              <w:jc w:val="center"/>
              <w:rPr>
                <w:sz w:val="18"/>
                <w:szCs w:val="18"/>
              </w:rPr>
            </w:pPr>
            <w:r w:rsidRPr="005C7F7F">
              <w:rPr>
                <w:sz w:val="18"/>
                <w:szCs w:val="18"/>
              </w:rPr>
              <w:t>15</w:t>
            </w:r>
          </w:p>
        </w:tc>
        <w:tc>
          <w:tcPr>
            <w:tcW w:w="1289" w:type="dxa"/>
            <w:tcBorders>
              <w:bottom w:val="single" w:sz="4" w:space="0" w:color="auto"/>
              <w:right w:val="single" w:sz="4" w:space="0" w:color="auto"/>
            </w:tcBorders>
            <w:noWrap/>
            <w:hideMark/>
          </w:tcPr>
          <w:p w14:paraId="64E1D9BE" w14:textId="77777777" w:rsidR="00A20704" w:rsidRPr="005C7F7F" w:rsidRDefault="00A20704" w:rsidP="00A20704">
            <w:pPr>
              <w:jc w:val="left"/>
              <w:rPr>
                <w:sz w:val="18"/>
                <w:szCs w:val="18"/>
              </w:rPr>
            </w:pPr>
            <w:r w:rsidRPr="005C7F7F">
              <w:rPr>
                <w:sz w:val="18"/>
                <w:szCs w:val="18"/>
              </w:rPr>
              <w:t>Navarre</w:t>
            </w:r>
          </w:p>
        </w:tc>
        <w:tc>
          <w:tcPr>
            <w:tcW w:w="731" w:type="dxa"/>
            <w:tcBorders>
              <w:left w:val="single" w:sz="4" w:space="0" w:color="auto"/>
              <w:bottom w:val="single" w:sz="4" w:space="0" w:color="auto"/>
            </w:tcBorders>
            <w:noWrap/>
            <w:hideMark/>
          </w:tcPr>
          <w:p w14:paraId="476B4310" w14:textId="77777777" w:rsidR="00A20704" w:rsidRPr="005C7F7F" w:rsidRDefault="00A20704" w:rsidP="00A20704">
            <w:pPr>
              <w:jc w:val="left"/>
              <w:rPr>
                <w:sz w:val="18"/>
                <w:szCs w:val="18"/>
              </w:rPr>
            </w:pPr>
            <w:r w:rsidRPr="005C7F7F">
              <w:rPr>
                <w:sz w:val="18"/>
                <w:szCs w:val="18"/>
              </w:rPr>
              <w:t>492,91</w:t>
            </w:r>
          </w:p>
        </w:tc>
        <w:tc>
          <w:tcPr>
            <w:tcW w:w="753" w:type="dxa"/>
            <w:tcBorders>
              <w:bottom w:val="single" w:sz="4" w:space="0" w:color="auto"/>
            </w:tcBorders>
            <w:noWrap/>
            <w:hideMark/>
          </w:tcPr>
          <w:p w14:paraId="78F88C02" w14:textId="77777777" w:rsidR="00A20704" w:rsidRPr="005C7F7F" w:rsidRDefault="00A20704" w:rsidP="006A7E58">
            <w:pPr>
              <w:jc w:val="center"/>
              <w:rPr>
                <w:sz w:val="18"/>
                <w:szCs w:val="18"/>
              </w:rPr>
            </w:pPr>
            <w:r w:rsidRPr="005C7F7F">
              <w:rPr>
                <w:sz w:val="18"/>
                <w:szCs w:val="18"/>
              </w:rPr>
              <w:t>(35,72)</w:t>
            </w:r>
          </w:p>
        </w:tc>
        <w:tc>
          <w:tcPr>
            <w:tcW w:w="731" w:type="dxa"/>
            <w:tcBorders>
              <w:bottom w:val="single" w:sz="4" w:space="0" w:color="auto"/>
            </w:tcBorders>
            <w:noWrap/>
            <w:hideMark/>
          </w:tcPr>
          <w:p w14:paraId="722028B4" w14:textId="77777777" w:rsidR="00A20704" w:rsidRPr="005C7F7F" w:rsidRDefault="00A20704" w:rsidP="006A7E58">
            <w:pPr>
              <w:jc w:val="center"/>
              <w:rPr>
                <w:sz w:val="18"/>
                <w:szCs w:val="18"/>
              </w:rPr>
            </w:pPr>
            <w:r w:rsidRPr="005C7F7F">
              <w:rPr>
                <w:sz w:val="18"/>
                <w:szCs w:val="18"/>
              </w:rPr>
              <w:t>502,96</w:t>
            </w:r>
          </w:p>
        </w:tc>
        <w:tc>
          <w:tcPr>
            <w:tcW w:w="755" w:type="dxa"/>
            <w:tcBorders>
              <w:bottom w:val="single" w:sz="4" w:space="0" w:color="auto"/>
            </w:tcBorders>
            <w:noWrap/>
            <w:hideMark/>
          </w:tcPr>
          <w:p w14:paraId="56C66485" w14:textId="77777777" w:rsidR="00A20704" w:rsidRPr="005C7F7F" w:rsidRDefault="00A20704" w:rsidP="006A7E58">
            <w:pPr>
              <w:jc w:val="center"/>
              <w:rPr>
                <w:sz w:val="18"/>
                <w:szCs w:val="18"/>
              </w:rPr>
            </w:pPr>
            <w:r w:rsidRPr="005C7F7F">
              <w:rPr>
                <w:sz w:val="18"/>
                <w:szCs w:val="18"/>
              </w:rPr>
              <w:t>(35,03)</w:t>
            </w:r>
          </w:p>
        </w:tc>
        <w:tc>
          <w:tcPr>
            <w:tcW w:w="733" w:type="dxa"/>
            <w:tcBorders>
              <w:bottom w:val="single" w:sz="4" w:space="0" w:color="auto"/>
            </w:tcBorders>
            <w:noWrap/>
            <w:hideMark/>
          </w:tcPr>
          <w:p w14:paraId="140B2826" w14:textId="77777777" w:rsidR="00A20704" w:rsidRPr="005C7F7F" w:rsidRDefault="00A20704" w:rsidP="006A7E58">
            <w:pPr>
              <w:jc w:val="center"/>
              <w:rPr>
                <w:sz w:val="18"/>
                <w:szCs w:val="18"/>
              </w:rPr>
            </w:pPr>
            <w:r w:rsidRPr="005C7F7F">
              <w:rPr>
                <w:sz w:val="18"/>
                <w:szCs w:val="18"/>
              </w:rPr>
              <w:t>472,72</w:t>
            </w:r>
          </w:p>
        </w:tc>
        <w:tc>
          <w:tcPr>
            <w:tcW w:w="755" w:type="dxa"/>
            <w:tcBorders>
              <w:bottom w:val="single" w:sz="4" w:space="0" w:color="auto"/>
              <w:right w:val="single" w:sz="4" w:space="0" w:color="auto"/>
            </w:tcBorders>
            <w:noWrap/>
            <w:hideMark/>
          </w:tcPr>
          <w:p w14:paraId="0B0FE784" w14:textId="77777777" w:rsidR="00A20704" w:rsidRPr="005C7F7F" w:rsidRDefault="00A20704" w:rsidP="006A7E58">
            <w:pPr>
              <w:jc w:val="center"/>
              <w:rPr>
                <w:sz w:val="18"/>
                <w:szCs w:val="18"/>
              </w:rPr>
            </w:pPr>
            <w:r w:rsidRPr="005C7F7F">
              <w:rPr>
                <w:sz w:val="18"/>
                <w:szCs w:val="18"/>
              </w:rPr>
              <w:t>(43,18)</w:t>
            </w:r>
          </w:p>
        </w:tc>
        <w:tc>
          <w:tcPr>
            <w:tcW w:w="657" w:type="dxa"/>
            <w:tcBorders>
              <w:left w:val="single" w:sz="4" w:space="0" w:color="auto"/>
              <w:bottom w:val="single" w:sz="4" w:space="0" w:color="auto"/>
            </w:tcBorders>
            <w:noWrap/>
            <w:hideMark/>
          </w:tcPr>
          <w:p w14:paraId="7C315EC8" w14:textId="77777777" w:rsidR="00A20704" w:rsidRPr="005C7F7F" w:rsidRDefault="00A20704" w:rsidP="006A7E58">
            <w:pPr>
              <w:jc w:val="center"/>
              <w:rPr>
                <w:sz w:val="18"/>
                <w:szCs w:val="18"/>
              </w:rPr>
            </w:pPr>
            <w:r w:rsidRPr="005C7F7F">
              <w:rPr>
                <w:sz w:val="18"/>
                <w:szCs w:val="18"/>
              </w:rPr>
              <w:t>2,91</w:t>
            </w:r>
          </w:p>
        </w:tc>
        <w:tc>
          <w:tcPr>
            <w:tcW w:w="755" w:type="dxa"/>
            <w:tcBorders>
              <w:bottom w:val="single" w:sz="4" w:space="0" w:color="auto"/>
            </w:tcBorders>
            <w:noWrap/>
            <w:hideMark/>
          </w:tcPr>
          <w:p w14:paraId="0D0E28D4" w14:textId="77777777" w:rsidR="00A20704" w:rsidRPr="005C7F7F" w:rsidRDefault="00A20704" w:rsidP="006A7E58">
            <w:pPr>
              <w:jc w:val="center"/>
              <w:rPr>
                <w:sz w:val="18"/>
                <w:szCs w:val="18"/>
              </w:rPr>
            </w:pPr>
            <w:r w:rsidRPr="005C7F7F">
              <w:rPr>
                <w:sz w:val="18"/>
                <w:szCs w:val="18"/>
              </w:rPr>
              <w:t>(0,46)</w:t>
            </w:r>
          </w:p>
        </w:tc>
        <w:tc>
          <w:tcPr>
            <w:tcW w:w="749" w:type="dxa"/>
            <w:tcBorders>
              <w:bottom w:val="single" w:sz="4" w:space="0" w:color="auto"/>
            </w:tcBorders>
            <w:noWrap/>
            <w:hideMark/>
          </w:tcPr>
          <w:p w14:paraId="7340FE64" w14:textId="77777777" w:rsidR="00A20704" w:rsidRPr="005C7F7F" w:rsidRDefault="00A20704" w:rsidP="006A7E58">
            <w:pPr>
              <w:jc w:val="center"/>
              <w:rPr>
                <w:sz w:val="18"/>
                <w:szCs w:val="18"/>
              </w:rPr>
            </w:pPr>
            <w:r w:rsidRPr="005C7F7F">
              <w:rPr>
                <w:sz w:val="18"/>
                <w:szCs w:val="18"/>
              </w:rPr>
              <w:t>11,44</w:t>
            </w:r>
          </w:p>
        </w:tc>
        <w:tc>
          <w:tcPr>
            <w:tcW w:w="815" w:type="dxa"/>
            <w:tcBorders>
              <w:bottom w:val="single" w:sz="4" w:space="0" w:color="auto"/>
            </w:tcBorders>
            <w:noWrap/>
            <w:hideMark/>
          </w:tcPr>
          <w:p w14:paraId="1F6C3712" w14:textId="77777777" w:rsidR="00A20704" w:rsidRPr="005C7F7F" w:rsidRDefault="00A20704" w:rsidP="006A7E58">
            <w:pPr>
              <w:jc w:val="center"/>
              <w:rPr>
                <w:sz w:val="18"/>
                <w:szCs w:val="18"/>
              </w:rPr>
            </w:pPr>
            <w:r w:rsidRPr="005C7F7F">
              <w:rPr>
                <w:sz w:val="18"/>
                <w:szCs w:val="18"/>
              </w:rPr>
              <w:t>(10,25)</w:t>
            </w:r>
          </w:p>
        </w:tc>
        <w:tc>
          <w:tcPr>
            <w:tcW w:w="657" w:type="dxa"/>
            <w:tcBorders>
              <w:bottom w:val="single" w:sz="4" w:space="0" w:color="auto"/>
            </w:tcBorders>
            <w:noWrap/>
            <w:hideMark/>
          </w:tcPr>
          <w:p w14:paraId="15896105" w14:textId="77777777" w:rsidR="00A20704" w:rsidRPr="005C7F7F" w:rsidRDefault="00A20704" w:rsidP="006A7E58">
            <w:pPr>
              <w:jc w:val="center"/>
              <w:rPr>
                <w:sz w:val="18"/>
                <w:szCs w:val="18"/>
              </w:rPr>
            </w:pPr>
            <w:r w:rsidRPr="005C7F7F">
              <w:rPr>
                <w:sz w:val="18"/>
                <w:szCs w:val="18"/>
              </w:rPr>
              <w:t>4,11</w:t>
            </w:r>
          </w:p>
        </w:tc>
        <w:tc>
          <w:tcPr>
            <w:tcW w:w="737" w:type="dxa"/>
            <w:tcBorders>
              <w:bottom w:val="single" w:sz="4" w:space="0" w:color="auto"/>
              <w:right w:val="single" w:sz="4" w:space="0" w:color="auto"/>
            </w:tcBorders>
            <w:noWrap/>
            <w:hideMark/>
          </w:tcPr>
          <w:p w14:paraId="525BA820" w14:textId="77777777" w:rsidR="00A20704" w:rsidRPr="005C7F7F" w:rsidRDefault="00A20704" w:rsidP="006A7E58">
            <w:pPr>
              <w:jc w:val="center"/>
              <w:rPr>
                <w:sz w:val="18"/>
                <w:szCs w:val="18"/>
              </w:rPr>
            </w:pPr>
            <w:r w:rsidRPr="005C7F7F">
              <w:rPr>
                <w:sz w:val="18"/>
                <w:szCs w:val="18"/>
              </w:rPr>
              <w:t>(0,99)</w:t>
            </w:r>
          </w:p>
        </w:tc>
        <w:tc>
          <w:tcPr>
            <w:tcW w:w="839" w:type="dxa"/>
            <w:tcBorders>
              <w:left w:val="single" w:sz="4" w:space="0" w:color="auto"/>
              <w:bottom w:val="single" w:sz="4" w:space="0" w:color="auto"/>
              <w:right w:val="single" w:sz="4" w:space="0" w:color="auto"/>
            </w:tcBorders>
            <w:noWrap/>
            <w:hideMark/>
          </w:tcPr>
          <w:p w14:paraId="214DAD04" w14:textId="77777777" w:rsidR="00A20704" w:rsidRPr="005C7F7F" w:rsidRDefault="00A20704" w:rsidP="006A7E58">
            <w:pPr>
              <w:jc w:val="center"/>
              <w:rPr>
                <w:sz w:val="18"/>
                <w:szCs w:val="18"/>
              </w:rPr>
            </w:pPr>
            <w:r w:rsidRPr="005C7F7F">
              <w:rPr>
                <w:sz w:val="18"/>
                <w:szCs w:val="18"/>
              </w:rPr>
              <w:t>47</w:t>
            </w:r>
          </w:p>
        </w:tc>
        <w:tc>
          <w:tcPr>
            <w:tcW w:w="744" w:type="dxa"/>
            <w:tcBorders>
              <w:left w:val="single" w:sz="4" w:space="0" w:color="auto"/>
              <w:bottom w:val="single" w:sz="4" w:space="0" w:color="auto"/>
            </w:tcBorders>
            <w:noWrap/>
            <w:hideMark/>
          </w:tcPr>
          <w:p w14:paraId="3BF340AE" w14:textId="77777777" w:rsidR="00A20704" w:rsidRPr="005C7F7F" w:rsidRDefault="00A20704" w:rsidP="006A7E58">
            <w:pPr>
              <w:jc w:val="center"/>
              <w:rPr>
                <w:sz w:val="18"/>
                <w:szCs w:val="18"/>
              </w:rPr>
            </w:pPr>
            <w:r w:rsidRPr="005C7F7F">
              <w:rPr>
                <w:sz w:val="18"/>
                <w:szCs w:val="18"/>
              </w:rPr>
              <w:t>0</w:t>
            </w:r>
          </w:p>
        </w:tc>
        <w:tc>
          <w:tcPr>
            <w:tcW w:w="756" w:type="dxa"/>
            <w:tcBorders>
              <w:bottom w:val="single" w:sz="4" w:space="0" w:color="auto"/>
            </w:tcBorders>
            <w:noWrap/>
            <w:hideMark/>
          </w:tcPr>
          <w:p w14:paraId="7E051EF6" w14:textId="77777777" w:rsidR="00A20704" w:rsidRPr="005C7F7F" w:rsidRDefault="00A20704" w:rsidP="006A7E58">
            <w:pPr>
              <w:jc w:val="center"/>
              <w:rPr>
                <w:sz w:val="18"/>
                <w:szCs w:val="18"/>
              </w:rPr>
            </w:pPr>
            <w:r w:rsidRPr="005C7F7F">
              <w:rPr>
                <w:sz w:val="18"/>
                <w:szCs w:val="18"/>
              </w:rPr>
              <w:t>18</w:t>
            </w:r>
          </w:p>
        </w:tc>
        <w:tc>
          <w:tcPr>
            <w:tcW w:w="805" w:type="dxa"/>
            <w:tcBorders>
              <w:bottom w:val="single" w:sz="4" w:space="0" w:color="auto"/>
            </w:tcBorders>
            <w:noWrap/>
            <w:hideMark/>
          </w:tcPr>
          <w:p w14:paraId="2581B5B6" w14:textId="77777777" w:rsidR="00A20704" w:rsidRPr="005C7F7F" w:rsidRDefault="00A20704" w:rsidP="006A7E58">
            <w:pPr>
              <w:jc w:val="center"/>
              <w:rPr>
                <w:sz w:val="18"/>
                <w:szCs w:val="18"/>
              </w:rPr>
            </w:pPr>
            <w:r w:rsidRPr="005C7F7F">
              <w:rPr>
                <w:sz w:val="18"/>
                <w:szCs w:val="18"/>
              </w:rPr>
              <w:t>29</w:t>
            </w:r>
          </w:p>
        </w:tc>
      </w:tr>
      <w:tr w:rsidR="00685699" w:rsidRPr="00A20704" w14:paraId="692A185D" w14:textId="77777777" w:rsidTr="00685699">
        <w:trPr>
          <w:trHeight w:val="300"/>
        </w:trPr>
        <w:tc>
          <w:tcPr>
            <w:tcW w:w="743" w:type="dxa"/>
            <w:tcBorders>
              <w:top w:val="single" w:sz="4" w:space="0" w:color="auto"/>
            </w:tcBorders>
            <w:noWrap/>
            <w:hideMark/>
          </w:tcPr>
          <w:p w14:paraId="292B1E7A" w14:textId="77777777" w:rsidR="00A20704" w:rsidRPr="005C7F7F" w:rsidRDefault="00A20704" w:rsidP="006A7E58">
            <w:pPr>
              <w:jc w:val="center"/>
              <w:rPr>
                <w:sz w:val="18"/>
                <w:szCs w:val="18"/>
              </w:rPr>
            </w:pPr>
            <w:r w:rsidRPr="005C7F7F">
              <w:rPr>
                <w:sz w:val="18"/>
                <w:szCs w:val="18"/>
              </w:rPr>
              <w:t>16</w:t>
            </w:r>
          </w:p>
        </w:tc>
        <w:tc>
          <w:tcPr>
            <w:tcW w:w="1289" w:type="dxa"/>
            <w:tcBorders>
              <w:top w:val="single" w:sz="4" w:space="0" w:color="auto"/>
              <w:right w:val="single" w:sz="4" w:space="0" w:color="auto"/>
            </w:tcBorders>
            <w:noWrap/>
            <w:hideMark/>
          </w:tcPr>
          <w:p w14:paraId="763CFBDE" w14:textId="77777777" w:rsidR="00A20704" w:rsidRPr="005C7F7F" w:rsidRDefault="00A20704" w:rsidP="00A20704">
            <w:pPr>
              <w:jc w:val="left"/>
              <w:rPr>
                <w:sz w:val="18"/>
                <w:szCs w:val="18"/>
              </w:rPr>
            </w:pPr>
            <w:r w:rsidRPr="005C7F7F">
              <w:rPr>
                <w:sz w:val="18"/>
                <w:szCs w:val="18"/>
              </w:rPr>
              <w:t>Basque Country</w:t>
            </w:r>
          </w:p>
        </w:tc>
        <w:tc>
          <w:tcPr>
            <w:tcW w:w="731" w:type="dxa"/>
            <w:tcBorders>
              <w:top w:val="single" w:sz="4" w:space="0" w:color="auto"/>
              <w:left w:val="single" w:sz="4" w:space="0" w:color="auto"/>
            </w:tcBorders>
            <w:noWrap/>
            <w:hideMark/>
          </w:tcPr>
          <w:p w14:paraId="1C9773C7" w14:textId="77777777" w:rsidR="00A20704" w:rsidRPr="005C7F7F" w:rsidRDefault="00A20704" w:rsidP="00A20704">
            <w:pPr>
              <w:jc w:val="left"/>
              <w:rPr>
                <w:sz w:val="18"/>
                <w:szCs w:val="18"/>
              </w:rPr>
            </w:pPr>
            <w:r w:rsidRPr="005C7F7F">
              <w:rPr>
                <w:sz w:val="18"/>
                <w:szCs w:val="18"/>
              </w:rPr>
              <w:t>481,96</w:t>
            </w:r>
          </w:p>
        </w:tc>
        <w:tc>
          <w:tcPr>
            <w:tcW w:w="753" w:type="dxa"/>
            <w:tcBorders>
              <w:top w:val="single" w:sz="4" w:space="0" w:color="auto"/>
            </w:tcBorders>
            <w:noWrap/>
            <w:hideMark/>
          </w:tcPr>
          <w:p w14:paraId="79416425" w14:textId="77777777" w:rsidR="00A20704" w:rsidRPr="005C7F7F" w:rsidRDefault="00A20704" w:rsidP="006A7E58">
            <w:pPr>
              <w:jc w:val="center"/>
              <w:rPr>
                <w:sz w:val="18"/>
                <w:szCs w:val="18"/>
              </w:rPr>
            </w:pPr>
            <w:r w:rsidRPr="005C7F7F">
              <w:rPr>
                <w:sz w:val="18"/>
                <w:szCs w:val="18"/>
              </w:rPr>
              <w:t>(35,08)</w:t>
            </w:r>
          </w:p>
        </w:tc>
        <w:tc>
          <w:tcPr>
            <w:tcW w:w="731" w:type="dxa"/>
            <w:tcBorders>
              <w:top w:val="single" w:sz="4" w:space="0" w:color="auto"/>
            </w:tcBorders>
            <w:noWrap/>
            <w:hideMark/>
          </w:tcPr>
          <w:p w14:paraId="5CABCAE3" w14:textId="77777777" w:rsidR="00A20704" w:rsidRPr="005C7F7F" w:rsidRDefault="00A20704" w:rsidP="006A7E58">
            <w:pPr>
              <w:jc w:val="center"/>
              <w:rPr>
                <w:sz w:val="18"/>
                <w:szCs w:val="18"/>
              </w:rPr>
            </w:pPr>
            <w:r w:rsidRPr="005C7F7F">
              <w:rPr>
                <w:sz w:val="18"/>
                <w:szCs w:val="18"/>
              </w:rPr>
              <w:t>491,50</w:t>
            </w:r>
          </w:p>
        </w:tc>
        <w:tc>
          <w:tcPr>
            <w:tcW w:w="755" w:type="dxa"/>
            <w:tcBorders>
              <w:top w:val="single" w:sz="4" w:space="0" w:color="auto"/>
            </w:tcBorders>
            <w:noWrap/>
            <w:hideMark/>
          </w:tcPr>
          <w:p w14:paraId="45935296" w14:textId="77777777" w:rsidR="00A20704" w:rsidRPr="005C7F7F" w:rsidRDefault="00A20704" w:rsidP="006A7E58">
            <w:pPr>
              <w:jc w:val="center"/>
              <w:rPr>
                <w:sz w:val="18"/>
                <w:szCs w:val="18"/>
              </w:rPr>
            </w:pPr>
            <w:r w:rsidRPr="005C7F7F">
              <w:rPr>
                <w:sz w:val="18"/>
                <w:szCs w:val="18"/>
              </w:rPr>
              <w:t>(41,26)</w:t>
            </w:r>
          </w:p>
        </w:tc>
        <w:tc>
          <w:tcPr>
            <w:tcW w:w="733" w:type="dxa"/>
            <w:tcBorders>
              <w:top w:val="single" w:sz="4" w:space="0" w:color="auto"/>
            </w:tcBorders>
            <w:noWrap/>
            <w:hideMark/>
          </w:tcPr>
          <w:p w14:paraId="3FD42274" w14:textId="77777777" w:rsidR="00A20704" w:rsidRPr="005C7F7F" w:rsidRDefault="00A20704" w:rsidP="006A7E58">
            <w:pPr>
              <w:jc w:val="center"/>
              <w:rPr>
                <w:sz w:val="18"/>
                <w:szCs w:val="18"/>
              </w:rPr>
            </w:pPr>
            <w:r w:rsidRPr="005C7F7F">
              <w:rPr>
                <w:sz w:val="18"/>
                <w:szCs w:val="18"/>
              </w:rPr>
              <w:t>469,31</w:t>
            </w:r>
          </w:p>
        </w:tc>
        <w:tc>
          <w:tcPr>
            <w:tcW w:w="755" w:type="dxa"/>
            <w:tcBorders>
              <w:top w:val="single" w:sz="4" w:space="0" w:color="auto"/>
              <w:right w:val="single" w:sz="4" w:space="0" w:color="auto"/>
            </w:tcBorders>
            <w:noWrap/>
            <w:hideMark/>
          </w:tcPr>
          <w:p w14:paraId="483A8D70" w14:textId="77777777" w:rsidR="00A20704" w:rsidRPr="005C7F7F" w:rsidRDefault="00A20704" w:rsidP="006A7E58">
            <w:pPr>
              <w:jc w:val="center"/>
              <w:rPr>
                <w:sz w:val="18"/>
                <w:szCs w:val="18"/>
              </w:rPr>
            </w:pPr>
            <w:r w:rsidRPr="005C7F7F">
              <w:rPr>
                <w:sz w:val="18"/>
                <w:szCs w:val="18"/>
              </w:rPr>
              <w:t>(39,94)</w:t>
            </w:r>
          </w:p>
        </w:tc>
        <w:tc>
          <w:tcPr>
            <w:tcW w:w="657" w:type="dxa"/>
            <w:tcBorders>
              <w:top w:val="single" w:sz="4" w:space="0" w:color="auto"/>
              <w:left w:val="single" w:sz="4" w:space="0" w:color="auto"/>
            </w:tcBorders>
            <w:noWrap/>
            <w:hideMark/>
          </w:tcPr>
          <w:p w14:paraId="0950DE9A" w14:textId="77777777" w:rsidR="00A20704" w:rsidRPr="005C7F7F" w:rsidRDefault="00A20704" w:rsidP="006A7E58">
            <w:pPr>
              <w:jc w:val="center"/>
              <w:rPr>
                <w:sz w:val="18"/>
                <w:szCs w:val="18"/>
              </w:rPr>
            </w:pPr>
            <w:r w:rsidRPr="005C7F7F">
              <w:rPr>
                <w:sz w:val="18"/>
                <w:szCs w:val="18"/>
              </w:rPr>
              <w:t>2,89</w:t>
            </w:r>
          </w:p>
        </w:tc>
        <w:tc>
          <w:tcPr>
            <w:tcW w:w="755" w:type="dxa"/>
            <w:tcBorders>
              <w:top w:val="single" w:sz="4" w:space="0" w:color="auto"/>
            </w:tcBorders>
            <w:noWrap/>
            <w:hideMark/>
          </w:tcPr>
          <w:p w14:paraId="7E787669" w14:textId="77777777" w:rsidR="00A20704" w:rsidRPr="005C7F7F" w:rsidRDefault="00A20704" w:rsidP="006A7E58">
            <w:pPr>
              <w:jc w:val="center"/>
              <w:rPr>
                <w:sz w:val="18"/>
                <w:szCs w:val="18"/>
              </w:rPr>
            </w:pPr>
            <w:r w:rsidRPr="005C7F7F">
              <w:rPr>
                <w:sz w:val="18"/>
                <w:szCs w:val="18"/>
              </w:rPr>
              <w:t>(0,52)</w:t>
            </w:r>
          </w:p>
        </w:tc>
        <w:tc>
          <w:tcPr>
            <w:tcW w:w="749" w:type="dxa"/>
            <w:tcBorders>
              <w:top w:val="single" w:sz="4" w:space="0" w:color="auto"/>
            </w:tcBorders>
            <w:noWrap/>
            <w:hideMark/>
          </w:tcPr>
          <w:p w14:paraId="6E638A62" w14:textId="77777777" w:rsidR="00A20704" w:rsidRPr="005C7F7F" w:rsidRDefault="00A20704" w:rsidP="006A7E58">
            <w:pPr>
              <w:jc w:val="center"/>
              <w:rPr>
                <w:sz w:val="18"/>
                <w:szCs w:val="18"/>
              </w:rPr>
            </w:pPr>
            <w:r w:rsidRPr="005C7F7F">
              <w:rPr>
                <w:sz w:val="18"/>
                <w:szCs w:val="18"/>
              </w:rPr>
              <w:t>11,39</w:t>
            </w:r>
          </w:p>
        </w:tc>
        <w:tc>
          <w:tcPr>
            <w:tcW w:w="815" w:type="dxa"/>
            <w:tcBorders>
              <w:top w:val="single" w:sz="4" w:space="0" w:color="auto"/>
            </w:tcBorders>
            <w:noWrap/>
            <w:hideMark/>
          </w:tcPr>
          <w:p w14:paraId="7BC0D5B2" w14:textId="77777777" w:rsidR="00A20704" w:rsidRPr="005C7F7F" w:rsidRDefault="00A20704" w:rsidP="006A7E58">
            <w:pPr>
              <w:jc w:val="center"/>
              <w:rPr>
                <w:sz w:val="18"/>
                <w:szCs w:val="18"/>
              </w:rPr>
            </w:pPr>
            <w:r w:rsidRPr="005C7F7F">
              <w:rPr>
                <w:sz w:val="18"/>
                <w:szCs w:val="18"/>
              </w:rPr>
              <w:t>(11,76)</w:t>
            </w:r>
          </w:p>
        </w:tc>
        <w:tc>
          <w:tcPr>
            <w:tcW w:w="657" w:type="dxa"/>
            <w:tcBorders>
              <w:top w:val="single" w:sz="4" w:space="0" w:color="auto"/>
            </w:tcBorders>
            <w:noWrap/>
            <w:hideMark/>
          </w:tcPr>
          <w:p w14:paraId="2FD316DC" w14:textId="77777777" w:rsidR="00A20704" w:rsidRPr="005C7F7F" w:rsidRDefault="00A20704" w:rsidP="006A7E58">
            <w:pPr>
              <w:jc w:val="center"/>
              <w:rPr>
                <w:sz w:val="18"/>
                <w:szCs w:val="18"/>
              </w:rPr>
            </w:pPr>
            <w:r w:rsidRPr="005C7F7F">
              <w:rPr>
                <w:sz w:val="18"/>
                <w:szCs w:val="18"/>
              </w:rPr>
              <w:t>3,99</w:t>
            </w:r>
          </w:p>
        </w:tc>
        <w:tc>
          <w:tcPr>
            <w:tcW w:w="737" w:type="dxa"/>
            <w:tcBorders>
              <w:top w:val="single" w:sz="4" w:space="0" w:color="auto"/>
              <w:right w:val="single" w:sz="4" w:space="0" w:color="auto"/>
            </w:tcBorders>
            <w:noWrap/>
            <w:hideMark/>
          </w:tcPr>
          <w:p w14:paraId="5020BFE0" w14:textId="77777777" w:rsidR="00A20704" w:rsidRPr="005C7F7F" w:rsidRDefault="00A20704" w:rsidP="006A7E58">
            <w:pPr>
              <w:jc w:val="center"/>
              <w:rPr>
                <w:sz w:val="18"/>
                <w:szCs w:val="18"/>
              </w:rPr>
            </w:pPr>
            <w:r w:rsidRPr="005C7F7F">
              <w:rPr>
                <w:sz w:val="18"/>
                <w:szCs w:val="18"/>
              </w:rPr>
              <w:t>(1,02)</w:t>
            </w:r>
          </w:p>
        </w:tc>
        <w:tc>
          <w:tcPr>
            <w:tcW w:w="839" w:type="dxa"/>
            <w:tcBorders>
              <w:top w:val="single" w:sz="4" w:space="0" w:color="auto"/>
              <w:left w:val="single" w:sz="4" w:space="0" w:color="auto"/>
              <w:right w:val="single" w:sz="4" w:space="0" w:color="auto"/>
            </w:tcBorders>
            <w:noWrap/>
            <w:hideMark/>
          </w:tcPr>
          <w:p w14:paraId="136DD8EF" w14:textId="77777777" w:rsidR="00A20704" w:rsidRPr="005C7F7F" w:rsidRDefault="00A20704" w:rsidP="006A7E58">
            <w:pPr>
              <w:jc w:val="center"/>
              <w:rPr>
                <w:sz w:val="18"/>
                <w:szCs w:val="18"/>
              </w:rPr>
            </w:pPr>
            <w:r w:rsidRPr="005C7F7F">
              <w:rPr>
                <w:sz w:val="18"/>
                <w:szCs w:val="18"/>
              </w:rPr>
              <w:t>108</w:t>
            </w:r>
          </w:p>
        </w:tc>
        <w:tc>
          <w:tcPr>
            <w:tcW w:w="744" w:type="dxa"/>
            <w:tcBorders>
              <w:top w:val="single" w:sz="4" w:space="0" w:color="auto"/>
              <w:left w:val="single" w:sz="4" w:space="0" w:color="auto"/>
            </w:tcBorders>
            <w:noWrap/>
            <w:hideMark/>
          </w:tcPr>
          <w:p w14:paraId="7827F328" w14:textId="77777777" w:rsidR="00A20704" w:rsidRPr="005C7F7F" w:rsidRDefault="00A20704" w:rsidP="006A7E58">
            <w:pPr>
              <w:jc w:val="center"/>
              <w:rPr>
                <w:sz w:val="18"/>
                <w:szCs w:val="18"/>
              </w:rPr>
            </w:pPr>
            <w:r w:rsidRPr="005C7F7F">
              <w:rPr>
                <w:sz w:val="18"/>
                <w:szCs w:val="18"/>
              </w:rPr>
              <w:t>0</w:t>
            </w:r>
          </w:p>
        </w:tc>
        <w:tc>
          <w:tcPr>
            <w:tcW w:w="756" w:type="dxa"/>
            <w:tcBorders>
              <w:top w:val="single" w:sz="4" w:space="0" w:color="auto"/>
            </w:tcBorders>
            <w:noWrap/>
            <w:hideMark/>
          </w:tcPr>
          <w:p w14:paraId="2FA8376C" w14:textId="77777777" w:rsidR="00A20704" w:rsidRPr="005C7F7F" w:rsidRDefault="00A20704" w:rsidP="006A7E58">
            <w:pPr>
              <w:jc w:val="center"/>
              <w:rPr>
                <w:sz w:val="18"/>
                <w:szCs w:val="18"/>
              </w:rPr>
            </w:pPr>
            <w:r w:rsidRPr="005C7F7F">
              <w:rPr>
                <w:sz w:val="18"/>
                <w:szCs w:val="18"/>
              </w:rPr>
              <w:t>58</w:t>
            </w:r>
          </w:p>
        </w:tc>
        <w:tc>
          <w:tcPr>
            <w:tcW w:w="805" w:type="dxa"/>
            <w:tcBorders>
              <w:top w:val="single" w:sz="4" w:space="0" w:color="auto"/>
            </w:tcBorders>
            <w:noWrap/>
            <w:hideMark/>
          </w:tcPr>
          <w:p w14:paraId="636307AB" w14:textId="77777777" w:rsidR="00A20704" w:rsidRPr="005C7F7F" w:rsidRDefault="00A20704" w:rsidP="006A7E58">
            <w:pPr>
              <w:jc w:val="center"/>
              <w:rPr>
                <w:sz w:val="18"/>
                <w:szCs w:val="18"/>
              </w:rPr>
            </w:pPr>
            <w:r w:rsidRPr="005C7F7F">
              <w:rPr>
                <w:sz w:val="18"/>
                <w:szCs w:val="18"/>
              </w:rPr>
              <w:t>50</w:t>
            </w:r>
          </w:p>
        </w:tc>
      </w:tr>
      <w:tr w:rsidR="00685699" w:rsidRPr="00A20704" w14:paraId="63D2B28B" w14:textId="77777777" w:rsidTr="00685699">
        <w:trPr>
          <w:trHeight w:val="315"/>
        </w:trPr>
        <w:tc>
          <w:tcPr>
            <w:tcW w:w="743" w:type="dxa"/>
            <w:tcBorders>
              <w:bottom w:val="single" w:sz="4" w:space="0" w:color="auto"/>
            </w:tcBorders>
            <w:noWrap/>
            <w:hideMark/>
          </w:tcPr>
          <w:p w14:paraId="0EF5A18C" w14:textId="77777777" w:rsidR="00A20704" w:rsidRPr="005C7F7F" w:rsidRDefault="00A20704" w:rsidP="006A7E58">
            <w:pPr>
              <w:jc w:val="center"/>
              <w:rPr>
                <w:sz w:val="18"/>
                <w:szCs w:val="18"/>
              </w:rPr>
            </w:pPr>
            <w:r w:rsidRPr="005C7F7F">
              <w:rPr>
                <w:sz w:val="18"/>
                <w:szCs w:val="18"/>
              </w:rPr>
              <w:t>17</w:t>
            </w:r>
          </w:p>
        </w:tc>
        <w:tc>
          <w:tcPr>
            <w:tcW w:w="1289" w:type="dxa"/>
            <w:tcBorders>
              <w:bottom w:val="single" w:sz="4" w:space="0" w:color="auto"/>
              <w:right w:val="single" w:sz="4" w:space="0" w:color="auto"/>
            </w:tcBorders>
            <w:noWrap/>
            <w:hideMark/>
          </w:tcPr>
          <w:p w14:paraId="004331B5" w14:textId="77777777" w:rsidR="00A20704" w:rsidRPr="005C7F7F" w:rsidRDefault="00A20704" w:rsidP="00A20704">
            <w:pPr>
              <w:jc w:val="left"/>
              <w:rPr>
                <w:sz w:val="18"/>
                <w:szCs w:val="18"/>
              </w:rPr>
            </w:pPr>
            <w:r w:rsidRPr="005C7F7F">
              <w:rPr>
                <w:sz w:val="18"/>
                <w:szCs w:val="18"/>
              </w:rPr>
              <w:t>Valencian Community</w:t>
            </w:r>
          </w:p>
        </w:tc>
        <w:tc>
          <w:tcPr>
            <w:tcW w:w="731" w:type="dxa"/>
            <w:tcBorders>
              <w:left w:val="single" w:sz="4" w:space="0" w:color="auto"/>
              <w:bottom w:val="single" w:sz="4" w:space="0" w:color="auto"/>
            </w:tcBorders>
            <w:noWrap/>
            <w:hideMark/>
          </w:tcPr>
          <w:p w14:paraId="2CD6A8EC" w14:textId="77777777" w:rsidR="00A20704" w:rsidRPr="005C7F7F" w:rsidRDefault="00A20704" w:rsidP="00A20704">
            <w:pPr>
              <w:jc w:val="left"/>
              <w:rPr>
                <w:sz w:val="18"/>
                <w:szCs w:val="18"/>
              </w:rPr>
            </w:pPr>
            <w:r w:rsidRPr="005C7F7F">
              <w:rPr>
                <w:sz w:val="18"/>
                <w:szCs w:val="18"/>
              </w:rPr>
              <w:t>479,33</w:t>
            </w:r>
          </w:p>
        </w:tc>
        <w:tc>
          <w:tcPr>
            <w:tcW w:w="753" w:type="dxa"/>
            <w:tcBorders>
              <w:bottom w:val="single" w:sz="4" w:space="0" w:color="auto"/>
            </w:tcBorders>
            <w:noWrap/>
            <w:hideMark/>
          </w:tcPr>
          <w:p w14:paraId="421B3A1B" w14:textId="77777777" w:rsidR="00A20704" w:rsidRPr="005C7F7F" w:rsidRDefault="00A20704" w:rsidP="006A7E58">
            <w:pPr>
              <w:jc w:val="center"/>
              <w:rPr>
                <w:sz w:val="18"/>
                <w:szCs w:val="18"/>
              </w:rPr>
            </w:pPr>
            <w:r w:rsidRPr="005C7F7F">
              <w:rPr>
                <w:sz w:val="18"/>
                <w:szCs w:val="18"/>
              </w:rPr>
              <w:t>(28,66)</w:t>
            </w:r>
          </w:p>
        </w:tc>
        <w:tc>
          <w:tcPr>
            <w:tcW w:w="731" w:type="dxa"/>
            <w:tcBorders>
              <w:bottom w:val="single" w:sz="4" w:space="0" w:color="auto"/>
            </w:tcBorders>
            <w:noWrap/>
            <w:hideMark/>
          </w:tcPr>
          <w:p w14:paraId="2990F3E7" w14:textId="77777777" w:rsidR="00A20704" w:rsidRPr="005C7F7F" w:rsidRDefault="00A20704" w:rsidP="006A7E58">
            <w:pPr>
              <w:jc w:val="center"/>
              <w:rPr>
                <w:sz w:val="18"/>
                <w:szCs w:val="18"/>
              </w:rPr>
            </w:pPr>
            <w:r w:rsidRPr="005C7F7F">
              <w:rPr>
                <w:sz w:val="18"/>
                <w:szCs w:val="18"/>
              </w:rPr>
              <w:t>474,87</w:t>
            </w:r>
          </w:p>
        </w:tc>
        <w:tc>
          <w:tcPr>
            <w:tcW w:w="755" w:type="dxa"/>
            <w:tcBorders>
              <w:bottom w:val="single" w:sz="4" w:space="0" w:color="auto"/>
            </w:tcBorders>
            <w:noWrap/>
            <w:hideMark/>
          </w:tcPr>
          <w:p w14:paraId="38E9B372" w14:textId="77777777" w:rsidR="00A20704" w:rsidRPr="005C7F7F" w:rsidRDefault="00A20704" w:rsidP="006A7E58">
            <w:pPr>
              <w:jc w:val="center"/>
              <w:rPr>
                <w:sz w:val="18"/>
                <w:szCs w:val="18"/>
              </w:rPr>
            </w:pPr>
            <w:r w:rsidRPr="005C7F7F">
              <w:rPr>
                <w:sz w:val="18"/>
                <w:szCs w:val="18"/>
              </w:rPr>
              <w:t>(29,52)</w:t>
            </w:r>
          </w:p>
        </w:tc>
        <w:tc>
          <w:tcPr>
            <w:tcW w:w="733" w:type="dxa"/>
            <w:tcBorders>
              <w:bottom w:val="single" w:sz="4" w:space="0" w:color="auto"/>
            </w:tcBorders>
            <w:noWrap/>
            <w:hideMark/>
          </w:tcPr>
          <w:p w14:paraId="7895DDAC" w14:textId="77777777" w:rsidR="00A20704" w:rsidRPr="005C7F7F" w:rsidRDefault="00A20704" w:rsidP="006A7E58">
            <w:pPr>
              <w:jc w:val="center"/>
              <w:rPr>
                <w:sz w:val="18"/>
                <w:szCs w:val="18"/>
              </w:rPr>
            </w:pPr>
            <w:r w:rsidRPr="005C7F7F">
              <w:rPr>
                <w:sz w:val="18"/>
                <w:szCs w:val="18"/>
              </w:rPr>
              <w:t>474,18</w:t>
            </w:r>
          </w:p>
        </w:tc>
        <w:tc>
          <w:tcPr>
            <w:tcW w:w="755" w:type="dxa"/>
            <w:tcBorders>
              <w:bottom w:val="single" w:sz="4" w:space="0" w:color="auto"/>
              <w:right w:val="single" w:sz="4" w:space="0" w:color="auto"/>
            </w:tcBorders>
            <w:noWrap/>
            <w:hideMark/>
          </w:tcPr>
          <w:p w14:paraId="286617B5" w14:textId="77777777" w:rsidR="00A20704" w:rsidRPr="005C7F7F" w:rsidRDefault="00A20704" w:rsidP="006A7E58">
            <w:pPr>
              <w:jc w:val="center"/>
              <w:rPr>
                <w:sz w:val="18"/>
                <w:szCs w:val="18"/>
              </w:rPr>
            </w:pPr>
            <w:r w:rsidRPr="005C7F7F">
              <w:rPr>
                <w:sz w:val="18"/>
                <w:szCs w:val="18"/>
              </w:rPr>
              <w:t>(36,1)</w:t>
            </w:r>
          </w:p>
        </w:tc>
        <w:tc>
          <w:tcPr>
            <w:tcW w:w="657" w:type="dxa"/>
            <w:tcBorders>
              <w:left w:val="single" w:sz="4" w:space="0" w:color="auto"/>
              <w:bottom w:val="single" w:sz="4" w:space="0" w:color="auto"/>
            </w:tcBorders>
            <w:noWrap/>
            <w:hideMark/>
          </w:tcPr>
          <w:p w14:paraId="6FA836EB" w14:textId="77777777" w:rsidR="00A20704" w:rsidRPr="005C7F7F" w:rsidRDefault="00A20704" w:rsidP="006A7E58">
            <w:pPr>
              <w:jc w:val="center"/>
              <w:rPr>
                <w:sz w:val="18"/>
                <w:szCs w:val="18"/>
              </w:rPr>
            </w:pPr>
            <w:r w:rsidRPr="005C7F7F">
              <w:rPr>
                <w:sz w:val="18"/>
                <w:szCs w:val="18"/>
              </w:rPr>
              <w:t>2,73</w:t>
            </w:r>
          </w:p>
        </w:tc>
        <w:tc>
          <w:tcPr>
            <w:tcW w:w="755" w:type="dxa"/>
            <w:tcBorders>
              <w:bottom w:val="single" w:sz="4" w:space="0" w:color="auto"/>
            </w:tcBorders>
            <w:noWrap/>
            <w:hideMark/>
          </w:tcPr>
          <w:p w14:paraId="234FD01B" w14:textId="77777777" w:rsidR="00A20704" w:rsidRPr="005C7F7F" w:rsidRDefault="00A20704" w:rsidP="006A7E58">
            <w:pPr>
              <w:jc w:val="center"/>
              <w:rPr>
                <w:sz w:val="18"/>
                <w:szCs w:val="18"/>
              </w:rPr>
            </w:pPr>
            <w:r w:rsidRPr="005C7F7F">
              <w:rPr>
                <w:sz w:val="18"/>
                <w:szCs w:val="18"/>
              </w:rPr>
              <w:t>(0,48)</w:t>
            </w:r>
          </w:p>
        </w:tc>
        <w:tc>
          <w:tcPr>
            <w:tcW w:w="749" w:type="dxa"/>
            <w:tcBorders>
              <w:bottom w:val="single" w:sz="4" w:space="0" w:color="auto"/>
            </w:tcBorders>
            <w:noWrap/>
            <w:hideMark/>
          </w:tcPr>
          <w:p w14:paraId="47EF63AA" w14:textId="77777777" w:rsidR="00A20704" w:rsidRPr="005C7F7F" w:rsidRDefault="00A20704" w:rsidP="006A7E58">
            <w:pPr>
              <w:jc w:val="center"/>
              <w:rPr>
                <w:sz w:val="18"/>
                <w:szCs w:val="18"/>
              </w:rPr>
            </w:pPr>
            <w:r w:rsidRPr="005C7F7F">
              <w:rPr>
                <w:sz w:val="18"/>
                <w:szCs w:val="18"/>
              </w:rPr>
              <w:t>11,85</w:t>
            </w:r>
          </w:p>
        </w:tc>
        <w:tc>
          <w:tcPr>
            <w:tcW w:w="815" w:type="dxa"/>
            <w:tcBorders>
              <w:bottom w:val="single" w:sz="4" w:space="0" w:color="auto"/>
            </w:tcBorders>
            <w:noWrap/>
            <w:hideMark/>
          </w:tcPr>
          <w:p w14:paraId="45CF5204" w14:textId="77777777" w:rsidR="00A20704" w:rsidRPr="005C7F7F" w:rsidRDefault="00A20704" w:rsidP="006A7E58">
            <w:pPr>
              <w:jc w:val="center"/>
              <w:rPr>
                <w:sz w:val="18"/>
                <w:szCs w:val="18"/>
              </w:rPr>
            </w:pPr>
            <w:r w:rsidRPr="005C7F7F">
              <w:rPr>
                <w:sz w:val="18"/>
                <w:szCs w:val="18"/>
              </w:rPr>
              <w:t>(13,25)</w:t>
            </w:r>
          </w:p>
        </w:tc>
        <w:tc>
          <w:tcPr>
            <w:tcW w:w="657" w:type="dxa"/>
            <w:tcBorders>
              <w:bottom w:val="single" w:sz="4" w:space="0" w:color="auto"/>
            </w:tcBorders>
            <w:noWrap/>
            <w:hideMark/>
          </w:tcPr>
          <w:p w14:paraId="3D8A3473" w14:textId="77777777" w:rsidR="00A20704" w:rsidRPr="005C7F7F" w:rsidRDefault="00A20704" w:rsidP="006A7E58">
            <w:pPr>
              <w:jc w:val="center"/>
              <w:rPr>
                <w:sz w:val="18"/>
                <w:szCs w:val="18"/>
              </w:rPr>
            </w:pPr>
            <w:r w:rsidRPr="005C7F7F">
              <w:rPr>
                <w:sz w:val="18"/>
                <w:szCs w:val="18"/>
              </w:rPr>
              <w:t>3,82</w:t>
            </w:r>
          </w:p>
        </w:tc>
        <w:tc>
          <w:tcPr>
            <w:tcW w:w="737" w:type="dxa"/>
            <w:tcBorders>
              <w:bottom w:val="single" w:sz="4" w:space="0" w:color="auto"/>
              <w:right w:val="single" w:sz="4" w:space="0" w:color="auto"/>
            </w:tcBorders>
            <w:noWrap/>
            <w:hideMark/>
          </w:tcPr>
          <w:p w14:paraId="7A0B072D" w14:textId="77777777" w:rsidR="00A20704" w:rsidRPr="005C7F7F" w:rsidRDefault="00A20704" w:rsidP="006A7E58">
            <w:pPr>
              <w:jc w:val="center"/>
              <w:rPr>
                <w:sz w:val="18"/>
                <w:szCs w:val="18"/>
              </w:rPr>
            </w:pPr>
            <w:r w:rsidRPr="005C7F7F">
              <w:rPr>
                <w:sz w:val="18"/>
                <w:szCs w:val="18"/>
              </w:rPr>
              <w:t>(1,09)</w:t>
            </w:r>
          </w:p>
        </w:tc>
        <w:tc>
          <w:tcPr>
            <w:tcW w:w="839" w:type="dxa"/>
            <w:tcBorders>
              <w:left w:val="single" w:sz="4" w:space="0" w:color="auto"/>
              <w:bottom w:val="single" w:sz="4" w:space="0" w:color="auto"/>
              <w:right w:val="single" w:sz="4" w:space="0" w:color="auto"/>
            </w:tcBorders>
            <w:noWrap/>
            <w:hideMark/>
          </w:tcPr>
          <w:p w14:paraId="141F3CAA" w14:textId="77777777" w:rsidR="00A20704" w:rsidRPr="005C7F7F" w:rsidRDefault="00A20704" w:rsidP="006A7E58">
            <w:pPr>
              <w:jc w:val="center"/>
              <w:rPr>
                <w:sz w:val="18"/>
                <w:szCs w:val="18"/>
              </w:rPr>
            </w:pPr>
            <w:r w:rsidRPr="005C7F7F">
              <w:rPr>
                <w:sz w:val="18"/>
                <w:szCs w:val="18"/>
              </w:rPr>
              <w:t>51</w:t>
            </w:r>
          </w:p>
        </w:tc>
        <w:tc>
          <w:tcPr>
            <w:tcW w:w="744" w:type="dxa"/>
            <w:tcBorders>
              <w:left w:val="single" w:sz="4" w:space="0" w:color="auto"/>
              <w:bottom w:val="single" w:sz="4" w:space="0" w:color="auto"/>
            </w:tcBorders>
            <w:noWrap/>
            <w:hideMark/>
          </w:tcPr>
          <w:p w14:paraId="0D670E38" w14:textId="77777777" w:rsidR="00A20704" w:rsidRPr="005C7F7F" w:rsidRDefault="00A20704" w:rsidP="006A7E58">
            <w:pPr>
              <w:jc w:val="center"/>
              <w:rPr>
                <w:sz w:val="18"/>
                <w:szCs w:val="18"/>
              </w:rPr>
            </w:pPr>
            <w:r w:rsidRPr="005C7F7F">
              <w:rPr>
                <w:sz w:val="18"/>
                <w:szCs w:val="18"/>
              </w:rPr>
              <w:t>5</w:t>
            </w:r>
          </w:p>
        </w:tc>
        <w:tc>
          <w:tcPr>
            <w:tcW w:w="756" w:type="dxa"/>
            <w:tcBorders>
              <w:bottom w:val="single" w:sz="4" w:space="0" w:color="auto"/>
            </w:tcBorders>
            <w:noWrap/>
            <w:hideMark/>
          </w:tcPr>
          <w:p w14:paraId="45992042" w14:textId="77777777" w:rsidR="00A20704" w:rsidRPr="005C7F7F" w:rsidRDefault="00A20704" w:rsidP="006A7E58">
            <w:pPr>
              <w:jc w:val="center"/>
              <w:rPr>
                <w:sz w:val="18"/>
                <w:szCs w:val="18"/>
              </w:rPr>
            </w:pPr>
            <w:r w:rsidRPr="005C7F7F">
              <w:rPr>
                <w:sz w:val="18"/>
                <w:szCs w:val="18"/>
              </w:rPr>
              <w:t>14</w:t>
            </w:r>
          </w:p>
        </w:tc>
        <w:tc>
          <w:tcPr>
            <w:tcW w:w="805" w:type="dxa"/>
            <w:tcBorders>
              <w:bottom w:val="single" w:sz="4" w:space="0" w:color="auto"/>
            </w:tcBorders>
            <w:noWrap/>
            <w:hideMark/>
          </w:tcPr>
          <w:p w14:paraId="1E775A5F" w14:textId="77777777" w:rsidR="00A20704" w:rsidRPr="005C7F7F" w:rsidRDefault="00A20704" w:rsidP="006A7E58">
            <w:pPr>
              <w:keepNext/>
              <w:jc w:val="center"/>
              <w:rPr>
                <w:sz w:val="18"/>
                <w:szCs w:val="18"/>
              </w:rPr>
            </w:pPr>
            <w:r w:rsidRPr="005C7F7F">
              <w:rPr>
                <w:sz w:val="18"/>
                <w:szCs w:val="18"/>
              </w:rPr>
              <w:t>32</w:t>
            </w:r>
          </w:p>
        </w:tc>
      </w:tr>
    </w:tbl>
    <w:p w14:paraId="569E022C" w14:textId="77777777" w:rsidR="006A7E58" w:rsidRDefault="006A7E58" w:rsidP="006A7E58">
      <w:pPr>
        <w:pStyle w:val="Descripcin"/>
        <w:jc w:val="center"/>
      </w:pPr>
    </w:p>
    <w:p w14:paraId="27A47353" w14:textId="6D3325B1" w:rsidR="00712F84" w:rsidRPr="006A7E58" w:rsidRDefault="006A7E58" w:rsidP="006A7E58">
      <w:pPr>
        <w:pStyle w:val="Descripcin"/>
        <w:jc w:val="center"/>
        <w:sectPr w:rsidR="00712F84" w:rsidRPr="006A7E58" w:rsidSect="00A20704">
          <w:pgSz w:w="16838" w:h="11906" w:orient="landscape"/>
          <w:pgMar w:top="1701" w:right="1417" w:bottom="1701" w:left="1417" w:header="708" w:footer="708" w:gutter="0"/>
          <w:cols w:space="708"/>
          <w:docGrid w:linePitch="360"/>
        </w:sectPr>
      </w:pPr>
      <w:r>
        <w:t xml:space="preserve">Table </w:t>
      </w:r>
      <w:r>
        <w:fldChar w:fldCharType="begin"/>
      </w:r>
      <w:r>
        <w:instrText xml:space="preserve"> SEQ Table \* ARABIC </w:instrText>
      </w:r>
      <w:r>
        <w:fldChar w:fldCharType="separate"/>
      </w:r>
      <w:r w:rsidR="006D3795">
        <w:rPr>
          <w:noProof/>
        </w:rPr>
        <w:t>1</w:t>
      </w:r>
      <w:r>
        <w:fldChar w:fldCharType="end"/>
      </w:r>
      <w:r>
        <w:t xml:space="preserve">.  </w:t>
      </w:r>
      <w:r w:rsidRPr="006A7E58">
        <w:t>Descriptive statistics for the PISA dataset</w:t>
      </w:r>
      <w:r w:rsidR="00AD7364">
        <w:t>, Spanish schools, 2018</w:t>
      </w:r>
      <w:r>
        <w:t>.</w:t>
      </w:r>
    </w:p>
    <w:p w14:paraId="1D5CCB49" w14:textId="43937844" w:rsidR="00BE36BC" w:rsidRPr="005C1F82" w:rsidRDefault="00454911" w:rsidP="00DD0094">
      <w:pPr>
        <w:spacing w:line="360" w:lineRule="auto"/>
        <w:rPr>
          <w:rFonts w:cs="Times New Roman"/>
          <w:lang w:val="en-GB"/>
        </w:rPr>
      </w:pPr>
      <w:r w:rsidRPr="005C1F82">
        <w:rPr>
          <w:rFonts w:cs="Times New Roman"/>
        </w:rPr>
        <w:lastRenderedPageBreak/>
        <w:t>Two ML techniques have been employed</w:t>
      </w:r>
      <w:r w:rsidR="00F55834">
        <w:rPr>
          <w:rFonts w:cs="Times New Roman"/>
        </w:rPr>
        <w:t xml:space="preserve"> to classify the schools</w:t>
      </w:r>
      <w:r w:rsidRPr="005C1F82">
        <w:rPr>
          <w:rFonts w:cs="Times New Roman"/>
        </w:rPr>
        <w:t xml:space="preserve">: </w:t>
      </w:r>
      <w:r w:rsidR="00407F61">
        <w:rPr>
          <w:rFonts w:cs="Times New Roman"/>
        </w:rPr>
        <w:t>Support Vector Machines (</w:t>
      </w:r>
      <w:r w:rsidRPr="005C1F82">
        <w:rPr>
          <w:rFonts w:cs="Times New Roman"/>
        </w:rPr>
        <w:t>SVM</w:t>
      </w:r>
      <w:r w:rsidR="00407F61">
        <w:rPr>
          <w:rFonts w:cs="Times New Roman"/>
        </w:rPr>
        <w:t>)</w:t>
      </w:r>
      <w:r w:rsidRPr="005C1F82">
        <w:rPr>
          <w:rFonts w:cs="Times New Roman"/>
        </w:rPr>
        <w:t xml:space="preserve"> with a polynomial kernel </w:t>
      </w:r>
      <w:r w:rsidR="00F31AC3" w:rsidRPr="005C1F82">
        <w:rPr>
          <w:rFonts w:cs="Times New Roman"/>
        </w:rPr>
        <w:t>(</w:t>
      </w:r>
      <w:proofErr w:type="spellStart"/>
      <w:r w:rsidR="00F31AC3" w:rsidRPr="005C1F82">
        <w:rPr>
          <w:rFonts w:cs="Times New Roman"/>
        </w:rPr>
        <w:t>Karatzoglou</w:t>
      </w:r>
      <w:proofErr w:type="spellEnd"/>
      <w:r w:rsidR="00F31AC3" w:rsidRPr="005C1F82">
        <w:rPr>
          <w:rFonts w:cs="Times New Roman"/>
        </w:rPr>
        <w:t xml:space="preserve"> et al. 2004) </w:t>
      </w:r>
      <w:r w:rsidRPr="005C1F82">
        <w:rPr>
          <w:rFonts w:cs="Times New Roman"/>
        </w:rPr>
        <w:t>and neural networks</w:t>
      </w:r>
      <w:r w:rsidR="00407F61">
        <w:rPr>
          <w:rFonts w:cs="Times New Roman"/>
        </w:rPr>
        <w:t xml:space="preserve"> (NN)</w:t>
      </w:r>
      <w:r w:rsidR="00F31AC3" w:rsidRPr="005C1F82">
        <w:rPr>
          <w:rFonts w:cs="Times New Roman"/>
        </w:rPr>
        <w:t xml:space="preserve"> </w:t>
      </w:r>
      <w:r w:rsidRPr="005C1F82">
        <w:rPr>
          <w:rFonts w:cs="Times New Roman"/>
        </w:rPr>
        <w:t>with a hidden layer</w:t>
      </w:r>
      <w:r w:rsidR="00407F61">
        <w:rPr>
          <w:rFonts w:cs="Times New Roman"/>
        </w:rPr>
        <w:t xml:space="preserve"> </w:t>
      </w:r>
      <w:r w:rsidR="00407F61" w:rsidRPr="005C1F82">
        <w:rPr>
          <w:rFonts w:cs="Times New Roman"/>
        </w:rPr>
        <w:t>(Venables and Ripley, 2002)</w:t>
      </w:r>
      <w:r w:rsidR="0078015D" w:rsidRPr="005C1F82">
        <w:rPr>
          <w:rFonts w:cs="Times New Roman"/>
        </w:rPr>
        <w:t>.</w:t>
      </w:r>
      <w:r w:rsidR="00407F61">
        <w:rPr>
          <w:rFonts w:cs="Times New Roman"/>
        </w:rPr>
        <w:t xml:space="preserve"> </w:t>
      </w:r>
      <w:r w:rsidR="0078015D" w:rsidRPr="005C1F82">
        <w:rPr>
          <w:rFonts w:cs="Times New Roman"/>
        </w:rPr>
        <w:t xml:space="preserve"> </w:t>
      </w:r>
      <w:r w:rsidRPr="005C1F82">
        <w:rPr>
          <w:rFonts w:cs="Times New Roman"/>
        </w:rPr>
        <w:t xml:space="preserve">A grid is defined with selected hyperparameters for SVM model </w:t>
      </w:r>
      <w:r w:rsidR="00D022AA" w:rsidRPr="005C1F82">
        <w:rPr>
          <w:rFonts w:cs="Times New Roman"/>
        </w:rPr>
        <w:t>tunning</w:t>
      </w:r>
      <w:r w:rsidRPr="005C1F82">
        <w:rPr>
          <w:rFonts w:cs="Times New Roman"/>
        </w:rPr>
        <w:t>:</w:t>
      </w:r>
      <w:r w:rsidR="00B973EF" w:rsidRPr="005C1F82">
        <w:rPr>
          <w:rFonts w:cs="Times New Roman"/>
        </w:rPr>
        <w:t xml:space="preserve"> </w:t>
      </w:r>
      <m:oMath>
        <m:r>
          <w:rPr>
            <w:rFonts w:ascii="Cambria Math" w:hAnsi="Cambria Math" w:cs="Times New Roman"/>
          </w:rPr>
          <m:t>degree (1, 2, 3, 4 and 5)</m:t>
        </m:r>
      </m:oMath>
      <w:r w:rsidR="00B973EF" w:rsidRPr="005C1F82">
        <w:rPr>
          <w:rFonts w:eastAsiaTheme="minorEastAsia" w:cs="Times New Roman"/>
        </w:rPr>
        <w:t xml:space="preserve">, </w:t>
      </w:r>
      <m:oMath>
        <m:r>
          <w:rPr>
            <w:rFonts w:ascii="Cambria Math" w:eastAsiaTheme="minorEastAsia" w:hAnsi="Cambria Math" w:cs="Times New Roman"/>
          </w:rPr>
          <m:t>data scaling (0.01, 0.1, 1, 10 and 100)</m:t>
        </m:r>
      </m:oMath>
      <w:r w:rsidR="00B973EF" w:rsidRPr="005C1F82">
        <w:rPr>
          <w:rFonts w:eastAsiaTheme="minorEastAsia" w:cs="Times New Roman"/>
        </w:rPr>
        <w:t xml:space="preserve"> and </w:t>
      </w:r>
      <m:oMath>
        <m:r>
          <w:rPr>
            <w:rFonts w:ascii="Cambria Math" w:eastAsiaTheme="minorEastAsia" w:hAnsi="Cambria Math" w:cs="Times New Roman"/>
          </w:rPr>
          <m:t>cost (0.001, 0.1, 1, 10 and 100)</m:t>
        </m:r>
      </m:oMath>
      <w:r w:rsidRPr="005C1F82">
        <w:rPr>
          <w:rFonts w:cs="Times New Roman"/>
        </w:rPr>
        <w:t>.</w:t>
      </w:r>
      <w:r w:rsidR="0011622D" w:rsidRPr="005C1F82">
        <w:rPr>
          <w:rFonts w:cs="Times New Roman"/>
        </w:rPr>
        <w:t xml:space="preserve"> </w:t>
      </w:r>
      <w:commentRangeStart w:id="37"/>
      <w:r w:rsidR="00F31AC3" w:rsidRPr="005C1F82">
        <w:rPr>
          <w:rFonts w:cs="Times New Roman"/>
        </w:rPr>
        <w:t>For the neural network, a grid with selected hyperparameters is also defined for model fitting</w:t>
      </w:r>
      <w:r w:rsidR="00C14D00" w:rsidRPr="005C1F82">
        <w:rPr>
          <w:rFonts w:cs="Times New Roman"/>
        </w:rPr>
        <w:t>:</w:t>
      </w:r>
      <w:r w:rsidR="009F4648" w:rsidRPr="005C1F82">
        <w:rPr>
          <w:rFonts w:cs="Times New Roman"/>
          <w:lang w:val="en-GB"/>
        </w:rPr>
        <w:t xml:space="preserve"> </w:t>
      </w:r>
      <w:commentRangeEnd w:id="37"/>
      <w:r w:rsidR="006251EF">
        <w:rPr>
          <w:rStyle w:val="Refdecomentario"/>
        </w:rPr>
        <w:commentReference w:id="37"/>
      </w:r>
      <m:oMath>
        <m:r>
          <w:rPr>
            <w:rFonts w:ascii="Cambria Math" w:hAnsi="Cambria Math" w:cs="Times New Roman"/>
            <w:lang w:val="en-GB"/>
          </w:rPr>
          <m:t>size (1, 5, 10 and 20)</m:t>
        </m:r>
      </m:oMath>
      <w:r w:rsidR="00027179" w:rsidRPr="005C1F82">
        <w:rPr>
          <w:rFonts w:eastAsiaTheme="minorEastAsia" w:cs="Times New Roman"/>
          <w:lang w:val="en-GB"/>
        </w:rPr>
        <w:t xml:space="preserve"> and </w:t>
      </w:r>
      <m:oMath>
        <m:r>
          <w:rPr>
            <w:rFonts w:ascii="Cambria Math" w:eastAsiaTheme="minorEastAsia" w:hAnsi="Cambria Math" w:cs="Times New Roman"/>
            <w:lang w:val="en-GB"/>
          </w:rPr>
          <m:t>decay (0, 0.1, 0.01, 0.001, 0.0001)</m:t>
        </m:r>
      </m:oMath>
      <w:r w:rsidR="00027179" w:rsidRPr="005C1F82">
        <w:rPr>
          <w:rFonts w:eastAsiaTheme="minorEastAsia" w:cs="Times New Roman"/>
          <w:lang w:val="en-GB"/>
        </w:rPr>
        <w:t>.</w:t>
      </w:r>
      <w:r w:rsidR="00027179" w:rsidRPr="005C1F82">
        <w:rPr>
          <w:rFonts w:cs="Times New Roman"/>
          <w:lang w:val="en-GB"/>
        </w:rPr>
        <w:t xml:space="preserve"> </w:t>
      </w:r>
      <w:r w:rsidR="0011622D" w:rsidRPr="005C1F82">
        <w:rPr>
          <w:rFonts w:cs="Times New Roman"/>
        </w:rPr>
        <w:t xml:space="preserve">The best models after </w:t>
      </w:r>
      <w:r w:rsidR="00D022AA" w:rsidRPr="005C1F82">
        <w:rPr>
          <w:rFonts w:cs="Times New Roman"/>
        </w:rPr>
        <w:t>tunning</w:t>
      </w:r>
      <w:r w:rsidR="0011622D" w:rsidRPr="005C1F82">
        <w:rPr>
          <w:rFonts w:cs="Times New Roman"/>
        </w:rPr>
        <w:t xml:space="preserve"> </w:t>
      </w:r>
      <w:r w:rsidR="00D022AA" w:rsidRPr="005C1F82">
        <w:rPr>
          <w:rFonts w:cs="Times New Roman"/>
        </w:rPr>
        <w:t>were</w:t>
      </w:r>
      <w:r w:rsidR="00E40867" w:rsidRPr="005C1F82">
        <w:rPr>
          <w:rFonts w:cs="Times New Roman"/>
        </w:rPr>
        <w:t xml:space="preserve">: SVM with a polynomial kernel </w:t>
      </w:r>
      <w:r w:rsidR="00E517F9" w:rsidRPr="005C1F82">
        <w:rPr>
          <w:rFonts w:cs="Times New Roman"/>
        </w:rPr>
        <w:t>(</w:t>
      </w:r>
      <m:oMath>
        <m:r>
          <w:rPr>
            <w:rFonts w:ascii="Cambria Math" w:hAnsi="Cambria Math" w:cs="Times New Roman"/>
          </w:rPr>
          <m:t>degree=2</m:t>
        </m:r>
      </m:oMath>
      <w:r w:rsidR="00E517F9" w:rsidRPr="005C1F82">
        <w:rPr>
          <w:rFonts w:cs="Times New Roman"/>
        </w:rPr>
        <w:t xml:space="preserve">, </w:t>
      </w:r>
      <m:oMath>
        <m:r>
          <w:rPr>
            <w:rFonts w:ascii="Cambria Math" w:hAnsi="Cambria Math" w:cs="Times New Roman"/>
          </w:rPr>
          <m:t xml:space="preserve">scale=0.1 </m:t>
        </m:r>
      </m:oMath>
      <w:r w:rsidR="00E517F9" w:rsidRPr="005C1F82">
        <w:rPr>
          <w:rFonts w:cs="Times New Roman"/>
        </w:rPr>
        <w:t xml:space="preserve">y </w:t>
      </w:r>
      <m:oMath>
        <m:r>
          <w:rPr>
            <w:rFonts w:ascii="Cambria Math" w:hAnsi="Cambria Math" w:cs="Times New Roman"/>
          </w:rPr>
          <m:t>C=1</m:t>
        </m:r>
      </m:oMath>
      <w:r w:rsidR="00E517F9" w:rsidRPr="005C1F82">
        <w:rPr>
          <w:rFonts w:cs="Times New Roman"/>
        </w:rPr>
        <w:t>)</w:t>
      </w:r>
      <w:r w:rsidR="006B0F92" w:rsidRPr="005C1F82">
        <w:rPr>
          <w:rFonts w:cs="Times New Roman"/>
        </w:rPr>
        <w:t xml:space="preserve"> with a cut off </w:t>
      </w:r>
      <w:r w:rsidR="00223F1D" w:rsidRPr="005C1F82">
        <w:rPr>
          <w:rFonts w:cs="Times New Roman"/>
        </w:rPr>
        <w:t>of 0.69</w:t>
      </w:r>
      <w:r w:rsidR="004E57E1" w:rsidRPr="005C1F82">
        <w:rPr>
          <w:rFonts w:cs="Times New Roman"/>
        </w:rPr>
        <w:t xml:space="preserve"> </w:t>
      </w:r>
      <w:r w:rsidR="002C2D09" w:rsidRPr="005C1F82">
        <w:rPr>
          <w:rFonts w:cs="Times New Roman"/>
        </w:rPr>
        <w:t>and neural network</w:t>
      </w:r>
      <w:r w:rsidR="006857B5" w:rsidRPr="005C1F82">
        <w:rPr>
          <w:rFonts w:cs="Times New Roman"/>
        </w:rPr>
        <w:t xml:space="preserve"> (</w:t>
      </w:r>
      <m:oMath>
        <m:r>
          <w:rPr>
            <w:rFonts w:ascii="Cambria Math" w:hAnsi="Cambria Math" w:cs="Times New Roman"/>
          </w:rPr>
          <m:t>size=5,  decay=0.1</m:t>
        </m:r>
      </m:oMath>
      <w:r w:rsidR="006857B5" w:rsidRPr="005C1F82">
        <w:rPr>
          <w:rFonts w:cs="Times New Roman"/>
        </w:rPr>
        <w:t>) with a 24-5-1 structure</w:t>
      </w:r>
      <w:r w:rsidR="0066507F" w:rsidRPr="005C1F82">
        <w:rPr>
          <w:rFonts w:cs="Times New Roman"/>
        </w:rPr>
        <w:t xml:space="preserve"> wit</w:t>
      </w:r>
      <w:r w:rsidR="00D748B7" w:rsidRPr="005C1F82">
        <w:rPr>
          <w:rFonts w:cs="Times New Roman"/>
        </w:rPr>
        <w:t>h a cut off of</w:t>
      </w:r>
      <w:r w:rsidR="008B57AA" w:rsidRPr="005C1F82">
        <w:rPr>
          <w:rFonts w:cs="Times New Roman"/>
        </w:rPr>
        <w:t xml:space="preserve"> 0.67</w:t>
      </w:r>
      <w:r w:rsidR="006857B5" w:rsidRPr="005C1F82">
        <w:rPr>
          <w:rFonts w:cs="Times New Roman"/>
        </w:rPr>
        <w:t>.</w:t>
      </w:r>
      <w:r w:rsidR="008B57AA" w:rsidRPr="005C1F82">
        <w:rPr>
          <w:rFonts w:cs="Times New Roman"/>
        </w:rPr>
        <w:t xml:space="preserve"> </w:t>
      </w:r>
    </w:p>
    <w:p w14:paraId="45BFF515" w14:textId="77777777" w:rsidR="006857B5" w:rsidRDefault="006857B5" w:rsidP="00DD0094">
      <w:pPr>
        <w:spacing w:line="360" w:lineRule="auto"/>
      </w:pPr>
    </w:p>
    <w:p w14:paraId="2CE4AC93" w14:textId="6E63B15D" w:rsidR="00DC0029" w:rsidRPr="0088118D" w:rsidRDefault="002C2D09" w:rsidP="00687992">
      <w:pPr>
        <w:spacing w:line="360" w:lineRule="auto"/>
      </w:pPr>
      <w:r w:rsidRPr="00D022AA">
        <w:t xml:space="preserve">Subsequently, the efficiency score </w:t>
      </w:r>
      <w:r w:rsidR="00D022AA">
        <w:t>was</w:t>
      </w:r>
      <w:r w:rsidRPr="00D022AA">
        <w:t xml:space="preserve"> determined, also considering the case of </w:t>
      </w:r>
      <w:r w:rsidR="00F55834">
        <w:t xml:space="preserve">calculating </w:t>
      </w:r>
      <w:r w:rsidRPr="00D022AA">
        <w:t xml:space="preserve">super efficiency. </w:t>
      </w:r>
      <w:r w:rsidR="00E72387" w:rsidRPr="00D022AA">
        <w:t>In the case of the scores estimated by the SVM model, it was not possible to calculate the efficiency score for 8</w:t>
      </w:r>
      <w:r w:rsidR="00D022AA">
        <w:t xml:space="preserve"> out of 999 units, since we got results related to infeasibilities</w:t>
      </w:r>
      <w:r w:rsidR="00E72387" w:rsidRPr="00D022AA">
        <w:t xml:space="preserve">. </w:t>
      </w:r>
      <w:r w:rsidRPr="00D022AA">
        <w:t xml:space="preserve">The </w:t>
      </w:r>
      <w:commentRangeStart w:id="38"/>
      <w:r w:rsidR="00713872" w:rsidRPr="00BA2CFE">
        <w:rPr>
          <w:strike/>
        </w:rPr>
        <w:t>Spearmen</w:t>
      </w:r>
      <w:r w:rsidR="00713872">
        <w:t xml:space="preserve"> </w:t>
      </w:r>
      <w:r w:rsidRPr="00D022AA">
        <w:t xml:space="preserve">Pearson </w:t>
      </w:r>
      <w:commentRangeEnd w:id="38"/>
      <w:r w:rsidR="00407F61">
        <w:rPr>
          <w:rStyle w:val="Refdecomentario"/>
        </w:rPr>
        <w:commentReference w:id="38"/>
      </w:r>
      <w:r w:rsidRPr="00D022AA">
        <w:t xml:space="preserve">correlation between </w:t>
      </w:r>
      <w:r w:rsidR="006857B5" w:rsidRPr="00D022AA">
        <w:t xml:space="preserve">SVM and </w:t>
      </w:r>
      <w:r w:rsidR="00407F61">
        <w:t>NN</w:t>
      </w:r>
      <w:r w:rsidRPr="00D022AA">
        <w:t xml:space="preserve"> scores calculated according to our methodology </w:t>
      </w:r>
      <w:r w:rsidR="00D022AA">
        <w:t>is</w:t>
      </w:r>
      <w:r w:rsidRPr="00D022AA">
        <w:t xml:space="preserve"> </w:t>
      </w:r>
      <w:r w:rsidR="00752BF0" w:rsidRPr="00752BF0">
        <w:t>0.961</w:t>
      </w:r>
      <w:r w:rsidR="00407F61">
        <w:t>, showing the compatibility and robustness of both ML classification methods</w:t>
      </w:r>
      <w:r w:rsidR="00464602" w:rsidRPr="00D022AA">
        <w:t>.</w:t>
      </w:r>
      <w:r w:rsidRPr="00D022AA">
        <w:t xml:space="preserve"> </w:t>
      </w:r>
      <w:commentRangeStart w:id="39"/>
      <w:r w:rsidR="00687992">
        <w:t>It is important to note that direct comparison of DEA efficiency scores with those obtained using our novel method is not feasible due to fundamental differences in their underlying principles</w:t>
      </w:r>
      <w:commentRangeEnd w:id="39"/>
      <w:r w:rsidR="00407F61">
        <w:rPr>
          <w:rStyle w:val="Refdecomentario"/>
        </w:rPr>
        <w:commentReference w:id="39"/>
      </w:r>
      <w:r w:rsidR="00687992">
        <w:t xml:space="preserve">. Traditional DEA constructs an enveloping surface that </w:t>
      </w:r>
      <w:r w:rsidR="00407F61">
        <w:t xml:space="preserve">envelops </w:t>
      </w:r>
      <w:r w:rsidR="00687992">
        <w:t xml:space="preserve">the observed data from above, representing the production possibility frontier. Efficiency scores in DEA are then calculated based on the distance of each DMU to this frontier, indicating how much </w:t>
      </w:r>
      <w:proofErr w:type="gramStart"/>
      <w:r w:rsidR="00687992">
        <w:t>outputs</w:t>
      </w:r>
      <w:proofErr w:type="gramEnd"/>
      <w:r w:rsidR="00687992">
        <w:t xml:space="preserve"> can be proportionally increased for the DMU to become efficient. Conversely, our novel method employs a classification model to determine a separating surface between efficient and inefficient units. This separating surface does not function as an enveloping frontier but rather as a boundary that discriminates between the two classes of DMUs. Efficiency scores in our method are derived from the distance of each DMU to this separating surface, reflecting the minimal changes required for an inefficient unit to be reclassified as efficient. Thus, while DEA efficiency scores measure the degree of deviation from an optimal production frontier, our method's scores quantify the classification margin relative to the separating boundary. However, although the scores themselves are inherently different and thus incomparable, the relative ranking of the units can still provide valuable insights. To evaluate the consistency in ranking between DEA and our novel method, we can use Spearman's rank correlation coefficient. This statistical measure assesses the degree to which the rankings of the DMUs are preserved across the two methods, offering a means to compare the ordering of efficiency even if the absolute scores differ. By examining Spearman's rank correlation, we can ascertain the alignment in relative efficiency rankings and gain a better understanding of the concordance between the two approaches in evaluating DMU performance.</w:t>
      </w:r>
      <w:r w:rsidR="00F27D9C">
        <w:t xml:space="preserve"> </w:t>
      </w:r>
      <w:r w:rsidR="00E71D5E">
        <w:t>The Spearman</w:t>
      </w:r>
      <w:r w:rsidR="00B523F8">
        <w:t xml:space="preserve">’s rank correlation </w:t>
      </w:r>
      <w:r w:rsidR="006800D0">
        <w:t>between</w:t>
      </w:r>
      <w:r w:rsidR="00B523F8">
        <w:t xml:space="preserve"> SVM’s scores and </w:t>
      </w:r>
      <w:r w:rsidR="00504DB9">
        <w:t>traditional</w:t>
      </w:r>
      <w:r w:rsidR="00AA4496">
        <w:t xml:space="preserve"> DEA is </w:t>
      </w:r>
      <w:r w:rsidR="00061B65" w:rsidRPr="00061B65">
        <w:t>0.962</w:t>
      </w:r>
      <w:r w:rsidR="00061B65">
        <w:t xml:space="preserve"> and </w:t>
      </w:r>
      <w:r w:rsidR="006800D0">
        <w:lastRenderedPageBreak/>
        <w:t xml:space="preserve">between </w:t>
      </w:r>
      <w:r w:rsidR="00EA3AA9">
        <w:t>NN’s scores</w:t>
      </w:r>
      <w:r w:rsidR="00504DB9">
        <w:t xml:space="preserve"> and traditional DEA is </w:t>
      </w:r>
      <w:r w:rsidR="00504DB9" w:rsidRPr="00504DB9">
        <w:t>0.967</w:t>
      </w:r>
      <w:r w:rsidR="00504DB9">
        <w:t xml:space="preserve">. </w:t>
      </w:r>
      <w:r w:rsidR="00AA5BCC">
        <w:t xml:space="preserve">Both correlations show </w:t>
      </w:r>
      <w:r w:rsidR="00E743E4">
        <w:t xml:space="preserve">that </w:t>
      </w:r>
      <w:r w:rsidR="00771298">
        <w:t xml:space="preserve">the relationship between them </w:t>
      </w:r>
      <w:r w:rsidR="00E4184B">
        <w:t>is very high.</w:t>
      </w:r>
    </w:p>
    <w:p w14:paraId="2D212943" w14:textId="3DBD00C9" w:rsidR="006B75B5" w:rsidRPr="00A00CA6" w:rsidRDefault="006B75B5" w:rsidP="0001153A">
      <w:pPr>
        <w:spacing w:line="360" w:lineRule="auto"/>
        <w:rPr>
          <w:highlight w:val="yellow"/>
        </w:rPr>
      </w:pPr>
      <w:commentRangeStart w:id="40"/>
      <w:commentRangeStart w:id="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CC37AC" w14:paraId="63D6B9F9" w14:textId="77777777" w:rsidTr="00D022AA">
        <w:tc>
          <w:tcPr>
            <w:tcW w:w="2122" w:type="dxa"/>
            <w:tcBorders>
              <w:bottom w:val="single" w:sz="4" w:space="0" w:color="auto"/>
            </w:tcBorders>
          </w:tcPr>
          <w:p w14:paraId="33606C17" w14:textId="77777777" w:rsidR="00CC37AC" w:rsidRDefault="00CC37AC" w:rsidP="00CC37AC"/>
        </w:tc>
        <w:tc>
          <w:tcPr>
            <w:tcW w:w="711" w:type="dxa"/>
            <w:tcBorders>
              <w:bottom w:val="single" w:sz="4" w:space="0" w:color="auto"/>
            </w:tcBorders>
          </w:tcPr>
          <w:p w14:paraId="151F82A7" w14:textId="7956DB00" w:rsidR="00CC37AC" w:rsidRDefault="00CC37AC" w:rsidP="00CC37AC">
            <w:pPr>
              <w:jc w:val="center"/>
            </w:pPr>
            <w:r>
              <w:t>Min.</w:t>
            </w:r>
          </w:p>
        </w:tc>
        <w:tc>
          <w:tcPr>
            <w:tcW w:w="1276" w:type="dxa"/>
            <w:tcBorders>
              <w:bottom w:val="single" w:sz="4" w:space="0" w:color="auto"/>
            </w:tcBorders>
          </w:tcPr>
          <w:p w14:paraId="74E40167" w14:textId="141C968C" w:rsidR="00CC37AC" w:rsidRDefault="00CC37AC" w:rsidP="00CC37AC">
            <w:pPr>
              <w:jc w:val="center"/>
            </w:pPr>
            <w:r>
              <w:t xml:space="preserve">1st </w:t>
            </w:r>
            <w:proofErr w:type="spellStart"/>
            <w:r>
              <w:t>Quartil</w:t>
            </w:r>
            <w:proofErr w:type="spellEnd"/>
          </w:p>
        </w:tc>
        <w:tc>
          <w:tcPr>
            <w:tcW w:w="992" w:type="dxa"/>
            <w:tcBorders>
              <w:bottom w:val="single" w:sz="4" w:space="0" w:color="auto"/>
            </w:tcBorders>
          </w:tcPr>
          <w:p w14:paraId="6A16CA38" w14:textId="27C842F7" w:rsidR="00CC37AC" w:rsidRDefault="00CC37AC" w:rsidP="00CC37AC">
            <w:pPr>
              <w:jc w:val="center"/>
            </w:pPr>
            <w:r>
              <w:t>Median</w:t>
            </w:r>
          </w:p>
        </w:tc>
        <w:tc>
          <w:tcPr>
            <w:tcW w:w="1134" w:type="dxa"/>
            <w:tcBorders>
              <w:bottom w:val="single" w:sz="4" w:space="0" w:color="auto"/>
            </w:tcBorders>
          </w:tcPr>
          <w:p w14:paraId="0758C5A7" w14:textId="48BDC9DB" w:rsidR="00CC37AC" w:rsidRDefault="00CC37AC" w:rsidP="00CC37AC">
            <w:pPr>
              <w:jc w:val="center"/>
            </w:pPr>
            <w:r>
              <w:t>Mean</w:t>
            </w:r>
          </w:p>
        </w:tc>
        <w:tc>
          <w:tcPr>
            <w:tcW w:w="1276" w:type="dxa"/>
            <w:tcBorders>
              <w:bottom w:val="single" w:sz="4" w:space="0" w:color="auto"/>
            </w:tcBorders>
          </w:tcPr>
          <w:p w14:paraId="73A33C15" w14:textId="33F5C561" w:rsidR="00CC37AC" w:rsidRDefault="00CC37AC" w:rsidP="00CC37AC">
            <w:pPr>
              <w:jc w:val="center"/>
            </w:pPr>
            <w:r>
              <w:t xml:space="preserve">3rd </w:t>
            </w:r>
            <w:proofErr w:type="spellStart"/>
            <w:r>
              <w:t>Quartil</w:t>
            </w:r>
            <w:proofErr w:type="spellEnd"/>
          </w:p>
        </w:tc>
        <w:tc>
          <w:tcPr>
            <w:tcW w:w="986" w:type="dxa"/>
            <w:tcBorders>
              <w:bottom w:val="single" w:sz="4" w:space="0" w:color="auto"/>
            </w:tcBorders>
          </w:tcPr>
          <w:p w14:paraId="5844D61B" w14:textId="76A1E683" w:rsidR="00CC37AC" w:rsidRDefault="00CC37AC" w:rsidP="00CC37AC">
            <w:pPr>
              <w:jc w:val="center"/>
            </w:pPr>
            <w:r>
              <w:t>Max.</w:t>
            </w:r>
          </w:p>
        </w:tc>
      </w:tr>
      <w:tr w:rsidR="00CC37AC" w14:paraId="0ED4B2DA" w14:textId="77777777" w:rsidTr="00D022AA">
        <w:tc>
          <w:tcPr>
            <w:tcW w:w="2122" w:type="dxa"/>
            <w:tcBorders>
              <w:bottom w:val="single" w:sz="4" w:space="0" w:color="auto"/>
            </w:tcBorders>
          </w:tcPr>
          <w:p w14:paraId="2A931FCB" w14:textId="1EAE8D39" w:rsidR="00CC37AC" w:rsidRDefault="00CC37AC" w:rsidP="00CC37AC">
            <w:r w:rsidRPr="00CC37AC">
              <w:t>DEA radial model</w:t>
            </w:r>
          </w:p>
        </w:tc>
        <w:tc>
          <w:tcPr>
            <w:tcW w:w="711" w:type="dxa"/>
            <w:tcBorders>
              <w:bottom w:val="single" w:sz="4" w:space="0" w:color="auto"/>
            </w:tcBorders>
          </w:tcPr>
          <w:p w14:paraId="693782BD" w14:textId="23CAB306" w:rsidR="00CC37AC" w:rsidRDefault="00CC37AC" w:rsidP="00CC37AC">
            <w:pPr>
              <w:jc w:val="center"/>
            </w:pPr>
            <w:r>
              <w:t>1.00</w:t>
            </w:r>
          </w:p>
        </w:tc>
        <w:tc>
          <w:tcPr>
            <w:tcW w:w="1276" w:type="dxa"/>
            <w:tcBorders>
              <w:bottom w:val="single" w:sz="4" w:space="0" w:color="auto"/>
            </w:tcBorders>
          </w:tcPr>
          <w:p w14:paraId="119F7E41" w14:textId="1DCBE055" w:rsidR="00CC37AC" w:rsidRDefault="00CC37AC" w:rsidP="00CC37AC">
            <w:pPr>
              <w:jc w:val="center"/>
            </w:pPr>
            <w:r w:rsidRPr="00CC37AC">
              <w:t>1.058</w:t>
            </w:r>
          </w:p>
        </w:tc>
        <w:tc>
          <w:tcPr>
            <w:tcW w:w="992" w:type="dxa"/>
            <w:tcBorders>
              <w:bottom w:val="single" w:sz="4" w:space="0" w:color="auto"/>
            </w:tcBorders>
          </w:tcPr>
          <w:p w14:paraId="2EBB452D" w14:textId="53FC373D" w:rsidR="00CC37AC" w:rsidRDefault="00CC37AC" w:rsidP="00CC37AC">
            <w:pPr>
              <w:jc w:val="center"/>
            </w:pPr>
            <w:r w:rsidRPr="00CC37AC">
              <w:t>1.096</w:t>
            </w:r>
          </w:p>
        </w:tc>
        <w:tc>
          <w:tcPr>
            <w:tcW w:w="1134" w:type="dxa"/>
            <w:tcBorders>
              <w:bottom w:val="single" w:sz="4" w:space="0" w:color="auto"/>
            </w:tcBorders>
          </w:tcPr>
          <w:p w14:paraId="6159A6B6" w14:textId="4DF5C405" w:rsidR="00CC37AC" w:rsidRDefault="00CC37AC" w:rsidP="00CC37AC">
            <w:pPr>
              <w:jc w:val="center"/>
            </w:pPr>
            <w:r w:rsidRPr="00CC37AC">
              <w:t>1.101</w:t>
            </w:r>
          </w:p>
        </w:tc>
        <w:tc>
          <w:tcPr>
            <w:tcW w:w="1276" w:type="dxa"/>
            <w:tcBorders>
              <w:bottom w:val="single" w:sz="4" w:space="0" w:color="auto"/>
            </w:tcBorders>
          </w:tcPr>
          <w:p w14:paraId="475D8C61" w14:textId="6E56B2D1" w:rsidR="00CC37AC" w:rsidRDefault="00CC37AC" w:rsidP="00CC37AC">
            <w:pPr>
              <w:jc w:val="center"/>
            </w:pPr>
            <w:r w:rsidRPr="00CC37AC">
              <w:t>1.136</w:t>
            </w:r>
          </w:p>
        </w:tc>
        <w:tc>
          <w:tcPr>
            <w:tcW w:w="986" w:type="dxa"/>
            <w:tcBorders>
              <w:bottom w:val="single" w:sz="4" w:space="0" w:color="auto"/>
            </w:tcBorders>
          </w:tcPr>
          <w:p w14:paraId="6ADF2D2B" w14:textId="3D014E03" w:rsidR="00CC37AC" w:rsidRDefault="00CC37AC" w:rsidP="00CC37AC">
            <w:pPr>
              <w:jc w:val="center"/>
            </w:pPr>
            <w:r w:rsidRPr="00CC37AC">
              <w:t>1.348</w:t>
            </w:r>
          </w:p>
        </w:tc>
      </w:tr>
      <w:tr w:rsidR="00684C02" w14:paraId="14BD3407" w14:textId="77777777" w:rsidTr="00D022AA">
        <w:tc>
          <w:tcPr>
            <w:tcW w:w="2122" w:type="dxa"/>
            <w:tcBorders>
              <w:bottom w:val="single" w:sz="4" w:space="0" w:color="auto"/>
            </w:tcBorders>
          </w:tcPr>
          <w:p w14:paraId="59EBFA37" w14:textId="2C5419BE" w:rsidR="00684C02" w:rsidRPr="00CC37AC" w:rsidRDefault="00684C02" w:rsidP="00CC37AC">
            <w:r>
              <w:t>DEA super efficiency</w:t>
            </w:r>
          </w:p>
        </w:tc>
        <w:tc>
          <w:tcPr>
            <w:tcW w:w="711" w:type="dxa"/>
            <w:tcBorders>
              <w:bottom w:val="single" w:sz="4" w:space="0" w:color="auto"/>
            </w:tcBorders>
          </w:tcPr>
          <w:p w14:paraId="4CEAE519" w14:textId="0AEC8D70" w:rsidR="00684C02" w:rsidRDefault="00684C02" w:rsidP="00CC37AC">
            <w:pPr>
              <w:jc w:val="center"/>
            </w:pPr>
            <w:r>
              <w:t>0.899</w:t>
            </w:r>
          </w:p>
        </w:tc>
        <w:tc>
          <w:tcPr>
            <w:tcW w:w="1276" w:type="dxa"/>
            <w:tcBorders>
              <w:bottom w:val="single" w:sz="4" w:space="0" w:color="auto"/>
            </w:tcBorders>
          </w:tcPr>
          <w:p w14:paraId="6A63D71B" w14:textId="6B72619E" w:rsidR="00684C02" w:rsidRPr="00CC37AC" w:rsidRDefault="00684C02" w:rsidP="00CC37AC">
            <w:pPr>
              <w:jc w:val="center"/>
            </w:pPr>
            <w:r>
              <w:t>1.060</w:t>
            </w:r>
          </w:p>
        </w:tc>
        <w:tc>
          <w:tcPr>
            <w:tcW w:w="992" w:type="dxa"/>
            <w:tcBorders>
              <w:bottom w:val="single" w:sz="4" w:space="0" w:color="auto"/>
            </w:tcBorders>
          </w:tcPr>
          <w:p w14:paraId="13401DA6" w14:textId="5A8D5F0C" w:rsidR="00684C02" w:rsidRPr="00CC37AC" w:rsidRDefault="00684C02" w:rsidP="00CC37AC">
            <w:pPr>
              <w:jc w:val="center"/>
            </w:pPr>
            <w:r>
              <w:t>1.097</w:t>
            </w:r>
          </w:p>
        </w:tc>
        <w:tc>
          <w:tcPr>
            <w:tcW w:w="1134" w:type="dxa"/>
            <w:tcBorders>
              <w:bottom w:val="single" w:sz="4" w:space="0" w:color="auto"/>
            </w:tcBorders>
          </w:tcPr>
          <w:p w14:paraId="1DBE1FEE" w14:textId="7EC550A2" w:rsidR="00684C02" w:rsidRPr="00CC37AC" w:rsidRDefault="00684C02" w:rsidP="00CC37AC">
            <w:pPr>
              <w:jc w:val="center"/>
            </w:pPr>
            <w:r>
              <w:t>1.100</w:t>
            </w:r>
          </w:p>
        </w:tc>
        <w:tc>
          <w:tcPr>
            <w:tcW w:w="1276" w:type="dxa"/>
            <w:tcBorders>
              <w:bottom w:val="single" w:sz="4" w:space="0" w:color="auto"/>
            </w:tcBorders>
          </w:tcPr>
          <w:p w14:paraId="21DBB0E6" w14:textId="78702A59" w:rsidR="00684C02" w:rsidRPr="00CC37AC" w:rsidRDefault="00684C02" w:rsidP="00CC37AC">
            <w:pPr>
              <w:jc w:val="center"/>
            </w:pPr>
            <w:r>
              <w:t>1.137</w:t>
            </w:r>
          </w:p>
        </w:tc>
        <w:tc>
          <w:tcPr>
            <w:tcW w:w="986" w:type="dxa"/>
            <w:tcBorders>
              <w:bottom w:val="single" w:sz="4" w:space="0" w:color="auto"/>
            </w:tcBorders>
          </w:tcPr>
          <w:p w14:paraId="041E2D51" w14:textId="3486B1EB" w:rsidR="00684C02" w:rsidRPr="00CC37AC" w:rsidRDefault="00684C02" w:rsidP="00CC37AC">
            <w:pPr>
              <w:jc w:val="center"/>
            </w:pPr>
            <w:r>
              <w:t>1.348</w:t>
            </w:r>
          </w:p>
        </w:tc>
      </w:tr>
      <w:tr w:rsidR="00CC37AC" w14:paraId="4B0C4E06" w14:textId="77777777" w:rsidTr="00D022AA">
        <w:tc>
          <w:tcPr>
            <w:tcW w:w="2122" w:type="dxa"/>
            <w:tcBorders>
              <w:top w:val="single" w:sz="4" w:space="0" w:color="auto"/>
              <w:bottom w:val="single" w:sz="4" w:space="0" w:color="auto"/>
            </w:tcBorders>
          </w:tcPr>
          <w:p w14:paraId="5A63D33D" w14:textId="17EE2ADE" w:rsidR="00CC37AC" w:rsidRDefault="00CC37AC" w:rsidP="00CC37AC">
            <w:r>
              <w:t>SVM</w:t>
            </w:r>
          </w:p>
        </w:tc>
        <w:tc>
          <w:tcPr>
            <w:tcW w:w="711" w:type="dxa"/>
            <w:tcBorders>
              <w:top w:val="single" w:sz="4" w:space="0" w:color="auto"/>
              <w:bottom w:val="single" w:sz="4" w:space="0" w:color="auto"/>
            </w:tcBorders>
          </w:tcPr>
          <w:p w14:paraId="42ABB8C8" w14:textId="65075261" w:rsidR="00CC37AC" w:rsidRPr="0049319E" w:rsidRDefault="00CC37AC" w:rsidP="00CC37AC">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CC37AC" w:rsidRPr="00506EBA" w:rsidRDefault="00CC37AC" w:rsidP="00CC37AC">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CC37AC" w:rsidRDefault="00CC37AC" w:rsidP="00CC37AC">
            <w:pPr>
              <w:jc w:val="center"/>
            </w:pPr>
            <w:r>
              <w:t>1.075</w:t>
            </w:r>
          </w:p>
        </w:tc>
        <w:tc>
          <w:tcPr>
            <w:tcW w:w="1134" w:type="dxa"/>
            <w:tcBorders>
              <w:top w:val="single" w:sz="4" w:space="0" w:color="auto"/>
              <w:bottom w:val="single" w:sz="4" w:space="0" w:color="auto"/>
            </w:tcBorders>
          </w:tcPr>
          <w:p w14:paraId="22222A22" w14:textId="79B31055" w:rsidR="00CC37AC" w:rsidRPr="0016093A" w:rsidRDefault="00CC37AC" w:rsidP="00CC37AC">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CC37AC" w:rsidRDefault="00CC37AC" w:rsidP="00CC37AC">
            <w:pPr>
              <w:jc w:val="center"/>
            </w:pPr>
            <w:r>
              <w:t>1.115</w:t>
            </w:r>
          </w:p>
        </w:tc>
        <w:tc>
          <w:tcPr>
            <w:tcW w:w="986" w:type="dxa"/>
            <w:tcBorders>
              <w:top w:val="single" w:sz="4" w:space="0" w:color="auto"/>
              <w:bottom w:val="single" w:sz="4" w:space="0" w:color="auto"/>
            </w:tcBorders>
          </w:tcPr>
          <w:p w14:paraId="72E4B54D" w14:textId="77777777" w:rsidR="00CC37AC" w:rsidRDefault="00CC37AC" w:rsidP="00CC37AC">
            <w:pPr>
              <w:jc w:val="center"/>
            </w:pPr>
            <w:r>
              <w:t>1.305</w:t>
            </w:r>
          </w:p>
        </w:tc>
      </w:tr>
      <w:tr w:rsidR="00CC37AC" w14:paraId="7EB2CD09" w14:textId="77777777" w:rsidTr="00D022AA">
        <w:tc>
          <w:tcPr>
            <w:tcW w:w="2122" w:type="dxa"/>
            <w:tcBorders>
              <w:top w:val="single" w:sz="4" w:space="0" w:color="auto"/>
              <w:bottom w:val="single" w:sz="4" w:space="0" w:color="auto"/>
            </w:tcBorders>
          </w:tcPr>
          <w:p w14:paraId="321A0A2E" w14:textId="77777777" w:rsidR="00CC37AC" w:rsidRDefault="00CC37AC" w:rsidP="00CC37AC">
            <w:r>
              <w:t>Neuronal Network</w:t>
            </w:r>
          </w:p>
        </w:tc>
        <w:tc>
          <w:tcPr>
            <w:tcW w:w="711" w:type="dxa"/>
            <w:tcBorders>
              <w:top w:val="single" w:sz="4" w:space="0" w:color="auto"/>
              <w:bottom w:val="single" w:sz="4" w:space="0" w:color="auto"/>
            </w:tcBorders>
          </w:tcPr>
          <w:p w14:paraId="2C0563EC" w14:textId="2E16C70D" w:rsidR="00CC37AC" w:rsidRPr="00B8438D" w:rsidRDefault="00CC37AC" w:rsidP="00CC37AC">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CC37AC" w:rsidRPr="001116D7" w:rsidRDefault="00CC37AC" w:rsidP="00CC37AC">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CC37AC" w:rsidRPr="001116D7" w:rsidRDefault="00CC37AC" w:rsidP="00CC37AC">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CC37AC" w:rsidRPr="00A72CE4" w:rsidRDefault="00CC37AC" w:rsidP="00CC37AC">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CC37AC" w:rsidRPr="00A72CE4" w:rsidRDefault="00CC37AC" w:rsidP="00CC37AC">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CC37AC" w:rsidRPr="00064E12" w:rsidRDefault="00CC37AC" w:rsidP="00CC37AC">
            <w:pPr>
              <w:keepNext/>
              <w:jc w:val="center"/>
              <w:rPr>
                <w:lang w:val="es-ES"/>
              </w:rPr>
            </w:pPr>
            <w:r w:rsidRPr="00064E12">
              <w:rPr>
                <w:lang w:val="es-ES"/>
              </w:rPr>
              <w:t>1.325</w:t>
            </w:r>
          </w:p>
        </w:tc>
      </w:tr>
    </w:tbl>
    <w:commentRangeEnd w:id="40"/>
    <w:p w14:paraId="4E3CA41C" w14:textId="77777777" w:rsidR="0001153A" w:rsidRPr="008D1DE6" w:rsidRDefault="00407F61" w:rsidP="0001153A">
      <w:pPr>
        <w:pStyle w:val="Descripcin"/>
        <w:jc w:val="center"/>
        <w:rPr>
          <w:color w:val="auto"/>
        </w:rPr>
      </w:pPr>
      <w:r>
        <w:rPr>
          <w:rStyle w:val="Refdecomentario"/>
          <w:i w:val="0"/>
          <w:iCs w:val="0"/>
          <w:color w:val="auto"/>
        </w:rPr>
        <w:commentReference w:id="40"/>
      </w:r>
      <w:commentRangeEnd w:id="41"/>
      <w:r w:rsidR="00684C02">
        <w:rPr>
          <w:rStyle w:val="Refdecomentario"/>
          <w:i w:val="0"/>
          <w:iCs w:val="0"/>
          <w:color w:val="auto"/>
        </w:rPr>
        <w:commentReference w:id="41"/>
      </w:r>
    </w:p>
    <w:p w14:paraId="580FF33A" w14:textId="07124C03" w:rsidR="00BE36BC" w:rsidRPr="008D1DE6" w:rsidRDefault="0001153A" w:rsidP="0001153A">
      <w:pPr>
        <w:pStyle w:val="Descripcin"/>
        <w:jc w:val="center"/>
        <w:rPr>
          <w:color w:val="auto"/>
          <w:highlight w:val="yellow"/>
          <w:lang w:val="en-GB"/>
        </w:rPr>
      </w:pPr>
      <w:r w:rsidRPr="008D1DE6">
        <w:rPr>
          <w:color w:val="auto"/>
        </w:rPr>
        <w:t>Tabl</w:t>
      </w:r>
      <w:r w:rsidR="006B75B5" w:rsidRPr="008D1DE6">
        <w:rPr>
          <w:color w:val="auto"/>
        </w:rPr>
        <w:t>e</w:t>
      </w:r>
      <w:r w:rsidR="00D022AA" w:rsidRPr="008D1DE6">
        <w:rPr>
          <w:color w:val="auto"/>
        </w:rPr>
        <w:t xml:space="preserve"> 2</w:t>
      </w:r>
      <w:r w:rsidRPr="008D1DE6">
        <w:rPr>
          <w:color w:val="auto"/>
        </w:rPr>
        <w:t>. Descriptive statistics of the scores</w:t>
      </w:r>
      <w:r w:rsidR="00D022AA" w:rsidRPr="008D1DE6">
        <w:rPr>
          <w:color w:val="auto"/>
        </w:rPr>
        <w:t xml:space="preserve"> for SVM and NN</w:t>
      </w:r>
    </w:p>
    <w:p w14:paraId="1D334FD0" w14:textId="77777777" w:rsidR="000F2670" w:rsidRDefault="000F2670" w:rsidP="00DD0094">
      <w:pPr>
        <w:spacing w:line="360" w:lineRule="auto"/>
        <w:rPr>
          <w:highlight w:val="yellow"/>
          <w:lang w:val="en-GB"/>
        </w:rPr>
      </w:pPr>
    </w:p>
    <w:p w14:paraId="466903BE" w14:textId="1C353BA9" w:rsidR="00E73F0F" w:rsidRPr="00E73F0F" w:rsidRDefault="00E73F0F" w:rsidP="00A00CA6">
      <w:pPr>
        <w:spacing w:line="360" w:lineRule="auto"/>
        <w:rPr>
          <w:noProof/>
          <w:lang w:val="en-GB"/>
        </w:rPr>
      </w:pPr>
      <w:r w:rsidRPr="006968B4">
        <w:rPr>
          <w:noProof/>
        </w:rPr>
        <w:t xml:space="preserve">In Table </w:t>
      </w:r>
      <w:r w:rsidR="00D022AA" w:rsidRPr="006968B4">
        <w:rPr>
          <w:noProof/>
        </w:rPr>
        <w:t>2</w:t>
      </w:r>
      <w:r w:rsidRPr="006968B4">
        <w:rPr>
          <w:noProof/>
        </w:rPr>
        <w:t xml:space="preserve">, we compare the results obtained by applying the </w:t>
      </w:r>
      <w:r w:rsidR="00407F61">
        <w:rPr>
          <w:noProof/>
        </w:rPr>
        <w:t xml:space="preserve">selected </w:t>
      </w:r>
      <w:r w:rsidRPr="006968B4">
        <w:rPr>
          <w:noProof/>
        </w:rPr>
        <w:t xml:space="preserve">ML models using our methodology. </w:t>
      </w:r>
      <w:r w:rsidR="006968B4" w:rsidRPr="006968B4">
        <w:rPr>
          <w:noProof/>
        </w:rPr>
        <w:t>T</w:t>
      </w:r>
      <w:r w:rsidRPr="006968B4">
        <w:rPr>
          <w:noProof/>
        </w:rPr>
        <w:t xml:space="preserve">he median and the first quartile of the SVM and </w:t>
      </w:r>
      <w:r w:rsidR="005F6ADE">
        <w:rPr>
          <w:noProof/>
        </w:rPr>
        <w:t xml:space="preserve">NN </w:t>
      </w:r>
      <w:r w:rsidRPr="006968B4">
        <w:rPr>
          <w:noProof/>
        </w:rPr>
        <w:t>scores are identical.</w:t>
      </w:r>
      <w:r w:rsidR="006968B4">
        <w:rPr>
          <w:noProof/>
        </w:rPr>
        <w:t xml:space="preserve"> </w:t>
      </w:r>
      <w:r w:rsidR="006968B4" w:rsidRPr="006968B4">
        <w:rPr>
          <w:noProof/>
        </w:rPr>
        <w:t>The significant difference is observed in the minimum value</w:t>
      </w:r>
      <w:r w:rsidR="006968B4">
        <w:rPr>
          <w:noProof/>
        </w:rPr>
        <w:t>.</w:t>
      </w:r>
      <w:r w:rsidRPr="006968B4">
        <w:rPr>
          <w:noProof/>
        </w:rPr>
        <w:t xml:space="preserve"> This is illustrated in Figure 7, where the kernel density for SVM and the neural network overlap and are nearly identical.</w:t>
      </w:r>
      <w:r w:rsidR="00407F61">
        <w:rPr>
          <w:noProof/>
        </w:rPr>
        <w:t xml:space="preserve"> </w:t>
      </w:r>
      <w:r w:rsidR="00DB6F45">
        <w:rPr>
          <w:noProof/>
        </w:rPr>
        <w:t>The results show that the DEA production frontier</w:t>
      </w:r>
      <w:r w:rsidR="005F6ADE">
        <w:rPr>
          <w:noProof/>
        </w:rPr>
        <w:t xml:space="preserve"> is ‘further away’ from the original observations as it is skewed to the right when compared to the disttrbutions of the ML classification methods</w:t>
      </w:r>
      <w:r w:rsidR="00DB6F45">
        <w:rPr>
          <w:noProof/>
        </w:rPr>
        <w:t xml:space="preserve">. </w:t>
      </w:r>
      <w:commentRangeStart w:id="42"/>
      <w:commentRangeStart w:id="43"/>
      <w:r w:rsidR="00DB6F45">
        <w:rPr>
          <w:noProof/>
        </w:rPr>
        <w:t xml:space="preserve">Also note </w:t>
      </w:r>
      <w:r w:rsidR="00407F61">
        <w:rPr>
          <w:noProof/>
        </w:rPr>
        <w:t>that the effi</w:t>
      </w:r>
      <w:r w:rsidR="00DB6F45">
        <w:rPr>
          <w:noProof/>
        </w:rPr>
        <w:t>ci</w:t>
      </w:r>
      <w:r w:rsidR="00407F61">
        <w:rPr>
          <w:noProof/>
        </w:rPr>
        <w:t>ency scores can be smaller than one</w:t>
      </w:r>
      <w:r w:rsidR="005A3733">
        <w:rPr>
          <w:noProof/>
        </w:rPr>
        <w:t xml:space="preserve"> for DEA</w:t>
      </w:r>
      <w:r w:rsidR="00407F61">
        <w:rPr>
          <w:noProof/>
        </w:rPr>
        <w:t xml:space="preserve">, correspoding to the superefficiency calculations </w:t>
      </w:r>
      <w:r w:rsidR="00DB6F45">
        <w:rPr>
          <w:noProof/>
        </w:rPr>
        <w:t>for the efficient DMUs.</w:t>
      </w:r>
      <w:r w:rsidR="00407F61">
        <w:rPr>
          <w:noProof/>
        </w:rPr>
        <w:t xml:space="preserve"> </w:t>
      </w:r>
      <w:commentRangeEnd w:id="42"/>
      <w:r w:rsidR="005A3733">
        <w:rPr>
          <w:rStyle w:val="Refdecomentario"/>
        </w:rPr>
        <w:commentReference w:id="42"/>
      </w:r>
      <w:commentRangeEnd w:id="43"/>
      <w:r w:rsidR="006E6FAF">
        <w:rPr>
          <w:rStyle w:val="Refdecomentario"/>
        </w:rPr>
        <w:commentReference w:id="43"/>
      </w:r>
    </w:p>
    <w:p w14:paraId="2E389F7B" w14:textId="49BB1D8F" w:rsidR="007D20AA" w:rsidRPr="00E73F0F" w:rsidRDefault="00042362" w:rsidP="00357AF0">
      <w:pPr>
        <w:keepNext/>
        <w:spacing w:line="360" w:lineRule="auto"/>
        <w:jc w:val="center"/>
        <w:rPr>
          <w:lang w:val="en-GB"/>
        </w:rPr>
      </w:pPr>
      <w:r w:rsidRPr="009D7BB7">
        <w:rPr>
          <w:noProof/>
          <w:lang w:val="es-ES"/>
        </w:rPr>
        <w:drawing>
          <wp:inline distT="0" distB="0" distL="0" distR="0" wp14:anchorId="2ED2865C" wp14:editId="4B2BEC77">
            <wp:extent cx="4580345" cy="3067050"/>
            <wp:effectExtent l="0" t="0" r="0" b="0"/>
            <wp:docPr id="735064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600728" cy="3080699"/>
                    </a:xfrm>
                    <a:prstGeom prst="rect">
                      <a:avLst/>
                    </a:prstGeom>
                    <a:noFill/>
                    <a:ln>
                      <a:noFill/>
                    </a:ln>
                  </pic:spPr>
                </pic:pic>
              </a:graphicData>
            </a:graphic>
          </wp:inline>
        </w:drawing>
      </w:r>
    </w:p>
    <w:p w14:paraId="0C4876EA" w14:textId="4493937F" w:rsidR="00A00CA6" w:rsidRPr="008D1DE6" w:rsidRDefault="007D20AA" w:rsidP="00E73F0F">
      <w:pPr>
        <w:pStyle w:val="Descripcin"/>
        <w:ind w:left="708" w:hanging="708"/>
        <w:jc w:val="center"/>
        <w:rPr>
          <w:noProof/>
          <w:color w:val="auto"/>
          <w:highlight w:val="yellow"/>
          <w:lang w:val="en-GB"/>
        </w:rPr>
      </w:pPr>
      <w:commentRangeStart w:id="44"/>
      <w:commentRangeStart w:id="45"/>
      <w:r w:rsidRPr="008D1DE6">
        <w:rPr>
          <w:color w:val="auto"/>
        </w:rPr>
        <w:t xml:space="preserve">Figure 7. </w:t>
      </w:r>
      <w:r w:rsidR="00E73F0F" w:rsidRPr="008D1DE6">
        <w:rPr>
          <w:color w:val="auto"/>
        </w:rPr>
        <w:t>Kernel density estimation of the scores</w:t>
      </w:r>
      <w:r w:rsidR="00357AF0" w:rsidRPr="008D1DE6">
        <w:rPr>
          <w:color w:val="auto"/>
        </w:rPr>
        <w:t>.</w:t>
      </w:r>
      <w:commentRangeEnd w:id="44"/>
      <w:r w:rsidR="00DB6F45" w:rsidRPr="00512F88">
        <w:rPr>
          <w:rStyle w:val="Refdecomentario"/>
          <w:i w:val="0"/>
          <w:iCs w:val="0"/>
          <w:color w:val="auto"/>
        </w:rPr>
        <w:commentReference w:id="44"/>
      </w:r>
      <w:commentRangeEnd w:id="45"/>
      <w:r w:rsidR="009621B3" w:rsidRPr="00512F88">
        <w:rPr>
          <w:rStyle w:val="Refdecomentario"/>
          <w:i w:val="0"/>
          <w:iCs w:val="0"/>
          <w:color w:val="auto"/>
        </w:rPr>
        <w:commentReference w:id="45"/>
      </w:r>
    </w:p>
    <w:p w14:paraId="7C93499C" w14:textId="77777777" w:rsidR="00526070" w:rsidRPr="007069AA" w:rsidRDefault="00526070" w:rsidP="00A00CA6">
      <w:pPr>
        <w:spacing w:line="360" w:lineRule="auto"/>
        <w:rPr>
          <w:noProof/>
          <w:lang w:val="en-GB"/>
        </w:rPr>
      </w:pPr>
    </w:p>
    <w:p w14:paraId="2B8F6044" w14:textId="186841DF" w:rsidR="009D7BB7" w:rsidRPr="009D7BB7" w:rsidRDefault="00C21463" w:rsidP="009D7BB7">
      <w:pPr>
        <w:spacing w:line="360" w:lineRule="auto"/>
        <w:rPr>
          <w:noProof/>
          <w:lang w:val="en-GB"/>
        </w:rPr>
      </w:pPr>
      <w:r>
        <w:rPr>
          <w:noProof/>
          <w:lang w:val="en-GB"/>
        </w:rPr>
        <w:lastRenderedPageBreak/>
        <w:t>Another</w:t>
      </w:r>
      <w:r w:rsidR="009D7BB7" w:rsidRPr="009D7BB7">
        <w:rPr>
          <w:noProof/>
          <w:lang w:val="en-GB"/>
        </w:rPr>
        <w:t xml:space="preserve"> characteristic of estimating the efficiency score using a machine learning technique is the ability to discriminate Pareto-efficient DMUs. DEA models consider all </w:t>
      </w:r>
      <w:commentRangeStart w:id="46"/>
      <w:r w:rsidR="009D7BB7" w:rsidRPr="009D7BB7">
        <w:rPr>
          <w:noProof/>
          <w:lang w:val="en-GB"/>
        </w:rPr>
        <w:t xml:space="preserve">Pareto-efficient </w:t>
      </w:r>
      <w:commentRangeEnd w:id="46"/>
      <w:r w:rsidR="00407F61">
        <w:rPr>
          <w:rStyle w:val="Refdecomentario"/>
        </w:rPr>
        <w:commentReference w:id="46"/>
      </w:r>
      <w:r w:rsidR="009D7BB7" w:rsidRPr="009D7BB7">
        <w:rPr>
          <w:noProof/>
          <w:lang w:val="en-GB"/>
        </w:rPr>
        <w:t xml:space="preserve">DMUs as equally efficient. </w:t>
      </w:r>
      <w:commentRangeStart w:id="47"/>
      <w:r w:rsidR="009D7BB7" w:rsidRPr="009D7BB7">
        <w:rPr>
          <w:noProof/>
          <w:lang w:val="en-GB"/>
        </w:rPr>
        <w:t xml:space="preserve">In contrast, our methodology </w:t>
      </w:r>
      <w:r w:rsidR="009F5225">
        <w:rPr>
          <w:noProof/>
          <w:lang w:val="en-GB"/>
        </w:rPr>
        <w:t>calculates</w:t>
      </w:r>
      <w:r w:rsidR="009D7BB7" w:rsidRPr="009D7BB7">
        <w:rPr>
          <w:noProof/>
          <w:lang w:val="en-GB"/>
        </w:rPr>
        <w:t xml:space="preserve"> the distance between each DMU and the separating frontier and is capable of identifying some DMUs </w:t>
      </w:r>
      <w:r w:rsidR="005A3733">
        <w:rPr>
          <w:noProof/>
          <w:lang w:val="en-GB"/>
        </w:rPr>
        <w:t xml:space="preserve">that are classidied as </w:t>
      </w:r>
      <w:r w:rsidR="005A3733" w:rsidRPr="009D7BB7">
        <w:rPr>
          <w:noProof/>
          <w:lang w:val="en-GB"/>
        </w:rPr>
        <w:t xml:space="preserve">Pareto-efficient </w:t>
      </w:r>
      <w:r w:rsidR="00644021">
        <w:rPr>
          <w:noProof/>
          <w:lang w:val="en-GB"/>
        </w:rPr>
        <w:t xml:space="preserve">by DEA as </w:t>
      </w:r>
      <w:r w:rsidR="009D7BB7" w:rsidRPr="009D7BB7">
        <w:rPr>
          <w:noProof/>
          <w:lang w:val="en-GB"/>
        </w:rPr>
        <w:t>inefficient.</w:t>
      </w:r>
      <w:commentRangeEnd w:id="47"/>
      <w:r w:rsidR="005A3733">
        <w:rPr>
          <w:rStyle w:val="Refdecomentario"/>
        </w:rPr>
        <w:commentReference w:id="47"/>
      </w:r>
      <w:r w:rsidR="009D7BB7" w:rsidRPr="009D7BB7">
        <w:rPr>
          <w:noProof/>
          <w:lang w:val="en-GB"/>
        </w:rPr>
        <w:t xml:space="preserve"> </w:t>
      </w:r>
      <w:commentRangeStart w:id="48"/>
      <w:r w:rsidR="009D7BB7" w:rsidRPr="009D7BB7">
        <w:rPr>
          <w:noProof/>
          <w:lang w:val="en-GB"/>
        </w:rPr>
        <w:t xml:space="preserve">This is one of the advantages of applying machine learning techniques: they </w:t>
      </w:r>
      <w:r w:rsidR="00644021">
        <w:rPr>
          <w:noProof/>
          <w:lang w:val="en-GB"/>
        </w:rPr>
        <w:t xml:space="preserve">unveil measurement errors of the deterministic DEA based on a single sample thereby offering </w:t>
      </w:r>
      <w:r w:rsidR="009D7BB7" w:rsidRPr="009D7BB7">
        <w:rPr>
          <w:noProof/>
          <w:lang w:val="en-GB"/>
        </w:rPr>
        <w:t>a better separating frontier, which is more flexible and aims to be more generalizable</w:t>
      </w:r>
      <w:commentRangeEnd w:id="48"/>
      <w:r w:rsidR="005A3733">
        <w:rPr>
          <w:rStyle w:val="Refdecomentario"/>
        </w:rPr>
        <w:commentReference w:id="48"/>
      </w:r>
      <w:r w:rsidR="009D7BB7" w:rsidRPr="009D7BB7">
        <w:rPr>
          <w:noProof/>
          <w:lang w:val="en-GB"/>
        </w:rPr>
        <w:t>.</w:t>
      </w:r>
      <w:r w:rsidR="009D7BB7">
        <w:rPr>
          <w:noProof/>
          <w:lang w:val="en-GB"/>
        </w:rPr>
        <w:t xml:space="preserve"> </w:t>
      </w:r>
      <w:r w:rsidR="009D7BB7" w:rsidRPr="009D7BB7">
        <w:rPr>
          <w:noProof/>
          <w:lang w:val="en-GB"/>
        </w:rPr>
        <w:t xml:space="preserve">In Table 3, </w:t>
      </w:r>
      <w:commentRangeStart w:id="49"/>
      <w:commentRangeStart w:id="50"/>
      <w:r w:rsidR="009D7BB7" w:rsidRPr="009D7BB7">
        <w:rPr>
          <w:noProof/>
          <w:lang w:val="en-GB"/>
        </w:rPr>
        <w:t xml:space="preserve">we present </w:t>
      </w:r>
      <w:r w:rsidR="00FE02B8">
        <w:rPr>
          <w:noProof/>
          <w:lang w:val="en-GB"/>
        </w:rPr>
        <w:t>40</w:t>
      </w:r>
      <w:r w:rsidR="009D7BB7" w:rsidRPr="009D7BB7">
        <w:rPr>
          <w:noProof/>
          <w:lang w:val="en-GB"/>
        </w:rPr>
        <w:t xml:space="preserve"> Pareto-efficient DMUs detected by the additive model </w:t>
      </w:r>
      <w:r w:rsidR="00644021">
        <w:rPr>
          <w:noProof/>
          <w:lang w:val="en-GB"/>
        </w:rPr>
        <w:t xml:space="preserve">(with an unitary effeincy score) </w:t>
      </w:r>
      <w:r w:rsidR="009D7BB7" w:rsidRPr="009D7BB7">
        <w:rPr>
          <w:noProof/>
          <w:lang w:val="en-GB"/>
        </w:rPr>
        <w:t>and the scores achieved with our methodology</w:t>
      </w:r>
      <w:commentRangeEnd w:id="49"/>
      <w:r w:rsidR="00644021">
        <w:rPr>
          <w:rStyle w:val="Refdecomentario"/>
        </w:rPr>
        <w:commentReference w:id="49"/>
      </w:r>
      <w:commentRangeEnd w:id="50"/>
      <w:r w:rsidR="006E6FAF">
        <w:rPr>
          <w:rStyle w:val="Refdecomentario"/>
        </w:rPr>
        <w:commentReference w:id="50"/>
      </w:r>
      <w:r w:rsidR="009D7BB7" w:rsidRPr="009D7BB7">
        <w:rPr>
          <w:noProof/>
          <w:lang w:val="en-GB"/>
        </w:rPr>
        <w:t>. Many of these DMUs have scores below 1</w:t>
      </w:r>
      <w:r w:rsidR="00644021">
        <w:rPr>
          <w:noProof/>
          <w:lang w:val="en-GB"/>
        </w:rPr>
        <w:t xml:space="preserve"> based on ML classification methods. </w:t>
      </w:r>
      <w:r w:rsidR="009D7BB7" w:rsidRPr="009D7BB7">
        <w:rPr>
          <w:noProof/>
          <w:lang w:val="en-GB"/>
        </w:rPr>
        <w:t>SVM identifie</w:t>
      </w:r>
      <w:r w:rsidR="00644021">
        <w:rPr>
          <w:noProof/>
          <w:lang w:val="en-GB"/>
        </w:rPr>
        <w:t>s</w:t>
      </w:r>
      <w:r w:rsidR="009D7BB7" w:rsidRPr="009D7BB7">
        <w:rPr>
          <w:noProof/>
          <w:lang w:val="en-GB"/>
        </w:rPr>
        <w:t xml:space="preserve"> 9 DMUs as inefficient </w:t>
      </w:r>
      <w:r w:rsidR="00644021">
        <w:rPr>
          <w:noProof/>
          <w:lang w:val="en-GB"/>
        </w:rPr>
        <w:t>while N</w:t>
      </w:r>
      <w:r w:rsidR="009D7BB7" w:rsidRPr="009D7BB7">
        <w:rPr>
          <w:noProof/>
          <w:lang w:val="en-GB"/>
        </w:rPr>
        <w:t>N identifie</w:t>
      </w:r>
      <w:r w:rsidR="00644021">
        <w:rPr>
          <w:noProof/>
          <w:lang w:val="en-GB"/>
        </w:rPr>
        <w:t>s</w:t>
      </w:r>
      <w:r w:rsidR="009D7BB7" w:rsidRPr="009D7BB7">
        <w:rPr>
          <w:noProof/>
          <w:lang w:val="en-GB"/>
        </w:rPr>
        <w:t xml:space="preserve"> 2. The maximum score estimated by SVM is 1.065, while for NN it is 1.025. There are 5 DMUs that are infeasible for SVM, but NN can determine their scores. The minimum score estimated by NN is 0.785, and for SVM, it is 0.915. For this dataset, NN is able to estimate the score for all the DMUs, whereas SVM tends to classify more DMUs as inefficient, </w:t>
      </w:r>
      <w:r w:rsidR="00644021">
        <w:rPr>
          <w:noProof/>
          <w:lang w:val="en-GB"/>
        </w:rPr>
        <w:t xml:space="preserve">with slighter </w:t>
      </w:r>
      <w:r w:rsidR="009D7BB7" w:rsidRPr="009D7BB7">
        <w:rPr>
          <w:noProof/>
          <w:lang w:val="en-GB"/>
        </w:rPr>
        <w:t>higher scores than NN</w:t>
      </w:r>
      <w:r w:rsidR="00644021">
        <w:rPr>
          <w:noProof/>
          <w:lang w:val="en-GB"/>
        </w:rPr>
        <w:t xml:space="preserve"> as shown in Figure 2</w:t>
      </w:r>
      <w:r w:rsidR="009D7BB7" w:rsidRPr="009D7BB7">
        <w:rPr>
          <w:noProof/>
          <w:lang w:val="en-GB"/>
        </w:rPr>
        <w:t>.</w:t>
      </w:r>
    </w:p>
    <w:p w14:paraId="5586AB86" w14:textId="77777777" w:rsidR="002F2BC0" w:rsidRDefault="002F2BC0" w:rsidP="00A00CA6">
      <w:pPr>
        <w:spacing w:line="360" w:lineRule="auto"/>
        <w:rPr>
          <w:noProof/>
          <w:highlight w:val="yellow"/>
          <w:lang w:val="en-GB"/>
        </w:rPr>
      </w:pPr>
    </w:p>
    <w:tbl>
      <w:tblPr>
        <w:tblW w:w="3840" w:type="dxa"/>
        <w:jc w:val="center"/>
        <w:tblCellMar>
          <w:left w:w="70" w:type="dxa"/>
          <w:right w:w="70" w:type="dxa"/>
        </w:tblCellMar>
        <w:tblLook w:val="04A0" w:firstRow="1" w:lastRow="0" w:firstColumn="1" w:lastColumn="0" w:noHBand="0" w:noVBand="1"/>
      </w:tblPr>
      <w:tblGrid>
        <w:gridCol w:w="960"/>
        <w:gridCol w:w="796"/>
        <w:gridCol w:w="960"/>
        <w:gridCol w:w="1124"/>
      </w:tblGrid>
      <w:tr w:rsidR="00072CE3" w:rsidRPr="009D7BB7" w14:paraId="386F98B4" w14:textId="77777777" w:rsidTr="0081108D">
        <w:trPr>
          <w:trHeight w:val="300"/>
          <w:jc w:val="center"/>
        </w:trPr>
        <w:tc>
          <w:tcPr>
            <w:tcW w:w="960" w:type="dxa"/>
            <w:tcBorders>
              <w:top w:val="nil"/>
              <w:left w:val="nil"/>
              <w:bottom w:val="single" w:sz="4" w:space="0" w:color="auto"/>
              <w:right w:val="nil"/>
            </w:tcBorders>
            <w:shd w:val="clear" w:color="auto" w:fill="auto"/>
            <w:noWrap/>
            <w:vAlign w:val="center"/>
            <w:hideMark/>
          </w:tcPr>
          <w:p w14:paraId="5DCB163A" w14:textId="77777777" w:rsidR="00072CE3" w:rsidRPr="009D7BB7" w:rsidRDefault="00072CE3" w:rsidP="0081108D">
            <w:pPr>
              <w:spacing w:after="0" w:line="240" w:lineRule="auto"/>
              <w:jc w:val="center"/>
              <w:rPr>
                <w:rFonts w:eastAsia="Times New Roman" w:cs="Times New Roman"/>
                <w:b/>
                <w:bCs/>
                <w:color w:val="000000"/>
                <w:kern w:val="0"/>
                <w:lang w:val="en-GB" w:eastAsia="es-ES"/>
                <w14:ligatures w14:val="none"/>
              </w:rPr>
            </w:pPr>
            <w:commentRangeStart w:id="51"/>
          </w:p>
        </w:tc>
        <w:tc>
          <w:tcPr>
            <w:tcW w:w="960" w:type="dxa"/>
            <w:tcBorders>
              <w:top w:val="nil"/>
              <w:left w:val="nil"/>
              <w:bottom w:val="single" w:sz="4" w:space="0" w:color="auto"/>
              <w:right w:val="nil"/>
            </w:tcBorders>
            <w:vAlign w:val="center"/>
          </w:tcPr>
          <w:p w14:paraId="53209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center"/>
            <w:hideMark/>
          </w:tcPr>
          <w:p w14:paraId="24700A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SVM</w:t>
            </w:r>
          </w:p>
        </w:tc>
        <w:tc>
          <w:tcPr>
            <w:tcW w:w="960" w:type="dxa"/>
            <w:tcBorders>
              <w:top w:val="nil"/>
              <w:left w:val="nil"/>
              <w:bottom w:val="single" w:sz="4" w:space="0" w:color="auto"/>
              <w:right w:val="nil"/>
            </w:tcBorders>
            <w:shd w:val="clear" w:color="auto" w:fill="auto"/>
            <w:noWrap/>
            <w:vAlign w:val="center"/>
            <w:hideMark/>
          </w:tcPr>
          <w:p w14:paraId="794DCA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NN</w:t>
            </w:r>
          </w:p>
        </w:tc>
      </w:tr>
      <w:tr w:rsidR="00072CE3" w:rsidRPr="009D7BB7" w14:paraId="019CDE66" w14:textId="77777777" w:rsidTr="0081108D">
        <w:trPr>
          <w:trHeight w:val="300"/>
          <w:jc w:val="center"/>
        </w:trPr>
        <w:tc>
          <w:tcPr>
            <w:tcW w:w="960" w:type="dxa"/>
            <w:tcBorders>
              <w:top w:val="single" w:sz="4" w:space="0" w:color="auto"/>
              <w:left w:val="nil"/>
              <w:bottom w:val="nil"/>
              <w:right w:val="nil"/>
            </w:tcBorders>
            <w:shd w:val="clear" w:color="auto" w:fill="auto"/>
            <w:noWrap/>
            <w:vAlign w:val="bottom"/>
            <w:hideMark/>
          </w:tcPr>
          <w:p w14:paraId="2C4215B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w:t>
            </w:r>
          </w:p>
        </w:tc>
        <w:tc>
          <w:tcPr>
            <w:tcW w:w="960" w:type="dxa"/>
            <w:tcBorders>
              <w:top w:val="single" w:sz="4" w:space="0" w:color="auto"/>
              <w:left w:val="nil"/>
              <w:bottom w:val="nil"/>
              <w:right w:val="nil"/>
            </w:tcBorders>
            <w:vAlign w:val="bottom"/>
          </w:tcPr>
          <w:p w14:paraId="7E4815F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18</w:t>
            </w:r>
          </w:p>
        </w:tc>
        <w:tc>
          <w:tcPr>
            <w:tcW w:w="960" w:type="dxa"/>
            <w:tcBorders>
              <w:top w:val="single" w:sz="4" w:space="0" w:color="auto"/>
              <w:left w:val="nil"/>
              <w:bottom w:val="nil"/>
              <w:right w:val="nil"/>
            </w:tcBorders>
            <w:shd w:val="clear" w:color="auto" w:fill="auto"/>
            <w:noWrap/>
            <w:vAlign w:val="bottom"/>
            <w:hideMark/>
          </w:tcPr>
          <w:p w14:paraId="2E80D5E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single" w:sz="4" w:space="0" w:color="auto"/>
              <w:left w:val="nil"/>
              <w:bottom w:val="nil"/>
              <w:right w:val="nil"/>
            </w:tcBorders>
            <w:shd w:val="clear" w:color="auto" w:fill="auto"/>
            <w:noWrap/>
            <w:vAlign w:val="bottom"/>
            <w:hideMark/>
          </w:tcPr>
          <w:p w14:paraId="1F9A68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9761E5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A0CAF6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w:t>
            </w:r>
          </w:p>
        </w:tc>
        <w:tc>
          <w:tcPr>
            <w:tcW w:w="960" w:type="dxa"/>
            <w:tcBorders>
              <w:top w:val="nil"/>
              <w:left w:val="nil"/>
              <w:bottom w:val="nil"/>
              <w:right w:val="nil"/>
            </w:tcBorders>
            <w:vAlign w:val="bottom"/>
          </w:tcPr>
          <w:p w14:paraId="53B276D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67</w:t>
            </w:r>
          </w:p>
        </w:tc>
        <w:tc>
          <w:tcPr>
            <w:tcW w:w="960" w:type="dxa"/>
            <w:tcBorders>
              <w:top w:val="nil"/>
              <w:left w:val="nil"/>
              <w:bottom w:val="nil"/>
              <w:right w:val="nil"/>
            </w:tcBorders>
            <w:shd w:val="clear" w:color="auto" w:fill="auto"/>
            <w:noWrap/>
            <w:vAlign w:val="bottom"/>
            <w:hideMark/>
          </w:tcPr>
          <w:p w14:paraId="0085C26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67F373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AD5244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3778B8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w:t>
            </w:r>
          </w:p>
        </w:tc>
        <w:tc>
          <w:tcPr>
            <w:tcW w:w="960" w:type="dxa"/>
            <w:tcBorders>
              <w:top w:val="nil"/>
              <w:left w:val="nil"/>
              <w:bottom w:val="nil"/>
              <w:right w:val="nil"/>
            </w:tcBorders>
            <w:vAlign w:val="bottom"/>
          </w:tcPr>
          <w:p w14:paraId="5C314D1A"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85</w:t>
            </w:r>
          </w:p>
        </w:tc>
        <w:tc>
          <w:tcPr>
            <w:tcW w:w="960" w:type="dxa"/>
            <w:tcBorders>
              <w:top w:val="nil"/>
              <w:left w:val="nil"/>
              <w:bottom w:val="nil"/>
              <w:right w:val="nil"/>
            </w:tcBorders>
            <w:shd w:val="clear" w:color="auto" w:fill="auto"/>
            <w:noWrap/>
            <w:vAlign w:val="bottom"/>
            <w:hideMark/>
          </w:tcPr>
          <w:p w14:paraId="6A67D71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2CB3050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147C1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DDCA0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4</w:t>
            </w:r>
          </w:p>
        </w:tc>
        <w:tc>
          <w:tcPr>
            <w:tcW w:w="960" w:type="dxa"/>
            <w:tcBorders>
              <w:top w:val="nil"/>
              <w:left w:val="nil"/>
              <w:bottom w:val="nil"/>
              <w:right w:val="nil"/>
            </w:tcBorders>
            <w:vAlign w:val="bottom"/>
          </w:tcPr>
          <w:p w14:paraId="6400E60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117</w:t>
            </w:r>
          </w:p>
        </w:tc>
        <w:tc>
          <w:tcPr>
            <w:tcW w:w="960" w:type="dxa"/>
            <w:tcBorders>
              <w:top w:val="nil"/>
              <w:left w:val="nil"/>
              <w:bottom w:val="nil"/>
              <w:right w:val="nil"/>
            </w:tcBorders>
            <w:shd w:val="clear" w:color="auto" w:fill="auto"/>
            <w:noWrap/>
            <w:vAlign w:val="bottom"/>
            <w:hideMark/>
          </w:tcPr>
          <w:p w14:paraId="1185770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83340B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2243AB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8EA08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5</w:t>
            </w:r>
          </w:p>
        </w:tc>
        <w:tc>
          <w:tcPr>
            <w:tcW w:w="960" w:type="dxa"/>
            <w:tcBorders>
              <w:top w:val="nil"/>
              <w:left w:val="nil"/>
              <w:bottom w:val="nil"/>
              <w:right w:val="nil"/>
            </w:tcBorders>
            <w:vAlign w:val="bottom"/>
          </w:tcPr>
          <w:p w14:paraId="755932B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145</w:t>
            </w:r>
          </w:p>
        </w:tc>
        <w:tc>
          <w:tcPr>
            <w:tcW w:w="960" w:type="dxa"/>
            <w:tcBorders>
              <w:top w:val="nil"/>
              <w:left w:val="nil"/>
              <w:bottom w:val="nil"/>
              <w:right w:val="nil"/>
            </w:tcBorders>
            <w:shd w:val="clear" w:color="auto" w:fill="auto"/>
            <w:noWrap/>
            <w:vAlign w:val="bottom"/>
            <w:hideMark/>
          </w:tcPr>
          <w:p w14:paraId="79FAB15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nil"/>
              <w:right w:val="nil"/>
            </w:tcBorders>
            <w:shd w:val="clear" w:color="auto" w:fill="auto"/>
            <w:noWrap/>
            <w:vAlign w:val="bottom"/>
            <w:hideMark/>
          </w:tcPr>
          <w:p w14:paraId="2171B54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9B4A8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9219C0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6</w:t>
            </w:r>
          </w:p>
        </w:tc>
        <w:tc>
          <w:tcPr>
            <w:tcW w:w="960" w:type="dxa"/>
            <w:tcBorders>
              <w:top w:val="nil"/>
              <w:left w:val="nil"/>
              <w:bottom w:val="nil"/>
              <w:right w:val="nil"/>
            </w:tcBorders>
            <w:vAlign w:val="bottom"/>
          </w:tcPr>
          <w:p w14:paraId="396A9A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149</w:t>
            </w:r>
          </w:p>
        </w:tc>
        <w:tc>
          <w:tcPr>
            <w:tcW w:w="960" w:type="dxa"/>
            <w:tcBorders>
              <w:top w:val="nil"/>
              <w:left w:val="nil"/>
              <w:bottom w:val="nil"/>
              <w:right w:val="nil"/>
            </w:tcBorders>
            <w:shd w:val="clear" w:color="auto" w:fill="auto"/>
            <w:noWrap/>
            <w:vAlign w:val="bottom"/>
            <w:hideMark/>
          </w:tcPr>
          <w:p w14:paraId="49B0F75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c>
          <w:tcPr>
            <w:tcW w:w="960" w:type="dxa"/>
            <w:tcBorders>
              <w:top w:val="nil"/>
              <w:left w:val="nil"/>
              <w:bottom w:val="nil"/>
              <w:right w:val="nil"/>
            </w:tcBorders>
            <w:shd w:val="clear" w:color="auto" w:fill="auto"/>
            <w:noWrap/>
            <w:vAlign w:val="bottom"/>
            <w:hideMark/>
          </w:tcPr>
          <w:p w14:paraId="250DB3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F234D6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2AB97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7</w:t>
            </w:r>
          </w:p>
        </w:tc>
        <w:tc>
          <w:tcPr>
            <w:tcW w:w="960" w:type="dxa"/>
            <w:tcBorders>
              <w:top w:val="nil"/>
              <w:left w:val="nil"/>
              <w:bottom w:val="nil"/>
              <w:right w:val="nil"/>
            </w:tcBorders>
            <w:vAlign w:val="bottom"/>
          </w:tcPr>
          <w:p w14:paraId="4BD95D6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241</w:t>
            </w:r>
          </w:p>
        </w:tc>
        <w:tc>
          <w:tcPr>
            <w:tcW w:w="960" w:type="dxa"/>
            <w:tcBorders>
              <w:top w:val="nil"/>
              <w:left w:val="nil"/>
              <w:bottom w:val="nil"/>
              <w:right w:val="nil"/>
            </w:tcBorders>
            <w:shd w:val="clear" w:color="auto" w:fill="auto"/>
            <w:noWrap/>
            <w:vAlign w:val="bottom"/>
            <w:hideMark/>
          </w:tcPr>
          <w:p w14:paraId="6CE1748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204195F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r>
      <w:tr w:rsidR="00072CE3" w:rsidRPr="009D7BB7" w14:paraId="312BD73F"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85CF0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8</w:t>
            </w:r>
          </w:p>
        </w:tc>
        <w:tc>
          <w:tcPr>
            <w:tcW w:w="960" w:type="dxa"/>
            <w:tcBorders>
              <w:top w:val="nil"/>
              <w:left w:val="nil"/>
              <w:bottom w:val="nil"/>
              <w:right w:val="nil"/>
            </w:tcBorders>
            <w:vAlign w:val="bottom"/>
          </w:tcPr>
          <w:p w14:paraId="00895C7D"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250</w:t>
            </w:r>
          </w:p>
        </w:tc>
        <w:tc>
          <w:tcPr>
            <w:tcW w:w="960" w:type="dxa"/>
            <w:tcBorders>
              <w:top w:val="nil"/>
              <w:left w:val="nil"/>
              <w:bottom w:val="nil"/>
              <w:right w:val="nil"/>
            </w:tcBorders>
            <w:shd w:val="clear" w:color="auto" w:fill="auto"/>
            <w:noWrap/>
            <w:vAlign w:val="bottom"/>
            <w:hideMark/>
          </w:tcPr>
          <w:p w14:paraId="30ADD9C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1.055</w:t>
            </w:r>
          </w:p>
        </w:tc>
        <w:tc>
          <w:tcPr>
            <w:tcW w:w="960" w:type="dxa"/>
            <w:tcBorders>
              <w:top w:val="nil"/>
              <w:left w:val="nil"/>
              <w:bottom w:val="nil"/>
              <w:right w:val="nil"/>
            </w:tcBorders>
            <w:shd w:val="clear" w:color="auto" w:fill="auto"/>
            <w:noWrap/>
            <w:vAlign w:val="bottom"/>
            <w:hideMark/>
          </w:tcPr>
          <w:p w14:paraId="1887EA1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05C8604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9ED632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9</w:t>
            </w:r>
          </w:p>
        </w:tc>
        <w:tc>
          <w:tcPr>
            <w:tcW w:w="960" w:type="dxa"/>
            <w:tcBorders>
              <w:top w:val="nil"/>
              <w:left w:val="nil"/>
              <w:bottom w:val="nil"/>
              <w:right w:val="nil"/>
            </w:tcBorders>
            <w:vAlign w:val="bottom"/>
          </w:tcPr>
          <w:p w14:paraId="230136B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268</w:t>
            </w:r>
          </w:p>
        </w:tc>
        <w:tc>
          <w:tcPr>
            <w:tcW w:w="960" w:type="dxa"/>
            <w:tcBorders>
              <w:top w:val="nil"/>
              <w:left w:val="nil"/>
              <w:bottom w:val="nil"/>
              <w:right w:val="nil"/>
            </w:tcBorders>
            <w:shd w:val="clear" w:color="auto" w:fill="auto"/>
            <w:noWrap/>
            <w:vAlign w:val="bottom"/>
            <w:hideMark/>
          </w:tcPr>
          <w:p w14:paraId="009C78B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DD0292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F33DA6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21E98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10</w:t>
            </w:r>
          </w:p>
        </w:tc>
        <w:tc>
          <w:tcPr>
            <w:tcW w:w="960" w:type="dxa"/>
            <w:tcBorders>
              <w:top w:val="nil"/>
              <w:left w:val="nil"/>
              <w:bottom w:val="nil"/>
              <w:right w:val="nil"/>
            </w:tcBorders>
            <w:vAlign w:val="bottom"/>
          </w:tcPr>
          <w:p w14:paraId="7708D9E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273</w:t>
            </w:r>
          </w:p>
        </w:tc>
        <w:tc>
          <w:tcPr>
            <w:tcW w:w="960" w:type="dxa"/>
            <w:tcBorders>
              <w:top w:val="nil"/>
              <w:left w:val="nil"/>
              <w:bottom w:val="nil"/>
              <w:right w:val="nil"/>
            </w:tcBorders>
            <w:shd w:val="clear" w:color="auto" w:fill="auto"/>
            <w:noWrap/>
            <w:vAlign w:val="bottom"/>
            <w:hideMark/>
          </w:tcPr>
          <w:p w14:paraId="299CBD9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7D227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5C4B317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34E86A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11</w:t>
            </w:r>
          </w:p>
        </w:tc>
        <w:tc>
          <w:tcPr>
            <w:tcW w:w="960" w:type="dxa"/>
            <w:tcBorders>
              <w:top w:val="nil"/>
              <w:left w:val="nil"/>
              <w:bottom w:val="nil"/>
              <w:right w:val="nil"/>
            </w:tcBorders>
            <w:vAlign w:val="bottom"/>
          </w:tcPr>
          <w:p w14:paraId="269050F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316</w:t>
            </w:r>
          </w:p>
        </w:tc>
        <w:tc>
          <w:tcPr>
            <w:tcW w:w="960" w:type="dxa"/>
            <w:tcBorders>
              <w:top w:val="nil"/>
              <w:left w:val="nil"/>
              <w:bottom w:val="nil"/>
              <w:right w:val="nil"/>
            </w:tcBorders>
            <w:shd w:val="clear" w:color="auto" w:fill="auto"/>
            <w:noWrap/>
            <w:vAlign w:val="bottom"/>
            <w:hideMark/>
          </w:tcPr>
          <w:p w14:paraId="097FED3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0BBC92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49C35C0"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BB4E34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12</w:t>
            </w:r>
          </w:p>
        </w:tc>
        <w:tc>
          <w:tcPr>
            <w:tcW w:w="960" w:type="dxa"/>
            <w:tcBorders>
              <w:top w:val="nil"/>
              <w:left w:val="nil"/>
              <w:bottom w:val="nil"/>
              <w:right w:val="nil"/>
            </w:tcBorders>
            <w:vAlign w:val="bottom"/>
          </w:tcPr>
          <w:p w14:paraId="758077E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318</w:t>
            </w:r>
          </w:p>
        </w:tc>
        <w:tc>
          <w:tcPr>
            <w:tcW w:w="960" w:type="dxa"/>
            <w:tcBorders>
              <w:top w:val="nil"/>
              <w:left w:val="nil"/>
              <w:bottom w:val="nil"/>
              <w:right w:val="nil"/>
            </w:tcBorders>
            <w:shd w:val="clear" w:color="auto" w:fill="auto"/>
            <w:noWrap/>
            <w:vAlign w:val="bottom"/>
            <w:hideMark/>
          </w:tcPr>
          <w:p w14:paraId="5C84D9F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FA9EAA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36E2B2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7C6F75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13</w:t>
            </w:r>
          </w:p>
        </w:tc>
        <w:tc>
          <w:tcPr>
            <w:tcW w:w="960" w:type="dxa"/>
            <w:tcBorders>
              <w:top w:val="nil"/>
              <w:left w:val="nil"/>
              <w:bottom w:val="nil"/>
              <w:right w:val="nil"/>
            </w:tcBorders>
            <w:vAlign w:val="bottom"/>
          </w:tcPr>
          <w:p w14:paraId="070CAB3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335</w:t>
            </w:r>
          </w:p>
        </w:tc>
        <w:tc>
          <w:tcPr>
            <w:tcW w:w="960" w:type="dxa"/>
            <w:tcBorders>
              <w:top w:val="nil"/>
              <w:left w:val="nil"/>
              <w:bottom w:val="nil"/>
              <w:right w:val="nil"/>
            </w:tcBorders>
            <w:shd w:val="clear" w:color="auto" w:fill="auto"/>
            <w:noWrap/>
            <w:vAlign w:val="bottom"/>
            <w:hideMark/>
          </w:tcPr>
          <w:p w14:paraId="0C111D3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0799D4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r>
      <w:tr w:rsidR="00072CE3" w:rsidRPr="009D7BB7" w14:paraId="6B5376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47A385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14</w:t>
            </w:r>
          </w:p>
        </w:tc>
        <w:tc>
          <w:tcPr>
            <w:tcW w:w="960" w:type="dxa"/>
            <w:tcBorders>
              <w:top w:val="nil"/>
              <w:left w:val="nil"/>
              <w:bottom w:val="nil"/>
              <w:right w:val="nil"/>
            </w:tcBorders>
            <w:vAlign w:val="bottom"/>
          </w:tcPr>
          <w:p w14:paraId="7FD0D5F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391</w:t>
            </w:r>
          </w:p>
        </w:tc>
        <w:tc>
          <w:tcPr>
            <w:tcW w:w="960" w:type="dxa"/>
            <w:tcBorders>
              <w:top w:val="nil"/>
              <w:left w:val="nil"/>
              <w:bottom w:val="nil"/>
              <w:right w:val="nil"/>
            </w:tcBorders>
            <w:shd w:val="clear" w:color="auto" w:fill="auto"/>
            <w:noWrap/>
            <w:vAlign w:val="bottom"/>
            <w:hideMark/>
          </w:tcPr>
          <w:p w14:paraId="09AC8B6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B6D4DE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28A0045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C066FA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15</w:t>
            </w:r>
          </w:p>
        </w:tc>
        <w:tc>
          <w:tcPr>
            <w:tcW w:w="960" w:type="dxa"/>
            <w:tcBorders>
              <w:top w:val="nil"/>
              <w:left w:val="nil"/>
              <w:bottom w:val="nil"/>
              <w:right w:val="nil"/>
            </w:tcBorders>
            <w:vAlign w:val="bottom"/>
          </w:tcPr>
          <w:p w14:paraId="1DF59EB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442</w:t>
            </w:r>
          </w:p>
        </w:tc>
        <w:tc>
          <w:tcPr>
            <w:tcW w:w="960" w:type="dxa"/>
            <w:tcBorders>
              <w:top w:val="nil"/>
              <w:left w:val="nil"/>
              <w:bottom w:val="nil"/>
              <w:right w:val="nil"/>
            </w:tcBorders>
            <w:shd w:val="clear" w:color="auto" w:fill="auto"/>
            <w:noWrap/>
            <w:vAlign w:val="bottom"/>
            <w:hideMark/>
          </w:tcPr>
          <w:p w14:paraId="72D614D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19E95C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71E9CBB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DD32F3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16</w:t>
            </w:r>
          </w:p>
        </w:tc>
        <w:tc>
          <w:tcPr>
            <w:tcW w:w="960" w:type="dxa"/>
            <w:tcBorders>
              <w:top w:val="nil"/>
              <w:left w:val="nil"/>
              <w:bottom w:val="nil"/>
              <w:right w:val="nil"/>
            </w:tcBorders>
            <w:vAlign w:val="bottom"/>
          </w:tcPr>
          <w:p w14:paraId="49C6E78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462</w:t>
            </w:r>
          </w:p>
        </w:tc>
        <w:tc>
          <w:tcPr>
            <w:tcW w:w="960" w:type="dxa"/>
            <w:tcBorders>
              <w:top w:val="nil"/>
              <w:left w:val="nil"/>
              <w:bottom w:val="nil"/>
              <w:right w:val="nil"/>
            </w:tcBorders>
            <w:shd w:val="clear" w:color="auto" w:fill="auto"/>
            <w:noWrap/>
            <w:vAlign w:val="bottom"/>
            <w:hideMark/>
          </w:tcPr>
          <w:p w14:paraId="6EAD401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780C3F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0A90AF5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13828A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17</w:t>
            </w:r>
          </w:p>
        </w:tc>
        <w:tc>
          <w:tcPr>
            <w:tcW w:w="960" w:type="dxa"/>
            <w:tcBorders>
              <w:top w:val="nil"/>
              <w:left w:val="nil"/>
              <w:bottom w:val="nil"/>
              <w:right w:val="nil"/>
            </w:tcBorders>
            <w:vAlign w:val="bottom"/>
          </w:tcPr>
          <w:p w14:paraId="527C897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480</w:t>
            </w:r>
          </w:p>
        </w:tc>
        <w:tc>
          <w:tcPr>
            <w:tcW w:w="960" w:type="dxa"/>
            <w:tcBorders>
              <w:top w:val="nil"/>
              <w:left w:val="nil"/>
              <w:bottom w:val="nil"/>
              <w:right w:val="nil"/>
            </w:tcBorders>
            <w:shd w:val="clear" w:color="auto" w:fill="auto"/>
            <w:noWrap/>
            <w:vAlign w:val="bottom"/>
            <w:hideMark/>
          </w:tcPr>
          <w:p w14:paraId="0EB2DC0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7EAE94D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0.785</w:t>
            </w:r>
          </w:p>
        </w:tc>
      </w:tr>
      <w:tr w:rsidR="00072CE3" w:rsidRPr="009D7BB7" w14:paraId="15DFF903"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BA419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18</w:t>
            </w:r>
          </w:p>
        </w:tc>
        <w:tc>
          <w:tcPr>
            <w:tcW w:w="960" w:type="dxa"/>
            <w:tcBorders>
              <w:top w:val="nil"/>
              <w:left w:val="nil"/>
              <w:bottom w:val="nil"/>
              <w:right w:val="nil"/>
            </w:tcBorders>
            <w:vAlign w:val="bottom"/>
          </w:tcPr>
          <w:p w14:paraId="11672C3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520</w:t>
            </w:r>
          </w:p>
        </w:tc>
        <w:tc>
          <w:tcPr>
            <w:tcW w:w="960" w:type="dxa"/>
            <w:tcBorders>
              <w:top w:val="nil"/>
              <w:left w:val="nil"/>
              <w:bottom w:val="nil"/>
              <w:right w:val="nil"/>
            </w:tcBorders>
            <w:shd w:val="clear" w:color="auto" w:fill="auto"/>
            <w:noWrap/>
            <w:vAlign w:val="bottom"/>
            <w:hideMark/>
          </w:tcPr>
          <w:p w14:paraId="3E17210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c>
          <w:tcPr>
            <w:tcW w:w="960" w:type="dxa"/>
            <w:tcBorders>
              <w:top w:val="nil"/>
              <w:left w:val="nil"/>
              <w:bottom w:val="nil"/>
              <w:right w:val="nil"/>
            </w:tcBorders>
            <w:shd w:val="clear" w:color="auto" w:fill="auto"/>
            <w:noWrap/>
            <w:vAlign w:val="bottom"/>
            <w:hideMark/>
          </w:tcPr>
          <w:p w14:paraId="185BD3F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6CA30CC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C609DB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19</w:t>
            </w:r>
          </w:p>
        </w:tc>
        <w:tc>
          <w:tcPr>
            <w:tcW w:w="960" w:type="dxa"/>
            <w:tcBorders>
              <w:top w:val="nil"/>
              <w:left w:val="nil"/>
              <w:bottom w:val="nil"/>
              <w:right w:val="nil"/>
            </w:tcBorders>
            <w:vAlign w:val="bottom"/>
          </w:tcPr>
          <w:p w14:paraId="3190379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557</w:t>
            </w:r>
          </w:p>
        </w:tc>
        <w:tc>
          <w:tcPr>
            <w:tcW w:w="960" w:type="dxa"/>
            <w:tcBorders>
              <w:top w:val="nil"/>
              <w:left w:val="nil"/>
              <w:bottom w:val="nil"/>
              <w:right w:val="nil"/>
            </w:tcBorders>
            <w:shd w:val="clear" w:color="auto" w:fill="auto"/>
            <w:noWrap/>
            <w:vAlign w:val="bottom"/>
            <w:hideMark/>
          </w:tcPr>
          <w:p w14:paraId="04B1BD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31C1A35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0DDB9C4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62E0A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20</w:t>
            </w:r>
          </w:p>
        </w:tc>
        <w:tc>
          <w:tcPr>
            <w:tcW w:w="960" w:type="dxa"/>
            <w:tcBorders>
              <w:top w:val="nil"/>
              <w:left w:val="nil"/>
              <w:bottom w:val="nil"/>
              <w:right w:val="nil"/>
            </w:tcBorders>
            <w:vAlign w:val="bottom"/>
          </w:tcPr>
          <w:p w14:paraId="6F56CDF5"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588</w:t>
            </w:r>
          </w:p>
        </w:tc>
        <w:tc>
          <w:tcPr>
            <w:tcW w:w="960" w:type="dxa"/>
            <w:tcBorders>
              <w:top w:val="nil"/>
              <w:left w:val="nil"/>
              <w:bottom w:val="nil"/>
              <w:right w:val="nil"/>
            </w:tcBorders>
            <w:shd w:val="clear" w:color="auto" w:fill="auto"/>
            <w:noWrap/>
            <w:vAlign w:val="bottom"/>
            <w:hideMark/>
          </w:tcPr>
          <w:p w14:paraId="702825F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4F4464C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1EC8B582"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D075C8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21</w:t>
            </w:r>
          </w:p>
        </w:tc>
        <w:tc>
          <w:tcPr>
            <w:tcW w:w="960" w:type="dxa"/>
            <w:tcBorders>
              <w:top w:val="nil"/>
              <w:left w:val="nil"/>
              <w:bottom w:val="nil"/>
              <w:right w:val="nil"/>
            </w:tcBorders>
            <w:vAlign w:val="bottom"/>
          </w:tcPr>
          <w:p w14:paraId="5E74C5B6"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698</w:t>
            </w:r>
          </w:p>
        </w:tc>
        <w:tc>
          <w:tcPr>
            <w:tcW w:w="960" w:type="dxa"/>
            <w:tcBorders>
              <w:top w:val="nil"/>
              <w:left w:val="nil"/>
              <w:bottom w:val="nil"/>
              <w:right w:val="nil"/>
            </w:tcBorders>
            <w:shd w:val="clear" w:color="auto" w:fill="auto"/>
            <w:noWrap/>
            <w:vAlign w:val="bottom"/>
            <w:hideMark/>
          </w:tcPr>
          <w:p w14:paraId="40D1B2D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47C6557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0.855</w:t>
            </w:r>
          </w:p>
        </w:tc>
      </w:tr>
      <w:tr w:rsidR="00072CE3" w:rsidRPr="009D7BB7" w14:paraId="6CC72FB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4E7ED7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22</w:t>
            </w:r>
          </w:p>
        </w:tc>
        <w:tc>
          <w:tcPr>
            <w:tcW w:w="960" w:type="dxa"/>
            <w:tcBorders>
              <w:top w:val="nil"/>
              <w:left w:val="nil"/>
              <w:bottom w:val="nil"/>
              <w:right w:val="nil"/>
            </w:tcBorders>
            <w:vAlign w:val="bottom"/>
          </w:tcPr>
          <w:p w14:paraId="208D61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700</w:t>
            </w:r>
          </w:p>
        </w:tc>
        <w:tc>
          <w:tcPr>
            <w:tcW w:w="960" w:type="dxa"/>
            <w:tcBorders>
              <w:top w:val="nil"/>
              <w:left w:val="nil"/>
              <w:bottom w:val="nil"/>
              <w:right w:val="nil"/>
            </w:tcBorders>
            <w:shd w:val="clear" w:color="auto" w:fill="auto"/>
            <w:noWrap/>
            <w:vAlign w:val="bottom"/>
            <w:hideMark/>
          </w:tcPr>
          <w:p w14:paraId="6AF33C7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0.935</w:t>
            </w:r>
          </w:p>
        </w:tc>
        <w:tc>
          <w:tcPr>
            <w:tcW w:w="960" w:type="dxa"/>
            <w:tcBorders>
              <w:top w:val="nil"/>
              <w:left w:val="nil"/>
              <w:bottom w:val="nil"/>
              <w:right w:val="nil"/>
            </w:tcBorders>
            <w:shd w:val="clear" w:color="auto" w:fill="auto"/>
            <w:noWrap/>
            <w:vAlign w:val="bottom"/>
            <w:hideMark/>
          </w:tcPr>
          <w:p w14:paraId="1064240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25106F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07EF73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23</w:t>
            </w:r>
          </w:p>
        </w:tc>
        <w:tc>
          <w:tcPr>
            <w:tcW w:w="960" w:type="dxa"/>
            <w:tcBorders>
              <w:top w:val="nil"/>
              <w:left w:val="nil"/>
              <w:bottom w:val="nil"/>
              <w:right w:val="nil"/>
            </w:tcBorders>
            <w:vAlign w:val="bottom"/>
          </w:tcPr>
          <w:p w14:paraId="11DE002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706</w:t>
            </w:r>
          </w:p>
        </w:tc>
        <w:tc>
          <w:tcPr>
            <w:tcW w:w="960" w:type="dxa"/>
            <w:tcBorders>
              <w:top w:val="nil"/>
              <w:left w:val="nil"/>
              <w:bottom w:val="nil"/>
              <w:right w:val="nil"/>
            </w:tcBorders>
            <w:shd w:val="clear" w:color="auto" w:fill="auto"/>
            <w:noWrap/>
            <w:vAlign w:val="bottom"/>
            <w:hideMark/>
          </w:tcPr>
          <w:p w14:paraId="0CB77FA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76A7F93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4D16D34C"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029338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24</w:t>
            </w:r>
          </w:p>
        </w:tc>
        <w:tc>
          <w:tcPr>
            <w:tcW w:w="960" w:type="dxa"/>
            <w:tcBorders>
              <w:top w:val="nil"/>
              <w:left w:val="nil"/>
              <w:bottom w:val="nil"/>
              <w:right w:val="nil"/>
            </w:tcBorders>
            <w:vAlign w:val="bottom"/>
          </w:tcPr>
          <w:p w14:paraId="64EC6C81"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745</w:t>
            </w:r>
          </w:p>
        </w:tc>
        <w:tc>
          <w:tcPr>
            <w:tcW w:w="960" w:type="dxa"/>
            <w:tcBorders>
              <w:top w:val="nil"/>
              <w:left w:val="nil"/>
              <w:bottom w:val="nil"/>
              <w:right w:val="nil"/>
            </w:tcBorders>
            <w:shd w:val="clear" w:color="auto" w:fill="auto"/>
            <w:noWrap/>
            <w:vAlign w:val="bottom"/>
            <w:hideMark/>
          </w:tcPr>
          <w:p w14:paraId="5D0B8C6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0.915</w:t>
            </w:r>
          </w:p>
        </w:tc>
        <w:tc>
          <w:tcPr>
            <w:tcW w:w="960" w:type="dxa"/>
            <w:tcBorders>
              <w:top w:val="nil"/>
              <w:left w:val="nil"/>
              <w:bottom w:val="nil"/>
              <w:right w:val="nil"/>
            </w:tcBorders>
            <w:shd w:val="clear" w:color="auto" w:fill="auto"/>
            <w:noWrap/>
            <w:vAlign w:val="bottom"/>
            <w:hideMark/>
          </w:tcPr>
          <w:p w14:paraId="1F16E9D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B3DE0FD"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FB4E8CA"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lastRenderedPageBreak/>
              <w:t>25</w:t>
            </w:r>
          </w:p>
        </w:tc>
        <w:tc>
          <w:tcPr>
            <w:tcW w:w="960" w:type="dxa"/>
            <w:tcBorders>
              <w:top w:val="nil"/>
              <w:left w:val="nil"/>
              <w:bottom w:val="nil"/>
              <w:right w:val="nil"/>
            </w:tcBorders>
            <w:vAlign w:val="bottom"/>
          </w:tcPr>
          <w:p w14:paraId="5A5399F2"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759</w:t>
            </w:r>
          </w:p>
        </w:tc>
        <w:tc>
          <w:tcPr>
            <w:tcW w:w="960" w:type="dxa"/>
            <w:tcBorders>
              <w:top w:val="nil"/>
              <w:left w:val="nil"/>
              <w:bottom w:val="nil"/>
              <w:right w:val="nil"/>
            </w:tcBorders>
            <w:shd w:val="clear" w:color="auto" w:fill="auto"/>
            <w:noWrap/>
            <w:vAlign w:val="bottom"/>
            <w:hideMark/>
          </w:tcPr>
          <w:p w14:paraId="5445CFD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1.035</w:t>
            </w:r>
          </w:p>
        </w:tc>
        <w:tc>
          <w:tcPr>
            <w:tcW w:w="960" w:type="dxa"/>
            <w:tcBorders>
              <w:top w:val="nil"/>
              <w:left w:val="nil"/>
              <w:bottom w:val="nil"/>
              <w:right w:val="nil"/>
            </w:tcBorders>
            <w:shd w:val="clear" w:color="auto" w:fill="auto"/>
            <w:noWrap/>
            <w:vAlign w:val="bottom"/>
            <w:hideMark/>
          </w:tcPr>
          <w:p w14:paraId="1542B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1.025</w:t>
            </w:r>
          </w:p>
        </w:tc>
      </w:tr>
      <w:tr w:rsidR="00072CE3" w:rsidRPr="009D7BB7" w14:paraId="53137C67"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FED10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26</w:t>
            </w:r>
          </w:p>
        </w:tc>
        <w:tc>
          <w:tcPr>
            <w:tcW w:w="960" w:type="dxa"/>
            <w:tcBorders>
              <w:top w:val="nil"/>
              <w:left w:val="nil"/>
              <w:bottom w:val="nil"/>
              <w:right w:val="nil"/>
            </w:tcBorders>
            <w:vAlign w:val="bottom"/>
          </w:tcPr>
          <w:p w14:paraId="548D506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776</w:t>
            </w:r>
          </w:p>
        </w:tc>
        <w:tc>
          <w:tcPr>
            <w:tcW w:w="960" w:type="dxa"/>
            <w:tcBorders>
              <w:top w:val="nil"/>
              <w:left w:val="nil"/>
              <w:bottom w:val="nil"/>
              <w:right w:val="nil"/>
            </w:tcBorders>
            <w:shd w:val="clear" w:color="auto" w:fill="auto"/>
            <w:noWrap/>
            <w:vAlign w:val="bottom"/>
            <w:hideMark/>
          </w:tcPr>
          <w:p w14:paraId="4C5395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1.045</w:t>
            </w:r>
          </w:p>
        </w:tc>
        <w:tc>
          <w:tcPr>
            <w:tcW w:w="960" w:type="dxa"/>
            <w:tcBorders>
              <w:top w:val="nil"/>
              <w:left w:val="nil"/>
              <w:bottom w:val="nil"/>
              <w:right w:val="nil"/>
            </w:tcBorders>
            <w:shd w:val="clear" w:color="auto" w:fill="auto"/>
            <w:noWrap/>
            <w:vAlign w:val="bottom"/>
            <w:hideMark/>
          </w:tcPr>
          <w:p w14:paraId="3D96890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r>
      <w:tr w:rsidR="00072CE3" w:rsidRPr="009D7BB7" w14:paraId="4493B865"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2D98515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27</w:t>
            </w:r>
          </w:p>
        </w:tc>
        <w:tc>
          <w:tcPr>
            <w:tcW w:w="960" w:type="dxa"/>
            <w:tcBorders>
              <w:top w:val="nil"/>
              <w:left w:val="nil"/>
              <w:bottom w:val="nil"/>
              <w:right w:val="nil"/>
            </w:tcBorders>
            <w:vAlign w:val="bottom"/>
          </w:tcPr>
          <w:p w14:paraId="47761D6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787</w:t>
            </w:r>
          </w:p>
        </w:tc>
        <w:tc>
          <w:tcPr>
            <w:tcW w:w="960" w:type="dxa"/>
            <w:tcBorders>
              <w:top w:val="nil"/>
              <w:left w:val="nil"/>
              <w:bottom w:val="nil"/>
              <w:right w:val="nil"/>
            </w:tcBorders>
            <w:shd w:val="clear" w:color="auto" w:fill="auto"/>
            <w:noWrap/>
            <w:vAlign w:val="bottom"/>
            <w:hideMark/>
          </w:tcPr>
          <w:p w14:paraId="1951B56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EA82B5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r>
      <w:tr w:rsidR="00072CE3" w:rsidRPr="009D7BB7" w14:paraId="4BFD487B"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7215C40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28</w:t>
            </w:r>
          </w:p>
        </w:tc>
        <w:tc>
          <w:tcPr>
            <w:tcW w:w="960" w:type="dxa"/>
            <w:tcBorders>
              <w:top w:val="nil"/>
              <w:left w:val="nil"/>
              <w:bottom w:val="nil"/>
              <w:right w:val="nil"/>
            </w:tcBorders>
            <w:vAlign w:val="bottom"/>
          </w:tcPr>
          <w:p w14:paraId="480ED3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801</w:t>
            </w:r>
          </w:p>
        </w:tc>
        <w:tc>
          <w:tcPr>
            <w:tcW w:w="960" w:type="dxa"/>
            <w:tcBorders>
              <w:top w:val="nil"/>
              <w:left w:val="nil"/>
              <w:bottom w:val="nil"/>
              <w:right w:val="nil"/>
            </w:tcBorders>
            <w:shd w:val="clear" w:color="auto" w:fill="auto"/>
            <w:noWrap/>
            <w:vAlign w:val="bottom"/>
            <w:hideMark/>
          </w:tcPr>
          <w:p w14:paraId="7BD5D3D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52D756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7ED8022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4ED277A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29</w:t>
            </w:r>
          </w:p>
        </w:tc>
        <w:tc>
          <w:tcPr>
            <w:tcW w:w="960" w:type="dxa"/>
            <w:tcBorders>
              <w:top w:val="nil"/>
              <w:left w:val="nil"/>
              <w:bottom w:val="nil"/>
              <w:right w:val="nil"/>
            </w:tcBorders>
            <w:vAlign w:val="bottom"/>
          </w:tcPr>
          <w:p w14:paraId="7B44AA1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803</w:t>
            </w:r>
          </w:p>
        </w:tc>
        <w:tc>
          <w:tcPr>
            <w:tcW w:w="960" w:type="dxa"/>
            <w:tcBorders>
              <w:top w:val="nil"/>
              <w:left w:val="nil"/>
              <w:bottom w:val="nil"/>
              <w:right w:val="nil"/>
            </w:tcBorders>
            <w:shd w:val="clear" w:color="auto" w:fill="auto"/>
            <w:noWrap/>
            <w:vAlign w:val="bottom"/>
            <w:hideMark/>
          </w:tcPr>
          <w:p w14:paraId="143D1FB3"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1.065</w:t>
            </w:r>
          </w:p>
        </w:tc>
        <w:tc>
          <w:tcPr>
            <w:tcW w:w="960" w:type="dxa"/>
            <w:tcBorders>
              <w:top w:val="nil"/>
              <w:left w:val="nil"/>
              <w:bottom w:val="nil"/>
              <w:right w:val="nil"/>
            </w:tcBorders>
            <w:shd w:val="clear" w:color="auto" w:fill="auto"/>
            <w:noWrap/>
            <w:vAlign w:val="bottom"/>
            <w:hideMark/>
          </w:tcPr>
          <w:p w14:paraId="07F5E17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r>
      <w:tr w:rsidR="00072CE3" w:rsidRPr="009D7BB7" w14:paraId="7FCE0778"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FD75D2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30</w:t>
            </w:r>
          </w:p>
        </w:tc>
        <w:tc>
          <w:tcPr>
            <w:tcW w:w="960" w:type="dxa"/>
            <w:tcBorders>
              <w:top w:val="nil"/>
              <w:left w:val="nil"/>
              <w:bottom w:val="nil"/>
              <w:right w:val="nil"/>
            </w:tcBorders>
            <w:vAlign w:val="bottom"/>
          </w:tcPr>
          <w:p w14:paraId="441E3414"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804</w:t>
            </w:r>
          </w:p>
        </w:tc>
        <w:tc>
          <w:tcPr>
            <w:tcW w:w="960" w:type="dxa"/>
            <w:tcBorders>
              <w:top w:val="nil"/>
              <w:left w:val="nil"/>
              <w:bottom w:val="nil"/>
              <w:right w:val="nil"/>
            </w:tcBorders>
            <w:shd w:val="clear" w:color="auto" w:fill="auto"/>
            <w:noWrap/>
            <w:vAlign w:val="bottom"/>
            <w:hideMark/>
          </w:tcPr>
          <w:p w14:paraId="55C0CDF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60AA496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39AE5186"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E0182C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31</w:t>
            </w:r>
          </w:p>
        </w:tc>
        <w:tc>
          <w:tcPr>
            <w:tcW w:w="960" w:type="dxa"/>
            <w:tcBorders>
              <w:top w:val="nil"/>
              <w:left w:val="nil"/>
              <w:bottom w:val="nil"/>
              <w:right w:val="nil"/>
            </w:tcBorders>
            <w:vAlign w:val="bottom"/>
          </w:tcPr>
          <w:p w14:paraId="3B01D8D7"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863</w:t>
            </w:r>
          </w:p>
        </w:tc>
        <w:tc>
          <w:tcPr>
            <w:tcW w:w="960" w:type="dxa"/>
            <w:tcBorders>
              <w:top w:val="nil"/>
              <w:left w:val="nil"/>
              <w:bottom w:val="nil"/>
              <w:right w:val="nil"/>
            </w:tcBorders>
            <w:shd w:val="clear" w:color="auto" w:fill="auto"/>
            <w:noWrap/>
            <w:vAlign w:val="bottom"/>
            <w:hideMark/>
          </w:tcPr>
          <w:p w14:paraId="50E888D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c>
          <w:tcPr>
            <w:tcW w:w="960" w:type="dxa"/>
            <w:tcBorders>
              <w:top w:val="nil"/>
              <w:left w:val="nil"/>
              <w:bottom w:val="nil"/>
              <w:right w:val="nil"/>
            </w:tcBorders>
            <w:shd w:val="clear" w:color="auto" w:fill="auto"/>
            <w:noWrap/>
            <w:vAlign w:val="bottom"/>
            <w:hideMark/>
          </w:tcPr>
          <w:p w14:paraId="03D5BC8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14AA0A6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6F7A4A48"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32</w:t>
            </w:r>
          </w:p>
        </w:tc>
        <w:tc>
          <w:tcPr>
            <w:tcW w:w="960" w:type="dxa"/>
            <w:tcBorders>
              <w:top w:val="nil"/>
              <w:left w:val="nil"/>
              <w:bottom w:val="nil"/>
              <w:right w:val="nil"/>
            </w:tcBorders>
            <w:vAlign w:val="bottom"/>
          </w:tcPr>
          <w:p w14:paraId="4180ACBC"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874</w:t>
            </w:r>
          </w:p>
        </w:tc>
        <w:tc>
          <w:tcPr>
            <w:tcW w:w="960" w:type="dxa"/>
            <w:tcBorders>
              <w:top w:val="nil"/>
              <w:left w:val="nil"/>
              <w:bottom w:val="nil"/>
              <w:right w:val="nil"/>
            </w:tcBorders>
            <w:shd w:val="clear" w:color="auto" w:fill="auto"/>
            <w:noWrap/>
            <w:vAlign w:val="bottom"/>
            <w:hideMark/>
          </w:tcPr>
          <w:p w14:paraId="006F7674"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c>
          <w:tcPr>
            <w:tcW w:w="960" w:type="dxa"/>
            <w:tcBorders>
              <w:top w:val="nil"/>
              <w:left w:val="nil"/>
              <w:bottom w:val="nil"/>
              <w:right w:val="nil"/>
            </w:tcBorders>
            <w:shd w:val="clear" w:color="auto" w:fill="auto"/>
            <w:noWrap/>
            <w:vAlign w:val="bottom"/>
            <w:hideMark/>
          </w:tcPr>
          <w:p w14:paraId="4F1FDE9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0.925</w:t>
            </w:r>
          </w:p>
        </w:tc>
      </w:tr>
      <w:tr w:rsidR="00072CE3" w:rsidRPr="009D7BB7" w14:paraId="3154DE9A"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5A5E4A1D"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33</w:t>
            </w:r>
          </w:p>
        </w:tc>
        <w:tc>
          <w:tcPr>
            <w:tcW w:w="960" w:type="dxa"/>
            <w:tcBorders>
              <w:top w:val="nil"/>
              <w:left w:val="nil"/>
              <w:bottom w:val="nil"/>
              <w:right w:val="nil"/>
            </w:tcBorders>
            <w:vAlign w:val="bottom"/>
          </w:tcPr>
          <w:p w14:paraId="6E4E30EB"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878</w:t>
            </w:r>
          </w:p>
        </w:tc>
        <w:tc>
          <w:tcPr>
            <w:tcW w:w="960" w:type="dxa"/>
            <w:tcBorders>
              <w:top w:val="nil"/>
              <w:left w:val="nil"/>
              <w:bottom w:val="nil"/>
              <w:right w:val="nil"/>
            </w:tcBorders>
            <w:shd w:val="clear" w:color="auto" w:fill="auto"/>
            <w:noWrap/>
            <w:vAlign w:val="bottom"/>
            <w:hideMark/>
          </w:tcPr>
          <w:p w14:paraId="48B7A74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1.015</w:t>
            </w:r>
          </w:p>
        </w:tc>
        <w:tc>
          <w:tcPr>
            <w:tcW w:w="960" w:type="dxa"/>
            <w:tcBorders>
              <w:top w:val="nil"/>
              <w:left w:val="nil"/>
              <w:bottom w:val="nil"/>
              <w:right w:val="nil"/>
            </w:tcBorders>
            <w:shd w:val="clear" w:color="auto" w:fill="auto"/>
            <w:noWrap/>
            <w:vAlign w:val="bottom"/>
            <w:hideMark/>
          </w:tcPr>
          <w:p w14:paraId="489904AB"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0.995</w:t>
            </w:r>
          </w:p>
        </w:tc>
      </w:tr>
      <w:tr w:rsidR="00072CE3" w:rsidRPr="009D7BB7" w14:paraId="210D55EE"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FEC828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34</w:t>
            </w:r>
          </w:p>
        </w:tc>
        <w:tc>
          <w:tcPr>
            <w:tcW w:w="960" w:type="dxa"/>
            <w:tcBorders>
              <w:top w:val="nil"/>
              <w:left w:val="nil"/>
              <w:bottom w:val="nil"/>
              <w:right w:val="nil"/>
            </w:tcBorders>
            <w:vAlign w:val="bottom"/>
          </w:tcPr>
          <w:p w14:paraId="4F593570"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882</w:t>
            </w:r>
          </w:p>
        </w:tc>
        <w:tc>
          <w:tcPr>
            <w:tcW w:w="960" w:type="dxa"/>
            <w:tcBorders>
              <w:top w:val="nil"/>
              <w:left w:val="nil"/>
              <w:bottom w:val="nil"/>
              <w:right w:val="nil"/>
            </w:tcBorders>
            <w:shd w:val="clear" w:color="auto" w:fill="auto"/>
            <w:noWrap/>
            <w:vAlign w:val="bottom"/>
            <w:hideMark/>
          </w:tcPr>
          <w:p w14:paraId="2C63D7D7"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0.975</w:t>
            </w:r>
          </w:p>
        </w:tc>
        <w:tc>
          <w:tcPr>
            <w:tcW w:w="960" w:type="dxa"/>
            <w:tcBorders>
              <w:top w:val="nil"/>
              <w:left w:val="nil"/>
              <w:bottom w:val="nil"/>
              <w:right w:val="nil"/>
            </w:tcBorders>
            <w:shd w:val="clear" w:color="auto" w:fill="auto"/>
            <w:noWrap/>
            <w:vAlign w:val="bottom"/>
            <w:hideMark/>
          </w:tcPr>
          <w:p w14:paraId="0D5C17E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0.955</w:t>
            </w:r>
          </w:p>
        </w:tc>
      </w:tr>
      <w:tr w:rsidR="00072CE3" w:rsidRPr="009D7BB7" w14:paraId="764B2079"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17A6459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35</w:t>
            </w:r>
          </w:p>
        </w:tc>
        <w:tc>
          <w:tcPr>
            <w:tcW w:w="960" w:type="dxa"/>
            <w:tcBorders>
              <w:top w:val="nil"/>
              <w:left w:val="nil"/>
              <w:bottom w:val="nil"/>
              <w:right w:val="nil"/>
            </w:tcBorders>
            <w:vAlign w:val="bottom"/>
          </w:tcPr>
          <w:p w14:paraId="60C92359"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906</w:t>
            </w:r>
          </w:p>
        </w:tc>
        <w:tc>
          <w:tcPr>
            <w:tcW w:w="960" w:type="dxa"/>
            <w:tcBorders>
              <w:top w:val="nil"/>
              <w:left w:val="nil"/>
              <w:bottom w:val="nil"/>
              <w:right w:val="nil"/>
            </w:tcBorders>
            <w:shd w:val="clear" w:color="auto" w:fill="auto"/>
            <w:noWrap/>
            <w:vAlign w:val="bottom"/>
            <w:hideMark/>
          </w:tcPr>
          <w:p w14:paraId="1F5DF79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bottom w:val="nil"/>
              <w:right w:val="nil"/>
            </w:tcBorders>
            <w:shd w:val="clear" w:color="auto" w:fill="auto"/>
            <w:noWrap/>
            <w:vAlign w:val="bottom"/>
            <w:hideMark/>
          </w:tcPr>
          <w:p w14:paraId="72EFD85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0.985</w:t>
            </w:r>
          </w:p>
        </w:tc>
      </w:tr>
      <w:tr w:rsidR="00072CE3" w:rsidRPr="009D7BB7" w14:paraId="42AFF661" w14:textId="77777777" w:rsidTr="0081108D">
        <w:trPr>
          <w:trHeight w:val="300"/>
          <w:jc w:val="center"/>
        </w:trPr>
        <w:tc>
          <w:tcPr>
            <w:tcW w:w="960" w:type="dxa"/>
            <w:tcBorders>
              <w:top w:val="nil"/>
              <w:left w:val="nil"/>
              <w:bottom w:val="nil"/>
              <w:right w:val="nil"/>
            </w:tcBorders>
            <w:shd w:val="clear" w:color="auto" w:fill="auto"/>
            <w:noWrap/>
            <w:vAlign w:val="bottom"/>
            <w:hideMark/>
          </w:tcPr>
          <w:p w14:paraId="3B29BBDE"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36</w:t>
            </w:r>
          </w:p>
        </w:tc>
        <w:tc>
          <w:tcPr>
            <w:tcW w:w="960" w:type="dxa"/>
            <w:tcBorders>
              <w:top w:val="nil"/>
              <w:left w:val="nil"/>
              <w:bottom w:val="nil"/>
              <w:right w:val="nil"/>
            </w:tcBorders>
            <w:vAlign w:val="bottom"/>
          </w:tcPr>
          <w:p w14:paraId="4B18FB81"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910</w:t>
            </w:r>
          </w:p>
        </w:tc>
        <w:tc>
          <w:tcPr>
            <w:tcW w:w="960" w:type="dxa"/>
            <w:tcBorders>
              <w:top w:val="nil"/>
              <w:left w:val="nil"/>
              <w:bottom w:val="nil"/>
              <w:right w:val="nil"/>
            </w:tcBorders>
            <w:shd w:val="clear" w:color="auto" w:fill="auto"/>
            <w:noWrap/>
            <w:vAlign w:val="bottom"/>
            <w:hideMark/>
          </w:tcPr>
          <w:p w14:paraId="1875651F"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AB52742"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0.905</w:t>
            </w:r>
          </w:p>
        </w:tc>
      </w:tr>
      <w:tr w:rsidR="00072CE3" w:rsidRPr="009D7BB7" w14:paraId="25181C58" w14:textId="77777777" w:rsidTr="00635737">
        <w:trPr>
          <w:trHeight w:val="300"/>
          <w:jc w:val="center"/>
        </w:trPr>
        <w:tc>
          <w:tcPr>
            <w:tcW w:w="960" w:type="dxa"/>
            <w:tcBorders>
              <w:top w:val="nil"/>
              <w:left w:val="nil"/>
              <w:right w:val="nil"/>
            </w:tcBorders>
            <w:shd w:val="clear" w:color="auto" w:fill="auto"/>
            <w:noWrap/>
            <w:vAlign w:val="bottom"/>
            <w:hideMark/>
          </w:tcPr>
          <w:p w14:paraId="738BB430"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37</w:t>
            </w:r>
          </w:p>
        </w:tc>
        <w:tc>
          <w:tcPr>
            <w:tcW w:w="960" w:type="dxa"/>
            <w:tcBorders>
              <w:top w:val="nil"/>
              <w:left w:val="nil"/>
              <w:right w:val="nil"/>
            </w:tcBorders>
            <w:vAlign w:val="bottom"/>
          </w:tcPr>
          <w:p w14:paraId="518C842E"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986</w:t>
            </w:r>
          </w:p>
        </w:tc>
        <w:tc>
          <w:tcPr>
            <w:tcW w:w="960" w:type="dxa"/>
            <w:tcBorders>
              <w:top w:val="nil"/>
              <w:left w:val="nil"/>
              <w:right w:val="nil"/>
            </w:tcBorders>
            <w:shd w:val="clear" w:color="auto" w:fill="auto"/>
            <w:noWrap/>
            <w:vAlign w:val="bottom"/>
            <w:hideMark/>
          </w:tcPr>
          <w:p w14:paraId="16B7C489"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1.005</w:t>
            </w:r>
          </w:p>
        </w:tc>
        <w:tc>
          <w:tcPr>
            <w:tcW w:w="960" w:type="dxa"/>
            <w:tcBorders>
              <w:top w:val="nil"/>
              <w:left w:val="nil"/>
              <w:right w:val="nil"/>
            </w:tcBorders>
            <w:shd w:val="clear" w:color="auto" w:fill="auto"/>
            <w:noWrap/>
            <w:vAlign w:val="bottom"/>
            <w:hideMark/>
          </w:tcPr>
          <w:p w14:paraId="22FB7DDC"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p>
        </w:tc>
      </w:tr>
      <w:tr w:rsidR="00072CE3" w:rsidRPr="009D7BB7" w14:paraId="214D7385" w14:textId="77777777" w:rsidTr="00635737">
        <w:trPr>
          <w:trHeight w:val="300"/>
          <w:jc w:val="center"/>
        </w:trPr>
        <w:tc>
          <w:tcPr>
            <w:tcW w:w="960" w:type="dxa"/>
            <w:tcBorders>
              <w:top w:val="nil"/>
              <w:left w:val="nil"/>
              <w:bottom w:val="single" w:sz="4" w:space="0" w:color="auto"/>
              <w:right w:val="nil"/>
            </w:tcBorders>
            <w:shd w:val="clear" w:color="auto" w:fill="auto"/>
            <w:noWrap/>
            <w:vAlign w:val="bottom"/>
            <w:hideMark/>
          </w:tcPr>
          <w:p w14:paraId="29041105"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eastAsia="Times New Roman" w:cs="Times New Roman"/>
                <w:color w:val="000000"/>
                <w:kern w:val="0"/>
                <w:lang w:val="es-ES" w:eastAsia="es-ES"/>
                <w14:ligatures w14:val="none"/>
              </w:rPr>
              <w:t>38</w:t>
            </w:r>
          </w:p>
        </w:tc>
        <w:tc>
          <w:tcPr>
            <w:tcW w:w="960" w:type="dxa"/>
            <w:tcBorders>
              <w:top w:val="nil"/>
              <w:left w:val="nil"/>
              <w:bottom w:val="single" w:sz="4" w:space="0" w:color="auto"/>
              <w:right w:val="nil"/>
            </w:tcBorders>
            <w:vAlign w:val="bottom"/>
          </w:tcPr>
          <w:p w14:paraId="1C0DB75F" w14:textId="77777777" w:rsidR="00072CE3" w:rsidRPr="009D7BB7" w:rsidRDefault="00072CE3" w:rsidP="0081108D">
            <w:pPr>
              <w:spacing w:after="0" w:line="240" w:lineRule="auto"/>
              <w:jc w:val="center"/>
              <w:rPr>
                <w:rFonts w:cs="Times New Roman"/>
                <w:color w:val="000000"/>
              </w:rPr>
            </w:pPr>
            <w:r w:rsidRPr="009D7BB7">
              <w:rPr>
                <w:rFonts w:cs="Times New Roman"/>
                <w:color w:val="000000"/>
              </w:rPr>
              <w:t>992</w:t>
            </w:r>
          </w:p>
        </w:tc>
        <w:tc>
          <w:tcPr>
            <w:tcW w:w="960" w:type="dxa"/>
            <w:tcBorders>
              <w:top w:val="nil"/>
              <w:left w:val="nil"/>
              <w:bottom w:val="single" w:sz="4" w:space="0" w:color="auto"/>
              <w:right w:val="nil"/>
            </w:tcBorders>
            <w:shd w:val="clear" w:color="auto" w:fill="auto"/>
            <w:noWrap/>
            <w:vAlign w:val="bottom"/>
            <w:hideMark/>
          </w:tcPr>
          <w:p w14:paraId="554087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0.945</w:t>
            </w:r>
          </w:p>
        </w:tc>
        <w:tc>
          <w:tcPr>
            <w:tcW w:w="960" w:type="dxa"/>
            <w:tcBorders>
              <w:top w:val="nil"/>
              <w:left w:val="nil"/>
              <w:bottom w:val="single" w:sz="4" w:space="0" w:color="auto"/>
              <w:right w:val="nil"/>
            </w:tcBorders>
            <w:shd w:val="clear" w:color="auto" w:fill="auto"/>
            <w:noWrap/>
            <w:vAlign w:val="bottom"/>
            <w:hideMark/>
          </w:tcPr>
          <w:p w14:paraId="278B2D16" w14:textId="77777777" w:rsidR="00072CE3" w:rsidRPr="009D7BB7" w:rsidRDefault="00072CE3" w:rsidP="0081108D">
            <w:pPr>
              <w:spacing w:after="0" w:line="240" w:lineRule="auto"/>
              <w:jc w:val="center"/>
              <w:rPr>
                <w:rFonts w:eastAsia="Times New Roman" w:cs="Times New Roman"/>
                <w:color w:val="000000"/>
                <w:kern w:val="0"/>
                <w:lang w:val="es-ES" w:eastAsia="es-ES"/>
                <w14:ligatures w14:val="none"/>
              </w:rPr>
            </w:pPr>
            <w:r w:rsidRPr="009D7BB7">
              <w:rPr>
                <w:rFonts w:cs="Times New Roman"/>
                <w:color w:val="000000"/>
              </w:rPr>
              <w:t>0.965</w:t>
            </w:r>
            <w:commentRangeEnd w:id="51"/>
            <w:r w:rsidR="00FE02B8">
              <w:rPr>
                <w:rStyle w:val="Refdecomentario"/>
              </w:rPr>
              <w:commentReference w:id="51"/>
            </w:r>
          </w:p>
        </w:tc>
      </w:tr>
    </w:tbl>
    <w:p w14:paraId="33557694" w14:textId="77777777" w:rsidR="00072CE3" w:rsidRPr="008D1DE6" w:rsidRDefault="00072CE3" w:rsidP="00072CE3">
      <w:pPr>
        <w:pStyle w:val="Descripcin"/>
        <w:rPr>
          <w:color w:val="auto"/>
        </w:rPr>
      </w:pPr>
    </w:p>
    <w:p w14:paraId="70B2ED9F" w14:textId="72D9595B" w:rsidR="00072CE3" w:rsidRPr="008D1DE6" w:rsidRDefault="00072CE3" w:rsidP="00072CE3">
      <w:pPr>
        <w:pStyle w:val="Descripcin"/>
        <w:jc w:val="center"/>
        <w:rPr>
          <w:color w:val="auto"/>
          <w:lang w:val="en-GB"/>
        </w:rPr>
      </w:pPr>
      <w:r w:rsidRPr="008D1DE6">
        <w:rPr>
          <w:color w:val="auto"/>
        </w:rPr>
        <w:t>Table 3.</w:t>
      </w:r>
      <w:r w:rsidR="00C21463" w:rsidRPr="008D1DE6">
        <w:rPr>
          <w:color w:val="auto"/>
        </w:rPr>
        <w:t xml:space="preserve"> Pareto-efficient DMUs in the Pisa 2018 dataset, as identified through the additive model, along with their scores calculated using SVM and neural networks.</w:t>
      </w:r>
    </w:p>
    <w:p w14:paraId="15268030" w14:textId="77777777" w:rsidR="00072CE3" w:rsidRDefault="00072CE3" w:rsidP="00A00CA6">
      <w:pPr>
        <w:spacing w:line="360" w:lineRule="auto"/>
        <w:rPr>
          <w:noProof/>
          <w:highlight w:val="yellow"/>
          <w:lang w:val="en-GB"/>
        </w:rPr>
      </w:pPr>
    </w:p>
    <w:p w14:paraId="6B439670" w14:textId="64B83E04" w:rsidR="00744AA7" w:rsidRDefault="00473A7A" w:rsidP="00A302A8">
      <w:pPr>
        <w:spacing w:line="360" w:lineRule="auto"/>
      </w:pPr>
      <w:commentRangeStart w:id="52"/>
      <w:r w:rsidRPr="00596BA3">
        <w:t xml:space="preserve">The sensitivity analysis conducted on the SVM-calculated model reveals the following order of importance: </w:t>
      </w:r>
      <w:r w:rsidR="004B3C61">
        <w:t xml:space="preserve">the </w:t>
      </w:r>
      <w:proofErr w:type="gramStart"/>
      <w:r w:rsidR="004B3C61">
        <w:t xml:space="preserve">input </w:t>
      </w:r>
      <w:r w:rsidRPr="00596BA3">
        <w:t>ESCS (0.431)</w:t>
      </w:r>
      <w:proofErr w:type="gramEnd"/>
      <w:r w:rsidR="00644021">
        <w:t xml:space="preserve"> </w:t>
      </w:r>
      <w:r w:rsidRPr="00596BA3">
        <w:t xml:space="preserve">is the most </w:t>
      </w:r>
      <w:r w:rsidR="00D51BFA" w:rsidRPr="00596BA3">
        <w:t xml:space="preserve">important variable. It </w:t>
      </w:r>
      <w:r w:rsidR="004B3C61">
        <w:t>is followed by two outputs:</w:t>
      </w:r>
      <w:r w:rsidR="00D51BFA" w:rsidRPr="00596BA3">
        <w:t xml:space="preserve"> PVMATH (0.193), </w:t>
      </w:r>
      <w:r w:rsidR="00B038E0" w:rsidRPr="00596BA3">
        <w:rPr>
          <w:lang w:val="en-GB"/>
        </w:rPr>
        <w:t>PVSCIE (</w:t>
      </w:r>
      <w:r w:rsidR="00742A47" w:rsidRPr="00596BA3">
        <w:rPr>
          <w:lang w:val="en-GB"/>
        </w:rPr>
        <w:t xml:space="preserve">0.161), </w:t>
      </w:r>
      <w:r w:rsidR="004B3C61">
        <w:rPr>
          <w:lang w:val="en-GB"/>
        </w:rPr>
        <w:t xml:space="preserve">the remaining inputs: </w:t>
      </w:r>
      <w:r w:rsidR="00B728D7" w:rsidRPr="00596BA3">
        <w:t>EDUQUAL (0.102)</w:t>
      </w:r>
      <w:r w:rsidR="008577A4" w:rsidRPr="00596BA3">
        <w:t>, TSRATIO (</w:t>
      </w:r>
      <w:r w:rsidR="00955E1A" w:rsidRPr="00596BA3">
        <w:t>0.0</w:t>
      </w:r>
      <w:r w:rsidR="00477478" w:rsidRPr="00596BA3">
        <w:t xml:space="preserve">4), </w:t>
      </w:r>
      <w:r w:rsidR="00477478" w:rsidRPr="00596BA3">
        <w:rPr>
          <w:lang w:val="en-GB"/>
        </w:rPr>
        <w:t>SCHLTYPE (0.0</w:t>
      </w:r>
      <w:r w:rsidR="00372842" w:rsidRPr="00596BA3">
        <w:rPr>
          <w:lang w:val="en-GB"/>
        </w:rPr>
        <w:t xml:space="preserve">3), </w:t>
      </w:r>
      <w:r w:rsidR="004B3C61">
        <w:rPr>
          <w:lang w:val="en-GB"/>
        </w:rPr>
        <w:t xml:space="preserve">the last output, </w:t>
      </w:r>
      <w:r w:rsidR="00372842" w:rsidRPr="00596BA3">
        <w:rPr>
          <w:lang w:val="en-GB"/>
        </w:rPr>
        <w:t>PVREAD (0.0</w:t>
      </w:r>
      <w:r w:rsidR="003E14EB" w:rsidRPr="00596BA3">
        <w:rPr>
          <w:lang w:val="en-GB"/>
        </w:rPr>
        <w:t>29</w:t>
      </w:r>
      <w:r w:rsidR="00372842" w:rsidRPr="00596BA3">
        <w:rPr>
          <w:lang w:val="en-GB"/>
        </w:rPr>
        <w:t>)</w:t>
      </w:r>
      <w:r w:rsidR="003E14EB" w:rsidRPr="00596BA3">
        <w:rPr>
          <w:lang w:val="en-GB"/>
        </w:rPr>
        <w:t xml:space="preserve"> and </w:t>
      </w:r>
      <w:r w:rsidR="004B3C61">
        <w:rPr>
          <w:lang w:val="en-GB"/>
        </w:rPr>
        <w:t xml:space="preserve">one context variable: </w:t>
      </w:r>
      <w:r w:rsidR="003E14EB" w:rsidRPr="00596BA3">
        <w:rPr>
          <w:lang w:val="en-GB"/>
        </w:rPr>
        <w:t>Region (0.015).</w:t>
      </w:r>
      <w:r w:rsidR="00372842" w:rsidRPr="00596BA3">
        <w:rPr>
          <w:lang w:val="en-GB"/>
        </w:rPr>
        <w:t xml:space="preserve"> </w:t>
      </w:r>
      <w:r w:rsidR="004A7E5D" w:rsidRPr="00596BA3">
        <w:t>The same analysis applied to the model using NN</w:t>
      </w:r>
      <w:r w:rsidR="00260E35" w:rsidRPr="00596BA3">
        <w:t>,</w:t>
      </w:r>
      <w:r w:rsidR="004A7E5D" w:rsidRPr="00596BA3">
        <w:t xml:space="preserve"> results in the following variable importance ranking: ESCS (0.</w:t>
      </w:r>
      <w:r w:rsidR="00DB1FE5" w:rsidRPr="00596BA3">
        <w:t>418)</w:t>
      </w:r>
      <w:r w:rsidR="00260E35" w:rsidRPr="00596BA3">
        <w:t xml:space="preserve">, </w:t>
      </w:r>
      <w:r w:rsidR="009736FE" w:rsidRPr="00596BA3">
        <w:rPr>
          <w:lang w:val="en-GB"/>
        </w:rPr>
        <w:t xml:space="preserve">PVMATH (0.32), </w:t>
      </w:r>
      <w:r w:rsidR="00F1546A" w:rsidRPr="00596BA3">
        <w:rPr>
          <w:lang w:val="en-GB"/>
        </w:rPr>
        <w:t>PVSCIE (0.09), SCHLTYPE (0.066)</w:t>
      </w:r>
      <w:r w:rsidR="00AB1CC8" w:rsidRPr="00596BA3">
        <w:rPr>
          <w:lang w:val="en-GB"/>
        </w:rPr>
        <w:t xml:space="preserve">, </w:t>
      </w:r>
      <w:r w:rsidR="00AB1CC8" w:rsidRPr="00596BA3">
        <w:t>EDUQUAL (0.057), Region (0.</w:t>
      </w:r>
      <w:r w:rsidR="00A14A30" w:rsidRPr="00596BA3">
        <w:t xml:space="preserve">027), TSRATIO (0.015) and </w:t>
      </w:r>
      <w:r w:rsidR="00C247B9" w:rsidRPr="00596BA3">
        <w:rPr>
          <w:lang w:val="en-GB"/>
        </w:rPr>
        <w:t>PVREAD (0.007</w:t>
      </w:r>
      <w:commentRangeStart w:id="53"/>
      <w:r w:rsidR="00C247B9" w:rsidRPr="00596BA3">
        <w:rPr>
          <w:lang w:val="en-GB"/>
        </w:rPr>
        <w:t>).</w:t>
      </w:r>
      <w:r w:rsidR="00F91BF2" w:rsidRPr="00596BA3">
        <w:rPr>
          <w:lang w:val="en-GB"/>
        </w:rPr>
        <w:t xml:space="preserve"> </w:t>
      </w:r>
      <w:commentRangeEnd w:id="52"/>
      <w:r w:rsidR="00644021">
        <w:rPr>
          <w:rStyle w:val="Refdecomentario"/>
        </w:rPr>
        <w:commentReference w:id="52"/>
      </w:r>
      <w:r w:rsidR="00F91BF2" w:rsidRPr="00596BA3">
        <w:t xml:space="preserve">Both results highlight the importance of </w:t>
      </w:r>
      <w:r w:rsidR="004B3C61">
        <w:t xml:space="preserve">the </w:t>
      </w:r>
      <w:r w:rsidR="00F91BF2" w:rsidRPr="00596BA3">
        <w:t xml:space="preserve">ESCS </w:t>
      </w:r>
      <w:r w:rsidR="004B3C61">
        <w:t xml:space="preserve">input </w:t>
      </w:r>
      <w:r w:rsidR="00F91BF2" w:rsidRPr="00596BA3">
        <w:t>in model training, assigning it similar significance</w:t>
      </w:r>
      <w:commentRangeEnd w:id="53"/>
      <w:r w:rsidR="00E30A26">
        <w:rPr>
          <w:rStyle w:val="Refdecomentario"/>
        </w:rPr>
        <w:commentReference w:id="53"/>
      </w:r>
      <w:r w:rsidR="00F91BF2" w:rsidRPr="00596BA3">
        <w:t>. However, the SVM model's analysis distributes the remaining importance among more variables, such as PVMATH and PVSCIE, while the NN model focuses it on the second variable, PVMATH. In both models, the variables Region and SCHLTYPE are not very important</w:t>
      </w:r>
      <w:r w:rsidR="00596BA3" w:rsidRPr="00596BA3">
        <w:t xml:space="preserve"> in the presence of the other predictor variables</w:t>
      </w:r>
      <w:r w:rsidR="00F91BF2" w:rsidRPr="00596BA3">
        <w:t>, although the importance attributed by the NN is twice that of the SVM.</w:t>
      </w:r>
      <w:r w:rsidR="004B3C61">
        <w:t xml:space="preserve"> </w:t>
      </w:r>
    </w:p>
    <w:p w14:paraId="6367AED0" w14:textId="3C8625FE" w:rsidR="00F42F3A" w:rsidRDefault="0004551A" w:rsidP="008D1DE6">
      <w:pPr>
        <w:spacing w:line="360" w:lineRule="auto"/>
        <w:jc w:val="center"/>
      </w:pPr>
      <w:r>
        <w:rPr>
          <w:noProof/>
        </w:rPr>
        <w:lastRenderedPageBreak/>
        <w:drawing>
          <wp:inline distT="0" distB="0" distL="0" distR="0" wp14:anchorId="3699A63B" wp14:editId="6950E5D1">
            <wp:extent cx="3962400" cy="3129315"/>
            <wp:effectExtent l="0" t="0" r="0" b="0"/>
            <wp:docPr id="1716939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76651" cy="3140570"/>
                    </a:xfrm>
                    <a:prstGeom prst="rect">
                      <a:avLst/>
                    </a:prstGeom>
                    <a:noFill/>
                    <a:ln>
                      <a:noFill/>
                    </a:ln>
                  </pic:spPr>
                </pic:pic>
              </a:graphicData>
            </a:graphic>
          </wp:inline>
        </w:drawing>
      </w:r>
    </w:p>
    <w:p w14:paraId="633B01F5" w14:textId="115F0204"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7A5973">
        <w:rPr>
          <w:lang w:val="en-GB"/>
        </w:rPr>
        <w:t xml:space="preserve"> through the application of the XAI method</w:t>
      </w:r>
      <w:r w:rsidR="00A302A8" w:rsidRPr="00A302A8">
        <w:rPr>
          <w:lang w:val="en-GB"/>
        </w:rPr>
        <w: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By enabling the evaluation of schools outside the observed dataset, our approach offers a robust tool for continuous improvement and strategic planning in education systems.</w:t>
      </w:r>
    </w:p>
    <w:p w14:paraId="1464F22E" w14:textId="77777777" w:rsidR="00A302A8" w:rsidRDefault="00A302A8" w:rsidP="00DD0094">
      <w:pPr>
        <w:spacing w:line="360" w:lineRule="auto"/>
        <w:rPr>
          <w:lang w:val="en-GB"/>
        </w:rPr>
      </w:pPr>
    </w:p>
    <w:p w14:paraId="07431992" w14:textId="47FFAB74" w:rsidR="00A1488B" w:rsidRDefault="00C21463" w:rsidP="005C1F82">
      <w:pPr>
        <w:spacing w:line="360" w:lineRule="auto"/>
        <w:rPr>
          <w:lang w:val="en-GB"/>
        </w:rPr>
      </w:pPr>
      <w:r w:rsidRPr="00C21463">
        <w:t xml:space="preserve">To conclude, we </w:t>
      </w:r>
      <w:r w:rsidR="004B3C61">
        <w:t xml:space="preserve">evaluate </w:t>
      </w:r>
      <w:r w:rsidRPr="00C21463">
        <w:t xml:space="preserve">three hypothetical public schools of the same type, each with </w:t>
      </w:r>
      <w:r>
        <w:t>different</w:t>
      </w:r>
      <w:r w:rsidRPr="00C21463">
        <w:t xml:space="preserve"> characteristics, located in the Valencian Community. </w:t>
      </w:r>
      <w:r w:rsidR="009D21E7">
        <w:t>We assign t</w:t>
      </w:r>
      <w:r w:rsidRPr="00C21463">
        <w:t xml:space="preserve">he first school </w:t>
      </w:r>
      <w:r w:rsidR="009D21E7">
        <w:t xml:space="preserve">a </w:t>
      </w:r>
      <w:r>
        <w:t xml:space="preserve">value </w:t>
      </w:r>
      <w:r w:rsidR="009D21E7">
        <w:t xml:space="preserve">of </w:t>
      </w:r>
      <w:r w:rsidRPr="00C21463">
        <w:t>ESCS</w:t>
      </w:r>
      <w:r w:rsidR="009D21E7">
        <w:t xml:space="preserve"> equal to </w:t>
      </w:r>
      <w:r w:rsidR="009D21E7" w:rsidRPr="00C21463">
        <w:t>25th percentile</w:t>
      </w:r>
      <w:r w:rsidRPr="00C21463">
        <w:t>, with the values of the remaining variables set at the average</w:t>
      </w:r>
      <w:r>
        <w:t xml:space="preserve"> </w:t>
      </w:r>
      <w:r w:rsidR="009D21E7">
        <w:t xml:space="preserve">of </w:t>
      </w:r>
      <w:r>
        <w:t>this region</w:t>
      </w:r>
      <w:r w:rsidRPr="00C21463">
        <w:t xml:space="preserve">. The scores generated by the SVM model and the NN model are 1.055 and 1.065, respectively. The second school has the 90th percentile </w:t>
      </w:r>
      <w:r w:rsidR="009D21E7">
        <w:t>of</w:t>
      </w:r>
      <w:r>
        <w:t xml:space="preserve"> </w:t>
      </w:r>
      <w:r w:rsidRPr="00C21463">
        <w:t xml:space="preserve">ESCS, PVMATH </w:t>
      </w:r>
      <w:r>
        <w:t>has</w:t>
      </w:r>
      <w:r w:rsidRPr="00C21463">
        <w:t xml:space="preserve"> the 25th percentile, and the values of the remaining variables </w:t>
      </w:r>
      <w:proofErr w:type="gramStart"/>
      <w:r w:rsidRPr="00C21463">
        <w:t>set</w:t>
      </w:r>
      <w:proofErr w:type="gramEnd"/>
      <w:r w:rsidRPr="00C21463">
        <w:t xml:space="preserve"> at the average. The resulting scores are 1.185 from the SVM </w:t>
      </w:r>
      <w:r w:rsidRPr="00C21463">
        <w:lastRenderedPageBreak/>
        <w:t>model and 1.155 from the NN model. The third school has the 75th percentile</w:t>
      </w:r>
      <w:r>
        <w:t xml:space="preserve"> as</w:t>
      </w:r>
      <w:r w:rsidRPr="00C21463">
        <w:t xml:space="preserve"> ESCS, with the values of the remaining variables set at the average. The scores estimated by the SVM and NN models are 1.125 and 1.115, respectively.</w:t>
      </w:r>
      <w:r w:rsidR="005C1F82">
        <w:t xml:space="preserve"> </w:t>
      </w:r>
      <w:r w:rsidR="005C1F82" w:rsidRPr="005C1F82">
        <w:rPr>
          <w:lang w:val="en-GB"/>
        </w:rPr>
        <w:t xml:space="preserve">To interpret these results, it is crucial to consider the impact of ESCS on the efficiency scores of the schools. The ESCS is a </w:t>
      </w:r>
      <w:r w:rsidR="005C1F82">
        <w:rPr>
          <w:lang w:val="en-GB"/>
        </w:rPr>
        <w:t xml:space="preserve">relevant </w:t>
      </w:r>
      <w:r w:rsidR="005C1F82" w:rsidRPr="005C1F82">
        <w:rPr>
          <w:lang w:val="en-GB"/>
        </w:rPr>
        <w:t>variable in our model, indicating that higher socio-economic status generally correlates with greater efficiency.</w:t>
      </w:r>
      <w:r w:rsidR="005C1F82">
        <w:rPr>
          <w:lang w:val="en-GB"/>
        </w:rPr>
        <w:t xml:space="preserve"> </w:t>
      </w:r>
      <w:r w:rsidR="005C1F82" w:rsidRPr="005C1F82">
        <w:rPr>
          <w:lang w:val="en-GB"/>
        </w:rPr>
        <w:t xml:space="preserve">For the first school, which has an ESCS in the 25th percentile, the scores generated by the SVM and NN models are 1.055 and 1.065, respectively. This lower ESCS suggests that </w:t>
      </w:r>
      <w:r w:rsidR="001B2E08">
        <w:rPr>
          <w:lang w:val="en-GB"/>
        </w:rPr>
        <w:t xml:space="preserve">students attending </w:t>
      </w:r>
      <w:r w:rsidR="005C1F82" w:rsidRPr="005C1F82">
        <w:rPr>
          <w:lang w:val="en-GB"/>
        </w:rPr>
        <w:t>this school face more challenges in achieving efficiency compared to schools with higher ESCS values.</w:t>
      </w:r>
      <w:r w:rsidR="005C1F82">
        <w:rPr>
          <w:lang w:val="en-GB"/>
        </w:rPr>
        <w:t xml:space="preserve"> </w:t>
      </w:r>
      <w:commentRangeStart w:id="54"/>
      <w:commentRangeStart w:id="55"/>
      <w:r w:rsidR="005C1F82" w:rsidRPr="005C1F82">
        <w:rPr>
          <w:lang w:val="en-GB"/>
        </w:rPr>
        <w:t xml:space="preserve">The second school, with an ESCS in the 90th percentile and PVMATH in the 25th percentile, shows scores of 1.185 from the SVM model and 1.155 from the NN model. </w:t>
      </w:r>
      <w:commentRangeEnd w:id="54"/>
      <w:r w:rsidR="00E77920">
        <w:rPr>
          <w:rStyle w:val="Refdecomentario"/>
        </w:rPr>
        <w:commentReference w:id="54"/>
      </w:r>
      <w:commentRangeEnd w:id="55"/>
      <w:r w:rsidR="000936B1">
        <w:rPr>
          <w:rStyle w:val="Refdecomentario"/>
        </w:rPr>
        <w:commentReference w:id="55"/>
      </w:r>
      <w:r w:rsidR="00E77920">
        <w:rPr>
          <w:lang w:val="en-GB"/>
        </w:rPr>
        <w:t xml:space="preserve">This school is more inefficient because despite students having a high ESCS, this does not materialize in a high score for </w:t>
      </w:r>
      <w:r w:rsidR="005C1F82" w:rsidRPr="005C1F82">
        <w:rPr>
          <w:lang w:val="en-GB"/>
        </w:rPr>
        <w:t>PVMATH</w:t>
      </w:r>
      <w:r w:rsidR="00E77920">
        <w:rPr>
          <w:lang w:val="en-GB"/>
        </w:rPr>
        <w:t xml:space="preserve">. We see that according to the sensitivity analysis, </w:t>
      </w:r>
      <w:r w:rsidR="005C1F82" w:rsidRPr="005C1F82">
        <w:rPr>
          <w:lang w:val="en-GB"/>
        </w:rPr>
        <w:t xml:space="preserve">the high ESCS contributes to higher overall </w:t>
      </w:r>
      <w:r w:rsidR="00E77920">
        <w:rPr>
          <w:lang w:val="en-GB"/>
        </w:rPr>
        <w:t>in</w:t>
      </w:r>
      <w:r w:rsidR="005C1F82" w:rsidRPr="005C1F82">
        <w:rPr>
          <w:lang w:val="en-GB"/>
        </w:rPr>
        <w:t>efficiency scores, demonstrating the significant influence of socio-economic status.</w:t>
      </w:r>
      <w:r w:rsidR="005C1F82">
        <w:rPr>
          <w:lang w:val="en-GB"/>
        </w:rPr>
        <w:t xml:space="preserve"> </w:t>
      </w:r>
      <w:r w:rsidR="005C1F82" w:rsidRPr="005C1F82">
        <w:rPr>
          <w:lang w:val="en-GB"/>
        </w:rPr>
        <w:t xml:space="preserve">The third school has an ESCS in the 75th percentile and average values for the remaining variables. </w:t>
      </w:r>
      <w:commentRangeStart w:id="56"/>
      <w:commentRangeStart w:id="57"/>
      <w:r w:rsidR="005C1F82" w:rsidRPr="005C1F82">
        <w:rPr>
          <w:lang w:val="en-GB"/>
        </w:rPr>
        <w:t xml:space="preserve">The SVM and NN models estimate the scores as 1.125 and 1.115, respectively. This school, with a moderately high ESCS, shows efficiency scores that fall between the first and second schools, </w:t>
      </w:r>
      <w:r w:rsidR="00A1488B">
        <w:rPr>
          <w:lang w:val="en-GB"/>
        </w:rPr>
        <w:t xml:space="preserve">because the output scores are on average (like the first school), </w:t>
      </w:r>
      <w:proofErr w:type="gramStart"/>
      <w:r w:rsidR="00A1488B">
        <w:rPr>
          <w:lang w:val="en-GB"/>
        </w:rPr>
        <w:t>but  the</w:t>
      </w:r>
      <w:proofErr w:type="gramEnd"/>
      <w:r w:rsidR="00A1488B">
        <w:rPr>
          <w:lang w:val="en-GB"/>
        </w:rPr>
        <w:t xml:space="preserve"> socioeconomic status of the students is higher (yet below the 90</w:t>
      </w:r>
      <w:r w:rsidR="00A1488B" w:rsidRPr="008D1DE6">
        <w:rPr>
          <w:vertAlign w:val="superscript"/>
          <w:lang w:val="en-GB"/>
        </w:rPr>
        <w:t>th</w:t>
      </w:r>
      <w:r w:rsidR="00A1488B">
        <w:rPr>
          <w:lang w:val="en-GB"/>
        </w:rPr>
        <w:t xml:space="preserve"> percentile of the second school)</w:t>
      </w:r>
      <w:r w:rsidR="005C1F82" w:rsidRPr="005C1F82">
        <w:rPr>
          <w:lang w:val="en-GB"/>
        </w:rPr>
        <w:t>.</w:t>
      </w:r>
      <w:commentRangeEnd w:id="56"/>
      <w:r w:rsidR="00A1488B">
        <w:rPr>
          <w:rStyle w:val="Refdecomentario"/>
        </w:rPr>
        <w:commentReference w:id="56"/>
      </w:r>
      <w:commentRangeEnd w:id="57"/>
      <w:r w:rsidR="000936B1">
        <w:rPr>
          <w:rStyle w:val="Refdecomentario"/>
        </w:rPr>
        <w:commentReference w:id="57"/>
      </w:r>
      <w:r w:rsidR="005C1F82">
        <w:rPr>
          <w:lang w:val="en-GB"/>
        </w:rPr>
        <w:t xml:space="preserve"> </w:t>
      </w:r>
    </w:p>
    <w:p w14:paraId="78117CF1" w14:textId="3438A41F" w:rsidR="005C1F82" w:rsidRPr="005C1F82" w:rsidRDefault="005C1F82" w:rsidP="005C1F82">
      <w:pPr>
        <w:spacing w:line="360" w:lineRule="auto"/>
        <w:rPr>
          <w:lang w:val="en-GB"/>
        </w:rPr>
      </w:pPr>
      <w:commentRangeStart w:id="58"/>
      <w:commentRangeStart w:id="59"/>
      <w:r>
        <w:rPr>
          <w:lang w:val="en-GB"/>
        </w:rPr>
        <w:t>Overall</w:t>
      </w:r>
      <w:r w:rsidRPr="005C1F82">
        <w:rPr>
          <w:lang w:val="en-GB"/>
        </w:rPr>
        <w:t xml:space="preserve">, these results highlight the pivotal role of socio-economic status in determining school efficiency. </w:t>
      </w:r>
      <w:r w:rsidR="00A1488B">
        <w:rPr>
          <w:lang w:val="en-GB"/>
        </w:rPr>
        <w:t xml:space="preserve">Rather interestingly </w:t>
      </w:r>
      <w:r w:rsidRPr="005C1F82">
        <w:rPr>
          <w:lang w:val="en-GB"/>
        </w:rPr>
        <w:t xml:space="preserve">Schools with higher ESCS values tend to achieve better efficiency scores, even when other variables such as academic performance (PVMATH) are lower. </w:t>
      </w:r>
      <w:commentRangeEnd w:id="58"/>
      <w:r w:rsidR="00A1488B">
        <w:rPr>
          <w:rStyle w:val="Refdecomentario"/>
        </w:rPr>
        <w:commentReference w:id="58"/>
      </w:r>
      <w:commentRangeEnd w:id="59"/>
      <w:r w:rsidR="000936B1">
        <w:rPr>
          <w:rStyle w:val="Refdecomentario"/>
        </w:rPr>
        <w:commentReference w:id="59"/>
      </w: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6EDC905" w:rsidR="00FD29D9" w:rsidRDefault="001B2E08" w:rsidP="00FD29D9">
      <w:pPr>
        <w:spacing w:line="360" w:lineRule="auto"/>
      </w:pPr>
      <w:r>
        <w:t>A</w:t>
      </w:r>
      <w:r w:rsidR="00FD29D9">
        <w:t xml:space="preserve"> growing </w:t>
      </w:r>
      <w:r>
        <w:t xml:space="preserve">literature is </w:t>
      </w:r>
      <w:r w:rsidR="00FD29D9">
        <w:t xml:space="preserve">focusing on the combined use of ML-DEA methodologies to predict organizational efficiency across </w:t>
      </w:r>
      <w:r>
        <w:t>diverse sectors</w:t>
      </w:r>
      <w:r w:rsidR="00FD29D9">
        <w:t>.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rsidR="00FD29D9">
        <w:t xml:space="preserve"> of </w:t>
      </w:r>
      <w:r>
        <w:t xml:space="preserve">DMUs </w:t>
      </w:r>
      <w:r w:rsidR="00254824">
        <w:t xml:space="preserve">(or even </w:t>
      </w:r>
      <w:r w:rsidR="00254824" w:rsidRPr="00C0518C">
        <w:t>unseen data</w:t>
      </w:r>
      <w:r w:rsidR="00254824">
        <w:t>)</w:t>
      </w:r>
      <w:r w:rsidR="00FD29D9">
        <w:t xml:space="preserve"> but also in refining the evaluation process</w:t>
      </w:r>
      <w:r w:rsidR="00910E20">
        <w:t xml:space="preserve"> of observations</w:t>
      </w:r>
      <w:r w:rsidR="00FD29D9">
        <w:t xml:space="preserve"> by introducing </w:t>
      </w:r>
      <w:r w:rsidR="00B56BF0">
        <w:t>new judgment</w:t>
      </w:r>
      <w:r w:rsidR="00FD29D9">
        <w:t xml:space="preserve"> element</w:t>
      </w:r>
      <w:r w:rsidR="00B56BF0">
        <w:t>s</w:t>
      </w:r>
      <w:r w:rsidR="00FD29D9">
        <w:t xml:space="preserve"> into the nature of traditional DEA </w:t>
      </w:r>
      <w:r w:rsidR="00B56BF0">
        <w:t>assessments</w:t>
      </w:r>
      <w:r w:rsidR="00FD29D9">
        <w:t>.</w:t>
      </w:r>
    </w:p>
    <w:p w14:paraId="53469294" w14:textId="77777777" w:rsidR="00FD29D9" w:rsidRDefault="00FD29D9" w:rsidP="00FD29D9">
      <w:pPr>
        <w:spacing w:line="360" w:lineRule="auto"/>
      </w:pPr>
    </w:p>
    <w:p w14:paraId="68AF9E02" w14:textId="755B961E" w:rsidR="007F51B1" w:rsidRDefault="007F51B1" w:rsidP="007F51B1">
      <w:pPr>
        <w:spacing w:line="360" w:lineRule="auto"/>
      </w:pPr>
      <w:r>
        <w:t xml:space="preserve">The advantages of our integrated approach extend beyond just analytical improvements. They also offer practical benefits in terms of scalability and adaptability. The model's ability to handle </w:t>
      </w:r>
      <w:r>
        <w:lastRenderedPageBreak/>
        <w:t>large datasets efficiently makes it especially relevant in the era of big data, where organizations across sectors are looking to leverage vast amounts of information for enhanced decision-making</w:t>
      </w:r>
      <w:r w:rsidR="007A5973">
        <w:t xml:space="preserve"> (Zhu, 2022)</w:t>
      </w:r>
      <w:r>
        <w:t>.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435DD789"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w:t>
      </w:r>
      <w:r w:rsidR="001B2E08">
        <w:t xml:space="preserve">and </w:t>
      </w:r>
      <w:r w:rsidRPr="00DB0612">
        <w:t>offer</w:t>
      </w:r>
      <w:r w:rsidR="001B2E08">
        <w:t>s</w:t>
      </w:r>
      <w:r w:rsidRPr="00DB0612">
        <w:t xml:space="preserve"> a more nuanced understanding and interpretability of the results through variable importance ranking. This synthesis not only enhances traditional DEA by addressing its limitations—such as handling nonlinearity</w:t>
      </w:r>
      <w:r w:rsidR="001B2E08">
        <w:t>,</w:t>
      </w:r>
      <w:r w:rsidRPr="00DB0612">
        <w:t xml:space="preserve"> model overfitting</w:t>
      </w:r>
      <w:r w:rsidR="001B2E08">
        <w:t xml:space="preserve"> and lack of discriminatory power</w:t>
      </w:r>
      <w:r w:rsidRPr="00DB0612">
        <w:t xml:space="preserve">—but also leverages the computational prowess of ML to </w:t>
      </w:r>
      <w:r w:rsidR="00E30A26">
        <w:t xml:space="preserve">cut through </w:t>
      </w:r>
      <w:r w:rsidRPr="00DB0612">
        <w:t xml:space="preserve">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4EFD2E4B" w:rsidR="00EE4803" w:rsidRDefault="00EE4803" w:rsidP="00EE4803">
      <w:pPr>
        <w:spacing w:line="360" w:lineRule="auto"/>
      </w:pPr>
      <w:r>
        <w:t xml:space="preserve">1. </w:t>
      </w:r>
      <w:r w:rsidRPr="008D1DE6">
        <w:rPr>
          <w:i/>
          <w:iCs/>
        </w:rPr>
        <w:t>Improved Accuracy and Robustness</w:t>
      </w:r>
      <w:r>
        <w:t xml:space="preserve">: The integration of ML algorithms enhances the robustness of the DEA model by enabling it to handle </w:t>
      </w:r>
      <w:r w:rsidR="008C34C6">
        <w:t>n</w:t>
      </w:r>
      <w:r>
        <w:t>oise effectively</w:t>
      </w:r>
      <w:r w:rsidR="000573FD">
        <w:t xml:space="preserve"> through the cross-validation procedure</w:t>
      </w:r>
      <w:r w:rsidR="007A49F6">
        <w:t xml:space="preserve"> that creates folds of the observed data into training and test sets</w:t>
      </w:r>
      <w:r>
        <w:t xml:space="preserve">. </w:t>
      </w:r>
    </w:p>
    <w:p w14:paraId="256F4985" w14:textId="2E7F2CCF" w:rsidR="00EE4803" w:rsidRDefault="00EE4803" w:rsidP="00EE4803">
      <w:pPr>
        <w:spacing w:line="360" w:lineRule="auto"/>
      </w:pPr>
      <w:r>
        <w:t xml:space="preserve">2. </w:t>
      </w:r>
      <w:r w:rsidRPr="008D1DE6">
        <w:rPr>
          <w:i/>
          <w:iCs/>
        </w:rPr>
        <w:t>Enhanced Interpretability</w:t>
      </w:r>
      <w:r>
        <w:t>: By employing explainable AI techniques, particularly the use of counterfactual explanations within the ML-DEA framework, our method not only quantifies efficiency but also explains it</w:t>
      </w:r>
      <w:r w:rsidR="007A49F6">
        <w:t xml:space="preserve">, constituting a valid alternative to second-stage methods that regress efficiency scores on contextual variables.    </w:t>
      </w:r>
    </w:p>
    <w:p w14:paraId="57D6EA5E" w14:textId="5C4104FB" w:rsidR="00EE4803" w:rsidRDefault="00EE4803" w:rsidP="00EE4803">
      <w:pPr>
        <w:spacing w:line="360" w:lineRule="auto"/>
      </w:pPr>
      <w:r>
        <w:t xml:space="preserve">3. </w:t>
      </w:r>
      <w:r w:rsidRPr="008D1DE6">
        <w:rPr>
          <w:i/>
          <w:iCs/>
        </w:rPr>
        <w:t>Flexibility and Customization</w:t>
      </w:r>
      <w:r>
        <w:t xml:space="preserve">: The modular nature of our approach allows for the integration of </w:t>
      </w:r>
      <w:r w:rsidR="009F3205">
        <w:t xml:space="preserve">any classification </w:t>
      </w:r>
      <w:r>
        <w:t>ML technique</w:t>
      </w:r>
      <w:r w:rsidR="007A49F6">
        <w:t xml:space="preserve"> into the algorithm</w:t>
      </w:r>
      <w:r w:rsidR="007A49F6">
        <w:sym w:font="Symbol" w:char="F0BE"/>
      </w:r>
      <w:r w:rsidR="007A49F6">
        <w:t>beyond SVM and NN,</w:t>
      </w:r>
      <w:r>
        <w:t xml:space="preserve"> depending on the specific characteristics of the dataset and analytical needs. This adaptability ensures that the model remains relevant across different applications and evolves alongside advancements in </w:t>
      </w:r>
      <w:r>
        <w:lastRenderedPageBreak/>
        <w:t>machine learning.</w:t>
      </w:r>
      <w:r w:rsidR="007A49F6">
        <w:t xml:space="preserve"> The adoption of other classification methods and number of labels, e.g. graduating inefficiency score into groups, also constitutes a promising venue </w:t>
      </w:r>
      <w:proofErr w:type="gramStart"/>
      <w:r w:rsidR="007A49F6">
        <w:t>of</w:t>
      </w:r>
      <w:proofErr w:type="gramEnd"/>
      <w:r w:rsidR="007A49F6">
        <w:t xml:space="preserve"> future research. </w:t>
      </w:r>
    </w:p>
    <w:p w14:paraId="70FA2DF7" w14:textId="57FA3A57" w:rsidR="00C40EBB" w:rsidRDefault="00C40EBB" w:rsidP="00EE4803">
      <w:pPr>
        <w:spacing w:line="360" w:lineRule="auto"/>
      </w:pPr>
      <w:r w:rsidRPr="00C40EBB">
        <w:t>In conclusion, the new integration of ML with DEA models represent</w:t>
      </w:r>
      <w:r w:rsidR="007A49F6">
        <w:t>s</w:t>
      </w:r>
      <w:r w:rsidRPr="00C40EBB">
        <w:t xml:space="preserve"> a significant advancement in the field of efficiency analysis</w:t>
      </w:r>
      <w:r w:rsidR="007A49F6">
        <w:t xml:space="preserve"> that enhances classical methods</w:t>
      </w:r>
      <w:r w:rsidRPr="00C40EBB">
        <w:t>.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0A87DE1D"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w:t>
      </w:r>
      <w:r w:rsidR="00813144">
        <w:t xml:space="preserve">for </w:t>
      </w:r>
      <w:proofErr w:type="gramStart"/>
      <w:r w:rsidR="00813144">
        <w:t>market oriented</w:t>
      </w:r>
      <w:proofErr w:type="gramEnd"/>
      <w:r w:rsidR="00813144">
        <w:t xml:space="preserve"> organizations like firms, environmental</w:t>
      </w:r>
      <w:r>
        <w:t xml:space="preserve"> sustainability</w:t>
      </w:r>
      <w:r w:rsidR="00813144">
        <w:t xml:space="preserve">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w:t>
      </w:r>
      <w:proofErr w:type="gramStart"/>
      <w:r>
        <w:t>an</w:t>
      </w:r>
      <w:proofErr w:type="gramEnd"/>
      <w:r>
        <w:t xml:space="preserve"> </w:t>
      </w:r>
      <w:r w:rsidR="00813144">
        <w:t>central</w:t>
      </w:r>
      <w:r>
        <w:t xml:space="preserve"> tool in strategic planning and resource management, especially in sectors where efficiency gains translate directly into improved outcomes for stakeholders.</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lastRenderedPageBreak/>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proofErr w:type="spellStart"/>
      <w:r w:rsidRPr="00212559">
        <w:rPr>
          <w:b/>
          <w:bCs/>
          <w:lang w:val="es-ES"/>
        </w:rPr>
        <w:lastRenderedPageBreak/>
        <w:t>References</w:t>
      </w:r>
      <w:proofErr w:type="spellEnd"/>
    </w:p>
    <w:p w14:paraId="07D7A1D6" w14:textId="77777777" w:rsidR="00863431" w:rsidRPr="00212559" w:rsidRDefault="0086343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766842F7" w14:textId="77777777" w:rsidR="00863431" w:rsidRPr="00BA1EC0" w:rsidRDefault="0086343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18DDEEBA" w14:textId="77777777" w:rsidR="00863431" w:rsidRPr="00212559" w:rsidRDefault="0086343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151C05C1" w14:textId="77777777" w:rsidR="00863431" w:rsidRDefault="00863431" w:rsidP="00D742D6">
      <w:pPr>
        <w:spacing w:line="360" w:lineRule="auto"/>
      </w:pPr>
      <w:r w:rsidRPr="00131537">
        <w:t>Banker, R. D., &amp; Morey, R. C. (1986). Efficiency analysis for exogenously fixed inputs and outputs. Operations Research, 34(4), 513-521.</w:t>
      </w:r>
    </w:p>
    <w:p w14:paraId="6F1568B8" w14:textId="77777777" w:rsidR="00863431" w:rsidRPr="00131537" w:rsidRDefault="0086343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235F501C" w14:textId="77777777" w:rsidR="00863431" w:rsidRDefault="00863431" w:rsidP="006E48EB">
      <w:pPr>
        <w:spacing w:line="360" w:lineRule="auto"/>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1A90FFFE" w14:textId="77777777" w:rsidR="00863431" w:rsidRDefault="00863431" w:rsidP="006E48EB">
      <w:pPr>
        <w:spacing w:line="360" w:lineRule="auto"/>
        <w:rPr>
          <w:lang w:val="en-GB"/>
        </w:rPr>
      </w:pPr>
      <w:r w:rsidRPr="003D6266">
        <w:t>Berger, A. N., Brockett, P. L., Cooper, W. W., &amp; Pastor, J. T. (1997). New approaches for analyzing and evaluating the performance of financial institutions. </w:t>
      </w:r>
      <w:r w:rsidRPr="003D6266">
        <w:rPr>
          <w:i/>
          <w:iCs/>
        </w:rPr>
        <w:t>European Journal of Operational Research</w:t>
      </w:r>
      <w:r w:rsidRPr="003D6266">
        <w:t>, </w:t>
      </w:r>
      <w:r w:rsidRPr="003D6266">
        <w:rPr>
          <w:i/>
          <w:iCs/>
        </w:rPr>
        <w:t>98</w:t>
      </w:r>
      <w:r w:rsidRPr="003D6266">
        <w:t>(2), 170-174.</w:t>
      </w:r>
    </w:p>
    <w:p w14:paraId="47B96121" w14:textId="77777777" w:rsidR="00863431" w:rsidRPr="00212559" w:rsidRDefault="0086343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2DD00F1F" w14:textId="77777777" w:rsidR="00863431" w:rsidRPr="00131537" w:rsidRDefault="0086343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21E0F3D4" w14:textId="77777777" w:rsidR="00863431" w:rsidRDefault="0086343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4DF6BE24" w14:textId="77777777" w:rsidR="00863431" w:rsidRPr="00131537" w:rsidRDefault="0086343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 xml:space="preserve">Journal of </w:t>
      </w:r>
      <w:proofErr w:type="gramStart"/>
      <w:r w:rsidRPr="00DB0FE1">
        <w:rPr>
          <w:i/>
          <w:iCs/>
        </w:rPr>
        <w:t>econometrics</w:t>
      </w:r>
      <w:proofErr w:type="gramEnd"/>
      <w:r w:rsidRPr="00DB0FE1">
        <w:t>, </w:t>
      </w:r>
      <w:r w:rsidRPr="00DB0FE1">
        <w:rPr>
          <w:i/>
          <w:iCs/>
        </w:rPr>
        <w:t>30</w:t>
      </w:r>
      <w:r w:rsidRPr="00DB0FE1">
        <w:t>(1-2), 91-107.</w:t>
      </w:r>
    </w:p>
    <w:p w14:paraId="0DE958C7" w14:textId="77777777" w:rsidR="00863431" w:rsidRDefault="0086343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4BFF7AC5" w14:textId="77777777" w:rsidR="00863431" w:rsidRDefault="00863431" w:rsidP="00607D39">
      <w:pPr>
        <w:spacing w:line="360" w:lineRule="auto"/>
        <w:rPr>
          <w:lang w:val="en-GB"/>
        </w:rPr>
      </w:pPr>
      <w:r w:rsidRPr="00431912">
        <w:rPr>
          <w:lang w:val="en-GB"/>
        </w:rPr>
        <w:lastRenderedPageBreak/>
        <w:t>Cortez, P. (2010). Data mining with neural networks and support vector machines using the R/</w:t>
      </w:r>
      <w:proofErr w:type="spellStart"/>
      <w:r w:rsidRPr="00431912">
        <w:rPr>
          <w:lang w:val="en-GB"/>
        </w:rPr>
        <w:t>rminer</w:t>
      </w:r>
      <w:proofErr w:type="spellEnd"/>
      <w:r w:rsidRPr="00431912">
        <w:rPr>
          <w:lang w:val="en-GB"/>
        </w:rPr>
        <w:t xml:space="preserve"> tool. In </w:t>
      </w:r>
      <w:r w:rsidRPr="00431912">
        <w:rPr>
          <w:i/>
          <w:iCs/>
          <w:lang w:val="en-GB"/>
        </w:rPr>
        <w:t>Industrial conference on data mining</w:t>
      </w:r>
      <w:r w:rsidRPr="00431912">
        <w:rPr>
          <w:lang w:val="en-GB"/>
        </w:rPr>
        <w:t> (pp. 572-583). Berlin, Heidelberg: Springer Berlin Heidelberg.</w:t>
      </w:r>
    </w:p>
    <w:p w14:paraId="2315C56A" w14:textId="77777777" w:rsidR="00863431" w:rsidRPr="00431912" w:rsidRDefault="00863431" w:rsidP="00607D39">
      <w:pPr>
        <w:spacing w:line="360" w:lineRule="auto"/>
        <w:rPr>
          <w:lang w:val="en-GB"/>
        </w:rPr>
      </w:pPr>
      <w:r w:rsidRPr="00863431">
        <w:rPr>
          <w:lang w:val="es-ES"/>
        </w:rPr>
        <w:t xml:space="preserve">Cortez, P., &amp; </w:t>
      </w:r>
      <w:proofErr w:type="spellStart"/>
      <w:r w:rsidRPr="00863431">
        <w:rPr>
          <w:lang w:val="es-ES"/>
        </w:rPr>
        <w:t>Embrechts</w:t>
      </w:r>
      <w:proofErr w:type="spellEnd"/>
      <w:r w:rsidRPr="00863431">
        <w:rPr>
          <w:lang w:val="es-ES"/>
        </w:rPr>
        <w:t xml:space="preserve">, M. J. (2013). </w:t>
      </w:r>
      <w:r w:rsidRPr="00C42E05">
        <w:rPr>
          <w:lang w:val="en-GB"/>
        </w:rPr>
        <w:t>Using sensitivity analysis and visualization techniques to open black box data mining models. Information Sciences, 225, 1-17.</w:t>
      </w:r>
    </w:p>
    <w:p w14:paraId="154331ED" w14:textId="77777777" w:rsidR="00863431" w:rsidRPr="00212559" w:rsidRDefault="00863431" w:rsidP="00E70598">
      <w:pPr>
        <w:spacing w:line="360" w:lineRule="auto"/>
        <w:rPr>
          <w:lang w:val="en-GB"/>
        </w:rPr>
      </w:pPr>
      <w:proofErr w:type="spellStart"/>
      <w:r w:rsidRPr="00212559">
        <w:rPr>
          <w:lang w:val="en-GB"/>
        </w:rPr>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4DDF1056" w14:textId="77777777" w:rsidR="00863431" w:rsidRPr="00863431" w:rsidRDefault="0086343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863431">
        <w:rPr>
          <w:i/>
          <w:iCs/>
          <w:lang w:val="en-GB"/>
        </w:rPr>
        <w:t>Computers &amp; Industrial Engineering</w:t>
      </w:r>
      <w:r w:rsidRPr="00863431">
        <w:rPr>
          <w:lang w:val="en-GB"/>
        </w:rPr>
        <w:t>, </w:t>
      </w:r>
      <w:r w:rsidRPr="00863431">
        <w:rPr>
          <w:i/>
          <w:iCs/>
          <w:lang w:val="en-GB"/>
        </w:rPr>
        <w:t>56</w:t>
      </w:r>
      <w:r w:rsidRPr="00863431">
        <w:rPr>
          <w:lang w:val="en-GB"/>
        </w:rPr>
        <w:t>(1), 249-254.</w:t>
      </w:r>
    </w:p>
    <w:p w14:paraId="018298C6" w14:textId="77777777" w:rsidR="00863431" w:rsidRPr="00131537" w:rsidRDefault="00863431" w:rsidP="006E48EB">
      <w:pPr>
        <w:spacing w:line="360" w:lineRule="auto"/>
      </w:pPr>
      <w:r w:rsidRPr="00863431">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0A2B9C21" w14:textId="77777777" w:rsidR="00863431" w:rsidRDefault="0086343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46115A4F" w14:textId="77777777" w:rsidR="00863431" w:rsidRPr="00212559" w:rsidRDefault="0086343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22C25025" w14:textId="77777777" w:rsidR="00863431" w:rsidRPr="009D7BB7" w:rsidRDefault="00863431" w:rsidP="008F0011">
      <w:pPr>
        <w:spacing w:line="360" w:lineRule="auto"/>
        <w:rPr>
          <w:lang w:val="en-GB"/>
        </w:rPr>
      </w:pPr>
      <w:r>
        <w:t xml:space="preserve">Goodfellow, I., Bengio, Y., &amp; Courville, A. (2016). Deep Learning. </w:t>
      </w:r>
      <w:r w:rsidRPr="009D7BB7">
        <w:rPr>
          <w:lang w:val="en-GB"/>
        </w:rPr>
        <w:t>MIT Press.</w:t>
      </w:r>
    </w:p>
    <w:p w14:paraId="13896985" w14:textId="77777777" w:rsidR="00863431" w:rsidRPr="00212559" w:rsidRDefault="00863431" w:rsidP="00E70598">
      <w:pPr>
        <w:spacing w:line="360" w:lineRule="auto"/>
        <w:rPr>
          <w:lang w:val="en-GB"/>
        </w:rPr>
      </w:pPr>
      <w:r w:rsidRPr="009D7BB7">
        <w:rPr>
          <w:lang w:val="en-GB"/>
        </w:rPr>
        <w:t xml:space="preserve">Guerrero, N. M., Aparicio, J., &amp; Valero-Carreras, D. (2022). </w:t>
      </w:r>
      <w:r w:rsidRPr="00212559">
        <w:rPr>
          <w:lang w:val="en-GB"/>
        </w:rPr>
        <w:t>Combining Data Envelopment Analysis and Machine Learning. Mathematics 2022, 10, 909.</w:t>
      </w:r>
    </w:p>
    <w:p w14:paraId="19A1D123" w14:textId="77777777" w:rsidR="00863431" w:rsidRPr="00212559" w:rsidRDefault="0086343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6FE0D992" w14:textId="77777777" w:rsidR="00863431" w:rsidRDefault="0086343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2007962D" w14:textId="77777777" w:rsidR="00863431" w:rsidRDefault="00863431" w:rsidP="00E70598">
      <w:pPr>
        <w:spacing w:line="360" w:lineRule="auto"/>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5E18F19F" w14:textId="77777777" w:rsidR="00863431" w:rsidRPr="00212559" w:rsidDel="00F43467" w:rsidRDefault="00863431" w:rsidP="00E70598">
      <w:pPr>
        <w:spacing w:line="360" w:lineRule="auto"/>
        <w:rPr>
          <w:lang w:val="en-GB"/>
        </w:rPr>
      </w:pPr>
      <w:r w:rsidRPr="00F43467">
        <w:rPr>
          <w:lang w:val="en-GB"/>
        </w:rPr>
        <w:t xml:space="preserve">Guillen, M. D., Aparicio, J., </w:t>
      </w:r>
      <w:proofErr w:type="spellStart"/>
      <w:r w:rsidRPr="00F43467">
        <w:rPr>
          <w:lang w:val="en-GB"/>
        </w:rPr>
        <w:t>Zofío</w:t>
      </w:r>
      <w:proofErr w:type="spellEnd"/>
      <w:r w:rsidRPr="00F43467">
        <w:rPr>
          <w:lang w:val="en-GB"/>
        </w:rPr>
        <w:t>, J. L., &amp; España, V. J. (2024). Improving the predictive accuracy of production frontier models for efficiency measurement using machine learning: The LSB-MAFS method. Computers &amp; Operations Research, 171, 106793.</w:t>
      </w:r>
    </w:p>
    <w:p w14:paraId="7DFA4038" w14:textId="77777777" w:rsidR="00863431" w:rsidRPr="00B559FA" w:rsidRDefault="00863431" w:rsidP="006E48EB">
      <w:pPr>
        <w:spacing w:line="360" w:lineRule="auto"/>
        <w:rPr>
          <w:lang w:val="en-GB"/>
        </w:rPr>
      </w:pPr>
      <w:r w:rsidRPr="00B559FA">
        <w:rPr>
          <w:lang w:val="en-GB"/>
        </w:rPr>
        <w:lastRenderedPageBreak/>
        <w:t>He, H., &amp; Garcia, E. A. (2009). Learning from imbalanced data. IEEE Transactions on knowledge and data engineering, 21(9), 1263-1284.</w:t>
      </w:r>
    </w:p>
    <w:p w14:paraId="047E8DEC" w14:textId="77777777" w:rsidR="00863431" w:rsidRDefault="00863431" w:rsidP="006E48EB">
      <w:pPr>
        <w:spacing w:line="360" w:lineRule="auto"/>
        <w:rPr>
          <w:lang w:val="en-GB"/>
        </w:rPr>
      </w:pPr>
      <w:r w:rsidRPr="006A3F91">
        <w:rPr>
          <w:lang w:val="nl-NL"/>
        </w:rPr>
        <w:t xml:space="preserve">Jin, Q., Kerstens, K., &amp; Van de Woestyne, I. (2024). </w:t>
      </w:r>
      <w:r w:rsidRPr="0019579D">
        <w:rPr>
          <w:lang w:val="en-GB"/>
        </w:rPr>
        <w:t>Convex and nonconvex nonparametric frontier-based classification methods for anomaly detection.</w:t>
      </w:r>
      <w:r>
        <w:rPr>
          <w:lang w:val="en-GB"/>
        </w:rPr>
        <w:t xml:space="preserve"> </w:t>
      </w:r>
      <w:r w:rsidRPr="0019579D">
        <w:rPr>
          <w:lang w:val="en-GB"/>
        </w:rPr>
        <w:t>OR Spectrum, 1-27.</w:t>
      </w:r>
    </w:p>
    <w:p w14:paraId="061747AB" w14:textId="77777777" w:rsidR="00863431" w:rsidRDefault="0086343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46250FB0" w14:textId="77777777" w:rsidR="00863431" w:rsidRPr="00212559" w:rsidRDefault="0086343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16D79EFE" w14:textId="77777777" w:rsidR="00863431" w:rsidRPr="009D1A09" w:rsidRDefault="00863431" w:rsidP="00FD2FC1">
      <w:pPr>
        <w:spacing w:line="360" w:lineRule="auto"/>
        <w:rPr>
          <w:lang w:val="en-GB"/>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r w:rsidRPr="009D1A09">
        <w:rPr>
          <w:i/>
          <w:iCs/>
          <w:lang w:val="en-GB"/>
        </w:rPr>
        <w:t>Journal of Statistical Software</w:t>
      </w:r>
      <w:r w:rsidRPr="009D1A09">
        <w:rPr>
          <w:lang w:val="en-GB"/>
        </w:rPr>
        <w:t>, </w:t>
      </w:r>
      <w:r w:rsidRPr="009D1A09">
        <w:rPr>
          <w:b/>
          <w:bCs/>
          <w:lang w:val="en-GB"/>
        </w:rPr>
        <w:t>11</w:t>
      </w:r>
      <w:r w:rsidRPr="009D1A09">
        <w:rPr>
          <w:lang w:val="en-GB"/>
        </w:rPr>
        <w:t>(9), 1–20.</w:t>
      </w:r>
    </w:p>
    <w:p w14:paraId="68FB37C2" w14:textId="77777777" w:rsidR="00863431" w:rsidRDefault="0086343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0897043E" w14:textId="77777777" w:rsidR="00863431" w:rsidRPr="00212559" w:rsidRDefault="0086343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248A6E2E" w14:textId="77777777" w:rsidR="00863431" w:rsidRPr="00212559" w:rsidRDefault="00863431" w:rsidP="00E70598">
      <w:pPr>
        <w:spacing w:line="360" w:lineRule="auto"/>
        <w:rPr>
          <w:lang w:val="en-GB"/>
        </w:rPr>
      </w:pPr>
      <w:r w:rsidRPr="00212559">
        <w:rPr>
          <w:lang w:val="en-GB"/>
        </w:rPr>
        <w:t xml:space="preserve">Kwon, H. B., Lee, J., &amp; Roh,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DB1A244" w14:textId="77777777" w:rsidR="00863431" w:rsidRDefault="00863431" w:rsidP="008F0011">
      <w:pPr>
        <w:spacing w:line="360" w:lineRule="auto"/>
      </w:pPr>
      <w:r w:rsidRPr="00212559">
        <w:rPr>
          <w:lang w:val="en-GB"/>
        </w:rPr>
        <w:t xml:space="preserve">LeCun, Y., Bengio, Y., &amp; Hinton, G. (2015). </w:t>
      </w:r>
      <w:r>
        <w:t>Deep learning. Nature, 521(7553), 436-444.</w:t>
      </w:r>
    </w:p>
    <w:p w14:paraId="52AAF673" w14:textId="77777777" w:rsidR="00863431" w:rsidRPr="00212559" w:rsidRDefault="0086343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03BD7B6A" w14:textId="77777777" w:rsidR="00863431" w:rsidRPr="00212559" w:rsidRDefault="00863431" w:rsidP="00E70598">
      <w:pPr>
        <w:spacing w:line="360" w:lineRule="auto"/>
        <w:rPr>
          <w:lang w:val="en-GB"/>
        </w:rPr>
      </w:pPr>
      <w:r w:rsidRPr="00863431">
        <w:t>Lin, H. T., Lin, C. J., &amp; Weng, R. C. (2007). A note on Platt’s probabilistic outputs for support vector machines. </w:t>
      </w:r>
      <w:r w:rsidRPr="00863431">
        <w:rPr>
          <w:i/>
          <w:iCs/>
        </w:rPr>
        <w:t>Machine learning</w:t>
      </w:r>
      <w:r w:rsidRPr="00863431">
        <w:t>, </w:t>
      </w:r>
      <w:r w:rsidRPr="00863431">
        <w:rPr>
          <w:i/>
          <w:iCs/>
        </w:rPr>
        <w:t>68</w:t>
      </w:r>
      <w:r w:rsidRPr="00863431">
        <w:t>, 267-276.</w:t>
      </w:r>
    </w:p>
    <w:p w14:paraId="173438A0" w14:textId="77777777" w:rsidR="00863431" w:rsidRDefault="0086343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96CFE8F" w14:textId="77777777" w:rsidR="00863431" w:rsidRPr="00212559" w:rsidRDefault="0086343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756E82C5" w14:textId="77777777" w:rsidR="00863431" w:rsidRPr="00212559" w:rsidRDefault="0086343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2B9BC311" w14:textId="77777777" w:rsidR="00863431" w:rsidRPr="00212559" w:rsidRDefault="0086343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119734A0" w14:textId="77777777" w:rsidR="00863431" w:rsidRDefault="0086343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70CAA29B" w14:textId="77777777" w:rsidR="00863431" w:rsidRPr="009D1A09" w:rsidRDefault="00863431" w:rsidP="004D2CDE">
      <w:pPr>
        <w:spacing w:line="360" w:lineRule="auto"/>
        <w:rPr>
          <w:lang w:val="en-GB"/>
        </w:rPr>
      </w:pPr>
      <w:r w:rsidRPr="009D1A09">
        <w:rPr>
          <w:lang w:val="en-GB"/>
        </w:rPr>
        <w:t xml:space="preserve">Omrani, H., </w:t>
      </w:r>
      <w:proofErr w:type="spellStart"/>
      <w:r w:rsidRPr="009D1A09">
        <w:rPr>
          <w:lang w:val="en-GB"/>
        </w:rPr>
        <w:t>Emrouznejad</w:t>
      </w:r>
      <w:proofErr w:type="spellEnd"/>
      <w:r w:rsidRPr="009D1A09">
        <w:rPr>
          <w:lang w:val="en-GB"/>
        </w:rPr>
        <w:t xml:space="preserve">, A., </w:t>
      </w:r>
      <w:proofErr w:type="spellStart"/>
      <w:r w:rsidRPr="009D1A09">
        <w:rPr>
          <w:lang w:val="en-GB"/>
        </w:rPr>
        <w:t>Teplova</w:t>
      </w:r>
      <w:proofErr w:type="spellEnd"/>
      <w:r w:rsidRPr="009D1A09">
        <w:rPr>
          <w:lang w:val="en-GB"/>
        </w:rPr>
        <w:t>, T., &amp; Amini, M. (2024). Efficiency evaluation of electricity distribution companies: Integrating data envelopment analysis and machine learning for a holistic analysis. Engineering Applications of Artificial Intelligence, 133, 108636.</w:t>
      </w:r>
    </w:p>
    <w:p w14:paraId="28CD1543" w14:textId="77777777" w:rsidR="00863431" w:rsidRPr="00212559" w:rsidRDefault="0086343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5EB5760B" w14:textId="77777777" w:rsidR="00863431" w:rsidRPr="00131537" w:rsidRDefault="0086343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727E6181" w14:textId="77777777" w:rsidR="00863431" w:rsidRDefault="00863431" w:rsidP="006E48EB">
      <w:pPr>
        <w:spacing w:line="360" w:lineRule="auto"/>
        <w:rPr>
          <w:lang w:val="en-GB"/>
        </w:rPr>
      </w:pPr>
      <w:r w:rsidRPr="008D1DE6">
        <w:rPr>
          <w:lang w:val="en-GB"/>
        </w:rPr>
        <w:t xml:space="preserve">Pastor, J. T., Ruiz, J. L., &amp; Sirvent, I. (2002). </w:t>
      </w:r>
      <w:r w:rsidRPr="00C40882">
        <w:rPr>
          <w:lang w:val="en-GB"/>
        </w:rPr>
        <w:t>A statistical test for nested radial DEA models. Operations Research, 50(4), 728-735.</w:t>
      </w:r>
    </w:p>
    <w:p w14:paraId="756F8613" w14:textId="77777777" w:rsidR="00863431" w:rsidRDefault="00863431" w:rsidP="004B29B2">
      <w:pPr>
        <w:spacing w:line="360" w:lineRule="auto"/>
      </w:pPr>
      <w:r w:rsidRPr="008D1DE6">
        <w:rPr>
          <w:lang w:val="en-GB"/>
        </w:rPr>
        <w:t xml:space="preserve">Pastor, J.T., Aparicio, J., </w:t>
      </w:r>
      <w:proofErr w:type="spellStart"/>
      <w:r w:rsidRPr="008D1DE6">
        <w:rPr>
          <w:lang w:val="en-GB"/>
        </w:rPr>
        <w:t>Zofío</w:t>
      </w:r>
      <w:proofErr w:type="spellEnd"/>
      <w:r w:rsidRPr="008D1DE6">
        <w:rPr>
          <w:lang w:val="en-GB"/>
        </w:rPr>
        <w:t xml:space="preserve">, J.L., 2022. </w:t>
      </w:r>
      <w:r w:rsidRPr="00863431">
        <w:rPr>
          <w:i/>
          <w:iCs/>
        </w:rPr>
        <w:t xml:space="preserve">Benchmarking </w:t>
      </w:r>
      <w:r>
        <w:rPr>
          <w:i/>
          <w:iCs/>
        </w:rPr>
        <w:t>E</w:t>
      </w:r>
      <w:r w:rsidRPr="00863431">
        <w:rPr>
          <w:i/>
          <w:iCs/>
        </w:rPr>
        <w:t xml:space="preserve">conomic </w:t>
      </w:r>
      <w:r>
        <w:rPr>
          <w:i/>
          <w:iCs/>
        </w:rPr>
        <w:t>E</w:t>
      </w:r>
      <w:r w:rsidRPr="00863431">
        <w:rPr>
          <w:i/>
          <w:iCs/>
        </w:rPr>
        <w:t>fficiency</w:t>
      </w:r>
      <w:r>
        <w:t xml:space="preserve">: </w:t>
      </w:r>
      <w:r w:rsidRPr="00863431">
        <w:rPr>
          <w:i/>
          <w:iCs/>
        </w:rPr>
        <w:t>Technical and Allocative Fundamentals</w:t>
      </w:r>
      <w:r>
        <w:t xml:space="preserve">. In: International Series </w:t>
      </w:r>
      <w:proofErr w:type="gramStart"/>
      <w:r>
        <w:t>In</w:t>
      </w:r>
      <w:proofErr w:type="gramEnd"/>
      <w:r>
        <w:t xml:space="preserve"> Operations Research &amp; Management Science, ISOR, vol. 315. Springer Verlag.</w:t>
      </w:r>
    </w:p>
    <w:p w14:paraId="52777C9D" w14:textId="77777777" w:rsidR="00863431" w:rsidRDefault="00863431" w:rsidP="006E48EB">
      <w:pPr>
        <w:spacing w:line="360" w:lineRule="auto"/>
        <w:rPr>
          <w:lang w:val="en-GB"/>
        </w:rPr>
      </w:pPr>
      <w:r w:rsidRPr="00863431">
        <w:t>Platt, J. (1999). Probabilistic outputs for support vector machines and comparisons to regularized likelihood methods. </w:t>
      </w:r>
      <w:r w:rsidRPr="00863431">
        <w:rPr>
          <w:i/>
          <w:iCs/>
        </w:rPr>
        <w:t>Advances in large margin classifiers</w:t>
      </w:r>
      <w:r w:rsidRPr="00863431">
        <w:t>, </w:t>
      </w:r>
      <w:r w:rsidRPr="00863431">
        <w:rPr>
          <w:i/>
          <w:iCs/>
        </w:rPr>
        <w:t>10</w:t>
      </w:r>
      <w:r w:rsidRPr="00863431">
        <w:t>(3), 61-74.</w:t>
      </w:r>
    </w:p>
    <w:p w14:paraId="4CF47AA9" w14:textId="77777777" w:rsidR="00863431" w:rsidRDefault="00863431" w:rsidP="006E48EB">
      <w:pPr>
        <w:spacing w:line="360" w:lineRule="auto"/>
        <w:rPr>
          <w:lang w:val="en-GB"/>
        </w:rPr>
      </w:pPr>
      <w:r w:rsidRPr="009252E2">
        <w:rPr>
          <w:lang w:val="en-GB"/>
        </w:rPr>
        <w:t xml:space="preserve">Ruck, D. W., Rogers, S. K., &amp; </w:t>
      </w:r>
      <w:proofErr w:type="spellStart"/>
      <w:r w:rsidRPr="009252E2">
        <w:rPr>
          <w:lang w:val="en-GB"/>
        </w:rPr>
        <w:t>Kabrisky</w:t>
      </w:r>
      <w:proofErr w:type="spellEnd"/>
      <w:r w:rsidRPr="009252E2">
        <w:rPr>
          <w:lang w:val="en-GB"/>
        </w:rPr>
        <w:t>, M. (1990). Feature selection using a multilayer perceptron. Journal of neural network computing, 2(2), 40-48.</w:t>
      </w:r>
    </w:p>
    <w:p w14:paraId="5A128740" w14:textId="77777777" w:rsidR="00863431" w:rsidRDefault="00863431" w:rsidP="00E70598">
      <w:pPr>
        <w:spacing w:line="360" w:lineRule="auto"/>
        <w:rPr>
          <w:lang w:val="en-GB"/>
        </w:rPr>
      </w:pPr>
      <w:r w:rsidRPr="000C52AF">
        <w:rPr>
          <w:lang w:val="en-GB"/>
        </w:rPr>
        <w:t>Simar, L., &amp; Wilson, P. W. (2007). Estimation and inference in two-stage, semi-parametric models of production processes. Journal of econometrics, 136(1), 31-64.</w:t>
      </w:r>
    </w:p>
    <w:p w14:paraId="13DB84A2" w14:textId="77777777" w:rsidR="00863431" w:rsidRPr="00212559" w:rsidRDefault="0086343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677C0148" w14:textId="77777777" w:rsidR="00863431" w:rsidRDefault="0086343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1B4A1D78" w14:textId="77777777" w:rsidR="00863431" w:rsidRPr="00E70598" w:rsidRDefault="00863431" w:rsidP="00E70598">
      <w:pPr>
        <w:spacing w:line="360" w:lineRule="auto"/>
        <w:rPr>
          <w:lang w:val="es-ES"/>
        </w:rPr>
      </w:pPr>
      <w:proofErr w:type="spellStart"/>
      <w:r w:rsidRPr="00863431">
        <w:rPr>
          <w:lang w:val="es-ES"/>
        </w:rPr>
        <w:t>Tsionas</w:t>
      </w:r>
      <w:proofErr w:type="spellEnd"/>
      <w:r w:rsidRPr="00863431">
        <w:rPr>
          <w:lang w:val="es-ES"/>
        </w:rPr>
        <w:t xml:space="preserve">, M., </w:t>
      </w:r>
      <w:proofErr w:type="spellStart"/>
      <w:r w:rsidRPr="00863431">
        <w:rPr>
          <w:lang w:val="es-ES"/>
        </w:rPr>
        <w:t>Parmeter</w:t>
      </w:r>
      <w:proofErr w:type="spellEnd"/>
      <w:r w:rsidRPr="00863431">
        <w:rPr>
          <w:lang w:val="es-ES"/>
        </w:rPr>
        <w:t xml:space="preserve">, C. F., &amp; </w:t>
      </w:r>
      <w:proofErr w:type="spellStart"/>
      <w:r w:rsidRPr="00863431">
        <w:rPr>
          <w:lang w:val="es-ES"/>
        </w:rPr>
        <w:t>Zelenyuk</w:t>
      </w:r>
      <w:proofErr w:type="spellEnd"/>
      <w:r w:rsidRPr="00863431">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0559572B" w14:textId="77777777" w:rsidR="00863431" w:rsidRDefault="00863431" w:rsidP="00E70598">
      <w:pPr>
        <w:spacing w:line="360" w:lineRule="auto"/>
        <w:rPr>
          <w:lang w:val="es-ES"/>
        </w:rPr>
      </w:pPr>
      <w:r w:rsidRPr="00E70598">
        <w:rPr>
          <w:lang w:val="es-ES"/>
        </w:rPr>
        <w:lastRenderedPageBreak/>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4F71C68A" w14:textId="77777777" w:rsidR="00863431" w:rsidRDefault="0086343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5ADA85A1" w14:textId="77777777" w:rsidR="00863431" w:rsidRDefault="0086343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0C45681A" w14:textId="77777777" w:rsidR="00863431" w:rsidRDefault="0086343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5DB77586" w14:textId="77777777" w:rsidR="00863431" w:rsidRPr="009F4648" w:rsidRDefault="00863431" w:rsidP="00E70598">
      <w:pPr>
        <w:spacing w:line="360" w:lineRule="auto"/>
        <w:rPr>
          <w:lang w:val="en-GB"/>
        </w:rPr>
      </w:pPr>
      <w:r w:rsidRPr="001C2181">
        <w:t>Venables W.N. &amp; Ripley B.D. (2002). </w:t>
      </w:r>
      <w:r w:rsidRPr="001C2181">
        <w:rPr>
          <w:i/>
          <w:iCs/>
        </w:rPr>
        <w:t>Modern Applied Statistics with S</w:t>
      </w:r>
      <w:r w:rsidRPr="001C2181">
        <w:t>, Fourth edition. Springer, New York. ISBN 0-387-95457-0</w:t>
      </w:r>
      <w:r>
        <w:t>.</w:t>
      </w:r>
    </w:p>
    <w:p w14:paraId="62248BD7" w14:textId="77777777" w:rsidR="00863431" w:rsidRDefault="0086343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2F15A21B" w14:textId="77777777" w:rsidR="00863431" w:rsidRPr="00BA1EC0" w:rsidRDefault="0086343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6BF8A7F8" w14:textId="77777777" w:rsidR="00863431" w:rsidRDefault="00863431" w:rsidP="004D2CDE">
      <w:pPr>
        <w:spacing w:line="360" w:lineRule="auto"/>
      </w:pPr>
      <w:r w:rsidRPr="00131537">
        <w:t>Zhou, P., Ang, B. W., &amp; Poh, K. L. (2008). A survey of data envelopment analysis in energy and environmental studies. European Journal of Operational Research, 189(1), 1-18</w:t>
      </w:r>
      <w:r>
        <w:t>.</w:t>
      </w:r>
    </w:p>
    <w:p w14:paraId="3D50BDD8" w14:textId="77777777" w:rsidR="00863431" w:rsidRPr="00B760E6" w:rsidRDefault="00863431" w:rsidP="00B760E6">
      <w:pPr>
        <w:spacing w:line="360" w:lineRule="auto"/>
        <w:rPr>
          <w:lang w:val="en-GB"/>
        </w:rPr>
      </w:pPr>
      <w:r w:rsidRPr="007A5973">
        <w:rPr>
          <w:lang w:val="en-GB"/>
        </w:rPr>
        <w:t>Zhu, J. (2022). DEA under big data: Data enabled analytics and network data envelopment analysis. Annals of Operations Research, 309(2), 7</w:t>
      </w:r>
    </w:p>
    <w:p w14:paraId="5D54B41D" w14:textId="1691882A" w:rsidR="003D6266" w:rsidRDefault="00863431" w:rsidP="00E70598">
      <w:pPr>
        <w:spacing w:line="360" w:lineRule="auto"/>
        <w:rPr>
          <w:ins w:id="60" w:author="Gonzalez Moyano, Ricardo" w:date="2024-12-12T13:42:00Z" w16du:dateUtc="2024-12-12T12:42:00Z"/>
          <w:lang w:val="en-GB"/>
        </w:rPr>
      </w:pPr>
      <w:r w:rsidRPr="008D1DE6">
        <w:rPr>
          <w:lang w:val="es-ES"/>
        </w:rPr>
        <w:t xml:space="preserve">Zhu, N., Zhu, C., &amp; </w:t>
      </w:r>
      <w:proofErr w:type="spellStart"/>
      <w:r w:rsidRPr="008D1DE6">
        <w:rPr>
          <w:lang w:val="es-ES"/>
        </w:rPr>
        <w:t>Emrouznejad</w:t>
      </w:r>
      <w:proofErr w:type="spellEnd"/>
      <w:r w:rsidRPr="008D1DE6">
        <w:rPr>
          <w:lang w:val="es-ES"/>
        </w:rPr>
        <w:t xml:space="preserve">, A. (2021). </w:t>
      </w:r>
      <w:r w:rsidRPr="00212559">
        <w:rPr>
          <w:lang w:val="en-GB"/>
        </w:rPr>
        <w:t>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6E04D6C9" w14:textId="3AD4879D" w:rsidR="002175D9" w:rsidRDefault="002175D9" w:rsidP="00E70598">
      <w:pPr>
        <w:spacing w:line="360" w:lineRule="auto"/>
        <w:rPr>
          <w:ins w:id="61" w:author="Gonzalez Moyano, Ricardo" w:date="2024-12-12T13:59:00Z" w16du:dateUtc="2024-12-12T12:59:00Z"/>
          <w:lang w:val="en-GB"/>
        </w:rPr>
      </w:pPr>
      <w:ins w:id="62" w:author="Gonzalez Moyano, Ricardo" w:date="2024-12-12T13:42:00Z" w16du:dateUtc="2024-12-12T12:42:00Z">
        <w:r w:rsidRPr="002175D9">
          <w:rPr>
            <w:lang w:val="en-GB"/>
          </w:rPr>
          <w:t xml:space="preserve">Chawla, N. V., Bowyer, K. W., Hall, L. O., &amp; </w:t>
        </w:r>
        <w:proofErr w:type="spellStart"/>
        <w:r w:rsidRPr="002175D9">
          <w:rPr>
            <w:lang w:val="en-GB"/>
          </w:rPr>
          <w:t>Kegelmeyer</w:t>
        </w:r>
        <w:proofErr w:type="spellEnd"/>
        <w:r w:rsidRPr="002175D9">
          <w:rPr>
            <w:lang w:val="en-GB"/>
          </w:rPr>
          <w:t>, W. P. (2002). SMOTE: synthetic minority over-sampling technique. Journal of artificial intelligence research, 16, 321-357.</w:t>
        </w:r>
      </w:ins>
    </w:p>
    <w:p w14:paraId="34EED79D" w14:textId="0F4D4397" w:rsidR="00FD53E5" w:rsidRDefault="00E968CF" w:rsidP="00E70598">
      <w:pPr>
        <w:spacing w:line="360" w:lineRule="auto"/>
        <w:rPr>
          <w:ins w:id="63" w:author="Gonzalez Moyano, Ricardo" w:date="2024-12-13T10:45:00Z" w16du:dateUtc="2024-12-13T09:45:00Z"/>
          <w:lang w:val="en-GB"/>
        </w:rPr>
      </w:pPr>
      <w:ins w:id="64" w:author="Gonzalez Moyano, Ricardo" w:date="2024-12-12T14:00:00Z" w16du:dateUtc="2024-12-12T13:00:00Z">
        <w:r w:rsidRPr="00E968CF">
          <w:rPr>
            <w:lang w:val="en-GB"/>
          </w:rPr>
          <w:t>Weiss, G. M., &amp; Provost, F. (2003). Learning when training data are costly: The effect of class distribution on tree induction. Journal of artificial intelligence research, 19, 315-354.</w:t>
        </w:r>
      </w:ins>
    </w:p>
    <w:p w14:paraId="61ED04D7" w14:textId="1784029D" w:rsidR="00AD3838" w:rsidRDefault="00AD3838" w:rsidP="00E70598">
      <w:pPr>
        <w:spacing w:line="360" w:lineRule="auto"/>
        <w:rPr>
          <w:lang w:val="en-GB"/>
        </w:rPr>
      </w:pPr>
      <w:ins w:id="65" w:author="Gonzalez Moyano, Ricardo" w:date="2024-12-13T10:45:00Z">
        <w:r w:rsidRPr="00AD3838">
          <w:t>Bellman, R. (1966). Dynamic programming. </w:t>
        </w:r>
        <w:r w:rsidRPr="00AD3838">
          <w:rPr>
            <w:i/>
            <w:iCs/>
          </w:rPr>
          <w:t>science</w:t>
        </w:r>
        <w:r w:rsidRPr="00AD3838">
          <w:t>, </w:t>
        </w:r>
        <w:r w:rsidRPr="00AD3838">
          <w:rPr>
            <w:i/>
            <w:iCs/>
          </w:rPr>
          <w:t>153</w:t>
        </w:r>
        <w:r w:rsidRPr="00AD3838">
          <w:t>(3731), 34-37.</w:t>
        </w:r>
      </w:ins>
    </w:p>
    <w:sectPr w:rsidR="00AD3838"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se Luis Zofio Prieto" w:date="2024-08-30T11:27:00Z" w:initials="JLZP">
    <w:p w14:paraId="51DCDE61" w14:textId="2CA5D089" w:rsidR="00117262" w:rsidRDefault="00117262">
      <w:pPr>
        <w:pStyle w:val="Textocomentario"/>
      </w:pPr>
      <w:r>
        <w:rPr>
          <w:rStyle w:val="Refdecomentario"/>
        </w:rPr>
        <w:annotationRef/>
      </w:r>
      <w:r>
        <w:t xml:space="preserve">Si, como se dice posteriormente, el paper  se enmarca en segundo stream of litearature, parece que se le está restando importancia al considerarlo en Segundo lugar en el lietarature review. Si se ha hecho así la ordenación por cronología  yo buscaría algune cirerio que le permitiese dar la Vuelta (p.e., hay más contribunciones en el segundo stream que el primero). Así se le dá más relevancia.  </w:t>
      </w:r>
    </w:p>
  </w:comment>
  <w:comment w:id="2" w:author="Gonzalez Moyano, Ricardo" w:date="2024-09-16T12:33:00Z" w:initials="RG">
    <w:p w14:paraId="7AB14045" w14:textId="77777777" w:rsidR="00DE42C6" w:rsidRDefault="00DE42C6" w:rsidP="00DE42C6">
      <w:pPr>
        <w:pStyle w:val="Textocomentario"/>
        <w:jc w:val="left"/>
      </w:pPr>
      <w:r>
        <w:rPr>
          <w:rStyle w:val="Refdecomentario"/>
        </w:rPr>
        <w:annotationRef/>
      </w:r>
      <w:r>
        <w:t>¿Qué titulo tiene?</w:t>
      </w:r>
    </w:p>
  </w:comment>
  <w:comment w:id="3" w:author="Gonzalez Moyano, Ricardo" w:date="2024-09-16T12:34:00Z" w:initials="RG">
    <w:p w14:paraId="47215595" w14:textId="77777777" w:rsidR="00CF104B" w:rsidRDefault="00CF104B" w:rsidP="00CF104B">
      <w:pPr>
        <w:pStyle w:val="Textocomentario"/>
        <w:jc w:val="left"/>
      </w:pPr>
      <w:r>
        <w:rPr>
          <w:rStyle w:val="Refdecomentario"/>
        </w:rPr>
        <w:annotationRef/>
      </w:r>
      <w:r>
        <w:t xml:space="preserve">Este?: </w:t>
      </w:r>
      <w:hyperlink r:id="rId1" w:history="1">
        <w:r w:rsidRPr="00D87876">
          <w:rPr>
            <w:rStyle w:val="Hipervnculo"/>
            <w:highlight w:val="white"/>
          </w:rPr>
          <w:t>The estimation of productive efficiency through machine learning techniques: efficiency analysis trees</w:t>
        </w:r>
      </w:hyperlink>
    </w:p>
  </w:comment>
  <w:comment w:id="4" w:author="Jose Luis Zofio Prieto" w:date="2024-08-30T11:12:00Z" w:initials="JLZP">
    <w:p w14:paraId="4FAFC292" w14:textId="375EE581" w:rsidR="00117262" w:rsidRDefault="00117262">
      <w:pPr>
        <w:pStyle w:val="Textocomentario"/>
      </w:pPr>
      <w:r>
        <w:rPr>
          <w:rStyle w:val="Refdecomentario"/>
        </w:rPr>
        <w:annotationRef/>
      </w:r>
      <w:r>
        <w:t xml:space="preserve">¿Esta literature de two-stage no adolece de los problemas econométricos puestos de manifiesto por Simar y Wilson (2007)? </w:t>
      </w:r>
      <w:hyperlink r:id="rId2" w:history="1">
        <w:r w:rsidRPr="00164873">
          <w:rPr>
            <w:rStyle w:val="Hipervnculo"/>
          </w:rPr>
          <w:t>https://www.sciencedirect.com/science/article/abs/pii/S0304407605001594</w:t>
        </w:r>
      </w:hyperlink>
    </w:p>
    <w:p w14:paraId="7C9188DA" w14:textId="343A5F01" w:rsidR="00117262" w:rsidRDefault="00117262">
      <w:pPr>
        <w:pStyle w:val="Textocomentario"/>
      </w:pPr>
      <w:r>
        <w:t>Puede ser relavante para el paper reforzando las conclusiones (2.</w:t>
      </w:r>
      <w:r w:rsidRPr="00177688">
        <w:rPr>
          <w:i/>
          <w:iCs/>
        </w:rPr>
        <w:t>Enhanced Interpretability</w:t>
      </w:r>
      <w:r>
        <w:t>) por lo que se puede meter una frase enfatizndo esto de acuerdo a lo que pusimom en el paper de LBS-MAFS.</w:t>
      </w:r>
    </w:p>
    <w:p w14:paraId="4134F0E0" w14:textId="505B0A87" w:rsidR="00117262" w:rsidRDefault="00117262">
      <w:pPr>
        <w:pStyle w:val="Textocomentario"/>
      </w:pPr>
    </w:p>
  </w:comment>
  <w:comment w:id="5" w:author="Jose Luis Zofio Prieto" w:date="2024-08-30T11:32:00Z" w:initials="JLZP">
    <w:p w14:paraId="01305973" w14:textId="77777777" w:rsidR="00117262" w:rsidRDefault="00117262">
      <w:pPr>
        <w:pStyle w:val="Textocomentario"/>
      </w:pPr>
      <w:r>
        <w:rPr>
          <w:rStyle w:val="Refdecomentario"/>
        </w:rPr>
        <w:annotationRef/>
      </w:r>
      <w:r>
        <w:t>El problema econométrico es que al calcular los índices de eficiencia en la primera etapa, en la segunda no se cumple que laa variables dependiente (los índices) sean independientes (uinos dependen de otros) y se viola ese supuesto, lo que no permite hacer inferencia, etc.</w:t>
      </w:r>
    </w:p>
    <w:p w14:paraId="703DDFB3" w14:textId="5AB9AA67" w:rsidR="00117262" w:rsidRDefault="00117262">
      <w:pPr>
        <w:pStyle w:val="Textocomentario"/>
      </w:pPr>
      <w:r>
        <w:rPr>
          <w:noProof/>
        </w:rPr>
        <w:drawing>
          <wp:inline distT="0" distB="0" distL="0" distR="0" wp14:anchorId="1FCB185F" wp14:editId="23A9282F">
            <wp:extent cx="2510843" cy="1101889"/>
            <wp:effectExtent l="0" t="0" r="3810" b="3175"/>
            <wp:docPr id="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ext on a page&#10;&#10;Description automatically generated"/>
                    <pic:cNvPicPr/>
                  </pic:nvPicPr>
                  <pic:blipFill>
                    <a:blip r:embed="rId3"/>
                    <a:stretch>
                      <a:fillRect/>
                    </a:stretch>
                  </pic:blipFill>
                  <pic:spPr>
                    <a:xfrm>
                      <a:off x="0" y="0"/>
                      <a:ext cx="2560099" cy="1123505"/>
                    </a:xfrm>
                    <a:prstGeom prst="rect">
                      <a:avLst/>
                    </a:prstGeom>
                  </pic:spPr>
                </pic:pic>
              </a:graphicData>
            </a:graphic>
          </wp:inline>
        </w:drawing>
      </w:r>
    </w:p>
  </w:comment>
  <w:comment w:id="6" w:author="Jose Luis Zofio Prieto" w:date="2024-08-30T11:25:00Z" w:initials="JLZP">
    <w:p w14:paraId="359D7AF4" w14:textId="5E0A2AC2" w:rsidR="00117262" w:rsidRDefault="00117262">
      <w:pPr>
        <w:pStyle w:val="Textocomentario"/>
      </w:pPr>
      <w:r>
        <w:rPr>
          <w:rStyle w:val="Refdecomentario"/>
        </w:rPr>
        <w:annotationRef/>
      </w:r>
      <w:r>
        <w:t>De aquí mi comentario respecto a los problemas econométricos puestos de manifiesto por Simar y Wilson (2007).</w:t>
      </w:r>
    </w:p>
    <w:p w14:paraId="4B205915" w14:textId="08546313" w:rsidR="00117262" w:rsidRDefault="00117262">
      <w:pPr>
        <w:pStyle w:val="Textocomentario"/>
      </w:pPr>
      <w:r>
        <w:t>Pero si la téncia no está sujeta a estos probelmas pq no hay probelmas económetricos ENTONCES PODEMOS VENDERLA COMO UNA ALTERNATIVA A SIMAR Y WILSON (2007) DESDE EL CAMPO DE ML.</w:t>
      </w:r>
    </w:p>
  </w:comment>
  <w:comment w:id="7" w:author="Jose Luis Zofio Prieto" w:date="2024-08-30T12:01:00Z" w:initials="JLZP">
    <w:p w14:paraId="58B3B655" w14:textId="76ABCA1C" w:rsidR="00117262" w:rsidRDefault="00117262">
      <w:pPr>
        <w:pStyle w:val="Textocomentario"/>
      </w:pPr>
      <w:r>
        <w:rPr>
          <w:rStyle w:val="Refdecomentario"/>
        </w:rPr>
        <w:annotationRef/>
      </w:r>
      <w:r>
        <w:t xml:space="preserve">Esto es una alternativa al botstrapping propuesto por Simar y Wilson (1999) para proveer un ‘bias adjusted’ efficiency score e inferencia estadística respecto a su valor con intervalos de confianza (entre 0.8 y 1 p.e.). De nuevo una alternativa válida al DEA tradicional y los esfuerzos realizados para acomodar el DGP, ruido, etc. I.e. the “uncertainty” of the efficiency scores.     </w:t>
      </w:r>
    </w:p>
  </w:comment>
  <w:comment w:id="11" w:author="Jose Luis Zofio Prieto" w:date="2024-08-30T17:06:00Z" w:initials="JLZP">
    <w:p w14:paraId="18F8FB8B" w14:textId="77777777" w:rsidR="00117262" w:rsidRDefault="00117262">
      <w:pPr>
        <w:pStyle w:val="Textocomentario"/>
      </w:pPr>
      <w:r>
        <w:rPr>
          <w:rStyle w:val="Refdecomentario"/>
        </w:rPr>
        <w:annotationRef/>
      </w:r>
      <w:r>
        <w:t>En esta sección, cuando se decriben SVM y NN  se podría poner alguna línea (intuicion) de como se van a utilizar estas tecnicas en el análisis de eficiencia. Como p.e. se hace con XAI  con la frase: “contexts (for example, in our production context the question could be ‘</w:t>
      </w:r>
      <w:r w:rsidRPr="00073340">
        <w:t>What is the minimum amount of adjustment in inputs and/or outputs that a technically inefficient DMU would need to undertake to transition into being considered efficient?</w:t>
      </w:r>
      <w:r>
        <w:t>’)”.</w:t>
      </w:r>
    </w:p>
    <w:p w14:paraId="577FE6D8" w14:textId="22D6B8A0" w:rsidR="00117262" w:rsidRDefault="00117262">
      <w:pPr>
        <w:pStyle w:val="Textocomentario"/>
      </w:pPr>
      <w:r>
        <w:t xml:space="preserve">Así se “calma” la impaciencia del lector con relición a    cómo se van a utilizar junto al DEA. </w:t>
      </w:r>
    </w:p>
  </w:comment>
  <w:comment w:id="17" w:author="Jose Luis Zofio Prieto" w:date="2024-08-30T17:59:00Z" w:initials="JLZP">
    <w:p w14:paraId="56901A07" w14:textId="6ECB0283" w:rsidR="00117262" w:rsidRDefault="00117262">
      <w:pPr>
        <w:pStyle w:val="Textocomentario"/>
      </w:pPr>
      <w:r>
        <w:rPr>
          <w:rStyle w:val="Refdecomentario"/>
        </w:rPr>
        <w:annotationRef/>
      </w:r>
      <w:r>
        <w:t xml:space="preserve">He reescrito mucho este párrafo con la idea de mejorar la analogia o reinterpretación del DEA como un caso particular de XAI. Espero haberlo conseguido. </w:t>
      </w:r>
    </w:p>
  </w:comment>
  <w:comment w:id="21" w:author="Jose Luis Zofio Prieto" w:date="2024-09-03T11:20:00Z" w:initials="JLZP">
    <w:p w14:paraId="57EAE742" w14:textId="232C5E56" w:rsidR="00117262" w:rsidRDefault="00117262">
      <w:pPr>
        <w:pStyle w:val="Textocomentario"/>
      </w:pPr>
      <w:r>
        <w:rPr>
          <w:rStyle w:val="Refdecomentario"/>
        </w:rPr>
        <w:annotationRef/>
      </w:r>
      <w:r>
        <w:t xml:space="preserve">See my previous comments about slacks and contradiction among measures. </w:t>
      </w:r>
    </w:p>
  </w:comment>
  <w:comment w:id="23" w:author="Jose Luis Zofio Prieto" w:date="2024-09-03T11:32:00Z" w:initials="JLZP">
    <w:p w14:paraId="6069ED7E" w14:textId="7305ABF8" w:rsidR="00117262" w:rsidRDefault="00117262">
      <w:pPr>
        <w:pStyle w:val="Textocomentario"/>
      </w:pPr>
      <w:r>
        <w:rPr>
          <w:rStyle w:val="Refdecomentario"/>
        </w:rPr>
        <w:annotationRef/>
      </w:r>
      <w:r>
        <w:t xml:space="preserve">Esta es la contradicción. No se puede utilizar la medidad radial para identificar ‘Pareto-efficiency’. ¿O si? Es decir, ?pueden los modelos (5) y (6) generar slacks? Si no hay que explicar y vender  esto porque es super importante. Es decir, la técnica permite acabar con el probelma de como el DEA adolece del problema de los slacks.   </w:t>
      </w:r>
    </w:p>
  </w:comment>
  <w:comment w:id="27" w:author="Jose Luis Zofio Prieto" w:date="2024-09-03T11:53:00Z" w:initials="JLZP">
    <w:p w14:paraId="73FB1697" w14:textId="15092CEC" w:rsidR="00117262" w:rsidRDefault="00117262">
      <w:pPr>
        <w:pStyle w:val="Textocomentario"/>
      </w:pPr>
      <w:r>
        <w:rPr>
          <w:rStyle w:val="Refdecomentario"/>
        </w:rPr>
        <w:annotationRef/>
      </w:r>
      <w:r>
        <w:t xml:space="preserve">Ahora si que se refiere a los inputs y outputs del modelo </w:t>
      </w:r>
    </w:p>
  </w:comment>
  <w:comment w:id="28" w:author="Jose Luis Zofio Prieto" w:date="2024-09-03T14:30:00Z" w:initials="JLZP">
    <w:p w14:paraId="4B76CF48" w14:textId="01BCD3E2" w:rsidR="00117262" w:rsidRDefault="00117262">
      <w:pPr>
        <w:pStyle w:val="Textocomentario"/>
      </w:pPr>
      <w:r>
        <w:rPr>
          <w:rStyle w:val="Refdecomentario"/>
        </w:rPr>
        <w:annotationRef/>
      </w:r>
      <w:r>
        <w:t xml:space="preserve">While the hyperparameter degree and data scaling are easy to understand, the cost one is not intuitive. Is it related to the loss function? If so, what do the number represent? I would add a footnote explaining to what do the hyperparameters refer, so the reader does not have to go to the R package. </w:t>
      </w:r>
    </w:p>
  </w:comment>
  <w:comment w:id="29" w:author="Gonzalez Moyano, Ricardo" w:date="2024-09-06T13:30:00Z" w:initials="RG">
    <w:p w14:paraId="2BDBB4E0" w14:textId="77777777" w:rsidR="001076E9" w:rsidRDefault="001076E9" w:rsidP="001076E9">
      <w:pPr>
        <w:pStyle w:val="Textocomentario"/>
        <w:jc w:val="left"/>
      </w:pPr>
      <w:r>
        <w:rPr>
          <w:rStyle w:val="Refdecomentario"/>
        </w:rPr>
        <w:annotationRef/>
      </w:r>
      <w:r>
        <w:t xml:space="preserve">El coste es el parametro de regularizacion que se comenta, nosotros lo indicamos como C, pero la libreira de R lo llama cost. </w:t>
      </w:r>
    </w:p>
  </w:comment>
  <w:comment w:id="30" w:author="Jose Luis Zofio Prieto" w:date="2024-09-03T14:33:00Z" w:initials="JLZP">
    <w:p w14:paraId="0809CBE7" w14:textId="4083952E" w:rsidR="00117262" w:rsidRDefault="00117262">
      <w:pPr>
        <w:pStyle w:val="Textocomentario"/>
      </w:pPr>
      <w:r>
        <w:rPr>
          <w:rStyle w:val="Refdecomentario"/>
        </w:rPr>
        <w:annotationRef/>
      </w:r>
      <w:r>
        <w:t>Explain what the label prediction is. Is it a percentage of the times it is efficient among all the experiments?</w:t>
      </w:r>
    </w:p>
  </w:comment>
  <w:comment w:id="31" w:author="Gonzalez Moyano, Ricardo" w:date="2024-09-06T13:32:00Z" w:initials="RG">
    <w:p w14:paraId="105E06A7" w14:textId="77777777" w:rsidR="001076E9" w:rsidRDefault="001076E9" w:rsidP="001076E9">
      <w:pPr>
        <w:pStyle w:val="Textocomentario"/>
        <w:jc w:val="left"/>
      </w:pPr>
      <w:r>
        <w:rPr>
          <w:rStyle w:val="Refdecomentario"/>
        </w:rPr>
        <w:annotationRef/>
      </w:r>
      <w:r>
        <w:t>Es el umbral que menos errores hemos detectado. Solo las observaciones con un valor superior al umbral se clasifican como eficientes</w:t>
      </w:r>
    </w:p>
  </w:comment>
  <w:comment w:id="32" w:author="Gonzalez Moyano, Ricardo" w:date="2024-09-06T13:27:00Z" w:initials="RG">
    <w:p w14:paraId="5042E882" w14:textId="42693476" w:rsidR="00A7714C" w:rsidRDefault="00A7714C" w:rsidP="00A7714C">
      <w:pPr>
        <w:pStyle w:val="Textocomentario"/>
        <w:jc w:val="left"/>
      </w:pPr>
      <w:r>
        <w:rPr>
          <w:rStyle w:val="Refdecomentario"/>
        </w:rPr>
        <w:annotationRef/>
      </w:r>
      <w:r>
        <w:t>He ampliado los puntos de la leyenda como has indicado.</w:t>
      </w:r>
    </w:p>
  </w:comment>
  <w:comment w:id="33" w:author="Jose Luis Zofio Prieto" w:date="2024-09-03T14:34:00Z" w:initials="JLZP">
    <w:p w14:paraId="3DCA7045" w14:textId="1C0AE086" w:rsidR="00117262" w:rsidRDefault="00117262">
      <w:pPr>
        <w:pStyle w:val="Textocomentario"/>
      </w:pPr>
      <w:r>
        <w:rPr>
          <w:rStyle w:val="Refdecomentario"/>
        </w:rPr>
        <w:annotationRef/>
      </w:r>
      <w:r>
        <w:t>Esto tampoco se entiende</w:t>
      </w:r>
    </w:p>
  </w:comment>
  <w:comment w:id="34" w:author="Gonzalez Moyano, Ricardo" w:date="2024-09-06T13:07:00Z" w:initials="RG">
    <w:p w14:paraId="0A14F4EC" w14:textId="77777777" w:rsidR="00690D21" w:rsidRDefault="00690D21" w:rsidP="00690D21">
      <w:pPr>
        <w:pStyle w:val="Textocomentario"/>
        <w:jc w:val="left"/>
      </w:pPr>
      <w:r>
        <w:rPr>
          <w:rStyle w:val="Refdecomentario"/>
        </w:rPr>
        <w:annotationRef/>
      </w:r>
      <w:r>
        <w:t xml:space="preserve">Me referia que, como no sabemos por donde pasa el hiperplano, lo que hacemos es llenar la region de puntos, de 0 a 10 en ambas variables, y a continuación, predecimos para cada punto. De esta forma, podemos detectar por donde pasa el hiperplano. </w:t>
      </w:r>
    </w:p>
  </w:comment>
  <w:comment w:id="35" w:author="Jose Luis Zofio Prieto" w:date="2024-09-03T14:36:00Z" w:initials="JLZP">
    <w:p w14:paraId="36CF5212" w14:textId="03AA2E18" w:rsidR="00117262" w:rsidRDefault="00117262">
      <w:pPr>
        <w:pStyle w:val="Textocomentario"/>
      </w:pPr>
      <w:r>
        <w:rPr>
          <w:rStyle w:val="Refdecomentario"/>
        </w:rPr>
        <w:annotationRef/>
      </w:r>
      <w:r>
        <w:t xml:space="preserve">Creo que habría que ampliar algo más el punto 3.2 metiendo algo de metodología porque esto se queda muy corto par entender por qué el output o input son más importantes.   </w:t>
      </w:r>
    </w:p>
  </w:comment>
  <w:comment w:id="37" w:author="Jose Luis Zofio Prieto" w:date="2024-09-03T15:32:00Z" w:initials="JLZP">
    <w:p w14:paraId="07F2C0E9" w14:textId="707F1F78" w:rsidR="00117262" w:rsidRDefault="00117262">
      <w:pPr>
        <w:pStyle w:val="Textocomentario"/>
      </w:pPr>
      <w:r>
        <w:rPr>
          <w:rStyle w:val="Refdecomentario"/>
        </w:rPr>
        <w:annotationRef/>
      </w:r>
      <w:r>
        <w:t xml:space="preserve">Lo mismo, apenas se dice nada en la sección 3.2 de neural networks para seguir la metodología y el significado de los hyperparámetros. </w:t>
      </w:r>
    </w:p>
  </w:comment>
  <w:comment w:id="38" w:author="Jose Luis Zofio Prieto" w:date="2024-09-03T16:04:00Z" w:initials="JLZP">
    <w:p w14:paraId="42CFA42F" w14:textId="00A5AE78" w:rsidR="00117262" w:rsidRDefault="00117262">
      <w:pPr>
        <w:pStyle w:val="Textocomentario"/>
      </w:pPr>
      <w:r>
        <w:rPr>
          <w:rStyle w:val="Refdecomentario"/>
        </w:rPr>
        <w:annotationRef/>
      </w:r>
      <w:r>
        <w:t>?</w:t>
      </w:r>
    </w:p>
  </w:comment>
  <w:comment w:id="39" w:author="Jose Luis Zofio Prieto" w:date="2024-09-03T16:02:00Z" w:initials="JLZP">
    <w:p w14:paraId="6FB4DE95" w14:textId="3833FC7D" w:rsidR="00117262" w:rsidRDefault="00117262">
      <w:pPr>
        <w:pStyle w:val="Textocomentario"/>
      </w:pPr>
      <w:r>
        <w:rPr>
          <w:rStyle w:val="Refdecomentario"/>
        </w:rPr>
        <w:annotationRef/>
      </w:r>
      <w:r>
        <w:t>Yo creo que se podr</w:t>
      </w:r>
      <w:r w:rsidR="00B33ABA">
        <w:t>í</w:t>
      </w:r>
      <w:r>
        <w:t>a cal</w:t>
      </w:r>
      <w:r w:rsidR="00B33ABA">
        <w:t>cular i</w:t>
      </w:r>
      <w:r>
        <w:t>gual índice de Spearman y ver que pasa ¿no?. E</w:t>
      </w:r>
      <w:r w:rsidR="00B33ABA">
        <w:t>s</w:t>
      </w:r>
      <w:r>
        <w:t xml:space="preserve">toy </w:t>
      </w:r>
      <w:r w:rsidR="00B33ABA">
        <w:t>s</w:t>
      </w:r>
      <w:r>
        <w:t xml:space="preserve">eguro que esto le pedirán los revisores. Eso si, manteniendo todos estos caveats. </w:t>
      </w:r>
    </w:p>
  </w:comment>
  <w:comment w:id="40" w:author="Jose Luis Zofio Prieto" w:date="2024-09-03T16:06:00Z" w:initials="JLZP">
    <w:p w14:paraId="50463265" w14:textId="78A31554" w:rsidR="00117262" w:rsidRDefault="00117262">
      <w:pPr>
        <w:pStyle w:val="Textocomentario"/>
      </w:pPr>
      <w:r>
        <w:rPr>
          <w:rStyle w:val="Refdecomentario"/>
        </w:rPr>
        <w:annotationRef/>
      </w:r>
      <w:r>
        <w:t>Añadir DEA como tercera línea dado que está en la gráfica</w:t>
      </w:r>
    </w:p>
  </w:comment>
  <w:comment w:id="41" w:author="Gonzalez Moyano, Ricardo" w:date="2024-09-06T13:00:00Z" w:initials="RG">
    <w:p w14:paraId="6DD58953" w14:textId="77777777" w:rsidR="00684C02" w:rsidRDefault="00684C02" w:rsidP="00684C02">
      <w:pPr>
        <w:pStyle w:val="Textocomentario"/>
        <w:jc w:val="left"/>
      </w:pPr>
      <w:r>
        <w:rPr>
          <w:rStyle w:val="Refdecomentario"/>
        </w:rPr>
        <w:annotationRef/>
      </w:r>
      <w:r>
        <w:t>He añadido el BCC y superefficiency</w:t>
      </w:r>
    </w:p>
  </w:comment>
  <w:comment w:id="42" w:author="Jose Luis Zofio Prieto" w:date="2024-09-03T17:46:00Z" w:initials="JLZP">
    <w:p w14:paraId="469DE135" w14:textId="287E9D00" w:rsidR="00117262" w:rsidRDefault="00117262">
      <w:pPr>
        <w:pStyle w:val="Textocomentario"/>
      </w:pPr>
      <w:r>
        <w:rPr>
          <w:rStyle w:val="Refdecomentario"/>
        </w:rPr>
        <w:annotationRef/>
      </w:r>
      <w:r>
        <w:t xml:space="preserve">Esto es así ¿os es que el Kernel “rellena” valores menores que uno ? </w:t>
      </w:r>
    </w:p>
  </w:comment>
  <w:comment w:id="43" w:author="Gonzalez Moyano, Ricardo" w:date="2024-09-06T12:06:00Z" w:initials="RG">
    <w:p w14:paraId="4B216DD8" w14:textId="77777777" w:rsidR="00CC37AC" w:rsidRDefault="006E6FAF" w:rsidP="00CC37AC">
      <w:pPr>
        <w:pStyle w:val="Textocomentario"/>
        <w:jc w:val="left"/>
      </w:pPr>
      <w:r>
        <w:rPr>
          <w:rStyle w:val="Refdecomentario"/>
        </w:rPr>
        <w:annotationRef/>
      </w:r>
      <w:r w:rsidR="00CC37AC">
        <w:t>Por utilizar super efficiency DEA. Nos pareció una comparación mas justa que con DEA normal</w:t>
      </w:r>
    </w:p>
  </w:comment>
  <w:comment w:id="44" w:author="Jose Luis Zofio Prieto" w:date="2024-09-03T16:13:00Z" w:initials="JLZP">
    <w:p w14:paraId="6BB56F0C" w14:textId="25F06C01" w:rsidR="00117262" w:rsidRDefault="00117262">
      <w:pPr>
        <w:pStyle w:val="Textocomentario"/>
      </w:pPr>
      <w:r>
        <w:rPr>
          <w:rStyle w:val="Refdecomentario"/>
        </w:rPr>
        <w:annotationRef/>
      </w:r>
      <w:r>
        <w:t>¿Que representa la “s” delante de DEA?</w:t>
      </w:r>
    </w:p>
  </w:comment>
  <w:comment w:id="45" w:author="Gonzalez Moyano, Ricardo" w:date="2024-09-06T11:00:00Z" w:initials="RG">
    <w:p w14:paraId="5353B452" w14:textId="77777777" w:rsidR="009621B3" w:rsidRDefault="009621B3" w:rsidP="009621B3">
      <w:pPr>
        <w:pStyle w:val="Textocomentario"/>
        <w:jc w:val="left"/>
      </w:pPr>
      <w:r>
        <w:rPr>
          <w:rStyle w:val="Refdecomentario"/>
        </w:rPr>
        <w:annotationRef/>
      </w:r>
      <w:r>
        <w:t xml:space="preserve">Como nuestro metodo está preparado para detectar supereficiencia, para compararlo, utilizamos super efficiency DEA. La “s” es de ahí. </w:t>
      </w:r>
    </w:p>
  </w:comment>
  <w:comment w:id="46" w:author="Jose Luis Zofio Prieto" w:date="2024-09-03T16:07:00Z" w:initials="JLZP">
    <w:p w14:paraId="23762A15" w14:textId="5835D51D" w:rsidR="00117262" w:rsidRDefault="00117262">
      <w:pPr>
        <w:pStyle w:val="Textocomentario"/>
      </w:pPr>
      <w:r>
        <w:rPr>
          <w:rStyle w:val="Refdecomentario"/>
        </w:rPr>
        <w:annotationRef/>
      </w:r>
      <w:r>
        <w:t xml:space="preserve">Una vez más el problema de la Pareto-eficiencia con las medida radial de output.   </w:t>
      </w:r>
    </w:p>
  </w:comment>
  <w:comment w:id="47" w:author="Jose Luis Zofio Prieto" w:date="2024-09-03T17:46:00Z" w:initials="JLZP">
    <w:p w14:paraId="5F9005BD" w14:textId="31D73CBE" w:rsidR="00117262" w:rsidRDefault="00117262">
      <w:pPr>
        <w:pStyle w:val="Textocomentario"/>
      </w:pPr>
      <w:r>
        <w:rPr>
          <w:rStyle w:val="Refdecomentario"/>
        </w:rPr>
        <w:annotationRef/>
      </w:r>
      <w:r>
        <w:t xml:space="preserve">Hay que darle una vuelta a esto, Si una observación es Pareto-eficiente y no está dominada, no puede ser ineficiente. Esto es una definción que se aplicaría a cualuier técnica. ¿Realmente las técnicas pueden identificar las DMUs que son Pareto-eficientes según DEA? Es decir, ¿todas las DMUs clasificadas como eficientes son Pareto-Eficientes? Es lo que parece intuirse del texto. Si no es asi no sñe si el concepto de P-E tiene mucho senbtidocon ML. Esto se une a todo lo dicho antes con el uso de medidas de eficiencia fuertes (aditivas) y débiles (radial). </w:t>
      </w:r>
    </w:p>
  </w:comment>
  <w:comment w:id="48" w:author="Jose Luis Zofio Prieto" w:date="2024-09-03T17:54:00Z" w:initials="JLZP">
    <w:p w14:paraId="4AB63747" w14:textId="708BDC24" w:rsidR="00117262" w:rsidRDefault="00117262">
      <w:pPr>
        <w:pStyle w:val="Textocomentario"/>
      </w:pPr>
      <w:r>
        <w:rPr>
          <w:rStyle w:val="Refdecomentario"/>
        </w:rPr>
        <w:annotationRef/>
      </w:r>
      <w:r>
        <w:t xml:space="preserve">He cambiado esta frase que creo refleja mejor lo que se pretende seguir.  </w:t>
      </w:r>
    </w:p>
  </w:comment>
  <w:comment w:id="49" w:author="Jose Luis Zofio Prieto" w:date="2024-09-03T17:57:00Z" w:initials="JLZP">
    <w:p w14:paraId="40894345" w14:textId="356BB6C7" w:rsidR="00117262" w:rsidRDefault="00117262">
      <w:pPr>
        <w:pStyle w:val="Textocomentario"/>
      </w:pPr>
      <w:r>
        <w:rPr>
          <w:rStyle w:val="Refdecomentario"/>
        </w:rPr>
        <w:annotationRef/>
      </w:r>
      <w:r>
        <w:t>¿Tienen todos un índice 1? Lo he puesto  porque no se sabe si se está trabajando con supereficiencia como en el gráfico 2.</w:t>
      </w:r>
    </w:p>
  </w:comment>
  <w:comment w:id="50" w:author="Gonzalez Moyano, Ricardo" w:date="2024-09-06T12:10:00Z" w:initials="RG">
    <w:p w14:paraId="0608D047" w14:textId="77777777" w:rsidR="006E6FAF" w:rsidRDefault="006E6FAF" w:rsidP="006E6FAF">
      <w:pPr>
        <w:pStyle w:val="Textocomentario"/>
        <w:jc w:val="left"/>
      </w:pPr>
      <w:r>
        <w:rPr>
          <w:rStyle w:val="Refdecomentario"/>
        </w:rPr>
        <w:annotationRef/>
      </w:r>
      <w:r>
        <w:t xml:space="preserve">El aditivo tradicional, sin super eficiencia. </w:t>
      </w:r>
    </w:p>
  </w:comment>
  <w:comment w:id="51" w:author="Gonzalez Moyano, Ricardo" w:date="2024-09-19T14:15:00Z" w:initials="RG">
    <w:p w14:paraId="700D8528" w14:textId="77777777" w:rsidR="00FE02B8" w:rsidRDefault="00FE02B8" w:rsidP="00FE02B8">
      <w:pPr>
        <w:pStyle w:val="Textocomentario"/>
        <w:jc w:val="left"/>
      </w:pPr>
      <w:r>
        <w:rPr>
          <w:rStyle w:val="Refdecomentario"/>
        </w:rPr>
        <w:annotationRef/>
      </w:r>
      <w:r>
        <w:t>Hay que actualizar la tabla a los 40</w:t>
      </w:r>
    </w:p>
  </w:comment>
  <w:comment w:id="52" w:author="Jose Luis Zofio Prieto" w:date="2024-09-03T18:03:00Z" w:initials="JLZP">
    <w:p w14:paraId="5D229351" w14:textId="75DD2E38" w:rsidR="00117262" w:rsidRDefault="00117262">
      <w:pPr>
        <w:pStyle w:val="Textocomentario"/>
      </w:pPr>
      <w:r>
        <w:rPr>
          <w:rStyle w:val="Refdecomentario"/>
        </w:rPr>
        <w:annotationRef/>
      </w:r>
      <w:r>
        <w:t xml:space="preserve">De nuevo no se sabe que representan estos valores porque habría que decirlo en la sección 3.2. Decir cuales son output y cuales inputs </w:t>
      </w:r>
    </w:p>
  </w:comment>
  <w:comment w:id="53" w:author="Jose Luis Zofio Prieto" w:date="2024-09-04T11:10:00Z" w:initials="JLZP">
    <w:p w14:paraId="387A8C0F" w14:textId="38DFB077" w:rsidR="00117262" w:rsidRDefault="00117262">
      <w:pPr>
        <w:pStyle w:val="Textocomentario"/>
      </w:pPr>
      <w:r>
        <w:rPr>
          <w:rStyle w:val="Refdecomentario"/>
        </w:rPr>
        <w:annotationRef/>
      </w:r>
      <w:r>
        <w:t xml:space="preserve">Yo haría una tabla con dos columnas, Las variables por filas y las columnas SVM y NN </w:t>
      </w:r>
    </w:p>
  </w:comment>
  <w:comment w:id="54" w:author="Jose Luis Zofio Prieto" w:date="2024-09-03T18:40:00Z" w:initials="JLZP">
    <w:p w14:paraId="20A0DFF6" w14:textId="1918B454" w:rsidR="00117262" w:rsidRDefault="00117262">
      <w:pPr>
        <w:pStyle w:val="Textocomentario"/>
      </w:pPr>
      <w:r>
        <w:rPr>
          <w:rStyle w:val="Refdecomentario"/>
        </w:rPr>
        <w:annotationRef/>
      </w:r>
      <w:r>
        <w:t>The explanation was counterintuitive. I have changed it. The second school has much more ESCS (an input) and therefore it makes sense that it is less efficient if the output scores like PVMATH are below the average and, in particular, below that of the first school.</w:t>
      </w:r>
    </w:p>
  </w:comment>
  <w:comment w:id="55" w:author="Gonzalez Moyano, Ricardo" w:date="2024-09-06T13:52:00Z" w:initials="RG">
    <w:p w14:paraId="555E61A6" w14:textId="77777777" w:rsidR="000936B1" w:rsidRDefault="000936B1" w:rsidP="000936B1">
      <w:pPr>
        <w:pStyle w:val="Textocomentario"/>
        <w:jc w:val="left"/>
      </w:pPr>
      <w:r>
        <w:rPr>
          <w:rStyle w:val="Refdecomentario"/>
        </w:rPr>
        <w:annotationRef/>
      </w:r>
      <w:r>
        <w:t xml:space="preserve">Exacto, a mayor input y menos output, mas ineficiente. La correccion que has puesto JL me parece bien </w:t>
      </w:r>
    </w:p>
  </w:comment>
  <w:comment w:id="56" w:author="Jose Luis Zofio Prieto" w:date="2024-09-03T18:48:00Z" w:initials="JLZP">
    <w:p w14:paraId="51D5C6EE" w14:textId="32EF91E0" w:rsidR="00117262" w:rsidRDefault="00117262">
      <w:pPr>
        <w:pStyle w:val="Textocomentario"/>
      </w:pPr>
      <w:r>
        <w:rPr>
          <w:rStyle w:val="Refdecomentario"/>
        </w:rPr>
        <w:annotationRef/>
      </w:r>
      <w:r>
        <w:t xml:space="preserve">I do not understand this reasoning. The higher the efficiency score the worse. Right? In this case, the third school has a </w:t>
      </w:r>
      <w:r w:rsidRPr="005C1F82">
        <w:rPr>
          <w:lang w:val="en-GB"/>
        </w:rPr>
        <w:t>moderately high ESCS</w:t>
      </w:r>
      <w:r>
        <w:t xml:space="preserve"> pero sus outputs están en la media, por lo que la ineficencia cae entre medias del 1 y 2.  </w:t>
      </w:r>
    </w:p>
  </w:comment>
  <w:comment w:id="57" w:author="Gonzalez Moyano, Ricardo" w:date="2024-09-06T13:52:00Z" w:initials="RG">
    <w:p w14:paraId="292324B9" w14:textId="77777777" w:rsidR="000936B1" w:rsidRDefault="000936B1" w:rsidP="000936B1">
      <w:pPr>
        <w:pStyle w:val="Textocomentario"/>
        <w:jc w:val="left"/>
      </w:pPr>
      <w:r>
        <w:rPr>
          <w:rStyle w:val="Refdecomentario"/>
        </w:rPr>
        <w:annotationRef/>
      </w:r>
      <w:r>
        <w:t>Sí</w:t>
      </w:r>
    </w:p>
  </w:comment>
  <w:comment w:id="58" w:author="Jose Luis Zofio Prieto" w:date="2024-09-03T18:52:00Z" w:initials="JLZP">
    <w:p w14:paraId="7E6AAD88" w14:textId="4AD05B8D" w:rsidR="00117262" w:rsidRDefault="00117262">
      <w:pPr>
        <w:pStyle w:val="Textocomentario"/>
      </w:pPr>
      <w:r>
        <w:t>¿</w:t>
      </w:r>
      <w:r>
        <w:rPr>
          <w:rStyle w:val="Refdecomentario"/>
        </w:rPr>
        <w:annotationRef/>
      </w:r>
      <w:r>
        <w:t xml:space="preserve">Es esto válido para toda la muestra? ¿has calculado la correlación entre el score de eficiencia y ESCS? Porque para las simulaciones de los tres colegios esta conclusion creo que no es válida. Es al revés porque a mayor ESCS no le corresponde mayor output scores y por tanto . </w:t>
      </w:r>
    </w:p>
  </w:comment>
  <w:comment w:id="59" w:author="Gonzalez Moyano, Ricardo" w:date="2024-09-06T14:01:00Z" w:initials="RG">
    <w:p w14:paraId="72D36809" w14:textId="77777777" w:rsidR="000936B1" w:rsidRDefault="000936B1" w:rsidP="000936B1">
      <w:pPr>
        <w:pStyle w:val="Textocomentario"/>
        <w:jc w:val="left"/>
      </w:pPr>
      <w:r>
        <w:rPr>
          <w:rStyle w:val="Refdecomentario"/>
        </w:rPr>
        <w:annotationRef/>
      </w:r>
      <w:r>
        <w:t>Parece que me quivoque en la interpretacion. A mas recursos, MAS ineficiencia.</w:t>
      </w:r>
    </w:p>
    <w:p w14:paraId="64B92D4B" w14:textId="77777777" w:rsidR="000936B1" w:rsidRDefault="000936B1" w:rsidP="000936B1">
      <w:pPr>
        <w:pStyle w:val="Textocomentario"/>
        <w:jc w:val="left"/>
      </w:pPr>
      <w:r>
        <w:t>Por mi, eliminamos este parrafo.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DCDE61" w15:done="0"/>
  <w15:commentEx w15:paraId="7AB14045" w15:done="0"/>
  <w15:commentEx w15:paraId="47215595" w15:paraIdParent="7AB14045" w15:done="0"/>
  <w15:commentEx w15:paraId="4134F0E0" w15:done="0"/>
  <w15:commentEx w15:paraId="703DDFB3" w15:done="0"/>
  <w15:commentEx w15:paraId="4B205915" w15:done="0"/>
  <w15:commentEx w15:paraId="58B3B655" w15:done="0"/>
  <w15:commentEx w15:paraId="577FE6D8" w15:done="0"/>
  <w15:commentEx w15:paraId="56901A07" w15:done="1"/>
  <w15:commentEx w15:paraId="57EAE742" w15:done="1"/>
  <w15:commentEx w15:paraId="6069ED7E" w15:done="0"/>
  <w15:commentEx w15:paraId="73FB1697" w15:done="1"/>
  <w15:commentEx w15:paraId="4B76CF48" w15:done="0"/>
  <w15:commentEx w15:paraId="2BDBB4E0" w15:paraIdParent="4B76CF48" w15:done="0"/>
  <w15:commentEx w15:paraId="0809CBE7" w15:done="0"/>
  <w15:commentEx w15:paraId="105E06A7" w15:paraIdParent="0809CBE7" w15:done="0"/>
  <w15:commentEx w15:paraId="5042E882" w15:done="1"/>
  <w15:commentEx w15:paraId="3DCA7045" w15:done="0"/>
  <w15:commentEx w15:paraId="0A14F4EC" w15:paraIdParent="3DCA7045" w15:done="0"/>
  <w15:commentEx w15:paraId="36CF5212" w15:done="0"/>
  <w15:commentEx w15:paraId="07F2C0E9" w15:done="0"/>
  <w15:commentEx w15:paraId="42CFA42F" w15:done="0"/>
  <w15:commentEx w15:paraId="6FB4DE95" w15:done="0"/>
  <w15:commentEx w15:paraId="50463265" w15:done="0"/>
  <w15:commentEx w15:paraId="6DD58953" w15:paraIdParent="50463265" w15:done="0"/>
  <w15:commentEx w15:paraId="469DE135" w15:done="0"/>
  <w15:commentEx w15:paraId="4B216DD8" w15:paraIdParent="469DE135" w15:done="0"/>
  <w15:commentEx w15:paraId="6BB56F0C" w15:done="0"/>
  <w15:commentEx w15:paraId="5353B452" w15:paraIdParent="6BB56F0C" w15:done="0"/>
  <w15:commentEx w15:paraId="23762A15" w15:done="0"/>
  <w15:commentEx w15:paraId="5F9005BD" w15:done="0"/>
  <w15:commentEx w15:paraId="4AB63747" w15:done="0"/>
  <w15:commentEx w15:paraId="40894345" w15:done="0"/>
  <w15:commentEx w15:paraId="0608D047" w15:paraIdParent="40894345" w15:done="0"/>
  <w15:commentEx w15:paraId="700D8528" w15:done="0"/>
  <w15:commentEx w15:paraId="5D229351" w15:done="0"/>
  <w15:commentEx w15:paraId="387A8C0F" w15:done="0"/>
  <w15:commentEx w15:paraId="20A0DFF6" w15:done="0"/>
  <w15:commentEx w15:paraId="555E61A6" w15:paraIdParent="20A0DFF6" w15:done="0"/>
  <w15:commentEx w15:paraId="51D5C6EE" w15:done="0"/>
  <w15:commentEx w15:paraId="292324B9" w15:paraIdParent="51D5C6EE" w15:done="0"/>
  <w15:commentEx w15:paraId="7E6AAD88" w15:done="0"/>
  <w15:commentEx w15:paraId="64B92D4B" w15:paraIdParent="7E6AAD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C2B2E" w16cex:dateUtc="2024-08-30T09:27:00Z"/>
  <w16cex:commentExtensible w16cex:durableId="4E1F249D" w16cex:dateUtc="2024-09-16T10:33:00Z"/>
  <w16cex:commentExtensible w16cex:durableId="42C680DC" w16cex:dateUtc="2024-09-16T10:34:00Z"/>
  <w16cex:commentExtensible w16cex:durableId="2A7C278F" w16cex:dateUtc="2024-08-30T09:12:00Z"/>
  <w16cex:commentExtensible w16cex:durableId="2A7C2C3F" w16cex:dateUtc="2024-08-30T09:32:00Z"/>
  <w16cex:commentExtensible w16cex:durableId="2A7C2ABB" w16cex:dateUtc="2024-08-30T09:25:00Z"/>
  <w16cex:commentExtensible w16cex:durableId="2A7C3303" w16cex:dateUtc="2024-08-30T10:01:00Z"/>
  <w16cex:commentExtensible w16cex:durableId="2A7C7A78" w16cex:dateUtc="2024-08-30T15:06:00Z"/>
  <w16cex:commentExtensible w16cex:durableId="2A7C86FB" w16cex:dateUtc="2024-08-30T15:59:00Z"/>
  <w16cex:commentExtensible w16cex:durableId="2A816F90" w16cex:dateUtc="2024-09-03T09:20:00Z"/>
  <w16cex:commentExtensible w16cex:durableId="2A817246" w16cex:dateUtc="2024-09-03T09:32:00Z"/>
  <w16cex:commentExtensible w16cex:durableId="2A817723" w16cex:dateUtc="2024-09-03T09:53:00Z"/>
  <w16cex:commentExtensible w16cex:durableId="2A819BF0" w16cex:dateUtc="2024-09-03T12:30:00Z"/>
  <w16cex:commentExtensible w16cex:durableId="01291858" w16cex:dateUtc="2024-09-06T11:30:00Z"/>
  <w16cex:commentExtensible w16cex:durableId="2A819C9D" w16cex:dateUtc="2024-09-03T12:33:00Z"/>
  <w16cex:commentExtensible w16cex:durableId="053851DF" w16cex:dateUtc="2024-09-06T11:32:00Z"/>
  <w16cex:commentExtensible w16cex:durableId="31BE8200" w16cex:dateUtc="2024-09-06T11:27:00Z"/>
  <w16cex:commentExtensible w16cex:durableId="2A819D01" w16cex:dateUtc="2024-09-03T12:34:00Z"/>
  <w16cex:commentExtensible w16cex:durableId="2AE5F4A3" w16cex:dateUtc="2024-09-06T11:07:00Z"/>
  <w16cex:commentExtensible w16cex:durableId="2A819D69" w16cex:dateUtc="2024-09-03T12:36:00Z"/>
  <w16cex:commentExtensible w16cex:durableId="2A81AA83" w16cex:dateUtc="2024-09-03T13:32:00Z"/>
  <w16cex:commentExtensible w16cex:durableId="2A81B20F" w16cex:dateUtc="2024-09-03T14:04:00Z"/>
  <w16cex:commentExtensible w16cex:durableId="2A81B184" w16cex:dateUtc="2024-09-03T14:02:00Z"/>
  <w16cex:commentExtensible w16cex:durableId="2A81B287" w16cex:dateUtc="2024-09-03T14:06:00Z"/>
  <w16cex:commentExtensible w16cex:durableId="65431D5A" w16cex:dateUtc="2024-09-06T11:00:00Z"/>
  <w16cex:commentExtensible w16cex:durableId="2A81C9DD" w16cex:dateUtc="2024-09-03T15:46:00Z"/>
  <w16cex:commentExtensible w16cex:durableId="0AE34E66" w16cex:dateUtc="2024-09-06T10:06:00Z"/>
  <w16cex:commentExtensible w16cex:durableId="2A81B425" w16cex:dateUtc="2024-09-03T14:13:00Z"/>
  <w16cex:commentExtensible w16cex:durableId="159FB997" w16cex:dateUtc="2024-09-06T09:00:00Z"/>
  <w16cex:commentExtensible w16cex:durableId="2A81B2D5" w16cex:dateUtc="2024-09-03T14:07:00Z"/>
  <w16cex:commentExtensible w16cex:durableId="2A81C9FB" w16cex:dateUtc="2024-09-03T15:46:00Z"/>
  <w16cex:commentExtensible w16cex:durableId="2A81CBC3" w16cex:dateUtc="2024-09-03T15:54:00Z"/>
  <w16cex:commentExtensible w16cex:durableId="2A81CC7E" w16cex:dateUtc="2024-09-03T15:57:00Z"/>
  <w16cex:commentExtensible w16cex:durableId="6A194314" w16cex:dateUtc="2024-09-06T10:10:00Z"/>
  <w16cex:commentExtensible w16cex:durableId="0DE5F557" w16cex:dateUtc="2024-09-19T12:15:00Z"/>
  <w16cex:commentExtensible w16cex:durableId="2A81CDEB" w16cex:dateUtc="2024-09-03T16:03:00Z"/>
  <w16cex:commentExtensible w16cex:durableId="2A82BEA5" w16cex:dateUtc="2024-09-04T09:10:00Z"/>
  <w16cex:commentExtensible w16cex:durableId="2A81D692" w16cex:dateUtc="2024-09-03T16:40:00Z"/>
  <w16cex:commentExtensible w16cex:durableId="5C67CD3D" w16cex:dateUtc="2024-09-06T11:52:00Z"/>
  <w16cex:commentExtensible w16cex:durableId="2A81D891" w16cex:dateUtc="2024-09-03T16:48:00Z"/>
  <w16cex:commentExtensible w16cex:durableId="6783E192" w16cex:dateUtc="2024-09-06T11:52:00Z"/>
  <w16cex:commentExtensible w16cex:durableId="2A81D97C" w16cex:dateUtc="2024-09-03T16:52:00Z"/>
  <w16cex:commentExtensible w16cex:durableId="0BD2305A" w16cex:dateUtc="2024-09-06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DCDE61" w16cid:durableId="2A7C2B2E"/>
  <w16cid:commentId w16cid:paraId="7AB14045" w16cid:durableId="4E1F249D"/>
  <w16cid:commentId w16cid:paraId="47215595" w16cid:durableId="42C680DC"/>
  <w16cid:commentId w16cid:paraId="4134F0E0" w16cid:durableId="2A7C278F"/>
  <w16cid:commentId w16cid:paraId="703DDFB3" w16cid:durableId="2A7C2C3F"/>
  <w16cid:commentId w16cid:paraId="4B205915" w16cid:durableId="2A7C2ABB"/>
  <w16cid:commentId w16cid:paraId="58B3B655" w16cid:durableId="2A7C3303"/>
  <w16cid:commentId w16cid:paraId="577FE6D8" w16cid:durableId="2A7C7A78"/>
  <w16cid:commentId w16cid:paraId="56901A07" w16cid:durableId="2A7C86FB"/>
  <w16cid:commentId w16cid:paraId="57EAE742" w16cid:durableId="2A816F90"/>
  <w16cid:commentId w16cid:paraId="6069ED7E" w16cid:durableId="2A817246"/>
  <w16cid:commentId w16cid:paraId="73FB1697" w16cid:durableId="2A817723"/>
  <w16cid:commentId w16cid:paraId="4B76CF48" w16cid:durableId="2A819BF0"/>
  <w16cid:commentId w16cid:paraId="2BDBB4E0" w16cid:durableId="01291858"/>
  <w16cid:commentId w16cid:paraId="0809CBE7" w16cid:durableId="2A819C9D"/>
  <w16cid:commentId w16cid:paraId="105E06A7" w16cid:durableId="053851DF"/>
  <w16cid:commentId w16cid:paraId="5042E882" w16cid:durableId="31BE8200"/>
  <w16cid:commentId w16cid:paraId="3DCA7045" w16cid:durableId="2A819D01"/>
  <w16cid:commentId w16cid:paraId="0A14F4EC" w16cid:durableId="2AE5F4A3"/>
  <w16cid:commentId w16cid:paraId="36CF5212" w16cid:durableId="2A819D69"/>
  <w16cid:commentId w16cid:paraId="07F2C0E9" w16cid:durableId="2A81AA83"/>
  <w16cid:commentId w16cid:paraId="42CFA42F" w16cid:durableId="2A81B20F"/>
  <w16cid:commentId w16cid:paraId="6FB4DE95" w16cid:durableId="2A81B184"/>
  <w16cid:commentId w16cid:paraId="50463265" w16cid:durableId="2A81B287"/>
  <w16cid:commentId w16cid:paraId="6DD58953" w16cid:durableId="65431D5A"/>
  <w16cid:commentId w16cid:paraId="469DE135" w16cid:durableId="2A81C9DD"/>
  <w16cid:commentId w16cid:paraId="4B216DD8" w16cid:durableId="0AE34E66"/>
  <w16cid:commentId w16cid:paraId="6BB56F0C" w16cid:durableId="2A81B425"/>
  <w16cid:commentId w16cid:paraId="5353B452" w16cid:durableId="159FB997"/>
  <w16cid:commentId w16cid:paraId="23762A15" w16cid:durableId="2A81B2D5"/>
  <w16cid:commentId w16cid:paraId="5F9005BD" w16cid:durableId="2A81C9FB"/>
  <w16cid:commentId w16cid:paraId="4AB63747" w16cid:durableId="2A81CBC3"/>
  <w16cid:commentId w16cid:paraId="40894345" w16cid:durableId="2A81CC7E"/>
  <w16cid:commentId w16cid:paraId="0608D047" w16cid:durableId="6A194314"/>
  <w16cid:commentId w16cid:paraId="700D8528" w16cid:durableId="0DE5F557"/>
  <w16cid:commentId w16cid:paraId="5D229351" w16cid:durableId="2A81CDEB"/>
  <w16cid:commentId w16cid:paraId="387A8C0F" w16cid:durableId="2A82BEA5"/>
  <w16cid:commentId w16cid:paraId="20A0DFF6" w16cid:durableId="2A81D692"/>
  <w16cid:commentId w16cid:paraId="555E61A6" w16cid:durableId="5C67CD3D"/>
  <w16cid:commentId w16cid:paraId="51D5C6EE" w16cid:durableId="2A81D891"/>
  <w16cid:commentId w16cid:paraId="292324B9" w16cid:durableId="6783E192"/>
  <w16cid:commentId w16cid:paraId="7E6AAD88" w16cid:durableId="2A81D97C"/>
  <w16cid:commentId w16cid:paraId="64B92D4B" w16cid:durableId="0BD230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779E0" w14:textId="77777777" w:rsidR="000265AB" w:rsidRDefault="000265AB" w:rsidP="00CF3C28">
      <w:pPr>
        <w:spacing w:after="0" w:line="240" w:lineRule="auto"/>
      </w:pPr>
      <w:r>
        <w:separator/>
      </w:r>
    </w:p>
  </w:endnote>
  <w:endnote w:type="continuationSeparator" w:id="0">
    <w:p w14:paraId="7504D8C6" w14:textId="77777777" w:rsidR="000265AB" w:rsidRDefault="000265AB" w:rsidP="00CF3C28">
      <w:pPr>
        <w:spacing w:after="0" w:line="240" w:lineRule="auto"/>
      </w:pPr>
      <w:r>
        <w:continuationSeparator/>
      </w:r>
    </w:p>
  </w:endnote>
  <w:endnote w:type="continuationNotice" w:id="1">
    <w:p w14:paraId="6C3A7444" w14:textId="77777777" w:rsidR="000265AB" w:rsidRDefault="000265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117262" w:rsidRDefault="00117262">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117262" w:rsidRDefault="001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93D2B" w14:textId="77777777" w:rsidR="000265AB" w:rsidRDefault="000265AB" w:rsidP="00CF3C28">
      <w:pPr>
        <w:spacing w:after="0" w:line="240" w:lineRule="auto"/>
      </w:pPr>
      <w:r>
        <w:separator/>
      </w:r>
    </w:p>
  </w:footnote>
  <w:footnote w:type="continuationSeparator" w:id="0">
    <w:p w14:paraId="30C82406" w14:textId="77777777" w:rsidR="000265AB" w:rsidRDefault="000265AB" w:rsidP="00CF3C28">
      <w:pPr>
        <w:spacing w:after="0" w:line="240" w:lineRule="auto"/>
      </w:pPr>
      <w:r>
        <w:continuationSeparator/>
      </w:r>
    </w:p>
  </w:footnote>
  <w:footnote w:type="continuationNotice" w:id="1">
    <w:p w14:paraId="62BAF2B7" w14:textId="77777777" w:rsidR="000265AB" w:rsidRDefault="000265AB">
      <w:pPr>
        <w:spacing w:after="0" w:line="240" w:lineRule="auto"/>
      </w:pPr>
    </w:p>
  </w:footnote>
  <w:footnote w:id="2">
    <w:p w14:paraId="3B4E61B9" w14:textId="490E84EB" w:rsidR="00117262" w:rsidRPr="00ED25E0" w:rsidRDefault="00117262">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t>at line</w:t>
      </w:r>
      <w:r w:rsidRPr="00ED25E0">
        <w:t>, DEA is utilized to classify observations based on their features</w:t>
      </w:r>
      <w:r>
        <w:t xml:space="preserve"> instead of measuring technical efficiency. For example, it is applied to identify </w:t>
      </w:r>
      <w:r w:rsidRPr="00B62D59">
        <w:t xml:space="preserve">individuals as carriers of </w:t>
      </w:r>
      <w:r>
        <w:t>a</w:t>
      </w:r>
      <w:r w:rsidRPr="00B62D59">
        <w:t xml:space="preserve"> rare genetic disorder</w:t>
      </w:r>
      <w:r>
        <w:t xml:space="preserve"> from age and several blood measurements</w:t>
      </w:r>
      <w:r w:rsidRPr="00ED25E0">
        <w:t xml:space="preserve">. </w:t>
      </w:r>
      <w:r>
        <w:t>A recent example of this type of contributions is Jin et al. (2024)</w:t>
      </w:r>
      <w:r w:rsidRPr="00ED25E0">
        <w:t>.</w:t>
      </w:r>
    </w:p>
  </w:footnote>
  <w:footnote w:id="3">
    <w:p w14:paraId="06FC6CA0" w14:textId="00B42D88" w:rsidR="00117262" w:rsidRPr="00C504D6" w:rsidRDefault="00117262">
      <w:pPr>
        <w:pStyle w:val="Textonotapie"/>
        <w:rPr>
          <w:lang w:val="en-GB"/>
        </w:rPr>
      </w:pPr>
      <w:r>
        <w:rPr>
          <w:rStyle w:val="Refdenotaalpie"/>
        </w:rPr>
        <w:footnoteRef/>
      </w:r>
      <w:r>
        <w:t xml:space="preserve"> We consider the radially oriented output measure (</w:t>
      </w:r>
      <w:hyperlink w:anchor="eq_3" w:history="1">
        <w:r w:rsidRPr="00512F88">
          <w:rPr>
            <w:rStyle w:val="Hipervnculo"/>
          </w:rPr>
          <w:t>3</w:t>
        </w:r>
      </w:hyperlink>
      <w:r>
        <w:t xml:space="preserve">) for simplicity, but other ‘graph’ measures accounting for both inputs and outputs like the directional distance function or hyperbolic function could be considered.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86095001">
    <w:abstractNumId w:val="0"/>
  </w:num>
  <w:num w:numId="2" w16cid:durableId="1048072975">
    <w:abstractNumId w:val="2"/>
  </w:num>
  <w:num w:numId="3" w16cid:durableId="5124546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Luis Zofio Prieto">
    <w15:presenceInfo w15:providerId="None" w15:userId="Jose Luis Zofio Prieto"/>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56B8"/>
    <w:rsid w:val="00007528"/>
    <w:rsid w:val="00010B0E"/>
    <w:rsid w:val="0001153A"/>
    <w:rsid w:val="00011B14"/>
    <w:rsid w:val="00011D7D"/>
    <w:rsid w:val="0001309D"/>
    <w:rsid w:val="000137B0"/>
    <w:rsid w:val="000139FD"/>
    <w:rsid w:val="0001556F"/>
    <w:rsid w:val="00015D09"/>
    <w:rsid w:val="000161B8"/>
    <w:rsid w:val="000164D9"/>
    <w:rsid w:val="00016913"/>
    <w:rsid w:val="00016E7E"/>
    <w:rsid w:val="000177BD"/>
    <w:rsid w:val="00017D76"/>
    <w:rsid w:val="00021B9B"/>
    <w:rsid w:val="00021C80"/>
    <w:rsid w:val="000240F8"/>
    <w:rsid w:val="00024B59"/>
    <w:rsid w:val="000253C4"/>
    <w:rsid w:val="000265AB"/>
    <w:rsid w:val="00027179"/>
    <w:rsid w:val="000304B3"/>
    <w:rsid w:val="00030FB4"/>
    <w:rsid w:val="00032C70"/>
    <w:rsid w:val="00033885"/>
    <w:rsid w:val="00034D56"/>
    <w:rsid w:val="00035A1E"/>
    <w:rsid w:val="00035FF8"/>
    <w:rsid w:val="00036224"/>
    <w:rsid w:val="00040F91"/>
    <w:rsid w:val="00042362"/>
    <w:rsid w:val="00042906"/>
    <w:rsid w:val="00042FA1"/>
    <w:rsid w:val="000433D1"/>
    <w:rsid w:val="00043BFA"/>
    <w:rsid w:val="00043E3D"/>
    <w:rsid w:val="00044655"/>
    <w:rsid w:val="0004551A"/>
    <w:rsid w:val="00045757"/>
    <w:rsid w:val="00046F56"/>
    <w:rsid w:val="000472E1"/>
    <w:rsid w:val="000474DB"/>
    <w:rsid w:val="00047572"/>
    <w:rsid w:val="0005002E"/>
    <w:rsid w:val="000519A3"/>
    <w:rsid w:val="00053ACF"/>
    <w:rsid w:val="00054483"/>
    <w:rsid w:val="00055434"/>
    <w:rsid w:val="00055981"/>
    <w:rsid w:val="00056474"/>
    <w:rsid w:val="00056E46"/>
    <w:rsid w:val="000570AC"/>
    <w:rsid w:val="000573FD"/>
    <w:rsid w:val="00060234"/>
    <w:rsid w:val="000606ED"/>
    <w:rsid w:val="0006071D"/>
    <w:rsid w:val="00060869"/>
    <w:rsid w:val="00061B65"/>
    <w:rsid w:val="00062548"/>
    <w:rsid w:val="000633CE"/>
    <w:rsid w:val="00063E95"/>
    <w:rsid w:val="00064E12"/>
    <w:rsid w:val="00066618"/>
    <w:rsid w:val="00067094"/>
    <w:rsid w:val="000674B0"/>
    <w:rsid w:val="00071EF2"/>
    <w:rsid w:val="00072CE3"/>
    <w:rsid w:val="00072FA3"/>
    <w:rsid w:val="000730AA"/>
    <w:rsid w:val="00073340"/>
    <w:rsid w:val="00073966"/>
    <w:rsid w:val="00073F66"/>
    <w:rsid w:val="00074044"/>
    <w:rsid w:val="00074F9B"/>
    <w:rsid w:val="0007563F"/>
    <w:rsid w:val="00076905"/>
    <w:rsid w:val="00076F46"/>
    <w:rsid w:val="0007772D"/>
    <w:rsid w:val="000829B4"/>
    <w:rsid w:val="00083A1D"/>
    <w:rsid w:val="00084ABF"/>
    <w:rsid w:val="00084BD5"/>
    <w:rsid w:val="00085792"/>
    <w:rsid w:val="000905E5"/>
    <w:rsid w:val="0009075F"/>
    <w:rsid w:val="00090F8E"/>
    <w:rsid w:val="000912B0"/>
    <w:rsid w:val="00091302"/>
    <w:rsid w:val="00091551"/>
    <w:rsid w:val="00092076"/>
    <w:rsid w:val="00092C54"/>
    <w:rsid w:val="000936B1"/>
    <w:rsid w:val="000936D1"/>
    <w:rsid w:val="0009424E"/>
    <w:rsid w:val="00094CBF"/>
    <w:rsid w:val="000967FC"/>
    <w:rsid w:val="00096BC8"/>
    <w:rsid w:val="000A1A7B"/>
    <w:rsid w:val="000A328D"/>
    <w:rsid w:val="000A387C"/>
    <w:rsid w:val="000A60B1"/>
    <w:rsid w:val="000A61A5"/>
    <w:rsid w:val="000A6463"/>
    <w:rsid w:val="000A78CB"/>
    <w:rsid w:val="000A7A7F"/>
    <w:rsid w:val="000B05FB"/>
    <w:rsid w:val="000B1A82"/>
    <w:rsid w:val="000B26A3"/>
    <w:rsid w:val="000B26FF"/>
    <w:rsid w:val="000B27D8"/>
    <w:rsid w:val="000B3F38"/>
    <w:rsid w:val="000B4B32"/>
    <w:rsid w:val="000B5745"/>
    <w:rsid w:val="000B68C1"/>
    <w:rsid w:val="000B6E35"/>
    <w:rsid w:val="000B74C8"/>
    <w:rsid w:val="000C0BE6"/>
    <w:rsid w:val="000C1305"/>
    <w:rsid w:val="000C17DF"/>
    <w:rsid w:val="000C33E8"/>
    <w:rsid w:val="000C4527"/>
    <w:rsid w:val="000C52AF"/>
    <w:rsid w:val="000C56E6"/>
    <w:rsid w:val="000C5BA3"/>
    <w:rsid w:val="000C5BC7"/>
    <w:rsid w:val="000D09B5"/>
    <w:rsid w:val="000D0B04"/>
    <w:rsid w:val="000D0B4F"/>
    <w:rsid w:val="000D1896"/>
    <w:rsid w:val="000D1A4B"/>
    <w:rsid w:val="000D36C1"/>
    <w:rsid w:val="000D3D42"/>
    <w:rsid w:val="000D5572"/>
    <w:rsid w:val="000D573C"/>
    <w:rsid w:val="000D77D4"/>
    <w:rsid w:val="000E18CC"/>
    <w:rsid w:val="000E2632"/>
    <w:rsid w:val="000E2736"/>
    <w:rsid w:val="000E31C3"/>
    <w:rsid w:val="000E598E"/>
    <w:rsid w:val="000E5A10"/>
    <w:rsid w:val="000F09BE"/>
    <w:rsid w:val="000F0E4E"/>
    <w:rsid w:val="000F15B6"/>
    <w:rsid w:val="000F1BDD"/>
    <w:rsid w:val="000F2210"/>
    <w:rsid w:val="000F2670"/>
    <w:rsid w:val="000F2818"/>
    <w:rsid w:val="000F310C"/>
    <w:rsid w:val="000F33D0"/>
    <w:rsid w:val="000F40A8"/>
    <w:rsid w:val="000F471A"/>
    <w:rsid w:val="000F57EF"/>
    <w:rsid w:val="000F7735"/>
    <w:rsid w:val="000F7769"/>
    <w:rsid w:val="00100423"/>
    <w:rsid w:val="00101247"/>
    <w:rsid w:val="00101472"/>
    <w:rsid w:val="00102544"/>
    <w:rsid w:val="001027EE"/>
    <w:rsid w:val="0010580C"/>
    <w:rsid w:val="00105F98"/>
    <w:rsid w:val="001069B9"/>
    <w:rsid w:val="00106C98"/>
    <w:rsid w:val="00106DEF"/>
    <w:rsid w:val="00107644"/>
    <w:rsid w:val="001076E9"/>
    <w:rsid w:val="00107747"/>
    <w:rsid w:val="00110025"/>
    <w:rsid w:val="001104FD"/>
    <w:rsid w:val="00110937"/>
    <w:rsid w:val="001116D7"/>
    <w:rsid w:val="0011202C"/>
    <w:rsid w:val="00112B59"/>
    <w:rsid w:val="00113378"/>
    <w:rsid w:val="00113433"/>
    <w:rsid w:val="001139E4"/>
    <w:rsid w:val="001142FD"/>
    <w:rsid w:val="0011622D"/>
    <w:rsid w:val="00117262"/>
    <w:rsid w:val="0012065B"/>
    <w:rsid w:val="001207E9"/>
    <w:rsid w:val="00126141"/>
    <w:rsid w:val="00131537"/>
    <w:rsid w:val="001327F1"/>
    <w:rsid w:val="0013283F"/>
    <w:rsid w:val="00133ECC"/>
    <w:rsid w:val="001340DD"/>
    <w:rsid w:val="00134854"/>
    <w:rsid w:val="00134DB5"/>
    <w:rsid w:val="00135C29"/>
    <w:rsid w:val="00136766"/>
    <w:rsid w:val="00137813"/>
    <w:rsid w:val="001378A5"/>
    <w:rsid w:val="0014060D"/>
    <w:rsid w:val="001407BF"/>
    <w:rsid w:val="001426E7"/>
    <w:rsid w:val="00142FDB"/>
    <w:rsid w:val="00143780"/>
    <w:rsid w:val="00143FE1"/>
    <w:rsid w:val="001444E5"/>
    <w:rsid w:val="00144A03"/>
    <w:rsid w:val="00145731"/>
    <w:rsid w:val="00145E51"/>
    <w:rsid w:val="00146455"/>
    <w:rsid w:val="0014739E"/>
    <w:rsid w:val="0015191D"/>
    <w:rsid w:val="001519BC"/>
    <w:rsid w:val="00151D93"/>
    <w:rsid w:val="00151EC2"/>
    <w:rsid w:val="001534AB"/>
    <w:rsid w:val="00153F53"/>
    <w:rsid w:val="00153FE6"/>
    <w:rsid w:val="00154C0A"/>
    <w:rsid w:val="00157B76"/>
    <w:rsid w:val="00160789"/>
    <w:rsid w:val="0016093A"/>
    <w:rsid w:val="001610D2"/>
    <w:rsid w:val="00161EAB"/>
    <w:rsid w:val="001635F4"/>
    <w:rsid w:val="00165328"/>
    <w:rsid w:val="00165962"/>
    <w:rsid w:val="00165F09"/>
    <w:rsid w:val="001676E1"/>
    <w:rsid w:val="001716FF"/>
    <w:rsid w:val="00171C14"/>
    <w:rsid w:val="001727BC"/>
    <w:rsid w:val="00172868"/>
    <w:rsid w:val="00173994"/>
    <w:rsid w:val="001774FA"/>
    <w:rsid w:val="00180C11"/>
    <w:rsid w:val="00182E62"/>
    <w:rsid w:val="00182EB1"/>
    <w:rsid w:val="00183D39"/>
    <w:rsid w:val="00184C4C"/>
    <w:rsid w:val="0018525A"/>
    <w:rsid w:val="00185C56"/>
    <w:rsid w:val="001864DF"/>
    <w:rsid w:val="00186CE0"/>
    <w:rsid w:val="00186D75"/>
    <w:rsid w:val="0018748A"/>
    <w:rsid w:val="00191049"/>
    <w:rsid w:val="00192EF7"/>
    <w:rsid w:val="00193D9F"/>
    <w:rsid w:val="0019579D"/>
    <w:rsid w:val="00195D16"/>
    <w:rsid w:val="001967E4"/>
    <w:rsid w:val="001968D7"/>
    <w:rsid w:val="00196FC2"/>
    <w:rsid w:val="001A52C7"/>
    <w:rsid w:val="001A5829"/>
    <w:rsid w:val="001A6208"/>
    <w:rsid w:val="001A626A"/>
    <w:rsid w:val="001A77B7"/>
    <w:rsid w:val="001A7AEA"/>
    <w:rsid w:val="001B1B89"/>
    <w:rsid w:val="001B2E08"/>
    <w:rsid w:val="001B3DB4"/>
    <w:rsid w:val="001B4380"/>
    <w:rsid w:val="001B7F1A"/>
    <w:rsid w:val="001C0BF1"/>
    <w:rsid w:val="001C0D1D"/>
    <w:rsid w:val="001C159B"/>
    <w:rsid w:val="001C19B6"/>
    <w:rsid w:val="001C1DE1"/>
    <w:rsid w:val="001C2181"/>
    <w:rsid w:val="001C29B2"/>
    <w:rsid w:val="001C3ADA"/>
    <w:rsid w:val="001C3CF9"/>
    <w:rsid w:val="001C438C"/>
    <w:rsid w:val="001C5BB2"/>
    <w:rsid w:val="001C5F5F"/>
    <w:rsid w:val="001C7063"/>
    <w:rsid w:val="001C7C34"/>
    <w:rsid w:val="001D1020"/>
    <w:rsid w:val="001D1621"/>
    <w:rsid w:val="001D2667"/>
    <w:rsid w:val="001D5627"/>
    <w:rsid w:val="001D6710"/>
    <w:rsid w:val="001D6DDC"/>
    <w:rsid w:val="001E02E7"/>
    <w:rsid w:val="001E1664"/>
    <w:rsid w:val="001E33AD"/>
    <w:rsid w:val="001E350F"/>
    <w:rsid w:val="001E4006"/>
    <w:rsid w:val="001E42ED"/>
    <w:rsid w:val="001E5AA6"/>
    <w:rsid w:val="001E5AEA"/>
    <w:rsid w:val="001E6790"/>
    <w:rsid w:val="001E6A05"/>
    <w:rsid w:val="001E6B5C"/>
    <w:rsid w:val="001F0544"/>
    <w:rsid w:val="001F09E1"/>
    <w:rsid w:val="001F1EC3"/>
    <w:rsid w:val="001F2307"/>
    <w:rsid w:val="001F3009"/>
    <w:rsid w:val="001F3E4D"/>
    <w:rsid w:val="001F4C56"/>
    <w:rsid w:val="001F4FB7"/>
    <w:rsid w:val="001F5163"/>
    <w:rsid w:val="001F51D0"/>
    <w:rsid w:val="00202998"/>
    <w:rsid w:val="00203796"/>
    <w:rsid w:val="002042BE"/>
    <w:rsid w:val="0020556C"/>
    <w:rsid w:val="0020563C"/>
    <w:rsid w:val="00205B22"/>
    <w:rsid w:val="00205C72"/>
    <w:rsid w:val="0020608D"/>
    <w:rsid w:val="002067B5"/>
    <w:rsid w:val="002109E7"/>
    <w:rsid w:val="00211207"/>
    <w:rsid w:val="0021196E"/>
    <w:rsid w:val="00211D95"/>
    <w:rsid w:val="00212559"/>
    <w:rsid w:val="0021258D"/>
    <w:rsid w:val="002129DA"/>
    <w:rsid w:val="00213020"/>
    <w:rsid w:val="00213EC3"/>
    <w:rsid w:val="002148CC"/>
    <w:rsid w:val="002175D9"/>
    <w:rsid w:val="00220444"/>
    <w:rsid w:val="00220CD0"/>
    <w:rsid w:val="00221A91"/>
    <w:rsid w:val="00222974"/>
    <w:rsid w:val="00222D8A"/>
    <w:rsid w:val="00223C0F"/>
    <w:rsid w:val="00223D89"/>
    <w:rsid w:val="00223E89"/>
    <w:rsid w:val="00223F1D"/>
    <w:rsid w:val="0022465F"/>
    <w:rsid w:val="00225243"/>
    <w:rsid w:val="00225325"/>
    <w:rsid w:val="002260AD"/>
    <w:rsid w:val="00226BAE"/>
    <w:rsid w:val="00226FA5"/>
    <w:rsid w:val="002271F0"/>
    <w:rsid w:val="00230F35"/>
    <w:rsid w:val="00230FCE"/>
    <w:rsid w:val="002310BB"/>
    <w:rsid w:val="00232BFE"/>
    <w:rsid w:val="00232EA3"/>
    <w:rsid w:val="00233113"/>
    <w:rsid w:val="00233BF3"/>
    <w:rsid w:val="00235341"/>
    <w:rsid w:val="00235CEF"/>
    <w:rsid w:val="00237469"/>
    <w:rsid w:val="002400A1"/>
    <w:rsid w:val="00240496"/>
    <w:rsid w:val="00241069"/>
    <w:rsid w:val="002410D2"/>
    <w:rsid w:val="002419AB"/>
    <w:rsid w:val="00242CAE"/>
    <w:rsid w:val="002446BC"/>
    <w:rsid w:val="00244945"/>
    <w:rsid w:val="00244BE8"/>
    <w:rsid w:val="002466C4"/>
    <w:rsid w:val="00246AC3"/>
    <w:rsid w:val="0024701A"/>
    <w:rsid w:val="00251336"/>
    <w:rsid w:val="00252074"/>
    <w:rsid w:val="002531C3"/>
    <w:rsid w:val="00254824"/>
    <w:rsid w:val="00255140"/>
    <w:rsid w:val="00255E2C"/>
    <w:rsid w:val="00256AD3"/>
    <w:rsid w:val="002577C8"/>
    <w:rsid w:val="002577FB"/>
    <w:rsid w:val="0025797C"/>
    <w:rsid w:val="00260E35"/>
    <w:rsid w:val="00261B53"/>
    <w:rsid w:val="00263B90"/>
    <w:rsid w:val="002646EC"/>
    <w:rsid w:val="00264E57"/>
    <w:rsid w:val="002652B1"/>
    <w:rsid w:val="00267C61"/>
    <w:rsid w:val="002709FF"/>
    <w:rsid w:val="00271922"/>
    <w:rsid w:val="00273B74"/>
    <w:rsid w:val="00273C40"/>
    <w:rsid w:val="00273E4A"/>
    <w:rsid w:val="00274D33"/>
    <w:rsid w:val="0027619F"/>
    <w:rsid w:val="002768EB"/>
    <w:rsid w:val="00276C87"/>
    <w:rsid w:val="00277F4D"/>
    <w:rsid w:val="00281303"/>
    <w:rsid w:val="00281885"/>
    <w:rsid w:val="002829A9"/>
    <w:rsid w:val="00283E82"/>
    <w:rsid w:val="00284C7E"/>
    <w:rsid w:val="002857B0"/>
    <w:rsid w:val="00287E33"/>
    <w:rsid w:val="00290992"/>
    <w:rsid w:val="002922FC"/>
    <w:rsid w:val="00292500"/>
    <w:rsid w:val="0029361F"/>
    <w:rsid w:val="002948F9"/>
    <w:rsid w:val="002A05B4"/>
    <w:rsid w:val="002A0B77"/>
    <w:rsid w:val="002A2042"/>
    <w:rsid w:val="002A305E"/>
    <w:rsid w:val="002A327E"/>
    <w:rsid w:val="002A33BC"/>
    <w:rsid w:val="002A3F31"/>
    <w:rsid w:val="002A60ED"/>
    <w:rsid w:val="002A6DF1"/>
    <w:rsid w:val="002A705A"/>
    <w:rsid w:val="002A786E"/>
    <w:rsid w:val="002A7D4E"/>
    <w:rsid w:val="002B0C8B"/>
    <w:rsid w:val="002B330E"/>
    <w:rsid w:val="002B4178"/>
    <w:rsid w:val="002B6897"/>
    <w:rsid w:val="002B790E"/>
    <w:rsid w:val="002C0F0E"/>
    <w:rsid w:val="002C1927"/>
    <w:rsid w:val="002C23A5"/>
    <w:rsid w:val="002C2D09"/>
    <w:rsid w:val="002C4904"/>
    <w:rsid w:val="002C59FC"/>
    <w:rsid w:val="002C7416"/>
    <w:rsid w:val="002D024A"/>
    <w:rsid w:val="002D02AF"/>
    <w:rsid w:val="002D1103"/>
    <w:rsid w:val="002D1D70"/>
    <w:rsid w:val="002D3299"/>
    <w:rsid w:val="002D4392"/>
    <w:rsid w:val="002D4F72"/>
    <w:rsid w:val="002D56F9"/>
    <w:rsid w:val="002D5897"/>
    <w:rsid w:val="002D6906"/>
    <w:rsid w:val="002D7AE2"/>
    <w:rsid w:val="002D7C57"/>
    <w:rsid w:val="002E04A5"/>
    <w:rsid w:val="002E0956"/>
    <w:rsid w:val="002E194E"/>
    <w:rsid w:val="002E1A8E"/>
    <w:rsid w:val="002E1F90"/>
    <w:rsid w:val="002E2240"/>
    <w:rsid w:val="002E2F4A"/>
    <w:rsid w:val="002E4456"/>
    <w:rsid w:val="002E4D66"/>
    <w:rsid w:val="002E58C4"/>
    <w:rsid w:val="002E5C42"/>
    <w:rsid w:val="002E6999"/>
    <w:rsid w:val="002E7CAD"/>
    <w:rsid w:val="002E7F8E"/>
    <w:rsid w:val="002F0002"/>
    <w:rsid w:val="002F2BC0"/>
    <w:rsid w:val="002F3DC6"/>
    <w:rsid w:val="002F528F"/>
    <w:rsid w:val="002F5639"/>
    <w:rsid w:val="002F5A60"/>
    <w:rsid w:val="00300764"/>
    <w:rsid w:val="00301357"/>
    <w:rsid w:val="00303A6A"/>
    <w:rsid w:val="00303EB9"/>
    <w:rsid w:val="00304307"/>
    <w:rsid w:val="00304C43"/>
    <w:rsid w:val="00304D2C"/>
    <w:rsid w:val="00306903"/>
    <w:rsid w:val="0030791D"/>
    <w:rsid w:val="0031257A"/>
    <w:rsid w:val="0031292A"/>
    <w:rsid w:val="003159C4"/>
    <w:rsid w:val="00317031"/>
    <w:rsid w:val="00317ADB"/>
    <w:rsid w:val="00322EE0"/>
    <w:rsid w:val="00323113"/>
    <w:rsid w:val="0032435D"/>
    <w:rsid w:val="003246BB"/>
    <w:rsid w:val="003253DE"/>
    <w:rsid w:val="003257BF"/>
    <w:rsid w:val="00326C24"/>
    <w:rsid w:val="003273EC"/>
    <w:rsid w:val="00330BE2"/>
    <w:rsid w:val="003322B6"/>
    <w:rsid w:val="003330C2"/>
    <w:rsid w:val="00334051"/>
    <w:rsid w:val="003349D3"/>
    <w:rsid w:val="00334C74"/>
    <w:rsid w:val="00334CF9"/>
    <w:rsid w:val="00334EB7"/>
    <w:rsid w:val="00336393"/>
    <w:rsid w:val="00336D0E"/>
    <w:rsid w:val="00336E13"/>
    <w:rsid w:val="003378EA"/>
    <w:rsid w:val="003378F4"/>
    <w:rsid w:val="00337A8C"/>
    <w:rsid w:val="003402E3"/>
    <w:rsid w:val="003407A3"/>
    <w:rsid w:val="003407D8"/>
    <w:rsid w:val="00340A93"/>
    <w:rsid w:val="003431C8"/>
    <w:rsid w:val="003446BE"/>
    <w:rsid w:val="00344FC0"/>
    <w:rsid w:val="0034668B"/>
    <w:rsid w:val="0034669A"/>
    <w:rsid w:val="003467FC"/>
    <w:rsid w:val="00350439"/>
    <w:rsid w:val="00350FA3"/>
    <w:rsid w:val="00352D61"/>
    <w:rsid w:val="003536D0"/>
    <w:rsid w:val="003541FE"/>
    <w:rsid w:val="00357019"/>
    <w:rsid w:val="00357AF0"/>
    <w:rsid w:val="00357B0F"/>
    <w:rsid w:val="00360329"/>
    <w:rsid w:val="00361238"/>
    <w:rsid w:val="00361BA1"/>
    <w:rsid w:val="003636A5"/>
    <w:rsid w:val="003642E7"/>
    <w:rsid w:val="003650F3"/>
    <w:rsid w:val="003669F5"/>
    <w:rsid w:val="00366A82"/>
    <w:rsid w:val="00367325"/>
    <w:rsid w:val="00367D1A"/>
    <w:rsid w:val="00370478"/>
    <w:rsid w:val="00371200"/>
    <w:rsid w:val="00372842"/>
    <w:rsid w:val="00373814"/>
    <w:rsid w:val="00373C3F"/>
    <w:rsid w:val="003752B8"/>
    <w:rsid w:val="0037587A"/>
    <w:rsid w:val="00380359"/>
    <w:rsid w:val="0038036B"/>
    <w:rsid w:val="003808EC"/>
    <w:rsid w:val="00381CC6"/>
    <w:rsid w:val="00381D38"/>
    <w:rsid w:val="00382052"/>
    <w:rsid w:val="00382168"/>
    <w:rsid w:val="0038294E"/>
    <w:rsid w:val="00382DDF"/>
    <w:rsid w:val="00383269"/>
    <w:rsid w:val="003841BC"/>
    <w:rsid w:val="00385F8F"/>
    <w:rsid w:val="00386017"/>
    <w:rsid w:val="00387655"/>
    <w:rsid w:val="00390023"/>
    <w:rsid w:val="0039062D"/>
    <w:rsid w:val="003927F7"/>
    <w:rsid w:val="00394014"/>
    <w:rsid w:val="003941A0"/>
    <w:rsid w:val="0039511C"/>
    <w:rsid w:val="00395787"/>
    <w:rsid w:val="00396C22"/>
    <w:rsid w:val="00396D79"/>
    <w:rsid w:val="00396E3A"/>
    <w:rsid w:val="003974FB"/>
    <w:rsid w:val="003A1768"/>
    <w:rsid w:val="003A1B6E"/>
    <w:rsid w:val="003A298E"/>
    <w:rsid w:val="003A4501"/>
    <w:rsid w:val="003A4589"/>
    <w:rsid w:val="003A6A09"/>
    <w:rsid w:val="003A6B53"/>
    <w:rsid w:val="003A705B"/>
    <w:rsid w:val="003A7DB2"/>
    <w:rsid w:val="003A7DEB"/>
    <w:rsid w:val="003A7E2D"/>
    <w:rsid w:val="003B083A"/>
    <w:rsid w:val="003B11E1"/>
    <w:rsid w:val="003B299A"/>
    <w:rsid w:val="003B3F2F"/>
    <w:rsid w:val="003B4B10"/>
    <w:rsid w:val="003B4E86"/>
    <w:rsid w:val="003B57B4"/>
    <w:rsid w:val="003B5F15"/>
    <w:rsid w:val="003B6A92"/>
    <w:rsid w:val="003B7912"/>
    <w:rsid w:val="003C03F2"/>
    <w:rsid w:val="003C052B"/>
    <w:rsid w:val="003C0FF4"/>
    <w:rsid w:val="003C1BD8"/>
    <w:rsid w:val="003C3E8D"/>
    <w:rsid w:val="003C40C5"/>
    <w:rsid w:val="003C44A1"/>
    <w:rsid w:val="003C521A"/>
    <w:rsid w:val="003C6817"/>
    <w:rsid w:val="003C7AE1"/>
    <w:rsid w:val="003D042A"/>
    <w:rsid w:val="003D0DEB"/>
    <w:rsid w:val="003D16C9"/>
    <w:rsid w:val="003D4062"/>
    <w:rsid w:val="003D50AE"/>
    <w:rsid w:val="003D6266"/>
    <w:rsid w:val="003D7E13"/>
    <w:rsid w:val="003E0183"/>
    <w:rsid w:val="003E0849"/>
    <w:rsid w:val="003E0E57"/>
    <w:rsid w:val="003E14EB"/>
    <w:rsid w:val="003E21AA"/>
    <w:rsid w:val="003E2CDB"/>
    <w:rsid w:val="003E2FC4"/>
    <w:rsid w:val="003E3C72"/>
    <w:rsid w:val="003E5607"/>
    <w:rsid w:val="003E5C24"/>
    <w:rsid w:val="003E60F7"/>
    <w:rsid w:val="003E68DB"/>
    <w:rsid w:val="003E7397"/>
    <w:rsid w:val="003E748B"/>
    <w:rsid w:val="003F0F59"/>
    <w:rsid w:val="003F13DC"/>
    <w:rsid w:val="003F1704"/>
    <w:rsid w:val="003F302C"/>
    <w:rsid w:val="003F4879"/>
    <w:rsid w:val="003F7042"/>
    <w:rsid w:val="003F710B"/>
    <w:rsid w:val="003F73AA"/>
    <w:rsid w:val="00402824"/>
    <w:rsid w:val="00402B38"/>
    <w:rsid w:val="004036A3"/>
    <w:rsid w:val="00403944"/>
    <w:rsid w:val="004039E3"/>
    <w:rsid w:val="0040438A"/>
    <w:rsid w:val="00404750"/>
    <w:rsid w:val="0040490F"/>
    <w:rsid w:val="00405625"/>
    <w:rsid w:val="00405B97"/>
    <w:rsid w:val="00405E02"/>
    <w:rsid w:val="004063D6"/>
    <w:rsid w:val="00406B2C"/>
    <w:rsid w:val="00407F08"/>
    <w:rsid w:val="00407F61"/>
    <w:rsid w:val="00410C71"/>
    <w:rsid w:val="00412FF0"/>
    <w:rsid w:val="004139BC"/>
    <w:rsid w:val="00413F88"/>
    <w:rsid w:val="00414ED3"/>
    <w:rsid w:val="00415C77"/>
    <w:rsid w:val="00415EF1"/>
    <w:rsid w:val="00420BA8"/>
    <w:rsid w:val="004221FD"/>
    <w:rsid w:val="00422364"/>
    <w:rsid w:val="00422D93"/>
    <w:rsid w:val="004241C3"/>
    <w:rsid w:val="0042588B"/>
    <w:rsid w:val="00427295"/>
    <w:rsid w:val="00431912"/>
    <w:rsid w:val="00431AD7"/>
    <w:rsid w:val="00431CE6"/>
    <w:rsid w:val="00431F9E"/>
    <w:rsid w:val="004327C2"/>
    <w:rsid w:val="00437588"/>
    <w:rsid w:val="00437887"/>
    <w:rsid w:val="00437C22"/>
    <w:rsid w:val="004405D9"/>
    <w:rsid w:val="004405FC"/>
    <w:rsid w:val="0044087F"/>
    <w:rsid w:val="0044219B"/>
    <w:rsid w:val="00442395"/>
    <w:rsid w:val="00442CFB"/>
    <w:rsid w:val="004438B9"/>
    <w:rsid w:val="00443C74"/>
    <w:rsid w:val="00443F71"/>
    <w:rsid w:val="0044671C"/>
    <w:rsid w:val="00446CD0"/>
    <w:rsid w:val="0045053D"/>
    <w:rsid w:val="00450693"/>
    <w:rsid w:val="00452D18"/>
    <w:rsid w:val="00453AB5"/>
    <w:rsid w:val="00453D7C"/>
    <w:rsid w:val="00454911"/>
    <w:rsid w:val="00454EDF"/>
    <w:rsid w:val="004569AE"/>
    <w:rsid w:val="00456F6F"/>
    <w:rsid w:val="004574B4"/>
    <w:rsid w:val="004575AC"/>
    <w:rsid w:val="0045777F"/>
    <w:rsid w:val="004577B4"/>
    <w:rsid w:val="004579FD"/>
    <w:rsid w:val="00457B95"/>
    <w:rsid w:val="00460E46"/>
    <w:rsid w:val="00461C55"/>
    <w:rsid w:val="004622BA"/>
    <w:rsid w:val="0046235B"/>
    <w:rsid w:val="004624DF"/>
    <w:rsid w:val="00462ADB"/>
    <w:rsid w:val="00463646"/>
    <w:rsid w:val="0046403C"/>
    <w:rsid w:val="004641B7"/>
    <w:rsid w:val="00464602"/>
    <w:rsid w:val="00465855"/>
    <w:rsid w:val="00466426"/>
    <w:rsid w:val="00466FD1"/>
    <w:rsid w:val="0046767D"/>
    <w:rsid w:val="004678ED"/>
    <w:rsid w:val="00471630"/>
    <w:rsid w:val="00471EA3"/>
    <w:rsid w:val="00472FFF"/>
    <w:rsid w:val="004733DF"/>
    <w:rsid w:val="00473A7A"/>
    <w:rsid w:val="004747C3"/>
    <w:rsid w:val="004765C7"/>
    <w:rsid w:val="004773A0"/>
    <w:rsid w:val="00477478"/>
    <w:rsid w:val="00480FC0"/>
    <w:rsid w:val="00484104"/>
    <w:rsid w:val="004844E1"/>
    <w:rsid w:val="004847BB"/>
    <w:rsid w:val="00485B5D"/>
    <w:rsid w:val="00486AC6"/>
    <w:rsid w:val="00487D86"/>
    <w:rsid w:val="00490F90"/>
    <w:rsid w:val="004911A7"/>
    <w:rsid w:val="004912D6"/>
    <w:rsid w:val="004912E4"/>
    <w:rsid w:val="004913BD"/>
    <w:rsid w:val="004915D3"/>
    <w:rsid w:val="00491C1D"/>
    <w:rsid w:val="00492DD8"/>
    <w:rsid w:val="0049319E"/>
    <w:rsid w:val="0049332B"/>
    <w:rsid w:val="00494559"/>
    <w:rsid w:val="00494CED"/>
    <w:rsid w:val="00496D7F"/>
    <w:rsid w:val="00497844"/>
    <w:rsid w:val="00497861"/>
    <w:rsid w:val="00497E74"/>
    <w:rsid w:val="004A01CA"/>
    <w:rsid w:val="004A020C"/>
    <w:rsid w:val="004A0F21"/>
    <w:rsid w:val="004A1014"/>
    <w:rsid w:val="004A1B6C"/>
    <w:rsid w:val="004A21D1"/>
    <w:rsid w:val="004A245F"/>
    <w:rsid w:val="004A253D"/>
    <w:rsid w:val="004A2D91"/>
    <w:rsid w:val="004A3059"/>
    <w:rsid w:val="004A3300"/>
    <w:rsid w:val="004A3527"/>
    <w:rsid w:val="004A6983"/>
    <w:rsid w:val="004A7E5D"/>
    <w:rsid w:val="004B038C"/>
    <w:rsid w:val="004B11C6"/>
    <w:rsid w:val="004B2600"/>
    <w:rsid w:val="004B29B2"/>
    <w:rsid w:val="004B3C61"/>
    <w:rsid w:val="004B4FE5"/>
    <w:rsid w:val="004B504C"/>
    <w:rsid w:val="004B569E"/>
    <w:rsid w:val="004B5D1F"/>
    <w:rsid w:val="004B69B6"/>
    <w:rsid w:val="004B6A6E"/>
    <w:rsid w:val="004B70C9"/>
    <w:rsid w:val="004B714C"/>
    <w:rsid w:val="004B7154"/>
    <w:rsid w:val="004B743B"/>
    <w:rsid w:val="004C0372"/>
    <w:rsid w:val="004C126B"/>
    <w:rsid w:val="004C1731"/>
    <w:rsid w:val="004C31D2"/>
    <w:rsid w:val="004C4CD8"/>
    <w:rsid w:val="004C504A"/>
    <w:rsid w:val="004C5359"/>
    <w:rsid w:val="004C5784"/>
    <w:rsid w:val="004C6033"/>
    <w:rsid w:val="004C61B5"/>
    <w:rsid w:val="004C67AC"/>
    <w:rsid w:val="004D0A65"/>
    <w:rsid w:val="004D1F48"/>
    <w:rsid w:val="004D2246"/>
    <w:rsid w:val="004D22BF"/>
    <w:rsid w:val="004D23E0"/>
    <w:rsid w:val="004D2CDE"/>
    <w:rsid w:val="004D3221"/>
    <w:rsid w:val="004D32DF"/>
    <w:rsid w:val="004D5C39"/>
    <w:rsid w:val="004D6FA4"/>
    <w:rsid w:val="004E1D3D"/>
    <w:rsid w:val="004E2D7E"/>
    <w:rsid w:val="004E4932"/>
    <w:rsid w:val="004E4BA7"/>
    <w:rsid w:val="004E532F"/>
    <w:rsid w:val="004E57E1"/>
    <w:rsid w:val="004E6CAE"/>
    <w:rsid w:val="004E725F"/>
    <w:rsid w:val="004E78F4"/>
    <w:rsid w:val="004F2FCB"/>
    <w:rsid w:val="004F40BB"/>
    <w:rsid w:val="004F4393"/>
    <w:rsid w:val="004F4784"/>
    <w:rsid w:val="004F5995"/>
    <w:rsid w:val="004F74B0"/>
    <w:rsid w:val="004F7643"/>
    <w:rsid w:val="004F7AC5"/>
    <w:rsid w:val="00501424"/>
    <w:rsid w:val="0050224C"/>
    <w:rsid w:val="00502459"/>
    <w:rsid w:val="005042AB"/>
    <w:rsid w:val="0050496A"/>
    <w:rsid w:val="00504B83"/>
    <w:rsid w:val="00504DB9"/>
    <w:rsid w:val="00505061"/>
    <w:rsid w:val="0050510C"/>
    <w:rsid w:val="005055F7"/>
    <w:rsid w:val="005063A1"/>
    <w:rsid w:val="00506EBA"/>
    <w:rsid w:val="005078F3"/>
    <w:rsid w:val="00510DC2"/>
    <w:rsid w:val="00512F88"/>
    <w:rsid w:val="00514214"/>
    <w:rsid w:val="00515026"/>
    <w:rsid w:val="005153B1"/>
    <w:rsid w:val="00516587"/>
    <w:rsid w:val="00516C1E"/>
    <w:rsid w:val="005170C9"/>
    <w:rsid w:val="00517D48"/>
    <w:rsid w:val="00517FC5"/>
    <w:rsid w:val="00520774"/>
    <w:rsid w:val="00520A4F"/>
    <w:rsid w:val="00521106"/>
    <w:rsid w:val="00521217"/>
    <w:rsid w:val="005212FB"/>
    <w:rsid w:val="00521A94"/>
    <w:rsid w:val="005223F2"/>
    <w:rsid w:val="00522418"/>
    <w:rsid w:val="00522F7F"/>
    <w:rsid w:val="005242E4"/>
    <w:rsid w:val="0052605E"/>
    <w:rsid w:val="00526070"/>
    <w:rsid w:val="005272DC"/>
    <w:rsid w:val="0052750E"/>
    <w:rsid w:val="00527A8F"/>
    <w:rsid w:val="00527C43"/>
    <w:rsid w:val="0053067E"/>
    <w:rsid w:val="00532528"/>
    <w:rsid w:val="00532E84"/>
    <w:rsid w:val="005345BC"/>
    <w:rsid w:val="0053477F"/>
    <w:rsid w:val="0053570C"/>
    <w:rsid w:val="005372C5"/>
    <w:rsid w:val="00542066"/>
    <w:rsid w:val="005422AD"/>
    <w:rsid w:val="00542503"/>
    <w:rsid w:val="00542810"/>
    <w:rsid w:val="00542AC9"/>
    <w:rsid w:val="00544A88"/>
    <w:rsid w:val="00544D21"/>
    <w:rsid w:val="005453E4"/>
    <w:rsid w:val="0054588B"/>
    <w:rsid w:val="0054622B"/>
    <w:rsid w:val="005505F8"/>
    <w:rsid w:val="005506DC"/>
    <w:rsid w:val="005553BC"/>
    <w:rsid w:val="00555884"/>
    <w:rsid w:val="005564D7"/>
    <w:rsid w:val="005564E7"/>
    <w:rsid w:val="0055692D"/>
    <w:rsid w:val="00557F75"/>
    <w:rsid w:val="005601FA"/>
    <w:rsid w:val="00562572"/>
    <w:rsid w:val="00562F55"/>
    <w:rsid w:val="0056461C"/>
    <w:rsid w:val="005650FB"/>
    <w:rsid w:val="0056592E"/>
    <w:rsid w:val="00565A34"/>
    <w:rsid w:val="00566096"/>
    <w:rsid w:val="00566E3D"/>
    <w:rsid w:val="0056708D"/>
    <w:rsid w:val="00572394"/>
    <w:rsid w:val="00572FFD"/>
    <w:rsid w:val="005730F6"/>
    <w:rsid w:val="00574410"/>
    <w:rsid w:val="005758FC"/>
    <w:rsid w:val="00577517"/>
    <w:rsid w:val="00577B7D"/>
    <w:rsid w:val="00580270"/>
    <w:rsid w:val="00582315"/>
    <w:rsid w:val="00583128"/>
    <w:rsid w:val="00583B8A"/>
    <w:rsid w:val="00583FE6"/>
    <w:rsid w:val="00585869"/>
    <w:rsid w:val="00585D70"/>
    <w:rsid w:val="00585D7A"/>
    <w:rsid w:val="00586478"/>
    <w:rsid w:val="00586498"/>
    <w:rsid w:val="00586843"/>
    <w:rsid w:val="0058689E"/>
    <w:rsid w:val="0059071F"/>
    <w:rsid w:val="005928C3"/>
    <w:rsid w:val="00594028"/>
    <w:rsid w:val="00594F53"/>
    <w:rsid w:val="00595ED7"/>
    <w:rsid w:val="005967B2"/>
    <w:rsid w:val="00596BA3"/>
    <w:rsid w:val="005974C0"/>
    <w:rsid w:val="0059769E"/>
    <w:rsid w:val="0059784E"/>
    <w:rsid w:val="005A04BE"/>
    <w:rsid w:val="005A0923"/>
    <w:rsid w:val="005A2F6C"/>
    <w:rsid w:val="005A3733"/>
    <w:rsid w:val="005A3823"/>
    <w:rsid w:val="005A385A"/>
    <w:rsid w:val="005A4ABD"/>
    <w:rsid w:val="005A4BED"/>
    <w:rsid w:val="005A5B0D"/>
    <w:rsid w:val="005A5C03"/>
    <w:rsid w:val="005B0693"/>
    <w:rsid w:val="005B097F"/>
    <w:rsid w:val="005B11CD"/>
    <w:rsid w:val="005B259F"/>
    <w:rsid w:val="005B2A79"/>
    <w:rsid w:val="005B397D"/>
    <w:rsid w:val="005B41D5"/>
    <w:rsid w:val="005B4869"/>
    <w:rsid w:val="005B5095"/>
    <w:rsid w:val="005B6453"/>
    <w:rsid w:val="005B7A7E"/>
    <w:rsid w:val="005B7A81"/>
    <w:rsid w:val="005C01E6"/>
    <w:rsid w:val="005C126B"/>
    <w:rsid w:val="005C173C"/>
    <w:rsid w:val="005C19CD"/>
    <w:rsid w:val="005C1B4B"/>
    <w:rsid w:val="005C1F82"/>
    <w:rsid w:val="005C1FA8"/>
    <w:rsid w:val="005C25BF"/>
    <w:rsid w:val="005C2988"/>
    <w:rsid w:val="005C31F5"/>
    <w:rsid w:val="005C456D"/>
    <w:rsid w:val="005C687B"/>
    <w:rsid w:val="005C7F7F"/>
    <w:rsid w:val="005D0D46"/>
    <w:rsid w:val="005D1DBD"/>
    <w:rsid w:val="005D1EE2"/>
    <w:rsid w:val="005D2E89"/>
    <w:rsid w:val="005D35C5"/>
    <w:rsid w:val="005D42ED"/>
    <w:rsid w:val="005D4BC5"/>
    <w:rsid w:val="005D51B9"/>
    <w:rsid w:val="005D5889"/>
    <w:rsid w:val="005D72C1"/>
    <w:rsid w:val="005E0ACC"/>
    <w:rsid w:val="005E0B72"/>
    <w:rsid w:val="005E104B"/>
    <w:rsid w:val="005E3136"/>
    <w:rsid w:val="005E3442"/>
    <w:rsid w:val="005E385E"/>
    <w:rsid w:val="005E3ED3"/>
    <w:rsid w:val="005E425D"/>
    <w:rsid w:val="005E54E2"/>
    <w:rsid w:val="005E63CA"/>
    <w:rsid w:val="005E7402"/>
    <w:rsid w:val="005F1406"/>
    <w:rsid w:val="005F2013"/>
    <w:rsid w:val="005F2885"/>
    <w:rsid w:val="005F2F7D"/>
    <w:rsid w:val="005F3AFB"/>
    <w:rsid w:val="005F4544"/>
    <w:rsid w:val="005F5AE7"/>
    <w:rsid w:val="005F5C7F"/>
    <w:rsid w:val="005F6ADE"/>
    <w:rsid w:val="005F7586"/>
    <w:rsid w:val="005F7948"/>
    <w:rsid w:val="005F7C0F"/>
    <w:rsid w:val="006001D4"/>
    <w:rsid w:val="00601EE7"/>
    <w:rsid w:val="00601FA2"/>
    <w:rsid w:val="00602CE6"/>
    <w:rsid w:val="00602EA5"/>
    <w:rsid w:val="00603309"/>
    <w:rsid w:val="006044DD"/>
    <w:rsid w:val="00606E17"/>
    <w:rsid w:val="00607D39"/>
    <w:rsid w:val="00613007"/>
    <w:rsid w:val="00613019"/>
    <w:rsid w:val="0061328B"/>
    <w:rsid w:val="00613471"/>
    <w:rsid w:val="00614839"/>
    <w:rsid w:val="00615132"/>
    <w:rsid w:val="006152FB"/>
    <w:rsid w:val="0061681C"/>
    <w:rsid w:val="006168A7"/>
    <w:rsid w:val="00617A59"/>
    <w:rsid w:val="00617F5B"/>
    <w:rsid w:val="00620860"/>
    <w:rsid w:val="00620866"/>
    <w:rsid w:val="0062193C"/>
    <w:rsid w:val="00621CD6"/>
    <w:rsid w:val="0062297B"/>
    <w:rsid w:val="006231C8"/>
    <w:rsid w:val="00623910"/>
    <w:rsid w:val="00623F35"/>
    <w:rsid w:val="00624341"/>
    <w:rsid w:val="006243A7"/>
    <w:rsid w:val="0062441F"/>
    <w:rsid w:val="00624973"/>
    <w:rsid w:val="00625153"/>
    <w:rsid w:val="006251EF"/>
    <w:rsid w:val="00625E2F"/>
    <w:rsid w:val="00627AF3"/>
    <w:rsid w:val="00631E93"/>
    <w:rsid w:val="006321D6"/>
    <w:rsid w:val="00632950"/>
    <w:rsid w:val="00632E12"/>
    <w:rsid w:val="006330F7"/>
    <w:rsid w:val="0063330E"/>
    <w:rsid w:val="006338C6"/>
    <w:rsid w:val="00634580"/>
    <w:rsid w:val="00634EA9"/>
    <w:rsid w:val="00635456"/>
    <w:rsid w:val="006355F7"/>
    <w:rsid w:val="00635737"/>
    <w:rsid w:val="00635E9F"/>
    <w:rsid w:val="006361D6"/>
    <w:rsid w:val="00636711"/>
    <w:rsid w:val="006375E6"/>
    <w:rsid w:val="00637D7D"/>
    <w:rsid w:val="0064312C"/>
    <w:rsid w:val="006433A8"/>
    <w:rsid w:val="00644021"/>
    <w:rsid w:val="00644649"/>
    <w:rsid w:val="00645073"/>
    <w:rsid w:val="0064542D"/>
    <w:rsid w:val="00645595"/>
    <w:rsid w:val="006457D9"/>
    <w:rsid w:val="006476AE"/>
    <w:rsid w:val="006511EC"/>
    <w:rsid w:val="006513B1"/>
    <w:rsid w:val="006520CB"/>
    <w:rsid w:val="00652513"/>
    <w:rsid w:val="00652A7C"/>
    <w:rsid w:val="00653F11"/>
    <w:rsid w:val="006543A0"/>
    <w:rsid w:val="0065456F"/>
    <w:rsid w:val="0065528B"/>
    <w:rsid w:val="006557ED"/>
    <w:rsid w:val="00655A2F"/>
    <w:rsid w:val="00656DC8"/>
    <w:rsid w:val="00661564"/>
    <w:rsid w:val="00661E84"/>
    <w:rsid w:val="00664453"/>
    <w:rsid w:val="00664E01"/>
    <w:rsid w:val="0066507F"/>
    <w:rsid w:val="006666C0"/>
    <w:rsid w:val="00666725"/>
    <w:rsid w:val="006674D7"/>
    <w:rsid w:val="00667A78"/>
    <w:rsid w:val="00670631"/>
    <w:rsid w:val="006710A2"/>
    <w:rsid w:val="00671B5E"/>
    <w:rsid w:val="0067239A"/>
    <w:rsid w:val="00673848"/>
    <w:rsid w:val="006753F3"/>
    <w:rsid w:val="00675AF1"/>
    <w:rsid w:val="00676608"/>
    <w:rsid w:val="00676C93"/>
    <w:rsid w:val="006800D0"/>
    <w:rsid w:val="006802EC"/>
    <w:rsid w:val="006821C0"/>
    <w:rsid w:val="006829D6"/>
    <w:rsid w:val="00682BF8"/>
    <w:rsid w:val="00683CAF"/>
    <w:rsid w:val="00684BC3"/>
    <w:rsid w:val="00684C02"/>
    <w:rsid w:val="00685699"/>
    <w:rsid w:val="006857B5"/>
    <w:rsid w:val="00687992"/>
    <w:rsid w:val="00690A60"/>
    <w:rsid w:val="00690D21"/>
    <w:rsid w:val="006914ED"/>
    <w:rsid w:val="00693032"/>
    <w:rsid w:val="00693F8E"/>
    <w:rsid w:val="00695FE8"/>
    <w:rsid w:val="006968B4"/>
    <w:rsid w:val="006973D4"/>
    <w:rsid w:val="00697908"/>
    <w:rsid w:val="00697D3B"/>
    <w:rsid w:val="006A0BAA"/>
    <w:rsid w:val="006A0D95"/>
    <w:rsid w:val="006A28DC"/>
    <w:rsid w:val="006A31B8"/>
    <w:rsid w:val="006A3B47"/>
    <w:rsid w:val="006A3F91"/>
    <w:rsid w:val="006A4F88"/>
    <w:rsid w:val="006A57B7"/>
    <w:rsid w:val="006A602A"/>
    <w:rsid w:val="006A64B1"/>
    <w:rsid w:val="006A70EF"/>
    <w:rsid w:val="006A7607"/>
    <w:rsid w:val="006A7E58"/>
    <w:rsid w:val="006B0ABE"/>
    <w:rsid w:val="006B0F92"/>
    <w:rsid w:val="006B1895"/>
    <w:rsid w:val="006B1B5D"/>
    <w:rsid w:val="006B2739"/>
    <w:rsid w:val="006B2D05"/>
    <w:rsid w:val="006B5E16"/>
    <w:rsid w:val="006B75B5"/>
    <w:rsid w:val="006C0E07"/>
    <w:rsid w:val="006C1606"/>
    <w:rsid w:val="006C1807"/>
    <w:rsid w:val="006C2A8E"/>
    <w:rsid w:val="006C2AA1"/>
    <w:rsid w:val="006C34F6"/>
    <w:rsid w:val="006C3533"/>
    <w:rsid w:val="006C3C79"/>
    <w:rsid w:val="006C3E0B"/>
    <w:rsid w:val="006C42C9"/>
    <w:rsid w:val="006C4897"/>
    <w:rsid w:val="006C4D41"/>
    <w:rsid w:val="006C4ED4"/>
    <w:rsid w:val="006C5833"/>
    <w:rsid w:val="006C6636"/>
    <w:rsid w:val="006C6678"/>
    <w:rsid w:val="006C674F"/>
    <w:rsid w:val="006C6FBE"/>
    <w:rsid w:val="006D0E28"/>
    <w:rsid w:val="006D10FC"/>
    <w:rsid w:val="006D13B9"/>
    <w:rsid w:val="006D1EC5"/>
    <w:rsid w:val="006D2D3F"/>
    <w:rsid w:val="006D300F"/>
    <w:rsid w:val="006D3258"/>
    <w:rsid w:val="006D3795"/>
    <w:rsid w:val="006D39C4"/>
    <w:rsid w:val="006D584B"/>
    <w:rsid w:val="006D62DB"/>
    <w:rsid w:val="006D653D"/>
    <w:rsid w:val="006D720D"/>
    <w:rsid w:val="006D7A58"/>
    <w:rsid w:val="006E37BD"/>
    <w:rsid w:val="006E3FDD"/>
    <w:rsid w:val="006E4134"/>
    <w:rsid w:val="006E42B0"/>
    <w:rsid w:val="006E48EB"/>
    <w:rsid w:val="006E5D7D"/>
    <w:rsid w:val="006E6FAF"/>
    <w:rsid w:val="006E7FC7"/>
    <w:rsid w:val="006F0B11"/>
    <w:rsid w:val="006F219C"/>
    <w:rsid w:val="006F23B1"/>
    <w:rsid w:val="006F2814"/>
    <w:rsid w:val="006F37BC"/>
    <w:rsid w:val="006F3847"/>
    <w:rsid w:val="006F6390"/>
    <w:rsid w:val="006F7642"/>
    <w:rsid w:val="006F77B7"/>
    <w:rsid w:val="00701AB0"/>
    <w:rsid w:val="00701C66"/>
    <w:rsid w:val="00701E4F"/>
    <w:rsid w:val="0070308F"/>
    <w:rsid w:val="00703F71"/>
    <w:rsid w:val="007051DF"/>
    <w:rsid w:val="007057A3"/>
    <w:rsid w:val="007058B2"/>
    <w:rsid w:val="00705E9A"/>
    <w:rsid w:val="007069AA"/>
    <w:rsid w:val="00706AF9"/>
    <w:rsid w:val="00707339"/>
    <w:rsid w:val="00707805"/>
    <w:rsid w:val="0071126A"/>
    <w:rsid w:val="00711505"/>
    <w:rsid w:val="0071157D"/>
    <w:rsid w:val="00711955"/>
    <w:rsid w:val="00712F84"/>
    <w:rsid w:val="00713217"/>
    <w:rsid w:val="00713872"/>
    <w:rsid w:val="00714897"/>
    <w:rsid w:val="00714BD1"/>
    <w:rsid w:val="0071674B"/>
    <w:rsid w:val="00720084"/>
    <w:rsid w:val="00720333"/>
    <w:rsid w:val="00720F86"/>
    <w:rsid w:val="00723D91"/>
    <w:rsid w:val="007240C0"/>
    <w:rsid w:val="0072435F"/>
    <w:rsid w:val="007275AA"/>
    <w:rsid w:val="00730291"/>
    <w:rsid w:val="00731335"/>
    <w:rsid w:val="00732357"/>
    <w:rsid w:val="00732462"/>
    <w:rsid w:val="0073475A"/>
    <w:rsid w:val="00734F3E"/>
    <w:rsid w:val="0073519F"/>
    <w:rsid w:val="00736210"/>
    <w:rsid w:val="00736DBC"/>
    <w:rsid w:val="0073759A"/>
    <w:rsid w:val="00740716"/>
    <w:rsid w:val="00741172"/>
    <w:rsid w:val="007414ED"/>
    <w:rsid w:val="00741FAB"/>
    <w:rsid w:val="00742889"/>
    <w:rsid w:val="00742A47"/>
    <w:rsid w:val="00744357"/>
    <w:rsid w:val="00744481"/>
    <w:rsid w:val="0074477E"/>
    <w:rsid w:val="00744AA7"/>
    <w:rsid w:val="00747AB0"/>
    <w:rsid w:val="00750403"/>
    <w:rsid w:val="00750849"/>
    <w:rsid w:val="00750C54"/>
    <w:rsid w:val="00752A44"/>
    <w:rsid w:val="00752BF0"/>
    <w:rsid w:val="00755B7E"/>
    <w:rsid w:val="00756A49"/>
    <w:rsid w:val="00756DEA"/>
    <w:rsid w:val="0075752E"/>
    <w:rsid w:val="00757E1E"/>
    <w:rsid w:val="00760047"/>
    <w:rsid w:val="0076085B"/>
    <w:rsid w:val="00760A5E"/>
    <w:rsid w:val="00760BA8"/>
    <w:rsid w:val="00761C5D"/>
    <w:rsid w:val="00761D6D"/>
    <w:rsid w:val="00761DE8"/>
    <w:rsid w:val="007629FC"/>
    <w:rsid w:val="00762F36"/>
    <w:rsid w:val="00764120"/>
    <w:rsid w:val="00765027"/>
    <w:rsid w:val="00765FDB"/>
    <w:rsid w:val="007662D1"/>
    <w:rsid w:val="00766853"/>
    <w:rsid w:val="00766B81"/>
    <w:rsid w:val="00767180"/>
    <w:rsid w:val="007704B7"/>
    <w:rsid w:val="00770FA8"/>
    <w:rsid w:val="00771298"/>
    <w:rsid w:val="007725C8"/>
    <w:rsid w:val="00772FFE"/>
    <w:rsid w:val="00773FDB"/>
    <w:rsid w:val="007747EA"/>
    <w:rsid w:val="00775E90"/>
    <w:rsid w:val="00777712"/>
    <w:rsid w:val="0078015D"/>
    <w:rsid w:val="00780380"/>
    <w:rsid w:val="00780886"/>
    <w:rsid w:val="00780C4E"/>
    <w:rsid w:val="00783BDE"/>
    <w:rsid w:val="00784A9A"/>
    <w:rsid w:val="007850B8"/>
    <w:rsid w:val="00785227"/>
    <w:rsid w:val="00786656"/>
    <w:rsid w:val="007876A5"/>
    <w:rsid w:val="00787F5B"/>
    <w:rsid w:val="00787F88"/>
    <w:rsid w:val="007919E6"/>
    <w:rsid w:val="00791B76"/>
    <w:rsid w:val="007926C3"/>
    <w:rsid w:val="00795A06"/>
    <w:rsid w:val="007977E3"/>
    <w:rsid w:val="007A0ACD"/>
    <w:rsid w:val="007A1E61"/>
    <w:rsid w:val="007A3EB9"/>
    <w:rsid w:val="007A453E"/>
    <w:rsid w:val="007A4588"/>
    <w:rsid w:val="007A49F6"/>
    <w:rsid w:val="007A5973"/>
    <w:rsid w:val="007A5979"/>
    <w:rsid w:val="007A59C8"/>
    <w:rsid w:val="007A62B7"/>
    <w:rsid w:val="007A7AD4"/>
    <w:rsid w:val="007A7D07"/>
    <w:rsid w:val="007B12FD"/>
    <w:rsid w:val="007B167E"/>
    <w:rsid w:val="007B23A6"/>
    <w:rsid w:val="007B3419"/>
    <w:rsid w:val="007B3FAA"/>
    <w:rsid w:val="007B6977"/>
    <w:rsid w:val="007B7E1A"/>
    <w:rsid w:val="007C08C6"/>
    <w:rsid w:val="007C23E9"/>
    <w:rsid w:val="007C2423"/>
    <w:rsid w:val="007C313B"/>
    <w:rsid w:val="007C67A5"/>
    <w:rsid w:val="007C7295"/>
    <w:rsid w:val="007C75B3"/>
    <w:rsid w:val="007D20AA"/>
    <w:rsid w:val="007D2A74"/>
    <w:rsid w:val="007D2C88"/>
    <w:rsid w:val="007D48E0"/>
    <w:rsid w:val="007D4D84"/>
    <w:rsid w:val="007D5927"/>
    <w:rsid w:val="007D735F"/>
    <w:rsid w:val="007D75BC"/>
    <w:rsid w:val="007E1ED5"/>
    <w:rsid w:val="007E58A2"/>
    <w:rsid w:val="007E5BF8"/>
    <w:rsid w:val="007E631F"/>
    <w:rsid w:val="007E6826"/>
    <w:rsid w:val="007E790E"/>
    <w:rsid w:val="007E7952"/>
    <w:rsid w:val="007F14AD"/>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07AB3"/>
    <w:rsid w:val="0081108D"/>
    <w:rsid w:val="0081120E"/>
    <w:rsid w:val="008112B6"/>
    <w:rsid w:val="00811538"/>
    <w:rsid w:val="0081200A"/>
    <w:rsid w:val="008129F6"/>
    <w:rsid w:val="00812AD7"/>
    <w:rsid w:val="00813144"/>
    <w:rsid w:val="0081373C"/>
    <w:rsid w:val="00813AA1"/>
    <w:rsid w:val="008156B9"/>
    <w:rsid w:val="0081709D"/>
    <w:rsid w:val="008171F8"/>
    <w:rsid w:val="008174BF"/>
    <w:rsid w:val="0082050E"/>
    <w:rsid w:val="00820E99"/>
    <w:rsid w:val="00820EBB"/>
    <w:rsid w:val="00821012"/>
    <w:rsid w:val="008210E5"/>
    <w:rsid w:val="00821B61"/>
    <w:rsid w:val="00822F2D"/>
    <w:rsid w:val="00823AA8"/>
    <w:rsid w:val="008260C4"/>
    <w:rsid w:val="008263A0"/>
    <w:rsid w:val="00827DFF"/>
    <w:rsid w:val="00831539"/>
    <w:rsid w:val="00831C1D"/>
    <w:rsid w:val="00832402"/>
    <w:rsid w:val="008329E1"/>
    <w:rsid w:val="0083383E"/>
    <w:rsid w:val="008350E9"/>
    <w:rsid w:val="00835142"/>
    <w:rsid w:val="008368B0"/>
    <w:rsid w:val="00840AD4"/>
    <w:rsid w:val="00843217"/>
    <w:rsid w:val="0084443D"/>
    <w:rsid w:val="00845180"/>
    <w:rsid w:val="00845F5D"/>
    <w:rsid w:val="00846172"/>
    <w:rsid w:val="00846988"/>
    <w:rsid w:val="008470C3"/>
    <w:rsid w:val="008472E6"/>
    <w:rsid w:val="00847366"/>
    <w:rsid w:val="00851329"/>
    <w:rsid w:val="0085149A"/>
    <w:rsid w:val="008515F3"/>
    <w:rsid w:val="00852165"/>
    <w:rsid w:val="0085498C"/>
    <w:rsid w:val="00855741"/>
    <w:rsid w:val="008557FB"/>
    <w:rsid w:val="00856177"/>
    <w:rsid w:val="008577A4"/>
    <w:rsid w:val="008606D2"/>
    <w:rsid w:val="00860EE2"/>
    <w:rsid w:val="00861543"/>
    <w:rsid w:val="0086190F"/>
    <w:rsid w:val="00862436"/>
    <w:rsid w:val="00863431"/>
    <w:rsid w:val="008641A8"/>
    <w:rsid w:val="00865E91"/>
    <w:rsid w:val="0086605F"/>
    <w:rsid w:val="0086628A"/>
    <w:rsid w:val="00866DEC"/>
    <w:rsid w:val="00867969"/>
    <w:rsid w:val="00867AE0"/>
    <w:rsid w:val="00867B3E"/>
    <w:rsid w:val="00870CE8"/>
    <w:rsid w:val="00870D7A"/>
    <w:rsid w:val="00873501"/>
    <w:rsid w:val="00875C3A"/>
    <w:rsid w:val="00875D78"/>
    <w:rsid w:val="00877162"/>
    <w:rsid w:val="00880205"/>
    <w:rsid w:val="0088027F"/>
    <w:rsid w:val="00880913"/>
    <w:rsid w:val="00880A3B"/>
    <w:rsid w:val="00880D52"/>
    <w:rsid w:val="0088118D"/>
    <w:rsid w:val="0088179F"/>
    <w:rsid w:val="00882E5C"/>
    <w:rsid w:val="00883DB0"/>
    <w:rsid w:val="00884759"/>
    <w:rsid w:val="00884CBC"/>
    <w:rsid w:val="0088530A"/>
    <w:rsid w:val="0088586C"/>
    <w:rsid w:val="00885873"/>
    <w:rsid w:val="00886BDA"/>
    <w:rsid w:val="00887A5D"/>
    <w:rsid w:val="00890706"/>
    <w:rsid w:val="008908EE"/>
    <w:rsid w:val="00890C23"/>
    <w:rsid w:val="00890F1B"/>
    <w:rsid w:val="008910C0"/>
    <w:rsid w:val="008916FA"/>
    <w:rsid w:val="008927D6"/>
    <w:rsid w:val="00892E27"/>
    <w:rsid w:val="00892E9A"/>
    <w:rsid w:val="00893173"/>
    <w:rsid w:val="008941CB"/>
    <w:rsid w:val="00896D43"/>
    <w:rsid w:val="00897A1F"/>
    <w:rsid w:val="008A0E1E"/>
    <w:rsid w:val="008A31AE"/>
    <w:rsid w:val="008A35A3"/>
    <w:rsid w:val="008A4093"/>
    <w:rsid w:val="008A4C61"/>
    <w:rsid w:val="008A61B1"/>
    <w:rsid w:val="008B15FA"/>
    <w:rsid w:val="008B4181"/>
    <w:rsid w:val="008B4E67"/>
    <w:rsid w:val="008B57AA"/>
    <w:rsid w:val="008B59A6"/>
    <w:rsid w:val="008B5CD8"/>
    <w:rsid w:val="008B5D0B"/>
    <w:rsid w:val="008B6F44"/>
    <w:rsid w:val="008B7C79"/>
    <w:rsid w:val="008C0F7C"/>
    <w:rsid w:val="008C1CC6"/>
    <w:rsid w:val="008C2B38"/>
    <w:rsid w:val="008C2BFA"/>
    <w:rsid w:val="008C2C3E"/>
    <w:rsid w:val="008C2D66"/>
    <w:rsid w:val="008C34C6"/>
    <w:rsid w:val="008C690C"/>
    <w:rsid w:val="008C6ECE"/>
    <w:rsid w:val="008D0BE3"/>
    <w:rsid w:val="008D1DE6"/>
    <w:rsid w:val="008D2126"/>
    <w:rsid w:val="008D2D3F"/>
    <w:rsid w:val="008D356D"/>
    <w:rsid w:val="008D550D"/>
    <w:rsid w:val="008D6605"/>
    <w:rsid w:val="008E0894"/>
    <w:rsid w:val="008E192B"/>
    <w:rsid w:val="008E2A7A"/>
    <w:rsid w:val="008E3328"/>
    <w:rsid w:val="008E3C03"/>
    <w:rsid w:val="008E4D09"/>
    <w:rsid w:val="008E59CF"/>
    <w:rsid w:val="008E5A94"/>
    <w:rsid w:val="008E5D11"/>
    <w:rsid w:val="008E6DE3"/>
    <w:rsid w:val="008F0011"/>
    <w:rsid w:val="008F01D5"/>
    <w:rsid w:val="008F19D4"/>
    <w:rsid w:val="008F20A1"/>
    <w:rsid w:val="008F20AD"/>
    <w:rsid w:val="008F2416"/>
    <w:rsid w:val="008F2B26"/>
    <w:rsid w:val="008F2B63"/>
    <w:rsid w:val="008F347B"/>
    <w:rsid w:val="008F586E"/>
    <w:rsid w:val="008F5FA2"/>
    <w:rsid w:val="00900C57"/>
    <w:rsid w:val="00900F5F"/>
    <w:rsid w:val="00903BE8"/>
    <w:rsid w:val="00905047"/>
    <w:rsid w:val="009062D0"/>
    <w:rsid w:val="00910511"/>
    <w:rsid w:val="00910DB6"/>
    <w:rsid w:val="00910E20"/>
    <w:rsid w:val="00910E31"/>
    <w:rsid w:val="00911702"/>
    <w:rsid w:val="009123C2"/>
    <w:rsid w:val="00912541"/>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494B"/>
    <w:rsid w:val="009252E2"/>
    <w:rsid w:val="0092580A"/>
    <w:rsid w:val="00926886"/>
    <w:rsid w:val="00927DE3"/>
    <w:rsid w:val="00930CEF"/>
    <w:rsid w:val="00931B84"/>
    <w:rsid w:val="00931BB2"/>
    <w:rsid w:val="00931E06"/>
    <w:rsid w:val="00935AC1"/>
    <w:rsid w:val="00935D8C"/>
    <w:rsid w:val="00936312"/>
    <w:rsid w:val="00937E2E"/>
    <w:rsid w:val="00940B78"/>
    <w:rsid w:val="00942EA4"/>
    <w:rsid w:val="00942EB1"/>
    <w:rsid w:val="009435C2"/>
    <w:rsid w:val="00944A53"/>
    <w:rsid w:val="00944F3B"/>
    <w:rsid w:val="00945DF9"/>
    <w:rsid w:val="0094662D"/>
    <w:rsid w:val="00950127"/>
    <w:rsid w:val="00953EF5"/>
    <w:rsid w:val="00955E1A"/>
    <w:rsid w:val="0095602C"/>
    <w:rsid w:val="009560EC"/>
    <w:rsid w:val="009566F1"/>
    <w:rsid w:val="00960463"/>
    <w:rsid w:val="00961EE1"/>
    <w:rsid w:val="009621B3"/>
    <w:rsid w:val="00964CF9"/>
    <w:rsid w:val="009650CC"/>
    <w:rsid w:val="00965AE6"/>
    <w:rsid w:val="00966490"/>
    <w:rsid w:val="0096660C"/>
    <w:rsid w:val="00967BFF"/>
    <w:rsid w:val="00967F04"/>
    <w:rsid w:val="00970502"/>
    <w:rsid w:val="00970AC3"/>
    <w:rsid w:val="00970AF3"/>
    <w:rsid w:val="00970C95"/>
    <w:rsid w:val="0097127C"/>
    <w:rsid w:val="009715AB"/>
    <w:rsid w:val="00971D4F"/>
    <w:rsid w:val="00972091"/>
    <w:rsid w:val="00972606"/>
    <w:rsid w:val="0097332C"/>
    <w:rsid w:val="009736FE"/>
    <w:rsid w:val="009753FA"/>
    <w:rsid w:val="009773AA"/>
    <w:rsid w:val="009774E7"/>
    <w:rsid w:val="009815C4"/>
    <w:rsid w:val="00981794"/>
    <w:rsid w:val="009818D5"/>
    <w:rsid w:val="00981F79"/>
    <w:rsid w:val="009831C0"/>
    <w:rsid w:val="00983D98"/>
    <w:rsid w:val="00984C76"/>
    <w:rsid w:val="009858B5"/>
    <w:rsid w:val="00985BD8"/>
    <w:rsid w:val="00986BD9"/>
    <w:rsid w:val="00986F8E"/>
    <w:rsid w:val="009916BA"/>
    <w:rsid w:val="009924E2"/>
    <w:rsid w:val="009927DD"/>
    <w:rsid w:val="00992D4A"/>
    <w:rsid w:val="009933BD"/>
    <w:rsid w:val="0099377D"/>
    <w:rsid w:val="00993DE5"/>
    <w:rsid w:val="009957DE"/>
    <w:rsid w:val="00997664"/>
    <w:rsid w:val="00997697"/>
    <w:rsid w:val="009A06D8"/>
    <w:rsid w:val="009A06FF"/>
    <w:rsid w:val="009A0A2E"/>
    <w:rsid w:val="009A2AF7"/>
    <w:rsid w:val="009A3B63"/>
    <w:rsid w:val="009A3D53"/>
    <w:rsid w:val="009A4818"/>
    <w:rsid w:val="009A4BFE"/>
    <w:rsid w:val="009A504D"/>
    <w:rsid w:val="009B06E7"/>
    <w:rsid w:val="009B11A6"/>
    <w:rsid w:val="009B13B9"/>
    <w:rsid w:val="009B2713"/>
    <w:rsid w:val="009B3D84"/>
    <w:rsid w:val="009B490F"/>
    <w:rsid w:val="009B4AD6"/>
    <w:rsid w:val="009B6161"/>
    <w:rsid w:val="009B6529"/>
    <w:rsid w:val="009B7A3F"/>
    <w:rsid w:val="009B7B2F"/>
    <w:rsid w:val="009B7E71"/>
    <w:rsid w:val="009C101F"/>
    <w:rsid w:val="009C36A0"/>
    <w:rsid w:val="009C538F"/>
    <w:rsid w:val="009C5716"/>
    <w:rsid w:val="009C5BD8"/>
    <w:rsid w:val="009C5D85"/>
    <w:rsid w:val="009C5DFF"/>
    <w:rsid w:val="009C63CB"/>
    <w:rsid w:val="009C6B9A"/>
    <w:rsid w:val="009C6CBF"/>
    <w:rsid w:val="009D1098"/>
    <w:rsid w:val="009D1854"/>
    <w:rsid w:val="009D1A09"/>
    <w:rsid w:val="009D21E7"/>
    <w:rsid w:val="009D29CF"/>
    <w:rsid w:val="009D2DB2"/>
    <w:rsid w:val="009D31B7"/>
    <w:rsid w:val="009D3478"/>
    <w:rsid w:val="009D3BB5"/>
    <w:rsid w:val="009D5562"/>
    <w:rsid w:val="009D6C1E"/>
    <w:rsid w:val="009D6F5D"/>
    <w:rsid w:val="009D700C"/>
    <w:rsid w:val="009D76C5"/>
    <w:rsid w:val="009D78A3"/>
    <w:rsid w:val="009D7AD2"/>
    <w:rsid w:val="009D7BB7"/>
    <w:rsid w:val="009E04DF"/>
    <w:rsid w:val="009E0887"/>
    <w:rsid w:val="009E1662"/>
    <w:rsid w:val="009E1D2E"/>
    <w:rsid w:val="009E2EB0"/>
    <w:rsid w:val="009E3247"/>
    <w:rsid w:val="009E3797"/>
    <w:rsid w:val="009E614E"/>
    <w:rsid w:val="009E64D1"/>
    <w:rsid w:val="009F19A1"/>
    <w:rsid w:val="009F22B9"/>
    <w:rsid w:val="009F22D6"/>
    <w:rsid w:val="009F2429"/>
    <w:rsid w:val="009F3205"/>
    <w:rsid w:val="009F3C3B"/>
    <w:rsid w:val="009F40DB"/>
    <w:rsid w:val="009F4648"/>
    <w:rsid w:val="009F4A6B"/>
    <w:rsid w:val="009F519D"/>
    <w:rsid w:val="009F5225"/>
    <w:rsid w:val="009F5EC8"/>
    <w:rsid w:val="009F63F7"/>
    <w:rsid w:val="009F6495"/>
    <w:rsid w:val="009F6C7A"/>
    <w:rsid w:val="009F708C"/>
    <w:rsid w:val="009F70FA"/>
    <w:rsid w:val="009F71CB"/>
    <w:rsid w:val="00A0090A"/>
    <w:rsid w:val="00A009C0"/>
    <w:rsid w:val="00A00CA6"/>
    <w:rsid w:val="00A01F8B"/>
    <w:rsid w:val="00A02C76"/>
    <w:rsid w:val="00A03B70"/>
    <w:rsid w:val="00A0570E"/>
    <w:rsid w:val="00A06646"/>
    <w:rsid w:val="00A06A78"/>
    <w:rsid w:val="00A07230"/>
    <w:rsid w:val="00A07884"/>
    <w:rsid w:val="00A079A7"/>
    <w:rsid w:val="00A1030C"/>
    <w:rsid w:val="00A11416"/>
    <w:rsid w:val="00A11B61"/>
    <w:rsid w:val="00A1274E"/>
    <w:rsid w:val="00A134CA"/>
    <w:rsid w:val="00A13505"/>
    <w:rsid w:val="00A1488B"/>
    <w:rsid w:val="00A14A30"/>
    <w:rsid w:val="00A16AC8"/>
    <w:rsid w:val="00A16B72"/>
    <w:rsid w:val="00A17951"/>
    <w:rsid w:val="00A20704"/>
    <w:rsid w:val="00A20995"/>
    <w:rsid w:val="00A21C50"/>
    <w:rsid w:val="00A22683"/>
    <w:rsid w:val="00A226C2"/>
    <w:rsid w:val="00A24464"/>
    <w:rsid w:val="00A24554"/>
    <w:rsid w:val="00A24829"/>
    <w:rsid w:val="00A24D2B"/>
    <w:rsid w:val="00A24E76"/>
    <w:rsid w:val="00A24EAD"/>
    <w:rsid w:val="00A253F4"/>
    <w:rsid w:val="00A25947"/>
    <w:rsid w:val="00A302A8"/>
    <w:rsid w:val="00A31A2A"/>
    <w:rsid w:val="00A32E9F"/>
    <w:rsid w:val="00A33DC9"/>
    <w:rsid w:val="00A34342"/>
    <w:rsid w:val="00A3505B"/>
    <w:rsid w:val="00A3511B"/>
    <w:rsid w:val="00A372CE"/>
    <w:rsid w:val="00A37EB3"/>
    <w:rsid w:val="00A40BF2"/>
    <w:rsid w:val="00A41732"/>
    <w:rsid w:val="00A41C17"/>
    <w:rsid w:val="00A41F15"/>
    <w:rsid w:val="00A42AB9"/>
    <w:rsid w:val="00A42D9C"/>
    <w:rsid w:val="00A43CAF"/>
    <w:rsid w:val="00A4421A"/>
    <w:rsid w:val="00A44B2B"/>
    <w:rsid w:val="00A472DC"/>
    <w:rsid w:val="00A4749E"/>
    <w:rsid w:val="00A50A04"/>
    <w:rsid w:val="00A51AE4"/>
    <w:rsid w:val="00A52353"/>
    <w:rsid w:val="00A5356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668B"/>
    <w:rsid w:val="00A66ED9"/>
    <w:rsid w:val="00A675D0"/>
    <w:rsid w:val="00A678D6"/>
    <w:rsid w:val="00A709E9"/>
    <w:rsid w:val="00A720EF"/>
    <w:rsid w:val="00A72B02"/>
    <w:rsid w:val="00A72CE4"/>
    <w:rsid w:val="00A74227"/>
    <w:rsid w:val="00A75EC0"/>
    <w:rsid w:val="00A76663"/>
    <w:rsid w:val="00A76ED3"/>
    <w:rsid w:val="00A7714C"/>
    <w:rsid w:val="00A77BAD"/>
    <w:rsid w:val="00A81346"/>
    <w:rsid w:val="00A82E7F"/>
    <w:rsid w:val="00A84FD5"/>
    <w:rsid w:val="00A86EA9"/>
    <w:rsid w:val="00A87509"/>
    <w:rsid w:val="00A87AA6"/>
    <w:rsid w:val="00A91303"/>
    <w:rsid w:val="00A92734"/>
    <w:rsid w:val="00A92B22"/>
    <w:rsid w:val="00A939F2"/>
    <w:rsid w:val="00A942AE"/>
    <w:rsid w:val="00A94464"/>
    <w:rsid w:val="00A94BB4"/>
    <w:rsid w:val="00A969B2"/>
    <w:rsid w:val="00A96D49"/>
    <w:rsid w:val="00A96E89"/>
    <w:rsid w:val="00AA17F2"/>
    <w:rsid w:val="00AA22A6"/>
    <w:rsid w:val="00AA2C1B"/>
    <w:rsid w:val="00AA34B8"/>
    <w:rsid w:val="00AA38D8"/>
    <w:rsid w:val="00AA4496"/>
    <w:rsid w:val="00AA4567"/>
    <w:rsid w:val="00AA5BCC"/>
    <w:rsid w:val="00AA78A4"/>
    <w:rsid w:val="00AA7EA6"/>
    <w:rsid w:val="00AB158D"/>
    <w:rsid w:val="00AB1B2E"/>
    <w:rsid w:val="00AB1BE6"/>
    <w:rsid w:val="00AB1CC8"/>
    <w:rsid w:val="00AB3565"/>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1A85"/>
    <w:rsid w:val="00AD2092"/>
    <w:rsid w:val="00AD3736"/>
    <w:rsid w:val="00AD3838"/>
    <w:rsid w:val="00AD421D"/>
    <w:rsid w:val="00AD4FC9"/>
    <w:rsid w:val="00AD7364"/>
    <w:rsid w:val="00AE0662"/>
    <w:rsid w:val="00AE2251"/>
    <w:rsid w:val="00AE22FC"/>
    <w:rsid w:val="00AE26F8"/>
    <w:rsid w:val="00AE2E01"/>
    <w:rsid w:val="00AE329C"/>
    <w:rsid w:val="00AE36AA"/>
    <w:rsid w:val="00AE41AE"/>
    <w:rsid w:val="00AE67D9"/>
    <w:rsid w:val="00AE775D"/>
    <w:rsid w:val="00AE780C"/>
    <w:rsid w:val="00AF21FA"/>
    <w:rsid w:val="00AF34E6"/>
    <w:rsid w:val="00AF4137"/>
    <w:rsid w:val="00AF4C50"/>
    <w:rsid w:val="00AF513B"/>
    <w:rsid w:val="00AF5F6A"/>
    <w:rsid w:val="00AF61EE"/>
    <w:rsid w:val="00AF7D49"/>
    <w:rsid w:val="00B00A5D"/>
    <w:rsid w:val="00B00EE1"/>
    <w:rsid w:val="00B00FA9"/>
    <w:rsid w:val="00B011C3"/>
    <w:rsid w:val="00B012D1"/>
    <w:rsid w:val="00B015B7"/>
    <w:rsid w:val="00B01B7A"/>
    <w:rsid w:val="00B01BAC"/>
    <w:rsid w:val="00B02895"/>
    <w:rsid w:val="00B030DE"/>
    <w:rsid w:val="00B038E0"/>
    <w:rsid w:val="00B04C9E"/>
    <w:rsid w:val="00B0507F"/>
    <w:rsid w:val="00B05AE8"/>
    <w:rsid w:val="00B06DF4"/>
    <w:rsid w:val="00B06F12"/>
    <w:rsid w:val="00B079AB"/>
    <w:rsid w:val="00B10941"/>
    <w:rsid w:val="00B11979"/>
    <w:rsid w:val="00B13464"/>
    <w:rsid w:val="00B13B3D"/>
    <w:rsid w:val="00B14962"/>
    <w:rsid w:val="00B1533D"/>
    <w:rsid w:val="00B17AB6"/>
    <w:rsid w:val="00B2383D"/>
    <w:rsid w:val="00B242E6"/>
    <w:rsid w:val="00B24599"/>
    <w:rsid w:val="00B24F1C"/>
    <w:rsid w:val="00B26C6A"/>
    <w:rsid w:val="00B27AA3"/>
    <w:rsid w:val="00B3004A"/>
    <w:rsid w:val="00B30460"/>
    <w:rsid w:val="00B307AA"/>
    <w:rsid w:val="00B30E31"/>
    <w:rsid w:val="00B31676"/>
    <w:rsid w:val="00B33176"/>
    <w:rsid w:val="00B33ABA"/>
    <w:rsid w:val="00B33F81"/>
    <w:rsid w:val="00B340E5"/>
    <w:rsid w:val="00B34ACA"/>
    <w:rsid w:val="00B35202"/>
    <w:rsid w:val="00B35336"/>
    <w:rsid w:val="00B35D21"/>
    <w:rsid w:val="00B36099"/>
    <w:rsid w:val="00B36E48"/>
    <w:rsid w:val="00B372A6"/>
    <w:rsid w:val="00B375D0"/>
    <w:rsid w:val="00B40551"/>
    <w:rsid w:val="00B4133E"/>
    <w:rsid w:val="00B414B1"/>
    <w:rsid w:val="00B41757"/>
    <w:rsid w:val="00B41A65"/>
    <w:rsid w:val="00B425A7"/>
    <w:rsid w:val="00B42DF1"/>
    <w:rsid w:val="00B42DF9"/>
    <w:rsid w:val="00B4606D"/>
    <w:rsid w:val="00B50FF9"/>
    <w:rsid w:val="00B523F8"/>
    <w:rsid w:val="00B52508"/>
    <w:rsid w:val="00B54A00"/>
    <w:rsid w:val="00B54DB0"/>
    <w:rsid w:val="00B559FA"/>
    <w:rsid w:val="00B55E8C"/>
    <w:rsid w:val="00B56823"/>
    <w:rsid w:val="00B56BF0"/>
    <w:rsid w:val="00B6065F"/>
    <w:rsid w:val="00B60846"/>
    <w:rsid w:val="00B61C75"/>
    <w:rsid w:val="00B61C7F"/>
    <w:rsid w:val="00B624C6"/>
    <w:rsid w:val="00B62809"/>
    <w:rsid w:val="00B6280B"/>
    <w:rsid w:val="00B62D59"/>
    <w:rsid w:val="00B6321A"/>
    <w:rsid w:val="00B64044"/>
    <w:rsid w:val="00B6444A"/>
    <w:rsid w:val="00B65A65"/>
    <w:rsid w:val="00B67071"/>
    <w:rsid w:val="00B70315"/>
    <w:rsid w:val="00B70D31"/>
    <w:rsid w:val="00B710D8"/>
    <w:rsid w:val="00B71FDF"/>
    <w:rsid w:val="00B727E2"/>
    <w:rsid w:val="00B728D7"/>
    <w:rsid w:val="00B72AFB"/>
    <w:rsid w:val="00B74D26"/>
    <w:rsid w:val="00B74DB8"/>
    <w:rsid w:val="00B750D9"/>
    <w:rsid w:val="00B75F70"/>
    <w:rsid w:val="00B760BF"/>
    <w:rsid w:val="00B760E6"/>
    <w:rsid w:val="00B77175"/>
    <w:rsid w:val="00B772CE"/>
    <w:rsid w:val="00B77A39"/>
    <w:rsid w:val="00B80223"/>
    <w:rsid w:val="00B80553"/>
    <w:rsid w:val="00B80F19"/>
    <w:rsid w:val="00B816BA"/>
    <w:rsid w:val="00B8438D"/>
    <w:rsid w:val="00B84664"/>
    <w:rsid w:val="00B8511C"/>
    <w:rsid w:val="00B8620A"/>
    <w:rsid w:val="00B863DF"/>
    <w:rsid w:val="00B86CD0"/>
    <w:rsid w:val="00B876DD"/>
    <w:rsid w:val="00B87DB2"/>
    <w:rsid w:val="00B90CB0"/>
    <w:rsid w:val="00B913F2"/>
    <w:rsid w:val="00B91AB5"/>
    <w:rsid w:val="00B91B84"/>
    <w:rsid w:val="00B92A61"/>
    <w:rsid w:val="00B931EC"/>
    <w:rsid w:val="00B93F76"/>
    <w:rsid w:val="00B94619"/>
    <w:rsid w:val="00B949C0"/>
    <w:rsid w:val="00B94D08"/>
    <w:rsid w:val="00B94D8F"/>
    <w:rsid w:val="00B9542A"/>
    <w:rsid w:val="00B973EF"/>
    <w:rsid w:val="00BA07D1"/>
    <w:rsid w:val="00BA13C0"/>
    <w:rsid w:val="00BA1912"/>
    <w:rsid w:val="00BA1D68"/>
    <w:rsid w:val="00BA1EC0"/>
    <w:rsid w:val="00BA221B"/>
    <w:rsid w:val="00BA2CFE"/>
    <w:rsid w:val="00BA3630"/>
    <w:rsid w:val="00BA4501"/>
    <w:rsid w:val="00BA5EE8"/>
    <w:rsid w:val="00BA6425"/>
    <w:rsid w:val="00BA64F1"/>
    <w:rsid w:val="00BA7B4E"/>
    <w:rsid w:val="00BB317E"/>
    <w:rsid w:val="00BB35AD"/>
    <w:rsid w:val="00BB3CF9"/>
    <w:rsid w:val="00BB6209"/>
    <w:rsid w:val="00BB652A"/>
    <w:rsid w:val="00BC0088"/>
    <w:rsid w:val="00BC0BD2"/>
    <w:rsid w:val="00BC0FAB"/>
    <w:rsid w:val="00BC191C"/>
    <w:rsid w:val="00BC1B4B"/>
    <w:rsid w:val="00BC29A5"/>
    <w:rsid w:val="00BC30C2"/>
    <w:rsid w:val="00BC4173"/>
    <w:rsid w:val="00BC4428"/>
    <w:rsid w:val="00BC491F"/>
    <w:rsid w:val="00BC49A7"/>
    <w:rsid w:val="00BC6958"/>
    <w:rsid w:val="00BD2EF2"/>
    <w:rsid w:val="00BD480A"/>
    <w:rsid w:val="00BD5238"/>
    <w:rsid w:val="00BD6853"/>
    <w:rsid w:val="00BD7AAE"/>
    <w:rsid w:val="00BD7B10"/>
    <w:rsid w:val="00BE0C7E"/>
    <w:rsid w:val="00BE1284"/>
    <w:rsid w:val="00BE2A3E"/>
    <w:rsid w:val="00BE2C75"/>
    <w:rsid w:val="00BE30D4"/>
    <w:rsid w:val="00BE3589"/>
    <w:rsid w:val="00BE36BC"/>
    <w:rsid w:val="00BE4572"/>
    <w:rsid w:val="00BE4BE4"/>
    <w:rsid w:val="00BE56BF"/>
    <w:rsid w:val="00BE56F1"/>
    <w:rsid w:val="00BE60F7"/>
    <w:rsid w:val="00BE6866"/>
    <w:rsid w:val="00BF205E"/>
    <w:rsid w:val="00BF2144"/>
    <w:rsid w:val="00BF2A10"/>
    <w:rsid w:val="00BF2AF0"/>
    <w:rsid w:val="00BF2BAB"/>
    <w:rsid w:val="00BF49BF"/>
    <w:rsid w:val="00BF54BD"/>
    <w:rsid w:val="00BF5597"/>
    <w:rsid w:val="00BF5795"/>
    <w:rsid w:val="00BF65FE"/>
    <w:rsid w:val="00BF6A48"/>
    <w:rsid w:val="00BF6BE3"/>
    <w:rsid w:val="00BF7CDE"/>
    <w:rsid w:val="00C0028C"/>
    <w:rsid w:val="00C00C24"/>
    <w:rsid w:val="00C00D43"/>
    <w:rsid w:val="00C013E0"/>
    <w:rsid w:val="00C03818"/>
    <w:rsid w:val="00C0518C"/>
    <w:rsid w:val="00C05B56"/>
    <w:rsid w:val="00C05B60"/>
    <w:rsid w:val="00C063E0"/>
    <w:rsid w:val="00C066F1"/>
    <w:rsid w:val="00C06DDB"/>
    <w:rsid w:val="00C072FF"/>
    <w:rsid w:val="00C0740D"/>
    <w:rsid w:val="00C10559"/>
    <w:rsid w:val="00C11253"/>
    <w:rsid w:val="00C123A1"/>
    <w:rsid w:val="00C12E55"/>
    <w:rsid w:val="00C14D00"/>
    <w:rsid w:val="00C14E24"/>
    <w:rsid w:val="00C14E92"/>
    <w:rsid w:val="00C15760"/>
    <w:rsid w:val="00C15891"/>
    <w:rsid w:val="00C16195"/>
    <w:rsid w:val="00C1632C"/>
    <w:rsid w:val="00C17108"/>
    <w:rsid w:val="00C17476"/>
    <w:rsid w:val="00C20195"/>
    <w:rsid w:val="00C205FE"/>
    <w:rsid w:val="00C21403"/>
    <w:rsid w:val="00C21463"/>
    <w:rsid w:val="00C23843"/>
    <w:rsid w:val="00C23CD0"/>
    <w:rsid w:val="00C23FEA"/>
    <w:rsid w:val="00C241C1"/>
    <w:rsid w:val="00C247B9"/>
    <w:rsid w:val="00C25DC8"/>
    <w:rsid w:val="00C26A6D"/>
    <w:rsid w:val="00C3043D"/>
    <w:rsid w:val="00C32420"/>
    <w:rsid w:val="00C32874"/>
    <w:rsid w:val="00C33B30"/>
    <w:rsid w:val="00C33C0B"/>
    <w:rsid w:val="00C3402F"/>
    <w:rsid w:val="00C34402"/>
    <w:rsid w:val="00C34ACF"/>
    <w:rsid w:val="00C34EA1"/>
    <w:rsid w:val="00C372E6"/>
    <w:rsid w:val="00C406DF"/>
    <w:rsid w:val="00C40882"/>
    <w:rsid w:val="00C40EBB"/>
    <w:rsid w:val="00C42366"/>
    <w:rsid w:val="00C423B3"/>
    <w:rsid w:val="00C42E05"/>
    <w:rsid w:val="00C438AE"/>
    <w:rsid w:val="00C440A3"/>
    <w:rsid w:val="00C448FC"/>
    <w:rsid w:val="00C44ECA"/>
    <w:rsid w:val="00C46D88"/>
    <w:rsid w:val="00C50288"/>
    <w:rsid w:val="00C504D6"/>
    <w:rsid w:val="00C52D90"/>
    <w:rsid w:val="00C53157"/>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18A4"/>
    <w:rsid w:val="00C64032"/>
    <w:rsid w:val="00C64752"/>
    <w:rsid w:val="00C6672F"/>
    <w:rsid w:val="00C67776"/>
    <w:rsid w:val="00C710BA"/>
    <w:rsid w:val="00C7115C"/>
    <w:rsid w:val="00C73E9B"/>
    <w:rsid w:val="00C7496B"/>
    <w:rsid w:val="00C7604E"/>
    <w:rsid w:val="00C76C77"/>
    <w:rsid w:val="00C77902"/>
    <w:rsid w:val="00C803E4"/>
    <w:rsid w:val="00C82187"/>
    <w:rsid w:val="00C833EB"/>
    <w:rsid w:val="00C835F6"/>
    <w:rsid w:val="00C83B1E"/>
    <w:rsid w:val="00C8464D"/>
    <w:rsid w:val="00C84833"/>
    <w:rsid w:val="00C84933"/>
    <w:rsid w:val="00C859A2"/>
    <w:rsid w:val="00C862A2"/>
    <w:rsid w:val="00C8706C"/>
    <w:rsid w:val="00C8731C"/>
    <w:rsid w:val="00C8733F"/>
    <w:rsid w:val="00C876E2"/>
    <w:rsid w:val="00C90B13"/>
    <w:rsid w:val="00C93B0A"/>
    <w:rsid w:val="00C93D19"/>
    <w:rsid w:val="00C9414D"/>
    <w:rsid w:val="00C94DB9"/>
    <w:rsid w:val="00C95623"/>
    <w:rsid w:val="00C95A8F"/>
    <w:rsid w:val="00C97B28"/>
    <w:rsid w:val="00CA0268"/>
    <w:rsid w:val="00CA0448"/>
    <w:rsid w:val="00CA1B88"/>
    <w:rsid w:val="00CA206C"/>
    <w:rsid w:val="00CA222D"/>
    <w:rsid w:val="00CA2FC1"/>
    <w:rsid w:val="00CA4C86"/>
    <w:rsid w:val="00CA4E21"/>
    <w:rsid w:val="00CA5BE2"/>
    <w:rsid w:val="00CA600E"/>
    <w:rsid w:val="00CB0C4B"/>
    <w:rsid w:val="00CB2116"/>
    <w:rsid w:val="00CB2190"/>
    <w:rsid w:val="00CB35CF"/>
    <w:rsid w:val="00CB5B7E"/>
    <w:rsid w:val="00CB5C16"/>
    <w:rsid w:val="00CB69FC"/>
    <w:rsid w:val="00CC0703"/>
    <w:rsid w:val="00CC1B31"/>
    <w:rsid w:val="00CC1B7F"/>
    <w:rsid w:val="00CC29E5"/>
    <w:rsid w:val="00CC31C5"/>
    <w:rsid w:val="00CC37AC"/>
    <w:rsid w:val="00CC5934"/>
    <w:rsid w:val="00CC5E6D"/>
    <w:rsid w:val="00CC5EAD"/>
    <w:rsid w:val="00CC7EEB"/>
    <w:rsid w:val="00CD0751"/>
    <w:rsid w:val="00CD091D"/>
    <w:rsid w:val="00CD11E2"/>
    <w:rsid w:val="00CD1B3F"/>
    <w:rsid w:val="00CD1C26"/>
    <w:rsid w:val="00CD1F92"/>
    <w:rsid w:val="00CD3D32"/>
    <w:rsid w:val="00CD46C2"/>
    <w:rsid w:val="00CD52E1"/>
    <w:rsid w:val="00CD63A5"/>
    <w:rsid w:val="00CD69EE"/>
    <w:rsid w:val="00CD79DB"/>
    <w:rsid w:val="00CE0970"/>
    <w:rsid w:val="00CE3AB0"/>
    <w:rsid w:val="00CE4012"/>
    <w:rsid w:val="00CE4A4D"/>
    <w:rsid w:val="00CE4D0A"/>
    <w:rsid w:val="00CE4FF8"/>
    <w:rsid w:val="00CE5238"/>
    <w:rsid w:val="00CE54E9"/>
    <w:rsid w:val="00CE58C7"/>
    <w:rsid w:val="00CE5CD6"/>
    <w:rsid w:val="00CF08FE"/>
    <w:rsid w:val="00CF0DE6"/>
    <w:rsid w:val="00CF0E69"/>
    <w:rsid w:val="00CF104B"/>
    <w:rsid w:val="00CF14DF"/>
    <w:rsid w:val="00CF1735"/>
    <w:rsid w:val="00CF1CAF"/>
    <w:rsid w:val="00CF1F9F"/>
    <w:rsid w:val="00CF28E2"/>
    <w:rsid w:val="00CF3C28"/>
    <w:rsid w:val="00CF48F9"/>
    <w:rsid w:val="00CF5145"/>
    <w:rsid w:val="00CF546A"/>
    <w:rsid w:val="00CF61F1"/>
    <w:rsid w:val="00D0172F"/>
    <w:rsid w:val="00D01914"/>
    <w:rsid w:val="00D01BB1"/>
    <w:rsid w:val="00D022AA"/>
    <w:rsid w:val="00D051AC"/>
    <w:rsid w:val="00D05EB1"/>
    <w:rsid w:val="00D0608A"/>
    <w:rsid w:val="00D0634D"/>
    <w:rsid w:val="00D101E0"/>
    <w:rsid w:val="00D108E8"/>
    <w:rsid w:val="00D12250"/>
    <w:rsid w:val="00D1293C"/>
    <w:rsid w:val="00D130F4"/>
    <w:rsid w:val="00D13309"/>
    <w:rsid w:val="00D14F01"/>
    <w:rsid w:val="00D1585A"/>
    <w:rsid w:val="00D1646C"/>
    <w:rsid w:val="00D17B88"/>
    <w:rsid w:val="00D20675"/>
    <w:rsid w:val="00D20BBE"/>
    <w:rsid w:val="00D21E02"/>
    <w:rsid w:val="00D221C6"/>
    <w:rsid w:val="00D24975"/>
    <w:rsid w:val="00D24BE8"/>
    <w:rsid w:val="00D26D4B"/>
    <w:rsid w:val="00D26EDC"/>
    <w:rsid w:val="00D30BB9"/>
    <w:rsid w:val="00D32854"/>
    <w:rsid w:val="00D33E3B"/>
    <w:rsid w:val="00D348A5"/>
    <w:rsid w:val="00D3545E"/>
    <w:rsid w:val="00D36BC1"/>
    <w:rsid w:val="00D36C1D"/>
    <w:rsid w:val="00D37981"/>
    <w:rsid w:val="00D40BC1"/>
    <w:rsid w:val="00D41125"/>
    <w:rsid w:val="00D425CD"/>
    <w:rsid w:val="00D429DC"/>
    <w:rsid w:val="00D4303C"/>
    <w:rsid w:val="00D444B0"/>
    <w:rsid w:val="00D44B72"/>
    <w:rsid w:val="00D45698"/>
    <w:rsid w:val="00D45C1C"/>
    <w:rsid w:val="00D46710"/>
    <w:rsid w:val="00D505D6"/>
    <w:rsid w:val="00D5160E"/>
    <w:rsid w:val="00D51BFA"/>
    <w:rsid w:val="00D52AF4"/>
    <w:rsid w:val="00D53A12"/>
    <w:rsid w:val="00D54607"/>
    <w:rsid w:val="00D55A79"/>
    <w:rsid w:val="00D57377"/>
    <w:rsid w:val="00D57AC8"/>
    <w:rsid w:val="00D57CAB"/>
    <w:rsid w:val="00D61EDF"/>
    <w:rsid w:val="00D6231C"/>
    <w:rsid w:val="00D629CC"/>
    <w:rsid w:val="00D63E78"/>
    <w:rsid w:val="00D643B7"/>
    <w:rsid w:val="00D665E0"/>
    <w:rsid w:val="00D66AB7"/>
    <w:rsid w:val="00D6720F"/>
    <w:rsid w:val="00D67961"/>
    <w:rsid w:val="00D702ED"/>
    <w:rsid w:val="00D71751"/>
    <w:rsid w:val="00D73C76"/>
    <w:rsid w:val="00D742D6"/>
    <w:rsid w:val="00D742DE"/>
    <w:rsid w:val="00D748B7"/>
    <w:rsid w:val="00D74DC5"/>
    <w:rsid w:val="00D76693"/>
    <w:rsid w:val="00D83591"/>
    <w:rsid w:val="00D838F5"/>
    <w:rsid w:val="00D8449A"/>
    <w:rsid w:val="00D84C92"/>
    <w:rsid w:val="00D85B09"/>
    <w:rsid w:val="00D86A99"/>
    <w:rsid w:val="00D86DAA"/>
    <w:rsid w:val="00D903B4"/>
    <w:rsid w:val="00D906AE"/>
    <w:rsid w:val="00D91722"/>
    <w:rsid w:val="00D924F0"/>
    <w:rsid w:val="00D94403"/>
    <w:rsid w:val="00D94476"/>
    <w:rsid w:val="00D94D60"/>
    <w:rsid w:val="00D9601E"/>
    <w:rsid w:val="00DA0A65"/>
    <w:rsid w:val="00DA116B"/>
    <w:rsid w:val="00DA1199"/>
    <w:rsid w:val="00DA132B"/>
    <w:rsid w:val="00DA3A53"/>
    <w:rsid w:val="00DA4EBE"/>
    <w:rsid w:val="00DA6E7A"/>
    <w:rsid w:val="00DB03BD"/>
    <w:rsid w:val="00DB0612"/>
    <w:rsid w:val="00DB0B52"/>
    <w:rsid w:val="00DB0FE1"/>
    <w:rsid w:val="00DB1A95"/>
    <w:rsid w:val="00DB1E95"/>
    <w:rsid w:val="00DB1FE5"/>
    <w:rsid w:val="00DB224A"/>
    <w:rsid w:val="00DB4764"/>
    <w:rsid w:val="00DB5BDE"/>
    <w:rsid w:val="00DB5CEE"/>
    <w:rsid w:val="00DB68D8"/>
    <w:rsid w:val="00DB6CB5"/>
    <w:rsid w:val="00DB6F45"/>
    <w:rsid w:val="00DB7FC6"/>
    <w:rsid w:val="00DC0029"/>
    <w:rsid w:val="00DC1985"/>
    <w:rsid w:val="00DC1C35"/>
    <w:rsid w:val="00DC2AF1"/>
    <w:rsid w:val="00DC3E59"/>
    <w:rsid w:val="00DC4A97"/>
    <w:rsid w:val="00DC62E8"/>
    <w:rsid w:val="00DC7B92"/>
    <w:rsid w:val="00DD0094"/>
    <w:rsid w:val="00DD1510"/>
    <w:rsid w:val="00DD26AC"/>
    <w:rsid w:val="00DD2B84"/>
    <w:rsid w:val="00DD451E"/>
    <w:rsid w:val="00DD46E9"/>
    <w:rsid w:val="00DD4FD1"/>
    <w:rsid w:val="00DD5C9F"/>
    <w:rsid w:val="00DD5DB0"/>
    <w:rsid w:val="00DD5DCD"/>
    <w:rsid w:val="00DE0FDB"/>
    <w:rsid w:val="00DE3805"/>
    <w:rsid w:val="00DE42C6"/>
    <w:rsid w:val="00DE561F"/>
    <w:rsid w:val="00DE599C"/>
    <w:rsid w:val="00DE5BC0"/>
    <w:rsid w:val="00DE67D1"/>
    <w:rsid w:val="00DF06C6"/>
    <w:rsid w:val="00DF17B2"/>
    <w:rsid w:val="00DF26BD"/>
    <w:rsid w:val="00DF2C65"/>
    <w:rsid w:val="00DF2E95"/>
    <w:rsid w:val="00DF4937"/>
    <w:rsid w:val="00DF4CBB"/>
    <w:rsid w:val="00DF7725"/>
    <w:rsid w:val="00DF7B42"/>
    <w:rsid w:val="00DF7D7B"/>
    <w:rsid w:val="00DF7DD8"/>
    <w:rsid w:val="00E00C00"/>
    <w:rsid w:val="00E00F77"/>
    <w:rsid w:val="00E013A3"/>
    <w:rsid w:val="00E02F71"/>
    <w:rsid w:val="00E032A1"/>
    <w:rsid w:val="00E03FF7"/>
    <w:rsid w:val="00E043C1"/>
    <w:rsid w:val="00E04883"/>
    <w:rsid w:val="00E0553B"/>
    <w:rsid w:val="00E05719"/>
    <w:rsid w:val="00E0619F"/>
    <w:rsid w:val="00E06B2C"/>
    <w:rsid w:val="00E07499"/>
    <w:rsid w:val="00E07744"/>
    <w:rsid w:val="00E07884"/>
    <w:rsid w:val="00E134FA"/>
    <w:rsid w:val="00E13CDF"/>
    <w:rsid w:val="00E156F5"/>
    <w:rsid w:val="00E163A1"/>
    <w:rsid w:val="00E16F49"/>
    <w:rsid w:val="00E175E0"/>
    <w:rsid w:val="00E22924"/>
    <w:rsid w:val="00E23567"/>
    <w:rsid w:val="00E23634"/>
    <w:rsid w:val="00E23C43"/>
    <w:rsid w:val="00E240D4"/>
    <w:rsid w:val="00E2581A"/>
    <w:rsid w:val="00E25D6D"/>
    <w:rsid w:val="00E2718D"/>
    <w:rsid w:val="00E27280"/>
    <w:rsid w:val="00E30A26"/>
    <w:rsid w:val="00E30A89"/>
    <w:rsid w:val="00E30E4E"/>
    <w:rsid w:val="00E31ED4"/>
    <w:rsid w:val="00E328E4"/>
    <w:rsid w:val="00E33B7C"/>
    <w:rsid w:val="00E33DC5"/>
    <w:rsid w:val="00E35882"/>
    <w:rsid w:val="00E40867"/>
    <w:rsid w:val="00E4184B"/>
    <w:rsid w:val="00E41A30"/>
    <w:rsid w:val="00E41EBB"/>
    <w:rsid w:val="00E44DFD"/>
    <w:rsid w:val="00E44EEB"/>
    <w:rsid w:val="00E46005"/>
    <w:rsid w:val="00E4617A"/>
    <w:rsid w:val="00E464B4"/>
    <w:rsid w:val="00E46C47"/>
    <w:rsid w:val="00E50065"/>
    <w:rsid w:val="00E50DE0"/>
    <w:rsid w:val="00E50E11"/>
    <w:rsid w:val="00E51578"/>
    <w:rsid w:val="00E517F9"/>
    <w:rsid w:val="00E51BE7"/>
    <w:rsid w:val="00E52AED"/>
    <w:rsid w:val="00E53751"/>
    <w:rsid w:val="00E54DC4"/>
    <w:rsid w:val="00E5628E"/>
    <w:rsid w:val="00E570E3"/>
    <w:rsid w:val="00E6006D"/>
    <w:rsid w:val="00E60893"/>
    <w:rsid w:val="00E6091B"/>
    <w:rsid w:val="00E6289D"/>
    <w:rsid w:val="00E62B94"/>
    <w:rsid w:val="00E632B0"/>
    <w:rsid w:val="00E63F09"/>
    <w:rsid w:val="00E6421F"/>
    <w:rsid w:val="00E6430E"/>
    <w:rsid w:val="00E64435"/>
    <w:rsid w:val="00E65379"/>
    <w:rsid w:val="00E70598"/>
    <w:rsid w:val="00E70B38"/>
    <w:rsid w:val="00E713D5"/>
    <w:rsid w:val="00E7160B"/>
    <w:rsid w:val="00E71D5E"/>
    <w:rsid w:val="00E72387"/>
    <w:rsid w:val="00E72AF7"/>
    <w:rsid w:val="00E72B90"/>
    <w:rsid w:val="00E7345C"/>
    <w:rsid w:val="00E739F6"/>
    <w:rsid w:val="00E73F0F"/>
    <w:rsid w:val="00E743A5"/>
    <w:rsid w:val="00E743E4"/>
    <w:rsid w:val="00E74EC0"/>
    <w:rsid w:val="00E77920"/>
    <w:rsid w:val="00E80F80"/>
    <w:rsid w:val="00E810A1"/>
    <w:rsid w:val="00E82623"/>
    <w:rsid w:val="00E82CAF"/>
    <w:rsid w:val="00E8373C"/>
    <w:rsid w:val="00E83A35"/>
    <w:rsid w:val="00E847DD"/>
    <w:rsid w:val="00E86B6B"/>
    <w:rsid w:val="00E86E4A"/>
    <w:rsid w:val="00E8727E"/>
    <w:rsid w:val="00E87902"/>
    <w:rsid w:val="00E87B83"/>
    <w:rsid w:val="00E93BC0"/>
    <w:rsid w:val="00E9473C"/>
    <w:rsid w:val="00E95CD8"/>
    <w:rsid w:val="00E968CF"/>
    <w:rsid w:val="00E979A8"/>
    <w:rsid w:val="00E97E85"/>
    <w:rsid w:val="00E97FCE"/>
    <w:rsid w:val="00EA37C0"/>
    <w:rsid w:val="00EA3AA9"/>
    <w:rsid w:val="00EA6B75"/>
    <w:rsid w:val="00EA6DDF"/>
    <w:rsid w:val="00EA6EE4"/>
    <w:rsid w:val="00EA73D6"/>
    <w:rsid w:val="00EA78C4"/>
    <w:rsid w:val="00EB07CD"/>
    <w:rsid w:val="00EB1445"/>
    <w:rsid w:val="00EB288C"/>
    <w:rsid w:val="00EB505D"/>
    <w:rsid w:val="00EB5399"/>
    <w:rsid w:val="00EB60C3"/>
    <w:rsid w:val="00EB6323"/>
    <w:rsid w:val="00EB69A2"/>
    <w:rsid w:val="00EB714C"/>
    <w:rsid w:val="00EB7CAD"/>
    <w:rsid w:val="00EC131C"/>
    <w:rsid w:val="00EC2A40"/>
    <w:rsid w:val="00EC2D67"/>
    <w:rsid w:val="00EC3ABB"/>
    <w:rsid w:val="00EC3FD5"/>
    <w:rsid w:val="00EC4E58"/>
    <w:rsid w:val="00EC66DA"/>
    <w:rsid w:val="00EC6F2F"/>
    <w:rsid w:val="00EC7042"/>
    <w:rsid w:val="00EC7FE1"/>
    <w:rsid w:val="00ED0064"/>
    <w:rsid w:val="00ED08AC"/>
    <w:rsid w:val="00ED1794"/>
    <w:rsid w:val="00ED226C"/>
    <w:rsid w:val="00ED25E0"/>
    <w:rsid w:val="00ED48CC"/>
    <w:rsid w:val="00ED6287"/>
    <w:rsid w:val="00ED6AF9"/>
    <w:rsid w:val="00ED6CCE"/>
    <w:rsid w:val="00EE01C2"/>
    <w:rsid w:val="00EE1C45"/>
    <w:rsid w:val="00EE442D"/>
    <w:rsid w:val="00EE4803"/>
    <w:rsid w:val="00EE4E93"/>
    <w:rsid w:val="00EE5BAB"/>
    <w:rsid w:val="00EE7D97"/>
    <w:rsid w:val="00EF1617"/>
    <w:rsid w:val="00EF2740"/>
    <w:rsid w:val="00EF3182"/>
    <w:rsid w:val="00EF3190"/>
    <w:rsid w:val="00EF372C"/>
    <w:rsid w:val="00EF4BB5"/>
    <w:rsid w:val="00EF4D58"/>
    <w:rsid w:val="00EF5D4C"/>
    <w:rsid w:val="00EF6FEC"/>
    <w:rsid w:val="00EF7863"/>
    <w:rsid w:val="00F01475"/>
    <w:rsid w:val="00F01B23"/>
    <w:rsid w:val="00F01B4D"/>
    <w:rsid w:val="00F02307"/>
    <w:rsid w:val="00F026CD"/>
    <w:rsid w:val="00F039AB"/>
    <w:rsid w:val="00F05024"/>
    <w:rsid w:val="00F05F76"/>
    <w:rsid w:val="00F06070"/>
    <w:rsid w:val="00F06ED2"/>
    <w:rsid w:val="00F07774"/>
    <w:rsid w:val="00F07A71"/>
    <w:rsid w:val="00F07DD5"/>
    <w:rsid w:val="00F07FF2"/>
    <w:rsid w:val="00F106A3"/>
    <w:rsid w:val="00F11177"/>
    <w:rsid w:val="00F11FC7"/>
    <w:rsid w:val="00F13F43"/>
    <w:rsid w:val="00F14096"/>
    <w:rsid w:val="00F14580"/>
    <w:rsid w:val="00F14D10"/>
    <w:rsid w:val="00F14ECE"/>
    <w:rsid w:val="00F1546A"/>
    <w:rsid w:val="00F1659B"/>
    <w:rsid w:val="00F175BB"/>
    <w:rsid w:val="00F20002"/>
    <w:rsid w:val="00F27D9C"/>
    <w:rsid w:val="00F30247"/>
    <w:rsid w:val="00F30378"/>
    <w:rsid w:val="00F31AC3"/>
    <w:rsid w:val="00F31BB8"/>
    <w:rsid w:val="00F320D0"/>
    <w:rsid w:val="00F339F2"/>
    <w:rsid w:val="00F33FFA"/>
    <w:rsid w:val="00F34B1F"/>
    <w:rsid w:val="00F352F3"/>
    <w:rsid w:val="00F35FD9"/>
    <w:rsid w:val="00F367A7"/>
    <w:rsid w:val="00F37C05"/>
    <w:rsid w:val="00F4004D"/>
    <w:rsid w:val="00F40BA1"/>
    <w:rsid w:val="00F40FEB"/>
    <w:rsid w:val="00F41BEE"/>
    <w:rsid w:val="00F421A7"/>
    <w:rsid w:val="00F42750"/>
    <w:rsid w:val="00F42F3A"/>
    <w:rsid w:val="00F43467"/>
    <w:rsid w:val="00F4350B"/>
    <w:rsid w:val="00F44AA5"/>
    <w:rsid w:val="00F4630C"/>
    <w:rsid w:val="00F46430"/>
    <w:rsid w:val="00F4685C"/>
    <w:rsid w:val="00F47BB1"/>
    <w:rsid w:val="00F5150F"/>
    <w:rsid w:val="00F51C7C"/>
    <w:rsid w:val="00F527AF"/>
    <w:rsid w:val="00F52E85"/>
    <w:rsid w:val="00F540C6"/>
    <w:rsid w:val="00F54142"/>
    <w:rsid w:val="00F54FB8"/>
    <w:rsid w:val="00F55834"/>
    <w:rsid w:val="00F56567"/>
    <w:rsid w:val="00F5734D"/>
    <w:rsid w:val="00F57481"/>
    <w:rsid w:val="00F6096B"/>
    <w:rsid w:val="00F60A0C"/>
    <w:rsid w:val="00F61648"/>
    <w:rsid w:val="00F61A65"/>
    <w:rsid w:val="00F62B53"/>
    <w:rsid w:val="00F63159"/>
    <w:rsid w:val="00F64D69"/>
    <w:rsid w:val="00F70950"/>
    <w:rsid w:val="00F70986"/>
    <w:rsid w:val="00F71762"/>
    <w:rsid w:val="00F73A3D"/>
    <w:rsid w:val="00F73F01"/>
    <w:rsid w:val="00F74095"/>
    <w:rsid w:val="00F74770"/>
    <w:rsid w:val="00F7580D"/>
    <w:rsid w:val="00F75E4B"/>
    <w:rsid w:val="00F76342"/>
    <w:rsid w:val="00F7700B"/>
    <w:rsid w:val="00F77979"/>
    <w:rsid w:val="00F77B83"/>
    <w:rsid w:val="00F77F12"/>
    <w:rsid w:val="00F80C00"/>
    <w:rsid w:val="00F80EED"/>
    <w:rsid w:val="00F81938"/>
    <w:rsid w:val="00F81EAC"/>
    <w:rsid w:val="00F834D3"/>
    <w:rsid w:val="00F839F6"/>
    <w:rsid w:val="00F842FB"/>
    <w:rsid w:val="00F8488A"/>
    <w:rsid w:val="00F852EA"/>
    <w:rsid w:val="00F85A21"/>
    <w:rsid w:val="00F901FA"/>
    <w:rsid w:val="00F91BF2"/>
    <w:rsid w:val="00F92073"/>
    <w:rsid w:val="00F921E5"/>
    <w:rsid w:val="00F92BA4"/>
    <w:rsid w:val="00F9353F"/>
    <w:rsid w:val="00F94044"/>
    <w:rsid w:val="00F96F4F"/>
    <w:rsid w:val="00FA17D0"/>
    <w:rsid w:val="00FA24E9"/>
    <w:rsid w:val="00FA25F2"/>
    <w:rsid w:val="00FA271F"/>
    <w:rsid w:val="00FA2C25"/>
    <w:rsid w:val="00FA3977"/>
    <w:rsid w:val="00FA71DD"/>
    <w:rsid w:val="00FA79F9"/>
    <w:rsid w:val="00FA7C18"/>
    <w:rsid w:val="00FB03D3"/>
    <w:rsid w:val="00FB053A"/>
    <w:rsid w:val="00FB303F"/>
    <w:rsid w:val="00FB3E7E"/>
    <w:rsid w:val="00FB416F"/>
    <w:rsid w:val="00FB4533"/>
    <w:rsid w:val="00FB500D"/>
    <w:rsid w:val="00FB519D"/>
    <w:rsid w:val="00FB611C"/>
    <w:rsid w:val="00FB6D95"/>
    <w:rsid w:val="00FB7E26"/>
    <w:rsid w:val="00FC0335"/>
    <w:rsid w:val="00FC03FE"/>
    <w:rsid w:val="00FC167F"/>
    <w:rsid w:val="00FC3D09"/>
    <w:rsid w:val="00FC56E7"/>
    <w:rsid w:val="00FC5923"/>
    <w:rsid w:val="00FC651F"/>
    <w:rsid w:val="00FC7229"/>
    <w:rsid w:val="00FC7526"/>
    <w:rsid w:val="00FC7634"/>
    <w:rsid w:val="00FD1065"/>
    <w:rsid w:val="00FD1A72"/>
    <w:rsid w:val="00FD29D9"/>
    <w:rsid w:val="00FD2FC1"/>
    <w:rsid w:val="00FD41FF"/>
    <w:rsid w:val="00FD53E5"/>
    <w:rsid w:val="00FD5B51"/>
    <w:rsid w:val="00FD74B5"/>
    <w:rsid w:val="00FE0177"/>
    <w:rsid w:val="00FE02B8"/>
    <w:rsid w:val="00FE0606"/>
    <w:rsid w:val="00FE1574"/>
    <w:rsid w:val="00FE1B76"/>
    <w:rsid w:val="00FE32CC"/>
    <w:rsid w:val="00FE3900"/>
    <w:rsid w:val="00FE5014"/>
    <w:rsid w:val="00FE5143"/>
    <w:rsid w:val="00FE59F6"/>
    <w:rsid w:val="00FE7A0E"/>
    <w:rsid w:val="00FE7E1C"/>
    <w:rsid w:val="00FF1AF9"/>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www.sciencedirect.com/science/article/abs/pii/S0304407605001594" TargetMode="External"/><Relationship Id="rId1" Type="http://schemas.openxmlformats.org/officeDocument/2006/relationships/hyperlink" Target="https://link.springer.com/chapter/10.1007/978-3-030-75162-3_3"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8.bin"/><Relationship Id="rId63" Type="http://schemas.openxmlformats.org/officeDocument/2006/relationships/oleObject" Target="embeddings/oleObject27.bin"/><Relationship Id="rId68" Type="http://schemas.openxmlformats.org/officeDocument/2006/relationships/image" Target="media/image29.wmf"/><Relationship Id="rId16" Type="http://schemas.openxmlformats.org/officeDocument/2006/relationships/image" Target="media/image4.wmf"/><Relationship Id="rId11" Type="http://schemas.microsoft.com/office/2018/08/relationships/commentsExtensible" Target="commentsExtensible.xml"/><Relationship Id="rId32" Type="http://schemas.openxmlformats.org/officeDocument/2006/relationships/oleObject" Target="embeddings/oleObject10.bin"/><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4.wmf"/><Relationship Id="rId74" Type="http://schemas.openxmlformats.org/officeDocument/2006/relationships/image" Target="media/image32.png"/><Relationship Id="rId79" Type="http://schemas.openxmlformats.org/officeDocument/2006/relationships/image" Target="media/image35.wmf"/><Relationship Id="rId102" Type="http://schemas.openxmlformats.org/officeDocument/2006/relationships/image" Target="media/image40.png"/><Relationship Id="rId5" Type="http://schemas.openxmlformats.org/officeDocument/2006/relationships/webSettings" Target="webSettings.xml"/><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16.bin"/><Relationship Id="rId48" Type="http://schemas.openxmlformats.org/officeDocument/2006/relationships/image" Target="media/image20.wmf"/><Relationship Id="rId64" Type="http://schemas.openxmlformats.org/officeDocument/2006/relationships/image" Target="media/image27.wmf"/><Relationship Id="rId69" Type="http://schemas.openxmlformats.org/officeDocument/2006/relationships/oleObject" Target="embeddings/oleObject30.bin"/><Relationship Id="rId8" Type="http://schemas.openxmlformats.org/officeDocument/2006/relationships/comments" Target="comments.xml"/><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oleObject" Target="embeddings/oleObject35.bin"/><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png"/><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image" Target="media/image33.wmf"/><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oleObject" Target="embeddings/oleObject24.bin"/><Relationship Id="rId106"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2.wmf"/><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5.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oleObject" Target="embeddings/oleObject34.bin"/><Relationship Id="rId81" Type="http://schemas.openxmlformats.org/officeDocument/2006/relationships/image" Target="media/image36.png"/><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4.bin"/><Relationship Id="rId34" Type="http://schemas.openxmlformats.org/officeDocument/2006/relationships/oleObject" Target="embeddings/oleObject11.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5.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28.wmf"/><Relationship Id="rId61" Type="http://schemas.openxmlformats.org/officeDocument/2006/relationships/oleObject" Target="embeddings/oleObject26.bin"/><Relationship Id="rId82" Type="http://schemas.openxmlformats.org/officeDocument/2006/relationships/image" Target="media/image37.png"/><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39.png"/><Relationship Id="rId10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38</Pages>
  <Words>13457</Words>
  <Characters>74014</Characters>
  <Application>Microsoft Office Word</Application>
  <DocSecurity>0</DocSecurity>
  <Lines>616</Lines>
  <Paragraphs>174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240</cp:revision>
  <cp:lastPrinted>2024-10-23T10:12:00Z</cp:lastPrinted>
  <dcterms:created xsi:type="dcterms:W3CDTF">2024-10-27T23:01:00Z</dcterms:created>
  <dcterms:modified xsi:type="dcterms:W3CDTF">2024-12-13T13:42:00Z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