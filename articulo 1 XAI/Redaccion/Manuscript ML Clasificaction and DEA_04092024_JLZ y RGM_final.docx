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7775B517" w:rsidR="00DA4EBE" w:rsidRPr="00752A44" w:rsidRDefault="00117262" w:rsidP="00DA4EBE">
      <w:pPr>
        <w:spacing w:line="360" w:lineRule="auto"/>
        <w:jc w:val="center"/>
        <w:rPr>
          <w:b/>
          <w:bCs/>
          <w:sz w:val="24"/>
          <w:szCs w:val="24"/>
        </w:rPr>
      </w:pPr>
      <w:bookmarkStart w:id="0" w:name="_Hlk176365291"/>
      <w:r>
        <w:rPr>
          <w:b/>
          <w:bCs/>
          <w:sz w:val="24"/>
          <w:szCs w:val="24"/>
        </w:rPr>
        <w:t xml:space="preserve">Classifying ML-DEA: </w:t>
      </w:r>
      <w:r w:rsidRPr="00752A44">
        <w:rPr>
          <w:b/>
          <w:bCs/>
          <w:sz w:val="24"/>
          <w:szCs w:val="24"/>
        </w:rPr>
        <w:t xml:space="preserve">A novel approach </w:t>
      </w:r>
      <w:r>
        <w:rPr>
          <w:b/>
          <w:bCs/>
          <w:sz w:val="24"/>
          <w:szCs w:val="24"/>
        </w:rPr>
        <w:t>i</w:t>
      </w:r>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r>
        <w:rPr>
          <w:b/>
          <w:bCs/>
          <w:sz w:val="24"/>
          <w:szCs w:val="24"/>
        </w:rPr>
        <w:t xml:space="preserve">with </w:t>
      </w:r>
      <w:r w:rsidR="00DA4EBE" w:rsidRPr="00752A44">
        <w:rPr>
          <w:b/>
          <w:bCs/>
          <w:sz w:val="24"/>
          <w:szCs w:val="24"/>
        </w:rPr>
        <w:t>Data Envelopment Analysis</w:t>
      </w:r>
      <w:r w:rsidR="00DA4EBE">
        <w:rPr>
          <w:b/>
          <w:bCs/>
          <w:sz w:val="24"/>
          <w:szCs w:val="24"/>
        </w:rPr>
        <w:t xml:space="preserve"> to measure </w:t>
      </w:r>
      <w:r>
        <w:rPr>
          <w:b/>
          <w:bCs/>
          <w:sz w:val="24"/>
          <w:szCs w:val="24"/>
        </w:rPr>
        <w:t xml:space="preserve">productive </w:t>
      </w:r>
      <w:r w:rsidR="00DA4EBE">
        <w:rPr>
          <w:b/>
          <w:bCs/>
          <w:sz w:val="24"/>
          <w:szCs w:val="24"/>
        </w:rPr>
        <w:t>efficiency</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n the literature,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w:t>
      </w:r>
      <w:proofErr w:type="gramStart"/>
      <w:r w:rsidR="009D1A09">
        <w:t>support</w:t>
      </w:r>
      <w:proofErr w:type="gramEnd"/>
      <w:r w:rsidR="009D1A09">
        <w:t xml:space="preserve">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26CE23FE" w:rsidR="00317ADB" w:rsidRPr="00131537" w:rsidRDefault="00317ADB" w:rsidP="00BA7B4E">
      <w:pPr>
        <w:spacing w:line="360" w:lineRule="auto"/>
      </w:pPr>
      <w:r w:rsidRPr="00131537">
        <w:t xml:space="preserve">Both streams of research have contributed valuable insights and methodologies for </w:t>
      </w:r>
      <w:proofErr w:type="spellStart"/>
      <w:r w:rsidRPr="00131537">
        <w:t>integrating</w:t>
      </w:r>
      <w:del w:id="6" w:author="Jose Luis Zofio Prieto" w:date="2024-08-27T12:15:00Z">
        <w:r w:rsidRPr="00131537" w:rsidDel="00D86A99">
          <w:delText xml:space="preserve"> </w:delText>
        </w:r>
      </w:del>
      <w:r w:rsidRPr="00131537">
        <w:t>ML</w:t>
      </w:r>
      <w:proofErr w:type="spellEnd"/>
      <w:r w:rsidRPr="00131537">
        <w:t xml:space="preserve"> with DEA. However, despite these </w:t>
      </w:r>
      <w:r w:rsidR="00D86A99">
        <w:t>developments</w:t>
      </w:r>
      <w:r w:rsidRPr="00131537">
        <w:t xml:space="preserve">, there remain certain gaps and limitations that we aim to address in this paper. </w:t>
      </w:r>
      <w:commentRangeStart w:id="7"/>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7"/>
      <w:r w:rsidR="00F4004D">
        <w:rPr>
          <w:rStyle w:val="Refdecomentario"/>
        </w:rPr>
        <w:commentReference w:id="7"/>
      </w:r>
      <w:r w:rsidR="00BA7B4E" w:rsidRPr="00131537">
        <w:t xml:space="preserve"> </w:t>
      </w:r>
      <w:r w:rsidR="00E33DC5">
        <w:t xml:space="preserve">On one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w:t>
      </w:r>
      <w:proofErr w:type="gramStart"/>
      <w:r w:rsidR="007A0ACD">
        <w:t>by-pass</w:t>
      </w:r>
      <w:proofErr w:type="gramEnd"/>
      <w:r w:rsidR="007A0ACD">
        <w:t xml:space="preserve">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8"/>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8"/>
      <w:r w:rsidR="005F2885">
        <w:rPr>
          <w:rStyle w:val="Refdecomentario"/>
        </w:rPr>
        <w:commentReference w:id="8"/>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5AEDF390"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w:t>
      </w:r>
      <w:del w:id="9" w:author="Gonzalez Moyano, Ricardo" w:date="2024-09-16T12:44:00Z" w16du:dateUtc="2024-09-16T10:44:00Z">
        <w:r w:rsidR="008D6605" w:rsidRPr="00131537" w:rsidDel="006A57B7">
          <w:delText xml:space="preserve"> </w:delText>
        </w:r>
      </w:del>
      <w:r w:rsidR="008D6605" w:rsidRPr="00131537">
        <w:t xml:space="preserve">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03EB2413" w:rsidR="004D2CDE" w:rsidRPr="00131537" w:rsidRDefault="007F14AD" w:rsidP="004D2CDE">
      <w:pPr>
        <w:spacing w:line="360" w:lineRule="auto"/>
      </w:pPr>
      <w:proofErr w:type="spellStart"/>
      <w:r>
        <w:t>Altoghether</w:t>
      </w:r>
      <w:proofErr w:type="spellEnd"/>
      <w:r w:rsidR="00DA132B">
        <w:t>, t</w:t>
      </w:r>
      <w:r w:rsidR="004D2CDE" w:rsidRPr="00131537">
        <w:t xml:space="preserve">his </w:t>
      </w:r>
      <w:r>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341ADBBD"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w:t>
      </w:r>
      <w:proofErr w:type="gramStart"/>
      <w:r w:rsidR="00EF2740">
        <w:t xml:space="preserve">utilize </w:t>
      </w:r>
      <w:r w:rsidR="003257BF">
        <w:rPr>
          <w:i/>
          <w:iCs/>
        </w:rPr>
        <w:t>m</w:t>
      </w:r>
      <w:proofErr w:type="gramEnd"/>
      <w:r w:rsidR="003257BF">
        <w:rPr>
          <w:i/>
          <w:iCs/>
        </w:rPr>
        <w:t xml:space="preserve"> </w:t>
      </w:r>
      <w:r w:rsidR="00EF2740">
        <w:t>various inputs</w:t>
      </w:r>
      <w:r w:rsidR="00FD1065">
        <w:t xml:space="preserve"> </w:t>
      </w:r>
      <w:bookmarkStart w:id="10"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8pt;height:21.3pt" o:ole="">
            <v:imagedata r:id="rId12" o:title=""/>
          </v:shape>
          <o:OLEObject Type="Embed" ProgID="Equation.DSMT4" ShapeID="_x0000_i1025" DrawAspect="Content" ObjectID="_1791191424" r:id="rId13"/>
        </w:object>
      </w:r>
      <w:bookmarkEnd w:id="10"/>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5pt;height:21.3pt" o:ole="">
            <v:imagedata r:id="rId14" o:title=""/>
          </v:shape>
          <o:OLEObject Type="Embed" ProgID="Equation.DSMT4" ShapeID="_x0000_i1026" DrawAspect="Content" ObjectID="_1791191425" r:id="rId15"/>
        </w:object>
      </w:r>
      <w:r w:rsidR="00EF2740">
        <w:t>, like goods or services</w:t>
      </w:r>
      <w:del w:id="11" w:author="Jose Luis Zofio Prieto" w:date="2024-08-30T14:40:00Z">
        <w:r w:rsidR="00DA1199" w:rsidDel="003257BF">
          <w:delText>;</w:delText>
        </w:r>
      </w:del>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3pt;height:21.3pt" o:ole="">
            <v:imagedata r:id="rId16" o:title=""/>
          </v:shape>
          <o:OLEObject Type="Embed" ProgID="Equation.DSMT4" ShapeID="_x0000_i1027" DrawAspect="Content" ObjectID="_1791191426"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5pt;height:12.1pt" o:ole="">
            <v:imagedata r:id="rId18" o:title=""/>
          </v:shape>
          <o:OLEObject Type="Embed" ProgID="Equation.DSMT4" ShapeID="_x0000_i1028" DrawAspect="Content" ObjectID="_1791191427"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5pt;height:12.1pt" o:ole="">
            <v:imagedata r:id="rId18" o:title=""/>
          </v:shape>
          <o:OLEObject Type="Embed" ProgID="Equation.DSMT4" ShapeID="_x0000_i1029" DrawAspect="Content" ObjectID="_1791191428"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5pt;height:36.3pt" o:ole="">
            <v:imagedata r:id="rId21" o:title=""/>
          </v:shape>
          <o:OLEObject Type="Embed" ProgID="Equation.DSMT4" ShapeID="_x0000_i1030" DrawAspect="Content" ObjectID="_1791191429"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B418FA4" w:rsidR="00F540C6" w:rsidRDefault="003402E3" w:rsidP="00CF3C28">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w:ins w:id="12" w:author="Jose Luis Zofio Prieto" w:date="2024-08-30T14:44:00Z">
        <w:r w:rsidRPr="008F19D4">
          <w:rPr>
            <w:position w:val="-10"/>
          </w:rPr>
          <w:object w:dxaOrig="420" w:dyaOrig="320" w14:anchorId="1D5A3D0F">
            <v:shape id="_x0000_i1031" type="#_x0000_t75" style="width:21.3pt;height:16.15pt" o:ole="">
              <v:imagedata r:id="rId23" o:title=""/>
            </v:shape>
            <o:OLEObject Type="Embed" ProgID="Equation.DSMT4" ShapeID="_x0000_i1031" DrawAspect="Content" ObjectID="_1791191430" r:id="rId24"/>
          </w:object>
        </w:r>
      </w:ins>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w:ins w:id="13" w:author="Jose Luis Zofio Prieto" w:date="2024-08-30T14:49:00Z">
        <w:r w:rsidR="00F527AF" w:rsidRPr="008F19D4">
          <w:rPr>
            <w:position w:val="-12"/>
          </w:rPr>
          <w:object w:dxaOrig="760" w:dyaOrig="360" w14:anchorId="778A9C5D">
            <v:shape id="_x0000_i1032" type="#_x0000_t75" style="width:38pt;height:18.45pt" o:ole="">
              <v:imagedata r:id="rId25" o:title=""/>
            </v:shape>
            <o:OLEObject Type="Embed" ProgID="Equation.DSMT4" ShapeID="_x0000_i1032" DrawAspect="Content" ObjectID="_1791191431" r:id="rId26"/>
          </w:object>
        </w:r>
      </w:ins>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3" type="#_x0000_t75" style="width:258.6pt;height:150.35pt" o:ole="">
            <v:imagedata r:id="rId27" o:title=""/>
          </v:shape>
          <o:OLEObject Type="Embed" ProgID="Equation.DSMT4" ShapeID="_x0000_i1033" DrawAspect="Content" ObjectID="_1791191432" r:id="rId28"/>
        </w:object>
      </w:r>
      <w:r w:rsidRPr="00CB41C4">
        <w:rPr>
          <w:rFonts w:cs="Times New Roman"/>
          <w:lang w:val="en-US"/>
        </w:rPr>
        <w:tab/>
      </w:r>
      <w:bookmarkStart w:id="14" w:name="BCC_model"/>
      <w:bookmarkEnd w:id="14"/>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5"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15"/>
      <w:r w:rsidRPr="00CB41C4">
        <w:rPr>
          <w:rFonts w:cs="Times New Roman"/>
          <w:lang w:val="en-US"/>
        </w:rPr>
        <w:fldChar w:fldCharType="end"/>
      </w:r>
    </w:p>
    <w:p w14:paraId="67C0870E" w14:textId="5132D55D" w:rsidR="00C64032" w:rsidRDefault="00F6096B" w:rsidP="00E46C47">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w:ins w:id="16" w:author="Jose Luis Zofio Prieto" w:date="2024-08-30T14:50:00Z">
        <w:r w:rsidR="00F527AF" w:rsidRPr="007E7952">
          <w:rPr>
            <w:position w:val="-10"/>
          </w:rPr>
          <w:object w:dxaOrig="540" w:dyaOrig="320" w14:anchorId="15DF33B2">
            <v:shape id="_x0000_i1034" type="#_x0000_t75" style="width:27.05pt;height:16.15pt" o:ole="">
              <v:imagedata r:id="rId29" o:title=""/>
            </v:shape>
            <o:OLEObject Type="Embed" ProgID="Equation.DSMT4" ShapeID="_x0000_i1034" DrawAspect="Content" ObjectID="_1791191433" r:id="rId30"/>
          </w:object>
        </w:r>
      </w:ins>
      <w:r w:rsidR="00F527AF">
        <w:t>,</w:t>
      </w:r>
      <w:r w:rsidR="00E46C47">
        <w:t xml:space="preserve"> is considered fully efficient, indicating that it operates on </w:t>
      </w:r>
      <w:proofErr w:type="gramStart"/>
      <w:r w:rsidR="00E46C47">
        <w:t>the</w:t>
      </w:r>
      <w:proofErr w:type="gramEnd"/>
      <w:r w:rsidR="00E46C47">
        <w:t xml:space="preserve"> efficien</w:t>
      </w:r>
      <w:r w:rsidR="007A1E61">
        <w:t>t</w:t>
      </w:r>
      <w:r w:rsidR="00E46C47">
        <w:t xml:space="preserve"> frontier. Conversely, a radial measure </w:t>
      </w:r>
      <w:r w:rsidR="004A245F">
        <w:t>greater</w:t>
      </w:r>
      <w:r w:rsidR="00E46C47">
        <w:t xml:space="preserve"> than </w:t>
      </w:r>
      <w:r w:rsidR="00E9473C">
        <w:t>one</w:t>
      </w:r>
      <w:r w:rsidR="00B77A39">
        <w:t xml:space="preserve">, </w:t>
      </w:r>
      <w:ins w:id="17" w:author="Jose Luis Zofio Prieto" w:date="2024-08-30T14:51:00Z">
        <w:r w:rsidR="00B77A39" w:rsidRPr="0030449D">
          <w:rPr>
            <w:position w:val="-10"/>
          </w:rPr>
          <w:object w:dxaOrig="540" w:dyaOrig="320" w14:anchorId="6A030D79">
            <v:shape id="_x0000_i1035" type="#_x0000_t75" style="width:27.05pt;height:16.15pt" o:ole="">
              <v:imagedata r:id="rId31" o:title=""/>
            </v:shape>
            <o:OLEObject Type="Embed" ProgID="Equation.DSMT4" ShapeID="_x0000_i1035" DrawAspect="Content" ObjectID="_1791191434" r:id="rId32"/>
          </w:object>
        </w:r>
      </w:ins>
      <w:r w:rsidR="00E46C47">
        <w:t xml:space="preserve"> </w:t>
      </w:r>
      <w:r w:rsidR="00B77A39">
        <w:t xml:space="preserve">, </w:t>
      </w:r>
      <w:r w:rsidR="00E46C47">
        <w:t xml:space="preserve">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w:t>
      </w:r>
      <w:del w:id="18" w:author="Jose Luis Zofio Prieto" w:date="2024-08-30T14:55:00Z">
        <w:r w:rsidR="00E46C47" w:rsidDel="00B77A39">
          <w:delText>s</w:delText>
        </w:r>
      </w:del>
      <w:r w:rsidR="00E46C47">
        <w:t xml:space="preserv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19"/>
      <w:r w:rsidRPr="00AE22FC">
        <w:rPr>
          <w:b/>
          <w:bCs/>
        </w:rPr>
        <w:t>Two well-known Machine Learning Techniques</w:t>
      </w:r>
      <w:r w:rsidR="003C0FF4">
        <w:rPr>
          <w:b/>
          <w:bCs/>
        </w:rPr>
        <w:t xml:space="preserve"> for Classification</w:t>
      </w:r>
      <w:commentRangeEnd w:id="19"/>
      <w:r w:rsidR="003927F7">
        <w:rPr>
          <w:rStyle w:val="Refdecomentario"/>
        </w:rPr>
        <w:commentReference w:id="19"/>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w:t>
      </w:r>
      <w:r w:rsidRPr="00522F7F">
        <w:lastRenderedPageBreak/>
        <w:t xml:space="preserve">function of the human brain. They consist of interconnected layers of neurons that process input data through nonlinear transformations to learn complex patterns and relationships. </w:t>
      </w:r>
      <w:r w:rsidR="00015D09" w:rsidRPr="00015D09">
        <w:t xml:space="preserve">By understanding the underlying principles of SVM and NN, </w:t>
      </w:r>
      <w:commentRangeStart w:id="20"/>
      <w:r w:rsidR="00015D09" w:rsidRPr="00015D09">
        <w:t>which determine the label and the probability of belonging to that label,</w:t>
      </w:r>
      <w:commentRangeEnd w:id="20"/>
      <w:r w:rsidR="002E58C4">
        <w:rPr>
          <w:rStyle w:val="Refdecomentario"/>
        </w:rPr>
        <w:commentReference w:id="20"/>
      </w:r>
      <w:r w:rsidR="00015D09" w:rsidRPr="00015D09">
        <w:t xml:space="preserve"> we can harness their capabilities to enhance the DEA methodology</w:t>
      </w:r>
      <w:r w:rsidR="00015D09">
        <w:t>.</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1F1B2B08" w:rsidR="00FC167F" w:rsidRDefault="006F7642" w:rsidP="006F7642">
      <w:pPr>
        <w:spacing w:line="360" w:lineRule="auto"/>
      </w:pPr>
      <w:r>
        <w:t>Support Vector Machines stand as a stalwart within the machine learning</w:t>
      </w:r>
      <w:r w:rsidR="009A2AF7">
        <w:t xml:space="preserve"> toolbox</w:t>
      </w:r>
      <w:r>
        <w:t xml:space="preserve">, </w:t>
      </w:r>
      <w:r w:rsidR="006A602A">
        <w:t xml:space="preserve">praised </w:t>
      </w:r>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r w:rsidR="006A602A">
        <w:t xml:space="preserve">metadata or </w:t>
      </w:r>
      <w:r w:rsidR="00BA6425" w:rsidRPr="00BA6425">
        <w:t xml:space="preserve">various message features such as the frequency of certain keywords, text length, and the presence of hyperlinks. Here, the target variable would be binary: spam or </w:t>
      </w:r>
      <w:r w:rsidR="006A602A">
        <w:t>legitimate</w:t>
      </w:r>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r w:rsidR="006A602A">
        <w:t>amount</w:t>
      </w:r>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5CFF9F1D"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 xml:space="preserve">and </w:t>
      </w:r>
      <w:r w:rsidR="006A602A">
        <w:t xml:space="preserve">to </w:t>
      </w:r>
      <w:r w:rsidR="008D2126">
        <w:t>avoid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6A602A">
        <w:t>, or the input-output combinations in production data for efficiency analys</w:t>
      </w:r>
      <w:r w:rsidR="00244BE8">
        <w:t>e</w:t>
      </w:r>
      <w:r w:rsidR="006A602A">
        <w:t>s</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 xml:space="preserve">becomes feasible. Common kernel functions include the linear kernel, </w:t>
      </w:r>
      <w:r>
        <w:lastRenderedPageBreak/>
        <w:t>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036" type="#_x0000_t75" style="width:9.2pt;height:12.1pt" o:ole="">
            <v:imagedata r:id="rId33" o:title=""/>
          </v:shape>
          <o:OLEObject Type="Embed" ProgID="Equation.DSMT4" ShapeID="_x0000_i1036" DrawAspect="Content" ObjectID="_1791191435" r:id="rId34"/>
        </w:object>
      </w:r>
      <w:r>
        <w:t>)</w:t>
      </w:r>
      <w:r w:rsidR="00BA64F1">
        <w:t>, the margin (</w:t>
      </w:r>
      <w:r w:rsidR="00244BE8" w:rsidRPr="00B65A65">
        <w:rPr>
          <w:position w:val="-6"/>
        </w:rPr>
        <w:object w:dxaOrig="200" w:dyaOrig="220" w14:anchorId="0C5281BA">
          <v:shape id="_x0000_i1037" type="#_x0000_t75" style="width:10.35pt;height:12.1pt" o:ole="">
            <v:imagedata r:id="rId35" o:title=""/>
          </v:shape>
          <o:OLEObject Type="Embed" ProgID="Equation.DSMT4" ShapeID="_x0000_i1037" DrawAspect="Content" ObjectID="_1791191436" r:id="rId36"/>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r w:rsidR="00244BE8">
        <w:t xml:space="preserve">or new </w:t>
      </w:r>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r w:rsidR="00244BE8">
        <w:t xml:space="preserve">(southwest) </w:t>
      </w:r>
      <w:r w:rsidRPr="002B330E">
        <w:t xml:space="preserve">and blue </w:t>
      </w:r>
      <w:r w:rsidR="00244BE8">
        <w:t xml:space="preserve">(northeast) </w:t>
      </w:r>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3876F863"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6D3795">
        <w:rPr>
          <w:noProof/>
        </w:rPr>
        <w:t>1</w:t>
      </w:r>
      <w:r w:rsidRPr="00035A1E">
        <w:fldChar w:fldCharType="end"/>
      </w:r>
      <w:r w:rsidRPr="00035A1E">
        <w:t xml:space="preserve">. </w:t>
      </w:r>
      <w:r w:rsidR="00FA24E9">
        <w:t xml:space="preserve">An example of </w:t>
      </w:r>
      <w:proofErr w:type="gramStart"/>
      <w:r w:rsidR="00FA24E9">
        <w:t>a</w:t>
      </w:r>
      <w:proofErr w:type="gramEnd"/>
      <w:r w:rsidR="00FA24E9">
        <w:t xml:space="preserve">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w:t>
      </w:r>
      <w:r>
        <w:lastRenderedPageBreak/>
        <w:t>features to model predictions. This feature importance analysis aids in model interpretation and decision-making processes.</w:t>
      </w:r>
    </w:p>
    <w:p w14:paraId="2342B5F6" w14:textId="65458EC3"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ins w:id="21" w:author="Jose Luis Zofio Prieto" w:date="2024-08-30T17:23:00Z">
        <w:r w:rsidR="006C42C9">
          <w:t xml:space="preserve"> </w:t>
        </w:r>
      </w:ins>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EB50DCB"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6D3795">
        <w:rPr>
          <w:noProof/>
        </w:rPr>
        <w:t>2</w:t>
      </w:r>
      <w:r>
        <w:fldChar w:fldCharType="end"/>
      </w:r>
      <w:r>
        <w:t xml:space="preserve">. </w:t>
      </w:r>
      <w:r w:rsidR="00750C54">
        <w:t xml:space="preserve">An example of an artificial </w:t>
      </w:r>
      <w: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r>
        <w:t xml:space="preserve">The so-called </w:t>
      </w:r>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05D7E83" w:rsidR="0032435D" w:rsidRDefault="0075752E" w:rsidP="0032435D">
      <w:pPr>
        <w:spacing w:line="360" w:lineRule="auto"/>
      </w:pPr>
      <w:proofErr w:type="gramStart"/>
      <w:r>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6C42C9">
        <w:t>.</w:t>
      </w:r>
      <w:r w:rsidR="00FC03FE">
        <w:t xml:space="preserve"> </w:t>
      </w:r>
      <w:commentRangeStart w:id="22"/>
      <w:r w:rsidR="006C42C9">
        <w:t>F</w:t>
      </w:r>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5967B2">
        <w:t>.</w:t>
      </w:r>
      <w:r w:rsidR="00D665E0">
        <w:t xml:space="preserve"> </w:t>
      </w:r>
      <w:commentRangeEnd w:id="22"/>
      <w:r w:rsidR="006C42C9">
        <w:rPr>
          <w:rStyle w:val="Refdecomentario"/>
        </w:rPr>
        <w:commentReference w:id="22"/>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23" w:name="_Hlk176366173"/>
      <w:r w:rsidRPr="00B0507F">
        <w:rPr>
          <w:b/>
          <w:bCs/>
        </w:rPr>
        <w:t>Integrating ML</w:t>
      </w:r>
      <w:r w:rsidR="00B0507F" w:rsidRPr="00B0507F">
        <w:rPr>
          <w:b/>
          <w:bCs/>
        </w:rPr>
        <w:t xml:space="preserve"> techniques for classification and Data Envelopment Analysis</w:t>
      </w:r>
    </w:p>
    <w:bookmarkEnd w:id="23"/>
    <w:p w14:paraId="2EF1D7DD" w14:textId="1AC0E1EE"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 xml:space="preserve">on </w:t>
      </w:r>
      <w:r w:rsidR="008F2B26">
        <w:t xml:space="preserve">the </w:t>
      </w:r>
      <w:r w:rsidR="00C64752" w:rsidRPr="00C64752">
        <w:t xml:space="preserve">two </w:t>
      </w:r>
      <w:r w:rsidR="008F2B26">
        <w:t xml:space="preserve">previously discussed </w:t>
      </w:r>
      <w:r w:rsidR="00C64752" w:rsidRPr="00C64752">
        <w:t>techniques: support vector machines (SVM) and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6626CC80" w:rsidR="007B12FD" w:rsidRDefault="003322B6" w:rsidP="00C55407">
      <w:pPr>
        <w:spacing w:line="360" w:lineRule="auto"/>
      </w:pPr>
      <w:commentRangeStart w:id="24"/>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lastRenderedPageBreak/>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4913BD">
        <w:t>likens</w:t>
      </w:r>
      <w:r w:rsidR="007E7952">
        <w:t xml:space="preserve">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24"/>
      <w:r w:rsidR="000E5A10">
        <w:rPr>
          <w:rStyle w:val="Refdecomentario"/>
        </w:rPr>
        <w:commentReference w:id="24"/>
      </w: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6612D688" w14:textId="30762975" w:rsidR="007B12FD" w:rsidRPr="00C53157" w:rsidRDefault="007B12FD" w:rsidP="00DD0094">
      <w:pPr>
        <w:spacing w:line="360" w:lineRule="auto"/>
        <w:rPr>
          <w:color w:val="FF0000"/>
        </w:rPr>
      </w:pPr>
    </w:p>
    <w:p w14:paraId="0C649DF4" w14:textId="13C4BA47"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a second phase, we employ a classification ML model, wherein the response 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 xml:space="preserve">radial model), we determine the minimum increase required in the output of each inefficient DMU to transition its class from </w:t>
      </w:r>
      <w:r w:rsidR="00EF7863" w:rsidRPr="00EF7863">
        <w:lastRenderedPageBreak/>
        <w:t>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r w:rsidR="00967F04">
        <w:t xml:space="preserve">introduced by </w:t>
      </w:r>
      <w:r w:rsidR="00967F04">
        <w:rPr>
          <w:rFonts w:cs="Times New Roman"/>
        </w:rPr>
        <w:t xml:space="preserve">Andersen and Petersen (1993), that allows </w:t>
      </w:r>
      <w:r w:rsidR="00967F04">
        <w:t xml:space="preserve">differentiating </w:t>
      </w:r>
      <w:r w:rsidR="00A009C0" w:rsidRPr="00A009C0">
        <w:t>among the subset of efficient DMUs</w:t>
      </w:r>
      <w:r w:rsidR="00967F04">
        <w:t>, which otherwise have the same unitary score</w:t>
      </w:r>
      <w:r w:rsidR="00A009C0" w:rsidRPr="00A009C0">
        <w:t>.</w:t>
      </w:r>
      <w:r w:rsidR="00C578DD">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6AAB4A21" w14:textId="5AC14BBC" w:rsidR="00773FDB" w:rsidRDefault="00C73E9B" w:rsidP="00C73E9B">
      <w:pPr>
        <w:spacing w:line="360" w:lineRule="auto"/>
      </w:pPr>
      <w:r w:rsidRPr="00773FDB">
        <w:rPr>
          <w:b/>
          <w:bCs/>
        </w:rPr>
        <w:t>Step 1:</w:t>
      </w:r>
      <w:r>
        <w:t xml:space="preserve"> Utilize </w:t>
      </w:r>
      <w:r w:rsidR="005D42ED">
        <w:t xml:space="preserve">the </w:t>
      </w:r>
      <w:r>
        <w:t xml:space="preserve">DEA </w:t>
      </w:r>
      <w:r w:rsidR="005D42ED">
        <w:t>model (</w:t>
      </w:r>
      <w:r w:rsidR="00A87509" w:rsidRPr="00A87509">
        <w:t>Banker et al. 1984</w:t>
      </w:r>
      <w:r w:rsidR="005D42ED">
        <w:t>)</w:t>
      </w:r>
      <w:r w:rsidR="00CE4A4D">
        <w:t>, model</w:t>
      </w:r>
      <w:r w:rsidR="003467FC">
        <w:t xml:space="preserve"> (</w:t>
      </w:r>
      <w:hyperlink w:anchor="BCC_model" w:history="1">
        <w:r w:rsidR="002F5639" w:rsidRPr="002F5639">
          <w:rPr>
            <w:rStyle w:val="Hipervnculo"/>
          </w:rPr>
          <w:t>3</w:t>
        </w:r>
      </w:hyperlink>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2F5639">
        <w:t>one</w:t>
      </w:r>
      <w:r w:rsidR="002F5639"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commentRangeStart w:id="25"/>
      <w:r w:rsidR="00886BDA">
        <w:rPr>
          <w:rStyle w:val="Refdenotaalpie"/>
        </w:rPr>
        <w:footnoteReference w:id="4"/>
      </w:r>
      <w:commentRangeEnd w:id="25"/>
      <w:r w:rsidR="00886BDA">
        <w:rPr>
          <w:rStyle w:val="Refdecomentario"/>
        </w:rPr>
        <w:commentReference w:id="25"/>
      </w:r>
    </w:p>
    <w:p w14:paraId="5A51400B" w14:textId="4F984B62" w:rsidR="00FC56E7" w:rsidRPr="00CB41C4" w:rsidRDefault="00FC56E7" w:rsidP="00FC56E7">
      <w:pPr>
        <w:pStyle w:val="MTDisplayEquation"/>
        <w:rPr>
          <w:rFonts w:cs="Times New Roman"/>
          <w:lang w:val="en-US"/>
        </w:rPr>
      </w:pPr>
      <w:r w:rsidRPr="00CB41C4">
        <w:rPr>
          <w:rFonts w:cs="Times New Roman"/>
          <w:lang w:val="en-US"/>
        </w:rPr>
        <w:tab/>
      </w:r>
    </w:p>
    <w:p w14:paraId="3CA59734" w14:textId="00F14641" w:rsidR="00484104" w:rsidRDefault="00484104" w:rsidP="00C73E9B">
      <w:pPr>
        <w:spacing w:line="360" w:lineRule="auto"/>
      </w:pPr>
      <w:r>
        <w:t xml:space="preserve">If </w:t>
      </w:r>
      <w:ins w:id="27" w:author="Gonzalez Moyano, Ricardo" w:date="2024-09-19T13:43:00Z" w16du:dateUtc="2024-09-19T11:43:00Z">
        <w:r w:rsidR="006E42B0" w:rsidRPr="0030449D">
          <w:rPr>
            <w:position w:val="-10"/>
          </w:rPr>
          <w:object w:dxaOrig="540" w:dyaOrig="320" w14:anchorId="5E5BC068">
            <v:shape id="_x0000_i1039" type="#_x0000_t75" style="width:27.05pt;height:16.15pt" o:ole="">
              <v:imagedata r:id="rId31" o:title=""/>
            </v:shape>
            <o:OLEObject Type="Embed" ProgID="Equation.DSMT4" ShapeID="_x0000_i1039" DrawAspect="Content" ObjectID="_1791191437" r:id="rId40"/>
          </w:object>
        </w:r>
      </w:ins>
      <w:del w:id="28" w:author="Gonzalez Moyano, Ricardo" w:date="2024-09-19T13:43:00Z" w16du:dateUtc="2024-09-19T11:43:00Z">
        <w:r w:rsidR="00B65A65" w:rsidRPr="00B65A65" w:rsidDel="000C0BE6">
          <w:rPr>
            <w:position w:val="-14"/>
          </w:rPr>
          <w:object w:dxaOrig="1480" w:dyaOrig="380" w14:anchorId="59569B41">
            <v:shape id="_x0000_i1040" type="#_x0000_t75" style="width:74.3pt;height:19pt" o:ole="">
              <v:imagedata r:id="rId41" o:title=""/>
            </v:shape>
            <o:OLEObject Type="Embed" ProgID="Equation.DSMT4" ShapeID="_x0000_i1040" DrawAspect="Content" ObjectID="_1791191438" r:id="rId42"/>
          </w:object>
        </w:r>
      </w:del>
      <w:r w:rsidR="00EE1C45">
        <w:t xml:space="preserve">, then DMU </w:t>
      </w:r>
      <w:r w:rsidR="00B65A65" w:rsidRPr="00B65A65">
        <w:rPr>
          <w:position w:val="-12"/>
        </w:rPr>
        <w:object w:dxaOrig="760" w:dyaOrig="360" w14:anchorId="01CFA10F">
          <v:shape id="_x0000_i1041" type="#_x0000_t75" style="width:38pt;height:18.45pt" o:ole="">
            <v:imagedata r:id="rId43" o:title=""/>
          </v:shape>
          <o:OLEObject Type="Embed" ProgID="Equation.DSMT4" ShapeID="_x0000_i1041" DrawAspect="Content" ObjectID="_1791191439" r:id="rId44"/>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42" type="#_x0000_t75" style="width:9.2pt;height:12.1pt" o:ole="">
            <v:imagedata r:id="rId45" o:title=""/>
          </v:shape>
          <o:OLEObject Type="Embed" ProgID="Equation.DSMT4" ShapeID="_x0000_i1042" DrawAspect="Content" ObjectID="_1791191440" r:id="rId46"/>
        </w:object>
      </w:r>
      <w:r w:rsidR="00165F09">
        <w:t xml:space="preserve">. Otherwise, if </w:t>
      </w:r>
      <w:ins w:id="29" w:author="Gonzalez Moyano, Ricardo" w:date="2024-09-19T13:43:00Z" w16du:dateUtc="2024-09-19T11:43:00Z">
        <w:r w:rsidR="006E42B0" w:rsidRPr="007E7952">
          <w:rPr>
            <w:position w:val="-10"/>
          </w:rPr>
          <w:object w:dxaOrig="540" w:dyaOrig="320" w14:anchorId="1E8D2214">
            <v:shape id="_x0000_i1043" type="#_x0000_t75" style="width:27.05pt;height:16.15pt" o:ole="">
              <v:imagedata r:id="rId29" o:title=""/>
            </v:shape>
            <o:OLEObject Type="Embed" ProgID="Equation.DSMT4" ShapeID="_x0000_i1043" DrawAspect="Content" ObjectID="_1791191441" r:id="rId47"/>
          </w:object>
        </w:r>
      </w:ins>
      <w:del w:id="30" w:author="Gonzalez Moyano, Ricardo" w:date="2024-09-19T13:43:00Z" w16du:dateUtc="2024-09-19T11:43:00Z">
        <w:r w:rsidR="00B65A65" w:rsidRPr="00B65A65" w:rsidDel="006E42B0">
          <w:rPr>
            <w:position w:val="-14"/>
          </w:rPr>
          <w:object w:dxaOrig="1480" w:dyaOrig="380" w14:anchorId="7B2BFFC2">
            <v:shape id="_x0000_i1044" type="#_x0000_t75" style="width:74.3pt;height:19pt" o:ole="">
              <v:imagedata r:id="rId48" o:title=""/>
            </v:shape>
            <o:OLEObject Type="Embed" ProgID="Equation.DSMT4" ShapeID="_x0000_i1044" DrawAspect="Content" ObjectID="_1791191442" r:id="rId49"/>
          </w:object>
        </w:r>
      </w:del>
      <w:r w:rsidR="0014739E">
        <w:t xml:space="preserve">, then DMU </w:t>
      </w:r>
      <w:r w:rsidR="00B65A65" w:rsidRPr="00B65A65">
        <w:rPr>
          <w:position w:val="-12"/>
        </w:rPr>
        <w:object w:dxaOrig="760" w:dyaOrig="360" w14:anchorId="565C23A1">
          <v:shape id="_x0000_i1045" type="#_x0000_t75" style="width:38pt;height:18.45pt" o:ole="">
            <v:imagedata r:id="rId43" o:title=""/>
          </v:shape>
          <o:OLEObject Type="Embed" ProgID="Equation.DSMT4" ShapeID="_x0000_i1045" DrawAspect="Content" ObjectID="_1791191443" r:id="rId50"/>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6" type="#_x0000_t75" style="width:12.1pt;height:12.1pt" o:ole="">
            <v:imagedata r:id="rId51" o:title=""/>
          </v:shape>
          <o:OLEObject Type="Embed" ProgID="Equation.DSMT4" ShapeID="_x0000_i1046" DrawAspect="Content" ObjectID="_1791191444" r:id="rId52"/>
        </w:object>
      </w:r>
      <w:r w:rsidR="00A92B22">
        <w:t>.</w:t>
      </w:r>
    </w:p>
    <w:p w14:paraId="4459E809" w14:textId="77777777" w:rsidR="00542066" w:rsidRPr="006914ED" w:rsidRDefault="00542066" w:rsidP="00C73E9B">
      <w:pPr>
        <w:spacing w:line="360" w:lineRule="auto"/>
      </w:pPr>
    </w:p>
    <w:p w14:paraId="1F2986DA" w14:textId="29A86FF6"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r w:rsidR="00931BB2">
        <w:t xml:space="preserve">(efficient and inefficient) </w:t>
      </w:r>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w:t>
      </w:r>
      <w:r w:rsidR="00CC5934">
        <w:lastRenderedPageBreak/>
        <w:t xml:space="preserve">balance is synthetic data generation. In practice, this method is primarily applied to augment the representation of efficient units, which are often less prevalent in real datasets. This enrichment of the dataset contributes to more effective generalization </w:t>
      </w:r>
      <w:r w:rsidR="00F30378">
        <w:t xml:space="preserve">‘out-of-the-sample’ </w:t>
      </w:r>
      <w:r w:rsidR="00CC5934">
        <w:t>by mitigating the bias introduced by the original class imbalance.</w:t>
      </w:r>
      <w:r w:rsidR="007A3EB9">
        <w:t xml:space="preserve"> Next, we talk about the process that we implement in practice to generate the synthetic units.</w:t>
      </w:r>
    </w:p>
    <w:p w14:paraId="411A8B9C" w14:textId="334FCF28" w:rsidR="006C5833" w:rsidRPr="006C5833" w:rsidDel="006C5833" w:rsidRDefault="00F30378" w:rsidP="006C5833">
      <w:pPr>
        <w:spacing w:line="360" w:lineRule="auto"/>
        <w:ind w:left="180"/>
        <w:rPr>
          <w:del w:id="31" w:author="Gonzalez Moyano, Ricardo" w:date="2024-10-23T12:01:00Z" w16du:dateUtc="2024-10-23T10:01:00Z"/>
          <w:i/>
          <w:iCs/>
          <w:rPrChange w:id="32" w:author="Gonzalez Moyano, Ricardo" w:date="2024-10-23T12:01:00Z" w16du:dateUtc="2024-10-23T10:01:00Z">
            <w:rPr>
              <w:del w:id="33" w:author="Gonzalez Moyano, Ricardo" w:date="2024-10-23T12:01:00Z" w16du:dateUtc="2024-10-23T10:01:00Z"/>
            </w:rPr>
          </w:rPrChange>
        </w:rPr>
        <w:pPrChange w:id="34" w:author="Gonzalez Moyano, Ricardo" w:date="2024-10-23T12:01:00Z" w16du:dateUtc="2024-10-23T10:01:00Z">
          <w:pPr>
            <w:spacing w:line="360" w:lineRule="auto"/>
          </w:pPr>
        </w:pPrChange>
      </w:pPr>
      <w:r w:rsidRPr="00F30378">
        <w:rPr>
          <w:i/>
          <w:iCs/>
          <w:rPrChange w:id="35" w:author="Jose Luis Zofio Prieto" w:date="2024-09-03T11:08:00Z">
            <w:rPr>
              <w:b/>
              <w:bCs/>
            </w:rPr>
          </w:rPrChange>
        </w:rPr>
        <w:t>Step 2a</w:t>
      </w:r>
      <w:r w:rsidRPr="006C5833">
        <w:rPr>
          <w:i/>
          <w:iCs/>
          <w:rPrChange w:id="36" w:author="Gonzalez Moyano, Ricardo" w:date="2024-10-23T12:01:00Z" w16du:dateUtc="2024-10-23T10:01:00Z">
            <w:rPr/>
          </w:rPrChange>
        </w:rPr>
        <w:t xml:space="preserve">: </w:t>
      </w:r>
      <w:r w:rsidR="00935AC1" w:rsidRPr="006C5833">
        <w:rPr>
          <w:i/>
          <w:iCs/>
          <w:rPrChange w:id="37" w:author="Gonzalez Moyano, Ricardo" w:date="2024-10-23T12:01:00Z" w16du:dateUtc="2024-10-23T10:01:00Z">
            <w:rPr/>
          </w:rPrChange>
        </w:rPr>
        <w:t xml:space="preserve">First, we determined the necessary number of synthetic units to balance the proportion of units in both classes (efficient vs. inefficient units). </w:t>
      </w:r>
      <w:commentRangeStart w:id="38"/>
      <w:commentRangeStart w:id="39"/>
      <w:r w:rsidR="00935AC1" w:rsidRPr="006C5833">
        <w:rPr>
          <w:i/>
          <w:iCs/>
          <w:rPrChange w:id="40" w:author="Gonzalez Moyano, Ricardo" w:date="2024-10-23T12:01:00Z" w16du:dateUtc="2024-10-23T10:01:00Z">
            <w:rPr/>
          </w:rPrChange>
        </w:rPr>
        <w:t>To achieve this equilibrium, we project the inefficient DMUs onto the DEA frontier using a radial model and incorporate them into the training set</w:t>
      </w:r>
      <w:commentRangeEnd w:id="38"/>
      <w:r w:rsidRPr="006C5833">
        <w:rPr>
          <w:i/>
          <w:iCs/>
          <w:rPrChange w:id="41" w:author="Gonzalez Moyano, Ricardo" w:date="2024-10-23T12:01:00Z" w16du:dateUtc="2024-10-23T10:01:00Z">
            <w:rPr>
              <w:rStyle w:val="Refdecomentario"/>
            </w:rPr>
          </w:rPrChange>
        </w:rPr>
        <w:commentReference w:id="38"/>
      </w:r>
      <w:commentRangeEnd w:id="39"/>
      <w:r w:rsidR="00820EBB" w:rsidRPr="006C5833">
        <w:rPr>
          <w:i/>
          <w:iCs/>
          <w:rPrChange w:id="42" w:author="Gonzalez Moyano, Ricardo" w:date="2024-10-23T12:01:00Z" w16du:dateUtc="2024-10-23T10:01:00Z">
            <w:rPr>
              <w:rStyle w:val="Refdecomentario"/>
            </w:rPr>
          </w:rPrChange>
        </w:rPr>
        <w:commentReference w:id="39"/>
      </w:r>
      <w:r w:rsidR="00935AC1" w:rsidRPr="006C5833">
        <w:rPr>
          <w:i/>
          <w:iCs/>
          <w:rPrChange w:id="43" w:author="Gonzalez Moyano, Ricardo" w:date="2024-10-23T12:01:00Z" w16du:dateUtc="2024-10-23T10:01:00Z">
            <w:rPr/>
          </w:rPrChange>
        </w:rPr>
        <w:t xml:space="preserve">. </w:t>
      </w:r>
      <w:commentRangeStart w:id="44"/>
      <w:commentRangeStart w:id="45"/>
      <w:r w:rsidR="00935AC1" w:rsidRPr="006C5833">
        <w:rPr>
          <w:i/>
          <w:iCs/>
          <w:rPrChange w:id="46" w:author="Gonzalez Moyano, Ricardo" w:date="2024-10-23T12:01:00Z" w16du:dateUtc="2024-10-23T10:01:00Z">
            <w:rPr/>
          </w:rPrChange>
        </w:rPr>
        <w:t xml:space="preserve">However, we performed </w:t>
      </w:r>
      <w:r w:rsidR="00C8706C" w:rsidRPr="006C5833">
        <w:rPr>
          <w:i/>
          <w:iCs/>
          <w:rPrChange w:id="47" w:author="Gonzalez Moyano, Ricardo" w:date="2024-10-23T12:01:00Z" w16du:dateUtc="2024-10-23T10:01:00Z">
            <w:rPr/>
          </w:rPrChange>
        </w:rPr>
        <w:t>a conditioned</w:t>
      </w:r>
      <w:r w:rsidR="00935AC1" w:rsidRPr="006C5833">
        <w:rPr>
          <w:i/>
          <w:iCs/>
          <w:rPrChange w:id="48" w:author="Gonzalez Moyano, Ricardo" w:date="2024-10-23T12:01:00Z" w16du:dateUtc="2024-10-23T10:01:00Z">
            <w:rPr/>
          </w:rPrChange>
        </w:rPr>
        <w:t xml:space="preserve"> selection of the synthetic units to cover as much of the frontier as possible within the region of observed inputs and outputs (bounded by the minimum and maximum observed values in the data).</w:t>
      </w:r>
      <w:r w:rsidR="00290992" w:rsidRPr="006C5833">
        <w:rPr>
          <w:i/>
          <w:iCs/>
          <w:rPrChange w:id="49" w:author="Gonzalez Moyano, Ricardo" w:date="2024-10-23T12:01:00Z" w16du:dateUtc="2024-10-23T10:01:00Z">
            <w:rPr/>
          </w:rPrChange>
        </w:rPr>
        <w:t xml:space="preserve"> </w:t>
      </w:r>
      <w:commentRangeEnd w:id="44"/>
      <w:r w:rsidR="000674B0" w:rsidRPr="006C5833">
        <w:rPr>
          <w:i/>
          <w:iCs/>
          <w:rPrChange w:id="50" w:author="Gonzalez Moyano, Ricardo" w:date="2024-10-23T12:01:00Z" w16du:dateUtc="2024-10-23T10:01:00Z">
            <w:rPr>
              <w:rStyle w:val="Refdecomentario"/>
            </w:rPr>
          </w:rPrChange>
        </w:rPr>
        <w:commentReference w:id="44"/>
      </w:r>
      <w:commentRangeEnd w:id="45"/>
      <w:r w:rsidR="003B4E86" w:rsidRPr="006C5833">
        <w:rPr>
          <w:i/>
          <w:iCs/>
          <w:rPrChange w:id="51" w:author="Gonzalez Moyano, Ricardo" w:date="2024-10-23T12:01:00Z" w16du:dateUtc="2024-10-23T10:01:00Z">
            <w:rPr>
              <w:rStyle w:val="Refdecomentario"/>
            </w:rPr>
          </w:rPrChange>
        </w:rPr>
        <w:commentReference w:id="45"/>
      </w:r>
      <w:r w:rsidR="006C5833" w:rsidRPr="006C5833">
        <w:rPr>
          <w:i/>
          <w:iCs/>
          <w:rPrChange w:id="52" w:author="Gonzalez Moyano, Ricardo" w:date="2024-10-23T12:01:00Z" w16du:dateUtc="2024-10-23T10:01:00Z">
            <w:rPr/>
          </w:rPrChange>
        </w:rPr>
        <w:t xml:space="preserve">For </w:t>
      </w:r>
      <w:r w:rsidR="006C5833" w:rsidRPr="006C5833">
        <w:rPr>
          <w:i/>
          <w:iCs/>
          <w:rPrChange w:id="53" w:author="Gonzalez Moyano, Ricardo" w:date="2024-10-23T12:01:00Z" w16du:dateUtc="2024-10-23T10:01:00Z">
            <w:rPr/>
          </w:rPrChange>
        </w:rPr>
        <w:t xml:space="preserve">each non-synthetic DMU, we assessed whether both inputs and outputs were situated in the first quartile. If a unit was found to be in the </w:t>
      </w:r>
      <w:commentRangeStart w:id="54"/>
      <w:commentRangeStart w:id="55"/>
      <w:r w:rsidR="006C5833" w:rsidRPr="006C5833">
        <w:rPr>
          <w:i/>
          <w:iCs/>
          <w:rPrChange w:id="56" w:author="Gonzalez Moyano, Ricardo" w:date="2024-10-23T12:01:00Z" w16du:dateUtc="2024-10-23T10:01:00Z">
            <w:rPr/>
          </w:rPrChange>
        </w:rPr>
        <w:t>first quartile in at least half of the dimensions</w:t>
      </w:r>
      <w:commentRangeEnd w:id="54"/>
      <w:r w:rsidR="006C5833" w:rsidRPr="006C5833">
        <w:rPr>
          <w:i/>
          <w:iCs/>
          <w:rPrChange w:id="57" w:author="Gonzalez Moyano, Ricardo" w:date="2024-10-23T12:01:00Z" w16du:dateUtc="2024-10-23T10:01:00Z">
            <w:rPr>
              <w:rStyle w:val="Refdecomentario"/>
            </w:rPr>
          </w:rPrChange>
        </w:rPr>
        <w:commentReference w:id="54"/>
      </w:r>
      <w:commentRangeEnd w:id="55"/>
      <w:r w:rsidR="006C5833" w:rsidRPr="006C5833">
        <w:rPr>
          <w:i/>
          <w:iCs/>
          <w:rPrChange w:id="58" w:author="Gonzalez Moyano, Ricardo" w:date="2024-10-23T12:01:00Z" w16du:dateUtc="2024-10-23T10:01:00Z">
            <w:rPr>
              <w:rStyle w:val="Refdecomentario"/>
            </w:rPr>
          </w:rPrChange>
        </w:rPr>
        <w:commentReference w:id="55"/>
      </w:r>
      <w:r w:rsidR="006C5833" w:rsidRPr="006C5833">
        <w:rPr>
          <w:i/>
          <w:iCs/>
          <w:rPrChange w:id="59" w:author="Gonzalez Moyano, Ricardo" w:date="2024-10-23T12:01:00Z" w16du:dateUtc="2024-10-23T10:01:00Z">
            <w:rPr/>
          </w:rPrChange>
        </w:rPr>
        <w:t xml:space="preserve">,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 </w:t>
      </w:r>
    </w:p>
    <w:p w14:paraId="0D476D46" w14:textId="326AA7C1" w:rsidR="00A24D2B" w:rsidDel="006C5833" w:rsidRDefault="00A24D2B" w:rsidP="006C5833">
      <w:pPr>
        <w:spacing w:line="360" w:lineRule="auto"/>
        <w:rPr>
          <w:del w:id="60" w:author="Gonzalez Moyano, Ricardo" w:date="2024-10-23T12:01:00Z" w16du:dateUtc="2024-10-23T10:01:00Z"/>
        </w:rPr>
      </w:pPr>
    </w:p>
    <w:p w14:paraId="7D66CE28" w14:textId="069BC8FB" w:rsidR="00935AC1" w:rsidRDefault="00A24D2B" w:rsidP="00C803E4">
      <w:pPr>
        <w:spacing w:line="360" w:lineRule="auto"/>
        <w:ind w:left="180"/>
      </w:pPr>
      <w:r w:rsidRPr="00177688">
        <w:rPr>
          <w:i/>
          <w:iCs/>
        </w:rPr>
        <w:t>Step 2</w:t>
      </w:r>
      <w:r w:rsidR="00C803E4">
        <w:rPr>
          <w:i/>
          <w:iCs/>
        </w:rPr>
        <w:t>b</w:t>
      </w:r>
      <w:r>
        <w:rPr>
          <w:i/>
          <w:iCs/>
        </w:rPr>
        <w:t>:</w:t>
      </w:r>
      <w:r>
        <w:t xml:space="preserve"> </w:t>
      </w:r>
      <w:r w:rsidR="00C803E4">
        <w:t>Second</w:t>
      </w:r>
      <w:r w:rsidR="00935AC1">
        <w:t xml:space="preserve">, to provide additional information to the ML model, we generated new inefficient synthetic units following the same methodology. Our investigations indicated that model predictions improved with this </w:t>
      </w:r>
      <w:r w:rsidR="00F30378">
        <w:t>last addition</w:t>
      </w:r>
      <w:r w:rsidR="00935AC1">
        <w:t xml:space="preserve">, especially in cases with 50 DMUs or fewer. In this process, we considered the original DMUs and worsened them (in terms of more input and less output), resulting in new synthetic units. </w:t>
      </w:r>
      <w:r w:rsidR="00F30378">
        <w:t xml:space="preserve">The goal is to obtain a </w:t>
      </w:r>
      <w:r w:rsidR="00935AC1">
        <w:t xml:space="preserve">proportion of efficient to inefficient DMUs </w:t>
      </w:r>
      <w:r w:rsidR="00F30378">
        <w:t xml:space="preserve">of at least </w:t>
      </w:r>
      <w:r w:rsidR="00145731" w:rsidRPr="00517D48">
        <w:t>1:2</w:t>
      </w:r>
      <w:r w:rsidR="00935AC1">
        <w:t xml:space="preserve">, which is deemed acceptable </w:t>
      </w:r>
      <w:r>
        <w:t xml:space="preserve">in the literature </w:t>
      </w:r>
      <w:r w:rsidR="00935AC1">
        <w:t>(He &amp; Garcia, 2009).</w:t>
      </w:r>
    </w:p>
    <w:p w14:paraId="49677690" w14:textId="517E48F0" w:rsidR="00290992" w:rsidDel="003D16C9" w:rsidRDefault="00290992" w:rsidP="00935AC1">
      <w:pPr>
        <w:spacing w:line="360" w:lineRule="auto"/>
        <w:rPr>
          <w:del w:id="61" w:author="Jose Luis Zofio Prieto" w:date="2024-09-03T11:19:00Z"/>
        </w:rPr>
      </w:pPr>
    </w:p>
    <w:p w14:paraId="75A22BB6" w14:textId="4AF2ECBD"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r w:rsidR="006251EF">
        <w:t>either Support Vector Machines (SVM) or Neural Networks (NN)</w:t>
      </w:r>
      <w:r w:rsidR="00CF546A">
        <w:t xml:space="preserve"> as discussed in Section 2.2</w:t>
      </w:r>
      <w:r w:rsidR="006251EF">
        <w:t xml:space="preserve">, </w:t>
      </w:r>
      <w:r>
        <w:t>where the dependent variable denotes the efficiency status (efficient</w:t>
      </w:r>
      <w:r w:rsidR="00BF205E">
        <w:t xml:space="preserve"> [class +1]</w:t>
      </w:r>
      <w:r>
        <w:t xml:space="preserve"> vs</w:t>
      </w:r>
      <w:ins w:id="62" w:author="Jose Luis Zofio Prieto" w:date="2024-09-03T11:19:00Z">
        <w:r w:rsidR="003D16C9">
          <w:t>.</w:t>
        </w:r>
      </w:ins>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7" type="#_x0000_t75" style="width:37.45pt;height:18.45pt" o:ole="">
            <v:imagedata r:id="rId53" o:title=""/>
          </v:shape>
          <o:OLEObject Type="Embed" ProgID="Equation.DSMT4" ShapeID="_x0000_i1047" DrawAspect="Content" ObjectID="_1791191445" r:id="rId54"/>
        </w:object>
      </w:r>
      <w:r w:rsidR="00106C98" w:rsidRPr="00106C98">
        <w:t>.</w:t>
      </w:r>
      <w:r w:rsidR="00673848">
        <w:t xml:space="preserve"> </w:t>
      </w:r>
      <w:r w:rsidR="00B65A65" w:rsidRPr="00B65A65">
        <w:rPr>
          <w:position w:val="-12"/>
        </w:rPr>
        <w:object w:dxaOrig="740" w:dyaOrig="360" w14:anchorId="527550D5">
          <v:shape id="_x0000_i1048" type="#_x0000_t75" style="width:37.45pt;height:18.45pt" o:ole="">
            <v:imagedata r:id="rId55" o:title=""/>
          </v:shape>
          <o:OLEObject Type="Embed" ProgID="Equation.DSMT4" ShapeID="_x0000_i1048" DrawAspect="Content" ObjectID="_1791191446" r:id="rId56"/>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9" type="#_x0000_t75" style="width:29.95pt;height:18.45pt" o:ole="">
            <v:imagedata r:id="rId57" o:title=""/>
          </v:shape>
          <o:OLEObject Type="Embed" ProgID="Equation.DSMT4" ShapeID="_x0000_i1049" DrawAspect="Content" ObjectID="_1791191447" r:id="rId58"/>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1C3454E3"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63"/>
      <w:r w:rsidR="00B84664">
        <w:t>measure (for example, the output-oriented radial model)</w:t>
      </w:r>
      <w:commentRangeEnd w:id="63"/>
      <w:r w:rsidR="007240C0">
        <w:rPr>
          <w:rStyle w:val="Refdecomentario"/>
        </w:rPr>
        <w:commentReference w:id="63"/>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r w:rsidR="00944F3B">
        <w:t xml:space="preserve">the previously discussed </w:t>
      </w:r>
      <w:del w:id="64" w:author="Jose Luis Zofio Prieto" w:date="2024-09-03T11:25:00Z">
        <w:r w:rsidR="00D643B7" w:rsidDel="00944F3B">
          <w:delText xml:space="preserve"> </w:delText>
        </w:r>
      </w:del>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50" type="#_x0000_t75" style="width:54.15pt;height:18.45pt" o:ole="">
            <v:imagedata r:id="rId59" o:title=""/>
          </v:shape>
          <o:OLEObject Type="Embed" ProgID="Equation.DSMT4" ShapeID="_x0000_i1050" DrawAspect="Content" ObjectID="_1791191448" r:id="rId60"/>
        </w:object>
      </w:r>
      <w:r w:rsidR="00FF1F50">
        <w:t>:</w:t>
      </w:r>
    </w:p>
    <w:p w14:paraId="51926982" w14:textId="2A16BC35"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51" type="#_x0000_t75" style="width:286.85pt;height:21.3pt" o:ole="">
            <v:imagedata r:id="rId61" o:title=""/>
          </v:shape>
          <o:OLEObject Type="Embed" ProgID="Equation.DSMT4" ShapeID="_x0000_i1051" DrawAspect="Content" ObjectID="_1791191449" r:id="rId62"/>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65"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ins w:id="66" w:author="Gonzalez Moyano, Ricardo" w:date="2024-10-23T12:12:00Z" w16du:dateUtc="2024-10-23T10:12:00Z">
        <w:r w:rsidR="006D3795">
          <w:rPr>
            <w:rFonts w:cs="Times New Roman"/>
            <w:noProof/>
            <w:lang w:val="en-US"/>
          </w:rPr>
          <w:instrText>4</w:instrText>
        </w:r>
      </w:ins>
      <w:del w:id="67" w:author="Gonzalez Moyano, Ricardo" w:date="2024-10-23T12:12:00Z" w16du:dateUtc="2024-10-23T10:12:00Z">
        <w:r w:rsidR="005758FC" w:rsidDel="006D3795">
          <w:rPr>
            <w:rFonts w:cs="Times New Roman"/>
            <w:noProof/>
            <w:lang w:val="en-US"/>
          </w:rPr>
          <w:delInstrText>5</w:delInstrText>
        </w:r>
      </w:del>
      <w:r w:rsidRPr="00CB41C4">
        <w:rPr>
          <w:rFonts w:cs="Times New Roman"/>
          <w:lang w:val="en-US"/>
        </w:rPr>
        <w:fldChar w:fldCharType="end"/>
      </w:r>
      <w:r w:rsidRPr="00CB41C4">
        <w:rPr>
          <w:rFonts w:cs="Times New Roman"/>
          <w:lang w:val="en-US"/>
        </w:rPr>
        <w:instrText>)</w:instrText>
      </w:r>
      <w:bookmarkEnd w:id="65"/>
      <w:r w:rsidRPr="00CB41C4">
        <w:rPr>
          <w:rFonts w:cs="Times New Roman"/>
          <w:lang w:val="en-US"/>
        </w:rPr>
        <w:fldChar w:fldCharType="end"/>
      </w:r>
    </w:p>
    <w:p w14:paraId="3EA94B3D" w14:textId="77777777" w:rsidR="006F77B7" w:rsidRDefault="006F77B7" w:rsidP="00C73E9B">
      <w:pPr>
        <w:spacing w:line="360" w:lineRule="auto"/>
      </w:pPr>
    </w:p>
    <w:p w14:paraId="70519BCC" w14:textId="59350225"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ins w:id="68" w:author="Gonzalez Moyano, Ricardo" w:date="2024-10-23T12:12:00Z" w16du:dateUtc="2024-10-23T10:12:00Z">
        <w:r w:rsidR="006D3795" w:rsidRPr="006D3795">
          <w:rPr>
            <w:iCs/>
          </w:rPr>
          <w:instrText>(</w:instrText>
        </w:r>
        <w:r w:rsidR="006D3795" w:rsidRPr="006D3795">
          <w:rPr>
            <w:iCs/>
            <w:rPrChange w:id="69" w:author="Gonzalez Moyano, Ricardo" w:date="2024-10-23T12:12:00Z" w16du:dateUtc="2024-10-23T10:12:00Z">
              <w:rPr>
                <w:rFonts w:cs="Times New Roman"/>
                <w:noProof/>
              </w:rPr>
            </w:rPrChange>
          </w:rPr>
          <w:instrText>4</w:instrText>
        </w:r>
        <w:r w:rsidR="006D3795" w:rsidRPr="006D3795">
          <w:rPr>
            <w:iCs/>
          </w:rPr>
          <w:instrText>)</w:instrText>
        </w:r>
      </w:ins>
      <w:del w:id="70" w:author="Gonzalez Moyano, Ricardo" w:date="2024-10-23T12:12:00Z" w16du:dateUtc="2024-10-23T10:12:00Z">
        <w:r w:rsidR="005758FC" w:rsidRPr="005758FC" w:rsidDel="006D3795">
          <w:rPr>
            <w:iCs/>
          </w:rPr>
          <w:delInstrText>(5)</w:delInstrText>
        </w:r>
      </w:del>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r w:rsidR="00944F3B">
        <w:t xml:space="preserve">ed </w:t>
      </w:r>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944F3B">
        <w:rPr>
          <w:rFonts w:ascii="TimesNewRomanPS-BoldMT" w:hAnsi="TimesNewRomanPS-BoldMT" w:cs="TimesNewRomanPS-BoldMT"/>
          <w:kern w:val="0"/>
          <w:sz w:val="21"/>
          <w:szCs w:val="21"/>
          <w:lang w:val="en-GB"/>
        </w:rPr>
        <w:t xml:space="preserve">considered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57A667A1" w:rsidR="00220444" w:rsidRDefault="00944F3B" w:rsidP="00C73E9B">
      <w:pPr>
        <w:spacing w:line="360" w:lineRule="auto"/>
        <w:rPr>
          <w:highlight w:val="yellow"/>
          <w:lang w:val="en-GB"/>
        </w:rPr>
      </w:pPr>
      <w:r w:rsidRPr="00944F3B">
        <w:rPr>
          <w:i/>
          <w:iCs/>
          <w:rPrChange w:id="71" w:author="Jose Luis Zofio Prieto" w:date="2024-09-03T11:26:00Z">
            <w:rPr>
              <w:b/>
              <w:bCs/>
            </w:rPr>
          </w:rPrChange>
        </w:rPr>
        <w:t>Step 4a:</w:t>
      </w:r>
      <w:r>
        <w:t xml:space="preserve"> </w:t>
      </w:r>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52" type="#_x0000_t75" style="width:12.1pt;height:16.15pt" o:ole="">
            <v:imagedata r:id="rId63" o:title=""/>
          </v:shape>
          <o:OLEObject Type="Embed" ProgID="Equation.DSMT4" ShapeID="_x0000_i1052" DrawAspect="Content" ObjectID="_1791191450" r:id="rId64"/>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53" type="#_x0000_t75" style="width:54.15pt;height:18.45pt" o:ole="">
            <v:imagedata r:id="rId65" o:title=""/>
          </v:shape>
          <o:OLEObject Type="Embed" ProgID="Equation.DSMT4" ShapeID="_x0000_i1053" DrawAspect="Content" ObjectID="_1791191451" r:id="rId66"/>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54" type="#_x0000_t75" style="width:12.1pt;height:16.15pt" o:ole="">
            <v:imagedata r:id="rId63" o:title=""/>
          </v:shape>
          <o:OLEObject Type="Embed" ProgID="Equation.DSMT4" ShapeID="_x0000_i1054" DrawAspect="Content" ObjectID="_1791191452" r:id="rId67"/>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55" type="#_x0000_t75" style="width:12.1pt;height:16.15pt" o:ole="">
            <v:imagedata r:id="rId63" o:title=""/>
          </v:shape>
          <o:OLEObject Type="Embed" ProgID="Equation.DSMT4" ShapeID="_x0000_i1055" DrawAspect="Content" ObjectID="_1791191453" r:id="rId68"/>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56" type="#_x0000_t75" style="width:38pt;height:18.45pt" o:ole="">
            <v:imagedata r:id="rId69" o:title=""/>
          </v:shape>
          <o:OLEObject Type="Embed" ProgID="Equation.DSMT4" ShapeID="_x0000_i1056" DrawAspect="Content" ObjectID="_1791191454" r:id="rId70"/>
        </w:object>
      </w:r>
      <w:r w:rsidR="00580270">
        <w:t>.</w:t>
      </w:r>
    </w:p>
    <w:p w14:paraId="018F67AD" w14:textId="77777777" w:rsidR="00757E1E" w:rsidRPr="00A43CAF" w:rsidRDefault="00757E1E" w:rsidP="00C73E9B">
      <w:pPr>
        <w:spacing w:line="360" w:lineRule="auto"/>
        <w:rPr>
          <w:highlight w:val="yellow"/>
        </w:rPr>
      </w:pPr>
    </w:p>
    <w:p w14:paraId="13BDAC91" w14:textId="33635188" w:rsidR="005C1FA8" w:rsidRDefault="004C61B5" w:rsidP="00C73E9B">
      <w:pPr>
        <w:spacing w:line="360" w:lineRule="auto"/>
      </w:pPr>
      <w:r w:rsidRPr="00177688">
        <w:rPr>
          <w:i/>
          <w:iCs/>
        </w:rPr>
        <w:t>Step 4</w:t>
      </w:r>
      <w:r>
        <w:rPr>
          <w:i/>
          <w:iCs/>
        </w:rPr>
        <w:t>b</w:t>
      </w:r>
      <w:r w:rsidRPr="00177688">
        <w:rPr>
          <w:i/>
          <w:iCs/>
        </w:rPr>
        <w:t>:</w:t>
      </w:r>
      <w:r>
        <w:t xml:space="preserve"> </w:t>
      </w:r>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72"/>
      <w:r w:rsidR="005601FA">
        <w:t xml:space="preserve">Pareto-efficient </w:t>
      </w:r>
      <w:r w:rsidR="00DB4764">
        <w:t xml:space="preserve">DMUs in the </w:t>
      </w:r>
      <w:r w:rsidR="0081373C">
        <w:t>data sample</w:t>
      </w:r>
      <w:commentRangeEnd w:id="72"/>
      <w:r>
        <w:rPr>
          <w:rStyle w:val="Refdecomentario"/>
        </w:rPr>
        <w:commentReference w:id="72"/>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7" type="#_x0000_t75" style="width:59.9pt;height:18.45pt" o:ole="">
            <v:imagedata r:id="rId71" o:title=""/>
          </v:shape>
          <o:OLEObject Type="Embed" ProgID="Equation.DSMT4" ShapeID="_x0000_i1057" DrawAspect="Content" ObjectID="_1791191455" r:id="rId72"/>
        </w:object>
      </w:r>
    </w:p>
    <w:p w14:paraId="0A60CF94" w14:textId="7EE6DE2B"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8" type="#_x0000_t75" style="width:4in;height:21.3pt" o:ole="">
            <v:imagedata r:id="rId73" o:title=""/>
          </v:shape>
          <o:OLEObject Type="Embed" ProgID="Equation.DSMT4" ShapeID="_x0000_i1058" DrawAspect="Content" ObjectID="_1791191456" r:id="rId74"/>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73"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ins w:id="74" w:author="Gonzalez Moyano, Ricardo" w:date="2024-10-23T12:12:00Z" w16du:dateUtc="2024-10-23T10:12:00Z">
        <w:r w:rsidR="006D3795">
          <w:rPr>
            <w:rFonts w:cs="Times New Roman"/>
            <w:noProof/>
            <w:lang w:val="en-US"/>
          </w:rPr>
          <w:instrText>5</w:instrText>
        </w:r>
      </w:ins>
      <w:del w:id="75" w:author="Gonzalez Moyano, Ricardo" w:date="2024-10-23T12:12:00Z" w16du:dateUtc="2024-10-23T10:12:00Z">
        <w:r w:rsidR="005758FC" w:rsidDel="006D3795">
          <w:rPr>
            <w:rFonts w:cs="Times New Roman"/>
            <w:noProof/>
            <w:lang w:val="en-US"/>
          </w:rPr>
          <w:delInstrText>6</w:delInstrText>
        </w:r>
      </w:del>
      <w:r w:rsidRPr="00CB41C4">
        <w:rPr>
          <w:rFonts w:cs="Times New Roman"/>
          <w:lang w:val="en-US"/>
        </w:rPr>
        <w:fldChar w:fldCharType="end"/>
      </w:r>
      <w:r w:rsidRPr="00CB41C4">
        <w:rPr>
          <w:rFonts w:cs="Times New Roman"/>
          <w:lang w:val="en-US"/>
        </w:rPr>
        <w:instrText>)</w:instrText>
      </w:r>
      <w:bookmarkEnd w:id="73"/>
      <w:r w:rsidRPr="00CB41C4">
        <w:rPr>
          <w:rFonts w:cs="Times New Roman"/>
          <w:lang w:val="en-US"/>
        </w:rPr>
        <w:fldChar w:fldCharType="end"/>
      </w:r>
    </w:p>
    <w:p w14:paraId="68FD0FED" w14:textId="2B7E6779"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ins w:id="76" w:author="Gonzalez Moyano, Ricardo" w:date="2024-10-23T12:12:00Z" w16du:dateUtc="2024-10-23T10:12:00Z">
        <w:r w:rsidR="006D3795" w:rsidRPr="006D3795">
          <w:rPr>
            <w:rFonts w:cs="Times New Roman"/>
            <w:iCs/>
            <w:lang w:val="en-US"/>
          </w:rPr>
          <w:instrText>(</w:instrText>
        </w:r>
        <w:r w:rsidR="006D3795" w:rsidRPr="006D3795">
          <w:rPr>
            <w:rFonts w:cs="Times New Roman"/>
            <w:iCs/>
            <w:lang w:val="en-US"/>
            <w:rPrChange w:id="77" w:author="Gonzalez Moyano, Ricardo" w:date="2024-10-23T12:12:00Z" w16du:dateUtc="2024-10-23T10:12:00Z">
              <w:rPr>
                <w:rFonts w:cs="Times New Roman"/>
                <w:noProof/>
                <w:lang w:val="en-US"/>
              </w:rPr>
            </w:rPrChange>
          </w:rPr>
          <w:instrText>4</w:instrText>
        </w:r>
        <w:r w:rsidR="006D3795" w:rsidRPr="006D3795">
          <w:rPr>
            <w:rFonts w:cs="Times New Roman"/>
            <w:iCs/>
            <w:lang w:val="en-US"/>
          </w:rPr>
          <w:instrText>)</w:instrText>
        </w:r>
      </w:ins>
      <w:del w:id="78" w:author="Gonzalez Moyano, Ricardo" w:date="2024-10-23T12:12:00Z" w16du:dateUtc="2024-10-23T10:12:00Z">
        <w:r w:rsidR="005758FC" w:rsidRPr="005758FC" w:rsidDel="006D3795">
          <w:rPr>
            <w:rFonts w:cs="Times New Roman"/>
            <w:iCs/>
            <w:lang w:val="en-US"/>
          </w:rPr>
          <w:delInstrText>(5)</w:delInstrText>
        </w:r>
      </w:del>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 xml:space="preserve">in model </w:t>
      </w:r>
      <w:r w:rsidR="00964CF9" w:rsidRPr="00B6444A">
        <w:rPr>
          <w:rFonts w:cs="Times New Roman"/>
          <w:lang w:val="en-US"/>
        </w:rPr>
        <w:fldChar w:fldCharType="begin"/>
      </w:r>
      <w:r w:rsidR="00964CF9" w:rsidRPr="00B6444A">
        <w:rPr>
          <w:rFonts w:cs="Times New Roman"/>
          <w:lang w:val="en-US"/>
        </w:rPr>
        <w:instrText xml:space="preserve"> GOTOBUTTON ZEqnNum647610  \* MERGEFORMAT </w:instrText>
      </w:r>
      <w:r w:rsidR="00964CF9" w:rsidRPr="00B6444A">
        <w:rPr>
          <w:rFonts w:cs="Times New Roman"/>
          <w:lang w:val="en-US"/>
        </w:rPr>
        <w:fldChar w:fldCharType="begin"/>
      </w:r>
      <w:r w:rsidR="00964CF9" w:rsidRPr="00B6444A">
        <w:rPr>
          <w:rFonts w:cs="Times New Roman"/>
          <w:lang w:val="en-US"/>
        </w:rPr>
        <w:instrText xml:space="preserve"> REF ZEqnNum647610 \* Charformat \! \* MERGEFORMAT </w:instrText>
      </w:r>
      <w:r w:rsidR="00964CF9" w:rsidRPr="00B6444A">
        <w:rPr>
          <w:rFonts w:cs="Times New Roman"/>
          <w:lang w:val="en-US"/>
        </w:rPr>
        <w:fldChar w:fldCharType="separate"/>
      </w:r>
      <w:ins w:id="79" w:author="Gonzalez Moyano, Ricardo" w:date="2024-10-23T12:12:00Z" w16du:dateUtc="2024-10-23T10:12:00Z">
        <w:r w:rsidR="006D3795" w:rsidRPr="00CB41C4">
          <w:rPr>
            <w:rFonts w:cs="Times New Roman"/>
            <w:lang w:val="en-US"/>
          </w:rPr>
          <w:instrText>(</w:instrText>
        </w:r>
        <w:r w:rsidR="006D3795">
          <w:rPr>
            <w:rFonts w:cs="Times New Roman"/>
            <w:lang w:val="en-US"/>
          </w:rPr>
          <w:instrText>5</w:instrText>
        </w:r>
        <w:r w:rsidR="006D3795" w:rsidRPr="00CB41C4">
          <w:rPr>
            <w:rFonts w:cs="Times New Roman"/>
            <w:lang w:val="en-US"/>
          </w:rPr>
          <w:instrText>)</w:instrText>
        </w:r>
      </w:ins>
      <w:del w:id="80" w:author="Gonzalez Moyano, Ricardo" w:date="2024-10-23T12:12:00Z" w16du:dateUtc="2024-10-23T10:12:00Z">
        <w:r w:rsidR="00964CF9" w:rsidRPr="00CB41C4" w:rsidDel="006D3795">
          <w:rPr>
            <w:rFonts w:cs="Times New Roman"/>
            <w:lang w:val="en-US"/>
          </w:rPr>
          <w:delInstrText>(</w:delInstrText>
        </w:r>
        <w:r w:rsidR="00964CF9" w:rsidDel="006D3795">
          <w:rPr>
            <w:rFonts w:cs="Times New Roman"/>
            <w:lang w:val="en-US"/>
          </w:rPr>
          <w:delInstrText>6</w:delInstrText>
        </w:r>
        <w:r w:rsidR="00964CF9" w:rsidRPr="00CB41C4" w:rsidDel="006D3795">
          <w:rPr>
            <w:rFonts w:cs="Times New Roman"/>
            <w:lang w:val="en-US"/>
          </w:rPr>
          <w:delInstrText>)</w:delInstrText>
        </w:r>
      </w:del>
      <w:r w:rsidR="00964CF9" w:rsidRPr="00B6444A">
        <w:rPr>
          <w:rFonts w:cs="Times New Roman"/>
          <w:lang w:val="en-US"/>
        </w:rPr>
        <w:fldChar w:fldCharType="end"/>
      </w:r>
      <w:r w:rsidR="00964CF9" w:rsidRPr="00B6444A">
        <w:rPr>
          <w:rFonts w:cs="Times New Roman"/>
          <w:lang w:val="en-US"/>
        </w:rPr>
        <w:fldChar w:fldCharType="end"/>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9" type="#_x0000_t75" style="width:12.1pt;height:16.15pt" o:ole="">
            <v:imagedata r:id="rId75" o:title=""/>
          </v:shape>
          <o:OLEObject Type="Embed" ProgID="Equation.DSMT4" ShapeID="_x0000_i1059" DrawAspect="Content" ObjectID="_1791191457" r:id="rId76"/>
        </w:object>
      </w:r>
      <w:r w:rsidR="0088530A">
        <w:t xml:space="preserve">, with </w:t>
      </w:r>
      <w:r w:rsidR="00B65A65" w:rsidRPr="00B65A65">
        <w:rPr>
          <w:position w:val="-10"/>
        </w:rPr>
        <w:object w:dxaOrig="540" w:dyaOrig="320" w14:anchorId="54964E03">
          <v:shape id="_x0000_i1060" type="#_x0000_t75" style="width:27.05pt;height:16.15pt" o:ole="">
            <v:imagedata r:id="rId77" o:title=""/>
          </v:shape>
          <o:OLEObject Type="Embed" ProgID="Equation.DSMT4" ShapeID="_x0000_i1060" DrawAspect="Content" ObjectID="_1791191458" r:id="rId78"/>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61" type="#_x0000_t75" style="width:38pt;height:18.45pt" o:ole="">
            <v:imagedata r:id="rId79" o:title=""/>
          </v:shape>
          <o:OLEObject Type="Embed" ProgID="Equation.DSMT4" ShapeID="_x0000_i1061" DrawAspect="Content" ObjectID="_1791191459" r:id="rId80"/>
        </w:object>
      </w:r>
      <w:r w:rsidRPr="0059071F">
        <w:rPr>
          <w:rFonts w:cs="Times New Roman"/>
          <w:lang w:val="en-US"/>
        </w:rPr>
        <w:t xml:space="preserve">, representing an efficient </w:t>
      </w:r>
      <w:r w:rsidRPr="0059071F">
        <w:rPr>
          <w:rFonts w:cs="Times New Roman"/>
          <w:lang w:val="en-US"/>
        </w:rPr>
        <w:lastRenderedPageBreak/>
        <w:t xml:space="preserve">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62" type="#_x0000_t75" style="width:12.1pt;height:16.15pt" o:ole="">
            <v:imagedata r:id="rId81" o:title=""/>
          </v:shape>
          <o:OLEObject Type="Embed" ProgID="Equation.DSMT4" ShapeID="_x0000_i1062" DrawAspect="Content" ObjectID="_1791191460" r:id="rId82"/>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63" type="#_x0000_t75" style="width:150.9pt;height:18.45pt" o:ole="">
            <v:imagedata r:id="rId83" o:title=""/>
          </v:shape>
          <o:OLEObject Type="Embed" ProgID="Equation.DSMT4" ShapeID="_x0000_i1063" DrawAspect="Content" ObjectID="_1791191461" r:id="rId84"/>
        </w:object>
      </w:r>
      <w:r w:rsidR="0088530A">
        <w:t>.</w:t>
      </w:r>
    </w:p>
    <w:p w14:paraId="2DB5AEAD" w14:textId="4AA34CC3" w:rsidR="00306903" w:rsidRPr="00485B5D" w:rsidRDefault="00306903" w:rsidP="00485B5D">
      <w:pPr>
        <w:pStyle w:val="Prrafodelista"/>
        <w:spacing w:line="360" w:lineRule="auto"/>
        <w:rPr>
          <w:i/>
          <w:iCs/>
        </w:rPr>
      </w:pPr>
      <w:bookmarkStart w:id="81" w:name="_Hlk176366285"/>
      <w:r w:rsidRPr="00485B5D">
        <w:rPr>
          <w:i/>
          <w:iCs/>
        </w:rPr>
        <w:t xml:space="preserve">3.2. Feature </w:t>
      </w:r>
      <w:r>
        <w:rPr>
          <w:i/>
          <w:iCs/>
        </w:rPr>
        <w:t xml:space="preserve">significance </w:t>
      </w:r>
      <w:r w:rsidRPr="00485B5D">
        <w:rPr>
          <w:i/>
          <w:iCs/>
        </w:rPr>
        <w:t xml:space="preserve">analysis: </w:t>
      </w:r>
      <w:r>
        <w:rPr>
          <w:i/>
          <w:iCs/>
        </w:rPr>
        <w:t xml:space="preserve">The drivers of </w:t>
      </w:r>
      <w:r w:rsidRPr="00485B5D">
        <w:rPr>
          <w:i/>
          <w:iCs/>
        </w:rPr>
        <w:t>input and output inefficiency</w:t>
      </w:r>
    </w:p>
    <w:bookmarkEnd w:id="81"/>
    <w:p w14:paraId="53B2E054" w14:textId="4479B860" w:rsidR="006457D9" w:rsidRDefault="00306903" w:rsidP="00DD0094">
      <w:pPr>
        <w:spacing w:line="360" w:lineRule="auto"/>
      </w:pPr>
      <w:r>
        <w:t>W</w:t>
      </w:r>
      <w:r w:rsidR="006457D9" w:rsidRPr="006457D9">
        <w:t xml:space="preserve">e </w:t>
      </w:r>
      <w:r w:rsidR="000D0B4F">
        <w:t>also use</w:t>
      </w:r>
      <w:r w:rsidR="006457D9" w:rsidRPr="006457D9">
        <w:t xml:space="preserve"> </w:t>
      </w:r>
      <w:r w:rsidR="00CF546A">
        <w:t xml:space="preserve">our chosen classification </w:t>
      </w:r>
      <w:r w:rsidR="006457D9" w:rsidRPr="006457D9">
        <w:t>ML techniques,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For SVM models, variable importance is typically inferred through examining the weights assigned to support 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w:t>
      </w:r>
      <w:commentRangeStart w:id="82"/>
      <w:commentRangeStart w:id="83"/>
      <w:r w:rsidR="006457D9" w:rsidRPr="006457D9">
        <w:t>input</w:t>
      </w:r>
      <w:commentRangeEnd w:id="82"/>
      <w:r w:rsidR="00C46D88">
        <w:rPr>
          <w:rStyle w:val="Refdecomentario"/>
        </w:rPr>
        <w:commentReference w:id="82"/>
      </w:r>
      <w:commentRangeEnd w:id="83"/>
      <w:r w:rsidR="00C42E05">
        <w:rPr>
          <w:rStyle w:val="Refdecomentario"/>
        </w:rPr>
        <w:commentReference w:id="83"/>
      </w:r>
      <w:r w:rsidR="006457D9" w:rsidRPr="006457D9">
        <w:t xml:space="preserve"> variables and observing the resulting changes in model output, providing insights into their relative impact. Gradient-based methods leverage the gradients of loss functions with respect to </w:t>
      </w:r>
      <w:commentRangeStart w:id="84"/>
      <w:r w:rsidR="006457D9" w:rsidRPr="006457D9">
        <w:t>input</w:t>
      </w:r>
      <w:commentRangeEnd w:id="84"/>
      <w:r w:rsidR="00C46D88">
        <w:rPr>
          <w:rStyle w:val="Refdecomentario"/>
        </w:rPr>
        <w:commentReference w:id="84"/>
      </w:r>
      <w:r w:rsidR="006457D9" w:rsidRPr="006457D9">
        <w:t xml:space="preserve"> variables to quantify their contribution to model predictions. Layer-wise relevance propagation decomposes prediction scores across network layers, attributing relevance to </w:t>
      </w:r>
      <w:commentRangeStart w:id="85"/>
      <w:r w:rsidR="006457D9" w:rsidRPr="006457D9">
        <w:t>input</w:t>
      </w:r>
      <w:commentRangeEnd w:id="85"/>
      <w:r w:rsidR="00C46D88">
        <w:rPr>
          <w:rStyle w:val="Refdecomentario"/>
        </w:rPr>
        <w:commentReference w:id="85"/>
      </w:r>
      <w:r w:rsidR="006457D9" w:rsidRPr="006457D9">
        <w:t xml:space="preserve">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w:t>
      </w:r>
      <w:commentRangeStart w:id="86"/>
      <w:r w:rsidR="006457D9" w:rsidRPr="006457D9">
        <w:t>input</w:t>
      </w:r>
      <w:r w:rsidR="00E74EC0">
        <w:t xml:space="preserve">-output </w:t>
      </w:r>
      <w:commentRangeEnd w:id="86"/>
      <w:r w:rsidR="00C46D88">
        <w:rPr>
          <w:rStyle w:val="Refdecomentario"/>
        </w:rPr>
        <w:commentReference w:id="86"/>
      </w:r>
      <w:r w:rsidR="006457D9" w:rsidRPr="006457D9">
        <w:t>variables and efficiency outcomes, thus enhancing the interpretability and utility of our DEA-ML integration approach.</w:t>
      </w: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t>Next, we will illustrate our method through a numerical example, complemented by several figures. For the classification ML model, we employ Support Vector Machines (SVM).</w:t>
      </w:r>
    </w:p>
    <w:p w14:paraId="37F74FE3" w14:textId="77777777" w:rsidR="00C53ECF" w:rsidRDefault="00C53ECF" w:rsidP="00DD0094">
      <w:pPr>
        <w:spacing w:line="360" w:lineRule="auto"/>
      </w:pPr>
    </w:p>
    <w:p w14:paraId="3535691A" w14:textId="6DA39C74" w:rsidR="009C6CBF" w:rsidRPr="00B74DB8" w:rsidRDefault="00381CC6" w:rsidP="00DD0094">
      <w:pPr>
        <w:spacing w:line="360" w:lineRule="auto"/>
        <w:rPr>
          <w:lang w:val="en-GB"/>
        </w:rPr>
      </w:pPr>
      <w:r w:rsidRPr="00C8706C">
        <w:t>In th</w:t>
      </w:r>
      <w:r w:rsidR="00C46D88">
        <w:t>is</w:t>
      </w:r>
      <w:r w:rsidRPr="00C8706C">
        <w:t xml:space="preserve"> example</w:t>
      </w:r>
      <w:del w:id="87" w:author="Jose Luis Zofio Prieto" w:date="2024-09-03T11:58:00Z">
        <w:r w:rsidRPr="00C8706C" w:rsidDel="00C46D88">
          <w:delText>,</w:delText>
        </w:r>
      </w:del>
      <w:r w:rsidRPr="00C8706C">
        <w:t xml:space="preserv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64" type="#_x0000_t75" style="width:12.1pt;height:12.1pt" o:ole="">
            <v:imagedata r:id="rId85" o:title=""/>
          </v:shape>
          <o:OLEObject Type="Embed" ProgID="Equation.DSMT4" ShapeID="_x0000_i1064" DrawAspect="Content" ObjectID="_1791191462" r:id="rId86"/>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65" type="#_x0000_t75" style="width:12.1pt;height:15pt" o:ole="">
            <v:imagedata r:id="rId88" o:title=""/>
          </v:shape>
          <o:OLEObject Type="Embed" ProgID="Equation.DSMT4" ShapeID="_x0000_i1065" DrawAspect="Content" ObjectID="_1791191463" r:id="rId89"/>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66" type="#_x0000_t75" style="width:8.65pt;height:15pt" o:ole="">
            <v:imagedata r:id="rId90" o:title=""/>
          </v:shape>
          <o:OLEObject Type="Embed" ProgID="Equation.DSMT4" ShapeID="_x0000_i1066" DrawAspect="Content" ObjectID="_1791191464" r:id="rId91"/>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67" type="#_x0000_t75" style="width:69.1pt;height:15pt" o:ole="">
            <v:imagedata r:id="rId92" o:title=""/>
          </v:shape>
          <o:OLEObject Type="Embed" ProgID="Equation.DSMT4" ShapeID="_x0000_i1067" DrawAspect="Content" ObjectID="_1791191465" r:id="rId93"/>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ADDAC2A"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r w:rsidR="00BF2AF0">
        <w:t xml:space="preserve"> (step 2a)</w:t>
      </w:r>
      <w:r w:rsidR="005153B1">
        <w:t>,</w:t>
      </w:r>
      <w:del w:id="88" w:author="Jose Luis Zofio Prieto" w:date="2024-09-03T14:26:00Z">
        <w:r w:rsidR="0072435F" w:rsidRPr="0072435F" w:rsidDel="00BF2AF0">
          <w:rPr>
            <w:rFonts w:ascii="Segoe UI" w:hAnsi="Segoe UI" w:cs="Segoe UI"/>
            <w:i w:val="0"/>
            <w:iCs w:val="0"/>
            <w:color w:val="ECECEC"/>
            <w:sz w:val="22"/>
            <w:szCs w:val="22"/>
            <w:shd w:val="clear" w:color="auto" w:fill="212121"/>
          </w:rPr>
          <w:delText xml:space="preserve"> </w:delText>
        </w:r>
      </w:del>
      <w:r w:rsidR="0072435F">
        <w:t>t</w:t>
      </w:r>
      <w:r w:rsidR="0072435F" w:rsidRPr="0072435F">
        <w:t>he top right section displays the original DMUs and shows all units labeled as inefficient after worsening the original inefficient DMUs</w:t>
      </w:r>
      <w:r w:rsidR="00BF2AF0">
        <w:t xml:space="preserve"> (step 2</w:t>
      </w:r>
      <w:r w:rsidR="0020608D">
        <w:t>b</w:t>
      </w:r>
      <w:r w:rsidR="00BF2AF0">
        <w:t xml:space="preserve">) </w:t>
      </w:r>
      <w:del w:id="89" w:author="Jose Luis Zofio Prieto" w:date="2024-09-03T14:27:00Z">
        <w:r w:rsidR="0072435F" w:rsidDel="00BF2AF0">
          <w:delText xml:space="preserve"> </w:delText>
        </w:r>
      </w:del>
      <w:r w:rsidR="0072435F">
        <w:t>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90"/>
        <w:commentRangeStart w:id="91"/>
        <m:r>
          <w:rPr>
            <w:rFonts w:ascii="Cambria Math" w:hAnsi="Cambria Math"/>
          </w:rPr>
          <m:t>cost (0.1, 1, and 10)</m:t>
        </m:r>
      </m:oMath>
      <w:r w:rsidRPr="00D022AA">
        <w:t xml:space="preserve">. </w:t>
      </w:r>
      <w:commentRangeEnd w:id="90"/>
      <w:r w:rsidR="00BF2AF0">
        <w:rPr>
          <w:rStyle w:val="Refdecomentario"/>
        </w:rPr>
        <w:commentReference w:id="90"/>
      </w:r>
      <w:commentRangeEnd w:id="91"/>
      <w:r w:rsidR="001076E9">
        <w:rPr>
          <w:rStyle w:val="Refdecomentario"/>
        </w:rPr>
        <w:commentReference w:id="91"/>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92"/>
      <w:commentRangeStart w:id="93"/>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92"/>
      <w:r w:rsidR="00C83B1E">
        <w:rPr>
          <w:rStyle w:val="Refdecomentario"/>
        </w:rPr>
        <w:commentReference w:id="92"/>
      </w:r>
      <w:commentRangeEnd w:id="93"/>
      <w:r w:rsidR="001076E9">
        <w:rPr>
          <w:rStyle w:val="Refdecomentario"/>
        </w:rPr>
        <w:commentReference w:id="93"/>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94"/>
      <w:ins w:id="95" w:author="Gonzalez Moyano, Ricardo" w:date="2024-09-06T13:25:00Z" w16du:dateUtc="2024-09-06T11:25:00Z">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ins>
      <w:commentRangeEnd w:id="94"/>
      <w:ins w:id="96" w:author="Gonzalez Moyano, Ricardo" w:date="2024-09-06T13:27:00Z" w16du:dateUtc="2024-09-06T11:27:00Z">
        <w:r>
          <w:rPr>
            <w:rStyle w:val="Refdecomentario"/>
          </w:rPr>
          <w:commentReference w:id="94"/>
        </w:r>
      </w:ins>
    </w:p>
    <w:p w14:paraId="0DCCCE17" w14:textId="59BB5669" w:rsidR="008F2416" w:rsidRPr="002C4904" w:rsidRDefault="00A96D49" w:rsidP="0053570C">
      <w:pPr>
        <w:pStyle w:val="Descripcin"/>
        <w:jc w:val="center"/>
        <w:rPr>
          <w:lang w:val="en-GB"/>
        </w:rPr>
      </w:pPr>
      <w:r>
        <w:t>Figure 6</w:t>
      </w:r>
      <w:r w:rsidR="0053570C">
        <w:t xml:space="preserve">. </w:t>
      </w:r>
      <w:r w:rsidR="00D022AA">
        <w:t>Predicted regions by the new approach</w:t>
      </w:r>
    </w:p>
    <w:p w14:paraId="42F6A980" w14:textId="77777777" w:rsidR="00A96D49" w:rsidRDefault="00A96D49" w:rsidP="00DD0094">
      <w:pPr>
        <w:spacing w:line="360" w:lineRule="auto"/>
        <w:rPr>
          <w:highlight w:val="yellow"/>
        </w:rPr>
      </w:pPr>
    </w:p>
    <w:p w14:paraId="1AAEDA13" w14:textId="1A57337E"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97"/>
      <w:commentRangeStart w:id="98"/>
      <w:r w:rsidRPr="00D022AA">
        <w:t>for a grid of points between 0 and</w:t>
      </w:r>
      <w:r w:rsidR="00884759" w:rsidRPr="00D022AA">
        <w:t xml:space="preserve"> </w:t>
      </w:r>
      <w:r w:rsidR="00791B76" w:rsidRPr="00D022AA">
        <w:t>10</w:t>
      </w:r>
      <w:r w:rsidRPr="00D022AA">
        <w:t xml:space="preserve"> in both dimensions</w:t>
      </w:r>
      <w:commentRangeEnd w:id="97"/>
      <w:r w:rsidR="00C83B1E">
        <w:rPr>
          <w:rStyle w:val="Refdecomentario"/>
        </w:rPr>
        <w:commentReference w:id="97"/>
      </w:r>
      <w:commentRangeEnd w:id="98"/>
      <w:r w:rsidR="00690D21">
        <w:rPr>
          <w:rStyle w:val="Refdecomentario"/>
        </w:rPr>
        <w:commentReference w:id="98"/>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outputs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35E28873" w:rsidR="000B27D8" w:rsidRDefault="00762F36" w:rsidP="00DD0094">
      <w:pPr>
        <w:spacing w:line="360" w:lineRule="auto"/>
      </w:pPr>
      <w:commentRangeStart w:id="99"/>
      <w:commentRangeStart w:id="100"/>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the total importance, while for the input, its importance accounts for the remaining </w:t>
      </w:r>
      <w:r w:rsidR="005730F6" w:rsidRPr="00D022AA">
        <w:t>0.47</w:t>
      </w:r>
      <w:r w:rsidR="00C53ECF" w:rsidRPr="00D022AA">
        <w:t>9.</w:t>
      </w:r>
      <w:commentRangeEnd w:id="99"/>
      <w:r w:rsidR="00C83B1E">
        <w:rPr>
          <w:rStyle w:val="Refdecomentario"/>
        </w:rPr>
        <w:commentReference w:id="99"/>
      </w:r>
      <w:commentRangeEnd w:id="100"/>
      <w:r w:rsidR="00935D8C">
        <w:rPr>
          <w:rStyle w:val="Refdecomentario"/>
        </w:rPr>
        <w:commentReference w:id="100"/>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1DC79CAB" w:rsidR="006152FB" w:rsidRPr="00D022AA" w:rsidDel="00935D8C" w:rsidRDefault="006A31B8" w:rsidP="00DD0094">
      <w:pPr>
        <w:spacing w:line="360" w:lineRule="auto"/>
        <w:rPr>
          <w:del w:id="101" w:author="Gonzalez Moyano, Ricardo" w:date="2024-09-06T10:52:00Z" w16du:dateUtc="2024-09-06T08:52:00Z"/>
        </w:rPr>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r w:rsidR="00E44EEB" w:rsidRPr="00D022AA">
        <w:t>.</w:t>
      </w:r>
    </w:p>
    <w:p w14:paraId="4C660BEE" w14:textId="4147FE34" w:rsidR="00F57481" w:rsidDel="00935D8C" w:rsidRDefault="00F57481" w:rsidP="00DD0094">
      <w:pPr>
        <w:spacing w:line="360" w:lineRule="auto"/>
        <w:rPr>
          <w:del w:id="102" w:author="Gonzalez Moyano, Ricardo" w:date="2024-09-06T10:52:00Z" w16du:dateUtc="2024-09-06T08:52:00Z"/>
          <w:highlight w:val="yellow"/>
        </w:rPr>
      </w:pPr>
    </w:p>
    <w:p w14:paraId="739A62FE" w14:textId="69EFCF97" w:rsidR="0056708D" w:rsidRDefault="00F57481" w:rsidP="005C7F7F">
      <w:pPr>
        <w:jc w:val="left"/>
        <w:rPr>
          <w:highlight w:val="yellow"/>
        </w:rPr>
        <w:sectPr w:rsidR="0056708D">
          <w:footerReference w:type="default" r:id="rId101"/>
          <w:pgSz w:w="11906" w:h="16838"/>
          <w:pgMar w:top="1417" w:right="1701" w:bottom="1417" w:left="1701" w:header="708" w:footer="708" w:gutter="0"/>
          <w:cols w:space="708"/>
          <w:docGrid w:linePitch="360"/>
        </w:sectPr>
      </w:pPr>
      <w:del w:id="103" w:author="Gonzalez Moyano, Ricardo" w:date="2024-09-06T10:52:00Z" w16du:dateUtc="2024-09-06T08:52:00Z">
        <w:r w:rsidDel="00935D8C">
          <w:rPr>
            <w:highlight w:val="yellow"/>
          </w:rPr>
          <w:br w:type="page"/>
        </w:r>
      </w:del>
    </w:p>
    <w:p w14:paraId="0176877D" w14:textId="0360D1FA" w:rsidR="00A20704" w:rsidRPr="00A20704" w:rsidRDefault="00A20704" w:rsidP="00A20704">
      <w:pPr>
        <w:jc w:val="left"/>
        <w:rPr>
          <w:highlight w:val="yellow"/>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ins w:id="104" w:author="Jose Luis Zofio Prieto" w:date="2024-09-03T15:59:00Z">
        <w:r w:rsidR="00407F61">
          <w:rPr>
            <w:rFonts w:cs="Times New Roman"/>
          </w:rPr>
          <w:t xml:space="preserve"> </w:t>
        </w:r>
      </w:ins>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105"/>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105"/>
      <w:r w:rsidR="006251EF">
        <w:rPr>
          <w:rStyle w:val="Refdecomentario"/>
        </w:rPr>
        <w:commentReference w:id="105"/>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106"/>
      <w:r w:rsidR="00713872" w:rsidRPr="00BA2CFE">
        <w:rPr>
          <w:strike/>
        </w:rPr>
        <w:t>Spearmen</w:t>
      </w:r>
      <w:r w:rsidR="00713872">
        <w:t xml:space="preserve"> </w:t>
      </w:r>
      <w:r w:rsidRPr="00D022AA">
        <w:t xml:space="preserve">Pearson </w:t>
      </w:r>
      <w:commentRangeEnd w:id="106"/>
      <w:r w:rsidR="00407F61">
        <w:rPr>
          <w:rStyle w:val="Refdecomentario"/>
        </w:rPr>
        <w:commentReference w:id="106"/>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107"/>
      <w:r w:rsidR="00687992">
        <w:t>It is important to note that direct comparison of DEA efficiency scores with those obtained using our novel method is not feasible due to fundamental differences in their underlying principles</w:t>
      </w:r>
      <w:commentRangeEnd w:id="107"/>
      <w:r w:rsidR="00407F61">
        <w:rPr>
          <w:rStyle w:val="Refdecomentario"/>
        </w:rPr>
        <w:commentReference w:id="107"/>
      </w:r>
      <w:r w:rsidR="00687992">
        <w:t xml:space="preserve">. Traditional DEA constructs an enveloping surface that </w:t>
      </w:r>
      <w:r w:rsidR="00407F61">
        <w:t xml:space="preserve">envelops </w:t>
      </w:r>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108"/>
      <w:commentRangeStart w:id="10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108"/>
    <w:p w14:paraId="4E3CA41C" w14:textId="77777777" w:rsidR="0001153A" w:rsidRDefault="00407F61" w:rsidP="0001153A">
      <w:pPr>
        <w:pStyle w:val="Descripcin"/>
        <w:jc w:val="center"/>
      </w:pPr>
      <w:r>
        <w:rPr>
          <w:rStyle w:val="Refdecomentario"/>
          <w:i w:val="0"/>
          <w:iCs w:val="0"/>
          <w:color w:val="auto"/>
        </w:rPr>
        <w:commentReference w:id="108"/>
      </w:r>
      <w:commentRangeEnd w:id="109"/>
      <w:r w:rsidR="00684C02">
        <w:rPr>
          <w:rStyle w:val="Refdecomentario"/>
          <w:i w:val="0"/>
          <w:iCs w:val="0"/>
          <w:color w:val="auto"/>
        </w:rPr>
        <w:commentReference w:id="109"/>
      </w:r>
    </w:p>
    <w:p w14:paraId="580FF33A" w14:textId="07124C03" w:rsidR="00BE36BC" w:rsidRPr="0001153A" w:rsidRDefault="0001153A" w:rsidP="0001153A">
      <w:pPr>
        <w:pStyle w:val="Descripcin"/>
        <w:jc w:val="center"/>
        <w:rPr>
          <w:highlight w:val="yellow"/>
          <w:lang w:val="en-GB"/>
        </w:rPr>
      </w:pPr>
      <w:r>
        <w:t>Tabl</w:t>
      </w:r>
      <w:r w:rsidR="006B75B5">
        <w:t>e</w:t>
      </w:r>
      <w:r w:rsidR="00D022AA">
        <w:t xml:space="preserve"> 2</w:t>
      </w:r>
      <w:r>
        <w:t xml:space="preserve">. </w:t>
      </w:r>
      <w:r w:rsidRPr="008B405A">
        <w:t>Descriptive statistics of the scores</w:t>
      </w:r>
      <w:r w:rsidR="00D022AA">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110"/>
      <w:commentRangeStart w:id="111"/>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110"/>
      <w:r w:rsidR="005A3733">
        <w:rPr>
          <w:rStyle w:val="Refdecomentario"/>
        </w:rPr>
        <w:commentReference w:id="110"/>
      </w:r>
      <w:commentRangeEnd w:id="111"/>
      <w:r w:rsidR="006E6FAF">
        <w:rPr>
          <w:rStyle w:val="Refdecomentario"/>
        </w:rPr>
        <w:commentReference w:id="111"/>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E73F0F" w:rsidRDefault="007D20AA" w:rsidP="00E73F0F">
      <w:pPr>
        <w:pStyle w:val="Descripcin"/>
        <w:ind w:left="708" w:hanging="708"/>
        <w:jc w:val="center"/>
        <w:rPr>
          <w:noProof/>
          <w:highlight w:val="yellow"/>
          <w:lang w:val="en-GB"/>
        </w:rPr>
      </w:pPr>
      <w:commentRangeStart w:id="112"/>
      <w:commentRangeStart w:id="113"/>
      <w:r>
        <w:t xml:space="preserve">Figure 7. </w:t>
      </w:r>
      <w:r w:rsidR="00E73F0F" w:rsidRPr="00E73F0F">
        <w:t>Kernel density estimation of the scores</w:t>
      </w:r>
      <w:r w:rsidR="00357AF0">
        <w:t>.</w:t>
      </w:r>
      <w:commentRangeEnd w:id="112"/>
      <w:r w:rsidR="00DB6F45">
        <w:rPr>
          <w:rStyle w:val="Refdecomentario"/>
          <w:i w:val="0"/>
          <w:iCs w:val="0"/>
          <w:color w:val="auto"/>
        </w:rPr>
        <w:commentReference w:id="112"/>
      </w:r>
      <w:commentRangeEnd w:id="113"/>
      <w:r w:rsidR="009621B3">
        <w:rPr>
          <w:rStyle w:val="Refdecomentario"/>
          <w:i w:val="0"/>
          <w:iCs w:val="0"/>
          <w:color w:val="auto"/>
        </w:rPr>
        <w:commentReference w:id="113"/>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114"/>
      <w:r w:rsidR="009D7BB7" w:rsidRPr="009D7BB7">
        <w:rPr>
          <w:noProof/>
          <w:lang w:val="en-GB"/>
        </w:rPr>
        <w:t xml:space="preserve">Pareto-efficient </w:t>
      </w:r>
      <w:commentRangeEnd w:id="114"/>
      <w:r w:rsidR="00407F61">
        <w:rPr>
          <w:rStyle w:val="Refdecomentario"/>
        </w:rPr>
        <w:commentReference w:id="114"/>
      </w:r>
      <w:r w:rsidR="009D7BB7" w:rsidRPr="009D7BB7">
        <w:rPr>
          <w:noProof/>
          <w:lang w:val="en-GB"/>
        </w:rPr>
        <w:t xml:space="preserve">DMUs as equally efficient. </w:t>
      </w:r>
      <w:commentRangeStart w:id="115"/>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115"/>
      <w:r w:rsidR="005A3733">
        <w:rPr>
          <w:rStyle w:val="Refdecomentario"/>
        </w:rPr>
        <w:commentReference w:id="115"/>
      </w:r>
      <w:r w:rsidR="009D7BB7" w:rsidRPr="009D7BB7">
        <w:rPr>
          <w:noProof/>
          <w:lang w:val="en-GB"/>
        </w:rPr>
        <w:t xml:space="preserve"> </w:t>
      </w:r>
      <w:commentRangeStart w:id="116"/>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116"/>
      <w:r w:rsidR="005A3733">
        <w:rPr>
          <w:rStyle w:val="Refdecomentario"/>
        </w:rPr>
        <w:commentReference w:id="116"/>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117"/>
      <w:commentRangeStart w:id="118"/>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117"/>
      <w:r w:rsidR="00644021">
        <w:rPr>
          <w:rStyle w:val="Refdecomentario"/>
        </w:rPr>
        <w:commentReference w:id="117"/>
      </w:r>
      <w:commentRangeEnd w:id="118"/>
      <w:r w:rsidR="006E6FAF">
        <w:rPr>
          <w:rStyle w:val="Refdecomentario"/>
        </w:rPr>
        <w:commentReference w:id="118"/>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119"/>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119"/>
            <w:r w:rsidR="00FE02B8">
              <w:rPr>
                <w:rStyle w:val="Refdecomentario"/>
              </w:rPr>
              <w:commentReference w:id="119"/>
            </w:r>
          </w:p>
        </w:tc>
      </w:tr>
    </w:tbl>
    <w:p w14:paraId="33557694" w14:textId="77777777" w:rsidR="00072CE3" w:rsidRDefault="00072CE3" w:rsidP="00072CE3">
      <w:pPr>
        <w:pStyle w:val="Descripcin"/>
      </w:pPr>
    </w:p>
    <w:p w14:paraId="70B2ED9F" w14:textId="72D9595B" w:rsidR="00072CE3" w:rsidRPr="004D2CDE" w:rsidRDefault="00072CE3" w:rsidP="00072CE3">
      <w:pPr>
        <w:pStyle w:val="Descripcin"/>
        <w:jc w:val="center"/>
        <w:rPr>
          <w:lang w:val="en-GB"/>
        </w:rPr>
      </w:pPr>
      <w:r>
        <w:t>Table 3.</w:t>
      </w:r>
      <w:r w:rsidR="00C21463">
        <w:t xml:space="preserve"> </w:t>
      </w:r>
      <w:r w:rsidR="00C21463" w:rsidRPr="00C21463">
        <w:t>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46EC279F" w:rsidR="00744AA7" w:rsidRDefault="00473A7A" w:rsidP="00A302A8">
      <w:pPr>
        <w:spacing w:line="360" w:lineRule="auto"/>
        <w:rPr>
          <w:ins w:id="120" w:author="Gonzalez Moyano, Ricardo" w:date="2024-09-19T12:32:00Z" w16du:dateUtc="2024-09-19T10:32:00Z"/>
        </w:rPr>
      </w:pPr>
      <w:commentRangeStart w:id="121"/>
      <w:r w:rsidRPr="00596BA3">
        <w:t xml:space="preserve">The sensitivity analysis conducted on the SVM-calculated model reveals the following order of importance: </w:t>
      </w:r>
      <w:r w:rsidR="004B3C61">
        <w:t xml:space="preserve">the input </w:t>
      </w:r>
      <w:r w:rsidRPr="00596BA3">
        <w:t>ESCS (0.431)</w:t>
      </w:r>
      <w:del w:id="122" w:author="Jose Luis Zofio Prieto" w:date="2024-09-03T18:04:00Z">
        <w:r w:rsidRPr="00596BA3" w:rsidDel="00644021">
          <w:delText xml:space="preserve"> </w:delText>
        </w:r>
      </w:del>
      <w:ins w:id="123" w:author="Jose Luis Zofio Prieto" w:date="2024-09-03T18:04:00Z">
        <w:r w:rsidR="00644021">
          <w:t xml:space="preserve"> </w:t>
        </w:r>
      </w:ins>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124"/>
      <w:r w:rsidR="00C247B9" w:rsidRPr="00596BA3">
        <w:rPr>
          <w:lang w:val="en-GB"/>
        </w:rPr>
        <w:t>).</w:t>
      </w:r>
      <w:r w:rsidR="00F91BF2" w:rsidRPr="00596BA3">
        <w:rPr>
          <w:lang w:val="en-GB"/>
        </w:rPr>
        <w:t xml:space="preserve"> </w:t>
      </w:r>
      <w:commentRangeEnd w:id="121"/>
      <w:r w:rsidR="00644021">
        <w:rPr>
          <w:rStyle w:val="Refdecomentario"/>
        </w:rPr>
        <w:commentReference w:id="121"/>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124"/>
      <w:r w:rsidR="00E30A26">
        <w:rPr>
          <w:rStyle w:val="Refdecomentario"/>
        </w:rPr>
        <w:commentReference w:id="124"/>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ins w:id="125" w:author="Jose Luis Zofio Prieto" w:date="2024-09-03T18:09:00Z">
        <w:r w:rsidR="004B3C61">
          <w:t xml:space="preserve"> </w:t>
        </w:r>
      </w:ins>
    </w:p>
    <w:p w14:paraId="6367AED0" w14:textId="3C8625FE" w:rsidR="00F42F3A" w:rsidRDefault="0004551A">
      <w:pPr>
        <w:spacing w:line="360" w:lineRule="auto"/>
        <w:jc w:val="center"/>
        <w:pPrChange w:id="126" w:author="Gonzalez Moyano, Ricardo" w:date="2024-09-19T12:33:00Z" w16du:dateUtc="2024-09-19T10:33:00Z">
          <w:pPr>
            <w:spacing w:line="360" w:lineRule="auto"/>
          </w:pPr>
        </w:pPrChange>
      </w:pPr>
      <w:ins w:id="127" w:author="Gonzalez Moyano, Ricardo" w:date="2024-09-19T12:32:00Z" w16du:dateUtc="2024-09-19T10:32:00Z">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ins>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53F62769" w:rsidR="00A1488B" w:rsidRDefault="00C21463" w:rsidP="005C1F82">
      <w:pPr>
        <w:spacing w:line="360" w:lineRule="auto"/>
        <w:rPr>
          <w:ins w:id="128" w:author="Jose Luis Zofio Prieto" w:date="2024-09-03T18:55:00Z"/>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set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129"/>
      <w:commentRangeStart w:id="130"/>
      <w:r w:rsidR="005C1F82" w:rsidRPr="005C1F82">
        <w:rPr>
          <w:lang w:val="en-GB"/>
        </w:rPr>
        <w:t xml:space="preserve">The second school, with an ESCS in the 90th percentile and PVMATH in the 25th percentile, shows scores of 1.185 from the SVM model and 1.155 from the NN model. </w:t>
      </w:r>
      <w:commentRangeEnd w:id="129"/>
      <w:r w:rsidR="00E77920">
        <w:rPr>
          <w:rStyle w:val="Refdecomentario"/>
        </w:rPr>
        <w:commentReference w:id="129"/>
      </w:r>
      <w:commentRangeEnd w:id="130"/>
      <w:r w:rsidR="000936B1">
        <w:rPr>
          <w:rStyle w:val="Refdecomentario"/>
        </w:rPr>
        <w:commentReference w:id="130"/>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w:t>
      </w:r>
      <w:del w:id="131" w:author="Jose Luis Zofio Prieto" w:date="2024-09-03T18:44:00Z">
        <w:r w:rsidR="005C1F82" w:rsidRPr="005C1F82" w:rsidDel="00E77920">
          <w:rPr>
            <w:lang w:val="en-GB"/>
          </w:rPr>
          <w:delText xml:space="preserve"> </w:delText>
        </w:r>
      </w:del>
      <w:r w:rsidR="00E77920">
        <w:rPr>
          <w:lang w:val="en-GB"/>
        </w:rPr>
        <w:t xml:space="preserve">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132"/>
      <w:commentRangeStart w:id="133"/>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 xml:space="preserve">because the output scores are on average (like the first school), </w:t>
      </w:r>
      <w:proofErr w:type="gramStart"/>
      <w:r w:rsidR="00A1488B">
        <w:rPr>
          <w:lang w:val="en-GB"/>
        </w:rPr>
        <w:t>but  the</w:t>
      </w:r>
      <w:proofErr w:type="gramEnd"/>
      <w:r w:rsidR="00A1488B">
        <w:rPr>
          <w:lang w:val="en-GB"/>
        </w:rPr>
        <w:t xml:space="preserve"> socioeconomic status of the students is higher (yet below the 90</w:t>
      </w:r>
      <w:r w:rsidR="00A1488B" w:rsidRPr="00A1488B">
        <w:rPr>
          <w:vertAlign w:val="superscript"/>
          <w:lang w:val="en-GB"/>
          <w:rPrChange w:id="134" w:author="Jose Luis Zofio Prieto" w:date="2024-09-03T18:51:00Z">
            <w:rPr>
              <w:lang w:val="en-GB"/>
            </w:rPr>
          </w:rPrChange>
        </w:rPr>
        <w:t>th</w:t>
      </w:r>
      <w:r w:rsidR="00A1488B">
        <w:rPr>
          <w:lang w:val="en-GB"/>
        </w:rPr>
        <w:t xml:space="preserve"> percentile of the second school)</w:t>
      </w:r>
      <w:r w:rsidR="005C1F82" w:rsidRPr="005C1F82">
        <w:rPr>
          <w:lang w:val="en-GB"/>
        </w:rPr>
        <w:t>.</w:t>
      </w:r>
      <w:commentRangeEnd w:id="132"/>
      <w:r w:rsidR="00A1488B">
        <w:rPr>
          <w:rStyle w:val="Refdecomentario"/>
        </w:rPr>
        <w:commentReference w:id="132"/>
      </w:r>
      <w:commentRangeEnd w:id="133"/>
      <w:r w:rsidR="000936B1">
        <w:rPr>
          <w:rStyle w:val="Refdecomentario"/>
        </w:rPr>
        <w:commentReference w:id="133"/>
      </w:r>
      <w:r w:rsidR="005C1F82">
        <w:rPr>
          <w:lang w:val="en-GB"/>
        </w:rPr>
        <w:t xml:space="preserve"> </w:t>
      </w:r>
    </w:p>
    <w:p w14:paraId="78117CF1" w14:textId="3438A41F" w:rsidR="005C1F82" w:rsidRPr="005C1F82" w:rsidRDefault="005C1F82" w:rsidP="005C1F82">
      <w:pPr>
        <w:spacing w:line="360" w:lineRule="auto"/>
        <w:rPr>
          <w:lang w:val="en-GB"/>
        </w:rPr>
      </w:pPr>
      <w:commentRangeStart w:id="135"/>
      <w:commentRangeStart w:id="136"/>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135"/>
      <w:r w:rsidR="00A1488B">
        <w:rPr>
          <w:rStyle w:val="Refdecomentario"/>
        </w:rPr>
        <w:commentReference w:id="135"/>
      </w:r>
      <w:commentRangeEnd w:id="136"/>
      <w:r w:rsidR="000936B1">
        <w:rPr>
          <w:rStyle w:val="Refdecomentario"/>
        </w:rPr>
        <w:commentReference w:id="136"/>
      </w:r>
    </w:p>
    <w:p w14:paraId="3A8878DF" w14:textId="103488FF" w:rsidR="00521217" w:rsidRPr="00AB3565" w:rsidDel="00A1488B" w:rsidRDefault="00521217" w:rsidP="00DD0094">
      <w:pPr>
        <w:spacing w:line="360" w:lineRule="auto"/>
        <w:rPr>
          <w:del w:id="137" w:author="Jose Luis Zofio Prieto" w:date="2024-09-03T18:55:00Z"/>
          <w:color w:val="FF0000"/>
          <w:lang w:val="en-GB"/>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lastRenderedPageBreak/>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3F46A324" w:rsidR="00DB0612" w:rsidRDefault="00DB0612" w:rsidP="00FD29D9">
      <w:pPr>
        <w:spacing w:line="360" w:lineRule="auto"/>
      </w:pPr>
      <w:r w:rsidRPr="00DB0612">
        <w:t>The integration of Machine Learning models with Data Envelopment Analysis represents a compelling advancement in the realm of efficiency analysis</w:t>
      </w:r>
      <w:del w:id="138" w:author="Jose Luis Zofio Prieto" w:date="2024-09-04T10:18:00Z">
        <w:r w:rsidRPr="00DB0612" w:rsidDel="001B2E08">
          <w:delText>,</w:delText>
        </w:r>
      </w:del>
      <w:r w:rsidRPr="00DB0612">
        <w:t xml:space="preserve">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ins w:id="139" w:author="Jose Luis Zofio Prieto" w:date="2024-09-04T10:18:00Z">
        <w:r w:rsidR="001B2E08">
          <w:t>,</w:t>
        </w:r>
      </w:ins>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7A49F6">
        <w:rPr>
          <w:i/>
          <w:iCs/>
          <w:rPrChange w:id="140" w:author="Jose Luis Zofio Prieto" w:date="2024-09-04T11:34:00Z">
            <w:rPr/>
          </w:rPrChange>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38EE34E0" w14:textId="71FA0FE5" w:rsidR="00EE4803" w:rsidDel="000573FD" w:rsidRDefault="00EE4803" w:rsidP="00EE4803">
      <w:pPr>
        <w:spacing w:line="360" w:lineRule="auto"/>
        <w:rPr>
          <w:del w:id="141" w:author="Jose Luis Zofio Prieto" w:date="2024-09-04T11:21:00Z"/>
        </w:rPr>
      </w:pPr>
    </w:p>
    <w:p w14:paraId="256F4985" w14:textId="2E7F2CCF" w:rsidR="00EE4803" w:rsidRDefault="00EE4803" w:rsidP="00EE4803">
      <w:pPr>
        <w:spacing w:line="360" w:lineRule="auto"/>
      </w:pPr>
      <w:r>
        <w:t xml:space="preserve">2. </w:t>
      </w:r>
      <w:r w:rsidRPr="007A49F6">
        <w:rPr>
          <w:i/>
          <w:iCs/>
          <w:rPrChange w:id="142" w:author="Jose Luis Zofio Prieto" w:date="2024-09-04T11:34:00Z">
            <w:rPr/>
          </w:rPrChange>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39644C7B" w14:textId="7DBB1BBD" w:rsidR="00EE4803" w:rsidDel="007A49F6" w:rsidRDefault="00EE4803" w:rsidP="00EE4803">
      <w:pPr>
        <w:spacing w:line="360" w:lineRule="auto"/>
        <w:rPr>
          <w:del w:id="143" w:author="Jose Luis Zofio Prieto" w:date="2024-09-04T11:33:00Z"/>
        </w:rPr>
      </w:pPr>
    </w:p>
    <w:p w14:paraId="57D6EA5E" w14:textId="5C4104FB" w:rsidR="00EE4803" w:rsidRDefault="00EE4803" w:rsidP="00EE4803">
      <w:pPr>
        <w:spacing w:line="360" w:lineRule="auto"/>
      </w:pPr>
      <w:r>
        <w:lastRenderedPageBreak/>
        <w:t xml:space="preserve">3. </w:t>
      </w:r>
      <w:r w:rsidRPr="007A49F6">
        <w:rPr>
          <w:i/>
          <w:iCs/>
          <w:rPrChange w:id="144" w:author="Jose Luis Zofio Prieto" w:date="2024-09-04T11:34:00Z">
            <w:rPr/>
          </w:rPrChange>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machine learning.</w:t>
      </w:r>
      <w:r w:rsidR="007A49F6">
        <w:t xml:space="preserve"> The adoption of other classification methods and number of labels, e.g. graduating inefficiency score into groups, also constitutes a promising venue of future research. </w:t>
      </w:r>
    </w:p>
    <w:p w14:paraId="139AD21C" w14:textId="4D7CDD81" w:rsidR="00EE4803" w:rsidDel="007A49F6" w:rsidRDefault="00EE4803" w:rsidP="00EE4803">
      <w:pPr>
        <w:spacing w:line="360" w:lineRule="auto"/>
        <w:rPr>
          <w:del w:id="145" w:author="Jose Luis Zofio Prieto" w:date="2024-09-04T11:34:00Z"/>
        </w:rPr>
      </w:pP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 xml:space="preserve">for </w:t>
      </w:r>
      <w:proofErr w:type="gramStart"/>
      <w:r w:rsidR="00813144">
        <w:t>market oriented</w:t>
      </w:r>
      <w:proofErr w:type="gramEnd"/>
      <w:r w:rsidR="00813144">
        <w:t xml:space="preserve">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w:t>
      </w:r>
      <w:proofErr w:type="gramStart"/>
      <w:r>
        <w:t>an</w:t>
      </w:r>
      <w:proofErr w:type="gramEnd"/>
      <w:r>
        <w:t xml:space="preserve">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lastRenderedPageBreak/>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600A17D0" w14:textId="77777777" w:rsidR="00D24975" w:rsidRPr="00212559" w:rsidRDefault="00D24975"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E4079CC" w14:textId="77777777" w:rsidR="00D24975" w:rsidRPr="00BA1EC0" w:rsidRDefault="00D24975"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A8D9540" w14:textId="77777777" w:rsidR="00D24975" w:rsidRPr="00212559" w:rsidRDefault="00D24975"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4A381C0" w14:textId="77777777" w:rsidR="00D24975" w:rsidRDefault="00D24975" w:rsidP="00D742D6">
      <w:pPr>
        <w:spacing w:line="360" w:lineRule="auto"/>
      </w:pPr>
      <w:r w:rsidRPr="00131537">
        <w:t>Banker, R. D., &amp; Morey, R. C. (1986). Efficiency analysis for exogenously fixed inputs and outputs. Operations Research, 34(4), 513-521.</w:t>
      </w:r>
    </w:p>
    <w:p w14:paraId="3FB5AA38" w14:textId="77777777" w:rsidR="00D24975" w:rsidRPr="00131537" w:rsidRDefault="00D24975"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37500FC5" w14:textId="77777777" w:rsidR="00D24975" w:rsidRDefault="00D24975"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DD1CEA" w14:textId="780030B3" w:rsidR="003D6266" w:rsidRDefault="003D6266"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1579C1D9" w14:textId="77777777" w:rsidR="00D24975" w:rsidRPr="00212559" w:rsidRDefault="00D24975"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7B0E6E08" w14:textId="77777777" w:rsidR="00D24975" w:rsidRPr="00131537" w:rsidRDefault="00D24975"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73A01EB1" w14:textId="77777777" w:rsidR="00D24975" w:rsidRDefault="00D24975"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60C65AD1" w14:textId="77777777" w:rsidR="00D24975" w:rsidRPr="00131537" w:rsidRDefault="00D24975"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34970122" w14:textId="77777777" w:rsidR="00D24975" w:rsidRDefault="00D24975"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20133CD6" w14:textId="77777777" w:rsidR="00D24975" w:rsidRDefault="00D24975"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2E40D0A" w14:textId="2EA1174E" w:rsidR="00C42E05" w:rsidRPr="00431912" w:rsidRDefault="00C42E05" w:rsidP="00607D39">
      <w:pPr>
        <w:spacing w:line="360" w:lineRule="auto"/>
        <w:rPr>
          <w:lang w:val="en-GB"/>
        </w:rPr>
      </w:pPr>
      <w:r w:rsidRPr="00C42E05">
        <w:rPr>
          <w:lang w:val="en-GB"/>
        </w:rPr>
        <w:t xml:space="preserve">Cortez, P., &amp; </w:t>
      </w:r>
      <w:proofErr w:type="spellStart"/>
      <w:r w:rsidRPr="00C42E05">
        <w:rPr>
          <w:lang w:val="en-GB"/>
        </w:rPr>
        <w:t>Embrechts</w:t>
      </w:r>
      <w:proofErr w:type="spellEnd"/>
      <w:r w:rsidRPr="00C42E05">
        <w:rPr>
          <w:lang w:val="en-GB"/>
        </w:rPr>
        <w:t>, M. J. (2013). Using sensitivity analysis and visualization techniques to open black box data mining models. Information Sciences, 225, 1-17.</w:t>
      </w:r>
    </w:p>
    <w:p w14:paraId="1D119C29" w14:textId="77777777" w:rsidR="00D24975" w:rsidRPr="00212559" w:rsidRDefault="00D24975"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7A09022" w14:textId="77777777" w:rsidR="00D24975" w:rsidRPr="006A3F91" w:rsidRDefault="00D24975" w:rsidP="00E70598">
      <w:pPr>
        <w:spacing w:line="360" w:lineRule="auto"/>
        <w:rPr>
          <w:lang w:val="es-ES"/>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proofErr w:type="spellStart"/>
      <w:r w:rsidRPr="006A3F91">
        <w:rPr>
          <w:i/>
          <w:iCs/>
          <w:lang w:val="es-ES"/>
        </w:rPr>
        <w:t>Computers</w:t>
      </w:r>
      <w:proofErr w:type="spellEnd"/>
      <w:r w:rsidRPr="006A3F91">
        <w:rPr>
          <w:i/>
          <w:iCs/>
          <w:lang w:val="es-ES"/>
        </w:rPr>
        <w:t xml:space="preserve"> &amp; Industrial </w:t>
      </w:r>
      <w:proofErr w:type="spellStart"/>
      <w:r w:rsidRPr="006A3F91">
        <w:rPr>
          <w:i/>
          <w:iCs/>
          <w:lang w:val="es-ES"/>
        </w:rPr>
        <w:t>Engineering</w:t>
      </w:r>
      <w:proofErr w:type="spellEnd"/>
      <w:r w:rsidRPr="006A3F91">
        <w:rPr>
          <w:lang w:val="es-ES"/>
        </w:rPr>
        <w:t>, </w:t>
      </w:r>
      <w:r w:rsidRPr="006A3F91">
        <w:rPr>
          <w:i/>
          <w:iCs/>
          <w:lang w:val="es-ES"/>
        </w:rPr>
        <w:t>56</w:t>
      </w:r>
      <w:r w:rsidRPr="006A3F91">
        <w:rPr>
          <w:lang w:val="es-ES"/>
        </w:rPr>
        <w:t>(1), 249-254.</w:t>
      </w:r>
    </w:p>
    <w:p w14:paraId="75C64DE0" w14:textId="77777777" w:rsidR="00D24975" w:rsidRPr="00131537" w:rsidRDefault="00D24975" w:rsidP="006E48EB">
      <w:pPr>
        <w:spacing w:line="360" w:lineRule="auto"/>
      </w:pPr>
      <w:r w:rsidRPr="006A3F91">
        <w:rPr>
          <w:lang w:val="es-ES"/>
        </w:rPr>
        <w:t xml:space="preserve">Esteve, M., Aparicio, J., Rabasa, A., &amp; </w:t>
      </w:r>
      <w:proofErr w:type="spellStart"/>
      <w:r w:rsidRPr="006A3F91">
        <w:rPr>
          <w:lang w:val="es-ES"/>
        </w:rPr>
        <w:t>Rodriguez</w:t>
      </w:r>
      <w:proofErr w:type="spellEnd"/>
      <w:r w:rsidRPr="006A3F91">
        <w:rPr>
          <w:lang w:val="es-ES"/>
        </w:rPr>
        <w:t xml:space="preserve">-Sala, J. J. (2020). </w:t>
      </w:r>
      <w:r w:rsidRPr="00A94464">
        <w:t>Efficiency analysis trees: A new methodology for estimating production frontiers through decision trees. Expert Systems with Applications, 162, 113783.</w:t>
      </w:r>
    </w:p>
    <w:p w14:paraId="53A68F4C" w14:textId="77777777" w:rsidR="00D24975" w:rsidRDefault="00D24975"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37D43971" w14:textId="77777777" w:rsidR="00D24975" w:rsidRPr="00212559" w:rsidRDefault="00D24975"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63AC6DEE" w14:textId="77777777" w:rsidR="00D24975" w:rsidRPr="009D7BB7" w:rsidRDefault="00D24975" w:rsidP="008F0011">
      <w:pPr>
        <w:spacing w:line="360" w:lineRule="auto"/>
        <w:rPr>
          <w:lang w:val="en-GB"/>
        </w:rPr>
      </w:pPr>
      <w:r>
        <w:t xml:space="preserve">Goodfellow, I., Bengio, Y., &amp; Courville, A. (2016). Deep Learning. </w:t>
      </w:r>
      <w:r w:rsidRPr="009D7BB7">
        <w:rPr>
          <w:lang w:val="en-GB"/>
        </w:rPr>
        <w:t>MIT Press.</w:t>
      </w:r>
    </w:p>
    <w:p w14:paraId="6902210B" w14:textId="77777777" w:rsidR="00D24975" w:rsidRPr="00212559" w:rsidRDefault="00D24975"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1BA9E2E" w14:textId="77777777" w:rsidR="00D24975" w:rsidRPr="00212559" w:rsidRDefault="00D24975"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3F5315DD" w14:textId="77777777" w:rsidR="00D24975" w:rsidRDefault="00D24975"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17AA03D" w14:textId="77777777" w:rsidR="00D24975" w:rsidRDefault="00D24975"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348482F4" w14:textId="370FE520" w:rsidR="00B90CB0" w:rsidRPr="00212559" w:rsidDel="00F43467" w:rsidRDefault="00F43467" w:rsidP="00E70598">
      <w:pPr>
        <w:spacing w:line="360" w:lineRule="auto"/>
        <w:rPr>
          <w:del w:id="146" w:author="Gonzalez Moyano, Ricardo" w:date="2024-09-16T12:30:00Z" w16du:dateUtc="2024-09-16T10:30:00Z"/>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08624604" w14:textId="77777777" w:rsidR="00D24975" w:rsidRPr="00B559FA" w:rsidRDefault="00D24975"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3D24B2B0" w14:textId="77777777" w:rsidR="00D24975" w:rsidRDefault="00D24975"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43E7DC5C" w14:textId="77777777" w:rsidR="00D24975" w:rsidRDefault="00D24975"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30FD87C5" w14:textId="77777777" w:rsidR="00D24975" w:rsidRPr="00212559" w:rsidRDefault="00D24975"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094E5BF3" w14:textId="77777777" w:rsidR="00D24975" w:rsidRPr="009D1A09" w:rsidRDefault="00D24975"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1E2A226A" w14:textId="77777777" w:rsidR="00D24975" w:rsidRDefault="00D24975"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1770BA2" w14:textId="77777777" w:rsidR="00D24975" w:rsidRPr="00212559" w:rsidRDefault="00D24975"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5F06187F" w14:textId="77777777" w:rsidR="00D24975" w:rsidRPr="00212559" w:rsidRDefault="00D24975"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07E6A764" w14:textId="77777777" w:rsidR="00D24975" w:rsidRDefault="00D24975" w:rsidP="008F0011">
      <w:pPr>
        <w:spacing w:line="360" w:lineRule="auto"/>
      </w:pPr>
      <w:r w:rsidRPr="00212559">
        <w:rPr>
          <w:lang w:val="en-GB"/>
        </w:rPr>
        <w:t xml:space="preserve">LeCun, Y., Bengio, Y., &amp; Hinton, G. (2015). </w:t>
      </w:r>
      <w:r>
        <w:t>Deep learning. Nature, 521(7553), 436-444.</w:t>
      </w:r>
    </w:p>
    <w:p w14:paraId="36B06658" w14:textId="77777777" w:rsidR="00D24975" w:rsidRPr="00212559" w:rsidRDefault="00D24975"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28530E98" w14:textId="77777777" w:rsidR="00D24975" w:rsidRPr="00212559" w:rsidRDefault="00D24975"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1563A1C8" w14:textId="77777777" w:rsidR="00D24975" w:rsidRPr="00212559" w:rsidRDefault="00D24975"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2A4230DA" w14:textId="77777777" w:rsidR="00D24975" w:rsidRPr="00212559" w:rsidRDefault="00D24975"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4858E1B4" w14:textId="77777777" w:rsidR="00D24975" w:rsidRPr="00212559" w:rsidRDefault="00D24975"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4D78D4F" w14:textId="77777777" w:rsidR="00D24975" w:rsidRDefault="00D24975"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2C54DE27" w14:textId="77777777" w:rsidR="00D24975" w:rsidRPr="009D1A09" w:rsidRDefault="00D24975" w:rsidP="004D2CDE">
      <w:pPr>
        <w:spacing w:line="360" w:lineRule="auto"/>
        <w:rPr>
          <w:lang w:val="en-GB"/>
        </w:rPr>
      </w:pPr>
      <w:r w:rsidRPr="009D1A09">
        <w:rPr>
          <w:lang w:val="en-GB"/>
        </w:rPr>
        <w:t xml:space="preserve">Omrani, H., Emrouznejad,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4EDB3876" w14:textId="77777777" w:rsidR="00D24975" w:rsidRPr="00212559" w:rsidRDefault="00D24975"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48549038" w14:textId="497A0995" w:rsidR="004B29B2" w:rsidRDefault="004B29B2" w:rsidP="004B29B2">
      <w:pPr>
        <w:spacing w:line="360" w:lineRule="auto"/>
      </w:pPr>
      <w:r>
        <w:t xml:space="preserve">Pastor, J.T., Aparicio, J., Zofío, J.L., 2022. </w:t>
      </w:r>
      <w:r w:rsidRPr="004B29B2">
        <w:rPr>
          <w:i/>
          <w:iCs/>
          <w:rPrChange w:id="147" w:author="Jose Luis Zofio Prieto" w:date="2024-09-03T10:23:00Z">
            <w:rPr/>
          </w:rPrChange>
        </w:rPr>
        <w:t xml:space="preserve">Benchmarking </w:t>
      </w:r>
      <w:r w:rsidR="00867AE0">
        <w:rPr>
          <w:i/>
          <w:iCs/>
        </w:rPr>
        <w:t>E</w:t>
      </w:r>
      <w:r w:rsidRPr="004B29B2">
        <w:rPr>
          <w:i/>
          <w:iCs/>
          <w:rPrChange w:id="148" w:author="Jose Luis Zofio Prieto" w:date="2024-09-03T10:23:00Z">
            <w:rPr/>
          </w:rPrChange>
        </w:rPr>
        <w:t xml:space="preserve">conomic </w:t>
      </w:r>
      <w:r w:rsidR="00867AE0">
        <w:rPr>
          <w:i/>
          <w:iCs/>
        </w:rPr>
        <w:t>E</w:t>
      </w:r>
      <w:r w:rsidRPr="004B29B2">
        <w:rPr>
          <w:i/>
          <w:iCs/>
          <w:rPrChange w:id="149" w:author="Jose Luis Zofio Prieto" w:date="2024-09-03T10:23:00Z">
            <w:rPr/>
          </w:rPrChange>
        </w:rPr>
        <w:t>fficiency</w:t>
      </w:r>
      <w:r>
        <w:t xml:space="preserve">: </w:t>
      </w:r>
      <w:r w:rsidRPr="004B29B2">
        <w:rPr>
          <w:i/>
          <w:iCs/>
          <w:rPrChange w:id="150" w:author="Jose Luis Zofio Prieto" w:date="2024-09-03T10:24:00Z">
            <w:rPr/>
          </w:rPrChange>
        </w:rPr>
        <w:t>Technical and Allocative Fundamentals</w:t>
      </w:r>
      <w:r>
        <w:t xml:space="preserve">. In: International Series </w:t>
      </w:r>
      <w:proofErr w:type="gramStart"/>
      <w:r>
        <w:t>In</w:t>
      </w:r>
      <w:proofErr w:type="gramEnd"/>
      <w:r>
        <w:t xml:space="preserve"> Operations Research &amp; Management Science, ISOR, vol. 315. Springer Verlag.</w:t>
      </w:r>
    </w:p>
    <w:p w14:paraId="4B11ECD8" w14:textId="6F2D8DF5" w:rsidR="00D24975" w:rsidRPr="00131537" w:rsidRDefault="00D24975"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09B7FC7B" w14:textId="77777777" w:rsidR="00D24975" w:rsidRDefault="00D24975"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195902B4" w14:textId="23D64CD2" w:rsidR="000C52AF" w:rsidRDefault="000C52AF"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0C8DC7FD" w14:textId="46006CC1" w:rsidR="00D24975" w:rsidRPr="00212559" w:rsidRDefault="00D24975"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63DDF65" w14:textId="77777777" w:rsidR="00D24975" w:rsidRDefault="00D24975"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7EAFFF27" w14:textId="77777777" w:rsidR="00D24975" w:rsidRPr="00E70598" w:rsidRDefault="00D24975" w:rsidP="00E70598">
      <w:pPr>
        <w:spacing w:line="360" w:lineRule="auto"/>
        <w:rPr>
          <w:lang w:val="es-ES"/>
        </w:rPr>
      </w:pPr>
      <w:proofErr w:type="spellStart"/>
      <w:r w:rsidRPr="006A3F91">
        <w:t>Tsionas</w:t>
      </w:r>
      <w:proofErr w:type="spellEnd"/>
      <w:r w:rsidRPr="006A3F91">
        <w:t xml:space="preserve">, M., Parmeter, C. F., &amp; Zelenyuk,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40DC76BA" w14:textId="77777777" w:rsidR="00D24975" w:rsidRDefault="00D24975"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64C38546" w14:textId="77777777" w:rsidR="00D24975" w:rsidRDefault="00D24975" w:rsidP="00E70598">
      <w:pPr>
        <w:spacing w:line="360" w:lineRule="auto"/>
        <w:rPr>
          <w:lang w:val="es-ES"/>
        </w:rPr>
      </w:pPr>
      <w:r w:rsidRPr="00E70598">
        <w:rPr>
          <w:lang w:val="es-ES"/>
        </w:rPr>
        <w:lastRenderedPageBreak/>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3BDCC81D" w14:textId="77777777" w:rsidR="00D24975" w:rsidRDefault="00D24975"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1FF5D9C7" w14:textId="77777777" w:rsidR="00D24975" w:rsidRDefault="00D24975"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35B06795" w14:textId="77777777" w:rsidR="00D24975" w:rsidRPr="009F4648" w:rsidRDefault="00D24975"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4B829320" w14:textId="77777777" w:rsidR="00D24975" w:rsidRDefault="00D24975"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6B52FDDA" w14:textId="77777777" w:rsidR="00D24975" w:rsidRPr="00BA1EC0" w:rsidRDefault="00D24975"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9E17C1E" w14:textId="77777777" w:rsidR="00D24975" w:rsidRDefault="00D24975"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t>.</w:t>
      </w:r>
    </w:p>
    <w:p w14:paraId="0A6388B5" w14:textId="77777777" w:rsidR="00D24975" w:rsidRPr="00B760E6" w:rsidRDefault="00D24975" w:rsidP="00B760E6">
      <w:pPr>
        <w:spacing w:line="360" w:lineRule="auto"/>
        <w:rPr>
          <w:lang w:val="en-GB"/>
        </w:rPr>
      </w:pPr>
      <w:r w:rsidRPr="007A5973">
        <w:rPr>
          <w:lang w:val="en-GB"/>
        </w:rPr>
        <w:t>Zhu, J. (2022). DEA under big data: Data enabled analytics and network data envelopment analysis. Annals of Operations Research, 309(2), 7</w:t>
      </w:r>
    </w:p>
    <w:p w14:paraId="27803A42" w14:textId="77777777" w:rsidR="00D24975" w:rsidRDefault="00D24975" w:rsidP="00E70598">
      <w:pPr>
        <w:spacing w:line="360" w:lineRule="auto"/>
        <w:rPr>
          <w:ins w:id="151" w:author="Gonzalez Moyano, Ricardo" w:date="2024-09-05T10:39:00Z" w16du:dateUtc="2024-09-05T08:39:00Z"/>
          <w:lang w:val="en-GB"/>
        </w:rPr>
      </w:pPr>
      <w:r w:rsidRPr="00212559">
        <w:rPr>
          <w:lang w:val="en-GB"/>
        </w:rPr>
        <w:t>Zhu, N., Zhu, C., &amp; Emrouznejad,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5D54B41D" w14:textId="77777777" w:rsidR="003D6266" w:rsidRDefault="003D6266" w:rsidP="00E70598">
      <w:pPr>
        <w:spacing w:line="360" w:lineRule="auto"/>
        <w:rPr>
          <w:lang w:val="en-GB"/>
        </w:rPr>
      </w:pPr>
    </w:p>
    <w:sectPr w:rsidR="003D6266"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7"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8"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9"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20" w:author="Gonzalez Moyano, Ricardo" w:date="2024-09-17T13:27:00Z" w:initials="RG">
    <w:p w14:paraId="0E057839" w14:textId="77777777" w:rsidR="002E58C4" w:rsidRDefault="002E58C4" w:rsidP="002E58C4">
      <w:pPr>
        <w:pStyle w:val="Textocomentario"/>
        <w:jc w:val="left"/>
      </w:pPr>
      <w:r>
        <w:rPr>
          <w:rStyle w:val="Refdecomentario"/>
        </w:rPr>
        <w:annotationRef/>
      </w:r>
      <w:r>
        <w:t>¿Con esto bastaría para motivar las técnicas?</w:t>
      </w:r>
    </w:p>
  </w:comment>
  <w:comment w:id="22" w:author="Jose Luis Zofio Prieto" w:date="2024-08-30T17:27:00Z" w:initials="JLZP">
    <w:p w14:paraId="69C3D7DF" w14:textId="561E99E5"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24"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25" w:author="Jose Luis Zofio Prieto" w:date="2024-09-03T10:38:00Z" w:initials="JLZP">
    <w:p w14:paraId="1E4C9382" w14:textId="445536A8" w:rsidR="00117262" w:rsidRDefault="00117262">
      <w:pPr>
        <w:pStyle w:val="Textocomentario"/>
      </w:pPr>
      <w:r>
        <w:rPr>
          <w:rStyle w:val="Refdecomentario"/>
        </w:rPr>
        <w:annotationRef/>
      </w:r>
      <w:r>
        <w:t xml:space="preserve">He metido una nota explicando que las medidas aditivas excluye la posibilidad que aparezcan slacks como con las radiales. Tenemos que hablar esto porque esto hace que el uso de (3) posteriomente pueda ser criticado, si es que puede haber slacks con el nuevo método.  </w:t>
      </w:r>
    </w:p>
  </w:comment>
  <w:comment w:id="38"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39" w:author="Gonzalez Moyano, Ricardo" w:date="2024-09-19T13:45:00Z" w:initials="RG">
    <w:p w14:paraId="750B7A96" w14:textId="77777777" w:rsidR="00820EBB" w:rsidRDefault="00820EBB" w:rsidP="00820EBB">
      <w:pPr>
        <w:pStyle w:val="Textocomentario"/>
        <w:jc w:val="left"/>
      </w:pPr>
      <w:r>
        <w:rPr>
          <w:rStyle w:val="Refdecomentario"/>
        </w:rPr>
        <w:annotationRef/>
      </w:r>
      <w:r>
        <w:t>Ya estaría resuelto</w:t>
      </w:r>
    </w:p>
  </w:comment>
  <w:comment w:id="44" w:author="Jose Luis Zofio Prieto" w:date="2024-09-03T14:15:00Z" w:initials="JLZP">
    <w:p w14:paraId="41737648" w14:textId="2288658E"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45"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54" w:author="Jose Luis Zofio Prieto" w:date="2024-09-03T11:12:00Z" w:initials="JLZP">
    <w:p w14:paraId="40B266EA" w14:textId="77777777" w:rsidR="006C5833" w:rsidRDefault="006C5833" w:rsidP="006C5833">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55" w:author="Gonzalez Moyano, Ricardo" w:date="2024-09-05T13:47:00Z" w:initials="RG">
    <w:p w14:paraId="1722E3A5" w14:textId="77777777" w:rsidR="006C5833" w:rsidRDefault="006C5833" w:rsidP="006C5833">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63"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72"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82" w:author="Jose Luis Zofio Prieto" w:date="2024-09-03T11:51:00Z" w:initials="JLZP">
    <w:p w14:paraId="55B62608" w14:textId="4E5C9F22" w:rsidR="00117262" w:rsidRDefault="00117262">
      <w:pPr>
        <w:pStyle w:val="Textocomentario"/>
      </w:pPr>
      <w:r>
        <w:rPr>
          <w:rStyle w:val="Refdecomentario"/>
        </w:rPr>
        <w:annotationRef/>
      </w:r>
      <w:r>
        <w:t xml:space="preserve">Esto no tiene nada que ver con los inputs y outputs del modelo ¿verdad? Entonces mejor cambiar input por ‘decision’ o algo así para no rear confusion.  </w:t>
      </w:r>
    </w:p>
  </w:comment>
  <w:comment w:id="83" w:author="Gonzalez Moyano, Ricardo" w:date="2024-09-06T12:30:00Z" w:initials="RG">
    <w:p w14:paraId="29208CA1" w14:textId="77777777" w:rsidR="00C42E05" w:rsidRDefault="00C42E05" w:rsidP="00C42E05">
      <w:pPr>
        <w:pStyle w:val="Textocomentario"/>
        <w:jc w:val="left"/>
      </w:pPr>
      <w:r>
        <w:rPr>
          <w:rStyle w:val="Refdecomentario"/>
        </w:rPr>
        <w:annotationRef/>
      </w:r>
      <w:r>
        <w:t>Exacto, no son los inputs de DEA. Aquí se refiere a las entradas, al vector que se perturba para ver cómo varia la predicción del modelo.</w:t>
      </w:r>
    </w:p>
  </w:comment>
  <w:comment w:id="84" w:author="Jose Luis Zofio Prieto" w:date="2024-09-03T11:52:00Z" w:initials="JLZP">
    <w:p w14:paraId="5251BE68" w14:textId="1E776AFE" w:rsidR="00117262" w:rsidRDefault="00117262">
      <w:pPr>
        <w:pStyle w:val="Textocomentario"/>
      </w:pPr>
      <w:r>
        <w:rPr>
          <w:rStyle w:val="Refdecomentario"/>
        </w:rPr>
        <w:annotationRef/>
      </w:r>
      <w:r>
        <w:t>De nuevo</w:t>
      </w:r>
    </w:p>
  </w:comment>
  <w:comment w:id="85" w:author="Jose Luis Zofio Prieto" w:date="2024-09-03T11:52:00Z" w:initials="JLZP">
    <w:p w14:paraId="334789B6" w14:textId="7E894A7A" w:rsidR="00117262" w:rsidRDefault="00117262">
      <w:pPr>
        <w:pStyle w:val="Textocomentario"/>
      </w:pPr>
      <w:r>
        <w:rPr>
          <w:rStyle w:val="Refdecomentario"/>
        </w:rPr>
        <w:annotationRef/>
      </w:r>
      <w:r>
        <w:t>De nuevo</w:t>
      </w:r>
    </w:p>
  </w:comment>
  <w:comment w:id="86"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90"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91"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92"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93"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94"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97"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98"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99"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100" w:author="Gonzalez Moyano, Ricardo" w:date="2024-09-06T10:51:00Z" w:initials="RG">
    <w:p w14:paraId="7EBA637E" w14:textId="77777777" w:rsidR="00935D8C" w:rsidRDefault="00935D8C" w:rsidP="00935D8C">
      <w:pPr>
        <w:pStyle w:val="Textocomentario"/>
        <w:jc w:val="left"/>
      </w:pPr>
      <w:r>
        <w:rPr>
          <w:rStyle w:val="Refdecomentario"/>
        </w:rPr>
        <w:annotationRef/>
      </w:r>
      <w:r>
        <w:t>Se podría ampliar indicando que utilizamos un método desarrollado por Cortez Monte-Carlo SA, que en vez de coger un vector con los datos que modificar, lo que hace es coger muestras “</w:t>
      </w:r>
      <w:r>
        <w:rPr>
          <w:color w:val="1F1F1F"/>
        </w:rPr>
        <w:t>except that this method uses several training samples instead of the baseline vector</w:t>
      </w:r>
      <w:r>
        <w:t xml:space="preserve"> ”. La justificación para utilizar el Monte-Carlo SA es que ofrece unos porcentajes razonables, con los otros métodos disponibles no. Por eso no lo he añadido, peor podemos meterlo.</w:t>
      </w:r>
    </w:p>
  </w:comment>
  <w:comment w:id="105"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106" w:author="Jose Luis Zofio Prieto" w:date="2024-09-03T16:04:00Z" w:initials="JLZP">
    <w:p w14:paraId="42CFA42F" w14:textId="00A5AE78" w:rsidR="00117262" w:rsidRDefault="00117262">
      <w:pPr>
        <w:pStyle w:val="Textocomentario"/>
      </w:pPr>
      <w:r>
        <w:rPr>
          <w:rStyle w:val="Refdecomentario"/>
        </w:rPr>
        <w:annotationRef/>
      </w:r>
      <w:r>
        <w:t>?</w:t>
      </w:r>
    </w:p>
  </w:comment>
  <w:comment w:id="107"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108"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109"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110"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111"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112"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113"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114"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115"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116"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117"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118"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119"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121"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124"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129"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130"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132"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133"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135"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136"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0E057839" w15:done="0"/>
  <w15:commentEx w15:paraId="69C3D7DF" w15:done="0"/>
  <w15:commentEx w15:paraId="56901A07" w15:done="0"/>
  <w15:commentEx w15:paraId="1E4C9382" w15:done="0"/>
  <w15:commentEx w15:paraId="778289C5" w15:done="0"/>
  <w15:commentEx w15:paraId="750B7A96" w15:paraIdParent="778289C5" w15:done="0"/>
  <w15:commentEx w15:paraId="41737648" w15:done="0"/>
  <w15:commentEx w15:paraId="08BCEB14" w15:paraIdParent="41737648" w15:done="0"/>
  <w15:commentEx w15:paraId="40B266EA" w15:done="0"/>
  <w15:commentEx w15:paraId="1722E3A5" w15:paraIdParent="40B266EA" w15:done="0"/>
  <w15:commentEx w15:paraId="57EAE742" w15:done="0"/>
  <w15:commentEx w15:paraId="6069ED7E" w15:done="0"/>
  <w15:commentEx w15:paraId="55B62608" w15:done="0"/>
  <w15:commentEx w15:paraId="29208CA1" w15:paraIdParent="55B62608" w15:done="0"/>
  <w15:commentEx w15:paraId="5251BE68" w15:done="0"/>
  <w15:commentEx w15:paraId="334789B6" w15:done="0"/>
  <w15:commentEx w15:paraId="73FB1697" w15:done="0"/>
  <w15:commentEx w15:paraId="4B76CF48" w15:done="0"/>
  <w15:commentEx w15:paraId="2BDBB4E0" w15:paraIdParent="4B76CF48" w15:done="0"/>
  <w15:commentEx w15:paraId="0809CBE7" w15:done="0"/>
  <w15:commentEx w15:paraId="105E06A7" w15:paraIdParent="0809CBE7" w15:done="0"/>
  <w15:commentEx w15:paraId="5042E882" w15:done="0"/>
  <w15:commentEx w15:paraId="3DCA7045" w15:done="0"/>
  <w15:commentEx w15:paraId="0A14F4EC" w15:paraIdParent="3DCA7045" w15:done="0"/>
  <w15:commentEx w15:paraId="36CF5212" w15:done="0"/>
  <w15:commentEx w15:paraId="7EBA637E" w15:paraIdParent="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364A2E9" w16cex:dateUtc="2024-09-17T11:27:00Z"/>
  <w16cex:commentExtensible w16cex:durableId="2A7C7F68" w16cex:dateUtc="2024-08-30T15:27:00Z"/>
  <w16cex:commentExtensible w16cex:durableId="2A7C86FB" w16cex:dateUtc="2024-08-30T15:59:00Z"/>
  <w16cex:commentExtensible w16cex:durableId="2A816591" w16cex:dateUtc="2024-09-03T08:38:00Z"/>
  <w16cex:commentExtensible w16cex:durableId="2A816CD2" w16cex:dateUtc="2024-09-03T09:09:00Z"/>
  <w16cex:commentExtensible w16cex:durableId="121F35AF" w16cex:dateUtc="2024-09-19T11:45:00Z"/>
  <w16cex:commentExtensible w16cex:durableId="2A819895" w16cex:dateUtc="2024-09-03T12:15:00Z"/>
  <w16cex:commentExtensible w16cex:durableId="79F8FB77" w16cex:dateUtc="2024-09-06T10:22:00Z"/>
  <w16cex:commentExtensible w16cex:durableId="4571A5AA" w16cex:dateUtc="2024-09-03T09:12:00Z"/>
  <w16cex:commentExtensible w16cex:durableId="0AAA0FA8" w16cex:dateUtc="2024-09-05T11:47:00Z"/>
  <w16cex:commentExtensible w16cex:durableId="2A816F90" w16cex:dateUtc="2024-09-03T09:20:00Z"/>
  <w16cex:commentExtensible w16cex:durableId="2A817246" w16cex:dateUtc="2024-09-03T09:32:00Z"/>
  <w16cex:commentExtensible w16cex:durableId="2A8176B7" w16cex:dateUtc="2024-09-03T09:51:00Z"/>
  <w16cex:commentExtensible w16cex:durableId="51BCFFB3" w16cex:dateUtc="2024-09-06T10:30:00Z"/>
  <w16cex:commentExtensible w16cex:durableId="2A817706" w16cex:dateUtc="2024-09-03T09:52:00Z"/>
  <w16cex:commentExtensible w16cex:durableId="2A817713" w16cex:dateUtc="2024-09-03T09:5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0DCD19B5" w16cex:dateUtc="2024-09-06T08:51: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0E057839" w16cid:durableId="2364A2E9"/>
  <w16cid:commentId w16cid:paraId="69C3D7DF" w16cid:durableId="2A7C7F68"/>
  <w16cid:commentId w16cid:paraId="56901A07" w16cid:durableId="2A7C86FB"/>
  <w16cid:commentId w16cid:paraId="1E4C9382" w16cid:durableId="2A816591"/>
  <w16cid:commentId w16cid:paraId="778289C5" w16cid:durableId="2A816CD2"/>
  <w16cid:commentId w16cid:paraId="750B7A96" w16cid:durableId="121F35AF"/>
  <w16cid:commentId w16cid:paraId="41737648" w16cid:durableId="2A819895"/>
  <w16cid:commentId w16cid:paraId="08BCEB14" w16cid:durableId="79F8FB77"/>
  <w16cid:commentId w16cid:paraId="40B266EA" w16cid:durableId="4571A5AA"/>
  <w16cid:commentId w16cid:paraId="1722E3A5" w16cid:durableId="0AAA0FA8"/>
  <w16cid:commentId w16cid:paraId="57EAE742" w16cid:durableId="2A816F90"/>
  <w16cid:commentId w16cid:paraId="6069ED7E" w16cid:durableId="2A817246"/>
  <w16cid:commentId w16cid:paraId="55B62608" w16cid:durableId="2A8176B7"/>
  <w16cid:commentId w16cid:paraId="29208CA1" w16cid:durableId="51BCFFB3"/>
  <w16cid:commentId w16cid:paraId="5251BE68" w16cid:durableId="2A817706"/>
  <w16cid:commentId w16cid:paraId="334789B6" w16cid:durableId="2A817713"/>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7EBA637E" w16cid:durableId="0DCD19B5"/>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16754" w14:textId="77777777" w:rsidR="00F5150F" w:rsidRDefault="00F5150F" w:rsidP="00CF3C28">
      <w:pPr>
        <w:spacing w:after="0" w:line="240" w:lineRule="auto"/>
      </w:pPr>
      <w:r>
        <w:separator/>
      </w:r>
    </w:p>
  </w:endnote>
  <w:endnote w:type="continuationSeparator" w:id="0">
    <w:p w14:paraId="4D7A707A" w14:textId="77777777" w:rsidR="00F5150F" w:rsidRDefault="00F5150F" w:rsidP="00CF3C28">
      <w:pPr>
        <w:spacing w:after="0" w:line="240" w:lineRule="auto"/>
      </w:pPr>
      <w:r>
        <w:continuationSeparator/>
      </w:r>
    </w:p>
  </w:endnote>
  <w:endnote w:type="continuationNotice" w:id="1">
    <w:p w14:paraId="5F263638" w14:textId="77777777" w:rsidR="00F5150F" w:rsidRDefault="00F515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End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43516" w14:textId="77777777" w:rsidR="00F5150F" w:rsidRDefault="00F5150F" w:rsidP="00CF3C28">
      <w:pPr>
        <w:spacing w:after="0" w:line="240" w:lineRule="auto"/>
      </w:pPr>
      <w:r>
        <w:separator/>
      </w:r>
    </w:p>
  </w:footnote>
  <w:footnote w:type="continuationSeparator" w:id="0">
    <w:p w14:paraId="213E1CC9" w14:textId="77777777" w:rsidR="00F5150F" w:rsidRDefault="00F5150F" w:rsidP="00CF3C28">
      <w:pPr>
        <w:spacing w:after="0" w:line="240" w:lineRule="auto"/>
      </w:pPr>
      <w:r>
        <w:continuationSeparator/>
      </w:r>
    </w:p>
  </w:footnote>
  <w:footnote w:type="continuationNotice" w:id="1">
    <w:p w14:paraId="3257A59D" w14:textId="77777777" w:rsidR="00F5150F" w:rsidRDefault="00F5150F">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7E3C2380" w:rsidR="00117262" w:rsidRPr="003273EC" w:rsidRDefault="00117262">
      <w:pPr>
        <w:pStyle w:val="Textonotapie"/>
        <w:rPr>
          <w:lang w:val="es-ES"/>
        </w:rPr>
      </w:pPr>
      <w:r>
        <w:rPr>
          <w:rStyle w:val="Refdenotaalpie"/>
        </w:rPr>
        <w:footnoteRef/>
      </w:r>
      <w:r>
        <w:t xml:space="preserve"> We consider the radially oriented output measure (3) for simplicity, but other ‘graph’ measures accounting for both inputs and outputs like the directional distance function or hyperbolic function could be considered. </w:t>
      </w:r>
    </w:p>
  </w:footnote>
  <w:footnote w:id="4">
    <w:p w14:paraId="45EDDB94" w14:textId="48033555" w:rsidR="00117262" w:rsidRPr="00177688" w:rsidRDefault="00117262" w:rsidP="00886BDA">
      <w:pPr>
        <w:pStyle w:val="Textonotapie"/>
        <w:rPr>
          <w:ins w:id="26" w:author="Jose Luis Zofio Prieto" w:date="2024-09-03T10:37:00Z"/>
          <w:lang w:val="es-E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trackRevisions/>
  <w:defaultTabStop w:val="708"/>
  <w:hyphenationZone w:val="425"/>
  <w:characterSpacingControl w:val="doNotCompress"/>
  <w:hdrShapeDefaults>
    <o:shapedefaults v:ext="edit" spidmax="20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5D09"/>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51A"/>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6463"/>
    <w:rsid w:val="000A78C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2AF"/>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31C3"/>
    <w:rsid w:val="000E598E"/>
    <w:rsid w:val="000E5A10"/>
    <w:rsid w:val="000F09BE"/>
    <w:rsid w:val="000F0E4E"/>
    <w:rsid w:val="000F15B6"/>
    <w:rsid w:val="000F1BDD"/>
    <w:rsid w:val="000F2210"/>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4FD"/>
    <w:rsid w:val="00110937"/>
    <w:rsid w:val="001116D7"/>
    <w:rsid w:val="0011202C"/>
    <w:rsid w:val="00113378"/>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7B76"/>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E1664"/>
    <w:rsid w:val="001E33AD"/>
    <w:rsid w:val="001E350F"/>
    <w:rsid w:val="001E42ED"/>
    <w:rsid w:val="001E5AA6"/>
    <w:rsid w:val="001E5AEA"/>
    <w:rsid w:val="001E6790"/>
    <w:rsid w:val="001E6A05"/>
    <w:rsid w:val="001E6B5C"/>
    <w:rsid w:val="001F09E1"/>
    <w:rsid w:val="001F1EC3"/>
    <w:rsid w:val="001F2307"/>
    <w:rsid w:val="001F3009"/>
    <w:rsid w:val="001F3E4D"/>
    <w:rsid w:val="001F4C56"/>
    <w:rsid w:val="001F4FB7"/>
    <w:rsid w:val="001F5163"/>
    <w:rsid w:val="001F51D0"/>
    <w:rsid w:val="00202998"/>
    <w:rsid w:val="002042BE"/>
    <w:rsid w:val="0020556C"/>
    <w:rsid w:val="0020563C"/>
    <w:rsid w:val="00205B22"/>
    <w:rsid w:val="00205C72"/>
    <w:rsid w:val="0020608D"/>
    <w:rsid w:val="002067B5"/>
    <w:rsid w:val="002109E7"/>
    <w:rsid w:val="00211207"/>
    <w:rsid w:val="0021196E"/>
    <w:rsid w:val="00211D95"/>
    <w:rsid w:val="00212559"/>
    <w:rsid w:val="0021258D"/>
    <w:rsid w:val="00213020"/>
    <w:rsid w:val="00213EC3"/>
    <w:rsid w:val="002148CC"/>
    <w:rsid w:val="00220444"/>
    <w:rsid w:val="00220CD0"/>
    <w:rsid w:val="00221A91"/>
    <w:rsid w:val="00222D8A"/>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94E"/>
    <w:rsid w:val="002E1A8E"/>
    <w:rsid w:val="002E1F90"/>
    <w:rsid w:val="002E2240"/>
    <w:rsid w:val="002E4456"/>
    <w:rsid w:val="002E4D66"/>
    <w:rsid w:val="002E58C4"/>
    <w:rsid w:val="002E5C42"/>
    <w:rsid w:val="002E6999"/>
    <w:rsid w:val="002E7CAD"/>
    <w:rsid w:val="002E7F8E"/>
    <w:rsid w:val="002F0002"/>
    <w:rsid w:val="002F2BC0"/>
    <w:rsid w:val="002F3DC6"/>
    <w:rsid w:val="002F528F"/>
    <w:rsid w:val="002F5639"/>
    <w:rsid w:val="002F5A60"/>
    <w:rsid w:val="00300764"/>
    <w:rsid w:val="00301357"/>
    <w:rsid w:val="00303A6A"/>
    <w:rsid w:val="00303EB9"/>
    <w:rsid w:val="00304307"/>
    <w:rsid w:val="00304D2C"/>
    <w:rsid w:val="00306903"/>
    <w:rsid w:val="0030791D"/>
    <w:rsid w:val="0031257A"/>
    <w:rsid w:val="0031292A"/>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467FC"/>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11E1"/>
    <w:rsid w:val="003B299A"/>
    <w:rsid w:val="003B3F2F"/>
    <w:rsid w:val="003B4B10"/>
    <w:rsid w:val="003B4E86"/>
    <w:rsid w:val="003B5F15"/>
    <w:rsid w:val="003B6A92"/>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37887"/>
    <w:rsid w:val="004405D9"/>
    <w:rsid w:val="004405FC"/>
    <w:rsid w:val="0044219B"/>
    <w:rsid w:val="00442395"/>
    <w:rsid w:val="00442CFB"/>
    <w:rsid w:val="004438B9"/>
    <w:rsid w:val="00443C74"/>
    <w:rsid w:val="00443F71"/>
    <w:rsid w:val="0044671C"/>
    <w:rsid w:val="00446CD0"/>
    <w:rsid w:val="00450693"/>
    <w:rsid w:val="00452D18"/>
    <w:rsid w:val="00453AB5"/>
    <w:rsid w:val="00453D7C"/>
    <w:rsid w:val="00454911"/>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5B5D"/>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14C"/>
    <w:rsid w:val="004B7154"/>
    <w:rsid w:val="004B743B"/>
    <w:rsid w:val="004C0372"/>
    <w:rsid w:val="004C126B"/>
    <w:rsid w:val="004C504A"/>
    <w:rsid w:val="004C5359"/>
    <w:rsid w:val="004C5784"/>
    <w:rsid w:val="004C6033"/>
    <w:rsid w:val="004C61B5"/>
    <w:rsid w:val="004C67AC"/>
    <w:rsid w:val="004D0A65"/>
    <w:rsid w:val="004D1F48"/>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5995"/>
    <w:rsid w:val="004F74B0"/>
    <w:rsid w:val="004F7643"/>
    <w:rsid w:val="004F7AC5"/>
    <w:rsid w:val="00501424"/>
    <w:rsid w:val="0050224C"/>
    <w:rsid w:val="00502459"/>
    <w:rsid w:val="005042AB"/>
    <w:rsid w:val="00504B83"/>
    <w:rsid w:val="00504DB9"/>
    <w:rsid w:val="00505061"/>
    <w:rsid w:val="0050510C"/>
    <w:rsid w:val="005055F7"/>
    <w:rsid w:val="005063A1"/>
    <w:rsid w:val="00506EBA"/>
    <w:rsid w:val="005078F3"/>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27C43"/>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708D"/>
    <w:rsid w:val="00572FFD"/>
    <w:rsid w:val="005730F6"/>
    <w:rsid w:val="00574410"/>
    <w:rsid w:val="005758FC"/>
    <w:rsid w:val="00577517"/>
    <w:rsid w:val="00577B7D"/>
    <w:rsid w:val="00580270"/>
    <w:rsid w:val="00582315"/>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AE7"/>
    <w:rsid w:val="005F5C7F"/>
    <w:rsid w:val="005F6ADE"/>
    <w:rsid w:val="005F7586"/>
    <w:rsid w:val="005F7948"/>
    <w:rsid w:val="005F7C0F"/>
    <w:rsid w:val="006001D4"/>
    <w:rsid w:val="00601FA2"/>
    <w:rsid w:val="00602CE6"/>
    <w:rsid w:val="00602EA5"/>
    <w:rsid w:val="00603309"/>
    <w:rsid w:val="006044DD"/>
    <w:rsid w:val="00606E17"/>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53"/>
    <w:rsid w:val="006251EF"/>
    <w:rsid w:val="00627AF3"/>
    <w:rsid w:val="00631E93"/>
    <w:rsid w:val="006321D6"/>
    <w:rsid w:val="00632950"/>
    <w:rsid w:val="00632E12"/>
    <w:rsid w:val="006330F7"/>
    <w:rsid w:val="00634580"/>
    <w:rsid w:val="00634EA9"/>
    <w:rsid w:val="00635456"/>
    <w:rsid w:val="006355F7"/>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3B9"/>
    <w:rsid w:val="006D2D3F"/>
    <w:rsid w:val="006D300F"/>
    <w:rsid w:val="006D3258"/>
    <w:rsid w:val="006D3795"/>
    <w:rsid w:val="006D39C4"/>
    <w:rsid w:val="006D584B"/>
    <w:rsid w:val="006D62DB"/>
    <w:rsid w:val="006D653D"/>
    <w:rsid w:val="006D720D"/>
    <w:rsid w:val="006E37BD"/>
    <w:rsid w:val="006E3FDD"/>
    <w:rsid w:val="006E4134"/>
    <w:rsid w:val="006E42B0"/>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1E4F"/>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1FAB"/>
    <w:rsid w:val="00742889"/>
    <w:rsid w:val="00742A47"/>
    <w:rsid w:val="00744357"/>
    <w:rsid w:val="0074477E"/>
    <w:rsid w:val="00744AA7"/>
    <w:rsid w:val="00747AB0"/>
    <w:rsid w:val="00750403"/>
    <w:rsid w:val="00750849"/>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07AB3"/>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28A"/>
    <w:rsid w:val="00866DEC"/>
    <w:rsid w:val="00867969"/>
    <w:rsid w:val="00867AE0"/>
    <w:rsid w:val="00870CE8"/>
    <w:rsid w:val="00870D7A"/>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2BFA"/>
    <w:rsid w:val="008C2C3E"/>
    <w:rsid w:val="008C34C6"/>
    <w:rsid w:val="008C690C"/>
    <w:rsid w:val="008C6ECE"/>
    <w:rsid w:val="008D0BE3"/>
    <w:rsid w:val="008D2126"/>
    <w:rsid w:val="008D2D3F"/>
    <w:rsid w:val="008D550D"/>
    <w:rsid w:val="008D6605"/>
    <w:rsid w:val="008E192B"/>
    <w:rsid w:val="008E2A7A"/>
    <w:rsid w:val="008E3328"/>
    <w:rsid w:val="008E3C03"/>
    <w:rsid w:val="008E4D09"/>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DB6"/>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379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04A"/>
    <w:rsid w:val="00B30460"/>
    <w:rsid w:val="00B307AA"/>
    <w:rsid w:val="00B30E31"/>
    <w:rsid w:val="00B31676"/>
    <w:rsid w:val="00B33176"/>
    <w:rsid w:val="00B33ABA"/>
    <w:rsid w:val="00B340E5"/>
    <w:rsid w:val="00B34ACA"/>
    <w:rsid w:val="00B35202"/>
    <w:rsid w:val="00B35336"/>
    <w:rsid w:val="00B35D21"/>
    <w:rsid w:val="00B36099"/>
    <w:rsid w:val="00B36E48"/>
    <w:rsid w:val="00B372A6"/>
    <w:rsid w:val="00B375D0"/>
    <w:rsid w:val="00B40551"/>
    <w:rsid w:val="00B4133E"/>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90CB0"/>
    <w:rsid w:val="00B913F2"/>
    <w:rsid w:val="00B91AB5"/>
    <w:rsid w:val="00B91B84"/>
    <w:rsid w:val="00B92A61"/>
    <w:rsid w:val="00B931EC"/>
    <w:rsid w:val="00B93F76"/>
    <w:rsid w:val="00B94619"/>
    <w:rsid w:val="00B949C0"/>
    <w:rsid w:val="00B94D08"/>
    <w:rsid w:val="00B94D8F"/>
    <w:rsid w:val="00B973EF"/>
    <w:rsid w:val="00BA07D1"/>
    <w:rsid w:val="00BA1912"/>
    <w:rsid w:val="00BA1D68"/>
    <w:rsid w:val="00BA1EC0"/>
    <w:rsid w:val="00BA221B"/>
    <w:rsid w:val="00BA2CFE"/>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AAE"/>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2E05"/>
    <w:rsid w:val="00C438AE"/>
    <w:rsid w:val="00C440A3"/>
    <w:rsid w:val="00C448FC"/>
    <w:rsid w:val="00C44ECA"/>
    <w:rsid w:val="00C46D88"/>
    <w:rsid w:val="00C50288"/>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03E4"/>
    <w:rsid w:val="00C82187"/>
    <w:rsid w:val="00C833EB"/>
    <w:rsid w:val="00C83B1E"/>
    <w:rsid w:val="00C8464D"/>
    <w:rsid w:val="00C84833"/>
    <w:rsid w:val="00C84933"/>
    <w:rsid w:val="00C859A2"/>
    <w:rsid w:val="00C862A2"/>
    <w:rsid w:val="00C8706C"/>
    <w:rsid w:val="00C8731C"/>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1F92"/>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3C76"/>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E00F77"/>
    <w:rsid w:val="00E013A3"/>
    <w:rsid w:val="00E02F71"/>
    <w:rsid w:val="00E032A1"/>
    <w:rsid w:val="00E03FF7"/>
    <w:rsid w:val="00E043C1"/>
    <w:rsid w:val="00E04883"/>
    <w:rsid w:val="00E0553B"/>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179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1475"/>
    <w:rsid w:val="00F01B23"/>
    <w:rsid w:val="00F01B4D"/>
    <w:rsid w:val="00F02307"/>
    <w:rsid w:val="00F026CD"/>
    <w:rsid w:val="00F039AB"/>
    <w:rsid w:val="00F05024"/>
    <w:rsid w:val="00F05F76"/>
    <w:rsid w:val="00F06070"/>
    <w:rsid w:val="00F06ED2"/>
    <w:rsid w:val="00F07774"/>
    <w:rsid w:val="00F07DD5"/>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21A7"/>
    <w:rsid w:val="00F42750"/>
    <w:rsid w:val="00F42F3A"/>
    <w:rsid w:val="00F43467"/>
    <w:rsid w:val="00F44AA5"/>
    <w:rsid w:val="00F4685C"/>
    <w:rsid w:val="00F47BB1"/>
    <w:rsid w:val="00F5150F"/>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B51"/>
    <w:rsid w:val="00FD74B5"/>
    <w:rsid w:val="00FE02B8"/>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image" Target="media/image27.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oleObject" Target="embeddings/oleObject40.bin"/><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3.bin"/><Relationship Id="rId79" Type="http://schemas.openxmlformats.org/officeDocument/2006/relationships/image" Target="media/image34.wmf"/><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image" Target="media/image43.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8.wmf"/><Relationship Id="rId48" Type="http://schemas.openxmlformats.org/officeDocument/2006/relationships/image" Target="media/image20.wmf"/><Relationship Id="rId64" Type="http://schemas.openxmlformats.org/officeDocument/2006/relationships/oleObject" Target="embeddings/oleObject27.bin"/><Relationship Id="rId69" Type="http://schemas.openxmlformats.org/officeDocument/2006/relationships/image" Target="media/image29.wmf"/><Relationship Id="rId80" Type="http://schemas.openxmlformats.org/officeDocument/2006/relationships/oleObject" Target="embeddings/oleObject36.bin"/><Relationship Id="rId85" Type="http://schemas.openxmlformats.org/officeDocument/2006/relationships/image" Target="media/image37.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5.png"/><Relationship Id="rId59" Type="http://schemas.openxmlformats.org/officeDocument/2006/relationships/image" Target="media/image25.wmf"/><Relationship Id="rId103" Type="http://schemas.openxmlformats.org/officeDocument/2006/relationships/image" Target="media/image50.png"/><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1.bin"/><Relationship Id="rId75" Type="http://schemas.openxmlformats.org/officeDocument/2006/relationships/image" Target="media/image32.wmf"/><Relationship Id="rId83" Type="http://schemas.openxmlformats.org/officeDocument/2006/relationships/image" Target="media/image36.wmf"/><Relationship Id="rId88" Type="http://schemas.openxmlformats.org/officeDocument/2006/relationships/image" Target="media/image39.wmf"/><Relationship Id="rId91" Type="http://schemas.openxmlformats.org/officeDocument/2006/relationships/oleObject" Target="embeddings/oleObject41.bin"/><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4.wmf"/><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wmf"/><Relationship Id="rId73" Type="http://schemas.openxmlformats.org/officeDocument/2006/relationships/image" Target="media/image31.wmf"/><Relationship Id="rId78" Type="http://schemas.openxmlformats.org/officeDocument/2006/relationships/oleObject" Target="embeddings/oleObject35.bin"/><Relationship Id="rId81" Type="http://schemas.openxmlformats.org/officeDocument/2006/relationships/image" Target="media/image35.wmf"/><Relationship Id="rId86" Type="http://schemas.openxmlformats.org/officeDocument/2006/relationships/oleObject" Target="embeddings/oleObject39.bin"/><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image" Target="media/image38.png"/><Relationship Id="rId61" Type="http://schemas.openxmlformats.org/officeDocument/2006/relationships/image" Target="media/image26.wmf"/><Relationship Id="rId82" Type="http://schemas.openxmlformats.org/officeDocument/2006/relationships/oleObject" Target="embeddings/oleObject37.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3.wmf"/><Relationship Id="rId100" Type="http://schemas.openxmlformats.org/officeDocument/2006/relationships/image" Target="media/image48.png"/><Relationship Id="rId105"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oleObject" Target="embeddings/oleObject32.bin"/><Relationship Id="rId93" Type="http://schemas.openxmlformats.org/officeDocument/2006/relationships/oleObject" Target="embeddings/oleObject42.bin"/><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oleObject" Target="embeddings/oleObject29.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13498</Words>
  <Characters>74244</Characters>
  <Application>Microsoft Office Word</Application>
  <DocSecurity>0</DocSecurity>
  <Lines>618</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2</cp:revision>
  <cp:lastPrinted>2024-10-23T10:12:00Z</cp:lastPrinted>
  <dcterms:created xsi:type="dcterms:W3CDTF">2024-10-23T10:13:00Z</dcterms:created>
  <dcterms:modified xsi:type="dcterms:W3CDTF">2024-10-23T10:13:00Z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